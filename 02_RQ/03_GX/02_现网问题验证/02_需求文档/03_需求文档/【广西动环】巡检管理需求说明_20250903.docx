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color w:val="auto"/>
          <w:lang w:val="en-US" w:eastAsia="zh-CN"/>
        </w:rPr>
      </w:pPr>
      <w:r>
        <w:rPr>
          <w:rFonts w:hint="eastAsia"/>
          <w:color w:val="auto"/>
          <w:lang w:val="en-US" w:eastAsia="zh-CN"/>
        </w:rPr>
        <w:t>巡检管理</w:t>
      </w:r>
    </w:p>
    <w:p>
      <w:pPr>
        <w:pStyle w:val="3"/>
        <w:bidi w:val="0"/>
        <w:rPr>
          <w:rFonts w:hint="default"/>
          <w:color w:val="auto"/>
          <w:lang w:val="en-US" w:eastAsia="zh-CN"/>
        </w:rPr>
      </w:pPr>
      <w:r>
        <w:rPr>
          <w:rFonts w:hint="eastAsia"/>
          <w:color w:val="auto"/>
          <w:lang w:val="en-US" w:eastAsia="zh-CN"/>
        </w:rPr>
        <w:t>巡检规则设置：</w:t>
      </w:r>
      <w:r>
        <w:rPr>
          <w:rFonts w:hint="eastAsia"/>
          <w:color w:val="auto"/>
          <w:lang w:val="en-US" w:eastAsia="zh-CN"/>
        </w:rPr>
        <w:tab/>
      </w:r>
    </w:p>
    <w:p>
      <w:pPr>
        <w:rPr>
          <w:rFonts w:hint="eastAsia"/>
          <w:color w:val="auto"/>
          <w:lang w:val="en-US" w:eastAsia="zh-CN"/>
        </w:rPr>
      </w:pPr>
      <w:r>
        <w:rPr>
          <w:rFonts w:hint="eastAsia"/>
          <w:color w:val="auto"/>
          <w:lang w:val="en-US" w:eastAsia="zh-CN"/>
        </w:rPr>
        <w:t>目录：运维管理-&gt;巡检管理</w:t>
      </w:r>
    </w:p>
    <w:p>
      <w:pPr>
        <w:rPr>
          <w:rFonts w:hint="eastAsia"/>
          <w:color w:val="auto"/>
          <w:lang w:val="en-US" w:eastAsia="zh-CN"/>
        </w:rPr>
      </w:pPr>
      <w:r>
        <w:rPr>
          <w:rFonts w:hint="eastAsia"/>
          <w:color w:val="auto"/>
          <w:lang w:val="en-US" w:eastAsia="zh-CN"/>
        </w:rPr>
        <w:t>巡检规则设置：巡检规则设置包含FSU巡检规则设置，设备状态巡检规则设置，后续还会添加视频巡检规则设置、网络拓扑巡检规则设置</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权限：所有账户只能针对自己数据权限范围进行规则设置；巡检任务互看；只能编辑删除自己的任务；</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所有巡检规则设置可新增，可导入、可查询、</w:t>
      </w:r>
      <w:ins w:id="0" w:author="zhoujiansheng" w:date="2025-09-03T15:34:36Z">
        <w:r>
          <w:rPr>
            <w:rFonts w:hint="eastAsia"/>
            <w:color w:val="auto"/>
            <w:sz w:val="22"/>
            <w:szCs w:val="22"/>
            <w:highlight w:val="none"/>
            <w:lang w:val="en-US" w:eastAsia="zh-CN"/>
          </w:rPr>
          <w:t>可</w:t>
        </w:r>
      </w:ins>
      <w:ins w:id="1" w:author="zhoujiansheng" w:date="2025-09-03T15:34:38Z">
        <w:r>
          <w:rPr>
            <w:rFonts w:hint="eastAsia"/>
            <w:color w:val="auto"/>
            <w:sz w:val="22"/>
            <w:szCs w:val="22"/>
            <w:highlight w:val="none"/>
            <w:lang w:val="en-US" w:eastAsia="zh-CN"/>
          </w:rPr>
          <w:t>编辑</w:t>
        </w:r>
      </w:ins>
      <w:ins w:id="2" w:author="zhoujiansheng" w:date="2025-09-03T15:34:40Z">
        <w:r>
          <w:rPr>
            <w:rFonts w:hint="eastAsia"/>
            <w:color w:val="auto"/>
            <w:sz w:val="22"/>
            <w:szCs w:val="22"/>
            <w:highlight w:val="none"/>
            <w:lang w:val="en-US" w:eastAsia="zh-CN"/>
          </w:rPr>
          <w:t>、</w:t>
        </w:r>
      </w:ins>
      <w:r>
        <w:rPr>
          <w:rFonts w:hint="eastAsia"/>
          <w:color w:val="auto"/>
          <w:sz w:val="22"/>
          <w:szCs w:val="22"/>
          <w:highlight w:val="none"/>
          <w:lang w:val="en-US" w:eastAsia="zh-CN"/>
        </w:rPr>
        <w:t>可删除、可下载；所有需求涉及字段不填表示不对该字段进行巡检；</w:t>
      </w:r>
    </w:p>
    <w:p>
      <w:pPr>
        <w:pStyle w:val="4"/>
        <w:bidi w:val="0"/>
        <w:rPr>
          <w:rFonts w:hint="eastAsia"/>
          <w:color w:val="auto"/>
          <w:lang w:val="en-US" w:eastAsia="zh-CN"/>
        </w:rPr>
      </w:pPr>
      <w:r>
        <w:rPr>
          <w:rFonts w:hint="eastAsia"/>
          <w:color w:val="auto"/>
          <w:lang w:val="en-US" w:eastAsia="zh-CN"/>
        </w:rPr>
        <w:t>FSU巡检规则设置</w:t>
      </w:r>
    </w:p>
    <w:p>
      <w:pPr>
        <w:rPr>
          <w:rFonts w:hint="default"/>
          <w:color w:val="auto"/>
          <w:lang w:val="en-US" w:eastAsia="zh-CN"/>
        </w:rPr>
      </w:pPr>
      <w:r>
        <w:rPr>
          <w:rFonts w:hint="eastAsia"/>
          <w:color w:val="auto"/>
          <w:lang w:val="en-US" w:eastAsia="zh-CN"/>
        </w:rPr>
        <w:t>目的：针对FSU厂家进行巡检，看是否FSU设备是否是最新的几个版本，把不是的巡检出来</w:t>
      </w:r>
    </w:p>
    <w:tbl>
      <w:tblPr>
        <w:tblStyle w:val="6"/>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5"/>
              <w:rPr>
                <w:color w:val="auto"/>
                <w:sz w:val="22"/>
                <w:szCs w:val="22"/>
                <w:highlight w:val="none"/>
              </w:rPr>
            </w:pPr>
            <w:r>
              <w:rPr>
                <w:rFonts w:hint="eastAsia"/>
                <w:color w:val="auto"/>
                <w:sz w:val="22"/>
                <w:szCs w:val="22"/>
                <w:highlight w:val="none"/>
              </w:rPr>
              <w:t>用户(Actor)</w:t>
            </w:r>
          </w:p>
        </w:tc>
        <w:tc>
          <w:tcPr>
            <w:tcW w:w="6341" w:type="dxa"/>
            <w:gridSpan w:val="4"/>
            <w:shd w:val="clear" w:color="auto" w:fill="BFBFBF"/>
          </w:tcPr>
          <w:p>
            <w:pPr>
              <w:pStyle w:val="5"/>
              <w:rPr>
                <w:color w:val="auto"/>
                <w:sz w:val="22"/>
                <w:szCs w:val="22"/>
                <w:highlight w:val="none"/>
              </w:rPr>
            </w:pPr>
            <w:r>
              <w:rPr>
                <w:rFonts w:hint="eastAsia"/>
                <w:color w:val="auto"/>
                <w:sz w:val="22"/>
                <w:szCs w:val="22"/>
                <w:highlight w:val="none"/>
              </w:rPr>
              <w:t>拥有</w:t>
            </w:r>
            <w:r>
              <w:rPr>
                <w:rFonts w:hint="eastAsia"/>
                <w:color w:val="auto"/>
                <w:lang w:val="en-US" w:eastAsia="zh-CN"/>
              </w:rPr>
              <w:t>巡检规则设置功能</w:t>
            </w:r>
            <w:r>
              <w:rPr>
                <w:rFonts w:hint="eastAsia"/>
                <w:color w:val="auto"/>
                <w:sz w:val="22"/>
                <w:szCs w:val="22"/>
                <w:highlight w:val="none"/>
              </w:rPr>
              <w:t>权限的用户</w:t>
            </w:r>
          </w:p>
        </w:tc>
        <w:tc>
          <w:tcPr>
            <w:tcW w:w="995" w:type="dxa"/>
            <w:shd w:val="clear" w:color="auto" w:fill="BFBFBF"/>
          </w:tcPr>
          <w:p>
            <w:pPr>
              <w:pStyle w:val="5"/>
              <w:rPr>
                <w:color w:val="auto"/>
                <w:sz w:val="22"/>
                <w:szCs w:val="22"/>
                <w:highlight w:val="none"/>
              </w:rPr>
            </w:pPr>
            <w:r>
              <w:rPr>
                <w:rFonts w:hint="eastAsia"/>
                <w:color w:val="auto"/>
                <w:sz w:val="22"/>
                <w:szCs w:val="22"/>
                <w:highlight w:val="none"/>
              </w:rPr>
              <w:t>版本</w:t>
            </w:r>
          </w:p>
        </w:tc>
        <w:tc>
          <w:tcPr>
            <w:tcW w:w="1504" w:type="dxa"/>
            <w:shd w:val="clear" w:color="auto" w:fill="BFBFBF"/>
          </w:tcPr>
          <w:p>
            <w:pPr>
              <w:pStyle w:val="5"/>
              <w:rPr>
                <w:color w:val="auto"/>
                <w:sz w:val="22"/>
                <w:szCs w:val="22"/>
                <w:highlight w:val="none"/>
              </w:rPr>
            </w:pPr>
            <w:r>
              <w:rPr>
                <w:rFonts w:hint="eastAsia"/>
                <w:color w:val="auto"/>
                <w:sz w:val="22"/>
                <w:szCs w:val="22"/>
                <w:highlight w:val="none"/>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需求</w:t>
            </w:r>
            <w:r>
              <w:rPr>
                <w:color w:val="auto"/>
                <w:sz w:val="22"/>
                <w:szCs w:val="22"/>
                <w:highlight w:val="none"/>
              </w:rPr>
              <w:t>描述</w:t>
            </w:r>
          </w:p>
        </w:tc>
        <w:tc>
          <w:tcPr>
            <w:tcW w:w="8840" w:type="dxa"/>
            <w:gridSpan w:val="6"/>
            <w:shd w:val="clear" w:color="auto" w:fill="auto"/>
          </w:tcPr>
          <w:p>
            <w:pPr>
              <w:pStyle w:val="5"/>
              <w:numPr>
                <w:ilvl w:val="0"/>
                <w:numId w:val="1"/>
              </w:numPr>
              <w:rPr>
                <w:rFonts w:hint="eastAsia"/>
                <w:color w:val="auto"/>
                <w:sz w:val="22"/>
                <w:szCs w:val="22"/>
                <w:highlight w:val="none"/>
                <w:lang w:val="en-US" w:eastAsia="zh-CN"/>
              </w:rPr>
            </w:pPr>
            <w:r>
              <w:rPr>
                <w:rFonts w:hint="eastAsia"/>
                <w:color w:val="auto"/>
                <w:sz w:val="22"/>
                <w:szCs w:val="22"/>
                <w:highlight w:val="none"/>
                <w:lang w:val="en-US" w:eastAsia="zh-CN"/>
              </w:rPr>
              <w:t>查询条件：巡检任务名称、巡检周期（枚举，可多选，次/每日，次/每周，月/每周，次/季度，次/半年，次/年）、FSU厂家、FSU版本（多选，以巡检规则设置的FSU版本为基础）、巡检状态；默认显示全部FSU巡检规则</w:t>
            </w:r>
          </w:p>
          <w:p>
            <w:pPr>
              <w:pStyle w:val="5"/>
              <w:numPr>
                <w:ilvl w:val="0"/>
                <w:numId w:val="1"/>
              </w:numPr>
              <w:rPr>
                <w:rFonts w:hint="default"/>
                <w:color w:val="auto"/>
                <w:sz w:val="22"/>
                <w:szCs w:val="22"/>
                <w:highlight w:val="none"/>
                <w:lang w:val="en-US" w:eastAsia="zh-CN"/>
              </w:rPr>
            </w:pPr>
            <w:r>
              <w:rPr>
                <w:rFonts w:hint="eastAsia"/>
                <w:color w:val="auto"/>
                <w:sz w:val="22"/>
                <w:szCs w:val="22"/>
                <w:highlight w:val="none"/>
                <w:lang w:val="en-US" w:eastAsia="zh-CN"/>
              </w:rPr>
              <w:t>所有FSU巡检规则可导出</w:t>
            </w:r>
          </w:p>
          <w:p>
            <w:pPr>
              <w:pStyle w:val="5"/>
              <w:numPr>
                <w:ilvl w:val="0"/>
                <w:numId w:val="1"/>
              </w:numPr>
              <w:rPr>
                <w:rFonts w:hint="default"/>
                <w:color w:val="auto"/>
                <w:sz w:val="22"/>
                <w:szCs w:val="22"/>
                <w:highlight w:val="none"/>
                <w:lang w:val="en-US" w:eastAsia="zh-CN"/>
              </w:rPr>
            </w:pPr>
            <w:r>
              <w:rPr>
                <w:rFonts w:hint="eastAsia"/>
                <w:color w:val="auto"/>
                <w:sz w:val="22"/>
                <w:szCs w:val="22"/>
                <w:highlight w:val="none"/>
                <w:lang w:val="en-US" w:eastAsia="zh-CN"/>
              </w:rPr>
              <w:t>编辑删除只能编辑删除待巡检和已完成的巡检任务，正在执行的巡检任务不能编辑删除，删除需二次确认；</w:t>
            </w:r>
          </w:p>
          <w:p>
            <w:pPr>
              <w:pStyle w:val="5"/>
              <w:numPr>
                <w:ilvl w:val="0"/>
                <w:numId w:val="1"/>
              </w:numPr>
              <w:rPr>
                <w:rFonts w:hint="default"/>
                <w:color w:val="auto"/>
                <w:sz w:val="22"/>
                <w:szCs w:val="22"/>
                <w:highlight w:val="none"/>
                <w:lang w:val="en-US" w:eastAsia="zh-CN"/>
              </w:rPr>
            </w:pPr>
            <w:r>
              <w:rPr>
                <w:rFonts w:hint="eastAsia"/>
                <w:color w:val="auto"/>
                <w:sz w:val="22"/>
                <w:szCs w:val="22"/>
                <w:highlight w:val="none"/>
                <w:lang w:val="en-US" w:eastAsia="zh-CN"/>
              </w:rPr>
              <w:t>查看字段如下，新增/编辑字段无巡检状态字段及是否启用字段，其他一样；</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巡检任务名称</w:t>
                  </w:r>
                </w:p>
              </w:tc>
              <w:tc>
                <w:tcPr>
                  <w:tcW w:w="6185" w:type="dxa"/>
                </w:tcPr>
                <w:p>
                  <w:pPr>
                    <w:rPr>
                      <w:rFonts w:hint="default"/>
                      <w:color w:val="auto"/>
                      <w:vertAlign w:val="baseline"/>
                      <w:lang w:val="en-US" w:eastAsia="zh-CN"/>
                    </w:rPr>
                  </w:pPr>
                  <w:r>
                    <w:rPr>
                      <w:rFonts w:hint="eastAsia"/>
                      <w:color w:val="auto"/>
                      <w:vertAlign w:val="baseline"/>
                      <w:lang w:val="en-US" w:eastAsia="zh-CN"/>
                    </w:rPr>
                    <w:t>页面用户自填入，唯一标识，不能重名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FSU厂家</w:t>
                  </w:r>
                </w:p>
              </w:tc>
              <w:tc>
                <w:tcPr>
                  <w:tcW w:w="6185" w:type="dxa"/>
                </w:tcPr>
                <w:p>
                  <w:pPr>
                    <w:rPr>
                      <w:rFonts w:hint="default"/>
                      <w:color w:val="auto"/>
                      <w:vertAlign w:val="baseline"/>
                      <w:lang w:val="en-US" w:eastAsia="zh-CN"/>
                    </w:rPr>
                  </w:pPr>
                  <w:r>
                    <w:rPr>
                      <w:rFonts w:hint="eastAsia"/>
                      <w:color w:val="auto"/>
                      <w:vertAlign w:val="baseline"/>
                      <w:lang w:val="en-US" w:eastAsia="zh-CN"/>
                    </w:rPr>
                    <w:t>用户自填入，支持中英文数字，不区分大小写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FSU版本</w:t>
                  </w:r>
                </w:p>
              </w:tc>
              <w:tc>
                <w:tcPr>
                  <w:tcW w:w="6185" w:type="dxa"/>
                </w:tcPr>
                <w:p>
                  <w:pPr>
                    <w:rPr>
                      <w:rFonts w:hint="default"/>
                      <w:color w:val="auto"/>
                      <w:vertAlign w:val="baseline"/>
                      <w:lang w:val="en-US" w:eastAsia="zh-CN"/>
                    </w:rPr>
                  </w:pPr>
                  <w:r>
                    <w:rPr>
                      <w:rFonts w:hint="eastAsia"/>
                      <w:color w:val="auto"/>
                      <w:vertAlign w:val="baseline"/>
                      <w:lang w:val="en-US" w:eastAsia="zh-CN"/>
                    </w:rPr>
                    <w:t>用户自填入，多个版本间用分号隔开，现网FSU厂家匹配巡检规则的FSU厂家，当现网FSU版本不属于巡检规则版本则不满足要求，支持中英文数字及符号，不区分大小写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巡检范围</w:t>
                  </w:r>
                </w:p>
              </w:tc>
              <w:tc>
                <w:tcPr>
                  <w:tcW w:w="6185" w:type="dxa"/>
                </w:tcPr>
                <w:p>
                  <w:pPr>
                    <w:rPr>
                      <w:rFonts w:hint="eastAsia"/>
                      <w:color w:val="auto"/>
                      <w:vertAlign w:val="baseline"/>
                      <w:lang w:val="en-US" w:eastAsia="zh-CN"/>
                    </w:rPr>
                  </w:pPr>
                  <w:r>
                    <w:rPr>
                      <w:rFonts w:hint="eastAsia"/>
                      <w:color w:val="auto"/>
                      <w:vertAlign w:val="baseline"/>
                      <w:lang w:val="en-US" w:eastAsia="zh-CN"/>
                    </w:rPr>
                    <w:t>页面填，选择省、地市、区县、站点、机房；带层级的勾选，从父节点往下，只要父节点勾选，则子节点默认全选。否则从子节点开始选。</w:t>
                  </w:r>
                </w:p>
                <w:p>
                  <w:pPr>
                    <w:rPr>
                      <w:rFonts w:hint="default"/>
                      <w:color w:val="auto"/>
                      <w:vertAlign w:val="baseline"/>
                      <w:lang w:val="en-US" w:eastAsia="zh-CN"/>
                    </w:rPr>
                  </w:pPr>
                  <w:r>
                    <w:rPr>
                      <w:rFonts w:hint="eastAsia"/>
                      <w:color w:val="auto"/>
                      <w:vertAlign w:val="baseline"/>
                      <w:lang w:val="en-US" w:eastAsia="zh-CN"/>
                    </w:rPr>
                    <w:t>可一次性选全省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巡检周期</w:t>
                  </w:r>
                </w:p>
              </w:tc>
              <w:tc>
                <w:tcPr>
                  <w:tcW w:w="6185" w:type="dxa"/>
                </w:tcPr>
                <w:p>
                  <w:pPr>
                    <w:rPr>
                      <w:rFonts w:hint="default"/>
                      <w:color w:val="auto"/>
                      <w:vertAlign w:val="baseline"/>
                      <w:lang w:val="en-US" w:eastAsia="zh-CN"/>
                    </w:rPr>
                  </w:pPr>
                  <w:r>
                    <w:rPr>
                      <w:rFonts w:hint="eastAsia"/>
                      <w:color w:val="auto"/>
                      <w:vertAlign w:val="baseline"/>
                      <w:lang w:val="en-US" w:eastAsia="zh-CN"/>
                    </w:rPr>
                    <w:t>枚举，</w:t>
                  </w:r>
                  <w:r>
                    <w:rPr>
                      <w:rFonts w:hint="eastAsia"/>
                      <w:color w:val="auto"/>
                      <w:sz w:val="22"/>
                      <w:szCs w:val="22"/>
                      <w:highlight w:val="none"/>
                      <w:lang w:val="en-US" w:eastAsia="zh-CN"/>
                    </w:rPr>
                    <w:t>次/每日，次/每周，次/每月，次/季度，次/半年，次/年</w:t>
                  </w:r>
                  <w:r>
                    <w:rPr>
                      <w:rFonts w:hint="eastAsia"/>
                      <w:color w:val="auto"/>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巡检时间</w:t>
                  </w:r>
                </w:p>
              </w:tc>
              <w:tc>
                <w:tcPr>
                  <w:tcW w:w="6185" w:type="dxa"/>
                </w:tcPr>
                <w:p>
                  <w:pPr>
                    <w:rPr>
                      <w:rFonts w:hint="default"/>
                      <w:color w:val="auto"/>
                      <w:vertAlign w:val="baseline"/>
                      <w:lang w:val="en-US" w:eastAsia="zh-CN"/>
                    </w:rPr>
                  </w:pPr>
                  <w:r>
                    <w:rPr>
                      <w:rFonts w:hint="eastAsia"/>
                      <w:color w:val="auto"/>
                      <w:vertAlign w:val="baseline"/>
                      <w:lang w:val="en-US" w:eastAsia="zh-CN"/>
                    </w:rPr>
                    <w:t>天，起始时间和截止时间，起始时间必须晚于今天，截止时间必须晚于等于起始时间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是否启用</w:t>
                  </w:r>
                </w:p>
              </w:tc>
              <w:tc>
                <w:tcPr>
                  <w:tcW w:w="6185" w:type="dxa"/>
                </w:tcPr>
                <w:p>
                  <w:pPr>
                    <w:rPr>
                      <w:rFonts w:hint="default"/>
                      <w:color w:val="auto"/>
                      <w:vertAlign w:val="baseline"/>
                      <w:lang w:val="en-US" w:eastAsia="zh-CN"/>
                    </w:rPr>
                  </w:pPr>
                  <w:r>
                    <w:rPr>
                      <w:rFonts w:hint="eastAsia"/>
                      <w:color w:val="auto"/>
                      <w:vertAlign w:val="baseline"/>
                      <w:lang w:val="en-US" w:eastAsia="zh-CN"/>
                    </w:rPr>
                    <w:t>枚举，启用/停用。巡检状态为任意状态可启用/停用；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top"/>
                </w:tcPr>
                <w:p>
                  <w:pPr>
                    <w:rPr>
                      <w:rFonts w:hint="default"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巡检状态</w:t>
                  </w:r>
                </w:p>
              </w:tc>
              <w:tc>
                <w:tcPr>
                  <w:tcW w:w="6185" w:type="dxa"/>
                  <w:vAlign w:val="top"/>
                </w:tcPr>
                <w:p>
                  <w:pPr>
                    <w:rPr>
                      <w:rFonts w:hint="default"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枚举，全部/待巡检/已完成/巡检中，通过巡检时间判定，如果当前时间与巡检时间重合，则为巡检中，当前时间晚于巡检时间，则为已完成，否则为待巡检</w:t>
                  </w:r>
                </w:p>
              </w:tc>
            </w:tr>
          </w:tbl>
          <w:p>
            <w:pPr>
              <w:pStyle w:val="5"/>
              <w:widowControl w:val="0"/>
              <w:numPr>
                <w:ilvl w:val="0"/>
                <w:numId w:val="0"/>
              </w:numPr>
              <w:jc w:val="left"/>
              <w:rPr>
                <w:rFonts w:hint="eastAsia"/>
                <w:color w:val="auto"/>
                <w:sz w:val="22"/>
                <w:szCs w:val="22"/>
                <w:highlight w:val="none"/>
                <w:lang w:val="en-US" w:eastAsia="zh-CN"/>
              </w:rPr>
            </w:pPr>
            <w:r>
              <w:rPr>
                <w:rFonts w:hint="eastAsia"/>
                <w:color w:val="auto"/>
                <w:sz w:val="22"/>
                <w:szCs w:val="22"/>
                <w:highlight w:val="none"/>
                <w:lang w:val="en-US" w:eastAsia="zh-CN"/>
              </w:rPr>
              <w:t>说明：巡检范围均是任务执行当日的前一天的数据，巡检周期和巡检时间,例，巡检周期为次/每周，巡检时间为2024年6月6日-2024年6月22日；在6月6号开始巡检一次巡检的是6月6日最新的数据；6月13巡检第2次，巡检的是6月13日最新的数据；6月20巡检第3次，巡检的是6月20日最新的数据；</w:t>
            </w:r>
          </w:p>
          <w:p>
            <w:pPr>
              <w:pStyle w:val="5"/>
              <w:widowControl w:val="0"/>
              <w:numPr>
                <w:ilvl w:val="0"/>
                <w:numId w:val="0"/>
              </w:numPr>
              <w:jc w:val="left"/>
              <w:rPr>
                <w:rFonts w:hint="eastAsia"/>
                <w:color w:val="auto"/>
                <w:sz w:val="22"/>
                <w:szCs w:val="22"/>
                <w:highlight w:val="none"/>
                <w:lang w:val="en-US" w:eastAsia="zh-CN"/>
              </w:rPr>
            </w:pP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当是否启用为启用，再对巡检时间进行判定，在巡检时间内去巡检；</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当是否启用为停用，则该任务不需要巡检。</w:t>
            </w:r>
          </w:p>
          <w:p>
            <w:pPr>
              <w:pStyle w:val="5"/>
              <w:numPr>
                <w:ilvl w:val="0"/>
                <w:numId w:val="0"/>
              </w:numPr>
              <w:rPr>
                <w:rFonts w:hint="default"/>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优先级</w:t>
            </w:r>
          </w:p>
        </w:tc>
        <w:tc>
          <w:tcPr>
            <w:tcW w:w="1622" w:type="dxa"/>
            <w:gridSpan w:val="2"/>
            <w:shd w:val="clear" w:color="auto" w:fill="auto"/>
          </w:tcPr>
          <w:p>
            <w:pPr>
              <w:pStyle w:val="5"/>
              <w:rPr>
                <w:color w:val="auto"/>
                <w:sz w:val="22"/>
                <w:szCs w:val="22"/>
                <w:highlight w:val="none"/>
              </w:rPr>
            </w:pPr>
            <w:r>
              <w:rPr>
                <w:rFonts w:hint="eastAsia"/>
                <w:color w:val="auto"/>
                <w:sz w:val="22"/>
                <w:szCs w:val="22"/>
                <w:highlight w:val="none"/>
              </w:rPr>
              <w:t>高</w:t>
            </w:r>
          </w:p>
        </w:tc>
        <w:tc>
          <w:tcPr>
            <w:tcW w:w="1146" w:type="dxa"/>
            <w:shd w:val="clear" w:color="auto" w:fill="auto"/>
          </w:tcPr>
          <w:p>
            <w:pPr>
              <w:pStyle w:val="5"/>
              <w:rPr>
                <w:color w:val="auto"/>
                <w:sz w:val="22"/>
                <w:szCs w:val="22"/>
                <w:highlight w:val="none"/>
              </w:rPr>
            </w:pPr>
            <w:r>
              <w:rPr>
                <w:rFonts w:hint="eastAsia"/>
                <w:color w:val="auto"/>
                <w:sz w:val="22"/>
                <w:szCs w:val="22"/>
                <w:highlight w:val="none"/>
              </w:rPr>
              <w:t>使用频度</w:t>
            </w:r>
          </w:p>
        </w:tc>
        <w:tc>
          <w:tcPr>
            <w:tcW w:w="6072" w:type="dxa"/>
            <w:gridSpan w:val="3"/>
            <w:shd w:val="clear" w:color="auto" w:fill="auto"/>
          </w:tcPr>
          <w:p>
            <w:pPr>
              <w:pStyle w:val="5"/>
              <w:rPr>
                <w:color w:val="auto"/>
                <w:sz w:val="22"/>
                <w:szCs w:val="22"/>
                <w:highlight w:val="none"/>
              </w:rPr>
            </w:pPr>
            <w:r>
              <w:rPr>
                <w:rFonts w:hint="eastAsia"/>
                <w:color w:val="auto"/>
                <w:sz w:val="22"/>
                <w:szCs w:val="22"/>
                <w:highlight w:val="none"/>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前置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color w:val="auto"/>
                <w:sz w:val="22"/>
                <w:szCs w:val="22"/>
                <w:highlight w:val="none"/>
              </w:rPr>
              <w:t>拥有</w:t>
            </w:r>
            <w:r>
              <w:rPr>
                <w:rFonts w:hint="eastAsia"/>
                <w:color w:val="auto"/>
                <w:lang w:val="en-US" w:eastAsia="zh-CN"/>
              </w:rPr>
              <w:t>巡检规则设置功能</w:t>
            </w:r>
            <w:r>
              <w:rPr>
                <w:rFonts w:hint="eastAsia"/>
                <w:color w:val="auto"/>
                <w:sz w:val="22"/>
                <w:szCs w:val="22"/>
                <w:highlight w:val="none"/>
              </w:rPr>
              <w:t>权限的用户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后置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ascii="宋体" w:hAnsi="宋体"/>
                <w:color w:val="auto"/>
                <w:sz w:val="22"/>
                <w:szCs w:val="22"/>
                <w:highlight w:val="none"/>
              </w:rPr>
              <w:t>能正确</w:t>
            </w:r>
            <w:r>
              <w:rPr>
                <w:rFonts w:hint="eastAsia" w:ascii="宋体" w:hAnsi="宋体"/>
                <w:color w:val="auto"/>
                <w:sz w:val="22"/>
                <w:szCs w:val="22"/>
                <w:highlight w:val="none"/>
                <w:lang w:val="en-US" w:eastAsia="zh-CN"/>
              </w:rPr>
              <w:t>增删查改</w:t>
            </w:r>
            <w:r>
              <w:rPr>
                <w:rFonts w:hint="eastAsia"/>
                <w:color w:val="auto"/>
                <w:lang w:val="en-US" w:eastAsia="zh-CN"/>
              </w:rPr>
              <w:t>巡检规则设置</w:t>
            </w:r>
            <w:r>
              <w:rPr>
                <w:rFonts w:hint="eastAsia" w:ascii="宋体" w:hAnsi="宋体"/>
                <w:color w:val="auto"/>
                <w:sz w:val="22"/>
                <w:szCs w:val="2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5"/>
              <w:rPr>
                <w:color w:val="auto"/>
                <w:sz w:val="22"/>
                <w:szCs w:val="22"/>
                <w:highlight w:val="none"/>
              </w:rPr>
            </w:pPr>
            <w:r>
              <w:rPr>
                <w:rFonts w:hint="eastAsia"/>
                <w:color w:val="auto"/>
                <w:sz w:val="22"/>
                <w:szCs w:val="22"/>
                <w:highlight w:val="none"/>
              </w:rPr>
              <w:t>事件流</w:t>
            </w:r>
          </w:p>
        </w:tc>
        <w:tc>
          <w:tcPr>
            <w:tcW w:w="1179" w:type="dxa"/>
            <w:shd w:val="clear" w:color="auto" w:fill="auto"/>
          </w:tcPr>
          <w:p>
            <w:pPr>
              <w:pStyle w:val="5"/>
              <w:rPr>
                <w:color w:val="auto"/>
                <w:sz w:val="22"/>
                <w:szCs w:val="22"/>
                <w:highlight w:val="none"/>
              </w:rPr>
            </w:pPr>
            <w:r>
              <w:rPr>
                <w:rFonts w:hint="eastAsia"/>
                <w:color w:val="auto"/>
                <w:sz w:val="22"/>
                <w:szCs w:val="22"/>
                <w:highlight w:val="none"/>
              </w:rPr>
              <w:t>正常过程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可选过程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异常过程</w:t>
            </w:r>
          </w:p>
        </w:tc>
        <w:tc>
          <w:tcPr>
            <w:tcW w:w="7661" w:type="dxa"/>
            <w:gridSpan w:val="5"/>
            <w:shd w:val="clear" w:color="auto" w:fill="auto"/>
          </w:tcPr>
          <w:p>
            <w:pPr>
              <w:pStyle w:val="5"/>
              <w:rPr>
                <w:color w:val="auto"/>
                <w:sz w:val="22"/>
                <w:szCs w:val="22"/>
                <w:highlight w:val="none"/>
              </w:rPr>
            </w:pPr>
            <w:r>
              <w:rPr>
                <w:rFonts w:hint="eastAsia" w:ascii="宋体" w:hAnsi="宋体"/>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pPr>
              <w:pStyle w:val="5"/>
              <w:rPr>
                <w:color w:val="auto"/>
                <w:sz w:val="22"/>
                <w:szCs w:val="22"/>
                <w:highlight w:val="none"/>
              </w:rPr>
            </w:pPr>
            <w:r>
              <w:rPr>
                <w:rFonts w:hint="eastAsia"/>
                <w:color w:val="auto"/>
                <w:sz w:val="22"/>
                <w:szCs w:val="22"/>
                <w:highlight w:val="none"/>
              </w:rPr>
              <w:t>特殊需求</w:t>
            </w:r>
          </w:p>
        </w:tc>
        <w:tc>
          <w:tcPr>
            <w:tcW w:w="8840" w:type="dxa"/>
            <w:gridSpan w:val="6"/>
            <w:shd w:val="clear" w:color="auto" w:fill="auto"/>
          </w:tcPr>
          <w:p>
            <w:pPr>
              <w:pStyle w:val="5"/>
              <w:rPr>
                <w:color w:val="auto"/>
                <w:sz w:val="22"/>
                <w:szCs w:val="22"/>
                <w:highlight w:val="none"/>
              </w:rPr>
            </w:pPr>
            <w:r>
              <w:rPr>
                <w:rFonts w:hint="eastAsia"/>
                <w:color w:val="auto"/>
                <w:sz w:val="22"/>
                <w:szCs w:val="22"/>
                <w:highlight w:val="none"/>
              </w:rPr>
              <w:t>无</w:t>
            </w:r>
          </w:p>
        </w:tc>
      </w:tr>
    </w:tbl>
    <w:p>
      <w:pPr>
        <w:rPr>
          <w:rFonts w:hint="default"/>
          <w:color w:val="auto"/>
          <w:lang w:val="en-US" w:eastAsia="zh-CN"/>
        </w:rPr>
      </w:pPr>
    </w:p>
    <w:p>
      <w:pPr>
        <w:pStyle w:val="4"/>
        <w:bidi w:val="0"/>
        <w:ind w:firstLine="420" w:firstLineChars="0"/>
        <w:rPr>
          <w:rFonts w:hint="eastAsia"/>
          <w:color w:val="auto"/>
          <w:lang w:val="en-US" w:eastAsia="zh-CN"/>
        </w:rPr>
      </w:pPr>
      <w:r>
        <w:rPr>
          <w:rFonts w:hint="eastAsia"/>
          <w:color w:val="auto"/>
          <w:lang w:val="en-US" w:eastAsia="zh-CN"/>
        </w:rPr>
        <w:t>设备状态巡检规则设置</w:t>
      </w:r>
    </w:p>
    <w:p>
      <w:pPr>
        <w:rPr>
          <w:rFonts w:hint="default"/>
          <w:color w:val="auto"/>
          <w:lang w:val="en-US" w:eastAsia="zh-CN"/>
        </w:rPr>
      </w:pPr>
      <w:r>
        <w:rPr>
          <w:rFonts w:hint="eastAsia"/>
          <w:color w:val="auto"/>
          <w:lang w:val="en-US" w:eastAsia="zh-CN"/>
        </w:rPr>
        <w:t>目的：把告警、信号表不按字典表配置的告警ID或信号ID筛选出来。</w:t>
      </w:r>
    </w:p>
    <w:tbl>
      <w:tblPr>
        <w:tblStyle w:val="6"/>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5"/>
              <w:rPr>
                <w:color w:val="auto"/>
                <w:sz w:val="22"/>
                <w:szCs w:val="22"/>
                <w:highlight w:val="none"/>
              </w:rPr>
            </w:pPr>
            <w:r>
              <w:rPr>
                <w:rFonts w:hint="eastAsia"/>
                <w:color w:val="auto"/>
                <w:sz w:val="22"/>
                <w:szCs w:val="22"/>
                <w:highlight w:val="none"/>
              </w:rPr>
              <w:t>用户(Actor)</w:t>
            </w:r>
          </w:p>
        </w:tc>
        <w:tc>
          <w:tcPr>
            <w:tcW w:w="6341" w:type="dxa"/>
            <w:gridSpan w:val="4"/>
            <w:shd w:val="clear" w:color="auto" w:fill="BFBFBF"/>
          </w:tcPr>
          <w:p>
            <w:pPr>
              <w:pStyle w:val="5"/>
              <w:rPr>
                <w:color w:val="auto"/>
                <w:sz w:val="22"/>
                <w:szCs w:val="22"/>
                <w:highlight w:val="none"/>
              </w:rPr>
            </w:pPr>
            <w:r>
              <w:rPr>
                <w:rFonts w:hint="eastAsia"/>
                <w:color w:val="auto"/>
                <w:sz w:val="22"/>
                <w:szCs w:val="22"/>
                <w:highlight w:val="none"/>
              </w:rPr>
              <w:t>拥有</w:t>
            </w:r>
            <w:r>
              <w:rPr>
                <w:rFonts w:hint="eastAsia"/>
                <w:color w:val="auto"/>
                <w:lang w:val="en-US" w:eastAsia="zh-CN"/>
              </w:rPr>
              <w:t>巡检规则设置功能</w:t>
            </w:r>
            <w:r>
              <w:rPr>
                <w:rFonts w:hint="eastAsia"/>
                <w:color w:val="auto"/>
                <w:sz w:val="22"/>
                <w:szCs w:val="22"/>
                <w:highlight w:val="none"/>
              </w:rPr>
              <w:t>权限的用户</w:t>
            </w:r>
          </w:p>
        </w:tc>
        <w:tc>
          <w:tcPr>
            <w:tcW w:w="995" w:type="dxa"/>
            <w:shd w:val="clear" w:color="auto" w:fill="BFBFBF"/>
          </w:tcPr>
          <w:p>
            <w:pPr>
              <w:pStyle w:val="5"/>
              <w:rPr>
                <w:color w:val="auto"/>
                <w:sz w:val="22"/>
                <w:szCs w:val="22"/>
                <w:highlight w:val="none"/>
              </w:rPr>
            </w:pPr>
            <w:r>
              <w:rPr>
                <w:rFonts w:hint="eastAsia"/>
                <w:color w:val="auto"/>
                <w:sz w:val="22"/>
                <w:szCs w:val="22"/>
                <w:highlight w:val="none"/>
              </w:rPr>
              <w:t>版本</w:t>
            </w:r>
          </w:p>
        </w:tc>
        <w:tc>
          <w:tcPr>
            <w:tcW w:w="1504" w:type="dxa"/>
            <w:shd w:val="clear" w:color="auto" w:fill="BFBFBF"/>
          </w:tcPr>
          <w:p>
            <w:pPr>
              <w:pStyle w:val="5"/>
              <w:rPr>
                <w:color w:val="auto"/>
                <w:sz w:val="22"/>
                <w:szCs w:val="22"/>
                <w:highlight w:val="none"/>
              </w:rPr>
            </w:pPr>
            <w:r>
              <w:rPr>
                <w:rFonts w:hint="eastAsia"/>
                <w:color w:val="auto"/>
                <w:sz w:val="22"/>
                <w:szCs w:val="22"/>
                <w:highlight w:val="none"/>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需求</w:t>
            </w:r>
            <w:r>
              <w:rPr>
                <w:color w:val="auto"/>
                <w:sz w:val="22"/>
                <w:szCs w:val="22"/>
                <w:highlight w:val="none"/>
              </w:rPr>
              <w:t>描述</w:t>
            </w:r>
          </w:p>
        </w:tc>
        <w:tc>
          <w:tcPr>
            <w:tcW w:w="8840" w:type="dxa"/>
            <w:gridSpan w:val="6"/>
            <w:shd w:val="clear" w:color="auto" w:fill="auto"/>
          </w:tcPr>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1、查询条件：巡检任务名称、巡检周期（多选，次/每日，次/每周，次/每月，次/季度，次/半年，次/年）、巡检状态；默认显示全部设备状态巡检规则</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2、所有全量设备状态巡检规则可导出</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3、编辑删除只能编辑删除待巡检和已完成的巡检任务，正在执行的巡检任务不能编辑删除，删除需二次确认</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4、导入页有下载模版指导，下载模版即为下文中的附件文件excel-动环监控系统告警信息标准化-广西-告警逻辑分类字典表模板</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5、查看页如下字段</w:t>
            </w:r>
            <w:r>
              <w:rPr>
                <w:rFonts w:hint="eastAsia"/>
                <w:color w:val="FF0000"/>
                <w:sz w:val="22"/>
                <w:szCs w:val="22"/>
                <w:highlight w:val="none"/>
                <w:lang w:val="en-US" w:eastAsia="zh-CN"/>
              </w:rPr>
              <w:t>（无巡检内容字段）</w:t>
            </w:r>
            <w:r>
              <w:rPr>
                <w:rFonts w:hint="eastAsia"/>
                <w:color w:val="auto"/>
                <w:sz w:val="22"/>
                <w:szCs w:val="22"/>
                <w:highlight w:val="none"/>
                <w:lang w:val="en-US" w:eastAsia="zh-CN"/>
              </w:rPr>
              <w:t>，</w:t>
            </w:r>
            <w:r>
              <w:rPr>
                <w:rFonts w:hint="eastAsia"/>
                <w:color w:val="FF0000"/>
                <w:sz w:val="22"/>
                <w:szCs w:val="22"/>
                <w:highlight w:val="none"/>
                <w:lang w:val="en-US" w:eastAsia="zh-CN"/>
              </w:rPr>
              <w:t>新增/编辑无巡检状态字段及是否启用字段，其他有；</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巡检任务名称</w:t>
                  </w:r>
                </w:p>
              </w:tc>
              <w:tc>
                <w:tcPr>
                  <w:tcW w:w="6185" w:type="dxa"/>
                </w:tcPr>
                <w:p>
                  <w:pPr>
                    <w:rPr>
                      <w:rFonts w:hint="default"/>
                      <w:color w:val="auto"/>
                      <w:vertAlign w:val="baseline"/>
                      <w:lang w:val="en-US" w:eastAsia="zh-CN"/>
                    </w:rPr>
                  </w:pPr>
                  <w:r>
                    <w:rPr>
                      <w:rFonts w:hint="eastAsia"/>
                      <w:color w:val="auto"/>
                      <w:vertAlign w:val="baseline"/>
                      <w:lang w:val="en-US" w:eastAsia="zh-CN"/>
                    </w:rPr>
                    <w:t>用户自填入，唯一标识，不能重名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巡检内容</w:t>
                  </w:r>
                </w:p>
              </w:tc>
              <w:tc>
                <w:tcPr>
                  <w:tcW w:w="6185" w:type="dxa"/>
                </w:tcPr>
                <w:p>
                  <w:pPr>
                    <w:rPr>
                      <w:rFonts w:hint="default"/>
                      <w:color w:val="auto"/>
                      <w:vertAlign w:val="baseline"/>
                      <w:lang w:val="en-US" w:eastAsia="zh-CN"/>
                    </w:rPr>
                  </w:pPr>
                  <w:r>
                    <w:rPr>
                      <w:rFonts w:hint="eastAsia"/>
                      <w:color w:val="auto"/>
                      <w:vertAlign w:val="baseline"/>
                      <w:lang w:val="en-US" w:eastAsia="zh-CN"/>
                    </w:rPr>
                    <w:t>可详情，点击查看详情这个部分分为两个TAB，告警类，信号类；两个TAB的内容可以只导入或编辑一个也可两个都导入编辑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巡检范围</w:t>
                  </w:r>
                </w:p>
              </w:tc>
              <w:tc>
                <w:tcPr>
                  <w:tcW w:w="6185" w:type="dxa"/>
                </w:tcPr>
                <w:p>
                  <w:pPr>
                    <w:rPr>
                      <w:rFonts w:hint="eastAsia"/>
                      <w:color w:val="auto"/>
                      <w:vertAlign w:val="baseline"/>
                      <w:lang w:val="en-US" w:eastAsia="zh-CN"/>
                    </w:rPr>
                  </w:pPr>
                  <w:r>
                    <w:rPr>
                      <w:rFonts w:hint="eastAsia"/>
                      <w:color w:val="auto"/>
                      <w:vertAlign w:val="baseline"/>
                      <w:lang w:val="en-US" w:eastAsia="zh-CN"/>
                    </w:rPr>
                    <w:t>选择省、地市、区县、站点、机房；带层级的勾选，从父节点往下，只要父节点勾选，则子节点默认全选。否则从子节点开始选。</w:t>
                  </w:r>
                </w:p>
                <w:p>
                  <w:pPr>
                    <w:rPr>
                      <w:rFonts w:hint="default"/>
                      <w:color w:val="auto"/>
                      <w:vertAlign w:val="baseline"/>
                      <w:lang w:val="en-US" w:eastAsia="zh-CN"/>
                    </w:rPr>
                  </w:pPr>
                  <w:r>
                    <w:rPr>
                      <w:rFonts w:hint="eastAsia"/>
                      <w:color w:val="auto"/>
                      <w:vertAlign w:val="baseline"/>
                      <w:lang w:val="en-US" w:eastAsia="zh-CN"/>
                    </w:rPr>
                    <w:t>可一次性选全省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巡检周期</w:t>
                  </w:r>
                </w:p>
              </w:tc>
              <w:tc>
                <w:tcPr>
                  <w:tcW w:w="6185" w:type="dxa"/>
                </w:tcPr>
                <w:p>
                  <w:pPr>
                    <w:rPr>
                      <w:rFonts w:hint="default"/>
                      <w:color w:val="auto"/>
                      <w:vertAlign w:val="baseline"/>
                      <w:lang w:val="en-US" w:eastAsia="zh-CN"/>
                    </w:rPr>
                  </w:pPr>
                  <w:r>
                    <w:rPr>
                      <w:rFonts w:hint="eastAsia"/>
                      <w:color w:val="auto"/>
                      <w:vertAlign w:val="baseline"/>
                      <w:lang w:val="en-US" w:eastAsia="zh-CN"/>
                    </w:rPr>
                    <w:t>枚举，</w:t>
                  </w:r>
                  <w:r>
                    <w:rPr>
                      <w:rFonts w:hint="eastAsia"/>
                      <w:color w:val="auto"/>
                      <w:sz w:val="22"/>
                      <w:szCs w:val="22"/>
                      <w:highlight w:val="none"/>
                      <w:lang w:val="en-US" w:eastAsia="zh-CN"/>
                    </w:rPr>
                    <w:t>次/每日，次/每周，次/每月，次/季度，次/半年，次/年</w:t>
                  </w:r>
                  <w:r>
                    <w:rPr>
                      <w:rFonts w:hint="eastAsia"/>
                      <w:color w:val="auto"/>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巡检时间</w:t>
                  </w:r>
                </w:p>
              </w:tc>
              <w:tc>
                <w:tcPr>
                  <w:tcW w:w="6185" w:type="dxa"/>
                </w:tcPr>
                <w:p>
                  <w:pPr>
                    <w:rPr>
                      <w:rFonts w:hint="default"/>
                      <w:color w:val="auto"/>
                      <w:vertAlign w:val="baseline"/>
                      <w:lang w:val="en-US" w:eastAsia="zh-CN"/>
                    </w:rPr>
                  </w:pPr>
                  <w:r>
                    <w:rPr>
                      <w:rFonts w:hint="eastAsia"/>
                      <w:color w:val="auto"/>
                      <w:vertAlign w:val="baseline"/>
                      <w:lang w:val="en-US" w:eastAsia="zh-CN"/>
                    </w:rPr>
                    <w:t>天，起始时间和截止时间，起始时间必须晚于今天，截止时间必须晚于等于起始时间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是否启用</w:t>
                  </w:r>
                </w:p>
              </w:tc>
              <w:tc>
                <w:tcPr>
                  <w:tcW w:w="6185" w:type="dxa"/>
                  <w:vAlign w:val="top"/>
                </w:tcPr>
                <w:p>
                  <w:pPr>
                    <w:rPr>
                      <w:rFonts w:hint="default"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枚举，启用/停用，各巡检状态都可启用/停用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巡检状态</w:t>
                  </w:r>
                </w:p>
              </w:tc>
              <w:tc>
                <w:tcPr>
                  <w:tcW w:w="6185"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枚举，待巡检/已完成/巡检中，通过巡检时间判定，如果当前时间与巡检时间重合，则为巡检中，当前时间晚于巡检时间，则为已完成，否则为待巡检</w:t>
                  </w:r>
                </w:p>
              </w:tc>
            </w:tr>
          </w:tbl>
          <w:p>
            <w:pPr>
              <w:pStyle w:val="5"/>
              <w:widowControl w:val="0"/>
              <w:numPr>
                <w:ilvl w:val="0"/>
                <w:numId w:val="0"/>
              </w:numPr>
              <w:jc w:val="left"/>
              <w:rPr>
                <w:rFonts w:hint="default"/>
                <w:color w:val="auto"/>
                <w:sz w:val="22"/>
                <w:szCs w:val="22"/>
                <w:highlight w:val="none"/>
                <w:lang w:val="en-US" w:eastAsia="zh-CN"/>
              </w:rPr>
            </w:pPr>
            <w:r>
              <w:rPr>
                <w:rFonts w:hint="eastAsia"/>
                <w:color w:val="auto"/>
                <w:sz w:val="22"/>
                <w:szCs w:val="22"/>
                <w:highlight w:val="none"/>
                <w:lang w:val="en-US" w:eastAsia="zh-CN"/>
              </w:rPr>
              <w:t>说明：巡检范围均是任务执行当日的前一天的数据，巡检周期和巡检时间,例，巡检周期为次/每周，巡检时间为2024年6月6日-2024年6月22日；这期间包含两周多二天则总共巡检两次；在6月6号开始巡检一次巡检的是6月5日的数据；6月14巡检第2次，巡检的是6月13日的数据；</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当是否启用为启用，再对巡检时间进行判定，在巡检时间内去巡检；</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当是否启用为停用，则该任务不需要巡检。</w:t>
            </w:r>
          </w:p>
          <w:p>
            <w:pPr>
              <w:pStyle w:val="5"/>
              <w:numPr>
                <w:ilvl w:val="0"/>
                <w:numId w:val="0"/>
              </w:numPr>
              <w:rPr>
                <w:rFonts w:hint="eastAsia"/>
                <w:b/>
                <w:bCs/>
                <w:color w:val="auto"/>
                <w:sz w:val="22"/>
                <w:szCs w:val="22"/>
                <w:highlight w:val="none"/>
                <w:lang w:val="en-US" w:eastAsia="zh-CN"/>
              </w:rPr>
            </w:pPr>
            <w:r>
              <w:rPr>
                <w:rFonts w:hint="eastAsia"/>
                <w:b/>
                <w:bCs/>
                <w:color w:val="auto"/>
                <w:sz w:val="22"/>
                <w:szCs w:val="22"/>
                <w:highlight w:val="none"/>
                <w:lang w:val="en-US" w:eastAsia="zh-CN"/>
              </w:rPr>
              <w:t>详情页：</w:t>
            </w:r>
          </w:p>
          <w:p>
            <w:pPr>
              <w:pStyle w:val="5"/>
              <w:numPr>
                <w:ilvl w:val="0"/>
                <w:numId w:val="0"/>
              </w:numPr>
              <w:rPr>
                <w:rFonts w:hint="default"/>
                <w:b w:val="0"/>
                <w:bCs w:val="0"/>
                <w:color w:val="FF0000"/>
                <w:sz w:val="22"/>
                <w:szCs w:val="22"/>
                <w:highlight w:val="none"/>
                <w:lang w:val="en-US" w:eastAsia="zh-CN"/>
              </w:rPr>
            </w:pPr>
            <w:r>
              <w:rPr>
                <w:rFonts w:hint="eastAsia"/>
                <w:b w:val="0"/>
                <w:bCs w:val="0"/>
                <w:color w:val="FF0000"/>
                <w:sz w:val="22"/>
                <w:szCs w:val="22"/>
                <w:highlight w:val="none"/>
                <w:lang w:val="en-US" w:eastAsia="zh-CN"/>
              </w:rPr>
              <w:t>详情页导入模版；导入需要出导入log日志。对于导入字段，不满足导入字段说明的不能正常导入的报错。分为全部，成功，失败的日志；对于重复导入的数据，以最新导入的数据覆盖以前的数据；</w:t>
            </w:r>
          </w:p>
          <w:p>
            <w:pPr>
              <w:pStyle w:val="5"/>
              <w:numPr>
                <w:ilvl w:val="0"/>
                <w:numId w:val="0"/>
              </w:numPr>
              <w:rPr>
                <w:rFonts w:hint="default"/>
                <w:b w:val="0"/>
                <w:bCs w:val="0"/>
                <w:color w:val="auto"/>
                <w:sz w:val="22"/>
                <w:szCs w:val="22"/>
                <w:highlight w:val="none"/>
                <w:lang w:val="en-US" w:eastAsia="zh-CN"/>
              </w:rPr>
            </w:pPr>
            <w:r>
              <w:rPr>
                <w:rFonts w:hint="default"/>
                <w:b w:val="0"/>
                <w:bCs w:val="0"/>
                <w:color w:val="auto"/>
                <w:sz w:val="22"/>
                <w:szCs w:val="22"/>
                <w:highlight w:val="none"/>
                <w:lang w:val="en-US" w:eastAsia="zh-CN"/>
              </w:rPr>
              <w:object>
                <v:shape id="_x0000_i1025" o:spt="75" type="#_x0000_t75" style="height:65.5pt;width:72.5pt;" o:ole="t" filled="f" o:preferrelative="t" stroked="f" coordsize="21600,21600">
                  <v:path/>
                  <v:fill on="f" focussize="0,0"/>
                  <v:stroke on="f"/>
                  <v:imagedata r:id="rId7" o:title=""/>
                  <o:lock v:ext="edit" aspectratio="t"/>
                  <w10:wrap type="none"/>
                  <w10:anchorlock/>
                </v:shape>
                <o:OLEObject Type="Embed" ProgID="Excel.Sheet.12" ShapeID="_x0000_i1025" DrawAspect="Icon" ObjectID="_1468075725" r:id="rId6">
                  <o:LockedField>false</o:LockedField>
                </o:OLEObject>
              </w:object>
            </w:r>
          </w:p>
          <w:p>
            <w:pPr>
              <w:pStyle w:val="5"/>
              <w:numPr>
                <w:ilvl w:val="0"/>
                <w:numId w:val="0"/>
              </w:numPr>
              <w:rPr>
                <w:rFonts w:hint="default"/>
                <w:b w:val="0"/>
                <w:bCs w:val="0"/>
                <w:color w:val="auto"/>
                <w:sz w:val="22"/>
                <w:szCs w:val="22"/>
                <w:highlight w:val="none"/>
                <w:lang w:val="en-US" w:eastAsia="zh-CN"/>
              </w:rPr>
            </w:pPr>
            <w:r>
              <w:rPr>
                <w:rFonts w:hint="eastAsia"/>
                <w:b w:val="0"/>
                <w:bCs w:val="0"/>
                <w:color w:val="auto"/>
                <w:sz w:val="22"/>
                <w:szCs w:val="22"/>
                <w:highlight w:val="none"/>
                <w:lang w:val="en-US" w:eastAsia="zh-CN"/>
              </w:rPr>
              <w:t>设备状态规则设置支持从字典表进行关联，跳转到字典表。告警表和信号表可分别进行编辑。</w:t>
            </w:r>
          </w:p>
          <w:p>
            <w:pPr>
              <w:pStyle w:val="5"/>
              <w:numPr>
                <w:ilvl w:val="0"/>
                <w:numId w:val="0"/>
              </w:numPr>
              <w:rPr>
                <w:rFonts w:hint="default"/>
                <w:b w:val="0"/>
                <w:bCs w:val="0"/>
                <w:color w:val="auto"/>
                <w:sz w:val="22"/>
                <w:szCs w:val="22"/>
                <w:highlight w:val="none"/>
                <w:lang w:val="en-US" w:eastAsia="zh-CN"/>
              </w:rPr>
            </w:pPr>
            <w:r>
              <w:rPr>
                <w:rFonts w:hint="eastAsia"/>
                <w:b w:val="0"/>
                <w:bCs w:val="0"/>
                <w:color w:val="auto"/>
                <w:sz w:val="22"/>
                <w:szCs w:val="22"/>
                <w:highlight w:val="none"/>
                <w:lang w:val="en-US" w:eastAsia="zh-CN"/>
              </w:rPr>
              <w:t>可对字典表的告警表行进行过滤筛选，过滤筛选范围包含设备类型（可多选全选），告警逻辑分类（可多选全选）。也可以对应列进行勾选（勾选的表示巡检该列，列字段包含设备类型、告警逻辑分类、告警编码（必选）、告警标准名、通信机楼告警级别、传输节点告警级别、通信基站告警级别、数据中心告警级别、</w:t>
            </w:r>
            <w:r>
              <w:rPr>
                <w:rFonts w:hint="default"/>
                <w:b w:val="0"/>
                <w:bCs w:val="0"/>
                <w:color w:val="auto"/>
                <w:sz w:val="22"/>
                <w:szCs w:val="22"/>
                <w:highlight w:val="none"/>
                <w:lang w:val="en-US" w:eastAsia="zh-CN"/>
              </w:rPr>
              <w:t>模拟量告警门限</w:t>
            </w:r>
            <w:r>
              <w:rPr>
                <w:rFonts w:hint="eastAsia"/>
                <w:b w:val="0"/>
                <w:bCs w:val="0"/>
                <w:color w:val="auto"/>
                <w:sz w:val="22"/>
                <w:szCs w:val="22"/>
                <w:highlight w:val="none"/>
                <w:lang w:val="en-US" w:eastAsia="zh-CN"/>
              </w:rPr>
              <w:t>）。如果什么都没选表示不关联字典表的告警表。</w:t>
            </w:r>
          </w:p>
          <w:p>
            <w:pPr>
              <w:pStyle w:val="5"/>
              <w:numPr>
                <w:ilvl w:val="0"/>
                <w:numId w:val="0"/>
              </w:numPr>
              <w:rPr>
                <w:rFonts w:hint="default"/>
                <w:b w:val="0"/>
                <w:bCs w:val="0"/>
                <w:color w:val="auto"/>
                <w:sz w:val="22"/>
                <w:szCs w:val="22"/>
                <w:highlight w:val="none"/>
                <w:lang w:val="en-US" w:eastAsia="zh-CN"/>
              </w:rPr>
            </w:pPr>
            <w:r>
              <w:rPr>
                <w:rFonts w:hint="eastAsia"/>
                <w:b w:val="0"/>
                <w:bCs w:val="0"/>
                <w:color w:val="auto"/>
                <w:sz w:val="22"/>
                <w:szCs w:val="22"/>
                <w:highlight w:val="none"/>
                <w:lang w:val="en-US" w:eastAsia="zh-CN"/>
              </w:rPr>
              <w:t>可对字典表的信号表进行过滤筛选，过滤筛选范围包含设备类型（可多选全选）、设备子类（可多选全选）。也可以对应列进行勾选（勾选的表示巡检该列，列字段包含设备类型、设备子类、信号标准名、单位、信号编码ID、存储周期（秒）、绝对值存储阀值（每单位）、百分比存储阀值（%））。如果什么都没选表示不关联字典表的告警表。</w:t>
            </w:r>
          </w:p>
          <w:p>
            <w:pPr>
              <w:pStyle w:val="5"/>
              <w:numPr>
                <w:ilvl w:val="0"/>
                <w:numId w:val="0"/>
              </w:numPr>
              <w:rPr>
                <w:rFonts w:hint="default"/>
                <w:b w:val="0"/>
                <w:bCs w:val="0"/>
                <w:color w:val="auto"/>
                <w:sz w:val="22"/>
                <w:szCs w:val="22"/>
                <w:highlight w:val="none"/>
                <w:lang w:val="en-US" w:eastAsia="zh-CN"/>
              </w:rPr>
            </w:pPr>
            <w:r>
              <w:rPr>
                <w:rFonts w:hint="eastAsia"/>
                <w:b w:val="0"/>
                <w:bCs w:val="0"/>
                <w:color w:val="auto"/>
                <w:sz w:val="22"/>
                <w:szCs w:val="22"/>
                <w:highlight w:val="none"/>
                <w:lang w:val="en-US" w:eastAsia="zh-CN"/>
              </w:rPr>
              <w:t>字典表选择对应行列后页面显示选中的内容点击确定关联到巡检内容的两个TAB里告警类、信号类。</w:t>
            </w:r>
          </w:p>
          <w:p>
            <w:pPr>
              <w:pStyle w:val="5"/>
              <w:numPr>
                <w:ilvl w:val="0"/>
                <w:numId w:val="0"/>
              </w:numPr>
              <w:rPr>
                <w:rFonts w:hint="eastAsia"/>
                <w:b/>
                <w:bCs/>
                <w:color w:val="auto"/>
                <w:sz w:val="22"/>
                <w:szCs w:val="22"/>
                <w:highlight w:val="none"/>
                <w:lang w:val="en-US" w:eastAsia="zh-CN"/>
              </w:rPr>
            </w:pPr>
            <w:r>
              <w:rPr>
                <w:rFonts w:hint="eastAsia"/>
                <w:b/>
                <w:bCs/>
                <w:color w:val="auto"/>
                <w:sz w:val="22"/>
                <w:szCs w:val="22"/>
                <w:highlight w:val="none"/>
                <w:lang w:val="en-US" w:eastAsia="zh-CN"/>
              </w:rPr>
              <w:t>TAB1 告警类</w:t>
            </w:r>
          </w:p>
          <w:p>
            <w:pPr>
              <w:pStyle w:val="5"/>
              <w:numPr>
                <w:ilvl w:val="0"/>
                <w:numId w:val="0"/>
              </w:numPr>
              <w:rPr>
                <w:rFonts w:hint="eastAsia" w:asciiTheme="minorHAnsi" w:hAnsiTheme="minorHAnsi" w:eastAsiaTheme="minorEastAsia" w:cstheme="minorBidi"/>
                <w:color w:val="auto"/>
                <w:kern w:val="2"/>
                <w:sz w:val="21"/>
                <w:szCs w:val="24"/>
                <w:vertAlign w:val="baseline"/>
                <w:lang w:val="en-US" w:eastAsia="zh-CN" w:bidi="ar-SA"/>
              </w:rPr>
            </w:pPr>
            <w:r>
              <w:rPr>
                <w:rFonts w:hint="eastAsia" w:asciiTheme="minorHAnsi" w:hAnsiTheme="minorHAnsi" w:eastAsiaTheme="minorEastAsia" w:cstheme="minorBidi"/>
                <w:color w:val="auto"/>
                <w:kern w:val="2"/>
                <w:sz w:val="21"/>
                <w:szCs w:val="24"/>
                <w:vertAlign w:val="baseline"/>
                <w:lang w:val="en-US" w:eastAsia="zh-CN" w:bidi="ar-SA"/>
              </w:rPr>
              <w:t>支持设备类型、告警编码ID、告警标准名、告警级别查询</w:t>
            </w:r>
          </w:p>
          <w:p>
            <w:pPr>
              <w:pStyle w:val="5"/>
              <w:numPr>
                <w:ilvl w:val="0"/>
                <w:numId w:val="0"/>
              </w:numPr>
              <w:rPr>
                <w:rFonts w:hint="eastAsia" w:asciiTheme="minorHAnsi" w:hAnsiTheme="minorHAnsi" w:eastAsiaTheme="minorEastAsia" w:cstheme="minorBidi"/>
                <w:color w:val="auto"/>
                <w:kern w:val="2"/>
                <w:sz w:val="21"/>
                <w:szCs w:val="24"/>
                <w:vertAlign w:val="baseline"/>
                <w:lang w:val="en-US" w:eastAsia="zh-CN" w:bidi="ar-SA"/>
              </w:rPr>
            </w:pPr>
            <w:r>
              <w:rPr>
                <w:rFonts w:hint="eastAsia" w:asciiTheme="minorHAnsi" w:hAnsiTheme="minorHAnsi" w:eastAsiaTheme="minorEastAsia" w:cstheme="minorBidi"/>
                <w:color w:val="auto"/>
                <w:kern w:val="2"/>
                <w:sz w:val="21"/>
                <w:szCs w:val="24"/>
                <w:vertAlign w:val="baseline"/>
                <w:lang w:val="en-US" w:eastAsia="zh-CN" w:bidi="ar-SA"/>
              </w:rPr>
              <w:t>支持导出</w:t>
            </w:r>
          </w:p>
          <w:p>
            <w:pPr>
              <w:pStyle w:val="5"/>
              <w:numPr>
                <w:ilvl w:val="0"/>
                <w:numId w:val="0"/>
              </w:numPr>
              <w:rPr>
                <w:rFonts w:hint="default" w:asciiTheme="minorHAnsi" w:hAnsiTheme="minorHAnsi" w:eastAsiaTheme="minorEastAsia" w:cstheme="minorBidi"/>
                <w:color w:val="auto"/>
                <w:kern w:val="2"/>
                <w:sz w:val="21"/>
                <w:szCs w:val="24"/>
                <w:vertAlign w:val="baseline"/>
                <w:lang w:val="en-US" w:eastAsia="zh-CN" w:bidi="ar-SA"/>
              </w:rPr>
            </w:pPr>
            <w:r>
              <w:rPr>
                <w:rFonts w:hint="eastAsia" w:asciiTheme="minorHAnsi" w:hAnsiTheme="minorHAnsi" w:eastAsiaTheme="minorEastAsia" w:cstheme="minorBidi"/>
                <w:color w:val="auto"/>
                <w:kern w:val="2"/>
                <w:sz w:val="21"/>
                <w:szCs w:val="24"/>
                <w:vertAlign w:val="baseline"/>
                <w:lang w:val="en-US" w:eastAsia="zh-CN" w:bidi="ar-SA"/>
              </w:rPr>
              <w:t>导入/新增/字典关联时，以告警编码ID为唯一标识必填，其他字段都非必填，不填时表示不对该字段巡检，用新的数据覆盖以前的数据；</w:t>
            </w:r>
            <w:r>
              <w:rPr>
                <w:rFonts w:hint="eastAsia"/>
                <w:color w:val="FF0000"/>
                <w:vertAlign w:val="baseline"/>
                <w:lang w:val="en-US" w:eastAsia="zh-CN"/>
              </w:rPr>
              <w:t>若输入告警编码ID，从字典表自动关联该字段，若新告警编码ID需输入；导入、导入模板下载、导入日志本次先不做后续版本迭代再做。</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设备类型</w:t>
                  </w:r>
                </w:p>
              </w:tc>
              <w:tc>
                <w:tcPr>
                  <w:tcW w:w="6185" w:type="dxa"/>
                </w:tcPr>
                <w:p>
                  <w:pPr>
                    <w:rPr>
                      <w:rFonts w:hint="default"/>
                      <w:color w:val="auto"/>
                      <w:vertAlign w:val="baseline"/>
                      <w:lang w:val="en-US" w:eastAsia="zh-CN"/>
                    </w:rPr>
                  </w:pPr>
                  <w:r>
                    <w:rPr>
                      <w:rFonts w:hint="eastAsia"/>
                      <w:color w:val="auto"/>
                      <w:vertAlign w:val="baseline"/>
                      <w:lang w:val="en-US" w:eastAsia="zh-CN"/>
                    </w:rPr>
                    <w:t>支持输入过滤筛选，支持导入（该列筛选，导入列用户不能乱输入筛选字段外的内容）</w:t>
                  </w:r>
                  <w:r>
                    <w:rPr>
                      <w:rFonts w:hint="eastAsia"/>
                      <w:b w:val="0"/>
                      <w:bCs w:val="0"/>
                      <w:color w:val="auto"/>
                      <w:sz w:val="22"/>
                      <w:szCs w:val="22"/>
                      <w:highlight w:val="none"/>
                      <w:vertAlign w:val="baseline"/>
                      <w:lang w:val="en-US" w:eastAsia="zh-CN"/>
                    </w:rPr>
                    <w:t>，不超过50字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告警逻辑分类</w:t>
                  </w:r>
                </w:p>
              </w:tc>
              <w:tc>
                <w:tcPr>
                  <w:tcW w:w="6185" w:type="dxa"/>
                </w:tcPr>
                <w:p>
                  <w:pPr>
                    <w:rPr>
                      <w:rFonts w:hint="default"/>
                      <w:color w:val="auto"/>
                      <w:vertAlign w:val="baseline"/>
                      <w:lang w:val="en-US" w:eastAsia="zh-CN"/>
                    </w:rPr>
                  </w:pPr>
                  <w:r>
                    <w:rPr>
                      <w:rFonts w:hint="eastAsia"/>
                      <w:color w:val="auto"/>
                      <w:vertAlign w:val="baseline"/>
                      <w:lang w:val="en-US" w:eastAsia="zh-CN"/>
                    </w:rPr>
                    <w:t>支持输入过滤筛选，支持导入（该列筛选，导入列用户不能乱输入筛选字段外的内容）</w:t>
                  </w:r>
                  <w:r>
                    <w:rPr>
                      <w:rFonts w:hint="eastAsia"/>
                      <w:b w:val="0"/>
                      <w:bCs w:val="0"/>
                      <w:color w:val="auto"/>
                      <w:sz w:val="22"/>
                      <w:szCs w:val="22"/>
                      <w:highlight w:val="none"/>
                      <w:vertAlign w:val="baseline"/>
                      <w:lang w:val="en-US" w:eastAsia="zh-CN"/>
                    </w:rPr>
                    <w:t>，不超过300字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告警编码ID</w:t>
                  </w:r>
                </w:p>
              </w:tc>
              <w:tc>
                <w:tcPr>
                  <w:tcW w:w="6185" w:type="dxa"/>
                </w:tcPr>
                <w:p>
                  <w:pPr>
                    <w:rPr>
                      <w:rFonts w:hint="default"/>
                      <w:color w:val="auto"/>
                      <w:vertAlign w:val="baseline"/>
                      <w:lang w:val="en-US" w:eastAsia="zh-CN"/>
                    </w:rPr>
                  </w:pPr>
                  <w:r>
                    <w:rPr>
                      <w:rFonts w:hint="eastAsia"/>
                      <w:color w:val="FF0000"/>
                      <w:vertAlign w:val="baseline"/>
                      <w:lang w:val="en-US" w:eastAsia="zh-CN"/>
                    </w:rPr>
                    <w:t>支持输入</w:t>
                  </w:r>
                  <w:r>
                    <w:rPr>
                      <w:rFonts w:hint="eastAsia"/>
                      <w:color w:val="auto"/>
                      <w:vertAlign w:val="baseline"/>
                      <w:lang w:val="en-US" w:eastAsia="zh-CN"/>
                    </w:rPr>
                    <w:t>，支持导入，6位数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告警标准名</w:t>
                  </w:r>
                </w:p>
              </w:tc>
              <w:tc>
                <w:tcPr>
                  <w:tcW w:w="6185" w:type="dxa"/>
                </w:tcPr>
                <w:p>
                  <w:pPr>
                    <w:rPr>
                      <w:rFonts w:hint="default"/>
                      <w:color w:val="auto"/>
                      <w:vertAlign w:val="baseline"/>
                      <w:lang w:val="en-US" w:eastAsia="zh-CN"/>
                    </w:rPr>
                  </w:pPr>
                  <w:r>
                    <w:rPr>
                      <w:rFonts w:hint="eastAsia"/>
                      <w:color w:val="FF0000"/>
                      <w:vertAlign w:val="baseline"/>
                      <w:lang w:val="en-US" w:eastAsia="zh-CN"/>
                    </w:rPr>
                    <w:t>支持输入</w:t>
                  </w:r>
                  <w:r>
                    <w:rPr>
                      <w:rFonts w:hint="eastAsia"/>
                      <w:color w:val="auto"/>
                      <w:vertAlign w:val="baseline"/>
                      <w:lang w:val="en-US" w:eastAsia="zh-CN"/>
                    </w:rPr>
                    <w:t>，支持导入（该列筛选，导入列用户不能乱输入筛选字段外的内容），不超过50个字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通信机楼告警级别</w:t>
                  </w:r>
                </w:p>
              </w:tc>
              <w:tc>
                <w:tcPr>
                  <w:tcW w:w="6185" w:type="dxa"/>
                </w:tcPr>
                <w:p>
                  <w:pPr>
                    <w:rPr>
                      <w:rFonts w:hint="default"/>
                      <w:color w:val="auto"/>
                      <w:vertAlign w:val="baseline"/>
                      <w:lang w:val="en-US" w:eastAsia="zh-CN"/>
                    </w:rPr>
                  </w:pPr>
                  <w:r>
                    <w:rPr>
                      <w:rFonts w:hint="eastAsia"/>
                      <w:color w:val="auto"/>
                      <w:vertAlign w:val="baseline"/>
                      <w:lang w:val="en-US" w:eastAsia="zh-CN"/>
                    </w:rPr>
                    <w:t>支持筛选，支持导入，一级告警/二级告警/三级告警/四级告警；可空值；（该列筛选，导入列用户不能乱输入筛选字段外的内容）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eastAsia"/>
                      <w:color w:val="auto"/>
                      <w:vertAlign w:val="baseline"/>
                      <w:lang w:val="en-US" w:eastAsia="zh-CN"/>
                    </w:rPr>
                  </w:pPr>
                  <w:r>
                    <w:rPr>
                      <w:rFonts w:hint="eastAsia"/>
                      <w:color w:val="auto"/>
                      <w:vertAlign w:val="baseline"/>
                      <w:lang w:val="en-US" w:eastAsia="zh-CN"/>
                    </w:rPr>
                    <w:t>传输节点告警级别</w:t>
                  </w:r>
                </w:p>
              </w:tc>
              <w:tc>
                <w:tcPr>
                  <w:tcW w:w="6185" w:type="dxa"/>
                </w:tcPr>
                <w:p>
                  <w:pPr>
                    <w:rPr>
                      <w:rFonts w:hint="eastAsia"/>
                      <w:color w:val="auto"/>
                      <w:vertAlign w:val="baseline"/>
                      <w:lang w:val="en-US" w:eastAsia="zh-CN"/>
                    </w:rPr>
                  </w:pPr>
                  <w:r>
                    <w:rPr>
                      <w:rFonts w:hint="eastAsia"/>
                      <w:color w:val="auto"/>
                      <w:vertAlign w:val="baseline"/>
                      <w:lang w:val="en-US" w:eastAsia="zh-CN"/>
                    </w:rPr>
                    <w:t>支持筛选，支持导入，一级告警/二级告警/三级告警/四级告警；可空值；（该列筛选，导入列用户不能乱输入筛选字段外的内容）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eastAsia"/>
                      <w:color w:val="auto"/>
                      <w:vertAlign w:val="baseline"/>
                      <w:lang w:val="en-US" w:eastAsia="zh-CN"/>
                    </w:rPr>
                  </w:pPr>
                  <w:r>
                    <w:rPr>
                      <w:rFonts w:hint="eastAsia"/>
                      <w:color w:val="auto"/>
                      <w:vertAlign w:val="baseline"/>
                      <w:lang w:val="en-US" w:eastAsia="zh-CN"/>
                    </w:rPr>
                    <w:t>通信基站告警级别</w:t>
                  </w:r>
                </w:p>
              </w:tc>
              <w:tc>
                <w:tcPr>
                  <w:tcW w:w="6185" w:type="dxa"/>
                </w:tcPr>
                <w:p>
                  <w:pPr>
                    <w:rPr>
                      <w:rFonts w:hint="eastAsia"/>
                      <w:color w:val="auto"/>
                      <w:vertAlign w:val="baseline"/>
                      <w:lang w:val="en-US" w:eastAsia="zh-CN"/>
                    </w:rPr>
                  </w:pPr>
                  <w:r>
                    <w:rPr>
                      <w:rFonts w:hint="eastAsia"/>
                      <w:color w:val="auto"/>
                      <w:vertAlign w:val="baseline"/>
                      <w:lang w:val="en-US" w:eastAsia="zh-CN"/>
                    </w:rPr>
                    <w:t>支持筛选，支持导入，一级告警/二级告警/三级告警/四级告警；可空值；（该列筛选，导入列用户不能乱输入筛选字段外的内容）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eastAsia"/>
                      <w:color w:val="auto"/>
                      <w:vertAlign w:val="baseline"/>
                      <w:lang w:val="en-US" w:eastAsia="zh-CN"/>
                    </w:rPr>
                  </w:pPr>
                  <w:r>
                    <w:rPr>
                      <w:rFonts w:hint="eastAsia"/>
                      <w:color w:val="auto"/>
                      <w:vertAlign w:val="baseline"/>
                      <w:lang w:val="en-US" w:eastAsia="zh-CN"/>
                    </w:rPr>
                    <w:t>数据中心告警级别</w:t>
                  </w:r>
                </w:p>
              </w:tc>
              <w:tc>
                <w:tcPr>
                  <w:tcW w:w="6185" w:type="dxa"/>
                </w:tcPr>
                <w:p>
                  <w:pPr>
                    <w:rPr>
                      <w:rFonts w:hint="eastAsia"/>
                      <w:color w:val="auto"/>
                      <w:vertAlign w:val="baseline"/>
                      <w:lang w:val="en-US" w:eastAsia="zh-CN"/>
                    </w:rPr>
                  </w:pPr>
                  <w:r>
                    <w:rPr>
                      <w:rFonts w:hint="eastAsia"/>
                      <w:color w:val="auto"/>
                      <w:vertAlign w:val="baseline"/>
                      <w:lang w:val="en-US" w:eastAsia="zh-CN"/>
                    </w:rPr>
                    <w:t>支持筛选，支持导入，一级告警/二级告警/三级告警/四级告警；可空值；（该列筛选，导入列用户不能乱输入筛选字段外的内容）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default"/>
                      <w:color w:val="auto"/>
                      <w:vertAlign w:val="baseline"/>
                      <w:lang w:val="en-US" w:eastAsia="zh-CN"/>
                    </w:rPr>
                    <w:t>模拟量告警门限</w:t>
                  </w:r>
                </w:p>
              </w:tc>
              <w:tc>
                <w:tcPr>
                  <w:tcW w:w="6185" w:type="dxa"/>
                </w:tcPr>
                <w:p>
                  <w:pPr>
                    <w:rPr>
                      <w:rFonts w:hint="default"/>
                      <w:color w:val="auto"/>
                      <w:vertAlign w:val="baseline"/>
                      <w:lang w:val="en-US" w:eastAsia="zh-CN"/>
                    </w:rPr>
                  </w:pPr>
                  <w:r>
                    <w:rPr>
                      <w:rFonts w:hint="eastAsia"/>
                      <w:color w:val="auto"/>
                      <w:vertAlign w:val="baseline"/>
                      <w:lang w:val="en-US" w:eastAsia="zh-CN"/>
                    </w:rPr>
                    <w:t>支持数字输入填写或导入，后续按机房设备巡检时，如果告警门限结果小于等于该值则符合要求；大于则不符合要求；可空值；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告警时长（天）</w:t>
                  </w:r>
                </w:p>
              </w:tc>
              <w:tc>
                <w:tcPr>
                  <w:tcW w:w="6185" w:type="dxa"/>
                </w:tcPr>
                <w:p>
                  <w:pPr>
                    <w:rPr>
                      <w:rFonts w:hint="default"/>
                      <w:color w:val="auto"/>
                      <w:vertAlign w:val="baseline"/>
                      <w:lang w:val="en-US" w:eastAsia="zh-CN"/>
                    </w:rPr>
                  </w:pPr>
                  <w:r>
                    <w:rPr>
                      <w:rFonts w:hint="eastAsia"/>
                      <w:color w:val="auto"/>
                      <w:vertAlign w:val="baseline"/>
                      <w:lang w:val="en-US" w:eastAsia="zh-CN"/>
                    </w:rPr>
                    <w:t>最多一位小数，不超过3位数，支持批量编辑；也可空值，表示不对该值巡检；后续按机房设备巡检时，如果活动告警或历史告警小于该设置值时，则符合要求；否则不符合要求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告警次数</w:t>
                  </w:r>
                </w:p>
              </w:tc>
              <w:tc>
                <w:tcPr>
                  <w:tcW w:w="6185" w:type="dxa"/>
                </w:tcPr>
                <w:p>
                  <w:pPr>
                    <w:rPr>
                      <w:rFonts w:hint="default"/>
                      <w:color w:val="auto"/>
                      <w:vertAlign w:val="baseline"/>
                      <w:lang w:val="en-US" w:eastAsia="zh-CN"/>
                    </w:rPr>
                  </w:pPr>
                  <w:r>
                    <w:rPr>
                      <w:rFonts w:hint="eastAsia"/>
                      <w:color w:val="auto"/>
                      <w:vertAlign w:val="baseline"/>
                      <w:lang w:val="en-US" w:eastAsia="zh-CN"/>
                    </w:rPr>
                    <w:t>整数，不超过3位数，支持批量编辑；也可空值，表示不对该值巡检；后续按机房设备巡检时，如果告警次数小于该设置值时，则符合要求；否则不符合要求；</w:t>
                  </w:r>
                </w:p>
              </w:tc>
            </w:tr>
          </w:tbl>
          <w:p>
            <w:pPr>
              <w:pStyle w:val="5"/>
              <w:numPr>
                <w:ilvl w:val="0"/>
                <w:numId w:val="0"/>
              </w:numPr>
              <w:rPr>
                <w:rFonts w:hint="default"/>
                <w:b/>
                <w:bCs/>
                <w:color w:val="auto"/>
                <w:sz w:val="22"/>
                <w:szCs w:val="22"/>
                <w:highlight w:val="none"/>
                <w:lang w:val="en-US" w:eastAsia="zh-CN"/>
              </w:rPr>
            </w:pPr>
          </w:p>
          <w:p>
            <w:pPr>
              <w:pStyle w:val="5"/>
              <w:numPr>
                <w:ilvl w:val="0"/>
                <w:numId w:val="0"/>
              </w:numPr>
              <w:rPr>
                <w:rFonts w:hint="eastAsia"/>
                <w:b/>
                <w:bCs/>
                <w:color w:val="auto"/>
                <w:sz w:val="22"/>
                <w:szCs w:val="22"/>
                <w:highlight w:val="none"/>
                <w:lang w:val="en-US" w:eastAsia="zh-CN"/>
              </w:rPr>
            </w:pPr>
            <w:r>
              <w:rPr>
                <w:rFonts w:hint="eastAsia"/>
                <w:b/>
                <w:bCs/>
                <w:color w:val="auto"/>
                <w:sz w:val="22"/>
                <w:szCs w:val="22"/>
                <w:highlight w:val="none"/>
                <w:lang w:val="en-US" w:eastAsia="zh-CN"/>
              </w:rPr>
              <w:t>TAB2 信号类</w:t>
            </w:r>
          </w:p>
          <w:p>
            <w:pPr>
              <w:pStyle w:val="5"/>
              <w:numPr>
                <w:ilvl w:val="0"/>
                <w:numId w:val="0"/>
              </w:numPr>
              <w:rPr>
                <w:rFonts w:hint="default"/>
                <w:b/>
                <w:bCs/>
                <w:color w:val="auto"/>
                <w:sz w:val="22"/>
                <w:szCs w:val="22"/>
                <w:highlight w:val="none"/>
                <w:lang w:val="en-US" w:eastAsia="zh-CN"/>
              </w:rPr>
            </w:pPr>
          </w:p>
          <w:p>
            <w:pPr>
              <w:pStyle w:val="5"/>
              <w:numPr>
                <w:ilvl w:val="0"/>
                <w:numId w:val="0"/>
              </w:numPr>
              <w:rPr>
                <w:rFonts w:hint="eastAsia" w:asciiTheme="minorHAnsi" w:hAnsiTheme="minorHAnsi" w:eastAsiaTheme="minorEastAsia" w:cstheme="minorBidi"/>
                <w:color w:val="auto"/>
                <w:kern w:val="2"/>
                <w:sz w:val="21"/>
                <w:szCs w:val="24"/>
                <w:vertAlign w:val="baseline"/>
                <w:lang w:val="en-US" w:eastAsia="zh-CN" w:bidi="ar-SA"/>
              </w:rPr>
            </w:pPr>
            <w:r>
              <w:rPr>
                <w:rFonts w:hint="eastAsia" w:asciiTheme="minorHAnsi" w:hAnsiTheme="minorHAnsi" w:eastAsiaTheme="minorEastAsia" w:cstheme="minorBidi"/>
                <w:color w:val="auto"/>
                <w:kern w:val="2"/>
                <w:sz w:val="21"/>
                <w:szCs w:val="24"/>
                <w:vertAlign w:val="baseline"/>
                <w:lang w:val="en-US" w:eastAsia="zh-CN" w:bidi="ar-SA"/>
              </w:rPr>
              <w:t>支持设备类型、设备子类、信号标准名、信号编码ID查询</w:t>
            </w:r>
          </w:p>
          <w:p>
            <w:pPr>
              <w:pStyle w:val="5"/>
              <w:numPr>
                <w:ilvl w:val="0"/>
                <w:numId w:val="0"/>
              </w:numPr>
              <w:rPr>
                <w:rFonts w:hint="eastAsia" w:asciiTheme="minorHAnsi" w:hAnsiTheme="minorHAnsi" w:eastAsiaTheme="minorEastAsia" w:cstheme="minorBidi"/>
                <w:color w:val="auto"/>
                <w:kern w:val="2"/>
                <w:sz w:val="21"/>
                <w:szCs w:val="24"/>
                <w:vertAlign w:val="baseline"/>
                <w:lang w:val="en-US" w:eastAsia="zh-CN" w:bidi="ar-SA"/>
              </w:rPr>
            </w:pPr>
            <w:r>
              <w:rPr>
                <w:rFonts w:hint="eastAsia" w:asciiTheme="minorHAnsi" w:hAnsiTheme="minorHAnsi" w:eastAsiaTheme="minorEastAsia" w:cstheme="minorBidi"/>
                <w:color w:val="auto"/>
                <w:kern w:val="2"/>
                <w:sz w:val="21"/>
                <w:szCs w:val="24"/>
                <w:vertAlign w:val="baseline"/>
                <w:lang w:val="en-US" w:eastAsia="zh-CN" w:bidi="ar-SA"/>
              </w:rPr>
              <w:t>支持导出</w:t>
            </w:r>
          </w:p>
          <w:p>
            <w:pPr>
              <w:pStyle w:val="5"/>
              <w:numPr>
                <w:ilvl w:val="0"/>
                <w:numId w:val="0"/>
              </w:numPr>
              <w:rPr>
                <w:rFonts w:hint="default" w:asciiTheme="minorHAnsi" w:hAnsiTheme="minorHAnsi" w:eastAsiaTheme="minorEastAsia" w:cstheme="minorBidi"/>
                <w:color w:val="auto"/>
                <w:kern w:val="2"/>
                <w:sz w:val="21"/>
                <w:szCs w:val="24"/>
                <w:vertAlign w:val="baseline"/>
                <w:lang w:val="en-US" w:eastAsia="zh-CN" w:bidi="ar-SA"/>
              </w:rPr>
            </w:pPr>
            <w:r>
              <w:rPr>
                <w:rFonts w:hint="eastAsia" w:asciiTheme="minorHAnsi" w:hAnsiTheme="minorHAnsi" w:eastAsiaTheme="minorEastAsia" w:cstheme="minorBidi"/>
                <w:color w:val="auto"/>
                <w:kern w:val="2"/>
                <w:sz w:val="21"/>
                <w:szCs w:val="24"/>
                <w:vertAlign w:val="baseline"/>
                <w:lang w:val="en-US" w:eastAsia="zh-CN" w:bidi="ar-SA"/>
              </w:rPr>
              <w:t>导入/新增/字典关联时，以信号编码ID为唯一标识必填，其他字段都非必填，不填时表示不对该字段巡检，如果信号编码ID同用新的数据覆盖以前的数据。</w:t>
            </w:r>
            <w:r>
              <w:rPr>
                <w:rFonts w:hint="eastAsia"/>
                <w:color w:val="FF0000"/>
                <w:vertAlign w:val="baseline"/>
                <w:lang w:val="en-US" w:eastAsia="zh-CN"/>
              </w:rPr>
              <w:t>若输入信号编码ID，从字典表自动关联该字段，若新告警编码ID需输入；导入、导入模板下载、导入日志本次先不做后续版本迭代再做。</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pPr>
                    <w:rPr>
                      <w:rFonts w:hint="default"/>
                      <w:color w:val="auto"/>
                      <w:vertAlign w:val="baseline"/>
                      <w:lang w:val="en-US" w:eastAsia="zh-CN"/>
                    </w:rPr>
                  </w:pPr>
                  <w:r>
                    <w:rPr>
                      <w:rFonts w:hint="eastAsia"/>
                      <w:color w:val="auto"/>
                      <w:vertAlign w:val="baseline"/>
                      <w:lang w:val="en-US" w:eastAsia="zh-CN"/>
                    </w:rPr>
                    <w:t>设备类型</w:t>
                  </w:r>
                </w:p>
              </w:tc>
              <w:tc>
                <w:tcPr>
                  <w:tcW w:w="6185" w:type="dxa"/>
                </w:tcPr>
                <w:p>
                  <w:pPr>
                    <w:rPr>
                      <w:rFonts w:hint="default"/>
                      <w:color w:val="auto"/>
                      <w:vertAlign w:val="baseline"/>
                      <w:lang w:val="en-US" w:eastAsia="zh-CN"/>
                    </w:rPr>
                  </w:pPr>
                  <w:r>
                    <w:rPr>
                      <w:rFonts w:hint="eastAsia"/>
                      <w:color w:val="auto"/>
                      <w:vertAlign w:val="baseline"/>
                      <w:lang w:val="en-US" w:eastAsia="zh-CN"/>
                    </w:rPr>
                    <w:t>支持输入过滤筛选，支持导入；（该列筛选，导入列用户不能乱输入筛选字段外的内容）</w:t>
                  </w:r>
                  <w:r>
                    <w:rPr>
                      <w:rFonts w:hint="eastAsia"/>
                      <w:b w:val="0"/>
                      <w:bCs w:val="0"/>
                      <w:color w:val="auto"/>
                      <w:sz w:val="22"/>
                      <w:szCs w:val="22"/>
                      <w:highlight w:val="none"/>
                      <w:vertAlign w:val="baseline"/>
                      <w:lang w:val="en-US" w:eastAsia="zh-CN"/>
                    </w:rPr>
                    <w:t>，不超过50字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设备子类</w:t>
                  </w:r>
                </w:p>
              </w:tc>
              <w:tc>
                <w:tcPr>
                  <w:tcW w:w="6185" w:type="dxa"/>
                </w:tcPr>
                <w:p>
                  <w:pPr>
                    <w:rPr>
                      <w:rFonts w:hint="default"/>
                      <w:color w:val="auto"/>
                      <w:vertAlign w:val="baseline"/>
                      <w:lang w:val="en-US" w:eastAsia="zh-CN"/>
                    </w:rPr>
                  </w:pPr>
                  <w:r>
                    <w:rPr>
                      <w:rFonts w:hint="eastAsia"/>
                      <w:color w:val="auto"/>
                      <w:vertAlign w:val="baseline"/>
                      <w:lang w:val="en-US" w:eastAsia="zh-CN"/>
                    </w:rPr>
                    <w:t>支持输入过滤筛选，支持导入（该列筛选，导入列用户不能乱输入筛选字段外的内容）</w:t>
                  </w:r>
                  <w:r>
                    <w:rPr>
                      <w:rFonts w:hint="eastAsia"/>
                      <w:b w:val="0"/>
                      <w:bCs w:val="0"/>
                      <w:color w:val="auto"/>
                      <w:sz w:val="22"/>
                      <w:szCs w:val="22"/>
                      <w:highlight w:val="none"/>
                      <w:vertAlign w:val="baseline"/>
                      <w:lang w:val="en-US" w:eastAsia="zh-CN"/>
                    </w:rPr>
                    <w:t>，不超过300字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信号标准名</w:t>
                  </w:r>
                </w:p>
              </w:tc>
              <w:tc>
                <w:tcPr>
                  <w:tcW w:w="6185" w:type="dxa"/>
                </w:tcPr>
                <w:p>
                  <w:pPr>
                    <w:rPr>
                      <w:rFonts w:hint="default"/>
                      <w:color w:val="auto"/>
                      <w:vertAlign w:val="baseline"/>
                      <w:lang w:val="en-US" w:eastAsia="zh-CN"/>
                    </w:rPr>
                  </w:pPr>
                  <w:r>
                    <w:rPr>
                      <w:rFonts w:hint="eastAsia"/>
                      <w:color w:val="auto"/>
                      <w:vertAlign w:val="baseline"/>
                      <w:lang w:val="en-US" w:eastAsia="zh-CN"/>
                    </w:rPr>
                    <w:t>支持输入，支持导入，</w:t>
                  </w:r>
                  <w:r>
                    <w:rPr>
                      <w:rFonts w:hint="eastAsia"/>
                      <w:b w:val="0"/>
                      <w:bCs w:val="0"/>
                      <w:color w:val="auto"/>
                      <w:sz w:val="22"/>
                      <w:szCs w:val="22"/>
                      <w:highlight w:val="none"/>
                      <w:vertAlign w:val="baseline"/>
                      <w:lang w:val="en-US" w:eastAsia="zh-CN"/>
                    </w:rPr>
                    <w:t>支持中英文及符号，不区分大小写，最多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单位</w:t>
                  </w:r>
                </w:p>
              </w:tc>
              <w:tc>
                <w:tcPr>
                  <w:tcW w:w="6185" w:type="dxa"/>
                </w:tcPr>
                <w:p>
                  <w:pPr>
                    <w:rPr>
                      <w:rFonts w:hint="default"/>
                      <w:color w:val="auto"/>
                      <w:vertAlign w:val="baseline"/>
                      <w:lang w:val="en-US" w:eastAsia="zh-CN"/>
                    </w:rPr>
                  </w:pPr>
                  <w:r>
                    <w:rPr>
                      <w:rFonts w:hint="eastAsia"/>
                      <w:color w:val="auto"/>
                      <w:vertAlign w:val="baseline"/>
                      <w:lang w:val="en-US" w:eastAsia="zh-CN"/>
                    </w:rPr>
                    <w:t>支持输入，支持导入，巡检时不区分大小写，</w:t>
                  </w:r>
                  <w:r>
                    <w:rPr>
                      <w:rFonts w:hint="eastAsia"/>
                      <w:b w:val="0"/>
                      <w:bCs w:val="0"/>
                      <w:color w:val="auto"/>
                      <w:sz w:val="22"/>
                      <w:szCs w:val="22"/>
                      <w:highlight w:val="none"/>
                      <w:vertAlign w:val="baseline"/>
                      <w:lang w:val="en-US" w:eastAsia="zh-CN"/>
                    </w:rPr>
                    <w:t>不超过10个字符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信号编码ID</w:t>
                  </w:r>
                </w:p>
              </w:tc>
              <w:tc>
                <w:tcPr>
                  <w:tcW w:w="6185" w:type="dxa"/>
                </w:tcPr>
                <w:p>
                  <w:pPr>
                    <w:rPr>
                      <w:rFonts w:hint="default"/>
                      <w:color w:val="auto"/>
                      <w:vertAlign w:val="baseline"/>
                      <w:lang w:val="en-US" w:eastAsia="zh-CN"/>
                    </w:rPr>
                  </w:pPr>
                  <w:r>
                    <w:rPr>
                      <w:rFonts w:hint="eastAsia"/>
                      <w:color w:val="auto"/>
                      <w:vertAlign w:val="baseline"/>
                      <w:lang w:val="en-US" w:eastAsia="zh-CN"/>
                    </w:rPr>
                    <w:t>支持输入，支持导入，整数6位数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pPr>
                    <w:rPr>
                      <w:rFonts w:hint="default"/>
                      <w:color w:val="auto"/>
                      <w:vertAlign w:val="baseline"/>
                      <w:lang w:val="en-US" w:eastAsia="zh-CN"/>
                    </w:rPr>
                  </w:pPr>
                  <w:r>
                    <w:rPr>
                      <w:rFonts w:hint="eastAsia"/>
                      <w:color w:val="auto"/>
                      <w:vertAlign w:val="baseline"/>
                      <w:lang w:val="en-US" w:eastAsia="zh-CN"/>
                    </w:rPr>
                    <w:t>存储周期（秒）</w:t>
                  </w:r>
                </w:p>
              </w:tc>
              <w:tc>
                <w:tcPr>
                  <w:tcW w:w="6185" w:type="dxa"/>
                </w:tcPr>
                <w:p>
                  <w:pPr>
                    <w:rPr>
                      <w:rFonts w:hint="default"/>
                      <w:color w:val="auto"/>
                      <w:vertAlign w:val="baseline"/>
                      <w:lang w:val="en-US" w:eastAsia="zh-CN"/>
                    </w:rPr>
                  </w:pPr>
                  <w:r>
                    <w:rPr>
                      <w:rFonts w:hint="eastAsia"/>
                      <w:color w:val="auto"/>
                      <w:vertAlign w:val="baseline"/>
                      <w:lang w:val="en-US" w:eastAsia="zh-CN"/>
                    </w:rPr>
                    <w:t>填写，</w:t>
                  </w:r>
                  <w:r>
                    <w:rPr>
                      <w:rFonts w:hint="eastAsia"/>
                      <w:b w:val="0"/>
                      <w:bCs w:val="0"/>
                      <w:color w:val="FF0000"/>
                      <w:sz w:val="22"/>
                      <w:szCs w:val="22"/>
                      <w:highlight w:val="none"/>
                      <w:vertAlign w:val="baseline"/>
                      <w:lang w:val="en-US" w:eastAsia="zh-CN"/>
                    </w:rPr>
                    <w:t>整数，不超过9位数。</w:t>
                  </w:r>
                  <w:r>
                    <w:rPr>
                      <w:rFonts w:hint="eastAsia"/>
                      <w:color w:val="auto"/>
                      <w:vertAlign w:val="baseline"/>
                      <w:lang w:val="en-US" w:eastAsia="zh-CN"/>
                    </w:rPr>
                    <w:t>支持数字填写或导入，巡检结果大于此值，则不满足要求；可空值；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绝对值存储阀值（每单位）</w:t>
                  </w:r>
                </w:p>
              </w:tc>
              <w:tc>
                <w:tcPr>
                  <w:tcW w:w="6185" w:type="dxa"/>
                </w:tcPr>
                <w:p>
                  <w:pPr>
                    <w:rPr>
                      <w:rFonts w:hint="default"/>
                      <w:color w:val="auto"/>
                      <w:vertAlign w:val="baseline"/>
                      <w:lang w:val="en-US" w:eastAsia="zh-CN"/>
                    </w:rPr>
                  </w:pPr>
                  <w:r>
                    <w:rPr>
                      <w:rFonts w:hint="eastAsia"/>
                      <w:color w:val="auto"/>
                      <w:vertAlign w:val="baseline"/>
                      <w:lang w:val="en-US" w:eastAsia="zh-CN"/>
                    </w:rPr>
                    <w:t>填写，支持数字填写或导入，小数，最多三位小数；也可空值，表示不对该值巡检；可空值；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百分比存储阀值（%）</w:t>
                  </w:r>
                </w:p>
              </w:tc>
              <w:tc>
                <w:tcPr>
                  <w:tcW w:w="6185" w:type="dxa"/>
                </w:tcPr>
                <w:p>
                  <w:pPr>
                    <w:rPr>
                      <w:rFonts w:hint="default"/>
                      <w:color w:val="auto"/>
                      <w:vertAlign w:val="baseline"/>
                      <w:lang w:val="en-US" w:eastAsia="zh-CN"/>
                    </w:rPr>
                  </w:pPr>
                  <w:r>
                    <w:rPr>
                      <w:rFonts w:hint="eastAsia"/>
                      <w:color w:val="auto"/>
                      <w:vertAlign w:val="baseline"/>
                      <w:lang w:val="en-US" w:eastAsia="zh-CN"/>
                    </w:rPr>
                    <w:t>填写，支持数字填写或导入，小数，最多三位小数；也可空值，表示不对该值巡检；可空值；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下限值</w:t>
                  </w:r>
                </w:p>
              </w:tc>
              <w:tc>
                <w:tcPr>
                  <w:tcW w:w="6185" w:type="dxa"/>
                </w:tcPr>
                <w:p>
                  <w:pPr>
                    <w:rPr>
                      <w:rFonts w:hint="eastAsia"/>
                      <w:color w:val="auto"/>
                      <w:vertAlign w:val="baseline"/>
                      <w:lang w:val="en-US" w:eastAsia="zh-CN"/>
                    </w:rPr>
                  </w:pPr>
                  <w:r>
                    <w:rPr>
                      <w:rFonts w:hint="eastAsia"/>
                      <w:color w:val="auto"/>
                      <w:vertAlign w:val="baseline"/>
                      <w:lang w:val="en-US" w:eastAsia="zh-CN"/>
                    </w:rPr>
                    <w:t>输入，数字，最多三位小数，支持批量编辑；也可空值，表示不对该值巡检；可空值；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上限值</w:t>
                  </w:r>
                </w:p>
              </w:tc>
              <w:tc>
                <w:tcPr>
                  <w:tcW w:w="6185" w:type="dxa"/>
                </w:tcPr>
                <w:p>
                  <w:pPr>
                    <w:rPr>
                      <w:rFonts w:hint="eastAsia"/>
                      <w:color w:val="auto"/>
                      <w:vertAlign w:val="baseline"/>
                      <w:lang w:val="en-US" w:eastAsia="zh-CN"/>
                    </w:rPr>
                  </w:pPr>
                  <w:r>
                    <w:rPr>
                      <w:rFonts w:hint="eastAsia"/>
                      <w:color w:val="auto"/>
                      <w:vertAlign w:val="baseline"/>
                      <w:lang w:val="en-US" w:eastAsia="zh-CN"/>
                    </w:rPr>
                    <w:t>输入，数字，最多三位小数，支持批量编辑；也可空值，表示不对该值巡检；可空值；</w:t>
                  </w:r>
                </w:p>
              </w:tc>
            </w:tr>
          </w:tbl>
          <w:p>
            <w:pPr>
              <w:pStyle w:val="5"/>
              <w:numPr>
                <w:ilvl w:val="0"/>
                <w:numId w:val="0"/>
              </w:numPr>
              <w:rPr>
                <w:rFonts w:hint="default"/>
                <w:b/>
                <w:bCs/>
                <w:color w:val="auto"/>
                <w:sz w:val="22"/>
                <w:szCs w:val="22"/>
                <w:highlight w:val="none"/>
                <w:lang w:val="en-US" w:eastAsia="zh-CN"/>
              </w:rPr>
            </w:pPr>
          </w:p>
          <w:p>
            <w:pPr>
              <w:pStyle w:val="5"/>
              <w:numPr>
                <w:ilvl w:val="0"/>
                <w:numId w:val="0"/>
              </w:numPr>
              <w:rPr>
                <w:rFonts w:hint="default"/>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优先级</w:t>
            </w:r>
          </w:p>
        </w:tc>
        <w:tc>
          <w:tcPr>
            <w:tcW w:w="1622" w:type="dxa"/>
            <w:gridSpan w:val="2"/>
            <w:shd w:val="clear" w:color="auto" w:fill="auto"/>
          </w:tcPr>
          <w:p>
            <w:pPr>
              <w:pStyle w:val="5"/>
              <w:rPr>
                <w:color w:val="auto"/>
                <w:sz w:val="22"/>
                <w:szCs w:val="22"/>
                <w:highlight w:val="none"/>
              </w:rPr>
            </w:pPr>
            <w:r>
              <w:rPr>
                <w:rFonts w:hint="eastAsia"/>
                <w:color w:val="auto"/>
                <w:sz w:val="22"/>
                <w:szCs w:val="22"/>
                <w:highlight w:val="none"/>
              </w:rPr>
              <w:t>高</w:t>
            </w:r>
          </w:p>
        </w:tc>
        <w:tc>
          <w:tcPr>
            <w:tcW w:w="1146" w:type="dxa"/>
            <w:shd w:val="clear" w:color="auto" w:fill="auto"/>
          </w:tcPr>
          <w:p>
            <w:pPr>
              <w:pStyle w:val="5"/>
              <w:rPr>
                <w:color w:val="auto"/>
                <w:sz w:val="22"/>
                <w:szCs w:val="22"/>
                <w:highlight w:val="none"/>
              </w:rPr>
            </w:pPr>
            <w:r>
              <w:rPr>
                <w:rFonts w:hint="eastAsia"/>
                <w:color w:val="auto"/>
                <w:sz w:val="22"/>
                <w:szCs w:val="22"/>
                <w:highlight w:val="none"/>
              </w:rPr>
              <w:t>使用频度</w:t>
            </w:r>
          </w:p>
        </w:tc>
        <w:tc>
          <w:tcPr>
            <w:tcW w:w="6072" w:type="dxa"/>
            <w:gridSpan w:val="3"/>
            <w:shd w:val="clear" w:color="auto" w:fill="auto"/>
          </w:tcPr>
          <w:p>
            <w:pPr>
              <w:pStyle w:val="5"/>
              <w:rPr>
                <w:color w:val="auto"/>
                <w:sz w:val="22"/>
                <w:szCs w:val="22"/>
                <w:highlight w:val="none"/>
              </w:rPr>
            </w:pPr>
            <w:r>
              <w:rPr>
                <w:rFonts w:hint="eastAsia"/>
                <w:color w:val="auto"/>
                <w:sz w:val="22"/>
                <w:szCs w:val="22"/>
                <w:highlight w:val="none"/>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前置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color w:val="auto"/>
                <w:sz w:val="22"/>
                <w:szCs w:val="22"/>
                <w:highlight w:val="none"/>
              </w:rPr>
              <w:t>拥有</w:t>
            </w:r>
            <w:r>
              <w:rPr>
                <w:rFonts w:hint="eastAsia"/>
                <w:color w:val="auto"/>
                <w:lang w:val="en-US" w:eastAsia="zh-CN"/>
              </w:rPr>
              <w:t>巡检规则设置功能</w:t>
            </w:r>
            <w:r>
              <w:rPr>
                <w:rFonts w:hint="eastAsia"/>
                <w:color w:val="auto"/>
                <w:sz w:val="22"/>
                <w:szCs w:val="22"/>
                <w:highlight w:val="none"/>
              </w:rPr>
              <w:t>权限的用户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后置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ascii="宋体" w:hAnsi="宋体"/>
                <w:color w:val="auto"/>
                <w:sz w:val="22"/>
                <w:szCs w:val="22"/>
                <w:highlight w:val="none"/>
              </w:rPr>
              <w:t>能正确</w:t>
            </w:r>
            <w:r>
              <w:rPr>
                <w:rFonts w:hint="eastAsia" w:ascii="宋体" w:hAnsi="宋体"/>
                <w:color w:val="auto"/>
                <w:sz w:val="22"/>
                <w:szCs w:val="22"/>
                <w:highlight w:val="none"/>
                <w:lang w:val="en-US" w:eastAsia="zh-CN"/>
              </w:rPr>
              <w:t>增删查改</w:t>
            </w:r>
            <w:r>
              <w:rPr>
                <w:rFonts w:hint="eastAsia"/>
                <w:color w:val="auto"/>
                <w:lang w:val="en-US" w:eastAsia="zh-CN"/>
              </w:rPr>
              <w:t>巡检规则设置</w:t>
            </w:r>
            <w:r>
              <w:rPr>
                <w:rFonts w:hint="eastAsia" w:ascii="宋体" w:hAnsi="宋体"/>
                <w:color w:val="auto"/>
                <w:sz w:val="22"/>
                <w:szCs w:val="2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5"/>
              <w:rPr>
                <w:color w:val="auto"/>
                <w:sz w:val="22"/>
                <w:szCs w:val="22"/>
                <w:highlight w:val="none"/>
              </w:rPr>
            </w:pPr>
            <w:r>
              <w:rPr>
                <w:rFonts w:hint="eastAsia"/>
                <w:color w:val="auto"/>
                <w:sz w:val="22"/>
                <w:szCs w:val="22"/>
                <w:highlight w:val="none"/>
              </w:rPr>
              <w:t>事件流</w:t>
            </w:r>
          </w:p>
        </w:tc>
        <w:tc>
          <w:tcPr>
            <w:tcW w:w="1179" w:type="dxa"/>
            <w:shd w:val="clear" w:color="auto" w:fill="auto"/>
          </w:tcPr>
          <w:p>
            <w:pPr>
              <w:pStyle w:val="5"/>
              <w:rPr>
                <w:color w:val="auto"/>
                <w:sz w:val="22"/>
                <w:szCs w:val="22"/>
                <w:highlight w:val="none"/>
              </w:rPr>
            </w:pPr>
            <w:r>
              <w:rPr>
                <w:rFonts w:hint="eastAsia"/>
                <w:color w:val="auto"/>
                <w:sz w:val="22"/>
                <w:szCs w:val="22"/>
                <w:highlight w:val="none"/>
              </w:rPr>
              <w:t>正常过程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可选过程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异常过程</w:t>
            </w:r>
          </w:p>
        </w:tc>
        <w:tc>
          <w:tcPr>
            <w:tcW w:w="7661" w:type="dxa"/>
            <w:gridSpan w:val="5"/>
            <w:shd w:val="clear" w:color="auto" w:fill="auto"/>
          </w:tcPr>
          <w:p>
            <w:pPr>
              <w:pStyle w:val="5"/>
              <w:rPr>
                <w:color w:val="auto"/>
                <w:sz w:val="22"/>
                <w:szCs w:val="22"/>
                <w:highlight w:val="none"/>
              </w:rPr>
            </w:pPr>
            <w:r>
              <w:rPr>
                <w:rFonts w:hint="eastAsia" w:ascii="宋体" w:hAnsi="宋体"/>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pPr>
              <w:pStyle w:val="5"/>
              <w:rPr>
                <w:color w:val="auto"/>
                <w:sz w:val="22"/>
                <w:szCs w:val="22"/>
                <w:highlight w:val="none"/>
              </w:rPr>
            </w:pPr>
            <w:r>
              <w:rPr>
                <w:rFonts w:hint="eastAsia"/>
                <w:color w:val="auto"/>
                <w:sz w:val="22"/>
                <w:szCs w:val="22"/>
                <w:highlight w:val="none"/>
              </w:rPr>
              <w:t>特殊需求</w:t>
            </w:r>
          </w:p>
        </w:tc>
        <w:tc>
          <w:tcPr>
            <w:tcW w:w="8840" w:type="dxa"/>
            <w:gridSpan w:val="6"/>
            <w:shd w:val="clear" w:color="auto" w:fill="auto"/>
          </w:tcPr>
          <w:p>
            <w:pPr>
              <w:pStyle w:val="5"/>
              <w:rPr>
                <w:color w:val="auto"/>
                <w:sz w:val="22"/>
                <w:szCs w:val="22"/>
                <w:highlight w:val="none"/>
              </w:rPr>
            </w:pPr>
            <w:r>
              <w:rPr>
                <w:rFonts w:hint="eastAsia"/>
                <w:color w:val="auto"/>
                <w:sz w:val="22"/>
                <w:szCs w:val="22"/>
                <w:highlight w:val="none"/>
              </w:rPr>
              <w:t>无</w:t>
            </w:r>
          </w:p>
        </w:tc>
      </w:tr>
    </w:tbl>
    <w:p>
      <w:pPr>
        <w:rPr>
          <w:rFonts w:hint="eastAsia"/>
          <w:color w:val="auto"/>
          <w:lang w:val="en-US" w:eastAsia="zh-CN"/>
        </w:rPr>
      </w:pPr>
    </w:p>
    <w:p>
      <w:pPr>
        <w:pStyle w:val="3"/>
        <w:bidi w:val="0"/>
        <w:rPr>
          <w:rFonts w:hint="eastAsia"/>
          <w:color w:val="auto"/>
          <w:lang w:val="en-US" w:eastAsia="zh-CN"/>
        </w:rPr>
      </w:pPr>
      <w:r>
        <w:rPr>
          <w:rFonts w:hint="eastAsia"/>
          <w:color w:val="auto"/>
          <w:lang w:val="en-US" w:eastAsia="zh-CN"/>
        </w:rPr>
        <w:t>巡检结果表：</w:t>
      </w:r>
    </w:p>
    <w:p>
      <w:pPr>
        <w:rPr>
          <w:rFonts w:hint="eastAsia"/>
          <w:color w:val="auto"/>
          <w:lang w:val="en-US" w:eastAsia="zh-CN"/>
        </w:rPr>
      </w:pPr>
      <w:r>
        <w:rPr>
          <w:rFonts w:hint="eastAsia"/>
          <w:color w:val="auto"/>
          <w:lang w:val="en-US" w:eastAsia="zh-CN"/>
        </w:rPr>
        <w:t>权限：账户按自己账户数据权限查看对应数据范围的巡检结果</w:t>
      </w:r>
    </w:p>
    <w:p>
      <w:pPr>
        <w:rPr>
          <w:rFonts w:hint="eastAsia"/>
          <w:color w:val="auto"/>
          <w:lang w:val="en-US" w:eastAsia="zh-CN"/>
        </w:rPr>
      </w:pPr>
      <w:r>
        <w:rPr>
          <w:rFonts w:hint="eastAsia"/>
          <w:color w:val="auto"/>
          <w:lang w:val="en-US" w:eastAsia="zh-CN"/>
        </w:rPr>
        <w:t>巡检结果查看及导出；</w:t>
      </w:r>
    </w:p>
    <w:p>
      <w:pPr>
        <w:rPr>
          <w:rFonts w:hint="default"/>
          <w:color w:val="auto"/>
          <w:lang w:val="en-US" w:eastAsia="zh-CN"/>
        </w:rPr>
      </w:pPr>
      <w:r>
        <w:rPr>
          <w:rFonts w:hint="eastAsia"/>
          <w:color w:val="auto"/>
          <w:lang w:val="en-US" w:eastAsia="zh-CN"/>
        </w:rPr>
        <w:t>对巡检中结果不满足巡检规则的展示进行标红。可直接导出叫地市进行整改。</w:t>
      </w:r>
    </w:p>
    <w:p>
      <w:pPr>
        <w:pStyle w:val="4"/>
        <w:bidi w:val="0"/>
        <w:rPr>
          <w:rFonts w:hint="eastAsia"/>
          <w:color w:val="auto"/>
          <w:lang w:val="en-US" w:eastAsia="zh-CN"/>
        </w:rPr>
      </w:pPr>
      <w:r>
        <w:rPr>
          <w:rFonts w:hint="eastAsia"/>
          <w:color w:val="auto"/>
          <w:lang w:val="en-US" w:eastAsia="zh-CN"/>
        </w:rPr>
        <w:t>巡检结果表</w:t>
      </w:r>
    </w:p>
    <w:tbl>
      <w:tblPr>
        <w:tblStyle w:val="6"/>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5"/>
              <w:rPr>
                <w:color w:val="auto"/>
                <w:sz w:val="22"/>
                <w:szCs w:val="22"/>
                <w:highlight w:val="none"/>
              </w:rPr>
            </w:pPr>
            <w:r>
              <w:rPr>
                <w:rFonts w:hint="eastAsia"/>
                <w:color w:val="auto"/>
                <w:sz w:val="22"/>
                <w:szCs w:val="22"/>
                <w:highlight w:val="none"/>
              </w:rPr>
              <w:t>用户(Actor)</w:t>
            </w:r>
          </w:p>
        </w:tc>
        <w:tc>
          <w:tcPr>
            <w:tcW w:w="6341" w:type="dxa"/>
            <w:gridSpan w:val="4"/>
            <w:shd w:val="clear" w:color="auto" w:fill="BFBFBF"/>
          </w:tcPr>
          <w:p>
            <w:pPr>
              <w:pStyle w:val="5"/>
              <w:rPr>
                <w:color w:val="auto"/>
                <w:sz w:val="22"/>
                <w:szCs w:val="22"/>
                <w:highlight w:val="none"/>
              </w:rPr>
            </w:pPr>
            <w:r>
              <w:rPr>
                <w:rFonts w:hint="eastAsia"/>
                <w:color w:val="auto"/>
                <w:sz w:val="22"/>
                <w:szCs w:val="22"/>
                <w:highlight w:val="none"/>
              </w:rPr>
              <w:t>拥有</w:t>
            </w:r>
            <w:r>
              <w:rPr>
                <w:rFonts w:hint="eastAsia"/>
                <w:color w:val="auto"/>
                <w:lang w:val="en-US" w:eastAsia="zh-CN"/>
              </w:rPr>
              <w:t>巡检规则设置功能</w:t>
            </w:r>
            <w:r>
              <w:rPr>
                <w:rFonts w:hint="eastAsia"/>
                <w:color w:val="auto"/>
                <w:sz w:val="22"/>
                <w:szCs w:val="22"/>
                <w:highlight w:val="none"/>
              </w:rPr>
              <w:t>权限的用户</w:t>
            </w:r>
          </w:p>
        </w:tc>
        <w:tc>
          <w:tcPr>
            <w:tcW w:w="995" w:type="dxa"/>
            <w:shd w:val="clear" w:color="auto" w:fill="BFBFBF"/>
          </w:tcPr>
          <w:p>
            <w:pPr>
              <w:pStyle w:val="5"/>
              <w:rPr>
                <w:color w:val="auto"/>
                <w:sz w:val="22"/>
                <w:szCs w:val="22"/>
                <w:highlight w:val="none"/>
              </w:rPr>
            </w:pPr>
            <w:r>
              <w:rPr>
                <w:rFonts w:hint="eastAsia"/>
                <w:color w:val="auto"/>
                <w:sz w:val="22"/>
                <w:szCs w:val="22"/>
                <w:highlight w:val="none"/>
              </w:rPr>
              <w:t>版本</w:t>
            </w:r>
          </w:p>
        </w:tc>
        <w:tc>
          <w:tcPr>
            <w:tcW w:w="1504" w:type="dxa"/>
            <w:shd w:val="clear" w:color="auto" w:fill="BFBFBF"/>
          </w:tcPr>
          <w:p>
            <w:pPr>
              <w:pStyle w:val="5"/>
              <w:rPr>
                <w:color w:val="auto"/>
                <w:sz w:val="22"/>
                <w:szCs w:val="22"/>
                <w:highlight w:val="none"/>
              </w:rPr>
            </w:pPr>
            <w:r>
              <w:rPr>
                <w:rFonts w:hint="eastAsia"/>
                <w:color w:val="auto"/>
                <w:sz w:val="22"/>
                <w:szCs w:val="22"/>
                <w:highlight w:val="none"/>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94" w:hRule="atLeast"/>
        </w:trPr>
        <w:tc>
          <w:tcPr>
            <w:tcW w:w="1122" w:type="dxa"/>
            <w:shd w:val="clear" w:color="auto" w:fill="auto"/>
          </w:tcPr>
          <w:p>
            <w:pPr>
              <w:pStyle w:val="5"/>
              <w:rPr>
                <w:color w:val="auto"/>
                <w:sz w:val="22"/>
                <w:szCs w:val="22"/>
                <w:highlight w:val="none"/>
              </w:rPr>
            </w:pPr>
            <w:r>
              <w:rPr>
                <w:rFonts w:hint="eastAsia"/>
                <w:color w:val="auto"/>
                <w:sz w:val="22"/>
                <w:szCs w:val="22"/>
                <w:highlight w:val="none"/>
              </w:rPr>
              <w:t>需求</w:t>
            </w:r>
            <w:r>
              <w:rPr>
                <w:color w:val="auto"/>
                <w:sz w:val="22"/>
                <w:szCs w:val="22"/>
                <w:highlight w:val="none"/>
              </w:rPr>
              <w:t>描述</w:t>
            </w:r>
          </w:p>
        </w:tc>
        <w:tc>
          <w:tcPr>
            <w:tcW w:w="8840" w:type="dxa"/>
            <w:gridSpan w:val="6"/>
            <w:shd w:val="clear" w:color="auto" w:fill="auto"/>
          </w:tcPr>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1、查询条件：日期范围（与巡检时间有交集即可查询出来结果）、巡检类型（枚举，可多选），默认显示全部巡检任务结果）</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2、可单个勾选巡检结果详情表，也可批量下载巡检任务结果表，巡检结果详情表压缩包，每个详情表命名 巡检任务名称_巡检类型+下载时间年月日小时分；对于设备状态巡检结果，则将告警巡检结果和信号类巡检结果分为两个sheet合并到一个EXCEL中。</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3、查看字段如下；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巡检任务名称</w:t>
                  </w:r>
                </w:p>
              </w:tc>
              <w:tc>
                <w:tcPr>
                  <w:tcW w:w="6185" w:type="dxa"/>
                </w:tcPr>
                <w:p>
                  <w:pPr>
                    <w:rPr>
                      <w:rFonts w:hint="default"/>
                      <w:color w:val="auto"/>
                      <w:vertAlign w:val="baseline"/>
                      <w:lang w:val="en-US" w:eastAsia="zh-CN"/>
                    </w:rPr>
                  </w:pPr>
                  <w:r>
                    <w:rPr>
                      <w:rFonts w:hint="eastAsia"/>
                      <w:color w:val="auto"/>
                      <w:vertAlign w:val="baseline"/>
                      <w:lang w:val="en-US" w:eastAsia="zh-CN"/>
                    </w:rPr>
                    <w:t>页面用户自填入，巡检任务名称必须保持唯一性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巡检类型</w:t>
                  </w:r>
                </w:p>
              </w:tc>
              <w:tc>
                <w:tcPr>
                  <w:tcW w:w="6185"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FSU巡检/设备状态巡检，根据巡检任务创建的时候调用过来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巡检范围</w:t>
                  </w:r>
                </w:p>
              </w:tc>
              <w:tc>
                <w:tcPr>
                  <w:tcW w:w="6185" w:type="dxa"/>
                  <w:vAlign w:val="top"/>
                </w:tcPr>
                <w:p>
                  <w:pPr>
                    <w:rPr>
                      <w:rFonts w:hint="default"/>
                      <w:color w:val="auto"/>
                      <w:vertAlign w:val="baseline"/>
                      <w:lang w:val="en-US" w:eastAsia="zh-CN"/>
                    </w:rPr>
                  </w:pPr>
                  <w:r>
                    <w:rPr>
                      <w:rFonts w:hint="eastAsia"/>
                      <w:color w:val="auto"/>
                      <w:vertAlign w:val="baseline"/>
                      <w:lang w:val="en-US" w:eastAsia="zh-CN"/>
                    </w:rPr>
                    <w:t>巡检规则创建的时候调用过来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巡检周期</w:t>
                  </w:r>
                </w:p>
              </w:tc>
              <w:tc>
                <w:tcPr>
                  <w:tcW w:w="6185" w:type="dxa"/>
                  <w:vAlign w:val="top"/>
                </w:tcPr>
                <w:p>
                  <w:pPr>
                    <w:rPr>
                      <w:rFonts w:hint="eastAsia"/>
                      <w:color w:val="auto"/>
                      <w:vertAlign w:val="baseline"/>
                      <w:lang w:val="en-US" w:eastAsia="zh-CN"/>
                    </w:rPr>
                  </w:pPr>
                  <w:r>
                    <w:rPr>
                      <w:rFonts w:hint="eastAsia"/>
                      <w:color w:val="auto"/>
                      <w:vertAlign w:val="baseline"/>
                      <w:lang w:val="en-US" w:eastAsia="zh-CN"/>
                    </w:rPr>
                    <w:t>巡检规则创建的时候调用过来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巡检时间</w:t>
                  </w:r>
                </w:p>
              </w:tc>
              <w:tc>
                <w:tcPr>
                  <w:tcW w:w="6185" w:type="dxa"/>
                  <w:vAlign w:val="top"/>
                </w:tcPr>
                <w:p>
                  <w:pPr>
                    <w:rPr>
                      <w:rFonts w:hint="eastAsia"/>
                      <w:color w:val="auto"/>
                      <w:vertAlign w:val="baseline"/>
                      <w:lang w:val="en-US" w:eastAsia="zh-CN"/>
                    </w:rPr>
                  </w:pPr>
                  <w:r>
                    <w:rPr>
                      <w:rFonts w:hint="eastAsia"/>
                      <w:color w:val="auto"/>
                      <w:vertAlign w:val="baseline"/>
                      <w:lang w:val="en-US" w:eastAsia="zh-CN"/>
                    </w:rPr>
                    <w:t>巡检规则创建的时候调用过来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vAlign w:val="top"/>
                </w:tcPr>
                <w:p>
                  <w:pPr>
                    <w:rPr>
                      <w:rFonts w:hint="default"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巡检状态</w:t>
                  </w:r>
                </w:p>
              </w:tc>
              <w:tc>
                <w:tcPr>
                  <w:tcW w:w="6185" w:type="dxa"/>
                  <w:vAlign w:val="top"/>
                </w:tcPr>
                <w:p>
                  <w:pPr>
                    <w:rPr>
                      <w:rFonts w:hint="default"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枚举，系统自动判断，待巡检/已完成/巡检中，通过巡检时间判定，如果当前时间与巡检时间重合，则为巡检中，当前时间晚于巡检时间，则为已完成，否则为待巡检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巡检结果</w:t>
                  </w:r>
                </w:p>
              </w:tc>
              <w:tc>
                <w:tcPr>
                  <w:tcW w:w="6185" w:type="dxa"/>
                </w:tcPr>
                <w:p>
                  <w:pPr>
                    <w:rPr>
                      <w:rFonts w:hint="default"/>
                      <w:color w:val="auto"/>
                      <w:vertAlign w:val="baseline"/>
                      <w:lang w:val="en-US" w:eastAsia="zh-CN"/>
                    </w:rPr>
                  </w:pPr>
                  <w:r>
                    <w:rPr>
                      <w:rFonts w:hint="eastAsia"/>
                      <w:color w:val="auto"/>
                      <w:vertAlign w:val="baseline"/>
                      <w:lang w:val="en-US" w:eastAsia="zh-CN"/>
                    </w:rPr>
                    <w:t>详情，对于已完成/巡检中的跑出部分或全部结果可点击查看巡检结果；对于待巡检，该按钮置灰</w:t>
                  </w:r>
                </w:p>
              </w:tc>
            </w:tr>
          </w:tbl>
          <w:p>
            <w:pPr>
              <w:pStyle w:val="5"/>
              <w:numPr>
                <w:ilvl w:val="0"/>
                <w:numId w:val="0"/>
              </w:numPr>
              <w:rPr>
                <w:rFonts w:hint="eastAsia"/>
                <w:color w:val="auto"/>
                <w:sz w:val="22"/>
                <w:szCs w:val="22"/>
                <w:highlight w:val="none"/>
                <w:lang w:val="en-US" w:eastAsia="zh-CN"/>
              </w:rPr>
            </w:pP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对于FSU巡检结果详情表，对于巡检不符合要求的FSU设备导出</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可查询可导出。</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查询条件：日期、地市、区县、站点类型、站点名称、机房名称</w:t>
            </w:r>
            <w:ins w:id="3" w:author="zhoujiansheng" w:date="2025-09-03T11:23:41Z">
              <w:r>
                <w:rPr>
                  <w:rFonts w:hint="eastAsia"/>
                  <w:color w:val="auto"/>
                  <w:sz w:val="22"/>
                  <w:szCs w:val="22"/>
                  <w:highlight w:val="none"/>
                  <w:lang w:val="en-US" w:eastAsia="zh-CN"/>
                </w:rPr>
                <w:t>。</w:t>
              </w:r>
            </w:ins>
            <w:ins w:id="4" w:author="zhoujiansheng" w:date="2025-09-03T11:23:42Z">
              <w:r>
                <w:rPr>
                  <w:rFonts w:hint="eastAsia"/>
                  <w:color w:val="auto"/>
                  <w:sz w:val="22"/>
                  <w:szCs w:val="22"/>
                  <w:highlight w:val="none"/>
                  <w:lang w:val="en-US" w:eastAsia="zh-CN"/>
                </w:rPr>
                <w:t>增加</w:t>
              </w:r>
            </w:ins>
            <w:ins w:id="5" w:author="zhoujiansheng" w:date="2025-09-03T11:23:44Z">
              <w:r>
                <w:rPr>
                  <w:rFonts w:hint="eastAsia"/>
                  <w:color w:val="auto"/>
                  <w:sz w:val="22"/>
                  <w:szCs w:val="22"/>
                  <w:highlight w:val="none"/>
                  <w:lang w:val="en-US" w:eastAsia="zh-CN"/>
                </w:rPr>
                <w:t>巡检</w:t>
              </w:r>
            </w:ins>
            <w:ins w:id="6" w:author="zhoujiansheng" w:date="2025-09-03T11:23:48Z">
              <w:r>
                <w:rPr>
                  <w:rFonts w:hint="eastAsia"/>
                  <w:color w:val="auto"/>
                  <w:sz w:val="22"/>
                  <w:szCs w:val="22"/>
                  <w:highlight w:val="none"/>
                  <w:lang w:val="en-US" w:eastAsia="zh-CN"/>
                </w:rPr>
                <w:t>结果</w:t>
              </w:r>
            </w:ins>
            <w:ins w:id="7" w:author="zhoujiansheng" w:date="2025-09-03T11:23:49Z">
              <w:r>
                <w:rPr>
                  <w:rFonts w:hint="eastAsia"/>
                  <w:color w:val="auto"/>
                  <w:sz w:val="22"/>
                  <w:szCs w:val="22"/>
                  <w:highlight w:val="none"/>
                  <w:lang w:val="en-US" w:eastAsia="zh-CN"/>
                </w:rPr>
                <w:t>筛选</w:t>
              </w:r>
            </w:ins>
            <w:ins w:id="8" w:author="zhoujiansheng" w:date="2025-09-03T11:23:51Z">
              <w:r>
                <w:rPr>
                  <w:rFonts w:hint="eastAsia"/>
                  <w:color w:val="auto"/>
                  <w:sz w:val="22"/>
                  <w:szCs w:val="22"/>
                  <w:highlight w:val="none"/>
                  <w:lang w:val="en-US" w:eastAsia="zh-CN"/>
                </w:rPr>
                <w:t>条件，</w:t>
              </w:r>
            </w:ins>
            <w:ins w:id="9" w:author="zhoujiansheng" w:date="2025-09-03T11:23:54Z">
              <w:r>
                <w:rPr>
                  <w:rFonts w:hint="eastAsia"/>
                  <w:color w:val="auto"/>
                  <w:sz w:val="22"/>
                  <w:szCs w:val="22"/>
                  <w:highlight w:val="none"/>
                  <w:lang w:val="en-US" w:eastAsia="zh-CN"/>
                </w:rPr>
                <w:t>枚举</w:t>
              </w:r>
            </w:ins>
            <w:ins w:id="10" w:author="zhoujiansheng" w:date="2025-09-03T11:23:56Z">
              <w:r>
                <w:rPr>
                  <w:rFonts w:hint="eastAsia"/>
                  <w:color w:val="auto"/>
                  <w:sz w:val="22"/>
                  <w:szCs w:val="22"/>
                  <w:highlight w:val="none"/>
                  <w:lang w:val="en-US" w:eastAsia="zh-CN"/>
                </w:rPr>
                <w:t>值：</w:t>
              </w:r>
            </w:ins>
            <w:ins w:id="11" w:author="zhoujiansheng" w:date="2025-09-03T11:24:00Z">
              <w:r>
                <w:rPr>
                  <w:rFonts w:hint="eastAsia"/>
                  <w:color w:val="auto"/>
                  <w:sz w:val="22"/>
                  <w:szCs w:val="22"/>
                  <w:highlight w:val="none"/>
                  <w:lang w:val="en-US" w:eastAsia="zh-CN"/>
                </w:rPr>
                <w:t>符合</w:t>
              </w:r>
            </w:ins>
            <w:ins w:id="12" w:author="zhoujiansheng" w:date="2025-09-03T11:24:02Z">
              <w:r>
                <w:rPr>
                  <w:rFonts w:hint="eastAsia"/>
                  <w:color w:val="auto"/>
                  <w:sz w:val="22"/>
                  <w:szCs w:val="22"/>
                  <w:highlight w:val="none"/>
                  <w:lang w:val="en-US" w:eastAsia="zh-CN"/>
                </w:rPr>
                <w:t>/</w:t>
              </w:r>
            </w:ins>
            <w:ins w:id="13" w:author="zhoujiansheng" w:date="2025-09-03T11:24:04Z">
              <w:r>
                <w:rPr>
                  <w:rFonts w:hint="eastAsia"/>
                  <w:color w:val="auto"/>
                  <w:sz w:val="22"/>
                  <w:szCs w:val="22"/>
                  <w:highlight w:val="none"/>
                  <w:lang w:val="en-US" w:eastAsia="zh-CN"/>
                </w:rPr>
                <w:t>不符合</w:t>
              </w:r>
            </w:ins>
            <w:ins w:id="14" w:author="zhoujiansheng" w:date="2025-09-03T11:24:06Z">
              <w:r>
                <w:rPr>
                  <w:rFonts w:hint="eastAsia"/>
                  <w:color w:val="auto"/>
                  <w:sz w:val="22"/>
                  <w:szCs w:val="22"/>
                  <w:highlight w:val="none"/>
                  <w:lang w:val="en-US" w:eastAsia="zh-CN"/>
                </w:rPr>
                <w:t>，</w:t>
              </w:r>
            </w:ins>
            <w:ins w:id="15" w:author="zhoujiansheng" w:date="2025-09-03T11:24:07Z">
              <w:r>
                <w:rPr>
                  <w:rFonts w:hint="eastAsia"/>
                  <w:color w:val="auto"/>
                  <w:sz w:val="22"/>
                  <w:szCs w:val="22"/>
                  <w:highlight w:val="none"/>
                  <w:lang w:val="en-US" w:eastAsia="zh-CN"/>
                </w:rPr>
                <w:t>默认</w:t>
              </w:r>
            </w:ins>
            <w:ins w:id="16" w:author="zhoujiansheng" w:date="2025-09-03T11:24:08Z">
              <w:r>
                <w:rPr>
                  <w:rFonts w:hint="eastAsia"/>
                  <w:color w:val="auto"/>
                  <w:sz w:val="22"/>
                  <w:szCs w:val="22"/>
                  <w:highlight w:val="none"/>
                  <w:lang w:val="en-US" w:eastAsia="zh-CN"/>
                </w:rPr>
                <w:t>全部</w:t>
              </w:r>
            </w:ins>
            <w:ins w:id="17" w:author="zhoujiansheng" w:date="2025-09-03T11:24:09Z">
              <w:r>
                <w:rPr>
                  <w:rFonts w:hint="eastAsia"/>
                  <w:color w:val="auto"/>
                  <w:sz w:val="22"/>
                  <w:szCs w:val="22"/>
                  <w:highlight w:val="none"/>
                  <w:lang w:val="en-US" w:eastAsia="zh-CN"/>
                </w:rPr>
                <w:t>。</w:t>
              </w:r>
            </w:ins>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日期</w:t>
                  </w:r>
                </w:p>
              </w:tc>
              <w:tc>
                <w:tcPr>
                  <w:tcW w:w="6185" w:type="dxa"/>
                </w:tcPr>
                <w:p>
                  <w:pPr>
                    <w:rPr>
                      <w:rFonts w:hint="default"/>
                      <w:color w:val="auto"/>
                      <w:vertAlign w:val="baseline"/>
                      <w:lang w:val="en-US" w:eastAsia="zh-CN"/>
                    </w:rPr>
                  </w:pPr>
                  <w:r>
                    <w:rPr>
                      <w:rFonts w:hint="eastAsia"/>
                      <w:color w:val="auto"/>
                      <w:vertAlign w:val="baseline"/>
                      <w:lang w:val="en-US" w:eastAsia="zh-CN"/>
                    </w:rPr>
                    <w:t>巡检日期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地市</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pPr>
                    <w:rPr>
                      <w:rFonts w:hint="default"/>
                      <w:color w:val="auto"/>
                      <w:vertAlign w:val="baseline"/>
                      <w:lang w:val="en-US" w:eastAsia="zh-CN"/>
                    </w:rPr>
                  </w:pPr>
                  <w:r>
                    <w:rPr>
                      <w:rFonts w:hint="eastAsia"/>
                      <w:color w:val="auto"/>
                      <w:vertAlign w:val="baseline"/>
                      <w:lang w:val="en-US" w:eastAsia="zh-CN"/>
                    </w:rPr>
                    <w:t>区/县</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站点类型</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巡检范围的站点去关联站点类型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lang w:val="en-US" w:eastAsia="zh-CN"/>
                    </w:rPr>
                    <w:t>站点名称</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巡检范围的站点名称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lang w:val="en-US" w:eastAsia="zh-CN"/>
                    </w:rPr>
                    <w:t>机房名称</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巡检范围的机房名称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FSU设备名</w:t>
                  </w:r>
                </w:p>
              </w:tc>
              <w:tc>
                <w:tcPr>
                  <w:tcW w:w="6185" w:type="dxa"/>
                </w:tcPr>
                <w:p>
                  <w:pPr>
                    <w:rPr>
                      <w:rFonts w:hint="default"/>
                      <w:color w:val="auto"/>
                      <w:vertAlign w:val="baseline"/>
                      <w:lang w:val="en-US" w:eastAsia="zh-CN"/>
                    </w:rPr>
                  </w:pPr>
                  <w:r>
                    <w:rPr>
                      <w:rFonts w:hint="eastAsia"/>
                      <w:color w:val="auto"/>
                      <w:vertAlign w:val="baseline"/>
                      <w:lang w:val="en-US" w:eastAsia="zh-CN"/>
                    </w:rPr>
                    <w:t>机房里的FSU设备名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FSU厂家</w:t>
                  </w:r>
                </w:p>
              </w:tc>
              <w:tc>
                <w:tcPr>
                  <w:tcW w:w="6185" w:type="dxa"/>
                </w:tcPr>
                <w:p>
                  <w:pPr>
                    <w:rPr>
                      <w:rFonts w:hint="default"/>
                      <w:color w:val="auto"/>
                      <w:vertAlign w:val="baseline"/>
                      <w:lang w:val="en-US" w:eastAsia="zh-CN"/>
                    </w:rPr>
                  </w:pPr>
                  <w:r>
                    <w:rPr>
                      <w:rFonts w:hint="eastAsia"/>
                      <w:color w:val="auto"/>
                      <w:vertAlign w:val="baseline"/>
                      <w:lang w:val="en-US" w:eastAsia="zh-CN"/>
                    </w:rPr>
                    <w:t>FSU设备所属厂家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FSU现网版本</w:t>
                  </w:r>
                </w:p>
              </w:tc>
              <w:tc>
                <w:tcPr>
                  <w:tcW w:w="6185" w:type="dxa"/>
                </w:tcPr>
                <w:p>
                  <w:pPr>
                    <w:rPr>
                      <w:rFonts w:hint="default"/>
                      <w:color w:val="auto"/>
                      <w:vertAlign w:val="baseline"/>
                      <w:lang w:val="en-US" w:eastAsia="zh-CN"/>
                    </w:rPr>
                  </w:pPr>
                  <w:r>
                    <w:rPr>
                      <w:rFonts w:hint="eastAsia"/>
                      <w:color w:val="auto"/>
                      <w:vertAlign w:val="baseline"/>
                      <w:lang w:val="en-US" w:eastAsia="zh-CN"/>
                    </w:rPr>
                    <w:t>FSU设备所属版本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FSU要求版本</w:t>
                  </w:r>
                </w:p>
              </w:tc>
              <w:tc>
                <w:tcPr>
                  <w:tcW w:w="6185" w:type="dxa"/>
                </w:tcPr>
                <w:p>
                  <w:pPr>
                    <w:rPr>
                      <w:rFonts w:hint="default"/>
                      <w:color w:val="auto"/>
                      <w:vertAlign w:val="baseline"/>
                      <w:lang w:val="en-US" w:eastAsia="zh-CN"/>
                    </w:rPr>
                  </w:pPr>
                  <w:r>
                    <w:rPr>
                      <w:rFonts w:hint="eastAsia"/>
                      <w:color w:val="auto"/>
                      <w:vertAlign w:val="baseline"/>
                      <w:lang w:val="en-US" w:eastAsia="zh-CN"/>
                    </w:rPr>
                    <w:t>FSU巡检规则设置的FSU版本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ins w:id="18" w:author="zhoujiansheng" w:date="2025-09-03T11:24:14Z"/>
              </w:trPr>
              <w:tc>
                <w:tcPr>
                  <w:tcW w:w="2337" w:type="dxa"/>
                </w:tcPr>
                <w:p>
                  <w:pPr>
                    <w:rPr>
                      <w:ins w:id="19" w:author="zhoujiansheng" w:date="2025-09-03T11:24:14Z"/>
                      <w:rFonts w:hint="default"/>
                      <w:color w:val="auto"/>
                      <w:vertAlign w:val="baseline"/>
                      <w:lang w:val="en-US" w:eastAsia="zh-CN"/>
                    </w:rPr>
                  </w:pPr>
                  <w:ins w:id="20" w:author="zhoujiansheng" w:date="2025-09-03T11:24:18Z">
                    <w:r>
                      <w:rPr>
                        <w:rFonts w:hint="eastAsia"/>
                        <w:color w:val="auto"/>
                        <w:vertAlign w:val="baseline"/>
                        <w:lang w:val="en-US" w:eastAsia="zh-CN"/>
                      </w:rPr>
                      <w:t>巡检</w:t>
                    </w:r>
                  </w:ins>
                  <w:ins w:id="21" w:author="zhoujiansheng" w:date="2025-09-03T11:24:21Z">
                    <w:r>
                      <w:rPr>
                        <w:rFonts w:hint="eastAsia"/>
                        <w:color w:val="auto"/>
                        <w:vertAlign w:val="baseline"/>
                        <w:lang w:val="en-US" w:eastAsia="zh-CN"/>
                      </w:rPr>
                      <w:t>结果</w:t>
                    </w:r>
                  </w:ins>
                </w:p>
              </w:tc>
              <w:tc>
                <w:tcPr>
                  <w:tcW w:w="6185" w:type="dxa"/>
                </w:tcPr>
                <w:p>
                  <w:pPr>
                    <w:rPr>
                      <w:ins w:id="22" w:author="zhoujiansheng" w:date="2025-09-03T11:24:14Z"/>
                      <w:rFonts w:hint="default"/>
                      <w:color w:val="auto"/>
                      <w:vertAlign w:val="baseline"/>
                      <w:lang w:val="en-US" w:eastAsia="zh-CN"/>
                    </w:rPr>
                  </w:pPr>
                  <w:ins w:id="23" w:author="zhoujiansheng" w:date="2025-09-03T11:24:28Z">
                    <w:bookmarkStart w:id="0" w:name="OLE_LINK3"/>
                    <w:r>
                      <w:rPr>
                        <w:rFonts w:hint="eastAsia"/>
                        <w:color w:val="auto"/>
                        <w:vertAlign w:val="baseline"/>
                        <w:lang w:val="en-US" w:eastAsia="zh-CN"/>
                      </w:rPr>
                      <w:t>关联</w:t>
                    </w:r>
                  </w:ins>
                  <w:ins w:id="24" w:author="zhoujiansheng" w:date="2025-09-03T11:24:32Z">
                    <w:r>
                      <w:rPr>
                        <w:rFonts w:hint="eastAsia"/>
                        <w:color w:val="auto"/>
                        <w:vertAlign w:val="baseline"/>
                        <w:lang w:val="en-US" w:eastAsia="zh-CN"/>
                      </w:rPr>
                      <w:t>筛选</w:t>
                    </w:r>
                  </w:ins>
                  <w:ins w:id="25" w:author="zhoujiansheng" w:date="2025-09-03T11:24:34Z">
                    <w:r>
                      <w:rPr>
                        <w:rFonts w:hint="eastAsia"/>
                        <w:color w:val="auto"/>
                        <w:vertAlign w:val="baseline"/>
                        <w:lang w:val="en-US" w:eastAsia="zh-CN"/>
                      </w:rPr>
                      <w:t>条件</w:t>
                    </w:r>
                  </w:ins>
                  <w:ins w:id="26" w:author="zhoujiansheng" w:date="2025-09-03T11:26:01Z">
                    <w:r>
                      <w:rPr>
                        <w:rFonts w:hint="eastAsia"/>
                        <w:color w:val="auto"/>
                        <w:vertAlign w:val="baseline"/>
                        <w:lang w:val="en-US" w:eastAsia="zh-CN"/>
                      </w:rPr>
                      <w:t>。</w:t>
                    </w:r>
                  </w:ins>
                  <w:ins w:id="27" w:author="zhoujiansheng" w:date="2025-09-03T11:26:05Z">
                    <w:r>
                      <w:rPr>
                        <w:rFonts w:hint="eastAsia"/>
                        <w:color w:val="auto"/>
                        <w:vertAlign w:val="baseline"/>
                        <w:lang w:val="en-US" w:eastAsia="zh-CN"/>
                      </w:rPr>
                      <w:t>若</w:t>
                    </w:r>
                  </w:ins>
                  <w:ins w:id="28" w:author="zhoujiansheng" w:date="2025-09-03T11:26:06Z">
                    <w:r>
                      <w:rPr>
                        <w:rFonts w:hint="eastAsia"/>
                        <w:color w:val="auto"/>
                        <w:vertAlign w:val="baseline"/>
                        <w:lang w:val="en-US" w:eastAsia="zh-CN"/>
                      </w:rPr>
                      <w:t>FS</w:t>
                    </w:r>
                  </w:ins>
                  <w:ins w:id="29" w:author="zhoujiansheng" w:date="2025-09-03T11:26:07Z">
                    <w:r>
                      <w:rPr>
                        <w:rFonts w:hint="eastAsia"/>
                        <w:color w:val="auto"/>
                        <w:vertAlign w:val="baseline"/>
                        <w:lang w:val="en-US" w:eastAsia="zh-CN"/>
                      </w:rPr>
                      <w:t>U</w:t>
                    </w:r>
                  </w:ins>
                  <w:ins w:id="30" w:author="zhoujiansheng" w:date="2025-09-03T11:26:08Z">
                    <w:r>
                      <w:rPr>
                        <w:rFonts w:hint="eastAsia"/>
                        <w:color w:val="auto"/>
                        <w:vertAlign w:val="baseline"/>
                        <w:lang w:val="en-US" w:eastAsia="zh-CN"/>
                      </w:rPr>
                      <w:t>现网</w:t>
                    </w:r>
                  </w:ins>
                  <w:ins w:id="31" w:author="zhoujiansheng" w:date="2025-09-03T11:26:10Z">
                    <w:r>
                      <w:rPr>
                        <w:rFonts w:hint="eastAsia"/>
                        <w:color w:val="auto"/>
                        <w:vertAlign w:val="baseline"/>
                        <w:lang w:val="en-US" w:eastAsia="zh-CN"/>
                      </w:rPr>
                      <w:t>版本</w:t>
                    </w:r>
                  </w:ins>
                  <w:ins w:id="32" w:author="zhoujiansheng" w:date="2025-09-03T11:26:12Z">
                    <w:r>
                      <w:rPr>
                        <w:rFonts w:hint="eastAsia"/>
                        <w:color w:val="auto"/>
                        <w:vertAlign w:val="baseline"/>
                        <w:lang w:val="en-US" w:eastAsia="zh-CN"/>
                      </w:rPr>
                      <w:t>与</w:t>
                    </w:r>
                  </w:ins>
                  <w:ins w:id="33" w:author="zhoujiansheng" w:date="2025-09-03T11:26:14Z">
                    <w:r>
                      <w:rPr>
                        <w:rFonts w:hint="eastAsia"/>
                        <w:color w:val="auto"/>
                        <w:vertAlign w:val="baseline"/>
                        <w:lang w:val="en-US" w:eastAsia="zh-CN"/>
                      </w:rPr>
                      <w:t>FSU</w:t>
                    </w:r>
                  </w:ins>
                  <w:ins w:id="34" w:author="zhoujiansheng" w:date="2025-09-03T11:26:16Z">
                    <w:r>
                      <w:rPr>
                        <w:rFonts w:hint="eastAsia"/>
                        <w:color w:val="auto"/>
                        <w:vertAlign w:val="baseline"/>
                        <w:lang w:val="en-US" w:eastAsia="zh-CN"/>
                      </w:rPr>
                      <w:t>要求</w:t>
                    </w:r>
                  </w:ins>
                  <w:ins w:id="35" w:author="zhoujiansheng" w:date="2025-09-03T11:26:17Z">
                    <w:r>
                      <w:rPr>
                        <w:rFonts w:hint="eastAsia"/>
                        <w:color w:val="auto"/>
                        <w:vertAlign w:val="baseline"/>
                        <w:lang w:val="en-US" w:eastAsia="zh-CN"/>
                      </w:rPr>
                      <w:t>版本</w:t>
                    </w:r>
                  </w:ins>
                  <w:ins w:id="36" w:author="zhoujiansheng" w:date="2025-09-03T11:26:18Z">
                    <w:r>
                      <w:rPr>
                        <w:rFonts w:hint="eastAsia"/>
                        <w:color w:val="auto"/>
                        <w:vertAlign w:val="baseline"/>
                        <w:lang w:val="en-US" w:eastAsia="zh-CN"/>
                      </w:rPr>
                      <w:t>不一致</w:t>
                    </w:r>
                  </w:ins>
                  <w:ins w:id="37" w:author="zhoujiansheng" w:date="2025-09-03T11:26:19Z">
                    <w:r>
                      <w:rPr>
                        <w:rFonts w:hint="eastAsia"/>
                        <w:color w:val="auto"/>
                        <w:vertAlign w:val="baseline"/>
                        <w:lang w:val="en-US" w:eastAsia="zh-CN"/>
                      </w:rPr>
                      <w:t>，</w:t>
                    </w:r>
                  </w:ins>
                  <w:ins w:id="38" w:author="zhoujiansheng" w:date="2025-09-03T11:26:20Z">
                    <w:r>
                      <w:rPr>
                        <w:rFonts w:hint="eastAsia"/>
                        <w:color w:val="auto"/>
                        <w:vertAlign w:val="baseline"/>
                        <w:lang w:val="en-US" w:eastAsia="zh-CN"/>
                      </w:rPr>
                      <w:t>则</w:t>
                    </w:r>
                  </w:ins>
                  <w:ins w:id="39" w:author="zhoujiansheng" w:date="2025-09-03T11:26:21Z">
                    <w:r>
                      <w:rPr>
                        <w:rFonts w:hint="eastAsia"/>
                        <w:color w:val="auto"/>
                        <w:vertAlign w:val="baseline"/>
                        <w:lang w:val="en-US" w:eastAsia="zh-CN"/>
                      </w:rPr>
                      <w:t>判断</w:t>
                    </w:r>
                  </w:ins>
                  <w:ins w:id="40" w:author="zhoujiansheng" w:date="2025-09-03T11:26:23Z">
                    <w:r>
                      <w:rPr>
                        <w:rFonts w:hint="eastAsia"/>
                        <w:color w:val="auto"/>
                        <w:vertAlign w:val="baseline"/>
                        <w:lang w:val="en-US" w:eastAsia="zh-CN"/>
                      </w:rPr>
                      <w:t>为</w:t>
                    </w:r>
                  </w:ins>
                  <w:ins w:id="41" w:author="zhoujiansheng" w:date="2025-09-03T11:26:24Z">
                    <w:r>
                      <w:rPr>
                        <w:rFonts w:hint="eastAsia"/>
                        <w:color w:val="auto"/>
                        <w:vertAlign w:val="baseline"/>
                        <w:lang w:val="en-US" w:eastAsia="zh-CN"/>
                      </w:rPr>
                      <w:t>不符合</w:t>
                    </w:r>
                  </w:ins>
                  <w:ins w:id="42" w:author="zhoujiansheng" w:date="2025-09-03T11:26:54Z">
                    <w:r>
                      <w:rPr>
                        <w:rFonts w:hint="eastAsia"/>
                        <w:color w:val="auto"/>
                        <w:vertAlign w:val="baseline"/>
                        <w:lang w:val="en-US" w:eastAsia="zh-CN"/>
                      </w:rPr>
                      <w:t>；</w:t>
                    </w:r>
                  </w:ins>
                  <w:ins w:id="43" w:author="zhoujiansheng" w:date="2025-09-03T11:26:55Z">
                    <w:r>
                      <w:rPr>
                        <w:rFonts w:hint="eastAsia"/>
                        <w:color w:val="auto"/>
                        <w:vertAlign w:val="baseline"/>
                        <w:lang w:val="en-US" w:eastAsia="zh-CN"/>
                      </w:rPr>
                      <w:t>一致</w:t>
                    </w:r>
                  </w:ins>
                  <w:ins w:id="44" w:author="zhoujiansheng" w:date="2025-09-03T11:26:56Z">
                    <w:r>
                      <w:rPr>
                        <w:rFonts w:hint="eastAsia"/>
                        <w:color w:val="auto"/>
                        <w:vertAlign w:val="baseline"/>
                        <w:lang w:val="en-US" w:eastAsia="zh-CN"/>
                      </w:rPr>
                      <w:t>则</w:t>
                    </w:r>
                  </w:ins>
                  <w:ins w:id="45" w:author="zhoujiansheng" w:date="2025-09-03T11:27:05Z">
                    <w:r>
                      <w:rPr>
                        <w:rFonts w:hint="eastAsia"/>
                        <w:color w:val="auto"/>
                        <w:vertAlign w:val="baseline"/>
                        <w:lang w:val="en-US" w:eastAsia="zh-CN"/>
                      </w:rPr>
                      <w:t>判断</w:t>
                    </w:r>
                  </w:ins>
                  <w:ins w:id="46" w:author="zhoujiansheng" w:date="2025-09-03T11:27:06Z">
                    <w:r>
                      <w:rPr>
                        <w:rFonts w:hint="eastAsia"/>
                        <w:color w:val="auto"/>
                        <w:vertAlign w:val="baseline"/>
                        <w:lang w:val="en-US" w:eastAsia="zh-CN"/>
                      </w:rPr>
                      <w:t>为</w:t>
                    </w:r>
                  </w:ins>
                  <w:ins w:id="47" w:author="zhoujiansheng" w:date="2025-09-03T11:27:07Z">
                    <w:r>
                      <w:rPr>
                        <w:rFonts w:hint="eastAsia"/>
                        <w:color w:val="auto"/>
                        <w:vertAlign w:val="baseline"/>
                        <w:lang w:val="en-US" w:eastAsia="zh-CN"/>
                      </w:rPr>
                      <w:t>符合。</w:t>
                    </w:r>
                    <w:bookmarkEnd w:id="0"/>
                  </w:ins>
                </w:p>
              </w:tc>
            </w:tr>
          </w:tbl>
          <w:p>
            <w:pPr>
              <w:pStyle w:val="5"/>
              <w:numPr>
                <w:ilvl w:val="0"/>
                <w:numId w:val="0"/>
              </w:numPr>
              <w:rPr>
                <w:ins w:id="48" w:author="zhoujiansheng" w:date="2025-09-03T11:27:16Z"/>
                <w:rFonts w:hint="eastAsia"/>
                <w:color w:val="auto"/>
                <w:sz w:val="22"/>
                <w:szCs w:val="22"/>
                <w:highlight w:val="none"/>
                <w:lang w:val="en-US" w:eastAsia="zh-CN"/>
              </w:rPr>
            </w:pPr>
          </w:p>
          <w:p>
            <w:pPr>
              <w:pStyle w:val="5"/>
              <w:numPr>
                <w:ilvl w:val="0"/>
                <w:numId w:val="0"/>
              </w:numPr>
              <w:rPr>
                <w:ins w:id="49" w:author="zhoujiansheng" w:date="2025-09-03T11:27:17Z"/>
                <w:rFonts w:hint="default"/>
                <w:color w:val="auto"/>
                <w:sz w:val="22"/>
                <w:szCs w:val="22"/>
                <w:highlight w:val="none"/>
                <w:lang w:val="en-US" w:eastAsia="zh-CN"/>
              </w:rPr>
            </w:pPr>
            <w:ins w:id="50" w:author="zhoujiansheng" w:date="2025-09-03T11:27:26Z">
              <w:r>
                <w:rPr>
                  <w:rFonts w:hint="eastAsia"/>
                  <w:color w:val="auto"/>
                  <w:sz w:val="22"/>
                  <w:szCs w:val="22"/>
                  <w:highlight w:val="none"/>
                  <w:lang w:val="en-US" w:eastAsia="zh-CN"/>
                </w:rPr>
                <w:t>页面中</w:t>
              </w:r>
            </w:ins>
            <w:ins w:id="51" w:author="zhoujiansheng" w:date="2025-09-03T11:27:27Z">
              <w:r>
                <w:rPr>
                  <w:rFonts w:hint="eastAsia"/>
                  <w:color w:val="auto"/>
                  <w:sz w:val="22"/>
                  <w:szCs w:val="22"/>
                  <w:highlight w:val="none"/>
                  <w:lang w:val="en-US" w:eastAsia="zh-CN"/>
                </w:rPr>
                <w:t>的</w:t>
              </w:r>
            </w:ins>
            <w:ins w:id="52" w:author="zhoujiansheng" w:date="2025-09-03T11:27:31Z">
              <w:r>
                <w:rPr>
                  <w:rFonts w:hint="eastAsia"/>
                  <w:color w:val="auto"/>
                  <w:sz w:val="22"/>
                  <w:szCs w:val="22"/>
                  <w:highlight w:val="none"/>
                  <w:lang w:val="en-US" w:eastAsia="zh-CN"/>
                </w:rPr>
                <w:t>全部</w:t>
              </w:r>
            </w:ins>
            <w:ins w:id="53" w:author="zhoujiansheng" w:date="2025-09-03T11:27:33Z">
              <w:r>
                <w:rPr>
                  <w:rFonts w:hint="eastAsia"/>
                  <w:color w:val="auto"/>
                  <w:sz w:val="22"/>
                  <w:szCs w:val="22"/>
                  <w:highlight w:val="none"/>
                  <w:lang w:val="en-US" w:eastAsia="zh-CN"/>
                </w:rPr>
                <w:t>导出</w:t>
              </w:r>
            </w:ins>
            <w:ins w:id="54" w:author="zhoujiansheng" w:date="2025-09-03T11:27:34Z">
              <w:r>
                <w:rPr>
                  <w:rFonts w:hint="eastAsia"/>
                  <w:color w:val="auto"/>
                  <w:sz w:val="22"/>
                  <w:szCs w:val="22"/>
                  <w:highlight w:val="none"/>
                  <w:lang w:val="en-US" w:eastAsia="zh-CN"/>
                </w:rPr>
                <w:t>按钮和</w:t>
              </w:r>
            </w:ins>
            <w:ins w:id="55" w:author="zhoujiansheng" w:date="2025-09-03T11:27:37Z">
              <w:r>
                <w:rPr>
                  <w:rFonts w:hint="eastAsia"/>
                  <w:color w:val="auto"/>
                  <w:sz w:val="22"/>
                  <w:szCs w:val="22"/>
                  <w:highlight w:val="none"/>
                  <w:lang w:val="en-US" w:eastAsia="zh-CN"/>
                </w:rPr>
                <w:t>导出</w:t>
              </w:r>
            </w:ins>
            <w:ins w:id="56" w:author="zhoujiansheng" w:date="2025-09-03T11:27:39Z">
              <w:r>
                <w:rPr>
                  <w:rFonts w:hint="eastAsia"/>
                  <w:color w:val="auto"/>
                  <w:sz w:val="22"/>
                  <w:szCs w:val="22"/>
                  <w:highlight w:val="none"/>
                  <w:lang w:val="en-US" w:eastAsia="zh-CN"/>
                </w:rPr>
                <w:t>不符合</w:t>
              </w:r>
            </w:ins>
            <w:ins w:id="57" w:author="zhoujiansheng" w:date="2025-09-03T11:27:40Z">
              <w:r>
                <w:rPr>
                  <w:rFonts w:hint="eastAsia"/>
                  <w:color w:val="auto"/>
                  <w:sz w:val="22"/>
                  <w:szCs w:val="22"/>
                  <w:highlight w:val="none"/>
                  <w:lang w:val="en-US" w:eastAsia="zh-CN"/>
                </w:rPr>
                <w:t>按钮</w:t>
              </w:r>
            </w:ins>
            <w:ins w:id="58" w:author="zhoujiansheng" w:date="2025-09-03T11:27:43Z">
              <w:r>
                <w:rPr>
                  <w:rFonts w:hint="eastAsia"/>
                  <w:color w:val="auto"/>
                  <w:sz w:val="22"/>
                  <w:szCs w:val="22"/>
                  <w:highlight w:val="none"/>
                  <w:lang w:val="en-US" w:eastAsia="zh-CN"/>
                </w:rPr>
                <w:t>，</w:t>
              </w:r>
            </w:ins>
            <w:ins w:id="59" w:author="zhoujiansheng" w:date="2025-09-03T11:27:46Z">
              <w:r>
                <w:rPr>
                  <w:rFonts w:hint="eastAsia"/>
                  <w:color w:val="auto"/>
                  <w:sz w:val="22"/>
                  <w:szCs w:val="22"/>
                  <w:highlight w:val="none"/>
                  <w:lang w:val="en-US" w:eastAsia="zh-CN"/>
                </w:rPr>
                <w:t>合并</w:t>
              </w:r>
            </w:ins>
            <w:ins w:id="60" w:author="zhoujiansheng" w:date="2025-09-03T11:27:47Z">
              <w:r>
                <w:rPr>
                  <w:rFonts w:hint="eastAsia"/>
                  <w:color w:val="auto"/>
                  <w:sz w:val="22"/>
                  <w:szCs w:val="22"/>
                  <w:highlight w:val="none"/>
                  <w:lang w:val="en-US" w:eastAsia="zh-CN"/>
                </w:rPr>
                <w:t>为</w:t>
              </w:r>
            </w:ins>
            <w:ins w:id="61" w:author="zhoujiansheng" w:date="2025-09-03T11:27:48Z">
              <w:r>
                <w:rPr>
                  <w:rFonts w:hint="eastAsia"/>
                  <w:color w:val="auto"/>
                  <w:sz w:val="22"/>
                  <w:szCs w:val="22"/>
                  <w:highlight w:val="none"/>
                  <w:lang w:val="en-US" w:eastAsia="zh-CN"/>
                </w:rPr>
                <w:t>一个</w:t>
              </w:r>
            </w:ins>
            <w:ins w:id="62" w:author="zhoujiansheng" w:date="2025-09-03T11:27:49Z">
              <w:r>
                <w:rPr>
                  <w:rFonts w:hint="eastAsia"/>
                  <w:color w:val="auto"/>
                  <w:sz w:val="22"/>
                  <w:szCs w:val="22"/>
                  <w:highlight w:val="none"/>
                  <w:lang w:val="en-US" w:eastAsia="zh-CN"/>
                </w:rPr>
                <w:t>导出</w:t>
              </w:r>
            </w:ins>
            <w:ins w:id="63" w:author="zhoujiansheng" w:date="2025-09-03T11:27:50Z">
              <w:r>
                <w:rPr>
                  <w:rFonts w:hint="eastAsia"/>
                  <w:color w:val="auto"/>
                  <w:sz w:val="22"/>
                  <w:szCs w:val="22"/>
                  <w:highlight w:val="none"/>
                  <w:lang w:val="en-US" w:eastAsia="zh-CN"/>
                </w:rPr>
                <w:t>按钮。</w:t>
              </w:r>
            </w:ins>
            <w:ins w:id="64" w:author="zhoujiansheng" w:date="2025-09-03T11:27:54Z">
              <w:r>
                <w:rPr>
                  <w:rFonts w:hint="eastAsia"/>
                  <w:color w:val="auto"/>
                  <w:sz w:val="22"/>
                  <w:szCs w:val="22"/>
                  <w:highlight w:val="none"/>
                  <w:lang w:val="en-US" w:eastAsia="zh-CN"/>
                </w:rPr>
                <w:t>导出</w:t>
              </w:r>
            </w:ins>
            <w:ins w:id="65" w:author="zhoujiansheng" w:date="2025-09-03T11:28:01Z">
              <w:r>
                <w:rPr>
                  <w:rFonts w:hint="eastAsia"/>
                  <w:color w:val="auto"/>
                  <w:sz w:val="22"/>
                  <w:szCs w:val="22"/>
                  <w:highlight w:val="none"/>
                  <w:lang w:val="en-US" w:eastAsia="zh-CN"/>
                </w:rPr>
                <w:t>筛选</w:t>
              </w:r>
            </w:ins>
            <w:ins w:id="66" w:author="zhoujiansheng" w:date="2025-09-03T11:28:02Z">
              <w:r>
                <w:rPr>
                  <w:rFonts w:hint="eastAsia"/>
                  <w:color w:val="auto"/>
                  <w:sz w:val="22"/>
                  <w:szCs w:val="22"/>
                  <w:highlight w:val="none"/>
                  <w:lang w:val="en-US" w:eastAsia="zh-CN"/>
                </w:rPr>
                <w:t>条件</w:t>
              </w:r>
            </w:ins>
            <w:ins w:id="67" w:author="zhoujiansheng" w:date="2025-09-03T11:28:03Z">
              <w:r>
                <w:rPr>
                  <w:rFonts w:hint="eastAsia"/>
                  <w:color w:val="auto"/>
                  <w:sz w:val="22"/>
                  <w:szCs w:val="22"/>
                  <w:highlight w:val="none"/>
                  <w:lang w:val="en-US" w:eastAsia="zh-CN"/>
                </w:rPr>
                <w:t>查询</w:t>
              </w:r>
            </w:ins>
            <w:ins w:id="68" w:author="zhoujiansheng" w:date="2025-09-03T11:28:05Z">
              <w:r>
                <w:rPr>
                  <w:rFonts w:hint="eastAsia"/>
                  <w:color w:val="auto"/>
                  <w:sz w:val="22"/>
                  <w:szCs w:val="22"/>
                  <w:highlight w:val="none"/>
                  <w:lang w:val="en-US" w:eastAsia="zh-CN"/>
                </w:rPr>
                <w:t>结果</w:t>
              </w:r>
            </w:ins>
            <w:ins w:id="69" w:author="zhoujiansheng" w:date="2025-09-03T11:28:06Z">
              <w:r>
                <w:rPr>
                  <w:rFonts w:hint="eastAsia"/>
                  <w:color w:val="auto"/>
                  <w:sz w:val="22"/>
                  <w:szCs w:val="22"/>
                  <w:highlight w:val="none"/>
                  <w:lang w:val="en-US" w:eastAsia="zh-CN"/>
                </w:rPr>
                <w:t>内容。</w:t>
              </w:r>
            </w:ins>
          </w:p>
          <w:p>
            <w:pPr>
              <w:pStyle w:val="5"/>
              <w:numPr>
                <w:ilvl w:val="0"/>
                <w:numId w:val="0"/>
              </w:numPr>
              <w:rPr>
                <w:ins w:id="70" w:author="zhoujiansheng" w:date="2025-09-03T11:27:21Z"/>
                <w:rFonts w:hint="eastAsia"/>
                <w:color w:val="auto"/>
                <w:sz w:val="22"/>
                <w:szCs w:val="22"/>
                <w:highlight w:val="none"/>
                <w:lang w:val="en-US" w:eastAsia="zh-CN"/>
              </w:rPr>
            </w:pPr>
            <w:ins w:id="71" w:author="zhoujiansheng" w:date="2025-09-03T11:28:59Z">
              <w:r>
                <w:rPr>
                  <w:rFonts w:hint="eastAsia"/>
                  <w:color w:val="auto"/>
                  <w:sz w:val="22"/>
                  <w:szCs w:val="22"/>
                  <w:highlight w:val="none"/>
                  <w:lang w:val="en-US" w:eastAsia="zh-CN"/>
                </w:rPr>
                <w:drawing>
                  <wp:inline distT="0" distB="0" distL="114300" distR="114300">
                    <wp:extent cx="5472430" cy="1343660"/>
                    <wp:effectExtent l="0" t="0" r="13970" b="12700"/>
                    <wp:docPr id="1" name="图片 1" descr="88bb15e2063f1e792ba4b7be78e39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8bb15e2063f1e792ba4b7be78e3903f"/>
                            <pic:cNvPicPr>
                              <a:picLocks noChangeAspect="1"/>
                            </pic:cNvPicPr>
                          </pic:nvPicPr>
                          <pic:blipFill>
                            <a:blip r:embed="rId8"/>
                            <a:stretch>
                              <a:fillRect/>
                            </a:stretch>
                          </pic:blipFill>
                          <pic:spPr>
                            <a:xfrm>
                              <a:off x="0" y="0"/>
                              <a:ext cx="5472430" cy="1343660"/>
                            </a:xfrm>
                            <a:prstGeom prst="rect">
                              <a:avLst/>
                            </a:prstGeom>
                          </pic:spPr>
                        </pic:pic>
                      </a:graphicData>
                    </a:graphic>
                  </wp:inline>
                </w:drawing>
              </w:r>
            </w:ins>
          </w:p>
          <w:p>
            <w:pPr>
              <w:pStyle w:val="5"/>
              <w:numPr>
                <w:ilvl w:val="0"/>
                <w:numId w:val="0"/>
              </w:numPr>
              <w:rPr>
                <w:rFonts w:hint="eastAsia"/>
                <w:color w:val="auto"/>
                <w:sz w:val="22"/>
                <w:szCs w:val="22"/>
                <w:highlight w:val="none"/>
                <w:lang w:val="en-US" w:eastAsia="zh-CN"/>
              </w:rPr>
            </w:pP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对于设备状态巡检结果详情表，分为两个TAB</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可查询可导出。</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TAB1 告警巡检表</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对于历史告警表、活动告警表，不符合任何一条巡检告警规则字段的设备进行导出，只要一个不满足就输出该条结果，并且该字段值标红；并给出该字段建议值 即巡检规则该字段设置值</w:t>
            </w:r>
          </w:p>
          <w:p>
            <w:pPr>
              <w:pStyle w:val="5"/>
              <w:numPr>
                <w:ilvl w:val="0"/>
                <w:numId w:val="0"/>
              </w:numPr>
              <w:rPr>
                <w:rFonts w:hint="eastAsia"/>
                <w:color w:val="auto"/>
                <w:sz w:val="22"/>
                <w:szCs w:val="22"/>
                <w:highlight w:val="none"/>
                <w:lang w:val="en-US" w:eastAsia="zh-CN"/>
              </w:rPr>
            </w:pPr>
          </w:p>
          <w:p>
            <w:pPr>
              <w:pStyle w:val="5"/>
              <w:numPr>
                <w:ilvl w:val="0"/>
                <w:numId w:val="0"/>
              </w:numPr>
              <w:rPr>
                <w:rFonts w:hint="default"/>
                <w:color w:val="auto"/>
                <w:sz w:val="22"/>
                <w:szCs w:val="22"/>
                <w:highlight w:val="none"/>
                <w:lang w:val="en-US" w:eastAsia="zh-CN"/>
              </w:rPr>
            </w:pP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查询条件：日期范围、地市、区县、站点类型、站点名称、机房名称、设备类型、告警编码ID</w:t>
            </w:r>
            <w:ins w:id="73" w:author="zhoujiansheng" w:date="2025-09-03T11:39:50Z">
              <w:r>
                <w:rPr>
                  <w:rFonts w:hint="eastAsia"/>
                  <w:color w:val="auto"/>
                  <w:sz w:val="22"/>
                  <w:szCs w:val="22"/>
                  <w:highlight w:val="none"/>
                  <w:lang w:val="en-US" w:eastAsia="zh-CN"/>
                </w:rPr>
                <w:t>。</w:t>
              </w:r>
            </w:ins>
            <w:ins w:id="74" w:author="zhoujiansheng" w:date="2025-09-03T11:39:51Z">
              <w:r>
                <w:rPr>
                  <w:rFonts w:hint="eastAsia"/>
                  <w:color w:val="auto"/>
                  <w:sz w:val="22"/>
                  <w:szCs w:val="22"/>
                  <w:highlight w:val="none"/>
                  <w:lang w:val="en-US" w:eastAsia="zh-CN"/>
                </w:rPr>
                <w:t>增加巡检结果筛选条件，枚举值：符合/不符合，默认全部。</w:t>
              </w:r>
            </w:ins>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日期</w:t>
                  </w:r>
                </w:p>
              </w:tc>
              <w:tc>
                <w:tcPr>
                  <w:tcW w:w="6185" w:type="dxa"/>
                </w:tcPr>
                <w:p>
                  <w:pPr>
                    <w:rPr>
                      <w:rFonts w:hint="default"/>
                      <w:color w:val="auto"/>
                      <w:vertAlign w:val="baseline"/>
                      <w:lang w:val="en-US" w:eastAsia="zh-CN"/>
                    </w:rPr>
                  </w:pPr>
                  <w:r>
                    <w:rPr>
                      <w:rFonts w:hint="eastAsia"/>
                      <w:color w:val="auto"/>
                      <w:vertAlign w:val="baseline"/>
                      <w:lang w:val="en-US" w:eastAsia="zh-CN"/>
                    </w:rPr>
                    <w:t>巡检日期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地市</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区/县</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站点类型</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巡检范围的站点去关联站点类型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lang w:val="en-US" w:eastAsia="zh-CN"/>
                    </w:rPr>
                    <w:t>站点名称</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巡检范围的站点名称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lang w:val="en-US" w:eastAsia="zh-CN"/>
                    </w:rPr>
                    <w:t>机房名称</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巡检范围的机房名称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设备类型</w:t>
                  </w:r>
                </w:p>
              </w:tc>
              <w:tc>
                <w:tcPr>
                  <w:tcW w:w="6185" w:type="dxa"/>
                </w:tcPr>
                <w:p>
                  <w:pPr>
                    <w:rPr>
                      <w:rFonts w:hint="default"/>
                      <w:color w:val="auto"/>
                      <w:vertAlign w:val="baseline"/>
                      <w:lang w:val="en-US" w:eastAsia="zh-CN"/>
                    </w:rPr>
                  </w:pPr>
                  <w:r>
                    <w:rPr>
                      <w:rFonts w:hint="eastAsia"/>
                      <w:color w:val="auto"/>
                      <w:vertAlign w:val="baseline"/>
                      <w:lang w:val="en-US" w:eastAsia="zh-CN"/>
                    </w:rPr>
                    <w:t>该告警上报的设备类型关联告警规则设置的设备类型，是否一致；不一致则不符合巡检要求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设备名称</w:t>
                  </w:r>
                </w:p>
              </w:tc>
              <w:tc>
                <w:tcPr>
                  <w:tcW w:w="6185" w:type="dxa"/>
                </w:tcPr>
                <w:p>
                  <w:pPr>
                    <w:rPr>
                      <w:rFonts w:hint="default"/>
                      <w:color w:val="auto"/>
                      <w:vertAlign w:val="baseline"/>
                      <w:lang w:val="en-US" w:eastAsia="zh-CN"/>
                    </w:rPr>
                  </w:pPr>
                  <w:r>
                    <w:rPr>
                      <w:rFonts w:hint="eastAsia"/>
                      <w:color w:val="auto"/>
                      <w:vertAlign w:val="baseline"/>
                      <w:lang w:val="en-US" w:eastAsia="zh-CN"/>
                    </w:rPr>
                    <w:t>机房里的告警设备名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告警编码ID</w:t>
                  </w:r>
                </w:p>
              </w:tc>
              <w:tc>
                <w:tcPr>
                  <w:tcW w:w="6185" w:type="dxa"/>
                </w:tcPr>
                <w:p>
                  <w:pPr>
                    <w:rPr>
                      <w:rFonts w:hint="default"/>
                      <w:color w:val="auto"/>
                      <w:vertAlign w:val="baseline"/>
                      <w:lang w:val="en-US" w:eastAsia="zh-CN"/>
                    </w:rPr>
                  </w:pPr>
                  <w:r>
                    <w:rPr>
                      <w:rFonts w:hint="eastAsia"/>
                      <w:color w:val="auto"/>
                      <w:vertAlign w:val="baseline"/>
                      <w:lang w:val="en-US" w:eastAsia="zh-CN"/>
                    </w:rPr>
                    <w:t>上报告警编码ID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告警逻辑分类</w:t>
                  </w:r>
                </w:p>
              </w:tc>
              <w:tc>
                <w:tcPr>
                  <w:tcW w:w="6185" w:type="dxa"/>
                </w:tcPr>
                <w:p>
                  <w:pPr>
                    <w:rPr>
                      <w:rFonts w:hint="eastAsia"/>
                      <w:color w:val="auto"/>
                      <w:vertAlign w:val="baseline"/>
                      <w:lang w:val="en-US" w:eastAsia="zh-CN"/>
                    </w:rPr>
                  </w:pPr>
                  <w:r>
                    <w:rPr>
                      <w:rFonts w:hint="eastAsia"/>
                      <w:color w:val="auto"/>
                      <w:vertAlign w:val="baseline"/>
                      <w:lang w:val="en-US" w:eastAsia="zh-CN"/>
                    </w:rPr>
                    <w:t>该告警编码ID上报的告警逻辑分类关联告警规则设置的告警逻辑分类，是否一致；不一致则不符合巡检要求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告警名称</w:t>
                  </w:r>
                </w:p>
              </w:tc>
              <w:tc>
                <w:tcPr>
                  <w:tcW w:w="6185" w:type="dxa"/>
                </w:tcPr>
                <w:p>
                  <w:pPr>
                    <w:rPr>
                      <w:ins w:id="75" w:author="zhoujiansheng" w:date="2025-09-03T14:19:42Z"/>
                      <w:rFonts w:hint="default"/>
                      <w:color w:val="auto"/>
                      <w:vertAlign w:val="baseline"/>
                      <w:lang w:val="en-US" w:eastAsia="zh-CN"/>
                    </w:rPr>
                  </w:pPr>
                  <w:r>
                    <w:rPr>
                      <w:rFonts w:hint="eastAsia"/>
                      <w:color w:val="auto"/>
                      <w:vertAlign w:val="baseline"/>
                      <w:lang w:val="en-US" w:eastAsia="zh-CN"/>
                    </w:rPr>
                    <w:t>该告警编码ID上报的告警名称关联告警规则设置的告警标准名，是否一致 不一致则不符合巡检要求</w:t>
                  </w:r>
                  <w:ins w:id="76" w:author="zhoujiansheng" w:date="2025-09-03T14:19:41Z">
                    <w:r>
                      <w:rPr>
                        <w:rFonts w:hint="eastAsia"/>
                        <w:color w:val="auto"/>
                        <w:vertAlign w:val="baseline"/>
                        <w:lang w:val="en-US" w:eastAsia="zh-CN"/>
                      </w:rPr>
                      <w:t>。</w:t>
                    </w:r>
                  </w:ins>
                  <w:ins w:id="77" w:author="zhoujiansheng" w:date="2025-09-03T14:22:34Z">
                    <w:r>
                      <w:rPr>
                        <w:rFonts w:hint="eastAsia"/>
                        <w:color w:val="auto"/>
                        <w:vertAlign w:val="baseline"/>
                        <w:lang w:val="en-US" w:eastAsia="zh-CN"/>
                      </w:rPr>
                      <w:t>存在</w:t>
                    </w:r>
                  </w:ins>
                  <w:ins w:id="78" w:author="zhoujiansheng" w:date="2025-09-03T14:22:36Z">
                    <w:r>
                      <w:rPr>
                        <w:rFonts w:hint="eastAsia"/>
                        <w:color w:val="auto"/>
                        <w:vertAlign w:val="baseline"/>
                        <w:lang w:val="en-US" w:eastAsia="zh-CN"/>
                      </w:rPr>
                      <w:t>XX</w:t>
                    </w:r>
                  </w:ins>
                  <w:ins w:id="79" w:author="zhoujiansheng" w:date="2025-09-03T14:22:38Z">
                    <w:r>
                      <w:rPr>
                        <w:rFonts w:hint="eastAsia"/>
                        <w:color w:val="auto"/>
                        <w:vertAlign w:val="baseline"/>
                        <w:lang w:val="en-US" w:eastAsia="zh-CN"/>
                      </w:rPr>
                      <w:t>或X</w:t>
                    </w:r>
                  </w:ins>
                  <w:ins w:id="80" w:author="zhoujiansheng" w:date="2025-09-03T14:22:40Z">
                    <w:r>
                      <w:rPr>
                        <w:rFonts w:hint="eastAsia"/>
                        <w:color w:val="auto"/>
                        <w:vertAlign w:val="baseline"/>
                        <w:lang w:val="en-US" w:eastAsia="zh-CN"/>
                      </w:rPr>
                      <w:t>指代</w:t>
                    </w:r>
                  </w:ins>
                  <w:ins w:id="81" w:author="zhoujiansheng" w:date="2025-09-03T14:22:41Z">
                    <w:r>
                      <w:rPr>
                        <w:rFonts w:hint="eastAsia"/>
                        <w:color w:val="auto"/>
                        <w:vertAlign w:val="baseline"/>
                        <w:lang w:val="en-US" w:eastAsia="zh-CN"/>
                      </w:rPr>
                      <w:t>的</w:t>
                    </w:r>
                  </w:ins>
                  <w:ins w:id="82" w:author="zhoujiansheng" w:date="2025-09-03T14:22:46Z">
                    <w:r>
                      <w:rPr>
                        <w:rFonts w:hint="eastAsia"/>
                        <w:color w:val="auto"/>
                        <w:vertAlign w:val="baseline"/>
                        <w:lang w:val="en-US" w:eastAsia="zh-CN"/>
                      </w:rPr>
                      <w:t>时候，</w:t>
                    </w:r>
                  </w:ins>
                  <w:ins w:id="83" w:author="zhoujiansheng" w:date="2025-09-03T14:22:48Z">
                    <w:r>
                      <w:rPr>
                        <w:rFonts w:hint="eastAsia"/>
                        <w:color w:val="auto"/>
                        <w:vertAlign w:val="baseline"/>
                        <w:lang w:val="en-US" w:eastAsia="zh-CN"/>
                      </w:rPr>
                      <w:t>按</w:t>
                    </w:r>
                  </w:ins>
                  <w:ins w:id="84" w:author="zhoujiansheng" w:date="2025-09-03T14:22:50Z">
                    <w:r>
                      <w:rPr>
                        <w:rFonts w:hint="eastAsia"/>
                        <w:color w:val="auto"/>
                        <w:vertAlign w:val="baseline"/>
                        <w:lang w:val="en-US" w:eastAsia="zh-CN"/>
                      </w:rPr>
                      <w:t>如下</w:t>
                    </w:r>
                  </w:ins>
                  <w:ins w:id="85" w:author="zhoujiansheng" w:date="2025-09-03T14:22:51Z">
                    <w:r>
                      <w:rPr>
                        <w:rFonts w:hint="eastAsia"/>
                        <w:color w:val="auto"/>
                        <w:vertAlign w:val="baseline"/>
                        <w:lang w:val="en-US" w:eastAsia="zh-CN"/>
                      </w:rPr>
                      <w:t>规则</w:t>
                    </w:r>
                  </w:ins>
                  <w:ins w:id="86" w:author="zhoujiansheng" w:date="2025-09-03T14:22:53Z">
                    <w:r>
                      <w:rPr>
                        <w:rFonts w:hint="eastAsia"/>
                        <w:color w:val="auto"/>
                        <w:vertAlign w:val="baseline"/>
                        <w:lang w:val="en-US" w:eastAsia="zh-CN"/>
                      </w:rPr>
                      <w:t>校验</w:t>
                    </w:r>
                  </w:ins>
                  <w:ins w:id="87" w:author="zhoujiansheng" w:date="2025-09-03T14:22:54Z">
                    <w:r>
                      <w:rPr>
                        <w:rFonts w:hint="eastAsia"/>
                        <w:color w:val="auto"/>
                        <w:vertAlign w:val="baseline"/>
                        <w:lang w:val="en-US" w:eastAsia="zh-CN"/>
                      </w:rPr>
                      <w:t>是否</w:t>
                    </w:r>
                  </w:ins>
                  <w:ins w:id="88" w:author="zhoujiansheng" w:date="2025-09-03T14:22:55Z">
                    <w:r>
                      <w:rPr>
                        <w:rFonts w:hint="eastAsia"/>
                        <w:color w:val="auto"/>
                        <w:vertAlign w:val="baseline"/>
                        <w:lang w:val="en-US" w:eastAsia="zh-CN"/>
                      </w:rPr>
                      <w:t>符合</w:t>
                    </w:r>
                  </w:ins>
                  <w:ins w:id="89" w:author="zhoujiansheng" w:date="2025-09-03T14:22:56Z">
                    <w:r>
                      <w:rPr>
                        <w:rFonts w:hint="eastAsia"/>
                        <w:color w:val="auto"/>
                        <w:vertAlign w:val="baseline"/>
                        <w:lang w:val="en-US" w:eastAsia="zh-CN"/>
                      </w:rPr>
                      <w:t>：</w:t>
                    </w:r>
                  </w:ins>
                </w:p>
                <w:p>
                  <w:pPr>
                    <w:rPr>
                      <w:ins w:id="90" w:author="zhoujiansheng" w:date="2025-09-03T14:21:23Z"/>
                      <w:rFonts w:hint="eastAsia"/>
                      <w:color w:val="auto"/>
                      <w:vertAlign w:val="baseline"/>
                      <w:lang w:val="en-US" w:eastAsia="zh-CN"/>
                    </w:rPr>
                  </w:pPr>
                  <w:ins w:id="91" w:author="zhoujiansheng" w:date="2025-09-03T14:23:00Z">
                    <w:r>
                      <w:rPr>
                        <w:rFonts w:hint="eastAsia"/>
                        <w:color w:val="auto"/>
                        <w:vertAlign w:val="baseline"/>
                        <w:lang w:val="en-US" w:eastAsia="zh-CN"/>
                      </w:rPr>
                      <w:t>1</w:t>
                    </w:r>
                  </w:ins>
                  <w:ins w:id="92" w:author="zhoujiansheng" w:date="2025-09-03T14:23:05Z">
                    <w:r>
                      <w:rPr>
                        <w:rFonts w:hint="eastAsia"/>
                        <w:color w:val="auto"/>
                        <w:vertAlign w:val="baseline"/>
                        <w:lang w:val="en-US" w:eastAsia="zh-CN"/>
                      </w:rPr>
                      <w:t>、</w:t>
                    </w:r>
                  </w:ins>
                  <w:ins w:id="93" w:author="zhoujiansheng" w:date="2025-09-03T14:20:01Z">
                    <w:r>
                      <w:rPr>
                        <w:rFonts w:hint="eastAsia"/>
                        <w:color w:val="auto"/>
                        <w:vertAlign w:val="baseline"/>
                        <w:lang w:val="en-US" w:eastAsia="zh-CN"/>
                      </w:rPr>
                      <w:t>若</w:t>
                    </w:r>
                  </w:ins>
                  <w:ins w:id="94" w:author="zhoujiansheng" w:date="2025-09-03T14:20:02Z">
                    <w:r>
                      <w:rPr>
                        <w:rFonts w:hint="eastAsia"/>
                        <w:color w:val="auto"/>
                        <w:vertAlign w:val="baseline"/>
                        <w:lang w:val="en-US" w:eastAsia="zh-CN"/>
                      </w:rPr>
                      <w:t>告警</w:t>
                    </w:r>
                  </w:ins>
                  <w:ins w:id="95" w:author="zhoujiansheng" w:date="2025-09-03T14:20:03Z">
                    <w:r>
                      <w:rPr>
                        <w:rFonts w:hint="eastAsia"/>
                        <w:color w:val="auto"/>
                        <w:vertAlign w:val="baseline"/>
                        <w:lang w:val="en-US" w:eastAsia="zh-CN"/>
                      </w:rPr>
                      <w:t>标准</w:t>
                    </w:r>
                  </w:ins>
                  <w:ins w:id="96" w:author="zhoujiansheng" w:date="2025-09-03T14:20:04Z">
                    <w:r>
                      <w:rPr>
                        <w:rFonts w:hint="eastAsia"/>
                        <w:color w:val="auto"/>
                        <w:vertAlign w:val="baseline"/>
                        <w:lang w:val="en-US" w:eastAsia="zh-CN"/>
                      </w:rPr>
                      <w:t>名</w:t>
                    </w:r>
                  </w:ins>
                  <w:ins w:id="97" w:author="zhoujiansheng" w:date="2025-09-03T14:20:05Z">
                    <w:r>
                      <w:rPr>
                        <w:rFonts w:hint="eastAsia"/>
                        <w:color w:val="auto"/>
                        <w:vertAlign w:val="baseline"/>
                        <w:lang w:val="en-US" w:eastAsia="zh-CN"/>
                      </w:rPr>
                      <w:t>中，</w:t>
                    </w:r>
                  </w:ins>
                  <w:ins w:id="98" w:author="zhoujiansheng" w:date="2025-09-03T14:20:10Z">
                    <w:r>
                      <w:rPr>
                        <w:rFonts w:hint="eastAsia"/>
                        <w:color w:val="auto"/>
                        <w:vertAlign w:val="baseline"/>
                        <w:lang w:val="en-US" w:eastAsia="zh-CN"/>
                      </w:rPr>
                      <w:t>存在</w:t>
                    </w:r>
                  </w:ins>
                  <w:ins w:id="99" w:author="zhoujiansheng" w:date="2025-09-03T14:20:22Z">
                    <w:r>
                      <w:rPr>
                        <w:rFonts w:hint="eastAsia"/>
                        <w:color w:val="auto"/>
                        <w:vertAlign w:val="baseline"/>
                        <w:lang w:val="en-US" w:eastAsia="zh-CN"/>
                      </w:rPr>
                      <w:t>编号</w:t>
                    </w:r>
                  </w:ins>
                  <w:ins w:id="100" w:author="zhoujiansheng" w:date="2025-09-03T14:20:23Z">
                    <w:r>
                      <w:rPr>
                        <w:rFonts w:hint="eastAsia"/>
                        <w:color w:val="auto"/>
                        <w:vertAlign w:val="baseline"/>
                        <w:lang w:val="en-US" w:eastAsia="zh-CN"/>
                      </w:rPr>
                      <w:t>XX</w:t>
                    </w:r>
                  </w:ins>
                  <w:ins w:id="101" w:author="zhoujiansheng" w:date="2025-09-03T14:20:24Z">
                    <w:r>
                      <w:rPr>
                        <w:rFonts w:hint="eastAsia"/>
                        <w:color w:val="auto"/>
                        <w:vertAlign w:val="baseline"/>
                        <w:lang w:val="en-US" w:eastAsia="zh-CN"/>
                      </w:rPr>
                      <w:t>的</w:t>
                    </w:r>
                  </w:ins>
                  <w:ins w:id="102" w:author="zhoujiansheng" w:date="2025-09-03T14:20:26Z">
                    <w:r>
                      <w:rPr>
                        <w:rFonts w:hint="eastAsia"/>
                        <w:color w:val="auto"/>
                        <w:vertAlign w:val="baseline"/>
                        <w:lang w:val="en-US" w:eastAsia="zh-CN"/>
                      </w:rPr>
                      <w:t>指代</w:t>
                    </w:r>
                  </w:ins>
                  <w:ins w:id="103" w:author="zhoujiansheng" w:date="2025-09-03T14:20:27Z">
                    <w:r>
                      <w:rPr>
                        <w:rFonts w:hint="eastAsia"/>
                        <w:color w:val="auto"/>
                        <w:vertAlign w:val="baseline"/>
                        <w:lang w:val="en-US" w:eastAsia="zh-CN"/>
                      </w:rPr>
                      <w:t>，</w:t>
                    </w:r>
                  </w:ins>
                  <w:ins w:id="104" w:author="zhoujiansheng" w:date="2025-09-03T14:20:32Z">
                    <w:r>
                      <w:rPr>
                        <w:rFonts w:hint="eastAsia"/>
                        <w:color w:val="auto"/>
                        <w:vertAlign w:val="baseline"/>
                        <w:lang w:val="en-US" w:eastAsia="zh-CN"/>
                      </w:rPr>
                      <w:t>则</w:t>
                    </w:r>
                  </w:ins>
                  <w:ins w:id="105" w:author="zhoujiansheng" w:date="2025-09-03T14:20:35Z">
                    <w:r>
                      <w:rPr>
                        <w:rFonts w:hint="eastAsia"/>
                        <w:color w:val="auto"/>
                        <w:vertAlign w:val="baseline"/>
                        <w:lang w:val="en-US" w:eastAsia="zh-CN"/>
                      </w:rPr>
                      <w:t>实际</w:t>
                    </w:r>
                  </w:ins>
                  <w:ins w:id="106" w:author="zhoujiansheng" w:date="2025-09-03T14:20:36Z">
                    <w:r>
                      <w:rPr>
                        <w:rFonts w:hint="eastAsia"/>
                        <w:color w:val="auto"/>
                        <w:vertAlign w:val="baseline"/>
                        <w:lang w:val="en-US" w:eastAsia="zh-CN"/>
                      </w:rPr>
                      <w:t>告警</w:t>
                    </w:r>
                  </w:ins>
                  <w:ins w:id="107" w:author="zhoujiansheng" w:date="2025-09-03T14:20:38Z">
                    <w:r>
                      <w:rPr>
                        <w:rFonts w:hint="eastAsia"/>
                        <w:color w:val="auto"/>
                        <w:vertAlign w:val="baseline"/>
                        <w:lang w:val="en-US" w:eastAsia="zh-CN"/>
                      </w:rPr>
                      <w:t>名称</w:t>
                    </w:r>
                  </w:ins>
                  <w:ins w:id="108" w:author="zhoujiansheng" w:date="2025-09-03T14:20:39Z">
                    <w:r>
                      <w:rPr>
                        <w:rFonts w:hint="eastAsia"/>
                        <w:color w:val="auto"/>
                        <w:vertAlign w:val="baseline"/>
                        <w:lang w:val="en-US" w:eastAsia="zh-CN"/>
                      </w:rPr>
                      <w:t>中</w:t>
                    </w:r>
                  </w:ins>
                  <w:ins w:id="109" w:author="zhoujiansheng" w:date="2025-09-03T14:20:51Z">
                    <w:r>
                      <w:rPr>
                        <w:rFonts w:hint="eastAsia"/>
                        <w:color w:val="auto"/>
                        <w:vertAlign w:val="baseline"/>
                        <w:lang w:val="en-US" w:eastAsia="zh-CN"/>
                      </w:rPr>
                      <w:t>应</w:t>
                    </w:r>
                  </w:ins>
                  <w:ins w:id="110" w:author="zhoujiansheng" w:date="2025-09-03T14:20:52Z">
                    <w:r>
                      <w:rPr>
                        <w:rFonts w:hint="eastAsia"/>
                        <w:color w:val="auto"/>
                        <w:vertAlign w:val="baseline"/>
                        <w:lang w:val="en-US" w:eastAsia="zh-CN"/>
                      </w:rPr>
                      <w:t>有</w:t>
                    </w:r>
                  </w:ins>
                  <w:ins w:id="111" w:author="zhoujiansheng" w:date="2025-09-03T14:20:55Z">
                    <w:r>
                      <w:rPr>
                        <w:rFonts w:hint="eastAsia"/>
                        <w:color w:val="auto"/>
                        <w:vertAlign w:val="baseline"/>
                        <w:lang w:val="en-US" w:eastAsia="zh-CN"/>
                      </w:rPr>
                      <w:t>对应</w:t>
                    </w:r>
                  </w:ins>
                  <w:ins w:id="112" w:author="zhoujiansheng" w:date="2025-09-03T14:20:57Z">
                    <w:r>
                      <w:rPr>
                        <w:rFonts w:hint="eastAsia"/>
                        <w:color w:val="auto"/>
                        <w:vertAlign w:val="baseline"/>
                        <w:lang w:val="en-US" w:eastAsia="zh-CN"/>
                      </w:rPr>
                      <w:t>数值</w:t>
                    </w:r>
                  </w:ins>
                  <w:ins w:id="113" w:author="zhoujiansheng" w:date="2025-09-03T14:20:59Z">
                    <w:r>
                      <w:rPr>
                        <w:rFonts w:hint="eastAsia"/>
                        <w:color w:val="auto"/>
                        <w:vertAlign w:val="baseline"/>
                        <w:lang w:val="en-US" w:eastAsia="zh-CN"/>
                      </w:rPr>
                      <w:t>，</w:t>
                    </w:r>
                  </w:ins>
                  <w:ins w:id="114" w:author="zhoujiansheng" w:date="2025-09-03T14:21:03Z">
                    <w:r>
                      <w:rPr>
                        <w:rFonts w:hint="eastAsia"/>
                        <w:color w:val="auto"/>
                        <w:vertAlign w:val="baseline"/>
                        <w:lang w:val="en-US" w:eastAsia="zh-CN"/>
                      </w:rPr>
                      <w:t>要求</w:t>
                    </w:r>
                  </w:ins>
                  <w:ins w:id="115" w:author="zhoujiansheng" w:date="2025-09-03T14:21:05Z">
                    <w:r>
                      <w:rPr>
                        <w:rFonts w:hint="eastAsia"/>
                        <w:color w:val="auto"/>
                        <w:vertAlign w:val="baseline"/>
                        <w:lang w:val="en-US" w:eastAsia="zh-CN"/>
                      </w:rPr>
                      <w:t>XX</w:t>
                    </w:r>
                  </w:ins>
                  <w:ins w:id="116" w:author="zhoujiansheng" w:date="2025-09-03T14:21:08Z">
                    <w:r>
                      <w:rPr>
                        <w:rFonts w:hint="eastAsia"/>
                        <w:color w:val="auto"/>
                        <w:vertAlign w:val="baseline"/>
                        <w:lang w:val="en-US" w:eastAsia="zh-CN"/>
                      </w:rPr>
                      <w:t>对应的</w:t>
                    </w:r>
                  </w:ins>
                  <w:ins w:id="117" w:author="zhoujiansheng" w:date="2025-09-03T14:21:09Z">
                    <w:r>
                      <w:rPr>
                        <w:rFonts w:hint="eastAsia"/>
                        <w:color w:val="auto"/>
                        <w:vertAlign w:val="baseline"/>
                        <w:lang w:val="en-US" w:eastAsia="zh-CN"/>
                      </w:rPr>
                      <w:t>必须是</w:t>
                    </w:r>
                  </w:ins>
                  <w:ins w:id="118" w:author="zhoujiansheng" w:date="2025-09-03T14:21:11Z">
                    <w:r>
                      <w:rPr>
                        <w:rFonts w:hint="eastAsia"/>
                        <w:color w:val="auto"/>
                        <w:vertAlign w:val="baseline"/>
                        <w:lang w:val="en-US" w:eastAsia="zh-CN"/>
                      </w:rPr>
                      <w:t>两位</w:t>
                    </w:r>
                  </w:ins>
                  <w:ins w:id="119" w:author="zhoujiansheng" w:date="2025-09-03T14:21:12Z">
                    <w:r>
                      <w:rPr>
                        <w:rFonts w:hint="eastAsia"/>
                        <w:color w:val="auto"/>
                        <w:vertAlign w:val="baseline"/>
                        <w:lang w:val="en-US" w:eastAsia="zh-CN"/>
                      </w:rPr>
                      <w:t>数</w:t>
                    </w:r>
                  </w:ins>
                  <w:ins w:id="120" w:author="zhoujiansheng" w:date="2025-09-03T14:21:14Z">
                    <w:r>
                      <w:rPr>
                        <w:rFonts w:hint="eastAsia"/>
                        <w:color w:val="auto"/>
                        <w:vertAlign w:val="baseline"/>
                        <w:lang w:val="en-US" w:eastAsia="zh-CN"/>
                      </w:rPr>
                      <w:t>且</w:t>
                    </w:r>
                  </w:ins>
                  <w:ins w:id="121" w:author="zhoujiansheng" w:date="2025-09-03T14:21:16Z">
                    <w:r>
                      <w:rPr>
                        <w:rFonts w:hint="eastAsia"/>
                        <w:color w:val="auto"/>
                        <w:vertAlign w:val="baseline"/>
                        <w:lang w:val="en-US" w:eastAsia="zh-CN"/>
                      </w:rPr>
                      <w:t>不能</w:t>
                    </w:r>
                  </w:ins>
                  <w:ins w:id="122" w:author="zhoujiansheng" w:date="2025-09-03T14:21:17Z">
                    <w:r>
                      <w:rPr>
                        <w:rFonts w:hint="eastAsia"/>
                        <w:color w:val="auto"/>
                        <w:vertAlign w:val="baseline"/>
                        <w:lang w:val="en-US" w:eastAsia="zh-CN"/>
                      </w:rPr>
                      <w:t>是</w:t>
                    </w:r>
                  </w:ins>
                  <w:ins w:id="123" w:author="zhoujiansheng" w:date="2025-09-03T14:21:18Z">
                    <w:r>
                      <w:rPr>
                        <w:rFonts w:hint="eastAsia"/>
                        <w:color w:val="auto"/>
                        <w:vertAlign w:val="baseline"/>
                        <w:lang w:val="en-US" w:eastAsia="zh-CN"/>
                      </w:rPr>
                      <w:t>00</w:t>
                    </w:r>
                  </w:ins>
                  <w:ins w:id="124" w:author="zhoujiansheng" w:date="2025-09-03T14:21:22Z">
                    <w:r>
                      <w:rPr>
                        <w:rFonts w:hint="eastAsia"/>
                        <w:color w:val="auto"/>
                        <w:vertAlign w:val="baseline"/>
                        <w:lang w:val="en-US" w:eastAsia="zh-CN"/>
                      </w:rPr>
                      <w:t>。</w:t>
                    </w:r>
                  </w:ins>
                </w:p>
                <w:p>
                  <w:pPr>
                    <w:rPr>
                      <w:rFonts w:hint="default"/>
                      <w:color w:val="auto"/>
                      <w:vertAlign w:val="baseline"/>
                      <w:lang w:val="en-US" w:eastAsia="zh-CN"/>
                    </w:rPr>
                  </w:pPr>
                  <w:ins w:id="125" w:author="zhoujiansheng" w:date="2025-09-03T14:23:08Z">
                    <w:r>
                      <w:rPr>
                        <w:rFonts w:hint="eastAsia"/>
                        <w:color w:val="auto"/>
                        <w:vertAlign w:val="baseline"/>
                        <w:lang w:val="en-US" w:eastAsia="zh-CN"/>
                      </w:rPr>
                      <w:t>2、</w:t>
                    </w:r>
                  </w:ins>
                  <w:ins w:id="126" w:author="zhoujiansheng" w:date="2025-09-03T14:21:25Z">
                    <w:r>
                      <w:rPr>
                        <w:rFonts w:hint="eastAsia"/>
                        <w:color w:val="auto"/>
                        <w:vertAlign w:val="baseline"/>
                        <w:lang w:val="en-US" w:eastAsia="zh-CN"/>
                      </w:rPr>
                      <w:t>若</w:t>
                    </w:r>
                  </w:ins>
                  <w:ins w:id="127" w:author="zhoujiansheng" w:date="2025-09-03T14:21:26Z">
                    <w:r>
                      <w:rPr>
                        <w:rFonts w:hint="eastAsia"/>
                        <w:color w:val="auto"/>
                        <w:vertAlign w:val="baseline"/>
                        <w:lang w:val="en-US" w:eastAsia="zh-CN"/>
                      </w:rPr>
                      <w:t>告警</w:t>
                    </w:r>
                  </w:ins>
                  <w:ins w:id="128" w:author="zhoujiansheng" w:date="2025-09-03T14:21:29Z">
                    <w:r>
                      <w:rPr>
                        <w:rFonts w:hint="eastAsia"/>
                        <w:color w:val="auto"/>
                        <w:vertAlign w:val="baseline"/>
                        <w:lang w:val="en-US" w:eastAsia="zh-CN"/>
                      </w:rPr>
                      <w:t>标准</w:t>
                    </w:r>
                  </w:ins>
                  <w:ins w:id="129" w:author="zhoujiansheng" w:date="2025-09-03T14:21:30Z">
                    <w:r>
                      <w:rPr>
                        <w:rFonts w:hint="eastAsia"/>
                        <w:color w:val="auto"/>
                        <w:vertAlign w:val="baseline"/>
                        <w:lang w:val="en-US" w:eastAsia="zh-CN"/>
                      </w:rPr>
                      <w:t>名</w:t>
                    </w:r>
                  </w:ins>
                  <w:ins w:id="130" w:author="zhoujiansheng" w:date="2025-09-03T14:21:31Z">
                    <w:r>
                      <w:rPr>
                        <w:rFonts w:hint="eastAsia"/>
                        <w:color w:val="auto"/>
                        <w:vertAlign w:val="baseline"/>
                        <w:lang w:val="en-US" w:eastAsia="zh-CN"/>
                      </w:rPr>
                      <w:t>中</w:t>
                    </w:r>
                  </w:ins>
                  <w:ins w:id="131" w:author="zhoujiansheng" w:date="2025-09-03T14:21:32Z">
                    <w:r>
                      <w:rPr>
                        <w:rFonts w:hint="eastAsia"/>
                        <w:color w:val="auto"/>
                        <w:vertAlign w:val="baseline"/>
                        <w:lang w:val="en-US" w:eastAsia="zh-CN"/>
                      </w:rPr>
                      <w:t>，</w:t>
                    </w:r>
                  </w:ins>
                  <w:ins w:id="132" w:author="zhoujiansheng" w:date="2025-09-03T14:21:35Z">
                    <w:r>
                      <w:rPr>
                        <w:rFonts w:hint="eastAsia"/>
                        <w:color w:val="auto"/>
                        <w:vertAlign w:val="baseline"/>
                        <w:lang w:val="en-US" w:eastAsia="zh-CN"/>
                      </w:rPr>
                      <w:t>存在</w:t>
                    </w:r>
                  </w:ins>
                  <w:ins w:id="133" w:author="zhoujiansheng" w:date="2025-09-03T14:21:37Z">
                    <w:r>
                      <w:rPr>
                        <w:rFonts w:hint="eastAsia"/>
                        <w:color w:val="auto"/>
                        <w:vertAlign w:val="baseline"/>
                        <w:lang w:val="en-US" w:eastAsia="zh-CN"/>
                      </w:rPr>
                      <w:t>编号</w:t>
                    </w:r>
                  </w:ins>
                  <w:ins w:id="134" w:author="zhoujiansheng" w:date="2025-09-03T14:21:38Z">
                    <w:r>
                      <w:rPr>
                        <w:rFonts w:hint="eastAsia"/>
                        <w:color w:val="auto"/>
                        <w:vertAlign w:val="baseline"/>
                        <w:lang w:val="en-US" w:eastAsia="zh-CN"/>
                      </w:rPr>
                      <w:t>X</w:t>
                    </w:r>
                  </w:ins>
                  <w:ins w:id="135" w:author="zhoujiansheng" w:date="2025-09-03T14:21:39Z">
                    <w:r>
                      <w:rPr>
                        <w:rFonts w:hint="eastAsia"/>
                        <w:color w:val="auto"/>
                        <w:vertAlign w:val="baseline"/>
                        <w:lang w:val="en-US" w:eastAsia="zh-CN"/>
                      </w:rPr>
                      <w:t>的</w:t>
                    </w:r>
                  </w:ins>
                  <w:ins w:id="136" w:author="zhoujiansheng" w:date="2025-09-03T14:21:43Z">
                    <w:r>
                      <w:rPr>
                        <w:rFonts w:hint="eastAsia"/>
                        <w:color w:val="auto"/>
                        <w:vertAlign w:val="baseline"/>
                        <w:lang w:val="en-US" w:eastAsia="zh-CN"/>
                      </w:rPr>
                      <w:t>指代，</w:t>
                    </w:r>
                  </w:ins>
                  <w:ins w:id="137" w:author="zhoujiansheng" w:date="2025-09-03T14:21:45Z">
                    <w:r>
                      <w:rPr>
                        <w:rFonts w:hint="eastAsia"/>
                        <w:color w:val="auto"/>
                        <w:vertAlign w:val="baseline"/>
                        <w:lang w:val="en-US" w:eastAsia="zh-CN"/>
                      </w:rPr>
                      <w:t>则</w:t>
                    </w:r>
                  </w:ins>
                  <w:ins w:id="138" w:author="zhoujiansheng" w:date="2025-09-03T14:21:48Z">
                    <w:r>
                      <w:rPr>
                        <w:rFonts w:hint="eastAsia"/>
                        <w:color w:val="auto"/>
                        <w:vertAlign w:val="baseline"/>
                        <w:lang w:val="en-US" w:eastAsia="zh-CN"/>
                      </w:rPr>
                      <w:t>X</w:t>
                    </w:r>
                  </w:ins>
                  <w:ins w:id="139" w:author="zhoujiansheng" w:date="2025-09-03T14:21:50Z">
                    <w:r>
                      <w:rPr>
                        <w:rFonts w:hint="eastAsia"/>
                        <w:color w:val="auto"/>
                        <w:vertAlign w:val="baseline"/>
                        <w:lang w:val="en-US" w:eastAsia="zh-CN"/>
                      </w:rPr>
                      <w:t>对应的</w:t>
                    </w:r>
                  </w:ins>
                  <w:ins w:id="140" w:author="zhoujiansheng" w:date="2025-09-03T14:22:02Z">
                    <w:r>
                      <w:rPr>
                        <w:rFonts w:hint="eastAsia"/>
                        <w:color w:val="auto"/>
                        <w:vertAlign w:val="baseline"/>
                        <w:lang w:val="en-US" w:eastAsia="zh-CN"/>
                      </w:rPr>
                      <w:t>数值</w:t>
                    </w:r>
                  </w:ins>
                  <w:ins w:id="141" w:author="zhoujiansheng" w:date="2025-09-03T14:22:04Z">
                    <w:r>
                      <w:rPr>
                        <w:rFonts w:hint="eastAsia"/>
                        <w:color w:val="auto"/>
                        <w:vertAlign w:val="baseline"/>
                        <w:lang w:val="en-US" w:eastAsia="zh-CN"/>
                      </w:rPr>
                      <w:t>不能</w:t>
                    </w:r>
                  </w:ins>
                  <w:ins w:id="142" w:author="zhoujiansheng" w:date="2025-09-03T14:22:05Z">
                    <w:r>
                      <w:rPr>
                        <w:rFonts w:hint="eastAsia"/>
                        <w:color w:val="auto"/>
                        <w:vertAlign w:val="baseline"/>
                        <w:lang w:val="en-US" w:eastAsia="zh-CN"/>
                      </w:rPr>
                      <w:t>为0</w:t>
                    </w:r>
                  </w:ins>
                  <w:ins w:id="143" w:author="zhoujiansheng" w:date="2025-09-03T14:22:06Z">
                    <w:r>
                      <w:rPr>
                        <w:rFonts w:hint="eastAsia"/>
                        <w:color w:val="auto"/>
                        <w:vertAlign w:val="baseline"/>
                        <w:lang w:val="en-US" w:eastAsia="zh-CN"/>
                      </w:rPr>
                      <w:t>，</w:t>
                    </w:r>
                  </w:ins>
                  <w:ins w:id="144" w:author="zhoujiansheng" w:date="2025-09-03T14:22:08Z">
                    <w:r>
                      <w:rPr>
                        <w:rFonts w:hint="eastAsia"/>
                        <w:color w:val="auto"/>
                        <w:vertAlign w:val="baseline"/>
                        <w:lang w:val="en-US" w:eastAsia="zh-CN"/>
                      </w:rPr>
                      <w:t>但</w:t>
                    </w:r>
                  </w:ins>
                  <w:ins w:id="145" w:author="zhoujiansheng" w:date="2025-09-03T14:22:11Z">
                    <w:r>
                      <w:rPr>
                        <w:rFonts w:hint="eastAsia"/>
                        <w:color w:val="auto"/>
                        <w:vertAlign w:val="baseline"/>
                        <w:lang w:val="en-US" w:eastAsia="zh-CN"/>
                      </w:rPr>
                      <w:t>位数</w:t>
                    </w:r>
                  </w:ins>
                  <w:ins w:id="146" w:author="zhoujiansheng" w:date="2025-09-03T14:22:13Z">
                    <w:r>
                      <w:rPr>
                        <w:rFonts w:hint="eastAsia"/>
                        <w:color w:val="auto"/>
                        <w:vertAlign w:val="baseline"/>
                        <w:lang w:val="en-US" w:eastAsia="zh-CN"/>
                      </w:rPr>
                      <w:t>不限制。</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告警级别</w:t>
                  </w:r>
                </w:p>
              </w:tc>
              <w:tc>
                <w:tcPr>
                  <w:tcW w:w="6185" w:type="dxa"/>
                </w:tcPr>
                <w:p>
                  <w:pPr>
                    <w:rPr>
                      <w:rFonts w:hint="eastAsia"/>
                      <w:color w:val="auto"/>
                      <w:vertAlign w:val="baseline"/>
                      <w:lang w:val="en-US" w:eastAsia="zh-CN"/>
                    </w:rPr>
                  </w:pPr>
                  <w:r>
                    <w:rPr>
                      <w:rFonts w:hint="eastAsia"/>
                      <w:color w:val="auto"/>
                      <w:vertAlign w:val="baseline"/>
                      <w:lang w:val="en-US" w:eastAsia="zh-CN"/>
                    </w:rPr>
                    <w:t>如该站点类型如为通信机楼，该告警编码ID上报的告警级别关联告警规则设置的通信机楼告警级别，是否级别与规则级别一致；不一致则不符合巡检要求</w:t>
                  </w:r>
                </w:p>
                <w:p>
                  <w:pPr>
                    <w:rPr>
                      <w:rFonts w:hint="default"/>
                      <w:color w:val="auto"/>
                      <w:vertAlign w:val="baseline"/>
                      <w:lang w:val="en-US" w:eastAsia="zh-CN"/>
                    </w:rPr>
                  </w:pPr>
                  <w:r>
                    <w:rPr>
                      <w:rFonts w:hint="eastAsia"/>
                      <w:color w:val="auto"/>
                      <w:vertAlign w:val="baseline"/>
                      <w:lang w:val="en-US" w:eastAsia="zh-CN"/>
                    </w:rPr>
                    <w:t>其他站点类型同理；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default"/>
                      <w:color w:val="auto"/>
                      <w:vertAlign w:val="baseline"/>
                      <w:lang w:val="en-US" w:eastAsia="zh-CN"/>
                    </w:rPr>
                    <w:t>模拟量告警门限</w:t>
                  </w:r>
                </w:p>
              </w:tc>
              <w:tc>
                <w:tcPr>
                  <w:tcW w:w="6185"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按机房设备巡检时，如果告警门限结果小于等于该值则符合要求；大于则不符合要求；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告警时长</w:t>
                  </w:r>
                </w:p>
              </w:tc>
              <w:tc>
                <w:tcPr>
                  <w:tcW w:w="6185" w:type="dxa"/>
                </w:tcPr>
                <w:p>
                  <w:pPr>
                    <w:rPr>
                      <w:rFonts w:hint="default"/>
                      <w:color w:val="auto"/>
                      <w:vertAlign w:val="baseline"/>
                      <w:lang w:val="en-US" w:eastAsia="zh-CN"/>
                    </w:rPr>
                  </w:pPr>
                  <w:r>
                    <w:rPr>
                      <w:rFonts w:hint="eastAsia"/>
                      <w:color w:val="auto"/>
                      <w:vertAlign w:val="baseline"/>
                      <w:lang w:val="en-US" w:eastAsia="zh-CN"/>
                    </w:rPr>
                    <w:t>判断告警时长是否大于等于告警规则设置时长，为是则不符合巡检要求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告警次数</w:t>
                  </w:r>
                </w:p>
              </w:tc>
              <w:tc>
                <w:tcPr>
                  <w:tcW w:w="6185" w:type="dxa"/>
                </w:tcPr>
                <w:p>
                  <w:pPr>
                    <w:rPr>
                      <w:rFonts w:hint="default"/>
                      <w:color w:val="auto"/>
                      <w:vertAlign w:val="baseline"/>
                      <w:lang w:val="en-US" w:eastAsia="zh-CN"/>
                    </w:rPr>
                  </w:pPr>
                  <w:r>
                    <w:rPr>
                      <w:rFonts w:hint="eastAsia"/>
                      <w:color w:val="auto"/>
                      <w:vertAlign w:val="baseline"/>
                      <w:lang w:val="en-US" w:eastAsia="zh-CN"/>
                    </w:rPr>
                    <w:t>判断告警次数是否大于等于告警规则设置次数，为是则不符合巡检要求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ins w:id="147" w:author="zhoujiansheng" w:date="2025-09-03T11:39:58Z"/>
              </w:trPr>
              <w:tc>
                <w:tcPr>
                  <w:tcW w:w="2337" w:type="dxa"/>
                </w:tcPr>
                <w:p>
                  <w:pPr>
                    <w:rPr>
                      <w:ins w:id="148" w:author="zhoujiansheng" w:date="2025-09-03T11:39:58Z"/>
                      <w:rFonts w:hint="default"/>
                      <w:color w:val="auto"/>
                      <w:vertAlign w:val="baseline"/>
                      <w:lang w:val="en-US" w:eastAsia="zh-CN"/>
                    </w:rPr>
                  </w:pPr>
                  <w:ins w:id="149" w:author="zhoujiansheng" w:date="2025-09-03T11:40:15Z">
                    <w:r>
                      <w:rPr>
                        <w:rFonts w:hint="eastAsia"/>
                        <w:color w:val="auto"/>
                        <w:vertAlign w:val="baseline"/>
                        <w:lang w:val="en-US" w:eastAsia="zh-CN"/>
                      </w:rPr>
                      <w:t>巡检</w:t>
                    </w:r>
                  </w:ins>
                  <w:ins w:id="150" w:author="zhoujiansheng" w:date="2025-09-03T11:40:16Z">
                    <w:r>
                      <w:rPr>
                        <w:rFonts w:hint="eastAsia"/>
                        <w:color w:val="auto"/>
                        <w:vertAlign w:val="baseline"/>
                        <w:lang w:val="en-US" w:eastAsia="zh-CN"/>
                      </w:rPr>
                      <w:t>结果</w:t>
                    </w:r>
                  </w:ins>
                </w:p>
              </w:tc>
              <w:tc>
                <w:tcPr>
                  <w:tcW w:w="6185" w:type="dxa"/>
                </w:tcPr>
                <w:p>
                  <w:pPr>
                    <w:rPr>
                      <w:ins w:id="151" w:author="zhoujiansheng" w:date="2025-09-03T11:39:58Z"/>
                      <w:rFonts w:hint="eastAsia"/>
                      <w:color w:val="auto"/>
                      <w:vertAlign w:val="baseline"/>
                      <w:lang w:val="en-US" w:eastAsia="zh-CN"/>
                    </w:rPr>
                  </w:pPr>
                  <w:ins w:id="152" w:author="zhoujiansheng" w:date="2025-09-03T11:40:13Z">
                    <w:r>
                      <w:rPr>
                        <w:rFonts w:hint="eastAsia"/>
                        <w:color w:val="auto"/>
                        <w:vertAlign w:val="baseline"/>
                        <w:lang w:val="en-US" w:eastAsia="zh-CN"/>
                      </w:rPr>
                      <w:t>关联筛选条件。</w:t>
                    </w:r>
                  </w:ins>
                  <w:ins w:id="153" w:author="zhoujiansheng" w:date="2025-09-03T11:41:08Z">
                    <w:r>
                      <w:rPr>
                        <w:rFonts w:hint="eastAsia"/>
                        <w:color w:val="auto"/>
                        <w:vertAlign w:val="baseline"/>
                        <w:lang w:val="en-US" w:eastAsia="zh-CN"/>
                      </w:rPr>
                      <w:t>其中</w:t>
                    </w:r>
                  </w:ins>
                  <w:ins w:id="154" w:author="zhoujiansheng" w:date="2025-09-03T11:41:10Z">
                    <w:r>
                      <w:rPr>
                        <w:rFonts w:hint="eastAsia"/>
                        <w:color w:val="auto"/>
                        <w:vertAlign w:val="baseline"/>
                        <w:lang w:val="en-US" w:eastAsia="zh-CN"/>
                      </w:rPr>
                      <w:t>一项</w:t>
                    </w:r>
                  </w:ins>
                  <w:ins w:id="155" w:author="zhoujiansheng" w:date="2025-09-03T11:41:14Z">
                    <w:r>
                      <w:rPr>
                        <w:rFonts w:hint="eastAsia"/>
                        <w:color w:val="auto"/>
                        <w:vertAlign w:val="baseline"/>
                        <w:lang w:val="en-US" w:eastAsia="zh-CN"/>
                      </w:rPr>
                      <w:t>巡检</w:t>
                    </w:r>
                  </w:ins>
                  <w:ins w:id="156" w:author="zhoujiansheng" w:date="2025-09-03T11:41:15Z">
                    <w:r>
                      <w:rPr>
                        <w:rFonts w:hint="eastAsia"/>
                        <w:color w:val="auto"/>
                        <w:vertAlign w:val="baseline"/>
                        <w:lang w:val="en-US" w:eastAsia="zh-CN"/>
                      </w:rPr>
                      <w:t>指标</w:t>
                    </w:r>
                  </w:ins>
                  <w:ins w:id="157" w:author="zhoujiansheng" w:date="2025-09-03T11:41:16Z">
                    <w:r>
                      <w:rPr>
                        <w:rFonts w:hint="eastAsia"/>
                        <w:color w:val="auto"/>
                        <w:vertAlign w:val="baseline"/>
                        <w:lang w:val="en-US" w:eastAsia="zh-CN"/>
                      </w:rPr>
                      <w:t>不</w:t>
                    </w:r>
                  </w:ins>
                  <w:ins w:id="158" w:author="zhoujiansheng" w:date="2025-09-03T11:41:17Z">
                    <w:r>
                      <w:rPr>
                        <w:rFonts w:hint="eastAsia"/>
                        <w:color w:val="auto"/>
                        <w:vertAlign w:val="baseline"/>
                        <w:lang w:val="en-US" w:eastAsia="zh-CN"/>
                      </w:rPr>
                      <w:t>符合，</w:t>
                    </w:r>
                  </w:ins>
                  <w:ins w:id="159" w:author="zhoujiansheng" w:date="2025-09-03T11:41:18Z">
                    <w:r>
                      <w:rPr>
                        <w:rFonts w:hint="eastAsia"/>
                        <w:color w:val="auto"/>
                        <w:vertAlign w:val="baseline"/>
                        <w:lang w:val="en-US" w:eastAsia="zh-CN"/>
                      </w:rPr>
                      <w:t>则</w:t>
                    </w:r>
                  </w:ins>
                  <w:ins w:id="160" w:author="zhoujiansheng" w:date="2025-09-03T11:41:52Z">
                    <w:r>
                      <w:rPr>
                        <w:rFonts w:hint="eastAsia"/>
                        <w:color w:val="auto"/>
                        <w:vertAlign w:val="baseline"/>
                        <w:lang w:val="en-US" w:eastAsia="zh-CN"/>
                      </w:rPr>
                      <w:t>判断</w:t>
                    </w:r>
                  </w:ins>
                  <w:ins w:id="161" w:author="zhoujiansheng" w:date="2025-09-03T11:47:49Z">
                    <w:r>
                      <w:rPr>
                        <w:rFonts w:hint="eastAsia"/>
                        <w:color w:val="auto"/>
                        <w:vertAlign w:val="baseline"/>
                        <w:lang w:val="en-US" w:eastAsia="zh-CN"/>
                      </w:rPr>
                      <w:t>本条</w:t>
                    </w:r>
                  </w:ins>
                  <w:ins w:id="162" w:author="zhoujiansheng" w:date="2025-09-03T11:47:50Z">
                    <w:r>
                      <w:rPr>
                        <w:rFonts w:hint="eastAsia"/>
                        <w:color w:val="auto"/>
                        <w:vertAlign w:val="baseline"/>
                        <w:lang w:val="en-US" w:eastAsia="zh-CN"/>
                      </w:rPr>
                      <w:t>巡检</w:t>
                    </w:r>
                  </w:ins>
                  <w:ins w:id="163" w:author="zhoujiansheng" w:date="2025-09-03T11:48:35Z">
                    <w:r>
                      <w:rPr>
                        <w:rFonts w:hint="eastAsia"/>
                        <w:color w:val="auto"/>
                        <w:vertAlign w:val="baseline"/>
                        <w:lang w:val="en-US" w:eastAsia="zh-CN"/>
                      </w:rPr>
                      <w:t>内容</w:t>
                    </w:r>
                  </w:ins>
                  <w:ins w:id="164" w:author="zhoujiansheng" w:date="2025-09-03T11:47:58Z">
                    <w:r>
                      <w:rPr>
                        <w:rFonts w:hint="eastAsia"/>
                        <w:color w:val="auto"/>
                        <w:vertAlign w:val="baseline"/>
                        <w:lang w:val="en-US" w:eastAsia="zh-CN"/>
                      </w:rPr>
                      <w:t>不符合</w:t>
                    </w:r>
                  </w:ins>
                  <w:ins w:id="165" w:author="zhoujiansheng" w:date="2025-09-03T11:40:13Z">
                    <w:r>
                      <w:rPr>
                        <w:rFonts w:hint="eastAsia"/>
                        <w:color w:val="auto"/>
                        <w:vertAlign w:val="baseline"/>
                        <w:lang w:val="en-US" w:eastAsia="zh-CN"/>
                      </w:rPr>
                      <w:t>；</w:t>
                    </w:r>
                  </w:ins>
                  <w:ins w:id="166" w:author="zhoujiansheng" w:date="2025-09-03T11:48:15Z">
                    <w:r>
                      <w:rPr>
                        <w:rFonts w:hint="eastAsia"/>
                        <w:color w:val="auto"/>
                        <w:vertAlign w:val="baseline"/>
                        <w:lang w:val="en-US" w:eastAsia="zh-CN"/>
                      </w:rPr>
                      <w:t>全部</w:t>
                    </w:r>
                  </w:ins>
                  <w:ins w:id="167" w:author="zhoujiansheng" w:date="2025-09-03T11:48:17Z">
                    <w:r>
                      <w:rPr>
                        <w:rFonts w:hint="eastAsia"/>
                        <w:color w:val="auto"/>
                        <w:vertAlign w:val="baseline"/>
                        <w:lang w:val="en-US" w:eastAsia="zh-CN"/>
                      </w:rPr>
                      <w:t>指标</w:t>
                    </w:r>
                  </w:ins>
                  <w:ins w:id="168" w:author="zhoujiansheng" w:date="2025-09-03T11:48:18Z">
                    <w:r>
                      <w:rPr>
                        <w:rFonts w:hint="eastAsia"/>
                        <w:color w:val="auto"/>
                        <w:vertAlign w:val="baseline"/>
                        <w:lang w:val="en-US" w:eastAsia="zh-CN"/>
                      </w:rPr>
                      <w:t>符合，</w:t>
                    </w:r>
                  </w:ins>
                  <w:ins w:id="169" w:author="zhoujiansheng" w:date="2025-09-03T11:40:13Z">
                    <w:r>
                      <w:rPr>
                        <w:rFonts w:hint="eastAsia"/>
                        <w:color w:val="auto"/>
                        <w:vertAlign w:val="baseline"/>
                        <w:lang w:val="en-US" w:eastAsia="zh-CN"/>
                      </w:rPr>
                      <w:t>则判断</w:t>
                    </w:r>
                  </w:ins>
                  <w:ins w:id="170" w:author="zhoujiansheng" w:date="2025-09-03T11:48:28Z">
                    <w:r>
                      <w:rPr>
                        <w:rFonts w:hint="eastAsia"/>
                        <w:color w:val="auto"/>
                        <w:vertAlign w:val="baseline"/>
                        <w:lang w:val="en-US" w:eastAsia="zh-CN"/>
                      </w:rPr>
                      <w:t>本条</w:t>
                    </w:r>
                  </w:ins>
                  <w:ins w:id="171" w:author="zhoujiansheng" w:date="2025-09-03T11:48:29Z">
                    <w:r>
                      <w:rPr>
                        <w:rFonts w:hint="eastAsia"/>
                        <w:color w:val="auto"/>
                        <w:vertAlign w:val="baseline"/>
                        <w:lang w:val="en-US" w:eastAsia="zh-CN"/>
                      </w:rPr>
                      <w:t>巡检</w:t>
                    </w:r>
                  </w:ins>
                  <w:ins w:id="172" w:author="zhoujiansheng" w:date="2025-09-03T11:48:30Z">
                    <w:r>
                      <w:rPr>
                        <w:rFonts w:hint="eastAsia"/>
                        <w:color w:val="auto"/>
                        <w:vertAlign w:val="baseline"/>
                        <w:lang w:val="en-US" w:eastAsia="zh-CN"/>
                      </w:rPr>
                      <w:t>内容</w:t>
                    </w:r>
                  </w:ins>
                  <w:ins w:id="173" w:author="zhoujiansheng" w:date="2025-09-03T11:40:13Z">
                    <w:r>
                      <w:rPr>
                        <w:rFonts w:hint="eastAsia"/>
                        <w:color w:val="auto"/>
                        <w:vertAlign w:val="baseline"/>
                        <w:lang w:val="en-US" w:eastAsia="zh-CN"/>
                      </w:rPr>
                      <w:t>为符合。</w:t>
                    </w:r>
                  </w:ins>
                </w:p>
              </w:tc>
            </w:tr>
          </w:tbl>
          <w:p>
            <w:pPr>
              <w:pStyle w:val="5"/>
              <w:numPr>
                <w:ilvl w:val="0"/>
                <w:numId w:val="0"/>
              </w:numPr>
              <w:rPr>
                <w:rFonts w:hint="default"/>
                <w:color w:val="auto"/>
                <w:sz w:val="22"/>
                <w:szCs w:val="22"/>
                <w:highlight w:val="none"/>
                <w:lang w:val="en-US" w:eastAsia="zh-CN"/>
              </w:rPr>
            </w:pP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TAB2 信号巡检表</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对于历史信号表，不符合任何一条巡检信号规则字段的设备进行导出，只要一个不满足就输出该条结果；并给出该字段建议值 即巡检规则该字段设置值</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查询条件：日期范围、地市、区县、站点类型、站点名称、机房名称、设备类型、信号编码ID</w:t>
            </w:r>
            <w:ins w:id="174" w:author="zhoujiansheng" w:date="2025-09-03T14:36:59Z">
              <w:r>
                <w:rPr>
                  <w:rFonts w:hint="eastAsia"/>
                  <w:color w:val="auto"/>
                  <w:sz w:val="22"/>
                  <w:szCs w:val="22"/>
                  <w:highlight w:val="none"/>
                  <w:lang w:val="en-US" w:eastAsia="zh-CN"/>
                </w:rPr>
                <w:t>。增加巡检结果筛选条件，枚举值：符合/不符合，默认全部。</w:t>
              </w:r>
            </w:ins>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日期</w:t>
                  </w:r>
                </w:p>
              </w:tc>
              <w:tc>
                <w:tcPr>
                  <w:tcW w:w="6185" w:type="dxa"/>
                </w:tcPr>
                <w:p>
                  <w:pPr>
                    <w:rPr>
                      <w:rFonts w:hint="default"/>
                      <w:color w:val="auto"/>
                      <w:vertAlign w:val="baseline"/>
                      <w:lang w:val="en-US" w:eastAsia="zh-CN"/>
                    </w:rPr>
                  </w:pPr>
                  <w:r>
                    <w:rPr>
                      <w:rFonts w:hint="eastAsia"/>
                      <w:color w:val="auto"/>
                      <w:vertAlign w:val="baseline"/>
                      <w:lang w:val="en-US" w:eastAsia="zh-CN"/>
                    </w:rPr>
                    <w:t>巡检日期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地市</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区/县</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站点类型</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巡检范围的站点去关联站点类型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lang w:val="en-US" w:eastAsia="zh-CN"/>
                    </w:rPr>
                    <w:t>站点名称</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巡检范围的站点名称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lang w:val="en-US" w:eastAsia="zh-CN"/>
                    </w:rPr>
                    <w:t>机房名称</w:t>
                  </w:r>
                </w:p>
              </w:tc>
              <w:tc>
                <w:tcPr>
                  <w:tcW w:w="6185" w:type="dxa"/>
                </w:tcPr>
                <w:p>
                  <w:pPr>
                    <w:rPr>
                      <w:rFonts w:hint="default"/>
                      <w:color w:val="auto"/>
                      <w:vertAlign w:val="baseline"/>
                      <w:lang w:val="en-US" w:eastAsia="zh-CN"/>
                    </w:rPr>
                  </w:pPr>
                  <w:r>
                    <w:rPr>
                      <w:rFonts w:hint="eastAsia"/>
                      <w:color w:val="auto"/>
                      <w:vertAlign w:val="baseline"/>
                      <w:lang w:val="en-US" w:eastAsia="zh-CN"/>
                    </w:rPr>
                    <w:t>巡检范围的机房名称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设备类型</w:t>
                  </w:r>
                </w:p>
              </w:tc>
              <w:tc>
                <w:tcPr>
                  <w:tcW w:w="6185" w:type="dxa"/>
                </w:tcPr>
                <w:p>
                  <w:pPr>
                    <w:rPr>
                      <w:rFonts w:hint="default"/>
                      <w:color w:val="auto"/>
                      <w:vertAlign w:val="baseline"/>
                      <w:lang w:val="en-US" w:eastAsia="zh-CN"/>
                    </w:rPr>
                  </w:pPr>
                  <w:r>
                    <w:rPr>
                      <w:rFonts w:hint="eastAsia"/>
                      <w:color w:val="auto"/>
                      <w:vertAlign w:val="baseline"/>
                      <w:lang w:val="en-US" w:eastAsia="zh-CN"/>
                    </w:rPr>
                    <w:t>该信号编码ID上报的设备类型关联信号规则设置的设备类型，是否一致；不一致则不符合巡检要求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设备子类</w:t>
                  </w:r>
                </w:p>
              </w:tc>
              <w:tc>
                <w:tcPr>
                  <w:tcW w:w="6185" w:type="dxa"/>
                </w:tcPr>
                <w:p>
                  <w:pPr>
                    <w:rPr>
                      <w:rFonts w:hint="default"/>
                      <w:color w:val="auto"/>
                      <w:vertAlign w:val="baseline"/>
                      <w:lang w:val="en-US" w:eastAsia="zh-CN"/>
                    </w:rPr>
                  </w:pPr>
                  <w:r>
                    <w:rPr>
                      <w:rFonts w:hint="eastAsia"/>
                      <w:color w:val="auto"/>
                      <w:vertAlign w:val="baseline"/>
                      <w:lang w:val="en-US" w:eastAsia="zh-CN"/>
                    </w:rPr>
                    <w:t>该信号编码ID上报的设备子类，关联信号规则设置的设备子类，</w:t>
                  </w:r>
                  <w:del w:id="175" w:author="zhoujiansheng" w:date="2025-08-21T10:43:32Z">
                    <w:r>
                      <w:rPr>
                        <w:rFonts w:hint="eastAsia"/>
                        <w:color w:val="auto"/>
                        <w:vertAlign w:val="baseline"/>
                        <w:lang w:val="en-US" w:eastAsia="zh-CN"/>
                      </w:rPr>
                      <w:delText>是否一致；不一致则不符合巡检要求</w:delText>
                    </w:r>
                  </w:del>
                  <w:ins w:id="176" w:author="zhoujiansheng" w:date="2025-08-21T10:43:39Z">
                    <w:r>
                      <w:rPr>
                        <w:rFonts w:hint="eastAsia"/>
                        <w:color w:val="auto"/>
                        <w:vertAlign w:val="baseline"/>
                        <w:lang w:val="en-US" w:eastAsia="zh-CN"/>
                      </w:rPr>
                      <w:t>获取</w:t>
                    </w:r>
                  </w:ins>
                  <w:ins w:id="177" w:author="zhoujiansheng" w:date="2025-08-21T10:43:44Z">
                    <w:r>
                      <w:rPr>
                        <w:rFonts w:hint="eastAsia"/>
                        <w:color w:val="auto"/>
                        <w:vertAlign w:val="baseline"/>
                        <w:lang w:val="en-US" w:eastAsia="zh-CN"/>
                      </w:rPr>
                      <w:t>当前</w:t>
                    </w:r>
                  </w:ins>
                  <w:ins w:id="178" w:author="zhoujiansheng" w:date="2025-08-21T10:43:45Z">
                    <w:r>
                      <w:rPr>
                        <w:rFonts w:hint="eastAsia"/>
                        <w:color w:val="auto"/>
                        <w:vertAlign w:val="baseline"/>
                        <w:lang w:val="en-US" w:eastAsia="zh-CN"/>
                      </w:rPr>
                      <w:t>设备</w:t>
                    </w:r>
                  </w:ins>
                  <w:ins w:id="179" w:author="zhoujiansheng" w:date="2025-08-21T10:43:47Z">
                    <w:r>
                      <w:rPr>
                        <w:rFonts w:hint="eastAsia"/>
                        <w:color w:val="auto"/>
                        <w:vertAlign w:val="baseline"/>
                        <w:lang w:val="en-US" w:eastAsia="zh-CN"/>
                      </w:rPr>
                      <w:t>的</w:t>
                    </w:r>
                  </w:ins>
                  <w:ins w:id="180" w:author="zhoujiansheng" w:date="2025-08-21T10:43:52Z">
                    <w:r>
                      <w:rPr>
                        <w:rFonts w:hint="eastAsia"/>
                        <w:color w:val="auto"/>
                        <w:vertAlign w:val="baseline"/>
                        <w:lang w:val="en-US" w:eastAsia="zh-CN"/>
                      </w:rPr>
                      <w:t>子类</w:t>
                    </w:r>
                  </w:ins>
                  <w:ins w:id="181" w:author="zhoujiansheng" w:date="2025-08-21T10:43:53Z">
                    <w:r>
                      <w:rPr>
                        <w:rFonts w:hint="eastAsia"/>
                        <w:color w:val="auto"/>
                        <w:vertAlign w:val="baseline"/>
                        <w:lang w:val="en-US" w:eastAsia="zh-CN"/>
                      </w:rPr>
                      <w:t>信息，</w:t>
                    </w:r>
                  </w:ins>
                  <w:ins w:id="182" w:author="zhoujiansheng" w:date="2025-08-21T10:44:50Z">
                    <w:r>
                      <w:rPr>
                        <w:rFonts w:hint="eastAsia"/>
                        <w:color w:val="auto"/>
                        <w:vertAlign w:val="baseline"/>
                        <w:lang w:val="en-US" w:eastAsia="zh-CN"/>
                      </w:rPr>
                      <w:t>以</w:t>
                    </w:r>
                  </w:ins>
                  <w:ins w:id="183" w:author="zhoujiansheng" w:date="2025-08-21T10:44:53Z">
                    <w:r>
                      <w:rPr>
                        <w:rFonts w:hint="eastAsia"/>
                        <w:color w:val="auto"/>
                        <w:vertAlign w:val="baseline"/>
                        <w:lang w:val="en-US" w:eastAsia="zh-CN"/>
                      </w:rPr>
                      <w:t>顿号</w:t>
                    </w:r>
                  </w:ins>
                  <w:ins w:id="184" w:author="zhoujiansheng" w:date="2025-08-21T10:44:57Z">
                    <w:r>
                      <w:rPr>
                        <w:rFonts w:hint="eastAsia"/>
                        <w:color w:val="auto"/>
                        <w:vertAlign w:val="baseline"/>
                        <w:lang w:val="en-US" w:eastAsia="zh-CN"/>
                      </w:rPr>
                      <w:t>为</w:t>
                    </w:r>
                  </w:ins>
                  <w:ins w:id="185" w:author="zhoujiansheng" w:date="2025-08-21T10:45:00Z">
                    <w:r>
                      <w:rPr>
                        <w:rFonts w:hint="eastAsia"/>
                        <w:color w:val="auto"/>
                        <w:vertAlign w:val="baseline"/>
                        <w:lang w:val="en-US" w:eastAsia="zh-CN"/>
                      </w:rPr>
                      <w:t>建议值</w:t>
                    </w:r>
                  </w:ins>
                  <w:ins w:id="186" w:author="zhoujiansheng" w:date="2025-08-21T10:45:01Z">
                    <w:r>
                      <w:rPr>
                        <w:rFonts w:hint="eastAsia"/>
                        <w:color w:val="auto"/>
                        <w:vertAlign w:val="baseline"/>
                        <w:lang w:val="en-US" w:eastAsia="zh-CN"/>
                      </w:rPr>
                      <w:t>的</w:t>
                    </w:r>
                  </w:ins>
                  <w:ins w:id="187" w:author="zhoujiansheng" w:date="2025-08-21T10:45:02Z">
                    <w:r>
                      <w:rPr>
                        <w:rFonts w:hint="eastAsia"/>
                        <w:color w:val="auto"/>
                        <w:vertAlign w:val="baseline"/>
                        <w:lang w:val="en-US" w:eastAsia="zh-CN"/>
                      </w:rPr>
                      <w:t>间隔</w:t>
                    </w:r>
                  </w:ins>
                  <w:ins w:id="188" w:author="zhoujiansheng" w:date="2025-08-21T10:45:08Z">
                    <w:r>
                      <w:rPr>
                        <w:rFonts w:hint="eastAsia"/>
                        <w:color w:val="auto"/>
                        <w:vertAlign w:val="baseline"/>
                        <w:lang w:val="en-US" w:eastAsia="zh-CN"/>
                      </w:rPr>
                      <w:t>符</w:t>
                    </w:r>
                  </w:ins>
                  <w:ins w:id="189" w:author="zhoujiansheng" w:date="2025-08-21T10:45:10Z">
                    <w:r>
                      <w:rPr>
                        <w:rFonts w:hint="eastAsia"/>
                        <w:color w:val="auto"/>
                        <w:vertAlign w:val="baseline"/>
                        <w:lang w:val="en-US" w:eastAsia="zh-CN"/>
                      </w:rPr>
                      <w:t>，</w:t>
                    </w:r>
                  </w:ins>
                  <w:ins w:id="190" w:author="zhoujiansheng" w:date="2025-08-21T10:45:19Z">
                    <w:r>
                      <w:rPr>
                        <w:rFonts w:hint="eastAsia"/>
                        <w:color w:val="auto"/>
                        <w:vertAlign w:val="baseline"/>
                        <w:lang w:val="en-US" w:eastAsia="zh-CN"/>
                      </w:rPr>
                      <w:t>判断</w:t>
                    </w:r>
                  </w:ins>
                  <w:ins w:id="191" w:author="zhoujiansheng" w:date="2025-08-21T10:45:30Z">
                    <w:r>
                      <w:rPr>
                        <w:rFonts w:hint="eastAsia"/>
                        <w:color w:val="auto"/>
                        <w:vertAlign w:val="baseline"/>
                        <w:lang w:val="en-US" w:eastAsia="zh-CN"/>
                      </w:rPr>
                      <w:t>巡检值</w:t>
                    </w:r>
                  </w:ins>
                  <w:ins w:id="192" w:author="zhoujiansheng" w:date="2025-08-21T10:45:19Z">
                    <w:r>
                      <w:rPr>
                        <w:rFonts w:hint="eastAsia"/>
                        <w:color w:val="auto"/>
                        <w:vertAlign w:val="baseline"/>
                        <w:lang w:val="en-US" w:eastAsia="zh-CN"/>
                      </w:rPr>
                      <w:t>是否被设置的建议值包含。</w:t>
                    </w:r>
                  </w:ins>
                  <w:ins w:id="193" w:author="zhoujiansheng" w:date="2025-08-21T10:45:42Z">
                    <w:r>
                      <w:rPr>
                        <w:rFonts w:hint="eastAsia"/>
                        <w:color w:val="auto"/>
                        <w:vertAlign w:val="baseline"/>
                        <w:lang w:val="en-US" w:eastAsia="zh-CN"/>
                      </w:rPr>
                      <w:t>若</w:t>
                    </w:r>
                  </w:ins>
                  <w:ins w:id="194" w:author="zhoujiansheng" w:date="2025-08-21T10:45:43Z">
                    <w:r>
                      <w:rPr>
                        <w:rFonts w:hint="eastAsia"/>
                        <w:color w:val="auto"/>
                        <w:vertAlign w:val="baseline"/>
                        <w:lang w:val="en-US" w:eastAsia="zh-CN"/>
                      </w:rPr>
                      <w:t>包含</w:t>
                    </w:r>
                  </w:ins>
                  <w:ins w:id="195" w:author="zhoujiansheng" w:date="2025-08-21T10:45:44Z">
                    <w:r>
                      <w:rPr>
                        <w:rFonts w:hint="eastAsia"/>
                        <w:color w:val="auto"/>
                        <w:vertAlign w:val="baseline"/>
                        <w:lang w:val="en-US" w:eastAsia="zh-CN"/>
                      </w:rPr>
                      <w:t>，</w:t>
                    </w:r>
                  </w:ins>
                  <w:ins w:id="196" w:author="zhoujiansheng" w:date="2025-08-21T10:45:45Z">
                    <w:r>
                      <w:rPr>
                        <w:rFonts w:hint="eastAsia"/>
                        <w:color w:val="auto"/>
                        <w:vertAlign w:val="baseline"/>
                        <w:lang w:val="en-US" w:eastAsia="zh-CN"/>
                      </w:rPr>
                      <w:t>则</w:t>
                    </w:r>
                  </w:ins>
                  <w:ins w:id="197" w:author="zhoujiansheng" w:date="2025-08-21T10:45:48Z">
                    <w:r>
                      <w:rPr>
                        <w:rFonts w:hint="eastAsia"/>
                        <w:color w:val="auto"/>
                        <w:vertAlign w:val="baseline"/>
                        <w:lang w:val="en-US" w:eastAsia="zh-CN"/>
                      </w:rPr>
                      <w:t>符合</w:t>
                    </w:r>
                  </w:ins>
                  <w:ins w:id="198" w:author="zhoujiansheng" w:date="2025-08-21T10:45:49Z">
                    <w:r>
                      <w:rPr>
                        <w:rFonts w:hint="eastAsia"/>
                        <w:color w:val="auto"/>
                        <w:vertAlign w:val="baseline"/>
                        <w:lang w:val="en-US" w:eastAsia="zh-CN"/>
                      </w:rPr>
                      <w:t>，</w:t>
                    </w:r>
                  </w:ins>
                  <w:ins w:id="199" w:author="zhoujiansheng" w:date="2025-08-21T10:45:52Z">
                    <w:r>
                      <w:rPr>
                        <w:rFonts w:hint="eastAsia"/>
                        <w:color w:val="auto"/>
                        <w:vertAlign w:val="baseline"/>
                        <w:lang w:val="en-US" w:eastAsia="zh-CN"/>
                      </w:rPr>
                      <w:t>不包含</w:t>
                    </w:r>
                  </w:ins>
                  <w:ins w:id="200" w:author="zhoujiansheng" w:date="2025-08-21T10:45:53Z">
                    <w:r>
                      <w:rPr>
                        <w:rFonts w:hint="eastAsia"/>
                        <w:color w:val="auto"/>
                        <w:vertAlign w:val="baseline"/>
                        <w:lang w:val="en-US" w:eastAsia="zh-CN"/>
                      </w:rPr>
                      <w:t>，则</w:t>
                    </w:r>
                  </w:ins>
                  <w:ins w:id="201" w:author="zhoujiansheng" w:date="2025-08-21T10:45:55Z">
                    <w:r>
                      <w:rPr>
                        <w:rFonts w:hint="eastAsia"/>
                        <w:color w:val="auto"/>
                        <w:vertAlign w:val="baseline"/>
                        <w:lang w:val="en-US" w:eastAsia="zh-CN"/>
                      </w:rPr>
                      <w:t>不符合</w:t>
                    </w:r>
                  </w:ins>
                  <w:ins w:id="202" w:author="zhoujiansheng" w:date="2025-08-21T10:45:56Z">
                    <w:r>
                      <w:rPr>
                        <w:rFonts w:hint="eastAsia"/>
                        <w:color w:val="auto"/>
                        <w:vertAlign w:val="baseline"/>
                        <w:lang w:val="en-US" w:eastAsia="zh-CN"/>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设备名称</w:t>
                  </w:r>
                </w:p>
              </w:tc>
              <w:tc>
                <w:tcPr>
                  <w:tcW w:w="6185" w:type="dxa"/>
                </w:tcPr>
                <w:p>
                  <w:pPr>
                    <w:rPr>
                      <w:rFonts w:hint="default"/>
                      <w:color w:val="auto"/>
                      <w:vertAlign w:val="baseline"/>
                      <w:lang w:val="en-US" w:eastAsia="zh-CN"/>
                    </w:rPr>
                  </w:pPr>
                  <w:r>
                    <w:rPr>
                      <w:rFonts w:hint="eastAsia"/>
                      <w:color w:val="auto"/>
                      <w:vertAlign w:val="baseline"/>
                      <w:lang w:val="en-US" w:eastAsia="zh-CN"/>
                    </w:rPr>
                    <w:t>设备名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信号编码ID</w:t>
                  </w:r>
                </w:p>
              </w:tc>
              <w:tc>
                <w:tcPr>
                  <w:tcW w:w="6185" w:type="dxa"/>
                </w:tcPr>
                <w:p>
                  <w:pPr>
                    <w:rPr>
                      <w:rFonts w:hint="default"/>
                      <w:color w:val="auto"/>
                      <w:vertAlign w:val="baseline"/>
                      <w:lang w:val="en-US" w:eastAsia="zh-CN"/>
                    </w:rPr>
                  </w:pPr>
                  <w:r>
                    <w:rPr>
                      <w:rFonts w:hint="eastAsia"/>
                      <w:color w:val="auto"/>
                      <w:vertAlign w:val="baseline"/>
                      <w:lang w:val="en-US" w:eastAsia="zh-CN"/>
                    </w:rPr>
                    <w:t>上报的信号编码ID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信号名称</w:t>
                  </w:r>
                </w:p>
              </w:tc>
              <w:tc>
                <w:tcPr>
                  <w:tcW w:w="6185" w:type="dxa"/>
                </w:tcPr>
                <w:p>
                  <w:pPr>
                    <w:rPr>
                      <w:ins w:id="203" w:author="zhoujiansheng" w:date="2025-09-03T14:35:13Z"/>
                      <w:rFonts w:hint="default"/>
                      <w:color w:val="auto"/>
                      <w:vertAlign w:val="baseline"/>
                      <w:lang w:val="en-US" w:eastAsia="zh-CN"/>
                    </w:rPr>
                  </w:pPr>
                  <w:r>
                    <w:rPr>
                      <w:rFonts w:hint="eastAsia"/>
                      <w:color w:val="auto"/>
                      <w:vertAlign w:val="baseline"/>
                      <w:lang w:val="en-US" w:eastAsia="zh-CN"/>
                    </w:rPr>
                    <w:t>该信号编码ID上报的信号名称关联信号规则设置的信号标准名，是否一致 不一致则不符合巡检要求</w:t>
                  </w:r>
                  <w:ins w:id="204" w:author="zhoujiansheng" w:date="2025-09-03T14:35:13Z">
                    <w:r>
                      <w:rPr>
                        <w:rFonts w:hint="eastAsia"/>
                        <w:color w:val="auto"/>
                        <w:vertAlign w:val="baseline"/>
                        <w:lang w:val="en-US" w:eastAsia="zh-CN"/>
                      </w:rPr>
                      <w:t>。存在XX或X指代的时候，按如下规则校验是否符合：</w:t>
                    </w:r>
                  </w:ins>
                </w:p>
                <w:p>
                  <w:pPr>
                    <w:rPr>
                      <w:ins w:id="205" w:author="zhoujiansheng" w:date="2025-09-03T14:35:13Z"/>
                      <w:rFonts w:hint="eastAsia"/>
                      <w:color w:val="auto"/>
                      <w:vertAlign w:val="baseline"/>
                      <w:lang w:val="en-US" w:eastAsia="zh-CN"/>
                    </w:rPr>
                  </w:pPr>
                  <w:ins w:id="206" w:author="zhoujiansheng" w:date="2025-09-03T14:35:13Z">
                    <w:r>
                      <w:rPr>
                        <w:rFonts w:hint="eastAsia"/>
                        <w:color w:val="auto"/>
                        <w:vertAlign w:val="baseline"/>
                        <w:lang w:val="en-US" w:eastAsia="zh-CN"/>
                      </w:rPr>
                      <w:t>1、若</w:t>
                    </w:r>
                  </w:ins>
                  <w:ins w:id="207" w:author="zhoujiansheng" w:date="2025-09-03T14:35:19Z">
                    <w:r>
                      <w:rPr>
                        <w:rFonts w:hint="eastAsia"/>
                        <w:color w:val="auto"/>
                        <w:vertAlign w:val="baseline"/>
                        <w:lang w:val="en-US" w:eastAsia="zh-CN"/>
                      </w:rPr>
                      <w:t>信号</w:t>
                    </w:r>
                  </w:ins>
                  <w:ins w:id="208" w:author="zhoujiansheng" w:date="2025-09-03T14:35:13Z">
                    <w:r>
                      <w:rPr>
                        <w:rFonts w:hint="eastAsia"/>
                        <w:color w:val="auto"/>
                        <w:vertAlign w:val="baseline"/>
                        <w:lang w:val="en-US" w:eastAsia="zh-CN"/>
                      </w:rPr>
                      <w:t>标准名中，存在编号XX的指代，则实际</w:t>
                    </w:r>
                  </w:ins>
                  <w:ins w:id="209" w:author="zhoujiansheng" w:date="2025-09-03T14:35:30Z">
                    <w:r>
                      <w:rPr>
                        <w:rFonts w:hint="eastAsia"/>
                        <w:color w:val="auto"/>
                        <w:vertAlign w:val="baseline"/>
                        <w:lang w:val="en-US" w:eastAsia="zh-CN"/>
                      </w:rPr>
                      <w:t>信号</w:t>
                    </w:r>
                  </w:ins>
                  <w:ins w:id="210" w:author="zhoujiansheng" w:date="2025-09-03T14:35:13Z">
                    <w:r>
                      <w:rPr>
                        <w:rFonts w:hint="eastAsia"/>
                        <w:color w:val="auto"/>
                        <w:vertAlign w:val="baseline"/>
                        <w:lang w:val="en-US" w:eastAsia="zh-CN"/>
                      </w:rPr>
                      <w:t>名称中应有对应数值，要求XX对应的必须是两位数且不能是00。</w:t>
                    </w:r>
                  </w:ins>
                </w:p>
                <w:p>
                  <w:pPr>
                    <w:rPr>
                      <w:rFonts w:hint="default"/>
                      <w:color w:val="auto"/>
                      <w:vertAlign w:val="baseline"/>
                      <w:lang w:val="en-US" w:eastAsia="zh-CN"/>
                    </w:rPr>
                  </w:pPr>
                  <w:ins w:id="211" w:author="zhoujiansheng" w:date="2025-09-03T14:35:13Z">
                    <w:r>
                      <w:rPr>
                        <w:rFonts w:hint="eastAsia"/>
                        <w:color w:val="auto"/>
                        <w:vertAlign w:val="baseline"/>
                        <w:lang w:val="en-US" w:eastAsia="zh-CN"/>
                      </w:rPr>
                      <w:t>2、若</w:t>
                    </w:r>
                  </w:ins>
                  <w:ins w:id="212" w:author="zhoujiansheng" w:date="2025-09-03T14:35:23Z">
                    <w:r>
                      <w:rPr>
                        <w:rFonts w:hint="eastAsia"/>
                        <w:color w:val="auto"/>
                        <w:vertAlign w:val="baseline"/>
                        <w:lang w:val="en-US" w:eastAsia="zh-CN"/>
                      </w:rPr>
                      <w:t>信号</w:t>
                    </w:r>
                  </w:ins>
                  <w:ins w:id="213" w:author="zhoujiansheng" w:date="2025-09-03T14:35:13Z">
                    <w:r>
                      <w:rPr>
                        <w:rFonts w:hint="eastAsia"/>
                        <w:color w:val="auto"/>
                        <w:vertAlign w:val="baseline"/>
                        <w:lang w:val="en-US" w:eastAsia="zh-CN"/>
                      </w:rPr>
                      <w:t>标准名中，存在编号X的指代，则X对应的数值不能为0，但位数不限制。</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信号值</w:t>
                  </w:r>
                </w:p>
              </w:tc>
              <w:tc>
                <w:tcPr>
                  <w:tcW w:w="6185" w:type="dxa"/>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rFonts w:hint="eastAsia"/>
                      <w:color w:val="auto"/>
                      <w:vertAlign w:val="baseline"/>
                      <w:lang w:val="en-US" w:eastAsia="zh-CN"/>
                    </w:rPr>
                    <w:t>如果测点值不在信号规则设置下限值和上限值之间，则不符合巡检要求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vAlign w:val="top"/>
                </w:tcPr>
                <w:p>
                  <w:pPr>
                    <w:rPr>
                      <w:rFonts w:hint="default"/>
                      <w:color w:val="auto"/>
                      <w:vertAlign w:val="baseline"/>
                      <w:lang w:val="en-US" w:eastAsia="zh-CN"/>
                    </w:rPr>
                  </w:pPr>
                  <w:r>
                    <w:rPr>
                      <w:rFonts w:hint="eastAsia"/>
                      <w:color w:val="auto"/>
                      <w:vertAlign w:val="baseline"/>
                      <w:lang w:val="en-US" w:eastAsia="zh-CN"/>
                    </w:rPr>
                    <w:t>单位</w:t>
                  </w:r>
                </w:p>
              </w:tc>
              <w:tc>
                <w:tcPr>
                  <w:tcW w:w="6185" w:type="dxa"/>
                  <w:vAlign w:val="top"/>
                </w:tcPr>
                <w:p>
                  <w:pPr>
                    <w:rPr>
                      <w:rFonts w:hint="default"/>
                      <w:color w:val="auto"/>
                      <w:vertAlign w:val="baseline"/>
                      <w:lang w:val="en-US" w:eastAsia="zh-CN"/>
                    </w:rPr>
                  </w:pPr>
                  <w:r>
                    <w:rPr>
                      <w:rFonts w:hint="eastAsia"/>
                      <w:color w:val="auto"/>
                      <w:vertAlign w:val="baseline"/>
                      <w:lang w:val="en-US" w:eastAsia="zh-CN"/>
                    </w:rPr>
                    <w:t>如果该信号值单位与信号规则设置单位不一致（巡检不区分大小写），则不符合巡检要求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存储周期</w:t>
                  </w:r>
                </w:p>
              </w:tc>
              <w:tc>
                <w:tcPr>
                  <w:tcW w:w="6185" w:type="dxa"/>
                </w:tcPr>
                <w:p>
                  <w:pPr>
                    <w:rPr>
                      <w:rFonts w:hint="default"/>
                      <w:color w:val="auto"/>
                      <w:vertAlign w:val="baseline"/>
                      <w:lang w:val="en-US" w:eastAsia="zh-CN"/>
                    </w:rPr>
                  </w:pPr>
                  <w:r>
                    <w:rPr>
                      <w:rFonts w:hint="eastAsia"/>
                      <w:color w:val="auto"/>
                      <w:vertAlign w:val="baseline"/>
                      <w:lang w:val="en-US" w:eastAsia="zh-CN"/>
                    </w:rPr>
                    <w:t>判断一天两个相邻测点的时间间隔，换算成秒，与信号规则设置的存储周期（秒）比对，前者是否大于后者，是则不符合巡检要求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default"/>
                      <w:color w:val="auto"/>
                      <w:vertAlign w:val="baseline"/>
                      <w:lang w:val="en-US" w:eastAsia="zh-CN"/>
                    </w:rPr>
                    <w:t>绝对值存储阀值</w:t>
                  </w:r>
                </w:p>
              </w:tc>
              <w:tc>
                <w:tcPr>
                  <w:tcW w:w="6185" w:type="dxa"/>
                </w:tcPr>
                <w:p>
                  <w:pPr>
                    <w:rPr>
                      <w:rFonts w:hint="default"/>
                      <w:color w:val="auto"/>
                      <w:vertAlign w:val="baseline"/>
                      <w:lang w:val="en-US" w:eastAsia="zh-CN"/>
                    </w:rPr>
                  </w:pPr>
                  <w:r>
                    <w:rPr>
                      <w:rFonts w:hint="eastAsia"/>
                      <w:color w:val="auto"/>
                      <w:vertAlign w:val="baseline"/>
                      <w:lang w:val="en-US" w:eastAsia="zh-CN"/>
                    </w:rPr>
                    <w:t>相邻两测点偏差绝对值，最多两位小数，与信号规则设置</w:t>
                  </w:r>
                  <w:r>
                    <w:rPr>
                      <w:rFonts w:hint="default"/>
                      <w:color w:val="auto"/>
                      <w:vertAlign w:val="baseline"/>
                      <w:lang w:val="en-US" w:eastAsia="zh-CN"/>
                    </w:rPr>
                    <w:t>绝对值存储阀值</w:t>
                  </w:r>
                  <w:r>
                    <w:rPr>
                      <w:rFonts w:hint="eastAsia"/>
                      <w:color w:val="auto"/>
                      <w:vertAlign w:val="baseline"/>
                      <w:lang w:val="en-US" w:eastAsia="zh-CN"/>
                    </w:rPr>
                    <w:t>（每单位）比对，前者是否大于后者，是则不符合巡检要求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百分比存储阀值（%）</w:t>
                  </w:r>
                </w:p>
              </w:tc>
              <w:tc>
                <w:tcPr>
                  <w:tcW w:w="6185" w:type="dxa"/>
                </w:tcPr>
                <w:p>
                  <w:pPr>
                    <w:rPr>
                      <w:rFonts w:hint="default"/>
                      <w:color w:val="auto"/>
                      <w:vertAlign w:val="baseline"/>
                      <w:lang w:val="en-US" w:eastAsia="zh-CN"/>
                    </w:rPr>
                  </w:pPr>
                  <w:r>
                    <w:rPr>
                      <w:rFonts w:hint="eastAsia"/>
                      <w:color w:val="auto"/>
                      <w:vertAlign w:val="baseline"/>
                      <w:lang w:val="en-US" w:eastAsia="zh-CN"/>
                    </w:rPr>
                    <w:t>相邻两测点偏差率绝对值，（当期值-上一测点值）/上一测点值*100%的绝对值，与信号规则设置百分比存储阀值（%）比对，前者是否大于后者，是则不符合巡检要求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ins w:id="214" w:author="zhoujiansheng" w:date="2025-09-03T14:37:07Z"/>
              </w:trPr>
              <w:tc>
                <w:tcPr>
                  <w:tcW w:w="2337" w:type="dxa"/>
                </w:tcPr>
                <w:p>
                  <w:pPr>
                    <w:rPr>
                      <w:ins w:id="215" w:author="zhoujiansheng" w:date="2025-09-03T14:37:07Z"/>
                      <w:rFonts w:hint="eastAsia"/>
                      <w:color w:val="auto"/>
                      <w:vertAlign w:val="baseline"/>
                      <w:lang w:val="en-US" w:eastAsia="zh-CN"/>
                    </w:rPr>
                  </w:pPr>
                  <w:ins w:id="216" w:author="zhoujiansheng" w:date="2025-09-03T14:37:27Z">
                    <w:r>
                      <w:rPr>
                        <w:rFonts w:hint="eastAsia"/>
                        <w:color w:val="auto"/>
                        <w:vertAlign w:val="baseline"/>
                        <w:lang w:val="en-US" w:eastAsia="zh-CN"/>
                      </w:rPr>
                      <w:t>巡检结果</w:t>
                    </w:r>
                  </w:ins>
                </w:p>
              </w:tc>
              <w:tc>
                <w:tcPr>
                  <w:tcW w:w="6185" w:type="dxa"/>
                </w:tcPr>
                <w:p>
                  <w:pPr>
                    <w:rPr>
                      <w:ins w:id="217" w:author="zhoujiansheng" w:date="2025-09-03T14:37:07Z"/>
                      <w:rFonts w:hint="eastAsia"/>
                      <w:color w:val="auto"/>
                      <w:vertAlign w:val="baseline"/>
                      <w:lang w:val="en-US" w:eastAsia="zh-CN"/>
                    </w:rPr>
                  </w:pPr>
                  <w:ins w:id="218" w:author="zhoujiansheng" w:date="2025-09-03T14:37:18Z">
                    <w:r>
                      <w:rPr>
                        <w:rFonts w:hint="eastAsia"/>
                        <w:color w:val="auto"/>
                        <w:vertAlign w:val="baseline"/>
                        <w:lang w:val="en-US" w:eastAsia="zh-CN"/>
                      </w:rPr>
                      <w:t>关联筛选条件。其中一项巡检指标不符合，则判断本条巡检内容不符合；全部指标符合，则判断本条巡检内容为符合。</w:t>
                    </w:r>
                  </w:ins>
                </w:p>
              </w:tc>
            </w:tr>
          </w:tbl>
          <w:p>
            <w:pPr>
              <w:pStyle w:val="5"/>
              <w:numPr>
                <w:ilvl w:val="0"/>
                <w:numId w:val="0"/>
              </w:numPr>
              <w:rPr>
                <w:ins w:id="219" w:author="zhoujiansheng" w:date="2025-09-03T14:37:29Z"/>
                <w:rFonts w:hint="default"/>
                <w:color w:val="auto"/>
                <w:sz w:val="22"/>
                <w:szCs w:val="22"/>
                <w:highlight w:val="none"/>
                <w:lang w:val="en-US" w:eastAsia="zh-CN"/>
              </w:rPr>
            </w:pPr>
          </w:p>
          <w:p>
            <w:pPr>
              <w:pStyle w:val="5"/>
              <w:numPr>
                <w:ilvl w:val="0"/>
                <w:numId w:val="0"/>
              </w:numPr>
              <w:rPr>
                <w:ins w:id="220" w:author="zhoujiansheng" w:date="2025-09-03T14:37:48Z"/>
                <w:rFonts w:hint="default"/>
                <w:color w:val="auto"/>
                <w:sz w:val="22"/>
                <w:szCs w:val="22"/>
                <w:highlight w:val="none"/>
                <w:lang w:val="en-US" w:eastAsia="zh-CN"/>
              </w:rPr>
            </w:pPr>
            <w:ins w:id="221" w:author="zhoujiansheng" w:date="2025-09-03T14:37:49Z">
              <w:r>
                <w:rPr>
                  <w:rFonts w:hint="eastAsia"/>
                  <w:color w:val="auto"/>
                  <w:sz w:val="22"/>
                  <w:szCs w:val="22"/>
                  <w:highlight w:val="none"/>
                  <w:lang w:val="en-US" w:eastAsia="zh-CN"/>
                </w:rPr>
                <w:t>页面中的全部导出按钮和导出不符合按钮，合并为一个导出按钮。导出筛选条件查询结果内容。</w:t>
              </w:r>
            </w:ins>
          </w:p>
          <w:p>
            <w:pPr>
              <w:pStyle w:val="5"/>
              <w:numPr>
                <w:ilvl w:val="0"/>
                <w:numId w:val="0"/>
              </w:numPr>
              <w:rPr>
                <w:rFonts w:hint="default"/>
                <w:color w:val="auto"/>
                <w:sz w:val="22"/>
                <w:szCs w:val="22"/>
                <w:highlight w:val="none"/>
                <w:lang w:val="en-US" w:eastAsia="zh-CN"/>
              </w:rPr>
            </w:pPr>
            <w:ins w:id="222" w:author="zhoujiansheng" w:date="2025-09-03T14:39:38Z">
              <w:r>
                <w:rPr>
                  <w:rFonts w:hint="default"/>
                  <w:color w:val="auto"/>
                  <w:sz w:val="22"/>
                  <w:szCs w:val="22"/>
                  <w:highlight w:val="none"/>
                  <w:lang w:val="en-US" w:eastAsia="zh-CN"/>
                </w:rPr>
                <w:drawing>
                  <wp:inline distT="0" distB="0" distL="114300" distR="114300">
                    <wp:extent cx="5473065" cy="1516380"/>
                    <wp:effectExtent l="0" t="0" r="13335" b="7620"/>
                    <wp:docPr id="2" name="图片 2" descr="e83bf33857d7d494b2f053c1199af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83bf33857d7d494b2f053c1199afa95"/>
                            <pic:cNvPicPr>
                              <a:picLocks noChangeAspect="1"/>
                            </pic:cNvPicPr>
                          </pic:nvPicPr>
                          <pic:blipFill>
                            <a:blip r:embed="rId9"/>
                            <a:stretch>
                              <a:fillRect/>
                            </a:stretch>
                          </pic:blipFill>
                          <pic:spPr>
                            <a:xfrm>
                              <a:off x="0" y="0"/>
                              <a:ext cx="5473065" cy="1516380"/>
                            </a:xfrm>
                            <a:prstGeom prst="rect">
                              <a:avLst/>
                            </a:prstGeom>
                          </pic:spPr>
                        </pic:pic>
                      </a:graphicData>
                    </a:graphic>
                  </wp:inline>
                </w:drawing>
              </w:r>
            </w:ins>
          </w:p>
          <w:p>
            <w:pPr>
              <w:pStyle w:val="5"/>
              <w:numPr>
                <w:ilvl w:val="0"/>
                <w:numId w:val="0"/>
              </w:numPr>
              <w:rPr>
                <w:rFonts w:hint="default"/>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优先级</w:t>
            </w:r>
          </w:p>
        </w:tc>
        <w:tc>
          <w:tcPr>
            <w:tcW w:w="1622" w:type="dxa"/>
            <w:gridSpan w:val="2"/>
            <w:shd w:val="clear" w:color="auto" w:fill="auto"/>
          </w:tcPr>
          <w:p>
            <w:pPr>
              <w:pStyle w:val="5"/>
              <w:rPr>
                <w:color w:val="auto"/>
                <w:sz w:val="22"/>
                <w:szCs w:val="22"/>
                <w:highlight w:val="none"/>
              </w:rPr>
            </w:pPr>
            <w:r>
              <w:rPr>
                <w:rFonts w:hint="eastAsia"/>
                <w:color w:val="auto"/>
                <w:sz w:val="22"/>
                <w:szCs w:val="22"/>
                <w:highlight w:val="none"/>
              </w:rPr>
              <w:t>高</w:t>
            </w:r>
          </w:p>
        </w:tc>
        <w:tc>
          <w:tcPr>
            <w:tcW w:w="1146" w:type="dxa"/>
            <w:shd w:val="clear" w:color="auto" w:fill="auto"/>
          </w:tcPr>
          <w:p>
            <w:pPr>
              <w:pStyle w:val="5"/>
              <w:rPr>
                <w:color w:val="auto"/>
                <w:sz w:val="22"/>
                <w:szCs w:val="22"/>
                <w:highlight w:val="none"/>
              </w:rPr>
            </w:pPr>
            <w:r>
              <w:rPr>
                <w:rFonts w:hint="eastAsia"/>
                <w:color w:val="auto"/>
                <w:sz w:val="22"/>
                <w:szCs w:val="22"/>
                <w:highlight w:val="none"/>
              </w:rPr>
              <w:t>使用频度</w:t>
            </w:r>
          </w:p>
        </w:tc>
        <w:tc>
          <w:tcPr>
            <w:tcW w:w="6072" w:type="dxa"/>
            <w:gridSpan w:val="3"/>
            <w:shd w:val="clear" w:color="auto" w:fill="auto"/>
          </w:tcPr>
          <w:p>
            <w:pPr>
              <w:pStyle w:val="5"/>
              <w:rPr>
                <w:color w:val="auto"/>
                <w:sz w:val="22"/>
                <w:szCs w:val="22"/>
                <w:highlight w:val="none"/>
              </w:rPr>
            </w:pPr>
            <w:r>
              <w:rPr>
                <w:rFonts w:hint="eastAsia"/>
                <w:color w:val="auto"/>
                <w:sz w:val="22"/>
                <w:szCs w:val="22"/>
                <w:highlight w:val="none"/>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前置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color w:val="auto"/>
                <w:sz w:val="22"/>
                <w:szCs w:val="22"/>
                <w:highlight w:val="none"/>
              </w:rPr>
              <w:t>拥有</w:t>
            </w:r>
            <w:r>
              <w:rPr>
                <w:rFonts w:hint="eastAsia"/>
                <w:color w:val="auto"/>
                <w:lang w:val="en-US" w:eastAsia="zh-CN"/>
              </w:rPr>
              <w:t>巡检规则设置功能</w:t>
            </w:r>
            <w:r>
              <w:rPr>
                <w:rFonts w:hint="eastAsia"/>
                <w:color w:val="auto"/>
                <w:sz w:val="22"/>
                <w:szCs w:val="22"/>
                <w:highlight w:val="none"/>
              </w:rPr>
              <w:t>权限的用户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后置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ascii="宋体" w:hAnsi="宋体"/>
                <w:color w:val="auto"/>
                <w:sz w:val="22"/>
                <w:szCs w:val="22"/>
                <w:highlight w:val="none"/>
              </w:rPr>
              <w:t>能正确</w:t>
            </w:r>
            <w:r>
              <w:rPr>
                <w:rFonts w:hint="eastAsia" w:ascii="宋体" w:hAnsi="宋体"/>
                <w:color w:val="auto"/>
                <w:sz w:val="22"/>
                <w:szCs w:val="22"/>
                <w:highlight w:val="none"/>
                <w:lang w:val="en-US" w:eastAsia="zh-CN"/>
              </w:rPr>
              <w:t>增删查改</w:t>
            </w:r>
            <w:r>
              <w:rPr>
                <w:rFonts w:hint="eastAsia"/>
                <w:color w:val="auto"/>
                <w:lang w:val="en-US" w:eastAsia="zh-CN"/>
              </w:rPr>
              <w:t>巡检规则设置</w:t>
            </w:r>
            <w:r>
              <w:rPr>
                <w:rFonts w:hint="eastAsia" w:ascii="宋体" w:hAnsi="宋体"/>
                <w:color w:val="auto"/>
                <w:sz w:val="22"/>
                <w:szCs w:val="2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5"/>
              <w:rPr>
                <w:color w:val="auto"/>
                <w:sz w:val="22"/>
                <w:szCs w:val="22"/>
                <w:highlight w:val="none"/>
              </w:rPr>
            </w:pPr>
            <w:r>
              <w:rPr>
                <w:rFonts w:hint="eastAsia"/>
                <w:color w:val="auto"/>
                <w:sz w:val="22"/>
                <w:szCs w:val="22"/>
                <w:highlight w:val="none"/>
              </w:rPr>
              <w:t>事件流</w:t>
            </w:r>
          </w:p>
        </w:tc>
        <w:tc>
          <w:tcPr>
            <w:tcW w:w="1179" w:type="dxa"/>
            <w:shd w:val="clear" w:color="auto" w:fill="auto"/>
          </w:tcPr>
          <w:p>
            <w:pPr>
              <w:pStyle w:val="5"/>
              <w:rPr>
                <w:color w:val="auto"/>
                <w:sz w:val="22"/>
                <w:szCs w:val="22"/>
                <w:highlight w:val="none"/>
              </w:rPr>
            </w:pPr>
            <w:r>
              <w:rPr>
                <w:rFonts w:hint="eastAsia"/>
                <w:color w:val="auto"/>
                <w:sz w:val="22"/>
                <w:szCs w:val="22"/>
                <w:highlight w:val="none"/>
              </w:rPr>
              <w:t>正常过程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可选过程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异常过程</w:t>
            </w:r>
          </w:p>
        </w:tc>
        <w:tc>
          <w:tcPr>
            <w:tcW w:w="7661" w:type="dxa"/>
            <w:gridSpan w:val="5"/>
            <w:shd w:val="clear" w:color="auto" w:fill="auto"/>
          </w:tcPr>
          <w:p>
            <w:pPr>
              <w:pStyle w:val="5"/>
              <w:rPr>
                <w:color w:val="auto"/>
                <w:sz w:val="22"/>
                <w:szCs w:val="22"/>
                <w:highlight w:val="none"/>
              </w:rPr>
            </w:pPr>
            <w:r>
              <w:rPr>
                <w:rFonts w:hint="eastAsia" w:ascii="宋体" w:hAnsi="宋体"/>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pPr>
              <w:pStyle w:val="5"/>
              <w:rPr>
                <w:color w:val="auto"/>
                <w:sz w:val="22"/>
                <w:szCs w:val="22"/>
                <w:highlight w:val="none"/>
              </w:rPr>
            </w:pPr>
            <w:r>
              <w:rPr>
                <w:rFonts w:hint="eastAsia"/>
                <w:color w:val="auto"/>
                <w:sz w:val="22"/>
                <w:szCs w:val="22"/>
                <w:highlight w:val="none"/>
              </w:rPr>
              <w:t>特殊需求</w:t>
            </w:r>
          </w:p>
        </w:tc>
        <w:tc>
          <w:tcPr>
            <w:tcW w:w="8840" w:type="dxa"/>
            <w:gridSpan w:val="6"/>
            <w:shd w:val="clear" w:color="auto" w:fill="auto"/>
          </w:tcPr>
          <w:p>
            <w:pPr>
              <w:pStyle w:val="5"/>
              <w:rPr>
                <w:color w:val="auto"/>
                <w:sz w:val="22"/>
                <w:szCs w:val="22"/>
                <w:highlight w:val="none"/>
              </w:rPr>
            </w:pPr>
            <w:r>
              <w:rPr>
                <w:rFonts w:hint="eastAsia"/>
                <w:color w:val="auto"/>
                <w:sz w:val="22"/>
                <w:szCs w:val="22"/>
                <w:highlight w:val="none"/>
              </w:rPr>
              <w:t>无</w:t>
            </w:r>
          </w:p>
        </w:tc>
      </w:tr>
    </w:tbl>
    <w:p>
      <w:pPr>
        <w:pStyle w:val="3"/>
        <w:bidi w:val="0"/>
        <w:rPr>
          <w:rFonts w:hint="eastAsia"/>
          <w:color w:val="auto"/>
          <w:lang w:val="en-US" w:eastAsia="zh-CN"/>
        </w:rPr>
      </w:pPr>
      <w:r>
        <w:rPr>
          <w:rFonts w:hint="eastAsia"/>
          <w:color w:val="auto"/>
          <w:lang w:val="en-US" w:eastAsia="zh-CN"/>
        </w:rPr>
        <w:t>字典表维护：</w:t>
      </w:r>
    </w:p>
    <w:p>
      <w:pPr>
        <w:rPr>
          <w:rFonts w:hint="eastAsia"/>
          <w:color w:val="auto"/>
          <w:lang w:val="en-US" w:eastAsia="zh-CN"/>
        </w:rPr>
      </w:pPr>
      <w:r>
        <w:rPr>
          <w:rFonts w:hint="eastAsia"/>
          <w:color w:val="auto"/>
          <w:lang w:val="en-US" w:eastAsia="zh-CN"/>
        </w:rPr>
        <w:t>目录：运维-报表-字典表维护</w:t>
      </w:r>
    </w:p>
    <w:p>
      <w:pPr>
        <w:rPr>
          <w:rFonts w:hint="default"/>
          <w:color w:val="auto"/>
          <w:lang w:val="en-US" w:eastAsia="zh-CN"/>
        </w:rPr>
      </w:pPr>
      <w:r>
        <w:rPr>
          <w:rFonts w:hint="eastAsia"/>
          <w:color w:val="auto"/>
          <w:lang w:val="en-US" w:eastAsia="zh-CN"/>
        </w:rPr>
        <w:t>权限：省份账户有增删编辑权限，其他账户可查看下载</w:t>
      </w:r>
    </w:p>
    <w:tbl>
      <w:tblPr>
        <w:tblStyle w:val="6"/>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5"/>
              <w:rPr>
                <w:color w:val="auto"/>
                <w:sz w:val="22"/>
                <w:szCs w:val="22"/>
                <w:highlight w:val="none"/>
              </w:rPr>
            </w:pPr>
            <w:r>
              <w:rPr>
                <w:rFonts w:hint="eastAsia"/>
                <w:color w:val="auto"/>
                <w:sz w:val="22"/>
                <w:szCs w:val="22"/>
                <w:highlight w:val="none"/>
              </w:rPr>
              <w:t>用户(Actor)</w:t>
            </w:r>
          </w:p>
        </w:tc>
        <w:tc>
          <w:tcPr>
            <w:tcW w:w="6341" w:type="dxa"/>
            <w:gridSpan w:val="4"/>
            <w:shd w:val="clear" w:color="auto" w:fill="BFBFBF"/>
          </w:tcPr>
          <w:p>
            <w:pPr>
              <w:pStyle w:val="5"/>
              <w:rPr>
                <w:color w:val="auto"/>
                <w:sz w:val="22"/>
                <w:szCs w:val="22"/>
                <w:highlight w:val="none"/>
              </w:rPr>
            </w:pPr>
            <w:r>
              <w:rPr>
                <w:rFonts w:hint="eastAsia"/>
                <w:color w:val="auto"/>
                <w:sz w:val="22"/>
                <w:szCs w:val="22"/>
                <w:highlight w:val="none"/>
              </w:rPr>
              <w:t>拥有</w:t>
            </w:r>
            <w:r>
              <w:rPr>
                <w:rFonts w:hint="eastAsia"/>
                <w:color w:val="auto"/>
                <w:lang w:val="en-US" w:eastAsia="zh-CN"/>
              </w:rPr>
              <w:t>字典表维护</w:t>
            </w:r>
            <w:r>
              <w:rPr>
                <w:rFonts w:hint="eastAsia"/>
                <w:color w:val="auto"/>
                <w:sz w:val="22"/>
                <w:szCs w:val="22"/>
                <w:highlight w:val="none"/>
              </w:rPr>
              <w:t>的用户</w:t>
            </w:r>
          </w:p>
        </w:tc>
        <w:tc>
          <w:tcPr>
            <w:tcW w:w="995" w:type="dxa"/>
            <w:shd w:val="clear" w:color="auto" w:fill="BFBFBF"/>
          </w:tcPr>
          <w:p>
            <w:pPr>
              <w:pStyle w:val="5"/>
              <w:rPr>
                <w:color w:val="auto"/>
                <w:sz w:val="22"/>
                <w:szCs w:val="22"/>
                <w:highlight w:val="none"/>
              </w:rPr>
            </w:pPr>
            <w:r>
              <w:rPr>
                <w:rFonts w:hint="eastAsia"/>
                <w:color w:val="auto"/>
                <w:sz w:val="22"/>
                <w:szCs w:val="22"/>
                <w:highlight w:val="none"/>
              </w:rPr>
              <w:t>版本</w:t>
            </w:r>
          </w:p>
        </w:tc>
        <w:tc>
          <w:tcPr>
            <w:tcW w:w="1504" w:type="dxa"/>
            <w:shd w:val="clear" w:color="auto" w:fill="BFBFBF"/>
          </w:tcPr>
          <w:p>
            <w:pPr>
              <w:pStyle w:val="5"/>
              <w:rPr>
                <w:color w:val="auto"/>
                <w:sz w:val="22"/>
                <w:szCs w:val="22"/>
                <w:highlight w:val="none"/>
              </w:rPr>
            </w:pPr>
            <w:r>
              <w:rPr>
                <w:rFonts w:hint="eastAsia"/>
                <w:color w:val="auto"/>
                <w:sz w:val="22"/>
                <w:szCs w:val="22"/>
                <w:highlight w:val="none"/>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需求</w:t>
            </w:r>
            <w:r>
              <w:rPr>
                <w:color w:val="auto"/>
                <w:sz w:val="22"/>
                <w:szCs w:val="22"/>
                <w:highlight w:val="none"/>
              </w:rPr>
              <w:t>描述</w:t>
            </w:r>
          </w:p>
        </w:tc>
        <w:tc>
          <w:tcPr>
            <w:tcW w:w="8840" w:type="dxa"/>
            <w:gridSpan w:val="6"/>
            <w:shd w:val="clear" w:color="auto" w:fill="auto"/>
          </w:tcPr>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1、支持导入（</w:t>
            </w:r>
            <w:r>
              <w:rPr>
                <w:rFonts w:hint="eastAsia" w:asciiTheme="minorHAnsi" w:hAnsiTheme="minorHAnsi" w:eastAsiaTheme="minorEastAsia" w:cstheme="minorBidi"/>
                <w:color w:val="auto"/>
                <w:kern w:val="2"/>
                <w:sz w:val="21"/>
                <w:szCs w:val="24"/>
                <w:vertAlign w:val="baseline"/>
                <w:lang w:val="en-US" w:eastAsia="zh-CN" w:bidi="ar-SA"/>
              </w:rPr>
              <w:t>以告警编码ID/信号编码ID为唯一标识，用新的数据覆盖以前的数据</w:t>
            </w:r>
            <w:r>
              <w:rPr>
                <w:rFonts w:hint="eastAsia"/>
                <w:color w:val="auto"/>
                <w:sz w:val="22"/>
                <w:szCs w:val="22"/>
                <w:highlight w:val="none"/>
                <w:lang w:val="en-US" w:eastAsia="zh-CN"/>
              </w:rPr>
              <w:t>）、导出（全量数据导出包含修订记录、告警表、信号字典表，不受查询条件影响）。导入模版同动--环监控系统告警信息标准化-广西-告警逻辑分类字典表模板。即上文附件。</w:t>
            </w: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2、可对告警字典表、信号字典表进行增加、删除、编辑；</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3、新增/编辑删除、查看字段如下；</w:t>
            </w:r>
          </w:p>
          <w:p>
            <w:pPr>
              <w:pStyle w:val="5"/>
              <w:numPr>
                <w:ilvl w:val="0"/>
                <w:numId w:val="0"/>
              </w:numPr>
              <w:rPr>
                <w:rFonts w:hint="eastAsia"/>
                <w:color w:val="auto"/>
                <w:sz w:val="22"/>
                <w:szCs w:val="22"/>
                <w:highlight w:val="none"/>
                <w:lang w:val="en-US" w:eastAsia="zh-CN"/>
              </w:rPr>
            </w:pPr>
            <w:r>
              <w:rPr>
                <w:rFonts w:hint="eastAsia"/>
                <w:b/>
                <w:bCs/>
                <w:color w:val="auto"/>
                <w:sz w:val="22"/>
                <w:szCs w:val="22"/>
                <w:highlight w:val="none"/>
                <w:lang w:val="en-US" w:eastAsia="zh-CN"/>
              </w:rPr>
              <w:t>告警字典表：</w:t>
            </w:r>
          </w:p>
          <w:p>
            <w:pPr>
              <w:pStyle w:val="5"/>
              <w:numPr>
                <w:ilvl w:val="0"/>
                <w:numId w:val="0"/>
              </w:numPr>
              <w:rPr>
                <w:rFonts w:hint="default"/>
                <w:b w:val="0"/>
                <w:bCs w:val="0"/>
                <w:color w:val="auto"/>
                <w:sz w:val="22"/>
                <w:szCs w:val="22"/>
                <w:highlight w:val="none"/>
                <w:lang w:val="en-US" w:eastAsia="zh-CN"/>
              </w:rPr>
            </w:pPr>
            <w:r>
              <w:rPr>
                <w:rFonts w:hint="eastAsia"/>
                <w:color w:val="auto"/>
                <w:sz w:val="22"/>
                <w:szCs w:val="22"/>
                <w:highlight w:val="none"/>
                <w:lang w:val="en-US" w:eastAsia="zh-CN"/>
              </w:rPr>
              <w:t>查询条件：设备类型</w:t>
            </w:r>
            <w:r>
              <w:rPr>
                <w:rFonts w:hint="eastAsia"/>
                <w:b w:val="0"/>
                <w:bCs w:val="0"/>
                <w:color w:val="auto"/>
                <w:sz w:val="22"/>
                <w:szCs w:val="22"/>
                <w:highlight w:val="none"/>
                <w:lang w:val="en-US" w:eastAsia="zh-CN"/>
              </w:rPr>
              <w:t>（可多选全选）</w:t>
            </w:r>
            <w:r>
              <w:rPr>
                <w:rFonts w:hint="eastAsia"/>
                <w:color w:val="auto"/>
                <w:sz w:val="22"/>
                <w:szCs w:val="22"/>
                <w:highlight w:val="none"/>
                <w:lang w:val="en-US" w:eastAsia="zh-CN"/>
              </w:rPr>
              <w:t>、告警逻辑分类</w:t>
            </w:r>
            <w:r>
              <w:rPr>
                <w:rFonts w:hint="eastAsia"/>
                <w:b w:val="0"/>
                <w:bCs w:val="0"/>
                <w:color w:val="auto"/>
                <w:sz w:val="22"/>
                <w:szCs w:val="22"/>
                <w:highlight w:val="none"/>
                <w:lang w:val="en-US" w:eastAsia="zh-CN"/>
              </w:rPr>
              <w:t>（可多选全选）、告警标准名、告警编码ID</w:t>
            </w:r>
          </w:p>
          <w:tbl>
            <w:tblPr>
              <w:tblStyle w:val="7"/>
              <w:tblW w:w="8624"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224" w:author="zhoujiansheng" w:date="2025-08-28T15:11:20Z">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4312"/>
              <w:gridCol w:w="4312"/>
              <w:tblGridChange w:id="225">
                <w:tblGrid>
                  <w:gridCol w:w="4312"/>
                  <w:gridCol w:w="4312"/>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id="226"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27" w:author="zhoujiansheng" w:date="2025-08-28T15:11:20Z">
                    <w:tcPr>
                      <w:tcW w:w="4312" w:type="dxa"/>
                      <w:vAlign w:val="center"/>
                    </w:tcPr>
                  </w:tcPrChange>
                </w:tcPr>
                <w:p>
                  <w:pPr>
                    <w:keepNext w:val="0"/>
                    <w:keepLines w:val="0"/>
                    <w:widowControl/>
                    <w:suppressLineNumbers w:val="0"/>
                    <w:jc w:val="left"/>
                    <w:textAlignment w:val="center"/>
                    <w:rPr>
                      <w:rFonts w:hint="default"/>
                      <w:b w:val="0"/>
                      <w:bCs w:val="0"/>
                      <w:color w:val="auto"/>
                      <w:sz w:val="22"/>
                      <w:szCs w:val="22"/>
                      <w:highlight w:val="none"/>
                      <w:vertAlign w:val="baseline"/>
                      <w:lang w:val="en-US" w:eastAsia="zh-CN"/>
                    </w:rPr>
                  </w:pPr>
                  <w:r>
                    <w:rPr>
                      <w:rFonts w:hint="eastAsia" w:ascii="宋体" w:hAnsi="宋体" w:eastAsia="宋体" w:cs="宋体"/>
                      <w:i w:val="0"/>
                      <w:iCs w:val="0"/>
                      <w:color w:val="auto"/>
                      <w:kern w:val="0"/>
                      <w:sz w:val="22"/>
                      <w:szCs w:val="22"/>
                      <w:u w:val="none"/>
                      <w:lang w:val="en-US" w:eastAsia="zh-CN" w:bidi="ar"/>
                    </w:rPr>
                    <w:t>字段</w:t>
                  </w:r>
                </w:p>
              </w:tc>
              <w:tc>
                <w:tcPr>
                  <w:tcW w:w="4312" w:type="dxa"/>
                  <w:tcPrChange w:id="228"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9"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30"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第一位编码</w:t>
                  </w:r>
                </w:p>
              </w:tc>
              <w:tc>
                <w:tcPr>
                  <w:tcW w:w="4312" w:type="dxa"/>
                  <w:tcPrChange w:id="231" w:author="zhoujiansheng" w:date="2025-08-28T15:11:20Z">
                    <w:tcPr>
                      <w:tcW w:w="4312" w:type="dxa"/>
                    </w:tcPr>
                  </w:tcPrChange>
                </w:tcPr>
                <w:p>
                  <w:pPr>
                    <w:pStyle w:val="5"/>
                    <w:numPr>
                      <w:ilvl w:val="0"/>
                      <w:numId w:val="0"/>
                    </w:numPr>
                    <w:rPr>
                      <w:ins w:id="232" w:author="zhoujiansheng" w:date="2025-08-28T15:56:10Z"/>
                      <w:rFonts w:hint="eastAsia"/>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用户填入，数字，必填，整数，1位数</w:t>
                  </w:r>
                </w:p>
                <w:p>
                  <w:pPr>
                    <w:pStyle w:val="5"/>
                    <w:numPr>
                      <w:ilvl w:val="0"/>
                      <w:numId w:val="0"/>
                    </w:numPr>
                    <w:rPr>
                      <w:rFonts w:hint="default"/>
                      <w:b w:val="0"/>
                      <w:bCs w:val="0"/>
                      <w:color w:val="auto"/>
                      <w:sz w:val="22"/>
                      <w:szCs w:val="22"/>
                      <w:highlight w:val="none"/>
                      <w:vertAlign w:val="baseline"/>
                      <w:lang w:val="en-US" w:eastAsia="zh-CN"/>
                    </w:rPr>
                  </w:pPr>
                  <w:ins w:id="233" w:author="zhoujiansheng" w:date="2025-08-28T15:56:13Z">
                    <w:r>
                      <w:rPr>
                        <w:rFonts w:hint="eastAsia"/>
                        <w:b w:val="0"/>
                        <w:bCs w:val="0"/>
                        <w:color w:val="auto"/>
                        <w:sz w:val="22"/>
                        <w:szCs w:val="22"/>
                        <w:highlight w:val="none"/>
                        <w:vertAlign w:val="baseline"/>
                        <w:lang w:val="en-US" w:eastAsia="zh-CN"/>
                      </w:rPr>
                      <w:t>通过页面</w:t>
                    </w:r>
                  </w:ins>
                  <w:ins w:id="234" w:author="zhoujiansheng" w:date="2025-08-28T15:56:14Z">
                    <w:r>
                      <w:rPr>
                        <w:rFonts w:hint="eastAsia"/>
                        <w:b w:val="0"/>
                        <w:bCs w:val="0"/>
                        <w:color w:val="auto"/>
                        <w:sz w:val="22"/>
                        <w:szCs w:val="22"/>
                        <w:highlight w:val="none"/>
                        <w:vertAlign w:val="baseline"/>
                        <w:lang w:val="en-US" w:eastAsia="zh-CN"/>
                      </w:rPr>
                      <w:t>新增</w:t>
                    </w:r>
                  </w:ins>
                  <w:ins w:id="235" w:author="zhoujiansheng" w:date="2025-08-28T15:56:18Z">
                    <w:r>
                      <w:rPr>
                        <w:rFonts w:hint="eastAsia"/>
                        <w:b w:val="0"/>
                        <w:bCs w:val="0"/>
                        <w:color w:val="auto"/>
                        <w:sz w:val="22"/>
                        <w:szCs w:val="22"/>
                        <w:highlight w:val="none"/>
                        <w:vertAlign w:val="baseline"/>
                        <w:lang w:val="en-US" w:eastAsia="zh-CN"/>
                      </w:rPr>
                      <w:t>时，</w:t>
                    </w:r>
                  </w:ins>
                  <w:ins w:id="236" w:author="zhoujiansheng" w:date="2025-08-28T15:56:19Z">
                    <w:r>
                      <w:rPr>
                        <w:rFonts w:hint="eastAsia"/>
                        <w:b w:val="0"/>
                        <w:bCs w:val="0"/>
                        <w:color w:val="auto"/>
                        <w:sz w:val="22"/>
                        <w:szCs w:val="22"/>
                        <w:highlight w:val="none"/>
                        <w:vertAlign w:val="baseline"/>
                        <w:lang w:val="en-US" w:eastAsia="zh-CN"/>
                      </w:rPr>
                      <w:t>默认</w:t>
                    </w:r>
                  </w:ins>
                  <w:ins w:id="237" w:author="zhoujiansheng" w:date="2025-08-28T15:56:21Z">
                    <w:r>
                      <w:rPr>
                        <w:rFonts w:hint="eastAsia"/>
                        <w:b w:val="0"/>
                        <w:bCs w:val="0"/>
                        <w:color w:val="auto"/>
                        <w:sz w:val="22"/>
                        <w:szCs w:val="22"/>
                        <w:highlight w:val="none"/>
                        <w:vertAlign w:val="baseline"/>
                        <w:lang w:val="en-US" w:eastAsia="zh-CN"/>
                      </w:rPr>
                      <w:t>填充0</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8"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39"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设备类型编码</w:t>
                  </w:r>
                </w:p>
              </w:tc>
              <w:tc>
                <w:tcPr>
                  <w:tcW w:w="4312" w:type="dxa"/>
                  <w:tcPrChange w:id="240"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用户填入，数字，必填，整数，2位数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1"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42"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设备类型</w:t>
                  </w:r>
                </w:p>
              </w:tc>
              <w:tc>
                <w:tcPr>
                  <w:tcW w:w="4312" w:type="dxa"/>
                  <w:tcPrChange w:id="243"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w:t>
                  </w:r>
                  <w:bookmarkStart w:id="1" w:name="OLE_LINK1"/>
                  <w:r>
                    <w:rPr>
                      <w:rFonts w:hint="eastAsia"/>
                      <w:b w:val="0"/>
                      <w:bCs w:val="0"/>
                      <w:color w:val="auto"/>
                      <w:sz w:val="22"/>
                      <w:szCs w:val="22"/>
                      <w:highlight w:val="none"/>
                      <w:vertAlign w:val="baseline"/>
                      <w:lang w:val="en-US" w:eastAsia="zh-CN"/>
                    </w:rPr>
                    <w:t>必填，</w:t>
                  </w:r>
                  <w:r>
                    <w:rPr>
                      <w:rFonts w:hint="default"/>
                      <w:b w:val="0"/>
                      <w:bCs w:val="0"/>
                      <w:color w:val="auto"/>
                      <w:sz w:val="22"/>
                      <w:szCs w:val="22"/>
                      <w:highlight w:val="none"/>
                      <w:vertAlign w:val="baseline"/>
                      <w:lang w:val="en-US" w:eastAsia="zh-CN"/>
                    </w:rPr>
                    <w:t>不超过50字</w:t>
                  </w:r>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4"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45"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告警逻辑分类</w:t>
                  </w:r>
                </w:p>
              </w:tc>
              <w:tc>
                <w:tcPr>
                  <w:tcW w:w="4312" w:type="dxa"/>
                  <w:tcPrChange w:id="246"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w:t>
                  </w:r>
                  <w:ins w:id="247" w:author="zhoujiansheng" w:date="2025-08-28T14:54:44Z">
                    <w:r>
                      <w:rPr>
                        <w:rFonts w:hint="eastAsia"/>
                        <w:b w:val="0"/>
                        <w:bCs w:val="0"/>
                        <w:color w:val="auto"/>
                        <w:sz w:val="22"/>
                        <w:szCs w:val="22"/>
                        <w:highlight w:val="none"/>
                        <w:vertAlign w:val="baseline"/>
                        <w:lang w:val="en-US" w:eastAsia="zh-CN"/>
                      </w:rPr>
                      <w:t>必填</w:t>
                    </w:r>
                  </w:ins>
                  <w:ins w:id="248" w:author="zhoujiansheng" w:date="2025-08-28T14:55:14Z">
                    <w:r>
                      <w:rPr>
                        <w:rFonts w:hint="eastAsia"/>
                        <w:b w:val="0"/>
                        <w:bCs w:val="0"/>
                        <w:color w:val="auto"/>
                        <w:sz w:val="22"/>
                        <w:szCs w:val="22"/>
                        <w:highlight w:val="none"/>
                        <w:vertAlign w:val="baseline"/>
                        <w:lang w:val="en-US" w:eastAsia="zh-CN"/>
                      </w:rPr>
                      <w:t>，</w:t>
                    </w:r>
                  </w:ins>
                  <w:r>
                    <w:rPr>
                      <w:rFonts w:hint="eastAsia"/>
                      <w:b w:val="0"/>
                      <w:bCs w:val="0"/>
                      <w:color w:val="auto"/>
                      <w:sz w:val="22"/>
                      <w:szCs w:val="22"/>
                      <w:highlight w:val="none"/>
                      <w:vertAlign w:val="baseline"/>
                      <w:lang w:val="en-US" w:eastAsia="zh-CN"/>
                    </w:rPr>
                    <w:t>不超过50字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9"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50"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告警逻辑子类</w:t>
                  </w:r>
                </w:p>
              </w:tc>
              <w:tc>
                <w:tcPr>
                  <w:tcW w:w="4312" w:type="dxa"/>
                  <w:tcPrChange w:id="251"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w:t>
                  </w:r>
                  <w:ins w:id="252" w:author="zhoujiansheng" w:date="2025-08-28T15:00:01Z">
                    <w:r>
                      <w:rPr>
                        <w:rFonts w:hint="eastAsia"/>
                        <w:b w:val="0"/>
                        <w:bCs w:val="0"/>
                        <w:color w:val="auto"/>
                        <w:sz w:val="22"/>
                        <w:szCs w:val="22"/>
                        <w:highlight w:val="none"/>
                        <w:vertAlign w:val="baseline"/>
                        <w:lang w:val="en-US" w:eastAsia="zh-CN"/>
                      </w:rPr>
                      <w:t>必填</w:t>
                    </w:r>
                  </w:ins>
                  <w:ins w:id="253" w:author="zhoujiansheng" w:date="2025-08-28T15:00:02Z">
                    <w:r>
                      <w:rPr>
                        <w:rFonts w:hint="eastAsia"/>
                        <w:b w:val="0"/>
                        <w:bCs w:val="0"/>
                        <w:color w:val="auto"/>
                        <w:sz w:val="22"/>
                        <w:szCs w:val="22"/>
                        <w:highlight w:val="none"/>
                        <w:vertAlign w:val="baseline"/>
                        <w:lang w:val="en-US" w:eastAsia="zh-CN"/>
                      </w:rPr>
                      <w:t>，</w:t>
                    </w:r>
                  </w:ins>
                  <w:r>
                    <w:rPr>
                      <w:rFonts w:hint="eastAsia"/>
                      <w:b w:val="0"/>
                      <w:bCs w:val="0"/>
                      <w:color w:val="auto"/>
                      <w:sz w:val="22"/>
                      <w:szCs w:val="22"/>
                      <w:highlight w:val="none"/>
                      <w:vertAlign w:val="baseline"/>
                      <w:lang w:val="en-US" w:eastAsia="zh-CN"/>
                    </w:rPr>
                    <w:t>不超过300字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4"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55"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告警标准名</w:t>
                  </w:r>
                </w:p>
              </w:tc>
              <w:tc>
                <w:tcPr>
                  <w:tcW w:w="4312" w:type="dxa"/>
                  <w:tcPrChange w:id="256"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用户填入文字，必填，不超过50字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7"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58"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告警来源</w:t>
                  </w:r>
                </w:p>
              </w:tc>
              <w:tc>
                <w:tcPr>
                  <w:tcW w:w="4312" w:type="dxa"/>
                  <w:tcPrChange w:id="259"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用户填入文字，必填，不超过50字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0"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61"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ins w:id="262" w:author="zhoujiansheng" w:date="2025-08-28T15:03:59Z">
                    <w:r>
                      <w:rPr>
                        <w:rFonts w:hint="eastAsia" w:ascii="宋体" w:hAnsi="宋体" w:eastAsia="宋体" w:cs="宋体"/>
                        <w:b/>
                        <w:bCs/>
                        <w:i w:val="0"/>
                        <w:iCs w:val="0"/>
                        <w:color w:val="auto"/>
                        <w:kern w:val="0"/>
                        <w:sz w:val="20"/>
                        <w:szCs w:val="20"/>
                        <w:u w:val="none"/>
                        <w:lang w:val="en-US" w:eastAsia="zh-CN" w:bidi="ar"/>
                      </w:rPr>
                      <w:t>第四～六位（告警编码）</w:t>
                    </w:r>
                  </w:ins>
                  <w:del w:id="263" w:author="zhoujiansheng" w:date="2025-08-28T15:03:59Z">
                    <w:r>
                      <w:rPr>
                        <w:rFonts w:hint="eastAsia" w:ascii="宋体" w:hAnsi="宋体" w:eastAsia="宋体" w:cs="宋体"/>
                        <w:b/>
                        <w:bCs/>
                        <w:i w:val="0"/>
                        <w:iCs w:val="0"/>
                        <w:color w:val="auto"/>
                        <w:kern w:val="0"/>
                        <w:sz w:val="20"/>
                        <w:szCs w:val="20"/>
                        <w:u w:val="none"/>
                        <w:lang w:val="en-US" w:eastAsia="zh-CN" w:bidi="ar"/>
                      </w:rPr>
                      <w:delText>告警编码</w:delText>
                    </w:r>
                  </w:del>
                </w:p>
              </w:tc>
              <w:tc>
                <w:tcPr>
                  <w:tcW w:w="4312" w:type="dxa"/>
                  <w:tcPrChange w:id="264"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用户填入，数字，必填，整数3位数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5"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66"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告警编码ID</w:t>
                  </w:r>
                </w:p>
              </w:tc>
              <w:tc>
                <w:tcPr>
                  <w:tcW w:w="4312" w:type="dxa"/>
                  <w:tcPrChange w:id="267"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用户填入，数字，必填，整数，6位数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9"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68" w:author="zhoujiansheng" w:date="2025-08-28T15:10:58Z"/>
              </w:trPr>
              <w:tc>
                <w:tcPr>
                  <w:tcW w:w="4312" w:type="dxa"/>
                  <w:vAlign w:val="center"/>
                  <w:tcPrChange w:id="270" w:author="zhoujiansheng" w:date="2025-08-28T15:11:20Z">
                    <w:tcPr>
                      <w:tcW w:w="4312" w:type="dxa"/>
                      <w:vAlign w:val="center"/>
                    </w:tcPr>
                  </w:tcPrChange>
                </w:tcPr>
                <w:p>
                  <w:pPr>
                    <w:keepNext w:val="0"/>
                    <w:keepLines w:val="0"/>
                    <w:widowControl/>
                    <w:suppressLineNumbers w:val="0"/>
                    <w:jc w:val="center"/>
                    <w:textAlignment w:val="center"/>
                    <w:rPr>
                      <w:ins w:id="271" w:author="zhoujiansheng" w:date="2025-08-28T15:10:58Z"/>
                      <w:rFonts w:hint="eastAsia" w:ascii="宋体" w:hAnsi="宋体" w:eastAsia="宋体" w:cs="宋体"/>
                      <w:b/>
                      <w:bCs/>
                      <w:i w:val="0"/>
                      <w:iCs w:val="0"/>
                      <w:color w:val="auto"/>
                      <w:kern w:val="0"/>
                      <w:sz w:val="20"/>
                      <w:szCs w:val="20"/>
                      <w:u w:val="none"/>
                      <w:lang w:val="en-US" w:eastAsia="zh-CN" w:bidi="ar"/>
                    </w:rPr>
                  </w:pPr>
                  <w:r>
                    <w:rPr>
                      <w:rFonts w:hint="eastAsia" w:ascii="宋体" w:hAnsi="宋体" w:eastAsia="宋体" w:cs="宋体"/>
                      <w:b/>
                      <w:bCs/>
                      <w:i w:val="0"/>
                      <w:iCs w:val="0"/>
                      <w:color w:val="auto"/>
                      <w:kern w:val="0"/>
                      <w:sz w:val="20"/>
                      <w:szCs w:val="20"/>
                      <w:u w:val="none"/>
                      <w:lang w:val="en-US" w:eastAsia="zh-CN" w:bidi="ar"/>
                    </w:rPr>
                    <w:t>数据中心告警级别</w:t>
                  </w:r>
                </w:p>
              </w:tc>
              <w:tc>
                <w:tcPr>
                  <w:tcW w:w="4312" w:type="dxa"/>
                  <w:vAlign w:val="top"/>
                  <w:tcPrChange w:id="272" w:author="zhoujiansheng" w:date="2025-08-28T15:11:20Z">
                    <w:tcPr>
                      <w:tcW w:w="4312" w:type="dxa"/>
                      <w:vAlign w:val="top"/>
                    </w:tcPr>
                  </w:tcPrChange>
                </w:tcPr>
                <w:p>
                  <w:pPr>
                    <w:pStyle w:val="5"/>
                    <w:numPr>
                      <w:ilvl w:val="0"/>
                      <w:numId w:val="0"/>
                    </w:numPr>
                    <w:ind w:left="0" w:leftChars="0" w:firstLine="0" w:firstLineChars="0"/>
                    <w:rPr>
                      <w:ins w:id="273" w:author="zhoujiansheng" w:date="2025-08-28T15:10:58Z"/>
                      <w:rFonts w:hint="eastAsia"/>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用户填入，枚举，一级告警/二级告警/三级告警/四级告警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4"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75"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通信机楼告警级别</w:t>
                  </w:r>
                </w:p>
              </w:tc>
              <w:tc>
                <w:tcPr>
                  <w:tcW w:w="4312" w:type="dxa"/>
                  <w:tcPrChange w:id="276"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用户填入，枚举，一级告警/二级告警/三级告警/四级告警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7"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78"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传输节点告警级别</w:t>
                  </w:r>
                </w:p>
              </w:tc>
              <w:tc>
                <w:tcPr>
                  <w:tcW w:w="4312" w:type="dxa"/>
                  <w:tcPrChange w:id="279"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用户填入，枚举，一级告警/二级告警/三级告警/四级告警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0"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81"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通信基站告警级别</w:t>
                  </w:r>
                </w:p>
              </w:tc>
              <w:tc>
                <w:tcPr>
                  <w:tcW w:w="4312" w:type="dxa"/>
                  <w:tcPrChange w:id="282"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用户填入，枚举，一级告警/二级告警/三级告警/四级告警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4"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del w:id="283" w:author="zhoujiansheng" w:date="2025-08-28T15:11:20Z"/>
              </w:trPr>
              <w:tc>
                <w:tcPr>
                  <w:tcW w:w="4312" w:type="dxa"/>
                  <w:vAlign w:val="center"/>
                  <w:tcPrChange w:id="285" w:author="zhoujiansheng" w:date="2025-08-28T15:11:20Z">
                    <w:tcPr>
                      <w:tcW w:w="4312" w:type="dxa"/>
                      <w:vAlign w:val="center"/>
                    </w:tcPr>
                  </w:tcPrChange>
                </w:tcPr>
                <w:p>
                  <w:pPr>
                    <w:keepNext w:val="0"/>
                    <w:keepLines w:val="0"/>
                    <w:widowControl/>
                    <w:suppressLineNumbers w:val="0"/>
                    <w:jc w:val="center"/>
                    <w:textAlignment w:val="center"/>
                    <w:rPr>
                      <w:del w:id="286" w:author="zhoujiansheng" w:date="2025-08-28T15:11:20Z"/>
                      <w:rFonts w:hint="default"/>
                      <w:b w:val="0"/>
                      <w:bCs w:val="0"/>
                      <w:color w:val="auto"/>
                      <w:sz w:val="22"/>
                      <w:szCs w:val="22"/>
                      <w:highlight w:val="none"/>
                      <w:vertAlign w:val="baseline"/>
                      <w:lang w:val="en-US" w:eastAsia="zh-CN"/>
                    </w:rPr>
                  </w:pPr>
                  <w:del w:id="287" w:author="zhoujiansheng" w:date="2025-08-28T15:11:20Z">
                    <w:r>
                      <w:rPr>
                        <w:rFonts w:hint="eastAsia" w:ascii="宋体" w:hAnsi="宋体" w:eastAsia="宋体" w:cs="宋体"/>
                        <w:b/>
                        <w:bCs/>
                        <w:i w:val="0"/>
                        <w:iCs w:val="0"/>
                        <w:color w:val="auto"/>
                        <w:kern w:val="0"/>
                        <w:sz w:val="20"/>
                        <w:szCs w:val="20"/>
                        <w:u w:val="none"/>
                        <w:lang w:val="en-US" w:eastAsia="zh-CN" w:bidi="ar"/>
                      </w:rPr>
                      <w:delText>数据中心告警级别</w:delText>
                    </w:r>
                  </w:del>
                </w:p>
              </w:tc>
              <w:tc>
                <w:tcPr>
                  <w:tcW w:w="4312" w:type="dxa"/>
                  <w:tcPrChange w:id="288" w:author="zhoujiansheng" w:date="2025-08-28T15:11:20Z">
                    <w:tcPr>
                      <w:tcW w:w="4312" w:type="dxa"/>
                    </w:tcPr>
                  </w:tcPrChange>
                </w:tcPr>
                <w:p>
                  <w:pPr>
                    <w:pStyle w:val="5"/>
                    <w:numPr>
                      <w:ilvl w:val="0"/>
                      <w:numId w:val="0"/>
                    </w:numPr>
                    <w:rPr>
                      <w:del w:id="289" w:author="zhoujiansheng" w:date="2025-08-28T15:11:20Z"/>
                      <w:rFonts w:hint="default"/>
                      <w:b w:val="0"/>
                      <w:bCs w:val="0"/>
                      <w:color w:val="auto"/>
                      <w:sz w:val="22"/>
                      <w:szCs w:val="22"/>
                      <w:highlight w:val="none"/>
                      <w:vertAlign w:val="baseline"/>
                      <w:lang w:val="en-US" w:eastAsia="zh-CN"/>
                    </w:rPr>
                  </w:pPr>
                  <w:del w:id="290" w:author="zhoujiansheng" w:date="2025-08-28T15:11:20Z">
                    <w:r>
                      <w:rPr>
                        <w:rFonts w:hint="eastAsia"/>
                        <w:b w:val="0"/>
                        <w:bCs w:val="0"/>
                        <w:color w:val="auto"/>
                        <w:sz w:val="22"/>
                        <w:szCs w:val="22"/>
                        <w:highlight w:val="none"/>
                        <w:vertAlign w:val="baseline"/>
                        <w:lang w:val="en-US" w:eastAsia="zh-CN"/>
                      </w:rPr>
                      <w:delText>用户填入，枚举，一级告警/二级告警/三级告警/四级告警</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1"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292"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模拟量告警门限</w:t>
                  </w:r>
                </w:p>
              </w:tc>
              <w:tc>
                <w:tcPr>
                  <w:tcW w:w="4312" w:type="dxa"/>
                  <w:tcPrChange w:id="293"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ins w:id="294" w:author="zhoujiansheng" w:date="2025-08-28T15:19:34Z">
                    <w:r>
                      <w:rPr>
                        <w:rFonts w:hint="eastAsia"/>
                        <w:b w:val="0"/>
                        <w:bCs w:val="0"/>
                        <w:color w:val="auto"/>
                        <w:sz w:val="22"/>
                        <w:szCs w:val="22"/>
                        <w:highlight w:val="none"/>
                        <w:vertAlign w:val="baseline"/>
                        <w:lang w:val="en-US" w:eastAsia="zh-CN"/>
                      </w:rPr>
                      <w:t>非</w:t>
                    </w:r>
                  </w:ins>
                  <w:ins w:id="295" w:author="zhoujiansheng" w:date="2025-08-28T15:19:35Z">
                    <w:r>
                      <w:rPr>
                        <w:rFonts w:hint="eastAsia"/>
                        <w:b w:val="0"/>
                        <w:bCs w:val="0"/>
                        <w:color w:val="auto"/>
                        <w:sz w:val="22"/>
                        <w:szCs w:val="22"/>
                        <w:highlight w:val="none"/>
                        <w:vertAlign w:val="baseline"/>
                        <w:lang w:val="en-US" w:eastAsia="zh-CN"/>
                      </w:rPr>
                      <w:t>必填，</w:t>
                    </w:r>
                  </w:ins>
                  <w:r>
                    <w:rPr>
                      <w:rFonts w:hint="eastAsia"/>
                      <w:b w:val="0"/>
                      <w:bCs w:val="0"/>
                      <w:color w:val="auto"/>
                      <w:sz w:val="22"/>
                      <w:szCs w:val="22"/>
                      <w:highlight w:val="none"/>
                      <w:vertAlign w:val="baseline"/>
                      <w:lang w:val="en-US" w:eastAsia="zh-CN"/>
                    </w:rPr>
                    <w:t>用户填入</w:t>
                  </w:r>
                  <w:del w:id="296" w:author="zhoujiansheng" w:date="2025-08-28T15:19:06Z">
                    <w:r>
                      <w:rPr>
                        <w:rFonts w:hint="default"/>
                        <w:b w:val="0"/>
                        <w:bCs w:val="0"/>
                        <w:color w:val="auto"/>
                        <w:sz w:val="22"/>
                        <w:szCs w:val="22"/>
                        <w:highlight w:val="none"/>
                        <w:vertAlign w:val="baseline"/>
                        <w:lang w:val="en-US" w:eastAsia="zh-CN"/>
                      </w:rPr>
                      <w:delText>文字，数字，小数，读取最多三位小数</w:delText>
                    </w:r>
                  </w:del>
                  <w:ins w:id="297" w:author="zhoujiansheng" w:date="2025-08-28T15:23:56Z">
                    <w:r>
                      <w:rPr>
                        <w:rFonts w:hint="eastAsia"/>
                        <w:b w:val="0"/>
                        <w:bCs w:val="0"/>
                        <w:color w:val="auto"/>
                        <w:sz w:val="22"/>
                        <w:szCs w:val="22"/>
                        <w:highlight w:val="none"/>
                        <w:vertAlign w:val="baseline"/>
                        <w:lang w:val="en-US" w:eastAsia="zh-CN"/>
                      </w:rPr>
                      <w:t>不限制输入</w:t>
                    </w:r>
                  </w:ins>
                  <w:ins w:id="298" w:author="zhoujiansheng" w:date="2025-08-28T15:23:57Z">
                    <w:r>
                      <w:rPr>
                        <w:rFonts w:hint="eastAsia"/>
                        <w:b w:val="0"/>
                        <w:bCs w:val="0"/>
                        <w:color w:val="auto"/>
                        <w:sz w:val="22"/>
                        <w:szCs w:val="22"/>
                        <w:highlight w:val="none"/>
                        <w:vertAlign w:val="baseline"/>
                        <w:lang w:val="en-US" w:eastAsia="zh-CN"/>
                      </w:rPr>
                      <w:t>内容</w:t>
                    </w:r>
                  </w:ins>
                  <w:ins w:id="299" w:author="zhoujiansheng" w:date="2025-08-28T15:19:17Z">
                    <w:r>
                      <w:rPr>
                        <w:rFonts w:hint="eastAsia"/>
                        <w:b w:val="0"/>
                        <w:bCs w:val="0"/>
                        <w:color w:val="auto"/>
                        <w:sz w:val="22"/>
                        <w:szCs w:val="22"/>
                        <w:highlight w:val="none"/>
                        <w:vertAlign w:val="baseline"/>
                        <w:lang w:val="en-US" w:eastAsia="zh-CN"/>
                      </w:rPr>
                      <w:t>，</w:t>
                    </w:r>
                  </w:ins>
                  <w:ins w:id="300" w:author="zhoujiansheng" w:date="2025-08-28T15:19:18Z">
                    <w:r>
                      <w:rPr>
                        <w:rFonts w:hint="eastAsia"/>
                        <w:b w:val="0"/>
                        <w:bCs w:val="0"/>
                        <w:color w:val="auto"/>
                        <w:sz w:val="22"/>
                        <w:szCs w:val="22"/>
                        <w:highlight w:val="none"/>
                        <w:vertAlign w:val="baseline"/>
                        <w:lang w:val="en-US" w:eastAsia="zh-CN"/>
                      </w:rPr>
                      <w:t>不超过</w:t>
                    </w:r>
                  </w:ins>
                  <w:ins w:id="301" w:author="zhoujiansheng" w:date="2025-08-28T15:24:02Z">
                    <w:r>
                      <w:rPr>
                        <w:rFonts w:hint="eastAsia"/>
                        <w:b w:val="0"/>
                        <w:bCs w:val="0"/>
                        <w:color w:val="auto"/>
                        <w:sz w:val="22"/>
                        <w:szCs w:val="22"/>
                        <w:highlight w:val="none"/>
                        <w:vertAlign w:val="baseline"/>
                        <w:lang w:val="en-US" w:eastAsia="zh-CN"/>
                      </w:rPr>
                      <w:t>3</w:t>
                    </w:r>
                  </w:ins>
                  <w:ins w:id="302" w:author="zhoujiansheng" w:date="2025-08-28T15:19:19Z">
                    <w:r>
                      <w:rPr>
                        <w:rFonts w:hint="eastAsia"/>
                        <w:b w:val="0"/>
                        <w:bCs w:val="0"/>
                        <w:color w:val="auto"/>
                        <w:sz w:val="22"/>
                        <w:szCs w:val="22"/>
                        <w:highlight w:val="none"/>
                        <w:vertAlign w:val="baseline"/>
                        <w:lang w:val="en-US" w:eastAsia="zh-CN"/>
                      </w:rPr>
                      <w:t>00</w:t>
                    </w:r>
                  </w:ins>
                  <w:ins w:id="303" w:author="zhoujiansheng" w:date="2025-08-28T15:19:21Z">
                    <w:r>
                      <w:rPr>
                        <w:rFonts w:hint="eastAsia"/>
                        <w:b w:val="0"/>
                        <w:bCs w:val="0"/>
                        <w:color w:val="auto"/>
                        <w:sz w:val="22"/>
                        <w:szCs w:val="22"/>
                        <w:highlight w:val="none"/>
                        <w:vertAlign w:val="baseline"/>
                        <w:lang w:val="en-US" w:eastAsia="zh-CN"/>
                      </w:rPr>
                      <w:t>字</w:t>
                    </w:r>
                  </w:ins>
                  <w:ins w:id="304" w:author="zhoujiansheng" w:date="2025-08-28T15:24:04Z">
                    <w:r>
                      <w:rPr>
                        <w:rFonts w:hint="eastAsia"/>
                        <w:b w:val="0"/>
                        <w:bCs w:val="0"/>
                        <w:color w:val="auto"/>
                        <w:sz w:val="22"/>
                        <w:szCs w:val="22"/>
                        <w:highlight w:val="none"/>
                        <w:vertAlign w:val="baseline"/>
                        <w:lang w:val="en-US" w:eastAsia="zh-CN"/>
                      </w:rPr>
                      <w:t>符</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5"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306"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人工/自动</w:t>
                  </w:r>
                </w:p>
              </w:tc>
              <w:tc>
                <w:tcPr>
                  <w:tcW w:w="4312" w:type="dxa"/>
                  <w:tcPrChange w:id="307"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用户填入，枚举，人工/自动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8"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309"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通知方式/时间</w:t>
                  </w:r>
                </w:p>
              </w:tc>
              <w:tc>
                <w:tcPr>
                  <w:tcW w:w="4312" w:type="dxa"/>
                  <w:tcPrChange w:id="310"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用户填入，不限制输入，数字文字字母大小写及符号，不超过300字符（文字算一个字符）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1"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312"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告警解释（集团）</w:t>
                  </w:r>
                </w:p>
              </w:tc>
              <w:tc>
                <w:tcPr>
                  <w:tcW w:w="4312" w:type="dxa"/>
                  <w:tcPrChange w:id="313"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用户填入，不限制输入，数字文字字母大小写及符号，不超过300字符（文字算一个字符）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4"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315"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告警解释（广西）</w:t>
                  </w:r>
                </w:p>
              </w:tc>
              <w:tc>
                <w:tcPr>
                  <w:tcW w:w="4312" w:type="dxa"/>
                  <w:tcPrChange w:id="316" w:author="zhoujiansheng" w:date="2025-08-28T15:11:20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用户填入，不限制输入，数字文字字母大小写及符号，不超过300字符（文字算一个字符）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7"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318"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该事件对设备的影响</w:t>
                  </w:r>
                </w:p>
              </w:tc>
              <w:tc>
                <w:tcPr>
                  <w:tcW w:w="4312" w:type="dxa"/>
                  <w:tcPrChange w:id="319" w:author="zhoujiansheng" w:date="2025-08-28T15:11:20Z">
                    <w:tcPr>
                      <w:tcW w:w="4312" w:type="dxa"/>
                    </w:tcPr>
                  </w:tcPrChange>
                </w:tcPr>
                <w:p>
                  <w:pPr>
                    <w:pStyle w:val="5"/>
                    <w:numPr>
                      <w:ilvl w:val="0"/>
                      <w:numId w:val="0"/>
                    </w:numPr>
                    <w:rPr>
                      <w:ins w:id="320" w:author="zhoujiansheng" w:date="2025-08-28T15:31:55Z"/>
                      <w:rFonts w:hint="eastAsia"/>
                      <w:b w:val="0"/>
                      <w:bCs w:val="0"/>
                      <w:color w:val="auto"/>
                      <w:sz w:val="22"/>
                      <w:szCs w:val="22"/>
                      <w:highlight w:val="none"/>
                      <w:vertAlign w:val="baseline"/>
                      <w:lang w:val="en-US" w:eastAsia="zh-CN"/>
                    </w:rPr>
                  </w:pPr>
                  <w:del w:id="321" w:author="zhoujiansheng" w:date="2025-08-28T15:31:50Z">
                    <w:r>
                      <w:rPr>
                        <w:rFonts w:hint="eastAsia"/>
                        <w:b w:val="0"/>
                        <w:bCs w:val="0"/>
                        <w:color w:val="auto"/>
                        <w:sz w:val="22"/>
                        <w:szCs w:val="22"/>
                        <w:highlight w:val="none"/>
                        <w:vertAlign w:val="baseline"/>
                        <w:lang w:val="en-US" w:eastAsia="zh-CN"/>
                      </w:rPr>
                      <w:delText>用户填入，不限制输入，数字文字字母大小写及符号，不超过300字符（文字算一个字符）</w:delText>
                    </w:r>
                  </w:del>
                </w:p>
                <w:p>
                  <w:pPr>
                    <w:pStyle w:val="5"/>
                    <w:numPr>
                      <w:ilvl w:val="0"/>
                      <w:numId w:val="0"/>
                    </w:numPr>
                    <w:rPr>
                      <w:rFonts w:hint="default"/>
                      <w:b w:val="0"/>
                      <w:bCs w:val="0"/>
                      <w:color w:val="auto"/>
                      <w:sz w:val="22"/>
                      <w:szCs w:val="22"/>
                      <w:highlight w:val="none"/>
                      <w:vertAlign w:val="baseline"/>
                      <w:lang w:val="en-US" w:eastAsia="zh-CN"/>
                    </w:rPr>
                  </w:pPr>
                  <w:ins w:id="322" w:author="zhoujiansheng" w:date="2025-08-28T15:31:57Z">
                    <w:r>
                      <w:rPr>
                        <w:rFonts w:hint="eastAsia"/>
                        <w:b w:val="0"/>
                        <w:bCs w:val="0"/>
                        <w:color w:val="auto"/>
                        <w:sz w:val="22"/>
                        <w:szCs w:val="22"/>
                        <w:highlight w:val="none"/>
                        <w:vertAlign w:val="baseline"/>
                        <w:lang w:val="en-US" w:eastAsia="zh-CN"/>
                      </w:rPr>
                      <w:t>必填</w:t>
                    </w:r>
                  </w:ins>
                  <w:ins w:id="323" w:author="zhoujiansheng" w:date="2025-08-28T15:31:59Z">
                    <w:r>
                      <w:rPr>
                        <w:rFonts w:hint="eastAsia"/>
                        <w:b w:val="0"/>
                        <w:bCs w:val="0"/>
                        <w:color w:val="auto"/>
                        <w:sz w:val="22"/>
                        <w:szCs w:val="22"/>
                        <w:highlight w:val="none"/>
                        <w:vertAlign w:val="baseline"/>
                        <w:lang w:val="en-US" w:eastAsia="zh-CN"/>
                      </w:rPr>
                      <w:t>，</w:t>
                    </w:r>
                  </w:ins>
                  <w:ins w:id="324" w:author="zhoujiansheng" w:date="2025-08-28T15:32:01Z">
                    <w:r>
                      <w:rPr>
                        <w:rFonts w:hint="eastAsia"/>
                        <w:b w:val="0"/>
                        <w:bCs w:val="0"/>
                        <w:color w:val="auto"/>
                        <w:sz w:val="22"/>
                        <w:szCs w:val="22"/>
                        <w:highlight w:val="none"/>
                        <w:vertAlign w:val="baseline"/>
                        <w:lang w:val="en-US" w:eastAsia="zh-CN"/>
                      </w:rPr>
                      <w:t>下拉</w:t>
                    </w:r>
                  </w:ins>
                  <w:ins w:id="325" w:author="zhoujiansheng" w:date="2025-08-28T15:32:02Z">
                    <w:r>
                      <w:rPr>
                        <w:rFonts w:hint="eastAsia"/>
                        <w:b w:val="0"/>
                        <w:bCs w:val="0"/>
                        <w:color w:val="auto"/>
                        <w:sz w:val="22"/>
                        <w:szCs w:val="22"/>
                        <w:highlight w:val="none"/>
                        <w:vertAlign w:val="baseline"/>
                        <w:lang w:val="en-US" w:eastAsia="zh-CN"/>
                      </w:rPr>
                      <w:t>选择，</w:t>
                    </w:r>
                  </w:ins>
                  <w:ins w:id="326" w:author="zhoujiansheng" w:date="2025-08-28T15:32:03Z">
                    <w:r>
                      <w:rPr>
                        <w:rFonts w:hint="eastAsia"/>
                        <w:b w:val="0"/>
                        <w:bCs w:val="0"/>
                        <w:color w:val="auto"/>
                        <w:sz w:val="22"/>
                        <w:szCs w:val="22"/>
                        <w:highlight w:val="none"/>
                        <w:vertAlign w:val="baseline"/>
                        <w:lang w:val="en-US" w:eastAsia="zh-CN"/>
                      </w:rPr>
                      <w:t>枚举：</w:t>
                    </w:r>
                  </w:ins>
                  <w:ins w:id="327" w:author="zhoujiansheng" w:date="2025-08-28T15:32:23Z">
                    <w:r>
                      <w:rPr>
                        <w:rFonts w:hint="eastAsia"/>
                        <w:b w:val="0"/>
                        <w:bCs w:val="0"/>
                        <w:color w:val="auto"/>
                        <w:sz w:val="22"/>
                        <w:szCs w:val="22"/>
                        <w:highlight w:val="none"/>
                        <w:vertAlign w:val="baseline"/>
                        <w:lang w:val="en-US" w:eastAsia="zh-CN"/>
                      </w:rPr>
                      <w:t>设备</w:t>
                    </w:r>
                  </w:ins>
                  <w:ins w:id="328" w:author="zhoujiansheng" w:date="2025-08-28T15:32:26Z">
                    <w:r>
                      <w:rPr>
                        <w:rFonts w:hint="eastAsia"/>
                        <w:b w:val="0"/>
                        <w:bCs w:val="0"/>
                        <w:color w:val="auto"/>
                        <w:sz w:val="22"/>
                        <w:szCs w:val="22"/>
                        <w:highlight w:val="none"/>
                        <w:vertAlign w:val="baseline"/>
                        <w:lang w:val="en-US" w:eastAsia="zh-CN"/>
                      </w:rPr>
                      <w:t>全</w:t>
                    </w:r>
                  </w:ins>
                  <w:ins w:id="329" w:author="zhoujiansheng" w:date="2025-08-28T15:32:27Z">
                    <w:r>
                      <w:rPr>
                        <w:rFonts w:hint="eastAsia"/>
                        <w:b w:val="0"/>
                        <w:bCs w:val="0"/>
                        <w:color w:val="auto"/>
                        <w:sz w:val="22"/>
                        <w:szCs w:val="22"/>
                        <w:highlight w:val="none"/>
                        <w:vertAlign w:val="baseline"/>
                        <w:lang w:val="en-US" w:eastAsia="zh-CN"/>
                      </w:rPr>
                      <w:t>阻</w:t>
                    </w:r>
                  </w:ins>
                  <w:ins w:id="330" w:author="zhoujiansheng" w:date="2025-08-28T15:32:30Z">
                    <w:r>
                      <w:rPr>
                        <w:rFonts w:hint="eastAsia"/>
                        <w:b w:val="0"/>
                        <w:bCs w:val="0"/>
                        <w:color w:val="auto"/>
                        <w:sz w:val="22"/>
                        <w:szCs w:val="22"/>
                        <w:highlight w:val="none"/>
                        <w:vertAlign w:val="baseline"/>
                        <w:lang w:val="en-US" w:eastAsia="zh-CN"/>
                      </w:rPr>
                      <w:t>/</w:t>
                    </w:r>
                  </w:ins>
                  <w:ins w:id="331" w:author="zhoujiansheng" w:date="2025-08-28T15:32:32Z">
                    <w:r>
                      <w:rPr>
                        <w:rFonts w:hint="eastAsia"/>
                        <w:b w:val="0"/>
                        <w:bCs w:val="0"/>
                        <w:color w:val="auto"/>
                        <w:sz w:val="22"/>
                        <w:szCs w:val="22"/>
                        <w:highlight w:val="none"/>
                        <w:vertAlign w:val="baseline"/>
                        <w:lang w:val="en-US" w:eastAsia="zh-CN"/>
                      </w:rPr>
                      <w:t>设备</w:t>
                    </w:r>
                  </w:ins>
                  <w:ins w:id="332" w:author="zhoujiansheng" w:date="2025-08-28T15:32:34Z">
                    <w:r>
                      <w:rPr>
                        <w:rFonts w:hint="eastAsia"/>
                        <w:b w:val="0"/>
                        <w:bCs w:val="0"/>
                        <w:color w:val="auto"/>
                        <w:sz w:val="22"/>
                        <w:szCs w:val="22"/>
                        <w:highlight w:val="none"/>
                        <w:vertAlign w:val="baseline"/>
                        <w:lang w:val="en-US" w:eastAsia="zh-CN"/>
                      </w:rPr>
                      <w:t>局部</w:t>
                    </w:r>
                  </w:ins>
                  <w:ins w:id="333" w:author="zhoujiansheng" w:date="2025-08-28T15:32:35Z">
                    <w:r>
                      <w:rPr>
                        <w:rFonts w:hint="eastAsia"/>
                        <w:b w:val="0"/>
                        <w:bCs w:val="0"/>
                        <w:color w:val="auto"/>
                        <w:sz w:val="22"/>
                        <w:szCs w:val="22"/>
                        <w:highlight w:val="none"/>
                        <w:vertAlign w:val="baseline"/>
                        <w:lang w:val="en-US" w:eastAsia="zh-CN"/>
                      </w:rPr>
                      <w:t>故障</w:t>
                    </w:r>
                  </w:ins>
                  <w:ins w:id="334" w:author="zhoujiansheng" w:date="2025-08-28T15:32:36Z">
                    <w:r>
                      <w:rPr>
                        <w:rFonts w:hint="eastAsia"/>
                        <w:b w:val="0"/>
                        <w:bCs w:val="0"/>
                        <w:color w:val="auto"/>
                        <w:sz w:val="22"/>
                        <w:szCs w:val="22"/>
                        <w:highlight w:val="none"/>
                        <w:vertAlign w:val="baseline"/>
                        <w:lang w:val="en-US" w:eastAsia="zh-CN"/>
                      </w:rPr>
                      <w:t>/</w:t>
                    </w:r>
                  </w:ins>
                  <w:ins w:id="335" w:author="zhoujiansheng" w:date="2025-08-28T15:32:37Z">
                    <w:r>
                      <w:rPr>
                        <w:rFonts w:hint="eastAsia"/>
                        <w:b w:val="0"/>
                        <w:bCs w:val="0"/>
                        <w:color w:val="auto"/>
                        <w:sz w:val="22"/>
                        <w:szCs w:val="22"/>
                        <w:highlight w:val="none"/>
                        <w:vertAlign w:val="baseline"/>
                        <w:lang w:val="en-US" w:eastAsia="zh-CN"/>
                      </w:rPr>
                      <w:t>设备</w:t>
                    </w:r>
                  </w:ins>
                  <w:ins w:id="336" w:author="zhoujiansheng" w:date="2025-08-28T15:32:38Z">
                    <w:r>
                      <w:rPr>
                        <w:rFonts w:hint="eastAsia"/>
                        <w:b w:val="0"/>
                        <w:bCs w:val="0"/>
                        <w:color w:val="auto"/>
                        <w:sz w:val="22"/>
                        <w:szCs w:val="22"/>
                        <w:highlight w:val="none"/>
                        <w:vertAlign w:val="baseline"/>
                        <w:lang w:val="en-US" w:eastAsia="zh-CN"/>
                      </w:rPr>
                      <w:t>性能</w:t>
                    </w:r>
                  </w:ins>
                  <w:ins w:id="337" w:author="zhoujiansheng" w:date="2025-08-28T15:32:39Z">
                    <w:r>
                      <w:rPr>
                        <w:rFonts w:hint="eastAsia"/>
                        <w:b w:val="0"/>
                        <w:bCs w:val="0"/>
                        <w:color w:val="auto"/>
                        <w:sz w:val="22"/>
                        <w:szCs w:val="22"/>
                        <w:highlight w:val="none"/>
                        <w:vertAlign w:val="baseline"/>
                        <w:lang w:val="en-US" w:eastAsia="zh-CN"/>
                      </w:rPr>
                      <w:t>下降</w:t>
                    </w:r>
                  </w:ins>
                  <w:ins w:id="338" w:author="zhoujiansheng" w:date="2025-08-28T15:32:40Z">
                    <w:r>
                      <w:rPr>
                        <w:rFonts w:hint="eastAsia"/>
                        <w:b w:val="0"/>
                        <w:bCs w:val="0"/>
                        <w:color w:val="auto"/>
                        <w:sz w:val="22"/>
                        <w:szCs w:val="22"/>
                        <w:highlight w:val="none"/>
                        <w:vertAlign w:val="baseline"/>
                        <w:lang w:val="en-US" w:eastAsia="zh-CN"/>
                      </w:rPr>
                      <w:t>/</w:t>
                    </w:r>
                  </w:ins>
                  <w:ins w:id="339" w:author="zhoujiansheng" w:date="2025-08-28T15:32:43Z">
                    <w:r>
                      <w:rPr>
                        <w:rFonts w:hint="eastAsia"/>
                        <w:b w:val="0"/>
                        <w:bCs w:val="0"/>
                        <w:color w:val="auto"/>
                        <w:sz w:val="22"/>
                        <w:szCs w:val="22"/>
                        <w:highlight w:val="none"/>
                        <w:vertAlign w:val="baseline"/>
                        <w:lang w:val="en-US" w:eastAsia="zh-CN"/>
                      </w:rPr>
                      <w:t>可能</w:t>
                    </w:r>
                  </w:ins>
                  <w:ins w:id="340" w:author="zhoujiansheng" w:date="2025-08-28T15:32:44Z">
                    <w:r>
                      <w:rPr>
                        <w:rFonts w:hint="eastAsia"/>
                        <w:b w:val="0"/>
                        <w:bCs w:val="0"/>
                        <w:color w:val="auto"/>
                        <w:sz w:val="22"/>
                        <w:szCs w:val="22"/>
                        <w:highlight w:val="none"/>
                        <w:vertAlign w:val="baseline"/>
                        <w:lang w:val="en-US" w:eastAsia="zh-CN"/>
                      </w:rPr>
                      <w:t>设备</w:t>
                    </w:r>
                  </w:ins>
                  <w:ins w:id="341" w:author="zhoujiansheng" w:date="2025-08-28T15:32:48Z">
                    <w:r>
                      <w:rPr>
                        <w:rFonts w:hint="eastAsia"/>
                        <w:b w:val="0"/>
                        <w:bCs w:val="0"/>
                        <w:color w:val="auto"/>
                        <w:sz w:val="22"/>
                        <w:szCs w:val="22"/>
                        <w:highlight w:val="none"/>
                        <w:vertAlign w:val="baseline"/>
                        <w:lang w:val="en-US" w:eastAsia="zh-CN"/>
                      </w:rPr>
                      <w:t>全</w:t>
                    </w:r>
                  </w:ins>
                  <w:ins w:id="342" w:author="zhoujiansheng" w:date="2025-08-28T15:32:50Z">
                    <w:r>
                      <w:rPr>
                        <w:rFonts w:hint="eastAsia"/>
                        <w:b w:val="0"/>
                        <w:bCs w:val="0"/>
                        <w:color w:val="auto"/>
                        <w:sz w:val="22"/>
                        <w:szCs w:val="22"/>
                        <w:highlight w:val="none"/>
                        <w:vertAlign w:val="baseline"/>
                        <w:lang w:val="en-US" w:eastAsia="zh-CN"/>
                      </w:rPr>
                      <w:t>阻</w:t>
                    </w:r>
                  </w:ins>
                  <w:ins w:id="343" w:author="zhoujiansheng" w:date="2025-08-28T15:32:51Z">
                    <w:r>
                      <w:rPr>
                        <w:rFonts w:hint="eastAsia"/>
                        <w:b w:val="0"/>
                        <w:bCs w:val="0"/>
                        <w:color w:val="auto"/>
                        <w:sz w:val="22"/>
                        <w:szCs w:val="22"/>
                        <w:highlight w:val="none"/>
                        <w:vertAlign w:val="baseline"/>
                        <w:lang w:val="en-US" w:eastAsia="zh-CN"/>
                      </w:rPr>
                      <w:t>/</w:t>
                    </w:r>
                  </w:ins>
                  <w:ins w:id="344" w:author="zhoujiansheng" w:date="2025-08-28T15:32:53Z">
                    <w:r>
                      <w:rPr>
                        <w:rFonts w:hint="eastAsia"/>
                        <w:b w:val="0"/>
                        <w:bCs w:val="0"/>
                        <w:color w:val="auto"/>
                        <w:sz w:val="22"/>
                        <w:szCs w:val="22"/>
                        <w:highlight w:val="none"/>
                        <w:vertAlign w:val="baseline"/>
                        <w:lang w:val="en-US" w:eastAsia="zh-CN"/>
                      </w:rPr>
                      <w:t>可能</w:t>
                    </w:r>
                  </w:ins>
                  <w:ins w:id="345" w:author="zhoujiansheng" w:date="2025-08-28T15:32:55Z">
                    <w:r>
                      <w:rPr>
                        <w:rFonts w:hint="eastAsia"/>
                        <w:b w:val="0"/>
                        <w:bCs w:val="0"/>
                        <w:color w:val="auto"/>
                        <w:sz w:val="22"/>
                        <w:szCs w:val="22"/>
                        <w:highlight w:val="none"/>
                        <w:vertAlign w:val="baseline"/>
                        <w:lang w:val="en-US" w:eastAsia="zh-CN"/>
                      </w:rPr>
                      <w:t>设备</w:t>
                    </w:r>
                  </w:ins>
                  <w:ins w:id="346" w:author="zhoujiansheng" w:date="2025-08-28T15:32:57Z">
                    <w:r>
                      <w:rPr>
                        <w:rFonts w:hint="eastAsia"/>
                        <w:b w:val="0"/>
                        <w:bCs w:val="0"/>
                        <w:color w:val="auto"/>
                        <w:sz w:val="22"/>
                        <w:szCs w:val="22"/>
                        <w:highlight w:val="none"/>
                        <w:vertAlign w:val="baseline"/>
                        <w:lang w:val="en-US" w:eastAsia="zh-CN"/>
                      </w:rPr>
                      <w:t>局部故障/</w:t>
                    </w:r>
                  </w:ins>
                  <w:ins w:id="347" w:author="zhoujiansheng" w:date="2025-08-28T15:33:00Z">
                    <w:r>
                      <w:rPr>
                        <w:rFonts w:hint="eastAsia"/>
                        <w:b w:val="0"/>
                        <w:bCs w:val="0"/>
                        <w:color w:val="auto"/>
                        <w:sz w:val="22"/>
                        <w:szCs w:val="22"/>
                        <w:highlight w:val="none"/>
                        <w:vertAlign w:val="baseline"/>
                        <w:lang w:val="en-US" w:eastAsia="zh-CN"/>
                      </w:rPr>
                      <w:t>无影响</w:t>
                    </w:r>
                  </w:ins>
                  <w:ins w:id="348" w:author="zhoujiansheng" w:date="2025-08-28T15:33:01Z">
                    <w:r>
                      <w:rPr>
                        <w:rFonts w:hint="eastAsia"/>
                        <w:b w:val="0"/>
                        <w:bCs w:val="0"/>
                        <w:color w:val="auto"/>
                        <w:sz w:val="22"/>
                        <w:szCs w:val="22"/>
                        <w:highlight w:val="none"/>
                        <w:vertAlign w:val="baseline"/>
                        <w:lang w:val="en-US" w:eastAsia="zh-CN"/>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9" w:author="zhoujiansheng" w:date="2025-08-28T15:11: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4312" w:type="dxa"/>
                  <w:vAlign w:val="center"/>
                  <w:tcPrChange w:id="350" w:author="zhoujiansheng" w:date="2025-08-28T15:11:20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该事件对业务的影响</w:t>
                  </w:r>
                </w:p>
              </w:tc>
              <w:tc>
                <w:tcPr>
                  <w:tcW w:w="4312" w:type="dxa"/>
                  <w:tcPrChange w:id="351" w:author="zhoujiansheng" w:date="2025-08-28T15:11:20Z">
                    <w:tcPr>
                      <w:tcW w:w="4312" w:type="dxa"/>
                    </w:tcPr>
                  </w:tcPrChange>
                </w:tcPr>
                <w:p>
                  <w:pPr>
                    <w:pStyle w:val="5"/>
                    <w:numPr>
                      <w:ilvl w:val="0"/>
                      <w:numId w:val="0"/>
                    </w:numPr>
                    <w:rPr>
                      <w:ins w:id="352" w:author="zhoujiansheng" w:date="2025-08-28T15:33:04Z"/>
                      <w:rFonts w:hint="eastAsia"/>
                      <w:b w:val="0"/>
                      <w:bCs w:val="0"/>
                      <w:color w:val="auto"/>
                      <w:sz w:val="22"/>
                      <w:szCs w:val="22"/>
                      <w:highlight w:val="none"/>
                      <w:vertAlign w:val="baseline"/>
                      <w:lang w:val="en-US" w:eastAsia="zh-CN"/>
                    </w:rPr>
                  </w:pPr>
                  <w:del w:id="353" w:author="zhoujiansheng" w:date="2025-08-28T15:31:53Z">
                    <w:r>
                      <w:rPr>
                        <w:rFonts w:hint="eastAsia"/>
                        <w:b w:val="0"/>
                        <w:bCs w:val="0"/>
                        <w:color w:val="auto"/>
                        <w:sz w:val="22"/>
                        <w:szCs w:val="22"/>
                        <w:highlight w:val="none"/>
                        <w:vertAlign w:val="baseline"/>
                        <w:lang w:val="en-US" w:eastAsia="zh-CN"/>
                      </w:rPr>
                      <w:delText>用户填入，不限制输入，数字文字字母大小写及符号，不超过300字符（文字算一个字符）</w:delText>
                    </w:r>
                  </w:del>
                </w:p>
                <w:p>
                  <w:pPr>
                    <w:pStyle w:val="5"/>
                    <w:numPr>
                      <w:ilvl w:val="0"/>
                      <w:numId w:val="0"/>
                    </w:numPr>
                    <w:rPr>
                      <w:rFonts w:hint="default"/>
                      <w:b w:val="0"/>
                      <w:bCs w:val="0"/>
                      <w:color w:val="auto"/>
                      <w:sz w:val="22"/>
                      <w:szCs w:val="22"/>
                      <w:highlight w:val="none"/>
                      <w:vertAlign w:val="baseline"/>
                      <w:lang w:val="en-US" w:eastAsia="zh-CN"/>
                    </w:rPr>
                  </w:pPr>
                  <w:ins w:id="354" w:author="zhoujiansheng" w:date="2025-08-28T15:33:07Z">
                    <w:r>
                      <w:rPr>
                        <w:rFonts w:hint="eastAsia"/>
                        <w:b w:val="0"/>
                        <w:bCs w:val="0"/>
                        <w:color w:val="auto"/>
                        <w:sz w:val="22"/>
                        <w:szCs w:val="22"/>
                        <w:highlight w:val="none"/>
                        <w:vertAlign w:val="baseline"/>
                        <w:lang w:val="en-US" w:eastAsia="zh-CN"/>
                      </w:rPr>
                      <w:t>必填，</w:t>
                    </w:r>
                  </w:ins>
                  <w:ins w:id="355" w:author="zhoujiansheng" w:date="2025-08-28T15:33:09Z">
                    <w:r>
                      <w:rPr>
                        <w:rFonts w:hint="eastAsia"/>
                        <w:b w:val="0"/>
                        <w:bCs w:val="0"/>
                        <w:color w:val="auto"/>
                        <w:sz w:val="22"/>
                        <w:szCs w:val="22"/>
                        <w:highlight w:val="none"/>
                        <w:vertAlign w:val="baseline"/>
                        <w:lang w:val="en-US" w:eastAsia="zh-CN"/>
                      </w:rPr>
                      <w:t>下拉选择</w:t>
                    </w:r>
                  </w:ins>
                  <w:ins w:id="356" w:author="zhoujiansheng" w:date="2025-08-28T15:33:10Z">
                    <w:r>
                      <w:rPr>
                        <w:rFonts w:hint="eastAsia"/>
                        <w:b w:val="0"/>
                        <w:bCs w:val="0"/>
                        <w:color w:val="auto"/>
                        <w:sz w:val="22"/>
                        <w:szCs w:val="22"/>
                        <w:highlight w:val="none"/>
                        <w:vertAlign w:val="baseline"/>
                        <w:lang w:val="en-US" w:eastAsia="zh-CN"/>
                      </w:rPr>
                      <w:t>，</w:t>
                    </w:r>
                  </w:ins>
                  <w:ins w:id="357" w:author="zhoujiansheng" w:date="2025-08-28T15:33:11Z">
                    <w:r>
                      <w:rPr>
                        <w:rFonts w:hint="eastAsia"/>
                        <w:b w:val="0"/>
                        <w:bCs w:val="0"/>
                        <w:color w:val="auto"/>
                        <w:sz w:val="22"/>
                        <w:szCs w:val="22"/>
                        <w:highlight w:val="none"/>
                        <w:vertAlign w:val="baseline"/>
                        <w:lang w:val="en-US" w:eastAsia="zh-CN"/>
                      </w:rPr>
                      <w:t>枚举</w:t>
                    </w:r>
                  </w:ins>
                  <w:ins w:id="358" w:author="zhoujiansheng" w:date="2025-08-28T15:33:12Z">
                    <w:r>
                      <w:rPr>
                        <w:rFonts w:hint="eastAsia"/>
                        <w:b w:val="0"/>
                        <w:bCs w:val="0"/>
                        <w:color w:val="auto"/>
                        <w:sz w:val="22"/>
                        <w:szCs w:val="22"/>
                        <w:highlight w:val="none"/>
                        <w:vertAlign w:val="baseline"/>
                        <w:lang w:val="en-US" w:eastAsia="zh-CN"/>
                      </w:rPr>
                      <w:t>：</w:t>
                    </w:r>
                  </w:ins>
                  <w:ins w:id="359" w:author="zhoujiansheng" w:date="2025-08-28T15:33:25Z">
                    <w:r>
                      <w:rPr>
                        <w:rFonts w:hint="eastAsia"/>
                        <w:b w:val="0"/>
                        <w:bCs w:val="0"/>
                        <w:color w:val="auto"/>
                        <w:sz w:val="22"/>
                        <w:szCs w:val="22"/>
                        <w:highlight w:val="none"/>
                        <w:vertAlign w:val="baseline"/>
                        <w:lang w:val="en-US" w:eastAsia="zh-CN"/>
                      </w:rPr>
                      <w:t>业务</w:t>
                    </w:r>
                  </w:ins>
                  <w:ins w:id="360" w:author="zhoujiansheng" w:date="2025-08-28T15:33:30Z">
                    <w:r>
                      <w:rPr>
                        <w:rFonts w:hint="eastAsia"/>
                        <w:b w:val="0"/>
                        <w:bCs w:val="0"/>
                        <w:color w:val="auto"/>
                        <w:sz w:val="22"/>
                        <w:szCs w:val="22"/>
                        <w:highlight w:val="none"/>
                        <w:vertAlign w:val="baseline"/>
                        <w:lang w:val="en-US" w:eastAsia="zh-CN"/>
                      </w:rPr>
                      <w:t>全阻</w:t>
                    </w:r>
                  </w:ins>
                  <w:ins w:id="361" w:author="zhoujiansheng" w:date="2025-08-28T15:33:31Z">
                    <w:r>
                      <w:rPr>
                        <w:rFonts w:hint="eastAsia"/>
                        <w:b w:val="0"/>
                        <w:bCs w:val="0"/>
                        <w:color w:val="auto"/>
                        <w:sz w:val="22"/>
                        <w:szCs w:val="22"/>
                        <w:highlight w:val="none"/>
                        <w:vertAlign w:val="baseline"/>
                        <w:lang w:val="en-US" w:eastAsia="zh-CN"/>
                      </w:rPr>
                      <w:t>/</w:t>
                    </w:r>
                  </w:ins>
                  <w:ins w:id="362" w:author="zhoujiansheng" w:date="2025-08-28T15:33:33Z">
                    <w:r>
                      <w:rPr>
                        <w:rFonts w:hint="eastAsia"/>
                        <w:b w:val="0"/>
                        <w:bCs w:val="0"/>
                        <w:color w:val="auto"/>
                        <w:sz w:val="22"/>
                        <w:szCs w:val="22"/>
                        <w:highlight w:val="none"/>
                        <w:vertAlign w:val="baseline"/>
                        <w:lang w:val="en-US" w:eastAsia="zh-CN"/>
                      </w:rPr>
                      <w:t>可能</w:t>
                    </w:r>
                  </w:ins>
                  <w:ins w:id="363" w:author="zhoujiansheng" w:date="2025-08-28T15:33:34Z">
                    <w:r>
                      <w:rPr>
                        <w:rFonts w:hint="eastAsia"/>
                        <w:b w:val="0"/>
                        <w:bCs w:val="0"/>
                        <w:color w:val="auto"/>
                        <w:sz w:val="22"/>
                        <w:szCs w:val="22"/>
                        <w:highlight w:val="none"/>
                        <w:vertAlign w:val="baseline"/>
                        <w:lang w:val="en-US" w:eastAsia="zh-CN"/>
                      </w:rPr>
                      <w:t>业务</w:t>
                    </w:r>
                  </w:ins>
                  <w:ins w:id="364" w:author="zhoujiansheng" w:date="2025-08-28T15:33:36Z">
                    <w:r>
                      <w:rPr>
                        <w:rFonts w:hint="eastAsia"/>
                        <w:b w:val="0"/>
                        <w:bCs w:val="0"/>
                        <w:color w:val="auto"/>
                        <w:sz w:val="22"/>
                        <w:szCs w:val="22"/>
                        <w:highlight w:val="none"/>
                        <w:vertAlign w:val="baseline"/>
                        <w:lang w:val="en-US" w:eastAsia="zh-CN"/>
                      </w:rPr>
                      <w:t>全阻/</w:t>
                    </w:r>
                  </w:ins>
                  <w:ins w:id="365" w:author="zhoujiansheng" w:date="2025-08-28T15:33:39Z">
                    <w:r>
                      <w:rPr>
                        <w:rFonts w:hint="eastAsia"/>
                        <w:b w:val="0"/>
                        <w:bCs w:val="0"/>
                        <w:color w:val="auto"/>
                        <w:sz w:val="22"/>
                        <w:szCs w:val="22"/>
                        <w:highlight w:val="none"/>
                        <w:vertAlign w:val="baseline"/>
                        <w:lang w:val="en-US" w:eastAsia="zh-CN"/>
                      </w:rPr>
                      <w:t>业务</w:t>
                    </w:r>
                  </w:ins>
                  <w:ins w:id="366" w:author="zhoujiansheng" w:date="2025-08-28T15:33:42Z">
                    <w:r>
                      <w:rPr>
                        <w:rFonts w:hint="eastAsia"/>
                        <w:b w:val="0"/>
                        <w:bCs w:val="0"/>
                        <w:color w:val="auto"/>
                        <w:sz w:val="22"/>
                        <w:szCs w:val="22"/>
                        <w:highlight w:val="none"/>
                        <w:vertAlign w:val="baseline"/>
                        <w:lang w:val="en-US" w:eastAsia="zh-CN"/>
                      </w:rPr>
                      <w:t>受</w:t>
                    </w:r>
                  </w:ins>
                  <w:ins w:id="367" w:author="zhoujiansheng" w:date="2025-08-28T15:33:43Z">
                    <w:r>
                      <w:rPr>
                        <w:rFonts w:hint="eastAsia"/>
                        <w:b w:val="0"/>
                        <w:bCs w:val="0"/>
                        <w:color w:val="auto"/>
                        <w:sz w:val="22"/>
                        <w:szCs w:val="22"/>
                        <w:highlight w:val="none"/>
                        <w:vertAlign w:val="baseline"/>
                        <w:lang w:val="en-US" w:eastAsia="zh-CN"/>
                      </w:rPr>
                      <w:t>影响/</w:t>
                    </w:r>
                  </w:ins>
                  <w:ins w:id="368" w:author="zhoujiansheng" w:date="2025-08-28T15:33:46Z">
                    <w:r>
                      <w:rPr>
                        <w:rFonts w:hint="eastAsia"/>
                        <w:b w:val="0"/>
                        <w:bCs w:val="0"/>
                        <w:color w:val="auto"/>
                        <w:sz w:val="22"/>
                        <w:szCs w:val="22"/>
                        <w:highlight w:val="none"/>
                        <w:vertAlign w:val="baseline"/>
                        <w:lang w:val="en-US" w:eastAsia="zh-CN"/>
                      </w:rPr>
                      <w:t>可能</w:t>
                    </w:r>
                  </w:ins>
                  <w:ins w:id="369" w:author="zhoujiansheng" w:date="2025-08-28T15:33:47Z">
                    <w:r>
                      <w:rPr>
                        <w:rFonts w:hint="eastAsia"/>
                        <w:b w:val="0"/>
                        <w:bCs w:val="0"/>
                        <w:color w:val="auto"/>
                        <w:sz w:val="22"/>
                        <w:szCs w:val="22"/>
                        <w:highlight w:val="none"/>
                        <w:vertAlign w:val="baseline"/>
                        <w:lang w:val="en-US" w:eastAsia="zh-CN"/>
                      </w:rPr>
                      <w:t>业务</w:t>
                    </w:r>
                  </w:ins>
                  <w:ins w:id="370" w:author="zhoujiansheng" w:date="2025-08-28T15:33:50Z">
                    <w:r>
                      <w:rPr>
                        <w:rFonts w:hint="eastAsia"/>
                        <w:b w:val="0"/>
                        <w:bCs w:val="0"/>
                        <w:color w:val="auto"/>
                        <w:sz w:val="22"/>
                        <w:szCs w:val="22"/>
                        <w:highlight w:val="none"/>
                        <w:vertAlign w:val="baseline"/>
                        <w:lang w:val="en-US" w:eastAsia="zh-CN"/>
                      </w:rPr>
                      <w:t>受</w:t>
                    </w:r>
                  </w:ins>
                  <w:ins w:id="371" w:author="zhoujiansheng" w:date="2025-08-28T15:33:51Z">
                    <w:r>
                      <w:rPr>
                        <w:rFonts w:hint="eastAsia"/>
                        <w:b w:val="0"/>
                        <w:bCs w:val="0"/>
                        <w:color w:val="auto"/>
                        <w:sz w:val="22"/>
                        <w:szCs w:val="22"/>
                        <w:highlight w:val="none"/>
                        <w:vertAlign w:val="baseline"/>
                        <w:lang w:val="en-US" w:eastAsia="zh-CN"/>
                      </w:rPr>
                      <w:t>影响</w:t>
                    </w:r>
                  </w:ins>
                  <w:ins w:id="372" w:author="zhoujiansheng" w:date="2025-08-28T15:33:52Z">
                    <w:r>
                      <w:rPr>
                        <w:rFonts w:hint="eastAsia"/>
                        <w:b w:val="0"/>
                        <w:bCs w:val="0"/>
                        <w:color w:val="auto"/>
                        <w:sz w:val="22"/>
                        <w:szCs w:val="22"/>
                        <w:highlight w:val="none"/>
                        <w:vertAlign w:val="baseline"/>
                        <w:lang w:val="en-US" w:eastAsia="zh-CN"/>
                      </w:rPr>
                      <w:t>/</w:t>
                    </w:r>
                  </w:ins>
                  <w:ins w:id="373" w:author="zhoujiansheng" w:date="2025-08-28T15:33:54Z">
                    <w:r>
                      <w:rPr>
                        <w:rFonts w:hint="eastAsia"/>
                        <w:b w:val="0"/>
                        <w:bCs w:val="0"/>
                        <w:color w:val="auto"/>
                        <w:sz w:val="22"/>
                        <w:szCs w:val="22"/>
                        <w:highlight w:val="none"/>
                        <w:vertAlign w:val="baseline"/>
                        <w:lang w:val="en-US" w:eastAsia="zh-CN"/>
                      </w:rPr>
                      <w:t>业务</w:t>
                    </w:r>
                  </w:ins>
                  <w:ins w:id="374" w:author="zhoujiansheng" w:date="2025-08-28T15:33:56Z">
                    <w:r>
                      <w:rPr>
                        <w:rFonts w:hint="eastAsia"/>
                        <w:b w:val="0"/>
                        <w:bCs w:val="0"/>
                        <w:color w:val="auto"/>
                        <w:sz w:val="22"/>
                        <w:szCs w:val="22"/>
                        <w:highlight w:val="none"/>
                        <w:vertAlign w:val="baseline"/>
                        <w:lang w:val="en-US" w:eastAsia="zh-CN"/>
                      </w:rPr>
                      <w:t>质量</w:t>
                    </w:r>
                  </w:ins>
                  <w:ins w:id="375" w:author="zhoujiansheng" w:date="2025-08-28T15:33:57Z">
                    <w:r>
                      <w:rPr>
                        <w:rFonts w:hint="eastAsia"/>
                        <w:b w:val="0"/>
                        <w:bCs w:val="0"/>
                        <w:color w:val="auto"/>
                        <w:sz w:val="22"/>
                        <w:szCs w:val="22"/>
                        <w:highlight w:val="none"/>
                        <w:vertAlign w:val="baseline"/>
                        <w:lang w:val="en-US" w:eastAsia="zh-CN"/>
                      </w:rPr>
                      <w:t>下降</w:t>
                    </w:r>
                  </w:ins>
                  <w:ins w:id="376" w:author="zhoujiansheng" w:date="2025-08-28T15:33:58Z">
                    <w:r>
                      <w:rPr>
                        <w:rFonts w:hint="eastAsia"/>
                        <w:b w:val="0"/>
                        <w:bCs w:val="0"/>
                        <w:color w:val="auto"/>
                        <w:sz w:val="22"/>
                        <w:szCs w:val="22"/>
                        <w:highlight w:val="none"/>
                        <w:vertAlign w:val="baseline"/>
                        <w:lang w:val="en-US" w:eastAsia="zh-CN"/>
                      </w:rPr>
                      <w:t>/</w:t>
                    </w:r>
                  </w:ins>
                  <w:ins w:id="377" w:author="zhoujiansheng" w:date="2025-08-28T15:34:00Z">
                    <w:r>
                      <w:rPr>
                        <w:rFonts w:hint="eastAsia"/>
                        <w:b w:val="0"/>
                        <w:bCs w:val="0"/>
                        <w:color w:val="auto"/>
                        <w:sz w:val="22"/>
                        <w:szCs w:val="22"/>
                        <w:highlight w:val="none"/>
                        <w:vertAlign w:val="baseline"/>
                        <w:lang w:val="en-US" w:eastAsia="zh-CN"/>
                      </w:rPr>
                      <w:t>无影响</w:t>
                    </w:r>
                  </w:ins>
                  <w:ins w:id="378" w:author="zhoujiansheng" w:date="2025-08-28T15:34:02Z">
                    <w:r>
                      <w:rPr>
                        <w:rFonts w:hint="eastAsia"/>
                        <w:b w:val="0"/>
                        <w:bCs w:val="0"/>
                        <w:color w:val="auto"/>
                        <w:sz w:val="22"/>
                        <w:szCs w:val="22"/>
                        <w:highlight w:val="none"/>
                        <w:vertAlign w:val="baseline"/>
                        <w:lang w:val="en-US" w:eastAsia="zh-CN"/>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9" w:author="zhoujiansheng" w:date="2025-08-28T15:34: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
              <w:tc>
                <w:tcPr>
                  <w:tcW w:w="4312" w:type="dxa"/>
                  <w:vAlign w:val="center"/>
                  <w:tcPrChange w:id="380" w:author="zhoujiansheng" w:date="2025-08-28T15:34:47Z">
                    <w:tcPr>
                      <w:tcW w:w="4312" w:type="dxa"/>
                      <w:vAlign w:val="center"/>
                    </w:tcPr>
                  </w:tcPrChange>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维护作业测试方法</w:t>
                  </w:r>
                </w:p>
              </w:tc>
              <w:tc>
                <w:tcPr>
                  <w:tcW w:w="4312" w:type="dxa"/>
                  <w:tcPrChange w:id="381" w:author="zhoujiansheng" w:date="2025-08-28T15:34:47Z">
                    <w:tcPr>
                      <w:tcW w:w="4312" w:type="dxa"/>
                    </w:tcPr>
                  </w:tcPrChange>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用户填入，不限制输入，数字文字字母大小写及符号，不超过300字符（文字算一个字符）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维护作业测试周期</w:t>
                  </w:r>
                </w:p>
              </w:tc>
              <w:tc>
                <w:tcPr>
                  <w:tcW w:w="4312" w:type="dxa"/>
                </w:tcPr>
                <w:p>
                  <w:pPr>
                    <w:pStyle w:val="5"/>
                    <w:numPr>
                      <w:ilvl w:val="0"/>
                      <w:numId w:val="0"/>
                    </w:numPr>
                    <w:rPr>
                      <w:rFonts w:hint="default"/>
                      <w:b w:val="0"/>
                      <w:bCs w:val="0"/>
                      <w:color w:val="auto"/>
                      <w:sz w:val="22"/>
                      <w:szCs w:val="22"/>
                      <w:highlight w:val="none"/>
                      <w:vertAlign w:val="baseline"/>
                      <w:lang w:val="en-US" w:eastAsia="zh-CN"/>
                    </w:rPr>
                  </w:pPr>
                  <w:ins w:id="382" w:author="zhoujiansheng" w:date="2025-09-10T14:56:16Z">
                    <w:r>
                      <w:rPr>
                        <w:rFonts w:hint="eastAsia"/>
                        <w:b w:val="0"/>
                        <w:bCs w:val="0"/>
                        <w:color w:val="auto"/>
                        <w:sz w:val="22"/>
                        <w:szCs w:val="22"/>
                        <w:highlight w:val="none"/>
                        <w:vertAlign w:val="baseline"/>
                        <w:lang w:val="en-US" w:eastAsia="zh-CN"/>
                      </w:rPr>
                      <w:t>非必填，下拉选择：日/周/月/季/半年/年/无</w:t>
                    </w:r>
                  </w:ins>
                  <w:del w:id="383" w:author="zhoujiansheng" w:date="2025-09-10T14:56:16Z">
                    <w:r>
                      <w:rPr>
                        <w:rFonts w:hint="eastAsia"/>
                        <w:b w:val="0"/>
                        <w:bCs w:val="0"/>
                        <w:color w:val="auto"/>
                        <w:sz w:val="22"/>
                        <w:szCs w:val="22"/>
                        <w:highlight w:val="none"/>
                        <w:vertAlign w:val="baseline"/>
                        <w:lang w:val="en-US" w:eastAsia="zh-CN"/>
                      </w:rPr>
                      <w:delText>用户填入，不限制输入，数字文字字母大小写及符号，不超过300字符（文字算一个字符）</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动环侧告警延时（秒）</w:t>
                  </w:r>
                </w:p>
              </w:tc>
              <w:tc>
                <w:tcPr>
                  <w:tcW w:w="4312" w:type="dxa"/>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用户填入，数字，整数，不超过9位数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网管侧派单延时（秒）</w:t>
                  </w:r>
                </w:p>
              </w:tc>
              <w:tc>
                <w:tcPr>
                  <w:tcW w:w="4312" w:type="dxa"/>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用户填入，数字，整数，不超过9位数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省内是否派单</w:t>
                  </w:r>
                </w:p>
              </w:tc>
              <w:tc>
                <w:tcPr>
                  <w:tcW w:w="4312" w:type="dxa"/>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是否上报集团</w:t>
                  </w:r>
                </w:p>
              </w:tc>
              <w:tc>
                <w:tcPr>
                  <w:tcW w:w="4312" w:type="dxa"/>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default"/>
                      <w:b w:val="0"/>
                      <w:bCs w:val="0"/>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提出依据</w:t>
                  </w:r>
                </w:p>
              </w:tc>
              <w:tc>
                <w:tcPr>
                  <w:tcW w:w="4312" w:type="dxa"/>
                </w:tcPr>
                <w:p>
                  <w:pPr>
                    <w:pStyle w:val="5"/>
                    <w:numPr>
                      <w:ilvl w:val="0"/>
                      <w:numId w:val="0"/>
                    </w:numPr>
                    <w:rPr>
                      <w:rFonts w:hint="default"/>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用户填入，不限制输入，数字文字字母大小写及符号，不超过300字符（文字算一个字符）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default" w:ascii="宋体" w:hAnsi="宋体" w:eastAsia="宋体" w:cs="宋体"/>
                      <w:b/>
                      <w:bCs/>
                      <w:i w:val="0"/>
                      <w:iCs w:val="0"/>
                      <w:color w:val="auto"/>
                      <w:kern w:val="0"/>
                      <w:sz w:val="20"/>
                      <w:szCs w:val="20"/>
                      <w:u w:val="none"/>
                      <w:lang w:val="en-US" w:eastAsia="zh-CN" w:bidi="ar"/>
                    </w:rPr>
                  </w:pPr>
                  <w:r>
                    <w:rPr>
                      <w:rFonts w:hint="eastAsia" w:ascii="宋体" w:hAnsi="宋体" w:eastAsia="宋体" w:cs="宋体"/>
                      <w:b/>
                      <w:bCs/>
                      <w:i w:val="0"/>
                      <w:iCs w:val="0"/>
                      <w:color w:val="auto"/>
                      <w:kern w:val="0"/>
                      <w:sz w:val="20"/>
                      <w:szCs w:val="20"/>
                      <w:u w:val="none"/>
                      <w:lang w:val="en-US" w:eastAsia="zh-CN" w:bidi="ar"/>
                    </w:rPr>
                    <w:t>备注</w:t>
                  </w:r>
                </w:p>
              </w:tc>
              <w:tc>
                <w:tcPr>
                  <w:tcW w:w="4312" w:type="dxa"/>
                </w:tcPr>
                <w:p>
                  <w:pPr>
                    <w:pStyle w:val="5"/>
                    <w:numPr>
                      <w:ilvl w:val="0"/>
                      <w:numId w:val="0"/>
                    </w:numPr>
                    <w:rPr>
                      <w:rFonts w:hint="eastAsia"/>
                      <w:b w:val="0"/>
                      <w:bCs w:val="0"/>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用户填入，不限制输入，数字文字字母大小写及符号，不超过300字符（文字算一个字符）</w:t>
                  </w:r>
                </w:p>
              </w:tc>
            </w:tr>
          </w:tbl>
          <w:p>
            <w:pPr>
              <w:pStyle w:val="5"/>
              <w:numPr>
                <w:ilvl w:val="-1"/>
                <w:numId w:val="0"/>
              </w:numPr>
              <w:rPr>
                <w:ins w:id="384" w:author="zhoujiansheng" w:date="2025-08-28T16:11:56Z"/>
                <w:rFonts w:hint="eastAsia"/>
                <w:b/>
                <w:bCs/>
                <w:color w:val="auto"/>
                <w:sz w:val="22"/>
                <w:szCs w:val="22"/>
                <w:highlight w:val="none"/>
                <w:lang w:val="en-US" w:eastAsia="zh-CN"/>
              </w:rPr>
            </w:pPr>
            <w:ins w:id="385" w:author="zhoujiansheng" w:date="2025-08-28T16:12:10Z">
              <w:r>
                <w:rPr>
                  <w:rFonts w:hint="eastAsia"/>
                  <w:b/>
                  <w:bCs/>
                  <w:color w:val="auto"/>
                  <w:sz w:val="22"/>
                  <w:szCs w:val="22"/>
                  <w:highlight w:val="none"/>
                  <w:lang w:val="en-US" w:eastAsia="zh-CN"/>
                </w:rPr>
                <w:t>第二</w:t>
              </w:r>
            </w:ins>
            <w:ins w:id="386" w:author="zhoujiansheng" w:date="2025-08-28T16:12:13Z">
              <w:r>
                <w:rPr>
                  <w:rFonts w:hint="eastAsia"/>
                  <w:b/>
                  <w:bCs/>
                  <w:color w:val="auto"/>
                  <w:sz w:val="22"/>
                  <w:szCs w:val="22"/>
                  <w:highlight w:val="none"/>
                  <w:lang w:val="en-US" w:eastAsia="zh-CN"/>
                </w:rPr>
                <w:t>、</w:t>
              </w:r>
            </w:ins>
            <w:ins w:id="387" w:author="zhoujiansheng" w:date="2025-08-28T16:10:53Z">
              <w:r>
                <w:rPr>
                  <w:rFonts w:hint="eastAsia"/>
                  <w:b/>
                  <w:bCs/>
                  <w:color w:val="auto"/>
                  <w:sz w:val="22"/>
                  <w:szCs w:val="22"/>
                  <w:highlight w:val="none"/>
                  <w:lang w:val="en-US" w:eastAsia="zh-CN"/>
                </w:rPr>
                <w:t>三位（设备类型编码）</w:t>
              </w:r>
            </w:ins>
            <w:ins w:id="388" w:author="zhoujiansheng" w:date="2025-08-28T16:11:01Z">
              <w:r>
                <w:rPr>
                  <w:rFonts w:hint="eastAsia"/>
                  <w:b/>
                  <w:bCs/>
                  <w:color w:val="auto"/>
                  <w:sz w:val="22"/>
                  <w:szCs w:val="22"/>
                  <w:highlight w:val="none"/>
                  <w:lang w:val="en-US" w:eastAsia="zh-CN"/>
                </w:rPr>
                <w:t>与</w:t>
              </w:r>
            </w:ins>
            <w:ins w:id="389" w:author="zhoujiansheng" w:date="2025-08-28T16:11:03Z">
              <w:r>
                <w:rPr>
                  <w:rFonts w:hint="eastAsia"/>
                  <w:b/>
                  <w:bCs/>
                  <w:color w:val="auto"/>
                  <w:sz w:val="22"/>
                  <w:szCs w:val="22"/>
                  <w:highlight w:val="none"/>
                  <w:lang w:val="en-US" w:eastAsia="zh-CN"/>
                </w:rPr>
                <w:t>设备</w:t>
              </w:r>
            </w:ins>
            <w:ins w:id="390" w:author="zhoujiansheng" w:date="2025-08-28T16:11:05Z">
              <w:r>
                <w:rPr>
                  <w:rFonts w:hint="eastAsia"/>
                  <w:b/>
                  <w:bCs/>
                  <w:color w:val="auto"/>
                  <w:sz w:val="22"/>
                  <w:szCs w:val="22"/>
                  <w:highlight w:val="none"/>
                  <w:lang w:val="en-US" w:eastAsia="zh-CN"/>
                </w:rPr>
                <w:t>类型</w:t>
              </w:r>
            </w:ins>
            <w:ins w:id="391" w:author="zhoujiansheng" w:date="2025-08-28T16:11:06Z">
              <w:r>
                <w:rPr>
                  <w:rFonts w:hint="eastAsia"/>
                  <w:b/>
                  <w:bCs/>
                  <w:color w:val="auto"/>
                  <w:sz w:val="22"/>
                  <w:szCs w:val="22"/>
                  <w:highlight w:val="none"/>
                  <w:lang w:val="en-US" w:eastAsia="zh-CN"/>
                </w:rPr>
                <w:t>关系</w:t>
              </w:r>
            </w:ins>
            <w:ins w:id="392" w:author="zhoujiansheng" w:date="2025-08-28T16:11:07Z">
              <w:r>
                <w:rPr>
                  <w:rFonts w:hint="eastAsia"/>
                  <w:b/>
                  <w:bCs/>
                  <w:color w:val="auto"/>
                  <w:sz w:val="22"/>
                  <w:szCs w:val="22"/>
                  <w:highlight w:val="none"/>
                  <w:lang w:val="en-US" w:eastAsia="zh-CN"/>
                </w:rPr>
                <w:t>表</w:t>
              </w:r>
            </w:ins>
            <w:ins w:id="393" w:author="zhoujiansheng" w:date="2025-08-28T16:11:09Z">
              <w:r>
                <w:rPr>
                  <w:rFonts w:hint="eastAsia"/>
                  <w:b/>
                  <w:bCs/>
                  <w:color w:val="auto"/>
                  <w:sz w:val="22"/>
                  <w:szCs w:val="22"/>
                  <w:highlight w:val="none"/>
                  <w:lang w:val="en-US" w:eastAsia="zh-CN"/>
                </w:rPr>
                <w:t>参考</w:t>
              </w:r>
            </w:ins>
            <w:ins w:id="394" w:author="zhoujiansheng" w:date="2025-08-28T16:11:10Z">
              <w:r>
                <w:rPr>
                  <w:rFonts w:hint="eastAsia"/>
                  <w:b/>
                  <w:bCs/>
                  <w:color w:val="auto"/>
                  <w:sz w:val="22"/>
                  <w:szCs w:val="22"/>
                  <w:highlight w:val="none"/>
                  <w:lang w:val="en-US" w:eastAsia="zh-CN"/>
                </w:rPr>
                <w:t>如下：</w:t>
              </w:r>
            </w:ins>
          </w:p>
          <w:p>
            <w:pPr>
              <w:pStyle w:val="5"/>
              <w:numPr>
                <w:ilvl w:val="-1"/>
                <w:numId w:val="0"/>
              </w:numPr>
              <w:rPr>
                <w:ins w:id="395" w:author="zhoujiansheng" w:date="2025-08-28T16:11:10Z"/>
                <w:rFonts w:hint="eastAsia"/>
                <w:b/>
                <w:bCs/>
                <w:color w:val="auto"/>
                <w:sz w:val="22"/>
                <w:szCs w:val="22"/>
                <w:highlight w:val="none"/>
                <w:lang w:val="en-US" w:eastAsia="zh-CN"/>
              </w:rPr>
            </w:pPr>
          </w:p>
          <w:tbl>
            <w:tblPr>
              <w:tblStyle w:val="6"/>
              <w:tblW w:w="5845"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396" w:author="zhoujiansheng" w:date="2025-08-28T16:12:47Z">
                <w:tblPr>
                  <w:tblStyle w:val="6"/>
                  <w:tblW w:w="58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PrChange>
            </w:tblPr>
            <w:tblGrid>
              <w:gridCol w:w="2941"/>
              <w:gridCol w:w="2904"/>
              <w:tblGridChange w:id="397">
                <w:tblGrid>
                  <w:gridCol w:w="2941"/>
                  <w:gridCol w:w="2904"/>
                </w:tblGrid>
              </w:tblGridChange>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99" w:author="zhoujiansheng" w:date="2025-08-28T16:12:47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398" w:author="zhoujiansheng" w:date="2025-08-28T16:11:51Z"/>
                <w:trPrChange w:id="399" w:author="zhoujiansheng" w:date="2025-08-28T16:12:47Z">
                  <w:trPr>
                    <w:trHeight w:val="288" w:hRule="atLeast"/>
                  </w:trPr>
                </w:trPrChange>
              </w:trPr>
              <w:tc>
                <w:tcPr>
                  <w:tcW w:w="294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Change w:id="400" w:author="zhoujiansheng" w:date="2025-08-28T16:12:47Z">
                    <w:tcPr>
                      <w:tcW w:w="2940" w:type="dxa"/>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401" w:author="zhoujiansheng" w:date="2025-08-28T16:11:51Z"/>
                      <w:rFonts w:hint="eastAsia" w:ascii="宋体" w:hAnsi="宋体" w:eastAsia="宋体" w:cs="宋体"/>
                      <w:b/>
                      <w:bCs/>
                      <w:i w:val="0"/>
                      <w:iCs w:val="0"/>
                      <w:color w:val="000000"/>
                      <w:sz w:val="22"/>
                      <w:szCs w:val="22"/>
                      <w:highlight w:val="none"/>
                      <w:u w:val="none"/>
                      <w:rPrChange w:id="402" w:author="zhoujiansheng" w:date="2025-08-28T16:12:43Z">
                        <w:rPr>
                          <w:ins w:id="403" w:author="zhoujiansheng" w:date="2025-08-28T16:11:51Z"/>
                          <w:rFonts w:hint="eastAsia" w:ascii="宋体" w:hAnsi="宋体" w:eastAsia="宋体" w:cs="宋体"/>
                          <w:i w:val="0"/>
                          <w:iCs w:val="0"/>
                          <w:color w:val="000000"/>
                          <w:sz w:val="22"/>
                          <w:szCs w:val="22"/>
                          <w:u w:val="none"/>
                        </w:rPr>
                      </w:rPrChange>
                    </w:rPr>
                  </w:pPr>
                  <w:ins w:id="404" w:author="zhoujiansheng" w:date="2025-08-28T16:11:51Z">
                    <w:r>
                      <w:rPr>
                        <w:rFonts w:hint="eastAsia" w:ascii="宋体" w:hAnsi="宋体" w:eastAsia="宋体" w:cs="宋体"/>
                        <w:b/>
                        <w:bCs/>
                        <w:i w:val="0"/>
                        <w:iCs w:val="0"/>
                        <w:color w:val="000000"/>
                        <w:kern w:val="0"/>
                        <w:sz w:val="22"/>
                        <w:szCs w:val="22"/>
                        <w:highlight w:val="none"/>
                        <w:u w:val="none"/>
                        <w:lang w:val="en-US" w:eastAsia="zh-CN" w:bidi="ar"/>
                        <w:rPrChange w:id="405" w:author="zhoujiansheng" w:date="2025-08-28T16:12:43Z">
                          <w:rPr>
                            <w:rFonts w:hint="eastAsia" w:ascii="宋体" w:hAnsi="宋体" w:eastAsia="宋体" w:cs="宋体"/>
                            <w:i w:val="0"/>
                            <w:iCs w:val="0"/>
                            <w:color w:val="000000"/>
                            <w:kern w:val="0"/>
                            <w:sz w:val="22"/>
                            <w:szCs w:val="22"/>
                            <w:u w:val="none"/>
                            <w:lang w:val="en-US" w:eastAsia="zh-CN" w:bidi="ar"/>
                          </w:rPr>
                        </w:rPrChange>
                      </w:rPr>
                      <w:t>设备类型编码</w:t>
                    </w:r>
                  </w:ins>
                </w:p>
              </w:tc>
              <w:tc>
                <w:tcPr>
                  <w:tcW w:w="2904"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Change w:id="406" w:author="zhoujiansheng" w:date="2025-08-28T16:12:47Z">
                    <w:tcPr>
                      <w:tcW w:w="2904" w:type="dxa"/>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407" w:author="zhoujiansheng" w:date="2025-08-28T16:11:51Z"/>
                      <w:rFonts w:hint="eastAsia" w:ascii="宋体" w:hAnsi="宋体" w:eastAsia="宋体" w:cs="宋体"/>
                      <w:b/>
                      <w:bCs/>
                      <w:i w:val="0"/>
                      <w:iCs w:val="0"/>
                      <w:color w:val="000000"/>
                      <w:sz w:val="22"/>
                      <w:szCs w:val="22"/>
                      <w:highlight w:val="none"/>
                      <w:u w:val="none"/>
                      <w:rPrChange w:id="408" w:author="zhoujiansheng" w:date="2025-08-28T16:12:43Z">
                        <w:rPr>
                          <w:ins w:id="409" w:author="zhoujiansheng" w:date="2025-08-28T16:11:51Z"/>
                          <w:rFonts w:hint="eastAsia" w:ascii="宋体" w:hAnsi="宋体" w:eastAsia="宋体" w:cs="宋体"/>
                          <w:i w:val="0"/>
                          <w:iCs w:val="0"/>
                          <w:color w:val="000000"/>
                          <w:sz w:val="22"/>
                          <w:szCs w:val="22"/>
                          <w:u w:val="none"/>
                        </w:rPr>
                      </w:rPrChange>
                    </w:rPr>
                  </w:pPr>
                  <w:ins w:id="410" w:author="zhoujiansheng" w:date="2025-08-28T16:11:51Z">
                    <w:r>
                      <w:rPr>
                        <w:rFonts w:hint="eastAsia" w:ascii="宋体" w:hAnsi="宋体" w:eastAsia="宋体" w:cs="宋体"/>
                        <w:b/>
                        <w:bCs/>
                        <w:i w:val="0"/>
                        <w:iCs w:val="0"/>
                        <w:color w:val="000000"/>
                        <w:kern w:val="0"/>
                        <w:sz w:val="22"/>
                        <w:szCs w:val="22"/>
                        <w:highlight w:val="none"/>
                        <w:u w:val="none"/>
                        <w:lang w:val="en-US" w:eastAsia="zh-CN" w:bidi="ar"/>
                        <w:rPrChange w:id="411" w:author="zhoujiansheng" w:date="2025-08-28T16:12:43Z">
                          <w:rPr>
                            <w:rFonts w:hint="eastAsia" w:ascii="宋体" w:hAnsi="宋体" w:eastAsia="宋体" w:cs="宋体"/>
                            <w:i w:val="0"/>
                            <w:iCs w:val="0"/>
                            <w:color w:val="000000"/>
                            <w:kern w:val="0"/>
                            <w:sz w:val="22"/>
                            <w:szCs w:val="22"/>
                            <w:u w:val="none"/>
                            <w:lang w:val="en-US" w:eastAsia="zh-CN" w:bidi="ar"/>
                          </w:rPr>
                        </w:rPrChange>
                      </w:rPr>
                      <w:t>设备类型</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1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13" w:author="zhoujiansheng" w:date="2025-08-28T16:11:51Z"/>
                      <w:rFonts w:hint="eastAsia" w:ascii="宋体" w:hAnsi="宋体" w:eastAsia="宋体" w:cs="宋体"/>
                      <w:i w:val="0"/>
                      <w:iCs w:val="0"/>
                      <w:color w:val="000000"/>
                      <w:sz w:val="22"/>
                      <w:szCs w:val="22"/>
                      <w:u w:val="none"/>
                    </w:rPr>
                  </w:pPr>
                  <w:ins w:id="414" w:author="zhoujiansheng" w:date="2025-08-28T16:11:51Z">
                    <w:r>
                      <w:rPr>
                        <w:rFonts w:hint="eastAsia" w:ascii="宋体" w:hAnsi="宋体" w:eastAsia="宋体" w:cs="宋体"/>
                        <w:i w:val="0"/>
                        <w:iCs w:val="0"/>
                        <w:color w:val="000000"/>
                        <w:kern w:val="0"/>
                        <w:sz w:val="22"/>
                        <w:szCs w:val="22"/>
                        <w:u w:val="none"/>
                        <w:lang w:val="en-US" w:eastAsia="zh-CN" w:bidi="ar"/>
                      </w:rPr>
                      <w:t>01</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15" w:author="zhoujiansheng" w:date="2025-08-28T16:11:51Z"/>
                      <w:rFonts w:hint="eastAsia" w:ascii="宋体" w:hAnsi="宋体" w:eastAsia="宋体" w:cs="宋体"/>
                      <w:i w:val="0"/>
                      <w:iCs w:val="0"/>
                      <w:color w:val="000000"/>
                      <w:sz w:val="22"/>
                      <w:szCs w:val="22"/>
                      <w:u w:val="none"/>
                    </w:rPr>
                  </w:pPr>
                  <w:ins w:id="416" w:author="zhoujiansheng" w:date="2025-08-28T16:11:51Z">
                    <w:r>
                      <w:rPr>
                        <w:rFonts w:hint="eastAsia" w:ascii="宋体" w:hAnsi="宋体" w:eastAsia="宋体" w:cs="宋体"/>
                        <w:i w:val="0"/>
                        <w:iCs w:val="0"/>
                        <w:color w:val="000000"/>
                        <w:kern w:val="0"/>
                        <w:sz w:val="22"/>
                        <w:szCs w:val="22"/>
                        <w:u w:val="none"/>
                        <w:lang w:val="en-US" w:eastAsia="zh-CN" w:bidi="ar"/>
                      </w:rPr>
                      <w:t>高压配电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1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18" w:author="zhoujiansheng" w:date="2025-08-28T16:11:51Z"/>
                      <w:rFonts w:hint="eastAsia" w:ascii="宋体" w:hAnsi="宋体" w:eastAsia="宋体" w:cs="宋体"/>
                      <w:i w:val="0"/>
                      <w:iCs w:val="0"/>
                      <w:color w:val="000000"/>
                      <w:sz w:val="22"/>
                      <w:szCs w:val="22"/>
                      <w:u w:val="none"/>
                    </w:rPr>
                  </w:pPr>
                  <w:ins w:id="419" w:author="zhoujiansheng" w:date="2025-08-28T16:11:51Z">
                    <w:r>
                      <w:rPr>
                        <w:rFonts w:hint="eastAsia" w:ascii="宋体" w:hAnsi="宋体" w:eastAsia="宋体" w:cs="宋体"/>
                        <w:i w:val="0"/>
                        <w:iCs w:val="0"/>
                        <w:color w:val="000000"/>
                        <w:kern w:val="0"/>
                        <w:sz w:val="22"/>
                        <w:szCs w:val="22"/>
                        <w:u w:val="none"/>
                        <w:lang w:val="en-US" w:eastAsia="zh-CN" w:bidi="ar"/>
                      </w:rPr>
                      <w:t>02</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20" w:author="zhoujiansheng" w:date="2025-08-28T16:11:51Z"/>
                      <w:rFonts w:hint="eastAsia" w:ascii="宋体" w:hAnsi="宋体" w:eastAsia="宋体" w:cs="宋体"/>
                      <w:i w:val="0"/>
                      <w:iCs w:val="0"/>
                      <w:color w:val="000000"/>
                      <w:sz w:val="22"/>
                      <w:szCs w:val="22"/>
                      <w:u w:val="none"/>
                    </w:rPr>
                  </w:pPr>
                  <w:ins w:id="421" w:author="zhoujiansheng" w:date="2025-08-28T16:11:51Z">
                    <w:r>
                      <w:rPr>
                        <w:rFonts w:hint="eastAsia" w:ascii="宋体" w:hAnsi="宋体" w:eastAsia="宋体" w:cs="宋体"/>
                        <w:i w:val="0"/>
                        <w:iCs w:val="0"/>
                        <w:color w:val="000000"/>
                        <w:kern w:val="0"/>
                        <w:sz w:val="22"/>
                        <w:szCs w:val="22"/>
                        <w:u w:val="none"/>
                        <w:lang w:val="en-US" w:eastAsia="zh-CN" w:bidi="ar"/>
                      </w:rPr>
                      <w:t>低压交流配电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2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23" w:author="zhoujiansheng" w:date="2025-08-28T16:11:51Z"/>
                      <w:rFonts w:hint="eastAsia" w:ascii="宋体" w:hAnsi="宋体" w:eastAsia="宋体" w:cs="宋体"/>
                      <w:i w:val="0"/>
                      <w:iCs w:val="0"/>
                      <w:color w:val="000000"/>
                      <w:sz w:val="22"/>
                      <w:szCs w:val="22"/>
                      <w:u w:val="none"/>
                    </w:rPr>
                  </w:pPr>
                  <w:ins w:id="424" w:author="zhoujiansheng" w:date="2025-08-28T16:11:51Z">
                    <w:r>
                      <w:rPr>
                        <w:rFonts w:hint="eastAsia" w:ascii="宋体" w:hAnsi="宋体" w:eastAsia="宋体" w:cs="宋体"/>
                        <w:i w:val="0"/>
                        <w:iCs w:val="0"/>
                        <w:color w:val="000000"/>
                        <w:kern w:val="0"/>
                        <w:sz w:val="22"/>
                        <w:szCs w:val="22"/>
                        <w:u w:val="none"/>
                        <w:lang w:val="en-US" w:eastAsia="zh-CN" w:bidi="ar"/>
                      </w:rPr>
                      <w:t>03</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25" w:author="zhoujiansheng" w:date="2025-08-28T16:11:51Z"/>
                      <w:rFonts w:hint="eastAsia" w:ascii="宋体" w:hAnsi="宋体" w:eastAsia="宋体" w:cs="宋体"/>
                      <w:i w:val="0"/>
                      <w:iCs w:val="0"/>
                      <w:color w:val="000000"/>
                      <w:sz w:val="22"/>
                      <w:szCs w:val="22"/>
                      <w:u w:val="none"/>
                    </w:rPr>
                  </w:pPr>
                  <w:ins w:id="426" w:author="zhoujiansheng" w:date="2025-08-28T16:11:51Z">
                    <w:r>
                      <w:rPr>
                        <w:rFonts w:hint="eastAsia" w:ascii="宋体" w:hAnsi="宋体" w:eastAsia="宋体" w:cs="宋体"/>
                        <w:i w:val="0"/>
                        <w:iCs w:val="0"/>
                        <w:color w:val="000000"/>
                        <w:kern w:val="0"/>
                        <w:sz w:val="22"/>
                        <w:szCs w:val="22"/>
                        <w:u w:val="none"/>
                        <w:lang w:val="en-US" w:eastAsia="zh-CN" w:bidi="ar"/>
                      </w:rPr>
                      <w:t>变压器</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2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28" w:author="zhoujiansheng" w:date="2025-08-28T16:11:51Z"/>
                      <w:rFonts w:hint="eastAsia" w:ascii="宋体" w:hAnsi="宋体" w:eastAsia="宋体" w:cs="宋体"/>
                      <w:i w:val="0"/>
                      <w:iCs w:val="0"/>
                      <w:color w:val="000000"/>
                      <w:sz w:val="22"/>
                      <w:szCs w:val="22"/>
                      <w:u w:val="none"/>
                    </w:rPr>
                  </w:pPr>
                  <w:ins w:id="429" w:author="zhoujiansheng" w:date="2025-08-28T16:11:51Z">
                    <w:r>
                      <w:rPr>
                        <w:rFonts w:hint="eastAsia" w:ascii="宋体" w:hAnsi="宋体" w:eastAsia="宋体" w:cs="宋体"/>
                        <w:i w:val="0"/>
                        <w:iCs w:val="0"/>
                        <w:color w:val="000000"/>
                        <w:kern w:val="0"/>
                        <w:sz w:val="22"/>
                        <w:szCs w:val="22"/>
                        <w:u w:val="none"/>
                        <w:lang w:val="en-US" w:eastAsia="zh-CN" w:bidi="ar"/>
                      </w:rPr>
                      <w:t>04</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30" w:author="zhoujiansheng" w:date="2025-08-28T16:11:51Z"/>
                      <w:rFonts w:hint="eastAsia" w:ascii="宋体" w:hAnsi="宋体" w:eastAsia="宋体" w:cs="宋体"/>
                      <w:i w:val="0"/>
                      <w:iCs w:val="0"/>
                      <w:color w:val="000000"/>
                      <w:sz w:val="22"/>
                      <w:szCs w:val="22"/>
                      <w:u w:val="none"/>
                    </w:rPr>
                  </w:pPr>
                  <w:ins w:id="431" w:author="zhoujiansheng" w:date="2025-08-28T16:11:51Z">
                    <w:r>
                      <w:rPr>
                        <w:rFonts w:hint="eastAsia" w:ascii="宋体" w:hAnsi="宋体" w:eastAsia="宋体" w:cs="宋体"/>
                        <w:i w:val="0"/>
                        <w:iCs w:val="0"/>
                        <w:color w:val="000000"/>
                        <w:kern w:val="0"/>
                        <w:sz w:val="22"/>
                        <w:szCs w:val="22"/>
                        <w:u w:val="none"/>
                        <w:lang w:val="en-US" w:eastAsia="zh-CN" w:bidi="ar"/>
                      </w:rPr>
                      <w:t>低压直流配电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3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33" w:author="zhoujiansheng" w:date="2025-08-28T16:11:51Z"/>
                      <w:rFonts w:hint="eastAsia" w:ascii="宋体" w:hAnsi="宋体" w:eastAsia="宋体" w:cs="宋体"/>
                      <w:i w:val="0"/>
                      <w:iCs w:val="0"/>
                      <w:color w:val="000000"/>
                      <w:sz w:val="22"/>
                      <w:szCs w:val="22"/>
                      <w:u w:val="none"/>
                    </w:rPr>
                  </w:pPr>
                  <w:ins w:id="434" w:author="zhoujiansheng" w:date="2025-08-28T16:11:51Z">
                    <w:r>
                      <w:rPr>
                        <w:rFonts w:hint="eastAsia" w:ascii="宋体" w:hAnsi="宋体" w:eastAsia="宋体" w:cs="宋体"/>
                        <w:i w:val="0"/>
                        <w:iCs w:val="0"/>
                        <w:color w:val="000000"/>
                        <w:kern w:val="0"/>
                        <w:sz w:val="22"/>
                        <w:szCs w:val="22"/>
                        <w:u w:val="none"/>
                        <w:lang w:val="en-US" w:eastAsia="zh-CN" w:bidi="ar"/>
                      </w:rPr>
                      <w:t>05</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35" w:author="zhoujiansheng" w:date="2025-08-28T16:11:51Z"/>
                      <w:rFonts w:hint="eastAsia" w:ascii="宋体" w:hAnsi="宋体" w:eastAsia="宋体" w:cs="宋体"/>
                      <w:i w:val="0"/>
                      <w:iCs w:val="0"/>
                      <w:color w:val="000000"/>
                      <w:sz w:val="22"/>
                      <w:szCs w:val="22"/>
                      <w:u w:val="none"/>
                    </w:rPr>
                  </w:pPr>
                  <w:ins w:id="436" w:author="zhoujiansheng" w:date="2025-08-28T16:11:51Z">
                    <w:r>
                      <w:rPr>
                        <w:rFonts w:hint="eastAsia" w:ascii="宋体" w:hAnsi="宋体" w:eastAsia="宋体" w:cs="宋体"/>
                        <w:i w:val="0"/>
                        <w:iCs w:val="0"/>
                        <w:color w:val="000000"/>
                        <w:kern w:val="0"/>
                        <w:sz w:val="22"/>
                        <w:szCs w:val="22"/>
                        <w:u w:val="none"/>
                        <w:lang w:val="en-US" w:eastAsia="zh-CN" w:bidi="ar"/>
                      </w:rPr>
                      <w:t>发电机组</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3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38" w:author="zhoujiansheng" w:date="2025-08-28T16:11:51Z"/>
                      <w:rFonts w:hint="eastAsia" w:ascii="宋体" w:hAnsi="宋体" w:eastAsia="宋体" w:cs="宋体"/>
                      <w:i w:val="0"/>
                      <w:iCs w:val="0"/>
                      <w:color w:val="000000"/>
                      <w:sz w:val="22"/>
                      <w:szCs w:val="22"/>
                      <w:u w:val="none"/>
                    </w:rPr>
                  </w:pPr>
                  <w:ins w:id="439" w:author="zhoujiansheng" w:date="2025-08-28T16:11:51Z">
                    <w:r>
                      <w:rPr>
                        <w:rFonts w:hint="eastAsia" w:ascii="宋体" w:hAnsi="宋体" w:eastAsia="宋体" w:cs="宋体"/>
                        <w:i w:val="0"/>
                        <w:iCs w:val="0"/>
                        <w:color w:val="000000"/>
                        <w:kern w:val="0"/>
                        <w:sz w:val="22"/>
                        <w:szCs w:val="22"/>
                        <w:u w:val="none"/>
                        <w:lang w:val="en-US" w:eastAsia="zh-CN" w:bidi="ar"/>
                      </w:rPr>
                      <w:t>06</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40" w:author="zhoujiansheng" w:date="2025-08-28T16:11:51Z"/>
                      <w:rFonts w:hint="eastAsia" w:ascii="宋体" w:hAnsi="宋体" w:eastAsia="宋体" w:cs="宋体"/>
                      <w:i w:val="0"/>
                      <w:iCs w:val="0"/>
                      <w:color w:val="000000"/>
                      <w:sz w:val="22"/>
                      <w:szCs w:val="22"/>
                      <w:u w:val="none"/>
                    </w:rPr>
                  </w:pPr>
                  <w:ins w:id="441" w:author="zhoujiansheng" w:date="2025-08-28T16:11:51Z">
                    <w:r>
                      <w:rPr>
                        <w:rFonts w:hint="eastAsia" w:ascii="宋体" w:hAnsi="宋体" w:eastAsia="宋体" w:cs="宋体"/>
                        <w:i w:val="0"/>
                        <w:iCs w:val="0"/>
                        <w:color w:val="000000"/>
                        <w:kern w:val="0"/>
                        <w:sz w:val="22"/>
                        <w:szCs w:val="22"/>
                        <w:u w:val="none"/>
                        <w:lang w:val="en-US" w:eastAsia="zh-CN" w:bidi="ar"/>
                      </w:rPr>
                      <w:t>开关电源</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4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43" w:author="zhoujiansheng" w:date="2025-08-28T16:11:51Z"/>
                      <w:rFonts w:hint="eastAsia" w:ascii="宋体" w:hAnsi="宋体" w:eastAsia="宋体" w:cs="宋体"/>
                      <w:i w:val="0"/>
                      <w:iCs w:val="0"/>
                      <w:color w:val="000000"/>
                      <w:sz w:val="22"/>
                      <w:szCs w:val="22"/>
                      <w:u w:val="none"/>
                    </w:rPr>
                  </w:pPr>
                  <w:ins w:id="444" w:author="zhoujiansheng" w:date="2025-08-28T16:11:51Z">
                    <w:r>
                      <w:rPr>
                        <w:rFonts w:hint="eastAsia" w:ascii="宋体" w:hAnsi="宋体" w:eastAsia="宋体" w:cs="宋体"/>
                        <w:i w:val="0"/>
                        <w:iCs w:val="0"/>
                        <w:color w:val="000000"/>
                        <w:kern w:val="0"/>
                        <w:sz w:val="22"/>
                        <w:szCs w:val="22"/>
                        <w:u w:val="none"/>
                        <w:lang w:val="en-US" w:eastAsia="zh-CN" w:bidi="ar"/>
                      </w:rPr>
                      <w:t>07</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45" w:author="zhoujiansheng" w:date="2025-08-28T16:11:51Z"/>
                      <w:rFonts w:hint="eastAsia" w:ascii="宋体" w:hAnsi="宋体" w:eastAsia="宋体" w:cs="宋体"/>
                      <w:i w:val="0"/>
                      <w:iCs w:val="0"/>
                      <w:color w:val="000000"/>
                      <w:sz w:val="22"/>
                      <w:szCs w:val="22"/>
                      <w:u w:val="none"/>
                    </w:rPr>
                  </w:pPr>
                  <w:ins w:id="446" w:author="zhoujiansheng" w:date="2025-08-28T16:11:51Z">
                    <w:r>
                      <w:rPr>
                        <w:rFonts w:hint="eastAsia" w:ascii="宋体" w:hAnsi="宋体" w:eastAsia="宋体" w:cs="宋体"/>
                        <w:i w:val="0"/>
                        <w:iCs w:val="0"/>
                        <w:color w:val="000000"/>
                        <w:kern w:val="0"/>
                        <w:sz w:val="22"/>
                        <w:szCs w:val="22"/>
                        <w:u w:val="none"/>
                        <w:lang w:val="en-US" w:eastAsia="zh-CN" w:bidi="ar"/>
                      </w:rPr>
                      <w:t>铅酸电池</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44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48" w:author="zhoujiansheng" w:date="2025-08-28T16:11:51Z"/>
                      <w:rFonts w:hint="eastAsia" w:ascii="宋体" w:hAnsi="宋体" w:eastAsia="宋体" w:cs="宋体"/>
                      <w:i w:val="0"/>
                      <w:iCs w:val="0"/>
                      <w:color w:val="000000"/>
                      <w:sz w:val="22"/>
                      <w:szCs w:val="22"/>
                      <w:u w:val="none"/>
                    </w:rPr>
                  </w:pPr>
                  <w:ins w:id="449" w:author="zhoujiansheng" w:date="2025-08-28T16:11:51Z">
                    <w:r>
                      <w:rPr>
                        <w:rFonts w:hint="eastAsia" w:ascii="宋体" w:hAnsi="宋体" w:eastAsia="宋体" w:cs="宋体"/>
                        <w:i w:val="0"/>
                        <w:iCs w:val="0"/>
                        <w:color w:val="000000"/>
                        <w:kern w:val="0"/>
                        <w:sz w:val="22"/>
                        <w:szCs w:val="22"/>
                        <w:u w:val="none"/>
                        <w:lang w:val="en-US" w:eastAsia="zh-CN" w:bidi="ar"/>
                      </w:rPr>
                      <w:t>08</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50" w:author="zhoujiansheng" w:date="2025-08-28T16:11:51Z"/>
                      <w:rFonts w:hint="eastAsia" w:ascii="宋体" w:hAnsi="宋体" w:eastAsia="宋体" w:cs="宋体"/>
                      <w:i w:val="0"/>
                      <w:iCs w:val="0"/>
                      <w:color w:val="000000"/>
                      <w:sz w:val="22"/>
                      <w:szCs w:val="22"/>
                      <w:u w:val="none"/>
                    </w:rPr>
                  </w:pPr>
                  <w:ins w:id="451" w:author="zhoujiansheng" w:date="2025-08-28T16:11:51Z">
                    <w:r>
                      <w:rPr>
                        <w:rFonts w:hint="eastAsia" w:ascii="宋体" w:hAnsi="宋体" w:eastAsia="宋体" w:cs="宋体"/>
                        <w:i w:val="0"/>
                        <w:iCs w:val="0"/>
                        <w:color w:val="000000"/>
                        <w:kern w:val="0"/>
                        <w:sz w:val="22"/>
                        <w:szCs w:val="22"/>
                        <w:u w:val="none"/>
                        <w:lang w:val="en-US" w:eastAsia="zh-CN" w:bidi="ar"/>
                      </w:rPr>
                      <w:t>UPS设备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45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53" w:author="zhoujiansheng" w:date="2025-08-28T16:11:51Z"/>
                      <w:rFonts w:hint="eastAsia" w:ascii="宋体" w:hAnsi="宋体" w:eastAsia="宋体" w:cs="宋体"/>
                      <w:i w:val="0"/>
                      <w:iCs w:val="0"/>
                      <w:color w:val="000000"/>
                      <w:sz w:val="22"/>
                      <w:szCs w:val="22"/>
                      <w:u w:val="none"/>
                    </w:rPr>
                  </w:pPr>
                  <w:ins w:id="454" w:author="zhoujiansheng" w:date="2025-08-28T16:11:51Z">
                    <w:r>
                      <w:rPr>
                        <w:rFonts w:hint="eastAsia" w:ascii="宋体" w:hAnsi="宋体" w:eastAsia="宋体" w:cs="宋体"/>
                        <w:i w:val="0"/>
                        <w:iCs w:val="0"/>
                        <w:color w:val="000000"/>
                        <w:kern w:val="0"/>
                        <w:sz w:val="22"/>
                        <w:szCs w:val="22"/>
                        <w:u w:val="none"/>
                        <w:lang w:val="en-US" w:eastAsia="zh-CN" w:bidi="ar"/>
                      </w:rPr>
                      <w:t>09</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55" w:author="zhoujiansheng" w:date="2025-08-28T16:11:51Z"/>
                      <w:rFonts w:hint="eastAsia" w:ascii="宋体" w:hAnsi="宋体" w:eastAsia="宋体" w:cs="宋体"/>
                      <w:i w:val="0"/>
                      <w:iCs w:val="0"/>
                      <w:color w:val="000000"/>
                      <w:sz w:val="22"/>
                      <w:szCs w:val="22"/>
                      <w:u w:val="none"/>
                    </w:rPr>
                  </w:pPr>
                  <w:ins w:id="456" w:author="zhoujiansheng" w:date="2025-08-28T16:11:51Z">
                    <w:r>
                      <w:rPr>
                        <w:rFonts w:hint="eastAsia" w:ascii="宋体" w:hAnsi="宋体" w:eastAsia="宋体" w:cs="宋体"/>
                        <w:i w:val="0"/>
                        <w:iCs w:val="0"/>
                        <w:color w:val="000000"/>
                        <w:kern w:val="0"/>
                        <w:sz w:val="22"/>
                        <w:szCs w:val="22"/>
                        <w:u w:val="none"/>
                        <w:lang w:val="en-US" w:eastAsia="zh-CN" w:bidi="ar"/>
                      </w:rPr>
                      <w:t>UPS配电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45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58" w:author="zhoujiansheng" w:date="2025-08-28T16:11:51Z"/>
                      <w:rFonts w:hint="eastAsia" w:ascii="宋体" w:hAnsi="宋体" w:eastAsia="宋体" w:cs="宋体"/>
                      <w:i w:val="0"/>
                      <w:iCs w:val="0"/>
                      <w:color w:val="000000"/>
                      <w:sz w:val="22"/>
                      <w:szCs w:val="22"/>
                      <w:u w:val="none"/>
                    </w:rPr>
                  </w:pPr>
                  <w:ins w:id="459" w:author="zhoujiansheng" w:date="2025-08-28T16:11:51Z">
                    <w:r>
                      <w:rPr>
                        <w:rFonts w:hint="eastAsia" w:ascii="宋体" w:hAnsi="宋体" w:eastAsia="宋体" w:cs="宋体"/>
                        <w:i w:val="0"/>
                        <w:iCs w:val="0"/>
                        <w:color w:val="000000"/>
                        <w:kern w:val="0"/>
                        <w:sz w:val="22"/>
                        <w:szCs w:val="22"/>
                        <w:u w:val="none"/>
                        <w:lang w:val="en-US" w:eastAsia="zh-CN" w:bidi="ar"/>
                      </w:rPr>
                      <w:t>11</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60" w:author="zhoujiansheng" w:date="2025-08-28T16:11:51Z"/>
                      <w:rFonts w:hint="eastAsia" w:ascii="宋体" w:hAnsi="宋体" w:eastAsia="宋体" w:cs="宋体"/>
                      <w:i w:val="0"/>
                      <w:iCs w:val="0"/>
                      <w:color w:val="000000"/>
                      <w:sz w:val="22"/>
                      <w:szCs w:val="22"/>
                      <w:u w:val="none"/>
                    </w:rPr>
                  </w:pPr>
                  <w:ins w:id="461" w:author="zhoujiansheng" w:date="2025-08-28T16:11:51Z">
                    <w:r>
                      <w:rPr>
                        <w:rFonts w:hint="eastAsia" w:ascii="宋体" w:hAnsi="宋体" w:eastAsia="宋体" w:cs="宋体"/>
                        <w:i w:val="0"/>
                        <w:iCs w:val="0"/>
                        <w:color w:val="000000"/>
                        <w:kern w:val="0"/>
                        <w:sz w:val="22"/>
                        <w:szCs w:val="22"/>
                        <w:u w:val="none"/>
                        <w:lang w:val="en-US" w:eastAsia="zh-CN" w:bidi="ar"/>
                      </w:rPr>
                      <w:t>机房专用空调</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6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63" w:author="zhoujiansheng" w:date="2025-08-28T16:11:51Z"/>
                      <w:rFonts w:hint="eastAsia" w:ascii="宋体" w:hAnsi="宋体" w:eastAsia="宋体" w:cs="宋体"/>
                      <w:i w:val="0"/>
                      <w:iCs w:val="0"/>
                      <w:color w:val="000000"/>
                      <w:sz w:val="22"/>
                      <w:szCs w:val="22"/>
                      <w:u w:val="none"/>
                    </w:rPr>
                  </w:pPr>
                  <w:ins w:id="464" w:author="zhoujiansheng" w:date="2025-08-28T16:11:51Z">
                    <w:r>
                      <w:rPr>
                        <w:rFonts w:hint="eastAsia" w:ascii="宋体" w:hAnsi="宋体" w:eastAsia="宋体" w:cs="宋体"/>
                        <w:i w:val="0"/>
                        <w:iCs w:val="0"/>
                        <w:color w:val="000000"/>
                        <w:kern w:val="0"/>
                        <w:sz w:val="22"/>
                        <w:szCs w:val="22"/>
                        <w:u w:val="none"/>
                        <w:lang w:val="en-US" w:eastAsia="zh-CN" w:bidi="ar"/>
                      </w:rPr>
                      <w:t>12</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65" w:author="zhoujiansheng" w:date="2025-08-28T16:11:51Z"/>
                      <w:rFonts w:hint="eastAsia" w:ascii="宋体" w:hAnsi="宋体" w:eastAsia="宋体" w:cs="宋体"/>
                      <w:i w:val="0"/>
                      <w:iCs w:val="0"/>
                      <w:color w:val="000000"/>
                      <w:sz w:val="22"/>
                      <w:szCs w:val="22"/>
                      <w:u w:val="none"/>
                    </w:rPr>
                  </w:pPr>
                  <w:ins w:id="466" w:author="zhoujiansheng" w:date="2025-08-28T16:11:51Z">
                    <w:r>
                      <w:rPr>
                        <w:rFonts w:hint="eastAsia" w:ascii="宋体" w:hAnsi="宋体" w:eastAsia="宋体" w:cs="宋体"/>
                        <w:i w:val="0"/>
                        <w:iCs w:val="0"/>
                        <w:color w:val="000000"/>
                        <w:kern w:val="0"/>
                        <w:sz w:val="22"/>
                        <w:szCs w:val="22"/>
                        <w:u w:val="none"/>
                        <w:lang w:val="en-US" w:eastAsia="zh-CN" w:bidi="ar"/>
                      </w:rPr>
                      <w:t>中央空调末端</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46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68" w:author="zhoujiansheng" w:date="2025-08-28T16:11:51Z"/>
                      <w:rFonts w:hint="eastAsia" w:ascii="宋体" w:hAnsi="宋体" w:eastAsia="宋体" w:cs="宋体"/>
                      <w:i w:val="0"/>
                      <w:iCs w:val="0"/>
                      <w:color w:val="000000"/>
                      <w:sz w:val="22"/>
                      <w:szCs w:val="22"/>
                      <w:u w:val="none"/>
                    </w:rPr>
                  </w:pPr>
                  <w:ins w:id="469" w:author="zhoujiansheng" w:date="2025-08-28T16:11:51Z">
                    <w:r>
                      <w:rPr>
                        <w:rFonts w:hint="eastAsia" w:ascii="宋体" w:hAnsi="宋体" w:eastAsia="宋体" w:cs="宋体"/>
                        <w:i w:val="0"/>
                        <w:iCs w:val="0"/>
                        <w:color w:val="000000"/>
                        <w:kern w:val="0"/>
                        <w:sz w:val="22"/>
                        <w:szCs w:val="22"/>
                        <w:u w:val="none"/>
                        <w:lang w:val="en-US" w:eastAsia="zh-CN" w:bidi="ar"/>
                      </w:rPr>
                      <w:t>13</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70" w:author="zhoujiansheng" w:date="2025-08-28T16:11:51Z"/>
                      <w:rFonts w:hint="eastAsia" w:ascii="宋体" w:hAnsi="宋体" w:eastAsia="宋体" w:cs="宋体"/>
                      <w:i w:val="0"/>
                      <w:iCs w:val="0"/>
                      <w:color w:val="000000"/>
                      <w:sz w:val="22"/>
                      <w:szCs w:val="22"/>
                      <w:u w:val="none"/>
                    </w:rPr>
                  </w:pPr>
                  <w:ins w:id="471" w:author="zhoujiansheng" w:date="2025-08-28T16:11:51Z">
                    <w:r>
                      <w:rPr>
                        <w:rFonts w:hint="eastAsia" w:ascii="宋体" w:hAnsi="宋体" w:eastAsia="宋体" w:cs="宋体"/>
                        <w:i w:val="0"/>
                        <w:iCs w:val="0"/>
                        <w:color w:val="000000"/>
                        <w:kern w:val="0"/>
                        <w:sz w:val="22"/>
                        <w:szCs w:val="22"/>
                        <w:u w:val="none"/>
                        <w:lang w:val="en-US" w:eastAsia="zh-CN" w:bidi="ar"/>
                      </w:rPr>
                      <w:t>中央空调主机</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47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73" w:author="zhoujiansheng" w:date="2025-08-28T16:11:51Z"/>
                      <w:rFonts w:hint="eastAsia" w:ascii="宋体" w:hAnsi="宋体" w:eastAsia="宋体" w:cs="宋体"/>
                      <w:i w:val="0"/>
                      <w:iCs w:val="0"/>
                      <w:color w:val="000000"/>
                      <w:sz w:val="22"/>
                      <w:szCs w:val="22"/>
                      <w:u w:val="none"/>
                    </w:rPr>
                  </w:pPr>
                  <w:ins w:id="474" w:author="zhoujiansheng" w:date="2025-08-28T16:11:51Z">
                    <w:r>
                      <w:rPr>
                        <w:rFonts w:hint="eastAsia" w:ascii="宋体" w:hAnsi="宋体" w:eastAsia="宋体" w:cs="宋体"/>
                        <w:i w:val="0"/>
                        <w:iCs w:val="0"/>
                        <w:color w:val="000000"/>
                        <w:kern w:val="0"/>
                        <w:sz w:val="22"/>
                        <w:szCs w:val="22"/>
                        <w:u w:val="none"/>
                        <w:lang w:val="en-US" w:eastAsia="zh-CN" w:bidi="ar"/>
                      </w:rPr>
                      <w:t>14</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75" w:author="zhoujiansheng" w:date="2025-08-28T16:11:51Z"/>
                      <w:rFonts w:hint="eastAsia" w:ascii="宋体" w:hAnsi="宋体" w:eastAsia="宋体" w:cs="宋体"/>
                      <w:i w:val="0"/>
                      <w:iCs w:val="0"/>
                      <w:color w:val="000000"/>
                      <w:sz w:val="22"/>
                      <w:szCs w:val="22"/>
                      <w:u w:val="none"/>
                    </w:rPr>
                  </w:pPr>
                  <w:ins w:id="476" w:author="zhoujiansheng" w:date="2025-08-28T16:11:51Z">
                    <w:r>
                      <w:rPr>
                        <w:rFonts w:hint="eastAsia" w:ascii="宋体" w:hAnsi="宋体" w:eastAsia="宋体" w:cs="宋体"/>
                        <w:i w:val="0"/>
                        <w:iCs w:val="0"/>
                        <w:color w:val="000000"/>
                        <w:kern w:val="0"/>
                        <w:sz w:val="22"/>
                        <w:szCs w:val="22"/>
                        <w:u w:val="none"/>
                        <w:lang w:val="en-US" w:eastAsia="zh-CN" w:bidi="ar"/>
                      </w:rPr>
                      <w:t>变换设备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7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78" w:author="zhoujiansheng" w:date="2025-08-28T16:11:51Z"/>
                      <w:rFonts w:hint="eastAsia" w:ascii="宋体" w:hAnsi="宋体" w:eastAsia="宋体" w:cs="宋体"/>
                      <w:i w:val="0"/>
                      <w:iCs w:val="0"/>
                      <w:color w:val="000000"/>
                      <w:sz w:val="22"/>
                      <w:szCs w:val="22"/>
                      <w:u w:val="none"/>
                    </w:rPr>
                  </w:pPr>
                  <w:ins w:id="479" w:author="zhoujiansheng" w:date="2025-08-28T16:11:51Z">
                    <w:r>
                      <w:rPr>
                        <w:rFonts w:hint="eastAsia" w:ascii="宋体" w:hAnsi="宋体" w:eastAsia="宋体" w:cs="宋体"/>
                        <w:i w:val="0"/>
                        <w:iCs w:val="0"/>
                        <w:color w:val="000000"/>
                        <w:kern w:val="0"/>
                        <w:sz w:val="22"/>
                        <w:szCs w:val="22"/>
                        <w:u w:val="none"/>
                        <w:lang w:val="en-US" w:eastAsia="zh-CN" w:bidi="ar"/>
                      </w:rPr>
                      <w:t>15</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80" w:author="zhoujiansheng" w:date="2025-08-28T16:11:51Z"/>
                      <w:rFonts w:hint="eastAsia" w:ascii="宋体" w:hAnsi="宋体" w:eastAsia="宋体" w:cs="宋体"/>
                      <w:i w:val="0"/>
                      <w:iCs w:val="0"/>
                      <w:color w:val="000000"/>
                      <w:sz w:val="22"/>
                      <w:szCs w:val="22"/>
                      <w:u w:val="none"/>
                    </w:rPr>
                  </w:pPr>
                  <w:ins w:id="481" w:author="zhoujiansheng" w:date="2025-08-28T16:11:51Z">
                    <w:r>
                      <w:rPr>
                        <w:rFonts w:hint="eastAsia" w:ascii="宋体" w:hAnsi="宋体" w:eastAsia="宋体" w:cs="宋体"/>
                        <w:i w:val="0"/>
                        <w:iCs w:val="0"/>
                        <w:color w:val="000000"/>
                        <w:kern w:val="0"/>
                        <w:sz w:val="22"/>
                        <w:szCs w:val="22"/>
                        <w:u w:val="none"/>
                        <w:lang w:val="en-US" w:eastAsia="zh-CN" w:bidi="ar"/>
                      </w:rPr>
                      <w:t>普通空调</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8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83" w:author="zhoujiansheng" w:date="2025-08-28T16:11:51Z"/>
                      <w:rFonts w:hint="eastAsia" w:ascii="宋体" w:hAnsi="宋体" w:eastAsia="宋体" w:cs="宋体"/>
                      <w:i w:val="0"/>
                      <w:iCs w:val="0"/>
                      <w:color w:val="000000"/>
                      <w:sz w:val="22"/>
                      <w:szCs w:val="22"/>
                      <w:u w:val="none"/>
                    </w:rPr>
                  </w:pPr>
                  <w:ins w:id="484" w:author="zhoujiansheng" w:date="2025-08-28T16:11:51Z">
                    <w:r>
                      <w:rPr>
                        <w:rFonts w:hint="eastAsia" w:ascii="宋体" w:hAnsi="宋体" w:eastAsia="宋体" w:cs="宋体"/>
                        <w:i w:val="0"/>
                        <w:iCs w:val="0"/>
                        <w:color w:val="000000"/>
                        <w:kern w:val="0"/>
                        <w:sz w:val="22"/>
                        <w:szCs w:val="22"/>
                        <w:u w:val="none"/>
                        <w:lang w:val="en-US" w:eastAsia="zh-CN" w:bidi="ar"/>
                      </w:rPr>
                      <w:t>16</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85" w:author="zhoujiansheng" w:date="2025-08-28T16:11:51Z"/>
                      <w:rFonts w:hint="eastAsia" w:ascii="宋体" w:hAnsi="宋体" w:eastAsia="宋体" w:cs="宋体"/>
                      <w:i w:val="0"/>
                      <w:iCs w:val="0"/>
                      <w:color w:val="000000"/>
                      <w:sz w:val="22"/>
                      <w:szCs w:val="22"/>
                      <w:u w:val="none"/>
                    </w:rPr>
                  </w:pPr>
                  <w:ins w:id="486" w:author="zhoujiansheng" w:date="2025-08-28T16:11:51Z">
                    <w:r>
                      <w:rPr>
                        <w:rFonts w:hint="eastAsia" w:ascii="宋体" w:hAnsi="宋体" w:eastAsia="宋体" w:cs="宋体"/>
                        <w:i w:val="0"/>
                        <w:iCs w:val="0"/>
                        <w:color w:val="000000"/>
                        <w:kern w:val="0"/>
                        <w:sz w:val="22"/>
                        <w:szCs w:val="22"/>
                        <w:u w:val="none"/>
                        <w:lang w:val="en-US" w:eastAsia="zh-CN" w:bidi="ar"/>
                      </w:rPr>
                      <w:t>极早期烟感</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48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88" w:author="zhoujiansheng" w:date="2025-08-28T16:11:51Z"/>
                      <w:rFonts w:hint="eastAsia" w:ascii="宋体" w:hAnsi="宋体" w:eastAsia="宋体" w:cs="宋体"/>
                      <w:i w:val="0"/>
                      <w:iCs w:val="0"/>
                      <w:color w:val="000000"/>
                      <w:sz w:val="22"/>
                      <w:szCs w:val="22"/>
                      <w:u w:val="none"/>
                    </w:rPr>
                  </w:pPr>
                  <w:ins w:id="489" w:author="zhoujiansheng" w:date="2025-08-28T16:11:51Z">
                    <w:r>
                      <w:rPr>
                        <w:rFonts w:hint="eastAsia" w:ascii="宋体" w:hAnsi="宋体" w:eastAsia="宋体" w:cs="宋体"/>
                        <w:i w:val="0"/>
                        <w:iCs w:val="0"/>
                        <w:color w:val="000000"/>
                        <w:kern w:val="0"/>
                        <w:sz w:val="22"/>
                        <w:szCs w:val="22"/>
                        <w:u w:val="none"/>
                        <w:lang w:val="en-US" w:eastAsia="zh-CN" w:bidi="ar"/>
                      </w:rPr>
                      <w:t>17</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90" w:author="zhoujiansheng" w:date="2025-08-28T16:11:51Z"/>
                      <w:rFonts w:hint="eastAsia" w:ascii="宋体" w:hAnsi="宋体" w:eastAsia="宋体" w:cs="宋体"/>
                      <w:i w:val="0"/>
                      <w:iCs w:val="0"/>
                      <w:color w:val="000000"/>
                      <w:sz w:val="22"/>
                      <w:szCs w:val="22"/>
                      <w:u w:val="none"/>
                    </w:rPr>
                  </w:pPr>
                  <w:ins w:id="491" w:author="zhoujiansheng" w:date="2025-08-28T16:11:51Z">
                    <w:r>
                      <w:rPr>
                        <w:rFonts w:hint="eastAsia" w:ascii="宋体" w:hAnsi="宋体" w:eastAsia="宋体" w:cs="宋体"/>
                        <w:i w:val="0"/>
                        <w:iCs w:val="0"/>
                        <w:color w:val="000000"/>
                        <w:kern w:val="0"/>
                        <w:sz w:val="22"/>
                        <w:szCs w:val="22"/>
                        <w:u w:val="none"/>
                        <w:lang w:val="en-US" w:eastAsia="zh-CN" w:bidi="ar"/>
                      </w:rPr>
                      <w:t>机房环境</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49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93" w:author="zhoujiansheng" w:date="2025-08-28T16:11:51Z"/>
                      <w:rFonts w:hint="eastAsia" w:ascii="宋体" w:hAnsi="宋体" w:eastAsia="宋体" w:cs="宋体"/>
                      <w:i w:val="0"/>
                      <w:iCs w:val="0"/>
                      <w:color w:val="000000"/>
                      <w:sz w:val="22"/>
                      <w:szCs w:val="22"/>
                      <w:u w:val="none"/>
                    </w:rPr>
                  </w:pPr>
                  <w:ins w:id="494" w:author="zhoujiansheng" w:date="2025-08-28T16:11:51Z">
                    <w:r>
                      <w:rPr>
                        <w:rFonts w:hint="eastAsia" w:ascii="宋体" w:hAnsi="宋体" w:eastAsia="宋体" w:cs="宋体"/>
                        <w:i w:val="0"/>
                        <w:iCs w:val="0"/>
                        <w:color w:val="000000"/>
                        <w:kern w:val="0"/>
                        <w:sz w:val="22"/>
                        <w:szCs w:val="22"/>
                        <w:u w:val="none"/>
                        <w:lang w:val="en-US" w:eastAsia="zh-CN" w:bidi="ar"/>
                      </w:rPr>
                      <w:t>18</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95" w:author="zhoujiansheng" w:date="2025-08-28T16:11:51Z"/>
                      <w:rFonts w:hint="eastAsia" w:ascii="宋体" w:hAnsi="宋体" w:eastAsia="宋体" w:cs="宋体"/>
                      <w:i w:val="0"/>
                      <w:iCs w:val="0"/>
                      <w:color w:val="000000"/>
                      <w:sz w:val="22"/>
                      <w:szCs w:val="22"/>
                      <w:u w:val="none"/>
                    </w:rPr>
                  </w:pPr>
                  <w:ins w:id="496" w:author="zhoujiansheng" w:date="2025-08-28T16:11:51Z">
                    <w:r>
                      <w:rPr>
                        <w:rFonts w:hint="eastAsia" w:ascii="宋体" w:hAnsi="宋体" w:eastAsia="宋体" w:cs="宋体"/>
                        <w:i w:val="0"/>
                        <w:iCs w:val="0"/>
                        <w:color w:val="000000"/>
                        <w:kern w:val="0"/>
                        <w:sz w:val="22"/>
                        <w:szCs w:val="22"/>
                        <w:u w:val="none"/>
                        <w:lang w:val="en-US" w:eastAsia="zh-CN" w:bidi="ar"/>
                      </w:rPr>
                      <w:t>电池恒温箱</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49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498" w:author="zhoujiansheng" w:date="2025-08-28T16:11:51Z"/>
                      <w:rFonts w:hint="eastAsia" w:ascii="宋体" w:hAnsi="宋体" w:eastAsia="宋体" w:cs="宋体"/>
                      <w:i w:val="0"/>
                      <w:iCs w:val="0"/>
                      <w:color w:val="000000"/>
                      <w:sz w:val="22"/>
                      <w:szCs w:val="22"/>
                      <w:u w:val="none"/>
                    </w:rPr>
                  </w:pPr>
                  <w:ins w:id="499" w:author="zhoujiansheng" w:date="2025-08-28T16:11:51Z">
                    <w:r>
                      <w:rPr>
                        <w:rFonts w:hint="eastAsia" w:ascii="宋体" w:hAnsi="宋体" w:eastAsia="宋体" w:cs="宋体"/>
                        <w:i w:val="0"/>
                        <w:iCs w:val="0"/>
                        <w:color w:val="000000"/>
                        <w:kern w:val="0"/>
                        <w:sz w:val="22"/>
                        <w:szCs w:val="22"/>
                        <w:u w:val="none"/>
                        <w:lang w:val="en-US" w:eastAsia="zh-CN" w:bidi="ar"/>
                      </w:rPr>
                      <w:t>21</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00" w:author="zhoujiansheng" w:date="2025-08-28T16:11:51Z"/>
                      <w:rFonts w:hint="eastAsia" w:ascii="宋体" w:hAnsi="宋体" w:eastAsia="宋体" w:cs="宋体"/>
                      <w:i w:val="0"/>
                      <w:iCs w:val="0"/>
                      <w:color w:val="000000"/>
                      <w:sz w:val="22"/>
                      <w:szCs w:val="22"/>
                      <w:u w:val="none"/>
                    </w:rPr>
                  </w:pPr>
                  <w:ins w:id="501" w:author="zhoujiansheng" w:date="2025-08-28T16:11:51Z">
                    <w:r>
                      <w:rPr>
                        <w:rFonts w:hint="eastAsia" w:ascii="宋体" w:hAnsi="宋体" w:eastAsia="宋体" w:cs="宋体"/>
                        <w:i w:val="0"/>
                        <w:iCs w:val="0"/>
                        <w:color w:val="000000"/>
                        <w:kern w:val="0"/>
                        <w:sz w:val="22"/>
                        <w:szCs w:val="22"/>
                        <w:u w:val="none"/>
                        <w:lang w:val="en-US" w:eastAsia="zh-CN" w:bidi="ar"/>
                      </w:rPr>
                      <w:t>电池数字化设备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0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03" w:author="zhoujiansheng" w:date="2025-08-28T16:11:51Z"/>
                      <w:rFonts w:hint="eastAsia" w:ascii="宋体" w:hAnsi="宋体" w:eastAsia="宋体" w:cs="宋体"/>
                      <w:i w:val="0"/>
                      <w:iCs w:val="0"/>
                      <w:color w:val="000000"/>
                      <w:sz w:val="22"/>
                      <w:szCs w:val="22"/>
                      <w:u w:val="none"/>
                    </w:rPr>
                  </w:pPr>
                  <w:ins w:id="504" w:author="zhoujiansheng" w:date="2025-08-28T16:11:51Z">
                    <w:r>
                      <w:rPr>
                        <w:rFonts w:hint="eastAsia" w:ascii="宋体" w:hAnsi="宋体" w:eastAsia="宋体" w:cs="宋体"/>
                        <w:i w:val="0"/>
                        <w:iCs w:val="0"/>
                        <w:color w:val="000000"/>
                        <w:kern w:val="0"/>
                        <w:sz w:val="22"/>
                        <w:szCs w:val="22"/>
                        <w:u w:val="none"/>
                        <w:lang w:val="en-US" w:eastAsia="zh-CN" w:bidi="ar"/>
                      </w:rPr>
                      <w:t>22</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05" w:author="zhoujiansheng" w:date="2025-08-28T16:11:51Z"/>
                      <w:rFonts w:hint="eastAsia" w:ascii="宋体" w:hAnsi="宋体" w:eastAsia="宋体" w:cs="宋体"/>
                      <w:i w:val="0"/>
                      <w:iCs w:val="0"/>
                      <w:color w:val="000000"/>
                      <w:sz w:val="22"/>
                      <w:szCs w:val="22"/>
                      <w:u w:val="none"/>
                    </w:rPr>
                  </w:pPr>
                  <w:ins w:id="506" w:author="zhoujiansheng" w:date="2025-08-28T16:11:51Z">
                    <w:r>
                      <w:rPr>
                        <w:rFonts w:hint="eastAsia" w:ascii="宋体" w:hAnsi="宋体" w:eastAsia="宋体" w:cs="宋体"/>
                        <w:i w:val="0"/>
                        <w:iCs w:val="0"/>
                        <w:color w:val="000000"/>
                        <w:kern w:val="0"/>
                        <w:sz w:val="22"/>
                        <w:szCs w:val="22"/>
                        <w:u w:val="none"/>
                        <w:lang w:val="en-US" w:eastAsia="zh-CN" w:bidi="ar"/>
                      </w:rPr>
                      <w:t>电缆测温DTS</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0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08" w:author="zhoujiansheng" w:date="2025-08-28T16:11:51Z"/>
                      <w:rFonts w:hint="eastAsia" w:ascii="宋体" w:hAnsi="宋体" w:eastAsia="宋体" w:cs="宋体"/>
                      <w:i w:val="0"/>
                      <w:iCs w:val="0"/>
                      <w:color w:val="000000"/>
                      <w:sz w:val="22"/>
                      <w:szCs w:val="22"/>
                      <w:u w:val="none"/>
                    </w:rPr>
                  </w:pPr>
                  <w:ins w:id="509" w:author="zhoujiansheng" w:date="2025-08-28T16:11:51Z">
                    <w:r>
                      <w:rPr>
                        <w:rFonts w:hint="eastAsia" w:ascii="宋体" w:hAnsi="宋体" w:eastAsia="宋体" w:cs="宋体"/>
                        <w:i w:val="0"/>
                        <w:iCs w:val="0"/>
                        <w:color w:val="000000"/>
                        <w:kern w:val="0"/>
                        <w:sz w:val="22"/>
                        <w:szCs w:val="22"/>
                        <w:u w:val="none"/>
                        <w:lang w:val="en-US" w:eastAsia="zh-CN" w:bidi="ar"/>
                      </w:rPr>
                      <w:t>52</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10" w:author="zhoujiansheng" w:date="2025-08-28T16:11:51Z"/>
                      <w:rFonts w:hint="eastAsia" w:ascii="宋体" w:hAnsi="宋体" w:eastAsia="宋体" w:cs="宋体"/>
                      <w:i w:val="0"/>
                      <w:iCs w:val="0"/>
                      <w:color w:val="000000"/>
                      <w:sz w:val="22"/>
                      <w:szCs w:val="22"/>
                      <w:u w:val="none"/>
                    </w:rPr>
                  </w:pPr>
                  <w:ins w:id="511" w:author="zhoujiansheng" w:date="2025-08-28T16:11:51Z">
                    <w:r>
                      <w:rPr>
                        <w:rFonts w:hint="eastAsia" w:ascii="宋体" w:hAnsi="宋体" w:eastAsia="宋体" w:cs="宋体"/>
                        <w:i w:val="0"/>
                        <w:iCs w:val="0"/>
                        <w:color w:val="000000"/>
                        <w:kern w:val="0"/>
                        <w:sz w:val="22"/>
                        <w:szCs w:val="22"/>
                        <w:u w:val="none"/>
                        <w:lang w:val="en-US" w:eastAsia="zh-CN" w:bidi="ar"/>
                      </w:rPr>
                      <w:t>消防系统</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51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13" w:author="zhoujiansheng" w:date="2025-08-28T16:11:51Z"/>
                      <w:rFonts w:hint="eastAsia" w:ascii="宋体" w:hAnsi="宋体" w:eastAsia="宋体" w:cs="宋体"/>
                      <w:i w:val="0"/>
                      <w:iCs w:val="0"/>
                      <w:color w:val="000000"/>
                      <w:sz w:val="22"/>
                      <w:szCs w:val="22"/>
                      <w:u w:val="none"/>
                    </w:rPr>
                  </w:pPr>
                  <w:ins w:id="514" w:author="zhoujiansheng" w:date="2025-08-28T16:11:51Z">
                    <w:r>
                      <w:rPr>
                        <w:rFonts w:hint="eastAsia" w:ascii="宋体" w:hAnsi="宋体" w:eastAsia="宋体" w:cs="宋体"/>
                        <w:i w:val="0"/>
                        <w:iCs w:val="0"/>
                        <w:color w:val="000000"/>
                        <w:kern w:val="0"/>
                        <w:sz w:val="22"/>
                        <w:szCs w:val="22"/>
                        <w:u w:val="none"/>
                        <w:lang w:val="en-US" w:eastAsia="zh-CN" w:bidi="ar"/>
                      </w:rPr>
                      <w:t>68</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15" w:author="zhoujiansheng" w:date="2025-08-28T16:11:51Z"/>
                      <w:rFonts w:hint="eastAsia" w:ascii="宋体" w:hAnsi="宋体" w:eastAsia="宋体" w:cs="宋体"/>
                      <w:i w:val="0"/>
                      <w:iCs w:val="0"/>
                      <w:color w:val="000000"/>
                      <w:sz w:val="22"/>
                      <w:szCs w:val="22"/>
                      <w:u w:val="none"/>
                    </w:rPr>
                  </w:pPr>
                  <w:ins w:id="516" w:author="zhoujiansheng" w:date="2025-08-28T16:11:51Z">
                    <w:r>
                      <w:rPr>
                        <w:rFonts w:hint="eastAsia" w:ascii="宋体" w:hAnsi="宋体" w:eastAsia="宋体" w:cs="宋体"/>
                        <w:i w:val="0"/>
                        <w:iCs w:val="0"/>
                        <w:color w:val="000000"/>
                        <w:kern w:val="0"/>
                        <w:sz w:val="22"/>
                        <w:szCs w:val="22"/>
                        <w:u w:val="none"/>
                        <w:lang w:val="en-US" w:eastAsia="zh-CN" w:bidi="ar"/>
                      </w:rPr>
                      <w:t>锂电池</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51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18" w:author="zhoujiansheng" w:date="2025-08-28T16:11:51Z"/>
                      <w:rFonts w:hint="eastAsia" w:ascii="宋体" w:hAnsi="宋体" w:eastAsia="宋体" w:cs="宋体"/>
                      <w:i w:val="0"/>
                      <w:iCs w:val="0"/>
                      <w:color w:val="000000"/>
                      <w:sz w:val="22"/>
                      <w:szCs w:val="22"/>
                      <w:u w:val="none"/>
                    </w:rPr>
                  </w:pPr>
                  <w:ins w:id="519" w:author="zhoujiansheng" w:date="2025-08-28T16:11:51Z">
                    <w:r>
                      <w:rPr>
                        <w:rFonts w:hint="eastAsia" w:ascii="宋体" w:hAnsi="宋体" w:eastAsia="宋体" w:cs="宋体"/>
                        <w:i w:val="0"/>
                        <w:iCs w:val="0"/>
                        <w:color w:val="000000"/>
                        <w:kern w:val="0"/>
                        <w:sz w:val="22"/>
                        <w:szCs w:val="22"/>
                        <w:u w:val="none"/>
                        <w:lang w:val="en-US" w:eastAsia="zh-CN" w:bidi="ar"/>
                      </w:rPr>
                      <w:t>76</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20" w:author="zhoujiansheng" w:date="2025-08-28T16:11:51Z"/>
                      <w:rFonts w:hint="eastAsia" w:ascii="宋体" w:hAnsi="宋体" w:eastAsia="宋体" w:cs="宋体"/>
                      <w:i w:val="0"/>
                      <w:iCs w:val="0"/>
                      <w:color w:val="000000"/>
                      <w:sz w:val="22"/>
                      <w:szCs w:val="22"/>
                      <w:u w:val="none"/>
                    </w:rPr>
                  </w:pPr>
                  <w:ins w:id="521" w:author="zhoujiansheng" w:date="2025-08-28T16:11:51Z">
                    <w:r>
                      <w:rPr>
                        <w:rFonts w:hint="eastAsia" w:ascii="宋体" w:hAnsi="宋体" w:eastAsia="宋体" w:cs="宋体"/>
                        <w:i w:val="0"/>
                        <w:iCs w:val="0"/>
                        <w:color w:val="000000"/>
                        <w:kern w:val="0"/>
                        <w:sz w:val="22"/>
                        <w:szCs w:val="22"/>
                        <w:u w:val="none"/>
                        <w:lang w:val="en-US" w:eastAsia="zh-CN" w:bidi="ar"/>
                      </w:rPr>
                      <w:t>动环监控</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2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23" w:author="zhoujiansheng" w:date="2025-08-28T16:11:51Z"/>
                      <w:rFonts w:hint="eastAsia" w:ascii="宋体" w:hAnsi="宋体" w:eastAsia="宋体" w:cs="宋体"/>
                      <w:i w:val="0"/>
                      <w:iCs w:val="0"/>
                      <w:color w:val="000000"/>
                      <w:sz w:val="22"/>
                      <w:szCs w:val="22"/>
                      <w:u w:val="none"/>
                    </w:rPr>
                  </w:pPr>
                  <w:ins w:id="524" w:author="zhoujiansheng" w:date="2025-08-28T16:11:51Z">
                    <w:r>
                      <w:rPr>
                        <w:rFonts w:hint="eastAsia" w:ascii="宋体" w:hAnsi="宋体" w:eastAsia="宋体" w:cs="宋体"/>
                        <w:i w:val="0"/>
                        <w:iCs w:val="0"/>
                        <w:color w:val="000000"/>
                        <w:kern w:val="0"/>
                        <w:sz w:val="22"/>
                        <w:szCs w:val="22"/>
                        <w:u w:val="none"/>
                        <w:lang w:val="en-US" w:eastAsia="zh-CN" w:bidi="ar"/>
                      </w:rPr>
                      <w:t>77</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25" w:author="zhoujiansheng" w:date="2025-08-28T16:11:51Z"/>
                      <w:rFonts w:hint="eastAsia" w:ascii="宋体" w:hAnsi="宋体" w:eastAsia="宋体" w:cs="宋体"/>
                      <w:i w:val="0"/>
                      <w:iCs w:val="0"/>
                      <w:color w:val="000000"/>
                      <w:sz w:val="22"/>
                      <w:szCs w:val="22"/>
                      <w:u w:val="none"/>
                    </w:rPr>
                  </w:pPr>
                  <w:ins w:id="526" w:author="zhoujiansheng" w:date="2025-08-28T16:11:51Z">
                    <w:r>
                      <w:rPr>
                        <w:rFonts w:hint="eastAsia" w:ascii="宋体" w:hAnsi="宋体" w:eastAsia="宋体" w:cs="宋体"/>
                        <w:i w:val="0"/>
                        <w:iCs w:val="0"/>
                        <w:color w:val="000000"/>
                        <w:kern w:val="0"/>
                        <w:sz w:val="22"/>
                        <w:szCs w:val="22"/>
                        <w:u w:val="none"/>
                        <w:lang w:val="en-US" w:eastAsia="zh-CN" w:bidi="ar"/>
                      </w:rPr>
                      <w:t>智能通风换热</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2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28" w:author="zhoujiansheng" w:date="2025-08-28T16:11:51Z"/>
                      <w:rFonts w:hint="eastAsia" w:ascii="宋体" w:hAnsi="宋体" w:eastAsia="宋体" w:cs="宋体"/>
                      <w:i w:val="0"/>
                      <w:iCs w:val="0"/>
                      <w:color w:val="000000"/>
                      <w:sz w:val="22"/>
                      <w:szCs w:val="22"/>
                      <w:u w:val="none"/>
                    </w:rPr>
                  </w:pPr>
                  <w:ins w:id="529" w:author="zhoujiansheng" w:date="2025-08-28T16:11:51Z">
                    <w:r>
                      <w:rPr>
                        <w:rFonts w:hint="eastAsia" w:ascii="宋体" w:hAnsi="宋体" w:eastAsia="宋体" w:cs="宋体"/>
                        <w:i w:val="0"/>
                        <w:iCs w:val="0"/>
                        <w:color w:val="000000"/>
                        <w:kern w:val="0"/>
                        <w:sz w:val="22"/>
                        <w:szCs w:val="22"/>
                        <w:u w:val="none"/>
                        <w:lang w:val="en-US" w:eastAsia="zh-CN" w:bidi="ar"/>
                      </w:rPr>
                      <w:t>78</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30" w:author="zhoujiansheng" w:date="2025-08-28T16:11:51Z"/>
                      <w:rFonts w:hint="eastAsia" w:ascii="宋体" w:hAnsi="宋体" w:eastAsia="宋体" w:cs="宋体"/>
                      <w:i w:val="0"/>
                      <w:iCs w:val="0"/>
                      <w:color w:val="000000"/>
                      <w:sz w:val="22"/>
                      <w:szCs w:val="22"/>
                      <w:u w:val="none"/>
                    </w:rPr>
                  </w:pPr>
                  <w:ins w:id="531" w:author="zhoujiansheng" w:date="2025-08-28T16:11:51Z">
                    <w:r>
                      <w:rPr>
                        <w:rFonts w:hint="eastAsia" w:ascii="宋体" w:hAnsi="宋体" w:eastAsia="宋体" w:cs="宋体"/>
                        <w:i w:val="0"/>
                        <w:iCs w:val="0"/>
                        <w:color w:val="000000"/>
                        <w:kern w:val="0"/>
                        <w:sz w:val="22"/>
                        <w:szCs w:val="22"/>
                        <w:u w:val="none"/>
                        <w:lang w:val="en-US" w:eastAsia="zh-CN" w:bidi="ar"/>
                      </w:rPr>
                      <w:t>风光设备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3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33" w:author="zhoujiansheng" w:date="2025-08-28T16:11:51Z"/>
                      <w:rFonts w:hint="eastAsia" w:ascii="宋体" w:hAnsi="宋体" w:eastAsia="宋体" w:cs="宋体"/>
                      <w:i w:val="0"/>
                      <w:iCs w:val="0"/>
                      <w:color w:val="000000"/>
                      <w:sz w:val="22"/>
                      <w:szCs w:val="22"/>
                      <w:u w:val="none"/>
                    </w:rPr>
                  </w:pPr>
                  <w:ins w:id="534" w:author="zhoujiansheng" w:date="2025-08-28T16:11:51Z">
                    <w:r>
                      <w:rPr>
                        <w:rFonts w:hint="eastAsia" w:ascii="宋体" w:hAnsi="宋体" w:eastAsia="宋体" w:cs="宋体"/>
                        <w:i w:val="0"/>
                        <w:iCs w:val="0"/>
                        <w:color w:val="000000"/>
                        <w:kern w:val="0"/>
                        <w:sz w:val="22"/>
                        <w:szCs w:val="22"/>
                        <w:u w:val="none"/>
                        <w:lang w:val="en-US" w:eastAsia="zh-CN" w:bidi="ar"/>
                      </w:rPr>
                      <w:t>87</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35" w:author="zhoujiansheng" w:date="2025-08-28T16:11:51Z"/>
                      <w:rFonts w:hint="eastAsia" w:ascii="宋体" w:hAnsi="宋体" w:eastAsia="宋体" w:cs="宋体"/>
                      <w:i w:val="0"/>
                      <w:iCs w:val="0"/>
                      <w:color w:val="000000"/>
                      <w:sz w:val="22"/>
                      <w:szCs w:val="22"/>
                      <w:u w:val="none"/>
                    </w:rPr>
                  </w:pPr>
                  <w:ins w:id="536" w:author="zhoujiansheng" w:date="2025-08-28T16:11:51Z">
                    <w:r>
                      <w:rPr>
                        <w:rFonts w:hint="eastAsia" w:ascii="宋体" w:hAnsi="宋体" w:eastAsia="宋体" w:cs="宋体"/>
                        <w:i w:val="0"/>
                        <w:iCs w:val="0"/>
                        <w:color w:val="000000"/>
                        <w:kern w:val="0"/>
                        <w:sz w:val="22"/>
                        <w:szCs w:val="22"/>
                        <w:u w:val="none"/>
                        <w:lang w:val="en-US" w:eastAsia="zh-CN" w:bidi="ar"/>
                      </w:rPr>
                      <w:t>高压直流电源</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53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38" w:author="zhoujiansheng" w:date="2025-08-28T16:11:51Z"/>
                      <w:rFonts w:hint="eastAsia" w:ascii="宋体" w:hAnsi="宋体" w:eastAsia="宋体" w:cs="宋体"/>
                      <w:i w:val="0"/>
                      <w:iCs w:val="0"/>
                      <w:color w:val="000000"/>
                      <w:sz w:val="22"/>
                      <w:szCs w:val="22"/>
                      <w:u w:val="none"/>
                    </w:rPr>
                  </w:pPr>
                  <w:ins w:id="539" w:author="zhoujiansheng" w:date="2025-08-28T16:11:51Z">
                    <w:r>
                      <w:rPr>
                        <w:rFonts w:hint="eastAsia" w:ascii="宋体" w:hAnsi="宋体" w:eastAsia="宋体" w:cs="宋体"/>
                        <w:i w:val="0"/>
                        <w:iCs w:val="0"/>
                        <w:color w:val="000000"/>
                        <w:kern w:val="0"/>
                        <w:sz w:val="22"/>
                        <w:szCs w:val="22"/>
                        <w:u w:val="none"/>
                        <w:lang w:val="en-US" w:eastAsia="zh-CN" w:bidi="ar"/>
                      </w:rPr>
                      <w:t>88</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40" w:author="zhoujiansheng" w:date="2025-08-28T16:11:51Z"/>
                      <w:rFonts w:hint="eastAsia" w:ascii="宋体" w:hAnsi="宋体" w:eastAsia="宋体" w:cs="宋体"/>
                      <w:i w:val="0"/>
                      <w:iCs w:val="0"/>
                      <w:color w:val="000000"/>
                      <w:sz w:val="22"/>
                      <w:szCs w:val="22"/>
                      <w:u w:val="none"/>
                    </w:rPr>
                  </w:pPr>
                  <w:ins w:id="541" w:author="zhoujiansheng" w:date="2025-08-28T16:11:51Z">
                    <w:r>
                      <w:rPr>
                        <w:rFonts w:hint="eastAsia" w:ascii="宋体" w:hAnsi="宋体" w:eastAsia="宋体" w:cs="宋体"/>
                        <w:i w:val="0"/>
                        <w:iCs w:val="0"/>
                        <w:color w:val="000000"/>
                        <w:kern w:val="0"/>
                        <w:sz w:val="22"/>
                        <w:szCs w:val="22"/>
                        <w:u w:val="none"/>
                        <w:lang w:val="en-US" w:eastAsia="zh-CN" w:bidi="ar"/>
                      </w:rPr>
                      <w:t>高压直流电源配电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54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43" w:author="zhoujiansheng" w:date="2025-08-28T16:11:51Z"/>
                      <w:rFonts w:hint="eastAsia" w:ascii="宋体" w:hAnsi="宋体" w:eastAsia="宋体" w:cs="宋体"/>
                      <w:i w:val="0"/>
                      <w:iCs w:val="0"/>
                      <w:color w:val="000000"/>
                      <w:sz w:val="22"/>
                      <w:szCs w:val="22"/>
                      <w:u w:val="none"/>
                    </w:rPr>
                  </w:pPr>
                  <w:ins w:id="544" w:author="zhoujiansheng" w:date="2025-08-28T16:11:51Z">
                    <w:r>
                      <w:rPr>
                        <w:rFonts w:hint="eastAsia" w:ascii="宋体" w:hAnsi="宋体" w:eastAsia="宋体" w:cs="宋体"/>
                        <w:i w:val="0"/>
                        <w:iCs w:val="0"/>
                        <w:color w:val="000000"/>
                        <w:kern w:val="0"/>
                        <w:sz w:val="22"/>
                        <w:szCs w:val="22"/>
                        <w:u w:val="none"/>
                        <w:lang w:val="en-US" w:eastAsia="zh-CN" w:bidi="ar"/>
                      </w:rPr>
                      <w:t>89</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45" w:author="zhoujiansheng" w:date="2025-08-28T16:11:51Z"/>
                      <w:rFonts w:hint="eastAsia" w:ascii="宋体" w:hAnsi="宋体" w:eastAsia="宋体" w:cs="宋体"/>
                      <w:i w:val="0"/>
                      <w:iCs w:val="0"/>
                      <w:color w:val="000000"/>
                      <w:sz w:val="22"/>
                      <w:szCs w:val="22"/>
                      <w:u w:val="none"/>
                    </w:rPr>
                  </w:pPr>
                  <w:ins w:id="546" w:author="zhoujiansheng" w:date="2025-08-28T16:11:51Z">
                    <w:r>
                      <w:rPr>
                        <w:rFonts w:hint="eastAsia" w:ascii="宋体" w:hAnsi="宋体" w:eastAsia="宋体" w:cs="宋体"/>
                        <w:i w:val="0"/>
                        <w:iCs w:val="0"/>
                        <w:color w:val="000000"/>
                        <w:kern w:val="0"/>
                        <w:sz w:val="22"/>
                        <w:szCs w:val="22"/>
                        <w:u w:val="none"/>
                        <w:lang w:val="en-US" w:eastAsia="zh-CN" w:bidi="ar"/>
                      </w:rPr>
                      <w:t>直流母线配电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54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48" w:author="zhoujiansheng" w:date="2025-08-28T16:11:51Z"/>
                      <w:rFonts w:hint="eastAsia" w:ascii="宋体" w:hAnsi="宋体" w:eastAsia="宋体" w:cs="宋体"/>
                      <w:i w:val="0"/>
                      <w:iCs w:val="0"/>
                      <w:color w:val="000000"/>
                      <w:sz w:val="22"/>
                      <w:szCs w:val="22"/>
                      <w:u w:val="none"/>
                    </w:rPr>
                  </w:pPr>
                  <w:ins w:id="549" w:author="zhoujiansheng" w:date="2025-08-28T16:11:51Z">
                    <w:r>
                      <w:rPr>
                        <w:rFonts w:hint="eastAsia" w:ascii="宋体" w:hAnsi="宋体" w:eastAsia="宋体" w:cs="宋体"/>
                        <w:i w:val="0"/>
                        <w:iCs w:val="0"/>
                        <w:color w:val="000000"/>
                        <w:kern w:val="0"/>
                        <w:sz w:val="22"/>
                        <w:szCs w:val="22"/>
                        <w:u w:val="none"/>
                        <w:lang w:val="en-US" w:eastAsia="zh-CN" w:bidi="ar"/>
                      </w:rPr>
                      <w:t>92</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50" w:author="zhoujiansheng" w:date="2025-08-28T16:11:51Z"/>
                      <w:rFonts w:hint="eastAsia" w:ascii="宋体" w:hAnsi="宋体" w:eastAsia="宋体" w:cs="宋体"/>
                      <w:i w:val="0"/>
                      <w:iCs w:val="0"/>
                      <w:color w:val="000000"/>
                      <w:sz w:val="22"/>
                      <w:szCs w:val="22"/>
                      <w:u w:val="none"/>
                    </w:rPr>
                  </w:pPr>
                  <w:ins w:id="551" w:author="zhoujiansheng" w:date="2025-08-28T16:11:51Z">
                    <w:r>
                      <w:rPr>
                        <w:rFonts w:hint="eastAsia" w:ascii="宋体" w:hAnsi="宋体" w:eastAsia="宋体" w:cs="宋体"/>
                        <w:i w:val="0"/>
                        <w:iCs w:val="0"/>
                        <w:color w:val="000000"/>
                        <w:kern w:val="0"/>
                        <w:sz w:val="22"/>
                        <w:szCs w:val="22"/>
                        <w:u w:val="none"/>
                        <w:lang w:val="en-US" w:eastAsia="zh-CN" w:bidi="ar"/>
                      </w:rPr>
                      <w:t>智能电表</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5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53" w:author="zhoujiansheng" w:date="2025-08-28T16:11:51Z"/>
                      <w:rFonts w:hint="eastAsia" w:ascii="宋体" w:hAnsi="宋体" w:eastAsia="宋体" w:cs="宋体"/>
                      <w:i w:val="0"/>
                      <w:iCs w:val="0"/>
                      <w:color w:val="000000"/>
                      <w:sz w:val="22"/>
                      <w:szCs w:val="22"/>
                      <w:u w:val="none"/>
                    </w:rPr>
                  </w:pPr>
                  <w:ins w:id="554" w:author="zhoujiansheng" w:date="2025-08-28T16:11:51Z">
                    <w:r>
                      <w:rPr>
                        <w:rFonts w:hint="eastAsia" w:ascii="宋体" w:hAnsi="宋体" w:eastAsia="宋体" w:cs="宋体"/>
                        <w:i w:val="0"/>
                        <w:iCs w:val="0"/>
                        <w:color w:val="000000"/>
                        <w:kern w:val="0"/>
                        <w:sz w:val="22"/>
                        <w:szCs w:val="22"/>
                        <w:u w:val="none"/>
                        <w:lang w:val="en-US" w:eastAsia="zh-CN" w:bidi="ar"/>
                      </w:rPr>
                      <w:t>93</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55" w:author="zhoujiansheng" w:date="2025-08-28T16:11:51Z"/>
                      <w:rFonts w:hint="eastAsia" w:ascii="宋体" w:hAnsi="宋体" w:eastAsia="宋体" w:cs="宋体"/>
                      <w:i w:val="0"/>
                      <w:iCs w:val="0"/>
                      <w:color w:val="000000"/>
                      <w:sz w:val="22"/>
                      <w:szCs w:val="22"/>
                      <w:u w:val="none"/>
                    </w:rPr>
                  </w:pPr>
                  <w:ins w:id="556" w:author="zhoujiansheng" w:date="2025-08-28T16:11:51Z">
                    <w:r>
                      <w:rPr>
                        <w:rFonts w:hint="eastAsia" w:ascii="宋体" w:hAnsi="宋体" w:eastAsia="宋体" w:cs="宋体"/>
                        <w:i w:val="0"/>
                        <w:iCs w:val="0"/>
                        <w:color w:val="000000"/>
                        <w:kern w:val="0"/>
                        <w:sz w:val="22"/>
                        <w:szCs w:val="22"/>
                        <w:u w:val="none"/>
                        <w:lang w:val="en-US" w:eastAsia="zh-CN" w:bidi="ar"/>
                      </w:rPr>
                      <w:t>智能门禁</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ins w:id="55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58" w:author="zhoujiansheng" w:date="2025-08-28T16:11:51Z"/>
                      <w:rFonts w:hint="eastAsia" w:ascii="宋体" w:hAnsi="宋体" w:eastAsia="宋体" w:cs="宋体"/>
                      <w:i w:val="0"/>
                      <w:iCs w:val="0"/>
                      <w:color w:val="000000"/>
                      <w:sz w:val="22"/>
                      <w:szCs w:val="22"/>
                      <w:u w:val="none"/>
                    </w:rPr>
                  </w:pPr>
                  <w:ins w:id="559" w:author="zhoujiansheng" w:date="2025-08-28T16:11:51Z">
                    <w:r>
                      <w:rPr>
                        <w:rFonts w:hint="eastAsia" w:ascii="宋体" w:hAnsi="宋体" w:eastAsia="宋体" w:cs="宋体"/>
                        <w:i w:val="0"/>
                        <w:iCs w:val="0"/>
                        <w:color w:val="000000"/>
                        <w:kern w:val="0"/>
                        <w:sz w:val="22"/>
                        <w:szCs w:val="22"/>
                        <w:u w:val="none"/>
                        <w:lang w:val="en-US" w:eastAsia="zh-CN" w:bidi="ar"/>
                      </w:rPr>
                      <w:t>94</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60" w:author="zhoujiansheng" w:date="2025-08-28T16:11:51Z"/>
                      <w:rFonts w:hint="eastAsia" w:ascii="宋体" w:hAnsi="宋体" w:eastAsia="宋体" w:cs="宋体"/>
                      <w:i w:val="0"/>
                      <w:iCs w:val="0"/>
                      <w:color w:val="000000"/>
                      <w:sz w:val="22"/>
                      <w:szCs w:val="22"/>
                      <w:u w:val="none"/>
                    </w:rPr>
                  </w:pPr>
                  <w:ins w:id="561" w:author="zhoujiansheng" w:date="2025-08-28T16:11:51Z">
                    <w:r>
                      <w:rPr>
                        <w:rFonts w:hint="eastAsia" w:ascii="宋体" w:hAnsi="宋体" w:eastAsia="宋体" w:cs="宋体"/>
                        <w:i w:val="0"/>
                        <w:iCs w:val="0"/>
                        <w:color w:val="000000"/>
                        <w:kern w:val="0"/>
                        <w:sz w:val="22"/>
                        <w:szCs w:val="22"/>
                        <w:u w:val="none"/>
                        <w:lang w:val="en-US" w:eastAsia="zh-CN" w:bidi="ar"/>
                      </w:rPr>
                      <w:t>一体化能源柜</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62"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63" w:author="zhoujiansheng" w:date="2025-08-28T16:11:51Z"/>
                      <w:rFonts w:hint="eastAsia" w:ascii="宋体" w:hAnsi="宋体" w:eastAsia="宋体" w:cs="宋体"/>
                      <w:i w:val="0"/>
                      <w:iCs w:val="0"/>
                      <w:color w:val="000000"/>
                      <w:sz w:val="22"/>
                      <w:szCs w:val="22"/>
                      <w:u w:val="none"/>
                    </w:rPr>
                  </w:pPr>
                  <w:ins w:id="564" w:author="zhoujiansheng" w:date="2025-08-28T16:11:51Z">
                    <w:r>
                      <w:rPr>
                        <w:rFonts w:hint="eastAsia" w:ascii="宋体" w:hAnsi="宋体" w:eastAsia="宋体" w:cs="宋体"/>
                        <w:i w:val="0"/>
                        <w:iCs w:val="0"/>
                        <w:color w:val="000000"/>
                        <w:kern w:val="0"/>
                        <w:sz w:val="22"/>
                        <w:szCs w:val="22"/>
                        <w:u w:val="none"/>
                        <w:lang w:val="en-US" w:eastAsia="zh-CN" w:bidi="ar"/>
                      </w:rPr>
                      <w:t>95</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65" w:author="zhoujiansheng" w:date="2025-08-28T16:11:51Z"/>
                      <w:rFonts w:hint="eastAsia" w:ascii="宋体" w:hAnsi="宋体" w:eastAsia="宋体" w:cs="宋体"/>
                      <w:i w:val="0"/>
                      <w:iCs w:val="0"/>
                      <w:color w:val="000000"/>
                      <w:sz w:val="22"/>
                      <w:szCs w:val="22"/>
                      <w:u w:val="none"/>
                    </w:rPr>
                  </w:pPr>
                  <w:ins w:id="566" w:author="zhoujiansheng" w:date="2025-08-28T16:11:51Z">
                    <w:r>
                      <w:rPr>
                        <w:rFonts w:hint="eastAsia" w:ascii="宋体" w:hAnsi="宋体" w:eastAsia="宋体" w:cs="宋体"/>
                        <w:i w:val="0"/>
                        <w:iCs w:val="0"/>
                        <w:color w:val="000000"/>
                        <w:kern w:val="0"/>
                        <w:sz w:val="22"/>
                        <w:szCs w:val="22"/>
                        <w:u w:val="none"/>
                        <w:lang w:val="en-US" w:eastAsia="zh-CN" w:bidi="ar"/>
                      </w:rPr>
                      <w:t>户外小型一体化直流电源</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ins w:id="567" w:author="zhoujiansheng" w:date="2025-08-28T16:11:51Z"/>
              </w:trPr>
              <w:tc>
                <w:tcPr>
                  <w:tcW w:w="2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68" w:author="zhoujiansheng" w:date="2025-08-28T16:11:51Z"/>
                      <w:rFonts w:hint="eastAsia" w:ascii="宋体" w:hAnsi="宋体" w:eastAsia="宋体" w:cs="宋体"/>
                      <w:i w:val="0"/>
                      <w:iCs w:val="0"/>
                      <w:color w:val="000000"/>
                      <w:sz w:val="22"/>
                      <w:szCs w:val="22"/>
                      <w:u w:val="none"/>
                    </w:rPr>
                  </w:pPr>
                  <w:ins w:id="569" w:author="zhoujiansheng" w:date="2025-08-28T16:11:51Z">
                    <w:r>
                      <w:rPr>
                        <w:rFonts w:hint="eastAsia" w:ascii="宋体" w:hAnsi="宋体" w:eastAsia="宋体" w:cs="宋体"/>
                        <w:i w:val="0"/>
                        <w:iCs w:val="0"/>
                        <w:color w:val="000000"/>
                        <w:kern w:val="0"/>
                        <w:sz w:val="22"/>
                        <w:szCs w:val="22"/>
                        <w:u w:val="none"/>
                        <w:lang w:val="en-US" w:eastAsia="zh-CN" w:bidi="ar"/>
                      </w:rPr>
                      <w:t>96</w:t>
                    </w:r>
                  </w:ins>
                </w:p>
              </w:tc>
              <w:tc>
                <w:tcPr>
                  <w:tcW w:w="29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ins w:id="570" w:author="zhoujiansheng" w:date="2025-08-28T16:11:51Z"/>
                      <w:rFonts w:hint="eastAsia" w:ascii="宋体" w:hAnsi="宋体" w:eastAsia="宋体" w:cs="宋体"/>
                      <w:i w:val="0"/>
                      <w:iCs w:val="0"/>
                      <w:color w:val="000000"/>
                      <w:sz w:val="22"/>
                      <w:szCs w:val="22"/>
                      <w:u w:val="none"/>
                    </w:rPr>
                  </w:pPr>
                  <w:ins w:id="571" w:author="zhoujiansheng" w:date="2025-08-28T16:11:51Z">
                    <w:r>
                      <w:rPr>
                        <w:rFonts w:hint="eastAsia" w:ascii="宋体" w:hAnsi="宋体" w:eastAsia="宋体" w:cs="宋体"/>
                        <w:i w:val="0"/>
                        <w:iCs w:val="0"/>
                        <w:color w:val="000000"/>
                        <w:kern w:val="0"/>
                        <w:sz w:val="22"/>
                        <w:szCs w:val="22"/>
                        <w:u w:val="none"/>
                        <w:lang w:val="en-US" w:eastAsia="zh-CN" w:bidi="ar"/>
                      </w:rPr>
                      <w:t>交流母线配电</w:t>
                    </w:r>
                  </w:ins>
                </w:p>
              </w:tc>
            </w:tr>
          </w:tbl>
          <w:p>
            <w:pPr>
              <w:pStyle w:val="5"/>
              <w:numPr>
                <w:ilvl w:val="-1"/>
                <w:numId w:val="0"/>
              </w:numPr>
              <w:rPr>
                <w:ins w:id="572" w:author="zhoujiansheng" w:date="2025-08-28T16:10:32Z"/>
                <w:rFonts w:hint="default"/>
                <w:b/>
                <w:bCs/>
                <w:color w:val="auto"/>
                <w:sz w:val="22"/>
                <w:szCs w:val="22"/>
                <w:highlight w:val="none"/>
                <w:lang w:val="en-US" w:eastAsia="zh-CN"/>
              </w:rPr>
            </w:pPr>
          </w:p>
          <w:p>
            <w:pPr>
              <w:pStyle w:val="5"/>
              <w:numPr>
                <w:ilvl w:val="0"/>
                <w:numId w:val="0"/>
              </w:numPr>
              <w:rPr>
                <w:ins w:id="573" w:author="zhoujiansheng" w:date="2025-08-28T16:10:33Z"/>
                <w:rFonts w:hint="eastAsia"/>
                <w:b/>
                <w:bCs/>
                <w:color w:val="auto"/>
                <w:sz w:val="22"/>
                <w:szCs w:val="22"/>
                <w:highlight w:val="none"/>
                <w:lang w:val="en-US" w:eastAsia="zh-CN"/>
              </w:rPr>
            </w:pPr>
          </w:p>
          <w:p>
            <w:pPr>
              <w:pStyle w:val="5"/>
              <w:numPr>
                <w:ilvl w:val="0"/>
                <w:numId w:val="0"/>
              </w:numPr>
              <w:rPr>
                <w:ins w:id="574" w:author="zhoujiansheng" w:date="2025-08-28T16:10:33Z"/>
                <w:rFonts w:hint="eastAsia"/>
                <w:b/>
                <w:bCs/>
                <w:color w:val="auto"/>
                <w:sz w:val="22"/>
                <w:szCs w:val="22"/>
                <w:highlight w:val="none"/>
                <w:lang w:val="en-US" w:eastAsia="zh-CN"/>
              </w:rPr>
            </w:pPr>
          </w:p>
          <w:p>
            <w:pPr>
              <w:pStyle w:val="5"/>
              <w:numPr>
                <w:ilvl w:val="0"/>
                <w:numId w:val="0"/>
              </w:numPr>
              <w:rPr>
                <w:rFonts w:hint="eastAsia"/>
                <w:color w:val="auto"/>
                <w:sz w:val="22"/>
                <w:szCs w:val="22"/>
                <w:highlight w:val="none"/>
                <w:lang w:val="en-US" w:eastAsia="zh-CN"/>
              </w:rPr>
            </w:pPr>
            <w:r>
              <w:rPr>
                <w:rFonts w:hint="eastAsia"/>
                <w:b/>
                <w:bCs/>
                <w:color w:val="auto"/>
                <w:sz w:val="22"/>
                <w:szCs w:val="22"/>
                <w:highlight w:val="none"/>
                <w:lang w:val="en-US" w:eastAsia="zh-CN"/>
              </w:rPr>
              <w:t>信号字典表：</w:t>
            </w:r>
          </w:p>
          <w:p>
            <w:pPr>
              <w:pStyle w:val="5"/>
              <w:numPr>
                <w:ilvl w:val="0"/>
                <w:numId w:val="0"/>
              </w:numPr>
              <w:rPr>
                <w:rFonts w:hint="default"/>
                <w:b w:val="0"/>
                <w:bCs w:val="0"/>
                <w:color w:val="auto"/>
                <w:sz w:val="22"/>
                <w:szCs w:val="22"/>
                <w:highlight w:val="none"/>
                <w:lang w:val="en-US" w:eastAsia="zh-CN"/>
              </w:rPr>
            </w:pPr>
            <w:r>
              <w:rPr>
                <w:rFonts w:hint="eastAsia"/>
                <w:color w:val="auto"/>
                <w:sz w:val="22"/>
                <w:szCs w:val="22"/>
                <w:highlight w:val="none"/>
                <w:lang w:val="en-US" w:eastAsia="zh-CN"/>
              </w:rPr>
              <w:t>查询条件：设备类型</w:t>
            </w:r>
            <w:r>
              <w:rPr>
                <w:rFonts w:hint="eastAsia"/>
                <w:b w:val="0"/>
                <w:bCs w:val="0"/>
                <w:color w:val="auto"/>
                <w:sz w:val="22"/>
                <w:szCs w:val="22"/>
                <w:highlight w:val="none"/>
                <w:lang w:val="en-US" w:eastAsia="zh-CN"/>
              </w:rPr>
              <w:t>（可多选全选）</w:t>
            </w:r>
            <w:r>
              <w:rPr>
                <w:rFonts w:hint="eastAsia"/>
                <w:color w:val="auto"/>
                <w:sz w:val="22"/>
                <w:szCs w:val="22"/>
                <w:highlight w:val="none"/>
                <w:lang w:val="en-US" w:eastAsia="zh-CN"/>
              </w:rPr>
              <w:t>、设备子类</w:t>
            </w:r>
            <w:r>
              <w:rPr>
                <w:rFonts w:hint="eastAsia"/>
                <w:b w:val="0"/>
                <w:bCs w:val="0"/>
                <w:color w:val="auto"/>
                <w:sz w:val="22"/>
                <w:szCs w:val="22"/>
                <w:highlight w:val="none"/>
                <w:lang w:val="en-US" w:eastAsia="zh-CN"/>
              </w:rPr>
              <w:t>（可多选全选）、信号标准名、信号编码ID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2"/>
              <w:gridCol w:w="4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Pr>
                <w:p>
                  <w:pPr>
                    <w:pStyle w:val="5"/>
                    <w:widowControl w:val="0"/>
                    <w:numPr>
                      <w:ilvl w:val="0"/>
                      <w:numId w:val="0"/>
                    </w:numPr>
                    <w:jc w:val="left"/>
                    <w:rPr>
                      <w:rFonts w:hint="default"/>
                      <w:color w:val="auto"/>
                      <w:sz w:val="22"/>
                      <w:szCs w:val="22"/>
                      <w:highlight w:val="none"/>
                      <w:vertAlign w:val="baseline"/>
                      <w:lang w:val="en-US" w:eastAsia="zh-CN"/>
                    </w:rPr>
                  </w:pPr>
                  <w:r>
                    <w:rPr>
                      <w:rFonts w:hint="eastAsia"/>
                      <w:color w:val="auto"/>
                      <w:sz w:val="22"/>
                      <w:szCs w:val="22"/>
                      <w:highlight w:val="none"/>
                      <w:vertAlign w:val="baseline"/>
                      <w:lang w:val="en-US" w:eastAsia="zh-CN"/>
                    </w:rPr>
                    <w:t>字段</w:t>
                  </w:r>
                </w:p>
              </w:tc>
              <w:tc>
                <w:tcPr>
                  <w:tcW w:w="4312" w:type="dxa"/>
                </w:tcPr>
                <w:p>
                  <w:pPr>
                    <w:pStyle w:val="5"/>
                    <w:widowControl w:val="0"/>
                    <w:numPr>
                      <w:ilvl w:val="0"/>
                      <w:numId w:val="0"/>
                    </w:numPr>
                    <w:jc w:val="left"/>
                    <w:rPr>
                      <w:rFonts w:hint="default"/>
                      <w:color w:val="auto"/>
                      <w:sz w:val="22"/>
                      <w:szCs w:val="22"/>
                      <w:highlight w:val="none"/>
                      <w:vertAlign w:val="baseline"/>
                      <w:lang w:val="en-US" w:eastAsia="zh-CN"/>
                    </w:rPr>
                  </w:pPr>
                  <w:r>
                    <w:rPr>
                      <w:rFonts w:hint="eastAsia"/>
                      <w:color w:val="auto"/>
                      <w:sz w:val="22"/>
                      <w:szCs w:val="22"/>
                      <w:highlight w:val="none"/>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第一位编码</w:t>
                  </w:r>
                </w:p>
              </w:tc>
              <w:tc>
                <w:tcPr>
                  <w:tcW w:w="4312" w:type="dxa"/>
                  <w:vAlign w:val="top"/>
                </w:tcPr>
                <w:p>
                  <w:pPr>
                    <w:pStyle w:val="5"/>
                    <w:numPr>
                      <w:ilvl w:val="0"/>
                      <w:numId w:val="0"/>
                    </w:numPr>
                    <w:ind w:left="0" w:leftChars="0" w:firstLine="0" w:firstLineChars="0"/>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用户填入，数字，必填，整数，1位数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设备类型编码</w:t>
                  </w:r>
                </w:p>
              </w:tc>
              <w:tc>
                <w:tcPr>
                  <w:tcW w:w="4312" w:type="dxa"/>
                  <w:vAlign w:val="top"/>
                </w:tcPr>
                <w:p>
                  <w:pPr>
                    <w:pStyle w:val="5"/>
                    <w:numPr>
                      <w:ilvl w:val="0"/>
                      <w:numId w:val="0"/>
                    </w:numPr>
                    <w:ind w:left="0" w:leftChars="0" w:firstLine="0" w:firstLineChars="0"/>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用户填入，数字，必填，整数，2位数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设备类型</w:t>
                  </w:r>
                </w:p>
              </w:tc>
              <w:tc>
                <w:tcPr>
                  <w:tcW w:w="4312" w:type="dxa"/>
                  <w:vAlign w:val="top"/>
                </w:tcPr>
                <w:p>
                  <w:pPr>
                    <w:pStyle w:val="5"/>
                    <w:numPr>
                      <w:ilvl w:val="0"/>
                      <w:numId w:val="0"/>
                    </w:numPr>
                    <w:ind w:left="0" w:leftChars="0" w:firstLine="0" w:firstLineChars="0"/>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用户填入文字，必填，不超过50字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设备子类</w:t>
                  </w:r>
                </w:p>
              </w:tc>
              <w:tc>
                <w:tcPr>
                  <w:tcW w:w="4312" w:type="dxa"/>
                  <w:vAlign w:val="top"/>
                </w:tcPr>
                <w:p>
                  <w:pPr>
                    <w:pStyle w:val="5"/>
                    <w:numPr>
                      <w:ilvl w:val="0"/>
                      <w:numId w:val="0"/>
                    </w:numPr>
                    <w:ind w:left="0" w:leftChars="0" w:firstLine="0" w:firstLineChars="0"/>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用户填入文字，必填，不超过</w:t>
                  </w:r>
                  <w:del w:id="575" w:author="zhoujiansheng" w:date="2025-08-28T16:52:36Z">
                    <w:r>
                      <w:rPr>
                        <w:rFonts w:hint="default"/>
                        <w:b w:val="0"/>
                        <w:bCs w:val="0"/>
                        <w:color w:val="auto"/>
                        <w:sz w:val="22"/>
                        <w:szCs w:val="22"/>
                        <w:highlight w:val="none"/>
                        <w:vertAlign w:val="baseline"/>
                        <w:lang w:val="en-US" w:eastAsia="zh-CN"/>
                      </w:rPr>
                      <w:delText>5</w:delText>
                    </w:r>
                  </w:del>
                  <w:ins w:id="576" w:author="zhoujiansheng" w:date="2025-08-28T16:52:36Z">
                    <w:r>
                      <w:rPr>
                        <w:rFonts w:hint="eastAsia"/>
                        <w:b w:val="0"/>
                        <w:bCs w:val="0"/>
                        <w:color w:val="auto"/>
                        <w:sz w:val="22"/>
                        <w:szCs w:val="22"/>
                        <w:highlight w:val="none"/>
                        <w:vertAlign w:val="baseline"/>
                        <w:lang w:val="en-US" w:eastAsia="zh-CN"/>
                      </w:rPr>
                      <w:t>30</w:t>
                    </w:r>
                  </w:ins>
                  <w:r>
                    <w:rPr>
                      <w:rFonts w:hint="eastAsia"/>
                      <w:b w:val="0"/>
                      <w:bCs w:val="0"/>
                      <w:color w:val="auto"/>
                      <w:sz w:val="22"/>
                      <w:szCs w:val="22"/>
                      <w:highlight w:val="none"/>
                      <w:vertAlign w:val="baseline"/>
                      <w:lang w:val="en-US" w:eastAsia="zh-CN"/>
                    </w:rPr>
                    <w:t>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信号标准名</w:t>
                  </w:r>
                </w:p>
              </w:tc>
              <w:tc>
                <w:tcPr>
                  <w:tcW w:w="4312" w:type="dxa"/>
                </w:tcPr>
                <w:p>
                  <w:pPr>
                    <w:pStyle w:val="5"/>
                    <w:widowControl w:val="0"/>
                    <w:numPr>
                      <w:ilvl w:val="0"/>
                      <w:numId w:val="0"/>
                    </w:numPr>
                    <w:jc w:val="left"/>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用户填入文字，必填，不超过300字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577" w:author="zhoujiansheng" w:date="2025-08-28T16:23:14Z"/>
              </w:trPr>
              <w:tc>
                <w:tcPr>
                  <w:tcW w:w="4312" w:type="dxa"/>
                  <w:vAlign w:val="center"/>
                </w:tcPr>
                <w:p>
                  <w:pPr>
                    <w:keepNext w:val="0"/>
                    <w:keepLines w:val="0"/>
                    <w:widowControl/>
                    <w:suppressLineNumbers w:val="0"/>
                    <w:jc w:val="center"/>
                    <w:textAlignment w:val="center"/>
                    <w:rPr>
                      <w:ins w:id="578" w:author="zhoujiansheng" w:date="2025-08-28T16:23:14Z"/>
                      <w:rFonts w:hint="default" w:ascii="宋体" w:hAnsi="宋体" w:eastAsia="宋体" w:cs="宋体"/>
                      <w:b/>
                      <w:bCs/>
                      <w:i w:val="0"/>
                      <w:iCs w:val="0"/>
                      <w:color w:val="auto"/>
                      <w:kern w:val="0"/>
                      <w:sz w:val="20"/>
                      <w:szCs w:val="20"/>
                      <w:u w:val="none"/>
                      <w:lang w:val="en-US" w:eastAsia="zh-CN" w:bidi="ar"/>
                    </w:rPr>
                  </w:pPr>
                  <w:ins w:id="579" w:author="zhoujiansheng" w:date="2025-08-28T16:23:19Z">
                    <w:r>
                      <w:rPr>
                        <w:rFonts w:hint="eastAsia" w:ascii="宋体" w:hAnsi="宋体" w:eastAsia="宋体" w:cs="宋体"/>
                        <w:b/>
                        <w:bCs/>
                        <w:i w:val="0"/>
                        <w:iCs w:val="0"/>
                        <w:color w:val="auto"/>
                        <w:kern w:val="0"/>
                        <w:sz w:val="20"/>
                        <w:szCs w:val="20"/>
                        <w:u w:val="none"/>
                        <w:lang w:val="en-US" w:eastAsia="zh-CN" w:bidi="ar"/>
                      </w:rPr>
                      <w:t>信号</w:t>
                    </w:r>
                  </w:ins>
                  <w:ins w:id="580" w:author="zhoujiansheng" w:date="2025-08-28T16:23:20Z">
                    <w:r>
                      <w:rPr>
                        <w:rFonts w:hint="eastAsia" w:ascii="宋体" w:hAnsi="宋体" w:eastAsia="宋体" w:cs="宋体"/>
                        <w:b/>
                        <w:bCs/>
                        <w:i w:val="0"/>
                        <w:iCs w:val="0"/>
                        <w:color w:val="auto"/>
                        <w:kern w:val="0"/>
                        <w:sz w:val="20"/>
                        <w:szCs w:val="20"/>
                        <w:u w:val="none"/>
                        <w:lang w:val="en-US" w:eastAsia="zh-CN" w:bidi="ar"/>
                      </w:rPr>
                      <w:t>来源</w:t>
                    </w:r>
                  </w:ins>
                </w:p>
              </w:tc>
              <w:tc>
                <w:tcPr>
                  <w:tcW w:w="4312" w:type="dxa"/>
                </w:tcPr>
                <w:p>
                  <w:pPr>
                    <w:pStyle w:val="5"/>
                    <w:widowControl w:val="0"/>
                    <w:numPr>
                      <w:ilvl w:val="0"/>
                      <w:numId w:val="0"/>
                    </w:numPr>
                    <w:jc w:val="left"/>
                    <w:rPr>
                      <w:ins w:id="581" w:author="zhoujiansheng" w:date="2025-08-28T16:23:14Z"/>
                      <w:rFonts w:hint="eastAsia"/>
                      <w:b w:val="0"/>
                      <w:bCs w:val="0"/>
                      <w:color w:val="auto"/>
                      <w:sz w:val="22"/>
                      <w:szCs w:val="22"/>
                      <w:highlight w:val="none"/>
                      <w:vertAlign w:val="baseline"/>
                      <w:lang w:val="en-US" w:eastAsia="zh-CN"/>
                    </w:rPr>
                  </w:pPr>
                  <w:ins w:id="582" w:author="zhoujiansheng" w:date="2025-08-28T16:23:36Z">
                    <w:r>
                      <w:rPr>
                        <w:rFonts w:hint="eastAsia"/>
                        <w:b w:val="0"/>
                        <w:bCs w:val="0"/>
                        <w:color w:val="auto"/>
                        <w:sz w:val="22"/>
                        <w:szCs w:val="22"/>
                        <w:highlight w:val="none"/>
                        <w:vertAlign w:val="baseline"/>
                        <w:lang w:val="en-US" w:eastAsia="zh-CN"/>
                      </w:rPr>
                      <w:t>必填，下拉选择，集团/广西</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单位</w:t>
                  </w:r>
                </w:p>
              </w:tc>
              <w:tc>
                <w:tcPr>
                  <w:tcW w:w="4312" w:type="dxa"/>
                </w:tcPr>
                <w:p>
                  <w:pPr>
                    <w:pStyle w:val="5"/>
                    <w:widowControl w:val="0"/>
                    <w:numPr>
                      <w:ilvl w:val="0"/>
                      <w:numId w:val="0"/>
                    </w:numPr>
                    <w:jc w:val="left"/>
                    <w:rPr>
                      <w:rFonts w:hint="default"/>
                      <w:color w:val="auto"/>
                      <w:sz w:val="22"/>
                      <w:szCs w:val="22"/>
                      <w:highlight w:val="none"/>
                      <w:vertAlign w:val="baseline"/>
                      <w:lang w:val="en-US" w:eastAsia="zh-CN"/>
                    </w:rPr>
                  </w:pPr>
                  <w:bookmarkStart w:id="2" w:name="OLE_LINK2"/>
                  <w:r>
                    <w:rPr>
                      <w:rFonts w:hint="eastAsia"/>
                      <w:b w:val="0"/>
                      <w:bCs w:val="0"/>
                      <w:color w:val="auto"/>
                      <w:sz w:val="22"/>
                      <w:szCs w:val="22"/>
                      <w:highlight w:val="none"/>
                      <w:vertAlign w:val="baseline"/>
                      <w:lang w:val="en-US" w:eastAsia="zh-CN"/>
                    </w:rPr>
                    <w:t>用户填入文字，支持中英文及符号，不区分大小写，不超过10个字符</w:t>
                  </w:r>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ins w:id="583" w:author="zhoujiansheng" w:date="2025-08-28T16:24:41Z">
                    <w:r>
                      <w:rPr>
                        <w:rFonts w:ascii="Helvetica" w:hAnsi="Helvetica" w:eastAsia="Helvetica" w:cs="Helvetica"/>
                        <w:b/>
                        <w:bCs/>
                        <w:i w:val="0"/>
                        <w:iCs w:val="0"/>
                        <w:caps w:val="0"/>
                        <w:color w:val="333333"/>
                        <w:spacing w:val="0"/>
                        <w:sz w:val="19"/>
                        <w:szCs w:val="19"/>
                        <w:shd w:val="clear" w:fill="FFFFFF"/>
                        <w:rPrChange w:id="584" w:author="zhoujiansheng" w:date="2025-08-28T16:24:54Z">
                          <w:rPr>
                            <w:rFonts w:ascii="Helvetica" w:hAnsi="Helvetica" w:eastAsia="Helvetica" w:cs="Helvetica"/>
                            <w:i w:val="0"/>
                            <w:iCs w:val="0"/>
                            <w:caps w:val="0"/>
                            <w:color w:val="333333"/>
                            <w:spacing w:val="0"/>
                            <w:sz w:val="19"/>
                            <w:szCs w:val="19"/>
                            <w:shd w:val="clear" w:fill="FFFFFF"/>
                          </w:rPr>
                        </w:rPrChange>
                      </w:rPr>
                      <w:t>第四～六位（信号编码）</w:t>
                    </w:r>
                  </w:ins>
                  <w:del w:id="585" w:author="zhoujiansheng" w:date="2025-08-28T16:24:41Z">
                    <w:r>
                      <w:rPr>
                        <w:rFonts w:hint="eastAsia" w:ascii="宋体" w:hAnsi="宋体" w:eastAsia="宋体" w:cs="宋体"/>
                        <w:b/>
                        <w:bCs/>
                        <w:i w:val="0"/>
                        <w:iCs w:val="0"/>
                        <w:color w:val="auto"/>
                        <w:kern w:val="0"/>
                        <w:sz w:val="20"/>
                        <w:szCs w:val="20"/>
                        <w:u w:val="none"/>
                        <w:lang w:val="en-US" w:eastAsia="zh-CN" w:bidi="ar"/>
                      </w:rPr>
                      <w:delText>信号编码</w:delText>
                    </w:r>
                  </w:del>
                </w:p>
              </w:tc>
              <w:tc>
                <w:tcPr>
                  <w:tcW w:w="4312" w:type="dxa"/>
                </w:tcPr>
                <w:p>
                  <w:pPr>
                    <w:pStyle w:val="5"/>
                    <w:widowControl w:val="0"/>
                    <w:numPr>
                      <w:ilvl w:val="0"/>
                      <w:numId w:val="0"/>
                    </w:numPr>
                    <w:jc w:val="left"/>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用户填入，数字，必填，整数3位数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信号编码ID</w:t>
                  </w:r>
                </w:p>
              </w:tc>
              <w:tc>
                <w:tcPr>
                  <w:tcW w:w="4312" w:type="dxa"/>
                </w:tcPr>
                <w:p>
                  <w:pPr>
                    <w:pStyle w:val="5"/>
                    <w:widowControl w:val="0"/>
                    <w:numPr>
                      <w:ilvl w:val="0"/>
                      <w:numId w:val="0"/>
                    </w:numPr>
                    <w:jc w:val="left"/>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用户填入，数字，必填，整数6位数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信号量类型</w:t>
                  </w:r>
                </w:p>
              </w:tc>
              <w:tc>
                <w:tcPr>
                  <w:tcW w:w="4312" w:type="dxa"/>
                </w:tcPr>
                <w:p>
                  <w:pPr>
                    <w:pStyle w:val="5"/>
                    <w:widowControl w:val="0"/>
                    <w:numPr>
                      <w:ilvl w:val="0"/>
                      <w:numId w:val="0"/>
                    </w:numPr>
                    <w:jc w:val="left"/>
                    <w:rPr>
                      <w:rFonts w:hint="default"/>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用户填入，枚举，遥调/遥信/遥测/遥控，必填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存储周期（秒）</w:t>
                  </w:r>
                </w:p>
              </w:tc>
              <w:tc>
                <w:tcPr>
                  <w:tcW w:w="4312" w:type="dxa"/>
                </w:tcPr>
                <w:p>
                  <w:pPr>
                    <w:pStyle w:val="5"/>
                    <w:widowControl w:val="0"/>
                    <w:numPr>
                      <w:ilvl w:val="0"/>
                      <w:numId w:val="0"/>
                    </w:numPr>
                    <w:jc w:val="left"/>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用户填入，数字，整数，不超过9位数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绝对值存储阀值（每单位）</w:t>
                  </w:r>
                </w:p>
              </w:tc>
              <w:tc>
                <w:tcPr>
                  <w:tcW w:w="4312" w:type="dxa"/>
                </w:tcPr>
                <w:p>
                  <w:pPr>
                    <w:pStyle w:val="5"/>
                    <w:widowControl w:val="0"/>
                    <w:numPr>
                      <w:ilvl w:val="0"/>
                      <w:numId w:val="0"/>
                    </w:numPr>
                    <w:jc w:val="left"/>
                    <w:rPr>
                      <w:rFonts w:hint="default"/>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用户填入，数字，小数，读取最多三位小数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百分比存储阀值（%）</w:t>
                  </w:r>
                </w:p>
              </w:tc>
              <w:tc>
                <w:tcPr>
                  <w:tcW w:w="4312" w:type="dxa"/>
                </w:tcPr>
                <w:p>
                  <w:pPr>
                    <w:pStyle w:val="5"/>
                    <w:widowControl w:val="0"/>
                    <w:numPr>
                      <w:ilvl w:val="0"/>
                      <w:numId w:val="0"/>
                    </w:numPr>
                    <w:jc w:val="left"/>
                    <w:rPr>
                      <w:rFonts w:hint="default"/>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用户填入，数字，百分数，读取最多三位小数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统计周期（秒）</w:t>
                  </w:r>
                </w:p>
              </w:tc>
              <w:tc>
                <w:tcPr>
                  <w:tcW w:w="4312" w:type="dxa"/>
                </w:tcPr>
                <w:p>
                  <w:pPr>
                    <w:pStyle w:val="5"/>
                    <w:widowControl w:val="0"/>
                    <w:numPr>
                      <w:ilvl w:val="0"/>
                      <w:numId w:val="0"/>
                    </w:numPr>
                    <w:jc w:val="left"/>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用户填入，数字，整数，不超过9位数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18"/>
                      <w:szCs w:val="18"/>
                      <w:u w:val="none"/>
                      <w:lang w:val="en-US" w:eastAsia="zh-CN" w:bidi="ar"/>
                    </w:rPr>
                    <w:t>设备属性</w:t>
                  </w:r>
                </w:p>
              </w:tc>
              <w:tc>
                <w:tcPr>
                  <w:tcW w:w="4312" w:type="dxa"/>
                </w:tcPr>
                <w:p>
                  <w:pPr>
                    <w:pStyle w:val="5"/>
                    <w:widowControl w:val="0"/>
                    <w:numPr>
                      <w:ilvl w:val="0"/>
                      <w:numId w:val="0"/>
                    </w:numPr>
                    <w:jc w:val="left"/>
                    <w:rPr>
                      <w:rFonts w:hint="default"/>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vAlign w:val="center"/>
                </w:tcPr>
                <w:p>
                  <w:pPr>
                    <w:keepNext w:val="0"/>
                    <w:keepLines w:val="0"/>
                    <w:widowControl/>
                    <w:suppressLineNumbers w:val="0"/>
                    <w:jc w:val="center"/>
                    <w:textAlignment w:val="center"/>
                    <w:rPr>
                      <w:rFonts w:hint="eastAsia"/>
                      <w:color w:val="auto"/>
                      <w:sz w:val="22"/>
                      <w:szCs w:val="22"/>
                      <w:highlight w:val="none"/>
                      <w:vertAlign w:val="baseline"/>
                      <w:lang w:val="en-US" w:eastAsia="zh-CN"/>
                    </w:rPr>
                  </w:pPr>
                  <w:r>
                    <w:rPr>
                      <w:rFonts w:hint="eastAsia" w:ascii="宋体" w:hAnsi="宋体" w:eastAsia="宋体" w:cs="宋体"/>
                      <w:b/>
                      <w:bCs/>
                      <w:i w:val="0"/>
                      <w:iCs w:val="0"/>
                      <w:color w:val="auto"/>
                      <w:kern w:val="0"/>
                      <w:sz w:val="20"/>
                      <w:szCs w:val="20"/>
                      <w:u w:val="none"/>
                      <w:lang w:val="en-US" w:eastAsia="zh-CN" w:bidi="ar"/>
                    </w:rPr>
                    <w:t>备注</w:t>
                  </w:r>
                </w:p>
              </w:tc>
              <w:tc>
                <w:tcPr>
                  <w:tcW w:w="4312" w:type="dxa"/>
                </w:tcPr>
                <w:p>
                  <w:pPr>
                    <w:pStyle w:val="5"/>
                    <w:widowControl w:val="0"/>
                    <w:numPr>
                      <w:ilvl w:val="0"/>
                      <w:numId w:val="0"/>
                    </w:numPr>
                    <w:jc w:val="left"/>
                    <w:rPr>
                      <w:rFonts w:hint="eastAsia"/>
                      <w:color w:val="auto"/>
                      <w:sz w:val="22"/>
                      <w:szCs w:val="22"/>
                      <w:highlight w:val="none"/>
                      <w:vertAlign w:val="baseline"/>
                      <w:lang w:val="en-US" w:eastAsia="zh-CN"/>
                    </w:rPr>
                  </w:pPr>
                  <w:r>
                    <w:rPr>
                      <w:rFonts w:hint="eastAsia"/>
                      <w:b w:val="0"/>
                      <w:bCs w:val="0"/>
                      <w:color w:val="auto"/>
                      <w:sz w:val="22"/>
                      <w:szCs w:val="22"/>
                      <w:highlight w:val="none"/>
                      <w:vertAlign w:val="baseline"/>
                      <w:lang w:val="en-US" w:eastAsia="zh-CN"/>
                    </w:rPr>
                    <w:t>用户填入，不限制输入，数字文字字母大小写及符号，不超过300字符</w:t>
                  </w:r>
                </w:p>
              </w:tc>
            </w:tr>
          </w:tbl>
          <w:p>
            <w:pPr>
              <w:pStyle w:val="5"/>
              <w:widowControl w:val="0"/>
              <w:numPr>
                <w:ilvl w:val="0"/>
                <w:numId w:val="0"/>
              </w:numPr>
              <w:jc w:val="left"/>
              <w:rPr>
                <w:rFonts w:hint="eastAsia"/>
                <w:color w:val="auto"/>
                <w:sz w:val="22"/>
                <w:szCs w:val="22"/>
                <w:highlight w:val="none"/>
                <w:lang w:val="en-US" w:eastAsia="zh-CN"/>
              </w:rPr>
            </w:pPr>
          </w:p>
          <w:tbl>
            <w:tblPr>
              <w:tblStyle w:val="6"/>
              <w:tblW w:w="5007"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586" w:author="zhoujiansheng" w:date="2025-08-28T16:37:06Z">
                <w:tblPr>
                  <w:tblStyle w:val="6"/>
                  <w:tblW w:w="289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PrChange>
            </w:tblPr>
            <w:tblGrid>
              <w:gridCol w:w="1731"/>
              <w:gridCol w:w="3276"/>
              <w:tblGridChange w:id="587">
                <w:tblGrid>
                  <w:gridCol w:w="960"/>
                  <w:gridCol w:w="1932"/>
                </w:tblGrid>
              </w:tblGridChange>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589"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588" w:author="zhoujiansheng" w:date="2025-08-28T16:36:54Z"/>
                <w:trPrChange w:id="589"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0" w:author="zhoujiansheng" w:date="2025-08-28T16:37:06Z">
                    <w:tcPr>
                      <w:tcW w:w="960" w:type="dxa"/>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591" w:author="zhoujiansheng" w:date="2025-08-28T16:36:54Z"/>
                      <w:rFonts w:hint="eastAsia" w:ascii="宋体" w:hAnsi="宋体" w:eastAsia="宋体" w:cs="宋体"/>
                      <w:b/>
                      <w:bCs/>
                      <w:i w:val="0"/>
                      <w:iCs w:val="0"/>
                      <w:color w:val="000000"/>
                      <w:sz w:val="22"/>
                      <w:szCs w:val="22"/>
                      <w:u w:val="none"/>
                      <w:rPrChange w:id="592" w:author="zhoujiansheng" w:date="2025-08-28T16:37:09Z">
                        <w:rPr>
                          <w:ins w:id="593" w:author="zhoujiansheng" w:date="2025-08-28T16:36:54Z"/>
                          <w:rFonts w:hint="eastAsia" w:ascii="宋体" w:hAnsi="宋体" w:eastAsia="宋体" w:cs="宋体"/>
                          <w:i w:val="0"/>
                          <w:iCs w:val="0"/>
                          <w:color w:val="000000"/>
                          <w:sz w:val="22"/>
                          <w:szCs w:val="22"/>
                          <w:u w:val="none"/>
                        </w:rPr>
                      </w:rPrChange>
                    </w:rPr>
                  </w:pPr>
                  <w:ins w:id="594" w:author="zhoujiansheng" w:date="2025-08-28T16:36:54Z">
                    <w:r>
                      <w:rPr>
                        <w:rFonts w:hint="eastAsia" w:ascii="宋体" w:hAnsi="宋体" w:eastAsia="宋体" w:cs="宋体"/>
                        <w:b/>
                        <w:bCs/>
                        <w:i w:val="0"/>
                        <w:iCs w:val="0"/>
                        <w:color w:val="000000"/>
                        <w:kern w:val="0"/>
                        <w:sz w:val="22"/>
                        <w:szCs w:val="22"/>
                        <w:u w:val="none"/>
                        <w:lang w:val="en-US" w:eastAsia="zh-CN" w:bidi="ar"/>
                        <w:rPrChange w:id="595" w:author="zhoujiansheng" w:date="2025-08-28T16:37:09Z">
                          <w:rPr>
                            <w:rFonts w:hint="eastAsia" w:ascii="宋体" w:hAnsi="宋体" w:eastAsia="宋体" w:cs="宋体"/>
                            <w:i w:val="0"/>
                            <w:iCs w:val="0"/>
                            <w:color w:val="000000"/>
                            <w:kern w:val="0"/>
                            <w:sz w:val="22"/>
                            <w:szCs w:val="22"/>
                            <w:u w:val="none"/>
                            <w:lang w:val="en-US" w:eastAsia="zh-CN" w:bidi="ar"/>
                          </w:rPr>
                        </w:rPrChange>
                      </w:rPr>
                      <w:t>设备类型编码</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6" w:author="zhoujiansheng" w:date="2025-08-28T16:37:06Z">
                    <w:tcPr>
                      <w:tcW w:w="1932" w:type="dxa"/>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597" w:author="zhoujiansheng" w:date="2025-08-28T16:36:54Z"/>
                      <w:rFonts w:hint="eastAsia" w:ascii="宋体" w:hAnsi="宋体" w:eastAsia="宋体" w:cs="宋体"/>
                      <w:b/>
                      <w:bCs/>
                      <w:i w:val="0"/>
                      <w:iCs w:val="0"/>
                      <w:color w:val="000000"/>
                      <w:sz w:val="22"/>
                      <w:szCs w:val="22"/>
                      <w:u w:val="none"/>
                      <w:rPrChange w:id="598" w:author="zhoujiansheng" w:date="2025-08-28T16:37:09Z">
                        <w:rPr>
                          <w:ins w:id="599" w:author="zhoujiansheng" w:date="2025-08-28T16:36:54Z"/>
                          <w:rFonts w:hint="eastAsia" w:ascii="宋体" w:hAnsi="宋体" w:eastAsia="宋体" w:cs="宋体"/>
                          <w:i w:val="0"/>
                          <w:iCs w:val="0"/>
                          <w:color w:val="000000"/>
                          <w:sz w:val="22"/>
                          <w:szCs w:val="22"/>
                          <w:u w:val="none"/>
                        </w:rPr>
                      </w:rPrChange>
                    </w:rPr>
                  </w:pPr>
                  <w:ins w:id="600" w:author="zhoujiansheng" w:date="2025-08-28T16:36:54Z">
                    <w:r>
                      <w:rPr>
                        <w:rFonts w:hint="eastAsia" w:ascii="宋体" w:hAnsi="宋体" w:eastAsia="宋体" w:cs="宋体"/>
                        <w:b/>
                        <w:bCs/>
                        <w:i w:val="0"/>
                        <w:iCs w:val="0"/>
                        <w:color w:val="000000"/>
                        <w:kern w:val="0"/>
                        <w:sz w:val="22"/>
                        <w:szCs w:val="22"/>
                        <w:u w:val="none"/>
                        <w:lang w:val="en-US" w:eastAsia="zh-CN" w:bidi="ar"/>
                        <w:rPrChange w:id="601" w:author="zhoujiansheng" w:date="2025-08-28T16:37:09Z">
                          <w:rPr>
                            <w:rFonts w:hint="eastAsia" w:ascii="宋体" w:hAnsi="宋体" w:eastAsia="宋体" w:cs="宋体"/>
                            <w:i w:val="0"/>
                            <w:iCs w:val="0"/>
                            <w:color w:val="000000"/>
                            <w:kern w:val="0"/>
                            <w:sz w:val="22"/>
                            <w:szCs w:val="22"/>
                            <w:u w:val="none"/>
                            <w:lang w:val="en-US" w:eastAsia="zh-CN" w:bidi="ar"/>
                          </w:rPr>
                        </w:rPrChange>
                      </w:rPr>
                      <w:t>设备类型</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03"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02" w:author="zhoujiansheng" w:date="2025-08-28T16:36:54Z"/>
                <w:trPrChange w:id="603"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4"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05" w:author="zhoujiansheng" w:date="2025-08-28T16:36:54Z"/>
                      <w:rFonts w:hint="eastAsia" w:ascii="宋体" w:hAnsi="宋体" w:eastAsia="宋体" w:cs="宋体"/>
                      <w:i w:val="0"/>
                      <w:iCs w:val="0"/>
                      <w:color w:val="000000"/>
                      <w:sz w:val="22"/>
                      <w:szCs w:val="22"/>
                      <w:u w:val="none"/>
                    </w:rPr>
                  </w:pPr>
                  <w:ins w:id="606" w:author="zhoujiansheng" w:date="2025-08-28T16:36:54Z">
                    <w:r>
                      <w:rPr>
                        <w:rFonts w:hint="eastAsia" w:ascii="宋体" w:hAnsi="宋体" w:eastAsia="宋体" w:cs="宋体"/>
                        <w:i w:val="0"/>
                        <w:iCs w:val="0"/>
                        <w:color w:val="000000"/>
                        <w:kern w:val="0"/>
                        <w:sz w:val="22"/>
                        <w:szCs w:val="22"/>
                        <w:u w:val="none"/>
                        <w:lang w:val="en-US" w:eastAsia="zh-CN" w:bidi="ar"/>
                      </w:rPr>
                      <w:t>01</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7"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08" w:author="zhoujiansheng" w:date="2025-08-28T16:36:54Z"/>
                      <w:rFonts w:hint="eastAsia" w:ascii="宋体" w:hAnsi="宋体" w:eastAsia="宋体" w:cs="宋体"/>
                      <w:i w:val="0"/>
                      <w:iCs w:val="0"/>
                      <w:color w:val="000000"/>
                      <w:sz w:val="22"/>
                      <w:szCs w:val="22"/>
                      <w:u w:val="none"/>
                    </w:rPr>
                  </w:pPr>
                  <w:ins w:id="609" w:author="zhoujiansheng" w:date="2025-08-28T16:36:54Z">
                    <w:r>
                      <w:rPr>
                        <w:rFonts w:hint="eastAsia" w:ascii="宋体" w:hAnsi="宋体" w:eastAsia="宋体" w:cs="宋体"/>
                        <w:i w:val="0"/>
                        <w:iCs w:val="0"/>
                        <w:color w:val="000000"/>
                        <w:kern w:val="0"/>
                        <w:sz w:val="22"/>
                        <w:szCs w:val="22"/>
                        <w:u w:val="none"/>
                        <w:lang w:val="en-US" w:eastAsia="zh-CN" w:bidi="ar"/>
                      </w:rPr>
                      <w:t>高压配电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11"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10" w:author="zhoujiansheng" w:date="2025-08-28T16:36:54Z"/>
                <w:trPrChange w:id="611"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2"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13" w:author="zhoujiansheng" w:date="2025-08-28T16:36:54Z"/>
                      <w:rFonts w:hint="eastAsia" w:ascii="宋体" w:hAnsi="宋体" w:eastAsia="宋体" w:cs="宋体"/>
                      <w:i w:val="0"/>
                      <w:iCs w:val="0"/>
                      <w:color w:val="000000"/>
                      <w:sz w:val="22"/>
                      <w:szCs w:val="22"/>
                      <w:u w:val="none"/>
                    </w:rPr>
                  </w:pPr>
                  <w:ins w:id="614" w:author="zhoujiansheng" w:date="2025-08-28T16:36:54Z">
                    <w:r>
                      <w:rPr>
                        <w:rFonts w:hint="eastAsia" w:ascii="宋体" w:hAnsi="宋体" w:eastAsia="宋体" w:cs="宋体"/>
                        <w:i w:val="0"/>
                        <w:iCs w:val="0"/>
                        <w:color w:val="000000"/>
                        <w:kern w:val="0"/>
                        <w:sz w:val="22"/>
                        <w:szCs w:val="22"/>
                        <w:u w:val="none"/>
                        <w:lang w:val="en-US" w:eastAsia="zh-CN" w:bidi="ar"/>
                      </w:rPr>
                      <w:t>02</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5"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16" w:author="zhoujiansheng" w:date="2025-08-28T16:36:54Z"/>
                      <w:rFonts w:hint="eastAsia" w:ascii="宋体" w:hAnsi="宋体" w:eastAsia="宋体" w:cs="宋体"/>
                      <w:i w:val="0"/>
                      <w:iCs w:val="0"/>
                      <w:color w:val="000000"/>
                      <w:sz w:val="22"/>
                      <w:szCs w:val="22"/>
                      <w:u w:val="none"/>
                    </w:rPr>
                  </w:pPr>
                  <w:ins w:id="617" w:author="zhoujiansheng" w:date="2025-08-28T16:36:54Z">
                    <w:r>
                      <w:rPr>
                        <w:rFonts w:hint="eastAsia" w:ascii="宋体" w:hAnsi="宋体" w:eastAsia="宋体" w:cs="宋体"/>
                        <w:i w:val="0"/>
                        <w:iCs w:val="0"/>
                        <w:color w:val="000000"/>
                        <w:kern w:val="0"/>
                        <w:sz w:val="22"/>
                        <w:szCs w:val="22"/>
                        <w:u w:val="none"/>
                        <w:lang w:val="en-US" w:eastAsia="zh-CN" w:bidi="ar"/>
                      </w:rPr>
                      <w:t>低压交流配电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19"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18" w:author="zhoujiansheng" w:date="2025-08-28T16:36:54Z"/>
                <w:trPrChange w:id="619"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0"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21" w:author="zhoujiansheng" w:date="2025-08-28T16:36:54Z"/>
                      <w:rFonts w:hint="eastAsia" w:ascii="宋体" w:hAnsi="宋体" w:eastAsia="宋体" w:cs="宋体"/>
                      <w:i w:val="0"/>
                      <w:iCs w:val="0"/>
                      <w:color w:val="000000"/>
                      <w:sz w:val="22"/>
                      <w:szCs w:val="22"/>
                      <w:u w:val="none"/>
                    </w:rPr>
                  </w:pPr>
                  <w:ins w:id="622" w:author="zhoujiansheng" w:date="2025-08-28T16:36:54Z">
                    <w:r>
                      <w:rPr>
                        <w:rFonts w:hint="eastAsia" w:ascii="宋体" w:hAnsi="宋体" w:eastAsia="宋体" w:cs="宋体"/>
                        <w:i w:val="0"/>
                        <w:iCs w:val="0"/>
                        <w:color w:val="000000"/>
                        <w:kern w:val="0"/>
                        <w:sz w:val="22"/>
                        <w:szCs w:val="22"/>
                        <w:u w:val="none"/>
                        <w:lang w:val="en-US" w:eastAsia="zh-CN" w:bidi="ar"/>
                      </w:rPr>
                      <w:t>03</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3"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24" w:author="zhoujiansheng" w:date="2025-08-28T16:36:54Z"/>
                      <w:rFonts w:hint="eastAsia" w:ascii="宋体" w:hAnsi="宋体" w:eastAsia="宋体" w:cs="宋体"/>
                      <w:i w:val="0"/>
                      <w:iCs w:val="0"/>
                      <w:color w:val="000000"/>
                      <w:sz w:val="22"/>
                      <w:szCs w:val="22"/>
                      <w:u w:val="none"/>
                    </w:rPr>
                  </w:pPr>
                  <w:ins w:id="625" w:author="zhoujiansheng" w:date="2025-08-28T16:36:54Z">
                    <w:r>
                      <w:rPr>
                        <w:rFonts w:hint="eastAsia" w:ascii="宋体" w:hAnsi="宋体" w:eastAsia="宋体" w:cs="宋体"/>
                        <w:i w:val="0"/>
                        <w:iCs w:val="0"/>
                        <w:color w:val="000000"/>
                        <w:kern w:val="0"/>
                        <w:sz w:val="22"/>
                        <w:szCs w:val="22"/>
                        <w:u w:val="none"/>
                        <w:lang w:val="en-US" w:eastAsia="zh-CN" w:bidi="ar"/>
                      </w:rPr>
                      <w:t>变压器</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27"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26" w:author="zhoujiansheng" w:date="2025-08-28T16:36:54Z"/>
                <w:trPrChange w:id="627"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8"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29" w:author="zhoujiansheng" w:date="2025-08-28T16:36:54Z"/>
                      <w:rFonts w:hint="eastAsia" w:ascii="宋体" w:hAnsi="宋体" w:eastAsia="宋体" w:cs="宋体"/>
                      <w:i w:val="0"/>
                      <w:iCs w:val="0"/>
                      <w:color w:val="000000"/>
                      <w:sz w:val="22"/>
                      <w:szCs w:val="22"/>
                      <w:u w:val="none"/>
                    </w:rPr>
                  </w:pPr>
                  <w:ins w:id="630" w:author="zhoujiansheng" w:date="2025-08-28T16:36:54Z">
                    <w:r>
                      <w:rPr>
                        <w:rFonts w:hint="eastAsia" w:ascii="宋体" w:hAnsi="宋体" w:eastAsia="宋体" w:cs="宋体"/>
                        <w:i w:val="0"/>
                        <w:iCs w:val="0"/>
                        <w:color w:val="000000"/>
                        <w:kern w:val="0"/>
                        <w:sz w:val="22"/>
                        <w:szCs w:val="22"/>
                        <w:u w:val="none"/>
                        <w:lang w:val="en-US" w:eastAsia="zh-CN" w:bidi="ar"/>
                      </w:rPr>
                      <w:t>04</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1"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32" w:author="zhoujiansheng" w:date="2025-08-28T16:36:54Z"/>
                      <w:rFonts w:hint="eastAsia" w:ascii="宋体" w:hAnsi="宋体" w:eastAsia="宋体" w:cs="宋体"/>
                      <w:i w:val="0"/>
                      <w:iCs w:val="0"/>
                      <w:color w:val="000000"/>
                      <w:sz w:val="22"/>
                      <w:szCs w:val="22"/>
                      <w:u w:val="none"/>
                    </w:rPr>
                  </w:pPr>
                  <w:ins w:id="633" w:author="zhoujiansheng" w:date="2025-08-28T16:36:54Z">
                    <w:r>
                      <w:rPr>
                        <w:rFonts w:hint="eastAsia" w:ascii="宋体" w:hAnsi="宋体" w:eastAsia="宋体" w:cs="宋体"/>
                        <w:i w:val="0"/>
                        <w:iCs w:val="0"/>
                        <w:color w:val="000000"/>
                        <w:kern w:val="0"/>
                        <w:sz w:val="22"/>
                        <w:szCs w:val="22"/>
                        <w:u w:val="none"/>
                        <w:lang w:val="en-US" w:eastAsia="zh-CN" w:bidi="ar"/>
                      </w:rPr>
                      <w:t>低压直流配电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35"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34" w:author="zhoujiansheng" w:date="2025-08-28T16:36:54Z"/>
                <w:trPrChange w:id="635"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6"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37" w:author="zhoujiansheng" w:date="2025-08-28T16:36:54Z"/>
                      <w:rFonts w:hint="eastAsia" w:ascii="宋体" w:hAnsi="宋体" w:eastAsia="宋体" w:cs="宋体"/>
                      <w:i w:val="0"/>
                      <w:iCs w:val="0"/>
                      <w:color w:val="000000"/>
                      <w:sz w:val="22"/>
                      <w:szCs w:val="22"/>
                      <w:u w:val="none"/>
                    </w:rPr>
                  </w:pPr>
                  <w:ins w:id="638" w:author="zhoujiansheng" w:date="2025-08-28T16:36:54Z">
                    <w:r>
                      <w:rPr>
                        <w:rFonts w:hint="eastAsia" w:ascii="宋体" w:hAnsi="宋体" w:eastAsia="宋体" w:cs="宋体"/>
                        <w:i w:val="0"/>
                        <w:iCs w:val="0"/>
                        <w:color w:val="000000"/>
                        <w:kern w:val="0"/>
                        <w:sz w:val="22"/>
                        <w:szCs w:val="22"/>
                        <w:u w:val="none"/>
                        <w:lang w:val="en-US" w:eastAsia="zh-CN" w:bidi="ar"/>
                      </w:rPr>
                      <w:t>05</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9"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40" w:author="zhoujiansheng" w:date="2025-08-28T16:36:54Z"/>
                      <w:rFonts w:hint="eastAsia" w:ascii="宋体" w:hAnsi="宋体" w:eastAsia="宋体" w:cs="宋体"/>
                      <w:i w:val="0"/>
                      <w:iCs w:val="0"/>
                      <w:color w:val="000000"/>
                      <w:sz w:val="22"/>
                      <w:szCs w:val="22"/>
                      <w:u w:val="none"/>
                    </w:rPr>
                  </w:pPr>
                  <w:ins w:id="641" w:author="zhoujiansheng" w:date="2025-08-28T16:36:54Z">
                    <w:r>
                      <w:rPr>
                        <w:rFonts w:hint="eastAsia" w:ascii="宋体" w:hAnsi="宋体" w:eastAsia="宋体" w:cs="宋体"/>
                        <w:i w:val="0"/>
                        <w:iCs w:val="0"/>
                        <w:color w:val="000000"/>
                        <w:kern w:val="0"/>
                        <w:sz w:val="22"/>
                        <w:szCs w:val="22"/>
                        <w:u w:val="none"/>
                        <w:lang w:val="en-US" w:eastAsia="zh-CN" w:bidi="ar"/>
                      </w:rPr>
                      <w:t>发电机组</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43"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42" w:author="zhoujiansheng" w:date="2025-08-28T16:36:54Z"/>
                <w:trPrChange w:id="643"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4"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45" w:author="zhoujiansheng" w:date="2025-08-28T16:36:54Z"/>
                      <w:rFonts w:hint="eastAsia" w:ascii="宋体" w:hAnsi="宋体" w:eastAsia="宋体" w:cs="宋体"/>
                      <w:i w:val="0"/>
                      <w:iCs w:val="0"/>
                      <w:color w:val="000000"/>
                      <w:sz w:val="22"/>
                      <w:szCs w:val="22"/>
                      <w:u w:val="none"/>
                    </w:rPr>
                  </w:pPr>
                  <w:ins w:id="646" w:author="zhoujiansheng" w:date="2025-08-28T16:36:54Z">
                    <w:r>
                      <w:rPr>
                        <w:rFonts w:hint="eastAsia" w:ascii="宋体" w:hAnsi="宋体" w:eastAsia="宋体" w:cs="宋体"/>
                        <w:i w:val="0"/>
                        <w:iCs w:val="0"/>
                        <w:color w:val="000000"/>
                        <w:kern w:val="0"/>
                        <w:sz w:val="22"/>
                        <w:szCs w:val="22"/>
                        <w:u w:val="none"/>
                        <w:lang w:val="en-US" w:eastAsia="zh-CN" w:bidi="ar"/>
                      </w:rPr>
                      <w:t>06</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7"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48" w:author="zhoujiansheng" w:date="2025-08-28T16:36:54Z"/>
                      <w:rFonts w:hint="eastAsia" w:ascii="宋体" w:hAnsi="宋体" w:eastAsia="宋体" w:cs="宋体"/>
                      <w:i w:val="0"/>
                      <w:iCs w:val="0"/>
                      <w:color w:val="000000"/>
                      <w:sz w:val="22"/>
                      <w:szCs w:val="22"/>
                      <w:u w:val="none"/>
                    </w:rPr>
                  </w:pPr>
                  <w:ins w:id="649" w:author="zhoujiansheng" w:date="2025-08-28T16:36:54Z">
                    <w:r>
                      <w:rPr>
                        <w:rFonts w:hint="eastAsia" w:ascii="宋体" w:hAnsi="宋体" w:eastAsia="宋体" w:cs="宋体"/>
                        <w:i w:val="0"/>
                        <w:iCs w:val="0"/>
                        <w:color w:val="000000"/>
                        <w:kern w:val="0"/>
                        <w:sz w:val="22"/>
                        <w:szCs w:val="22"/>
                        <w:u w:val="none"/>
                        <w:lang w:val="en-US" w:eastAsia="zh-CN" w:bidi="ar"/>
                      </w:rPr>
                      <w:t>开关电源</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51"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50" w:author="zhoujiansheng" w:date="2025-08-28T16:36:54Z"/>
                <w:trPrChange w:id="651"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2"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53" w:author="zhoujiansheng" w:date="2025-08-28T16:36:54Z"/>
                      <w:rFonts w:hint="eastAsia" w:ascii="宋体" w:hAnsi="宋体" w:eastAsia="宋体" w:cs="宋体"/>
                      <w:i w:val="0"/>
                      <w:iCs w:val="0"/>
                      <w:color w:val="000000"/>
                      <w:sz w:val="22"/>
                      <w:szCs w:val="22"/>
                      <w:u w:val="none"/>
                    </w:rPr>
                  </w:pPr>
                  <w:ins w:id="654" w:author="zhoujiansheng" w:date="2025-08-28T16:36:54Z">
                    <w:r>
                      <w:rPr>
                        <w:rFonts w:hint="eastAsia" w:ascii="宋体" w:hAnsi="宋体" w:eastAsia="宋体" w:cs="宋体"/>
                        <w:i w:val="0"/>
                        <w:iCs w:val="0"/>
                        <w:color w:val="000000"/>
                        <w:kern w:val="0"/>
                        <w:sz w:val="22"/>
                        <w:szCs w:val="22"/>
                        <w:u w:val="none"/>
                        <w:lang w:val="en-US" w:eastAsia="zh-CN" w:bidi="ar"/>
                      </w:rPr>
                      <w:t>07</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5"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56" w:author="zhoujiansheng" w:date="2025-08-28T16:36:54Z"/>
                      <w:rFonts w:hint="eastAsia" w:ascii="宋体" w:hAnsi="宋体" w:eastAsia="宋体" w:cs="宋体"/>
                      <w:i w:val="0"/>
                      <w:iCs w:val="0"/>
                      <w:color w:val="000000"/>
                      <w:sz w:val="22"/>
                      <w:szCs w:val="22"/>
                      <w:u w:val="none"/>
                    </w:rPr>
                  </w:pPr>
                  <w:ins w:id="657" w:author="zhoujiansheng" w:date="2025-08-28T16:36:54Z">
                    <w:r>
                      <w:rPr>
                        <w:rFonts w:hint="eastAsia" w:ascii="宋体" w:hAnsi="宋体" w:eastAsia="宋体" w:cs="宋体"/>
                        <w:i w:val="0"/>
                        <w:iCs w:val="0"/>
                        <w:color w:val="000000"/>
                        <w:kern w:val="0"/>
                        <w:sz w:val="22"/>
                        <w:szCs w:val="22"/>
                        <w:u w:val="none"/>
                        <w:lang w:val="en-US" w:eastAsia="zh-CN" w:bidi="ar"/>
                      </w:rPr>
                      <w:t>铅酸电池</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59"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58" w:author="zhoujiansheng" w:date="2025-08-28T16:36:54Z"/>
                <w:trPrChange w:id="659"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0"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61" w:author="zhoujiansheng" w:date="2025-08-28T16:36:54Z"/>
                      <w:rFonts w:hint="eastAsia" w:ascii="宋体" w:hAnsi="宋体" w:eastAsia="宋体" w:cs="宋体"/>
                      <w:i w:val="0"/>
                      <w:iCs w:val="0"/>
                      <w:color w:val="000000"/>
                      <w:sz w:val="22"/>
                      <w:szCs w:val="22"/>
                      <w:u w:val="none"/>
                    </w:rPr>
                  </w:pPr>
                  <w:ins w:id="662" w:author="zhoujiansheng" w:date="2025-08-28T16:36:54Z">
                    <w:r>
                      <w:rPr>
                        <w:rFonts w:hint="eastAsia" w:ascii="宋体" w:hAnsi="宋体" w:eastAsia="宋体" w:cs="宋体"/>
                        <w:i w:val="0"/>
                        <w:iCs w:val="0"/>
                        <w:color w:val="000000"/>
                        <w:kern w:val="0"/>
                        <w:sz w:val="22"/>
                        <w:szCs w:val="22"/>
                        <w:u w:val="none"/>
                        <w:lang w:val="en-US" w:eastAsia="zh-CN" w:bidi="ar"/>
                      </w:rPr>
                      <w:t>08</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3"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64" w:author="zhoujiansheng" w:date="2025-08-28T16:36:54Z"/>
                      <w:rFonts w:hint="eastAsia" w:ascii="宋体" w:hAnsi="宋体" w:eastAsia="宋体" w:cs="宋体"/>
                      <w:i w:val="0"/>
                      <w:iCs w:val="0"/>
                      <w:color w:val="000000"/>
                      <w:sz w:val="22"/>
                      <w:szCs w:val="22"/>
                      <w:u w:val="none"/>
                    </w:rPr>
                  </w:pPr>
                  <w:ins w:id="665" w:author="zhoujiansheng" w:date="2025-08-28T16:36:54Z">
                    <w:r>
                      <w:rPr>
                        <w:rFonts w:hint="eastAsia" w:ascii="宋体" w:hAnsi="宋体" w:eastAsia="宋体" w:cs="宋体"/>
                        <w:i w:val="0"/>
                        <w:iCs w:val="0"/>
                        <w:color w:val="000000"/>
                        <w:kern w:val="0"/>
                        <w:sz w:val="22"/>
                        <w:szCs w:val="22"/>
                        <w:u w:val="none"/>
                        <w:lang w:val="en-US" w:eastAsia="zh-CN" w:bidi="ar"/>
                      </w:rPr>
                      <w:t>UPS设备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67"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66" w:author="zhoujiansheng" w:date="2025-08-28T16:36:54Z"/>
                <w:trPrChange w:id="667"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8"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69" w:author="zhoujiansheng" w:date="2025-08-28T16:36:54Z"/>
                      <w:rFonts w:hint="eastAsia" w:ascii="宋体" w:hAnsi="宋体" w:eastAsia="宋体" w:cs="宋体"/>
                      <w:i w:val="0"/>
                      <w:iCs w:val="0"/>
                      <w:color w:val="000000"/>
                      <w:sz w:val="22"/>
                      <w:szCs w:val="22"/>
                      <w:u w:val="none"/>
                    </w:rPr>
                  </w:pPr>
                  <w:ins w:id="670" w:author="zhoujiansheng" w:date="2025-08-28T16:36:54Z">
                    <w:r>
                      <w:rPr>
                        <w:rFonts w:hint="eastAsia" w:ascii="宋体" w:hAnsi="宋体" w:eastAsia="宋体" w:cs="宋体"/>
                        <w:i w:val="0"/>
                        <w:iCs w:val="0"/>
                        <w:color w:val="000000"/>
                        <w:kern w:val="0"/>
                        <w:sz w:val="22"/>
                        <w:szCs w:val="22"/>
                        <w:u w:val="none"/>
                        <w:lang w:val="en-US" w:eastAsia="zh-CN" w:bidi="ar"/>
                      </w:rPr>
                      <w:t>09</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1"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72" w:author="zhoujiansheng" w:date="2025-08-28T16:36:54Z"/>
                      <w:rFonts w:hint="eastAsia" w:ascii="宋体" w:hAnsi="宋体" w:eastAsia="宋体" w:cs="宋体"/>
                      <w:i w:val="0"/>
                      <w:iCs w:val="0"/>
                      <w:color w:val="000000"/>
                      <w:sz w:val="22"/>
                      <w:szCs w:val="22"/>
                      <w:u w:val="none"/>
                    </w:rPr>
                  </w:pPr>
                  <w:ins w:id="673" w:author="zhoujiansheng" w:date="2025-08-28T16:36:54Z">
                    <w:r>
                      <w:rPr>
                        <w:rFonts w:hint="eastAsia" w:ascii="宋体" w:hAnsi="宋体" w:eastAsia="宋体" w:cs="宋体"/>
                        <w:i w:val="0"/>
                        <w:iCs w:val="0"/>
                        <w:color w:val="000000"/>
                        <w:kern w:val="0"/>
                        <w:sz w:val="22"/>
                        <w:szCs w:val="22"/>
                        <w:u w:val="none"/>
                        <w:lang w:val="en-US" w:eastAsia="zh-CN" w:bidi="ar"/>
                      </w:rPr>
                      <w:t>UPS配电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75"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74" w:author="zhoujiansheng" w:date="2025-08-28T16:36:54Z"/>
                <w:trPrChange w:id="675"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6"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77" w:author="zhoujiansheng" w:date="2025-08-28T16:36:54Z"/>
                      <w:rFonts w:hint="eastAsia" w:ascii="宋体" w:hAnsi="宋体" w:eastAsia="宋体" w:cs="宋体"/>
                      <w:i w:val="0"/>
                      <w:iCs w:val="0"/>
                      <w:color w:val="000000"/>
                      <w:sz w:val="22"/>
                      <w:szCs w:val="22"/>
                      <w:u w:val="none"/>
                    </w:rPr>
                  </w:pPr>
                  <w:ins w:id="678" w:author="zhoujiansheng" w:date="2025-08-28T16:36:54Z">
                    <w:r>
                      <w:rPr>
                        <w:rFonts w:hint="eastAsia" w:ascii="宋体" w:hAnsi="宋体" w:eastAsia="宋体" w:cs="宋体"/>
                        <w:i w:val="0"/>
                        <w:iCs w:val="0"/>
                        <w:color w:val="000000"/>
                        <w:kern w:val="0"/>
                        <w:sz w:val="22"/>
                        <w:szCs w:val="22"/>
                        <w:u w:val="none"/>
                        <w:lang w:val="en-US" w:eastAsia="zh-CN" w:bidi="ar"/>
                      </w:rPr>
                      <w:t>11</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9"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80" w:author="zhoujiansheng" w:date="2025-08-28T16:36:54Z"/>
                      <w:rFonts w:hint="eastAsia" w:ascii="宋体" w:hAnsi="宋体" w:eastAsia="宋体" w:cs="宋体"/>
                      <w:i w:val="0"/>
                      <w:iCs w:val="0"/>
                      <w:color w:val="000000"/>
                      <w:sz w:val="22"/>
                      <w:szCs w:val="22"/>
                      <w:u w:val="none"/>
                    </w:rPr>
                  </w:pPr>
                  <w:ins w:id="681" w:author="zhoujiansheng" w:date="2025-08-28T16:36:54Z">
                    <w:r>
                      <w:rPr>
                        <w:rFonts w:hint="eastAsia" w:ascii="宋体" w:hAnsi="宋体" w:eastAsia="宋体" w:cs="宋体"/>
                        <w:i w:val="0"/>
                        <w:iCs w:val="0"/>
                        <w:color w:val="000000"/>
                        <w:kern w:val="0"/>
                        <w:sz w:val="22"/>
                        <w:szCs w:val="22"/>
                        <w:u w:val="none"/>
                        <w:lang w:val="en-US" w:eastAsia="zh-CN" w:bidi="ar"/>
                      </w:rPr>
                      <w:t>机房专用空调</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83"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82" w:author="zhoujiansheng" w:date="2025-08-28T16:36:54Z"/>
                <w:trPrChange w:id="683"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4"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85" w:author="zhoujiansheng" w:date="2025-08-28T16:36:54Z"/>
                      <w:rFonts w:hint="eastAsia" w:ascii="宋体" w:hAnsi="宋体" w:eastAsia="宋体" w:cs="宋体"/>
                      <w:i w:val="0"/>
                      <w:iCs w:val="0"/>
                      <w:color w:val="000000"/>
                      <w:sz w:val="22"/>
                      <w:szCs w:val="22"/>
                      <w:u w:val="none"/>
                    </w:rPr>
                  </w:pPr>
                  <w:ins w:id="686" w:author="zhoujiansheng" w:date="2025-08-28T16:36:54Z">
                    <w:r>
                      <w:rPr>
                        <w:rFonts w:hint="eastAsia" w:ascii="宋体" w:hAnsi="宋体" w:eastAsia="宋体" w:cs="宋体"/>
                        <w:i w:val="0"/>
                        <w:iCs w:val="0"/>
                        <w:color w:val="000000"/>
                        <w:kern w:val="0"/>
                        <w:sz w:val="22"/>
                        <w:szCs w:val="22"/>
                        <w:u w:val="none"/>
                        <w:lang w:val="en-US" w:eastAsia="zh-CN" w:bidi="ar"/>
                      </w:rPr>
                      <w:t>12</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7"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88" w:author="zhoujiansheng" w:date="2025-08-28T16:36:54Z"/>
                      <w:rFonts w:hint="eastAsia" w:ascii="宋体" w:hAnsi="宋体" w:eastAsia="宋体" w:cs="宋体"/>
                      <w:i w:val="0"/>
                      <w:iCs w:val="0"/>
                      <w:color w:val="000000"/>
                      <w:sz w:val="22"/>
                      <w:szCs w:val="22"/>
                      <w:u w:val="none"/>
                    </w:rPr>
                  </w:pPr>
                  <w:ins w:id="689" w:author="zhoujiansheng" w:date="2025-08-28T16:36:54Z">
                    <w:r>
                      <w:rPr>
                        <w:rFonts w:hint="eastAsia" w:ascii="宋体" w:hAnsi="宋体" w:eastAsia="宋体" w:cs="宋体"/>
                        <w:i w:val="0"/>
                        <w:iCs w:val="0"/>
                        <w:color w:val="000000"/>
                        <w:kern w:val="0"/>
                        <w:sz w:val="22"/>
                        <w:szCs w:val="22"/>
                        <w:u w:val="none"/>
                        <w:lang w:val="en-US" w:eastAsia="zh-CN" w:bidi="ar"/>
                      </w:rPr>
                      <w:t>中央空调末端</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91"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90" w:author="zhoujiansheng" w:date="2025-08-28T16:36:54Z"/>
                <w:trPrChange w:id="691"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2"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93" w:author="zhoujiansheng" w:date="2025-08-28T16:36:54Z"/>
                      <w:rFonts w:hint="eastAsia" w:ascii="宋体" w:hAnsi="宋体" w:eastAsia="宋体" w:cs="宋体"/>
                      <w:i w:val="0"/>
                      <w:iCs w:val="0"/>
                      <w:color w:val="000000"/>
                      <w:sz w:val="22"/>
                      <w:szCs w:val="22"/>
                      <w:u w:val="none"/>
                    </w:rPr>
                  </w:pPr>
                  <w:ins w:id="694" w:author="zhoujiansheng" w:date="2025-08-28T16:36:54Z">
                    <w:r>
                      <w:rPr>
                        <w:rFonts w:hint="eastAsia" w:ascii="宋体" w:hAnsi="宋体" w:eastAsia="宋体" w:cs="宋体"/>
                        <w:i w:val="0"/>
                        <w:iCs w:val="0"/>
                        <w:color w:val="000000"/>
                        <w:kern w:val="0"/>
                        <w:sz w:val="22"/>
                        <w:szCs w:val="22"/>
                        <w:u w:val="none"/>
                        <w:lang w:val="en-US" w:eastAsia="zh-CN" w:bidi="ar"/>
                      </w:rPr>
                      <w:t>13</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5"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696" w:author="zhoujiansheng" w:date="2025-08-28T16:36:54Z"/>
                      <w:rFonts w:hint="eastAsia" w:ascii="宋体" w:hAnsi="宋体" w:eastAsia="宋体" w:cs="宋体"/>
                      <w:i w:val="0"/>
                      <w:iCs w:val="0"/>
                      <w:color w:val="000000"/>
                      <w:sz w:val="22"/>
                      <w:szCs w:val="22"/>
                      <w:u w:val="none"/>
                    </w:rPr>
                  </w:pPr>
                  <w:ins w:id="697" w:author="zhoujiansheng" w:date="2025-08-28T16:36:54Z">
                    <w:r>
                      <w:rPr>
                        <w:rFonts w:hint="eastAsia" w:ascii="宋体" w:hAnsi="宋体" w:eastAsia="宋体" w:cs="宋体"/>
                        <w:i w:val="0"/>
                        <w:iCs w:val="0"/>
                        <w:color w:val="000000"/>
                        <w:kern w:val="0"/>
                        <w:sz w:val="22"/>
                        <w:szCs w:val="22"/>
                        <w:u w:val="none"/>
                        <w:lang w:val="en-US" w:eastAsia="zh-CN" w:bidi="ar"/>
                      </w:rPr>
                      <w:t>中央空调主机</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99"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98" w:author="zhoujiansheng" w:date="2025-08-28T16:36:54Z"/>
                <w:trPrChange w:id="699"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0"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01" w:author="zhoujiansheng" w:date="2025-08-28T16:36:54Z"/>
                      <w:rFonts w:hint="eastAsia" w:ascii="宋体" w:hAnsi="宋体" w:eastAsia="宋体" w:cs="宋体"/>
                      <w:i w:val="0"/>
                      <w:iCs w:val="0"/>
                      <w:color w:val="000000"/>
                      <w:sz w:val="22"/>
                      <w:szCs w:val="22"/>
                      <w:u w:val="none"/>
                    </w:rPr>
                  </w:pPr>
                  <w:ins w:id="702" w:author="zhoujiansheng" w:date="2025-08-28T16:36:54Z">
                    <w:r>
                      <w:rPr>
                        <w:rFonts w:hint="eastAsia" w:ascii="宋体" w:hAnsi="宋体" w:eastAsia="宋体" w:cs="宋体"/>
                        <w:i w:val="0"/>
                        <w:iCs w:val="0"/>
                        <w:color w:val="000000"/>
                        <w:kern w:val="0"/>
                        <w:sz w:val="22"/>
                        <w:szCs w:val="22"/>
                        <w:u w:val="none"/>
                        <w:lang w:val="en-US" w:eastAsia="zh-CN" w:bidi="ar"/>
                      </w:rPr>
                      <w:t>14</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3"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04" w:author="zhoujiansheng" w:date="2025-08-28T16:36:54Z"/>
                      <w:rFonts w:hint="eastAsia" w:ascii="宋体" w:hAnsi="宋体" w:eastAsia="宋体" w:cs="宋体"/>
                      <w:i w:val="0"/>
                      <w:iCs w:val="0"/>
                      <w:color w:val="000000"/>
                      <w:sz w:val="22"/>
                      <w:szCs w:val="22"/>
                      <w:u w:val="none"/>
                    </w:rPr>
                  </w:pPr>
                  <w:ins w:id="705" w:author="zhoujiansheng" w:date="2025-08-28T16:36:54Z">
                    <w:r>
                      <w:rPr>
                        <w:rFonts w:hint="eastAsia" w:ascii="宋体" w:hAnsi="宋体" w:eastAsia="宋体" w:cs="宋体"/>
                        <w:i w:val="0"/>
                        <w:iCs w:val="0"/>
                        <w:color w:val="000000"/>
                        <w:kern w:val="0"/>
                        <w:sz w:val="22"/>
                        <w:szCs w:val="22"/>
                        <w:u w:val="none"/>
                        <w:lang w:val="en-US" w:eastAsia="zh-CN" w:bidi="ar"/>
                      </w:rPr>
                      <w:t>变换设备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07"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06" w:author="zhoujiansheng" w:date="2025-08-28T16:36:54Z"/>
                <w:trPrChange w:id="707"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8"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09" w:author="zhoujiansheng" w:date="2025-08-28T16:36:54Z"/>
                      <w:rFonts w:hint="eastAsia" w:ascii="宋体" w:hAnsi="宋体" w:eastAsia="宋体" w:cs="宋体"/>
                      <w:i w:val="0"/>
                      <w:iCs w:val="0"/>
                      <w:color w:val="000000"/>
                      <w:sz w:val="22"/>
                      <w:szCs w:val="22"/>
                      <w:u w:val="none"/>
                    </w:rPr>
                  </w:pPr>
                  <w:ins w:id="710" w:author="zhoujiansheng" w:date="2025-08-28T16:36:54Z">
                    <w:r>
                      <w:rPr>
                        <w:rFonts w:hint="eastAsia" w:ascii="宋体" w:hAnsi="宋体" w:eastAsia="宋体" w:cs="宋体"/>
                        <w:i w:val="0"/>
                        <w:iCs w:val="0"/>
                        <w:color w:val="000000"/>
                        <w:kern w:val="0"/>
                        <w:sz w:val="22"/>
                        <w:szCs w:val="22"/>
                        <w:u w:val="none"/>
                        <w:lang w:val="en-US" w:eastAsia="zh-CN" w:bidi="ar"/>
                      </w:rPr>
                      <w:t>15</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1"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12" w:author="zhoujiansheng" w:date="2025-08-28T16:36:54Z"/>
                      <w:rFonts w:hint="eastAsia" w:ascii="宋体" w:hAnsi="宋体" w:eastAsia="宋体" w:cs="宋体"/>
                      <w:i w:val="0"/>
                      <w:iCs w:val="0"/>
                      <w:color w:val="000000"/>
                      <w:sz w:val="22"/>
                      <w:szCs w:val="22"/>
                      <w:u w:val="none"/>
                    </w:rPr>
                  </w:pPr>
                  <w:ins w:id="713" w:author="zhoujiansheng" w:date="2025-08-28T16:36:54Z">
                    <w:r>
                      <w:rPr>
                        <w:rFonts w:hint="eastAsia" w:ascii="宋体" w:hAnsi="宋体" w:eastAsia="宋体" w:cs="宋体"/>
                        <w:i w:val="0"/>
                        <w:iCs w:val="0"/>
                        <w:color w:val="000000"/>
                        <w:kern w:val="0"/>
                        <w:sz w:val="22"/>
                        <w:szCs w:val="22"/>
                        <w:u w:val="none"/>
                        <w:lang w:val="en-US" w:eastAsia="zh-CN" w:bidi="ar"/>
                      </w:rPr>
                      <w:t>普通空调</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15"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14" w:author="zhoujiansheng" w:date="2025-08-28T16:36:54Z"/>
                <w:trPrChange w:id="715"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6"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17" w:author="zhoujiansheng" w:date="2025-08-28T16:36:54Z"/>
                      <w:rFonts w:hint="eastAsia" w:ascii="宋体" w:hAnsi="宋体" w:eastAsia="宋体" w:cs="宋体"/>
                      <w:i w:val="0"/>
                      <w:iCs w:val="0"/>
                      <w:color w:val="000000"/>
                      <w:sz w:val="22"/>
                      <w:szCs w:val="22"/>
                      <w:u w:val="none"/>
                    </w:rPr>
                  </w:pPr>
                  <w:ins w:id="718" w:author="zhoujiansheng" w:date="2025-08-28T16:36:54Z">
                    <w:r>
                      <w:rPr>
                        <w:rFonts w:hint="eastAsia" w:ascii="宋体" w:hAnsi="宋体" w:eastAsia="宋体" w:cs="宋体"/>
                        <w:i w:val="0"/>
                        <w:iCs w:val="0"/>
                        <w:color w:val="000000"/>
                        <w:kern w:val="0"/>
                        <w:sz w:val="22"/>
                        <w:szCs w:val="22"/>
                        <w:u w:val="none"/>
                        <w:lang w:val="en-US" w:eastAsia="zh-CN" w:bidi="ar"/>
                      </w:rPr>
                      <w:t>16</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9"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20" w:author="zhoujiansheng" w:date="2025-08-28T16:36:54Z"/>
                      <w:rFonts w:hint="eastAsia" w:ascii="宋体" w:hAnsi="宋体" w:eastAsia="宋体" w:cs="宋体"/>
                      <w:i w:val="0"/>
                      <w:iCs w:val="0"/>
                      <w:color w:val="000000"/>
                      <w:sz w:val="22"/>
                      <w:szCs w:val="22"/>
                      <w:u w:val="none"/>
                    </w:rPr>
                  </w:pPr>
                  <w:ins w:id="721" w:author="zhoujiansheng" w:date="2025-08-28T16:36:54Z">
                    <w:r>
                      <w:rPr>
                        <w:rFonts w:hint="eastAsia" w:ascii="宋体" w:hAnsi="宋体" w:eastAsia="宋体" w:cs="宋体"/>
                        <w:i w:val="0"/>
                        <w:iCs w:val="0"/>
                        <w:color w:val="000000"/>
                        <w:kern w:val="0"/>
                        <w:sz w:val="22"/>
                        <w:szCs w:val="22"/>
                        <w:u w:val="none"/>
                        <w:lang w:val="en-US" w:eastAsia="zh-CN" w:bidi="ar"/>
                      </w:rPr>
                      <w:t>极早期烟感</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23"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22" w:author="zhoujiansheng" w:date="2025-08-28T16:36:54Z"/>
                <w:trPrChange w:id="723"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4"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25" w:author="zhoujiansheng" w:date="2025-08-28T16:36:54Z"/>
                      <w:rFonts w:hint="eastAsia" w:ascii="宋体" w:hAnsi="宋体" w:eastAsia="宋体" w:cs="宋体"/>
                      <w:i w:val="0"/>
                      <w:iCs w:val="0"/>
                      <w:color w:val="000000"/>
                      <w:sz w:val="22"/>
                      <w:szCs w:val="22"/>
                      <w:u w:val="none"/>
                    </w:rPr>
                  </w:pPr>
                  <w:ins w:id="726" w:author="zhoujiansheng" w:date="2025-08-28T16:36:54Z">
                    <w:r>
                      <w:rPr>
                        <w:rFonts w:hint="eastAsia" w:ascii="宋体" w:hAnsi="宋体" w:eastAsia="宋体" w:cs="宋体"/>
                        <w:i w:val="0"/>
                        <w:iCs w:val="0"/>
                        <w:color w:val="000000"/>
                        <w:kern w:val="0"/>
                        <w:sz w:val="22"/>
                        <w:szCs w:val="22"/>
                        <w:u w:val="none"/>
                        <w:lang w:val="en-US" w:eastAsia="zh-CN" w:bidi="ar"/>
                      </w:rPr>
                      <w:t>17</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7"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28" w:author="zhoujiansheng" w:date="2025-08-28T16:36:54Z"/>
                      <w:rFonts w:hint="eastAsia" w:ascii="宋体" w:hAnsi="宋体" w:eastAsia="宋体" w:cs="宋体"/>
                      <w:i w:val="0"/>
                      <w:iCs w:val="0"/>
                      <w:color w:val="000000"/>
                      <w:sz w:val="22"/>
                      <w:szCs w:val="22"/>
                      <w:u w:val="none"/>
                    </w:rPr>
                  </w:pPr>
                  <w:ins w:id="729" w:author="zhoujiansheng" w:date="2025-08-28T16:36:54Z">
                    <w:r>
                      <w:rPr>
                        <w:rFonts w:hint="eastAsia" w:ascii="宋体" w:hAnsi="宋体" w:eastAsia="宋体" w:cs="宋体"/>
                        <w:i w:val="0"/>
                        <w:iCs w:val="0"/>
                        <w:color w:val="000000"/>
                        <w:kern w:val="0"/>
                        <w:sz w:val="22"/>
                        <w:szCs w:val="22"/>
                        <w:u w:val="none"/>
                        <w:lang w:val="en-US" w:eastAsia="zh-CN" w:bidi="ar"/>
                      </w:rPr>
                      <w:t>机房环境</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31"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30" w:author="zhoujiansheng" w:date="2025-08-28T16:36:54Z"/>
                <w:trPrChange w:id="731"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2"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33" w:author="zhoujiansheng" w:date="2025-08-28T16:36:54Z"/>
                      <w:rFonts w:hint="eastAsia" w:ascii="宋体" w:hAnsi="宋体" w:eastAsia="宋体" w:cs="宋体"/>
                      <w:i w:val="0"/>
                      <w:iCs w:val="0"/>
                      <w:color w:val="000000"/>
                      <w:sz w:val="22"/>
                      <w:szCs w:val="22"/>
                      <w:u w:val="none"/>
                    </w:rPr>
                  </w:pPr>
                  <w:ins w:id="734" w:author="zhoujiansheng" w:date="2025-08-28T16:36:54Z">
                    <w:r>
                      <w:rPr>
                        <w:rFonts w:hint="eastAsia" w:ascii="宋体" w:hAnsi="宋体" w:eastAsia="宋体" w:cs="宋体"/>
                        <w:i w:val="0"/>
                        <w:iCs w:val="0"/>
                        <w:color w:val="000000"/>
                        <w:kern w:val="0"/>
                        <w:sz w:val="22"/>
                        <w:szCs w:val="22"/>
                        <w:u w:val="none"/>
                        <w:lang w:val="en-US" w:eastAsia="zh-CN" w:bidi="ar"/>
                      </w:rPr>
                      <w:t>18</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5"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36" w:author="zhoujiansheng" w:date="2025-08-28T16:36:54Z"/>
                      <w:rFonts w:hint="eastAsia" w:ascii="宋体" w:hAnsi="宋体" w:eastAsia="宋体" w:cs="宋体"/>
                      <w:i w:val="0"/>
                      <w:iCs w:val="0"/>
                      <w:color w:val="000000"/>
                      <w:sz w:val="22"/>
                      <w:szCs w:val="22"/>
                      <w:u w:val="none"/>
                    </w:rPr>
                  </w:pPr>
                  <w:ins w:id="737" w:author="zhoujiansheng" w:date="2025-08-28T16:36:54Z">
                    <w:r>
                      <w:rPr>
                        <w:rFonts w:hint="eastAsia" w:ascii="宋体" w:hAnsi="宋体" w:eastAsia="宋体" w:cs="宋体"/>
                        <w:i w:val="0"/>
                        <w:iCs w:val="0"/>
                        <w:color w:val="000000"/>
                        <w:kern w:val="0"/>
                        <w:sz w:val="22"/>
                        <w:szCs w:val="22"/>
                        <w:u w:val="none"/>
                        <w:lang w:val="en-US" w:eastAsia="zh-CN" w:bidi="ar"/>
                      </w:rPr>
                      <w:t>电池恒温箱</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39"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38" w:author="zhoujiansheng" w:date="2025-08-28T16:36:54Z"/>
                <w:trPrChange w:id="739"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0"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41" w:author="zhoujiansheng" w:date="2025-08-28T16:36:54Z"/>
                      <w:rFonts w:hint="eastAsia" w:ascii="宋体" w:hAnsi="宋体" w:eastAsia="宋体" w:cs="宋体"/>
                      <w:i w:val="0"/>
                      <w:iCs w:val="0"/>
                      <w:color w:val="000000"/>
                      <w:sz w:val="22"/>
                      <w:szCs w:val="22"/>
                      <w:u w:val="none"/>
                    </w:rPr>
                  </w:pPr>
                  <w:ins w:id="742" w:author="zhoujiansheng" w:date="2025-08-28T16:36:54Z">
                    <w:r>
                      <w:rPr>
                        <w:rFonts w:hint="eastAsia" w:ascii="宋体" w:hAnsi="宋体" w:eastAsia="宋体" w:cs="宋体"/>
                        <w:i w:val="0"/>
                        <w:iCs w:val="0"/>
                        <w:color w:val="000000"/>
                        <w:kern w:val="0"/>
                        <w:sz w:val="22"/>
                        <w:szCs w:val="22"/>
                        <w:u w:val="none"/>
                        <w:lang w:val="en-US" w:eastAsia="zh-CN" w:bidi="ar"/>
                      </w:rPr>
                      <w:t>21</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3"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44" w:author="zhoujiansheng" w:date="2025-08-28T16:36:54Z"/>
                      <w:rFonts w:hint="eastAsia" w:ascii="宋体" w:hAnsi="宋体" w:eastAsia="宋体" w:cs="宋体"/>
                      <w:i w:val="0"/>
                      <w:iCs w:val="0"/>
                      <w:color w:val="000000"/>
                      <w:sz w:val="22"/>
                      <w:szCs w:val="22"/>
                      <w:u w:val="none"/>
                    </w:rPr>
                  </w:pPr>
                  <w:ins w:id="745" w:author="zhoujiansheng" w:date="2025-08-28T16:36:54Z">
                    <w:r>
                      <w:rPr>
                        <w:rFonts w:hint="eastAsia" w:ascii="宋体" w:hAnsi="宋体" w:eastAsia="宋体" w:cs="宋体"/>
                        <w:i w:val="0"/>
                        <w:iCs w:val="0"/>
                        <w:color w:val="000000"/>
                        <w:kern w:val="0"/>
                        <w:sz w:val="22"/>
                        <w:szCs w:val="22"/>
                        <w:u w:val="none"/>
                        <w:lang w:val="en-US" w:eastAsia="zh-CN" w:bidi="ar"/>
                      </w:rPr>
                      <w:t>电池数字化设备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47"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46" w:author="zhoujiansheng" w:date="2025-08-28T16:36:54Z"/>
                <w:trPrChange w:id="747"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8"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49" w:author="zhoujiansheng" w:date="2025-08-28T16:36:54Z"/>
                      <w:rFonts w:hint="eastAsia" w:ascii="宋体" w:hAnsi="宋体" w:eastAsia="宋体" w:cs="宋体"/>
                      <w:i w:val="0"/>
                      <w:iCs w:val="0"/>
                      <w:color w:val="000000"/>
                      <w:sz w:val="22"/>
                      <w:szCs w:val="22"/>
                      <w:u w:val="none"/>
                    </w:rPr>
                  </w:pPr>
                  <w:ins w:id="750" w:author="zhoujiansheng" w:date="2025-08-28T16:36:54Z">
                    <w:r>
                      <w:rPr>
                        <w:rFonts w:hint="eastAsia" w:ascii="宋体" w:hAnsi="宋体" w:eastAsia="宋体" w:cs="宋体"/>
                        <w:i w:val="0"/>
                        <w:iCs w:val="0"/>
                        <w:color w:val="000000"/>
                        <w:kern w:val="0"/>
                        <w:sz w:val="22"/>
                        <w:szCs w:val="22"/>
                        <w:u w:val="none"/>
                        <w:lang w:val="en-US" w:eastAsia="zh-CN" w:bidi="ar"/>
                      </w:rPr>
                      <w:t>22</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1"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52" w:author="zhoujiansheng" w:date="2025-08-28T16:36:54Z"/>
                      <w:rFonts w:hint="eastAsia" w:ascii="宋体" w:hAnsi="宋体" w:eastAsia="宋体" w:cs="宋体"/>
                      <w:i w:val="0"/>
                      <w:iCs w:val="0"/>
                      <w:color w:val="000000"/>
                      <w:sz w:val="22"/>
                      <w:szCs w:val="22"/>
                      <w:u w:val="none"/>
                    </w:rPr>
                  </w:pPr>
                  <w:ins w:id="753" w:author="zhoujiansheng" w:date="2025-08-28T16:36:54Z">
                    <w:r>
                      <w:rPr>
                        <w:rFonts w:hint="eastAsia" w:ascii="宋体" w:hAnsi="宋体" w:eastAsia="宋体" w:cs="宋体"/>
                        <w:i w:val="0"/>
                        <w:iCs w:val="0"/>
                        <w:color w:val="000000"/>
                        <w:kern w:val="0"/>
                        <w:sz w:val="22"/>
                        <w:szCs w:val="22"/>
                        <w:u w:val="none"/>
                        <w:lang w:val="en-US" w:eastAsia="zh-CN" w:bidi="ar"/>
                      </w:rPr>
                      <w:t>电缆测温DTS</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55"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54" w:author="zhoujiansheng" w:date="2025-08-28T16:36:54Z"/>
                <w:trPrChange w:id="755"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6"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57" w:author="zhoujiansheng" w:date="2025-08-28T16:36:54Z"/>
                      <w:rFonts w:hint="eastAsia" w:ascii="宋体" w:hAnsi="宋体" w:eastAsia="宋体" w:cs="宋体"/>
                      <w:i w:val="0"/>
                      <w:iCs w:val="0"/>
                      <w:color w:val="000000"/>
                      <w:sz w:val="22"/>
                      <w:szCs w:val="22"/>
                      <w:u w:val="none"/>
                    </w:rPr>
                  </w:pPr>
                  <w:ins w:id="758" w:author="zhoujiansheng" w:date="2025-08-28T16:36:54Z">
                    <w:r>
                      <w:rPr>
                        <w:rFonts w:hint="eastAsia" w:ascii="宋体" w:hAnsi="宋体" w:eastAsia="宋体" w:cs="宋体"/>
                        <w:i w:val="0"/>
                        <w:iCs w:val="0"/>
                        <w:color w:val="000000"/>
                        <w:kern w:val="0"/>
                        <w:sz w:val="22"/>
                        <w:szCs w:val="22"/>
                        <w:u w:val="none"/>
                        <w:lang w:val="en-US" w:eastAsia="zh-CN" w:bidi="ar"/>
                      </w:rPr>
                      <w:t>68</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9"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60" w:author="zhoujiansheng" w:date="2025-08-28T16:36:54Z"/>
                      <w:rFonts w:hint="eastAsia" w:ascii="宋体" w:hAnsi="宋体" w:eastAsia="宋体" w:cs="宋体"/>
                      <w:i w:val="0"/>
                      <w:iCs w:val="0"/>
                      <w:color w:val="000000"/>
                      <w:sz w:val="22"/>
                      <w:szCs w:val="22"/>
                      <w:u w:val="none"/>
                    </w:rPr>
                  </w:pPr>
                  <w:ins w:id="761" w:author="zhoujiansheng" w:date="2025-08-28T16:36:54Z">
                    <w:r>
                      <w:rPr>
                        <w:rFonts w:hint="eastAsia" w:ascii="宋体" w:hAnsi="宋体" w:eastAsia="宋体" w:cs="宋体"/>
                        <w:i w:val="0"/>
                        <w:iCs w:val="0"/>
                        <w:color w:val="000000"/>
                        <w:kern w:val="0"/>
                        <w:sz w:val="22"/>
                        <w:szCs w:val="22"/>
                        <w:u w:val="none"/>
                        <w:lang w:val="en-US" w:eastAsia="zh-CN" w:bidi="ar"/>
                      </w:rPr>
                      <w:t>锂电池</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63"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62" w:author="zhoujiansheng" w:date="2025-08-28T16:36:54Z"/>
                <w:trPrChange w:id="763"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4"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65" w:author="zhoujiansheng" w:date="2025-08-28T16:36:54Z"/>
                      <w:rFonts w:hint="eastAsia" w:ascii="宋体" w:hAnsi="宋体" w:eastAsia="宋体" w:cs="宋体"/>
                      <w:i w:val="0"/>
                      <w:iCs w:val="0"/>
                      <w:color w:val="000000"/>
                      <w:sz w:val="22"/>
                      <w:szCs w:val="22"/>
                      <w:u w:val="none"/>
                    </w:rPr>
                  </w:pPr>
                  <w:ins w:id="766" w:author="zhoujiansheng" w:date="2025-08-28T16:36:54Z">
                    <w:r>
                      <w:rPr>
                        <w:rFonts w:hint="eastAsia" w:ascii="宋体" w:hAnsi="宋体" w:eastAsia="宋体" w:cs="宋体"/>
                        <w:i w:val="0"/>
                        <w:iCs w:val="0"/>
                        <w:color w:val="000000"/>
                        <w:kern w:val="0"/>
                        <w:sz w:val="22"/>
                        <w:szCs w:val="22"/>
                        <w:u w:val="none"/>
                        <w:lang w:val="en-US" w:eastAsia="zh-CN" w:bidi="ar"/>
                      </w:rPr>
                      <w:t>76</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7"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68" w:author="zhoujiansheng" w:date="2025-08-28T16:36:54Z"/>
                      <w:rFonts w:hint="eastAsia" w:ascii="宋体" w:hAnsi="宋体" w:eastAsia="宋体" w:cs="宋体"/>
                      <w:i w:val="0"/>
                      <w:iCs w:val="0"/>
                      <w:color w:val="000000"/>
                      <w:sz w:val="22"/>
                      <w:szCs w:val="22"/>
                      <w:u w:val="none"/>
                    </w:rPr>
                  </w:pPr>
                  <w:ins w:id="769" w:author="zhoujiansheng" w:date="2025-08-28T16:36:54Z">
                    <w:r>
                      <w:rPr>
                        <w:rFonts w:hint="eastAsia" w:ascii="宋体" w:hAnsi="宋体" w:eastAsia="宋体" w:cs="宋体"/>
                        <w:i w:val="0"/>
                        <w:iCs w:val="0"/>
                        <w:color w:val="000000"/>
                        <w:kern w:val="0"/>
                        <w:sz w:val="22"/>
                        <w:szCs w:val="22"/>
                        <w:u w:val="none"/>
                        <w:lang w:val="en-US" w:eastAsia="zh-CN" w:bidi="ar"/>
                      </w:rPr>
                      <w:t>动环监控</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71"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70" w:author="zhoujiansheng" w:date="2025-08-28T16:36:54Z"/>
                <w:trPrChange w:id="771"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2"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73" w:author="zhoujiansheng" w:date="2025-08-28T16:36:54Z"/>
                      <w:rFonts w:hint="eastAsia" w:ascii="宋体" w:hAnsi="宋体" w:eastAsia="宋体" w:cs="宋体"/>
                      <w:i w:val="0"/>
                      <w:iCs w:val="0"/>
                      <w:color w:val="000000"/>
                      <w:sz w:val="22"/>
                      <w:szCs w:val="22"/>
                      <w:u w:val="none"/>
                    </w:rPr>
                  </w:pPr>
                  <w:ins w:id="774" w:author="zhoujiansheng" w:date="2025-08-28T16:36:54Z">
                    <w:r>
                      <w:rPr>
                        <w:rFonts w:hint="eastAsia" w:ascii="宋体" w:hAnsi="宋体" w:eastAsia="宋体" w:cs="宋体"/>
                        <w:i w:val="0"/>
                        <w:iCs w:val="0"/>
                        <w:color w:val="000000"/>
                        <w:kern w:val="0"/>
                        <w:sz w:val="22"/>
                        <w:szCs w:val="22"/>
                        <w:u w:val="none"/>
                        <w:lang w:val="en-US" w:eastAsia="zh-CN" w:bidi="ar"/>
                      </w:rPr>
                      <w:t>77</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5"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76" w:author="zhoujiansheng" w:date="2025-08-28T16:36:54Z"/>
                      <w:rFonts w:hint="eastAsia" w:ascii="宋体" w:hAnsi="宋体" w:eastAsia="宋体" w:cs="宋体"/>
                      <w:i w:val="0"/>
                      <w:iCs w:val="0"/>
                      <w:color w:val="000000"/>
                      <w:sz w:val="22"/>
                      <w:szCs w:val="22"/>
                      <w:u w:val="none"/>
                    </w:rPr>
                  </w:pPr>
                  <w:ins w:id="777" w:author="zhoujiansheng" w:date="2025-08-28T16:36:54Z">
                    <w:r>
                      <w:rPr>
                        <w:rFonts w:hint="eastAsia" w:ascii="宋体" w:hAnsi="宋体" w:eastAsia="宋体" w:cs="宋体"/>
                        <w:i w:val="0"/>
                        <w:iCs w:val="0"/>
                        <w:color w:val="000000"/>
                        <w:kern w:val="0"/>
                        <w:sz w:val="22"/>
                        <w:szCs w:val="22"/>
                        <w:u w:val="none"/>
                        <w:lang w:val="en-US" w:eastAsia="zh-CN" w:bidi="ar"/>
                      </w:rPr>
                      <w:t>智能通风换热</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79"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78" w:author="zhoujiansheng" w:date="2025-08-28T16:36:54Z"/>
                <w:trPrChange w:id="779"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0"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81" w:author="zhoujiansheng" w:date="2025-08-28T16:36:54Z"/>
                      <w:rFonts w:hint="eastAsia" w:ascii="宋体" w:hAnsi="宋体" w:eastAsia="宋体" w:cs="宋体"/>
                      <w:i w:val="0"/>
                      <w:iCs w:val="0"/>
                      <w:color w:val="000000"/>
                      <w:sz w:val="22"/>
                      <w:szCs w:val="22"/>
                      <w:u w:val="none"/>
                    </w:rPr>
                  </w:pPr>
                  <w:ins w:id="782" w:author="zhoujiansheng" w:date="2025-08-28T16:36:54Z">
                    <w:r>
                      <w:rPr>
                        <w:rFonts w:hint="eastAsia" w:ascii="宋体" w:hAnsi="宋体" w:eastAsia="宋体" w:cs="宋体"/>
                        <w:i w:val="0"/>
                        <w:iCs w:val="0"/>
                        <w:color w:val="000000"/>
                        <w:kern w:val="0"/>
                        <w:sz w:val="22"/>
                        <w:szCs w:val="22"/>
                        <w:u w:val="none"/>
                        <w:lang w:val="en-US" w:eastAsia="zh-CN" w:bidi="ar"/>
                      </w:rPr>
                      <w:t>78</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3"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84" w:author="zhoujiansheng" w:date="2025-08-28T16:36:54Z"/>
                      <w:rFonts w:hint="eastAsia" w:ascii="宋体" w:hAnsi="宋体" w:eastAsia="宋体" w:cs="宋体"/>
                      <w:i w:val="0"/>
                      <w:iCs w:val="0"/>
                      <w:color w:val="000000"/>
                      <w:sz w:val="22"/>
                      <w:szCs w:val="22"/>
                      <w:u w:val="none"/>
                    </w:rPr>
                  </w:pPr>
                  <w:ins w:id="785" w:author="zhoujiansheng" w:date="2025-08-28T16:36:54Z">
                    <w:r>
                      <w:rPr>
                        <w:rFonts w:hint="eastAsia" w:ascii="宋体" w:hAnsi="宋体" w:eastAsia="宋体" w:cs="宋体"/>
                        <w:i w:val="0"/>
                        <w:iCs w:val="0"/>
                        <w:color w:val="000000"/>
                        <w:kern w:val="0"/>
                        <w:sz w:val="22"/>
                        <w:szCs w:val="22"/>
                        <w:u w:val="none"/>
                        <w:lang w:val="en-US" w:eastAsia="zh-CN" w:bidi="ar"/>
                      </w:rPr>
                      <w:t>风光设备</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87"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86" w:author="zhoujiansheng" w:date="2025-08-28T16:36:54Z"/>
                <w:trPrChange w:id="787"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8"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89" w:author="zhoujiansheng" w:date="2025-08-28T16:36:54Z"/>
                      <w:rFonts w:hint="eastAsia" w:ascii="宋体" w:hAnsi="宋体" w:eastAsia="宋体" w:cs="宋体"/>
                      <w:i w:val="0"/>
                      <w:iCs w:val="0"/>
                      <w:color w:val="000000"/>
                      <w:sz w:val="22"/>
                      <w:szCs w:val="22"/>
                      <w:u w:val="none"/>
                    </w:rPr>
                  </w:pPr>
                  <w:ins w:id="790" w:author="zhoujiansheng" w:date="2025-08-28T16:36:54Z">
                    <w:r>
                      <w:rPr>
                        <w:rFonts w:hint="eastAsia" w:ascii="宋体" w:hAnsi="宋体" w:eastAsia="宋体" w:cs="宋体"/>
                        <w:i w:val="0"/>
                        <w:iCs w:val="0"/>
                        <w:color w:val="000000"/>
                        <w:kern w:val="0"/>
                        <w:sz w:val="22"/>
                        <w:szCs w:val="22"/>
                        <w:u w:val="none"/>
                        <w:lang w:val="en-US" w:eastAsia="zh-CN" w:bidi="ar"/>
                      </w:rPr>
                      <w:t>87</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1"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92" w:author="zhoujiansheng" w:date="2025-08-28T16:36:54Z"/>
                      <w:rFonts w:hint="eastAsia" w:ascii="宋体" w:hAnsi="宋体" w:eastAsia="宋体" w:cs="宋体"/>
                      <w:i w:val="0"/>
                      <w:iCs w:val="0"/>
                      <w:color w:val="000000"/>
                      <w:sz w:val="22"/>
                      <w:szCs w:val="22"/>
                      <w:u w:val="none"/>
                    </w:rPr>
                  </w:pPr>
                  <w:ins w:id="793" w:author="zhoujiansheng" w:date="2025-08-28T16:36:54Z">
                    <w:r>
                      <w:rPr>
                        <w:rFonts w:hint="eastAsia" w:ascii="宋体" w:hAnsi="宋体" w:eastAsia="宋体" w:cs="宋体"/>
                        <w:i w:val="0"/>
                        <w:iCs w:val="0"/>
                        <w:color w:val="000000"/>
                        <w:kern w:val="0"/>
                        <w:sz w:val="22"/>
                        <w:szCs w:val="22"/>
                        <w:u w:val="none"/>
                        <w:lang w:val="en-US" w:eastAsia="zh-CN" w:bidi="ar"/>
                      </w:rPr>
                      <w:t>高压直流电源</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95"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94" w:author="zhoujiansheng" w:date="2025-08-28T16:36:54Z"/>
                <w:trPrChange w:id="795"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6"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797" w:author="zhoujiansheng" w:date="2025-08-28T16:36:54Z"/>
                      <w:rFonts w:hint="eastAsia" w:ascii="宋体" w:hAnsi="宋体" w:eastAsia="宋体" w:cs="宋体"/>
                      <w:i w:val="0"/>
                      <w:iCs w:val="0"/>
                      <w:color w:val="000000"/>
                      <w:sz w:val="22"/>
                      <w:szCs w:val="22"/>
                      <w:u w:val="none"/>
                    </w:rPr>
                  </w:pPr>
                  <w:ins w:id="798" w:author="zhoujiansheng" w:date="2025-08-28T16:36:54Z">
                    <w:r>
                      <w:rPr>
                        <w:rFonts w:hint="eastAsia" w:ascii="宋体" w:hAnsi="宋体" w:eastAsia="宋体" w:cs="宋体"/>
                        <w:i w:val="0"/>
                        <w:iCs w:val="0"/>
                        <w:color w:val="000000"/>
                        <w:kern w:val="0"/>
                        <w:sz w:val="22"/>
                        <w:szCs w:val="22"/>
                        <w:u w:val="none"/>
                        <w:lang w:val="en-US" w:eastAsia="zh-CN" w:bidi="ar"/>
                      </w:rPr>
                      <w:t>88</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9"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00" w:author="zhoujiansheng" w:date="2025-08-28T16:36:54Z"/>
                      <w:rFonts w:hint="eastAsia" w:ascii="宋体" w:hAnsi="宋体" w:eastAsia="宋体" w:cs="宋体"/>
                      <w:i w:val="0"/>
                      <w:iCs w:val="0"/>
                      <w:color w:val="000000"/>
                      <w:sz w:val="22"/>
                      <w:szCs w:val="22"/>
                      <w:u w:val="none"/>
                    </w:rPr>
                  </w:pPr>
                  <w:ins w:id="801" w:author="zhoujiansheng" w:date="2025-08-28T16:36:54Z">
                    <w:r>
                      <w:rPr>
                        <w:rFonts w:hint="eastAsia" w:ascii="宋体" w:hAnsi="宋体" w:eastAsia="宋体" w:cs="宋体"/>
                        <w:i w:val="0"/>
                        <w:iCs w:val="0"/>
                        <w:color w:val="000000"/>
                        <w:kern w:val="0"/>
                        <w:sz w:val="22"/>
                        <w:szCs w:val="22"/>
                        <w:u w:val="none"/>
                        <w:lang w:val="en-US" w:eastAsia="zh-CN" w:bidi="ar"/>
                      </w:rPr>
                      <w:t>高压直流电源配电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803"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02" w:author="zhoujiansheng" w:date="2025-08-28T16:36:54Z"/>
                <w:trPrChange w:id="803"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4"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05" w:author="zhoujiansheng" w:date="2025-08-28T16:36:54Z"/>
                      <w:rFonts w:hint="eastAsia" w:ascii="宋体" w:hAnsi="宋体" w:eastAsia="宋体" w:cs="宋体"/>
                      <w:i w:val="0"/>
                      <w:iCs w:val="0"/>
                      <w:color w:val="000000"/>
                      <w:sz w:val="22"/>
                      <w:szCs w:val="22"/>
                      <w:u w:val="none"/>
                    </w:rPr>
                  </w:pPr>
                  <w:ins w:id="806" w:author="zhoujiansheng" w:date="2025-08-28T16:36:54Z">
                    <w:r>
                      <w:rPr>
                        <w:rFonts w:hint="eastAsia" w:ascii="宋体" w:hAnsi="宋体" w:eastAsia="宋体" w:cs="宋体"/>
                        <w:i w:val="0"/>
                        <w:iCs w:val="0"/>
                        <w:color w:val="000000"/>
                        <w:kern w:val="0"/>
                        <w:sz w:val="22"/>
                        <w:szCs w:val="22"/>
                        <w:u w:val="none"/>
                        <w:lang w:val="en-US" w:eastAsia="zh-CN" w:bidi="ar"/>
                      </w:rPr>
                      <w:t>89</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7"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08" w:author="zhoujiansheng" w:date="2025-08-28T16:36:54Z"/>
                      <w:rFonts w:hint="eastAsia" w:ascii="宋体" w:hAnsi="宋体" w:eastAsia="宋体" w:cs="宋体"/>
                      <w:i w:val="0"/>
                      <w:iCs w:val="0"/>
                      <w:color w:val="000000"/>
                      <w:sz w:val="22"/>
                      <w:szCs w:val="22"/>
                      <w:u w:val="none"/>
                    </w:rPr>
                  </w:pPr>
                  <w:ins w:id="809" w:author="zhoujiansheng" w:date="2025-08-28T16:36:54Z">
                    <w:r>
                      <w:rPr>
                        <w:rFonts w:hint="eastAsia" w:ascii="宋体" w:hAnsi="宋体" w:eastAsia="宋体" w:cs="宋体"/>
                        <w:i w:val="0"/>
                        <w:iCs w:val="0"/>
                        <w:color w:val="000000"/>
                        <w:kern w:val="0"/>
                        <w:sz w:val="22"/>
                        <w:szCs w:val="22"/>
                        <w:u w:val="none"/>
                        <w:lang w:val="en-US" w:eastAsia="zh-CN" w:bidi="ar"/>
                      </w:rPr>
                      <w:t>直流母线配电</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811"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10" w:author="zhoujiansheng" w:date="2025-08-28T16:36:54Z"/>
                <w:trPrChange w:id="811"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2"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13" w:author="zhoujiansheng" w:date="2025-08-28T16:36:54Z"/>
                      <w:rFonts w:hint="eastAsia" w:ascii="宋体" w:hAnsi="宋体" w:eastAsia="宋体" w:cs="宋体"/>
                      <w:i w:val="0"/>
                      <w:iCs w:val="0"/>
                      <w:color w:val="000000"/>
                      <w:sz w:val="22"/>
                      <w:szCs w:val="22"/>
                      <w:u w:val="none"/>
                    </w:rPr>
                  </w:pPr>
                  <w:ins w:id="814" w:author="zhoujiansheng" w:date="2025-08-28T16:36:54Z">
                    <w:r>
                      <w:rPr>
                        <w:rFonts w:hint="eastAsia" w:ascii="宋体" w:hAnsi="宋体" w:eastAsia="宋体" w:cs="宋体"/>
                        <w:i w:val="0"/>
                        <w:iCs w:val="0"/>
                        <w:color w:val="000000"/>
                        <w:kern w:val="0"/>
                        <w:sz w:val="22"/>
                        <w:szCs w:val="22"/>
                        <w:u w:val="none"/>
                        <w:lang w:val="en-US" w:eastAsia="zh-CN" w:bidi="ar"/>
                      </w:rPr>
                      <w:t>92</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5"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16" w:author="zhoujiansheng" w:date="2025-08-28T16:36:54Z"/>
                      <w:rFonts w:hint="eastAsia" w:ascii="宋体" w:hAnsi="宋体" w:eastAsia="宋体" w:cs="宋体"/>
                      <w:i w:val="0"/>
                      <w:iCs w:val="0"/>
                      <w:color w:val="000000"/>
                      <w:sz w:val="22"/>
                      <w:szCs w:val="22"/>
                      <w:u w:val="none"/>
                    </w:rPr>
                  </w:pPr>
                  <w:ins w:id="817" w:author="zhoujiansheng" w:date="2025-08-28T16:36:54Z">
                    <w:r>
                      <w:rPr>
                        <w:rFonts w:hint="eastAsia" w:ascii="宋体" w:hAnsi="宋体" w:eastAsia="宋体" w:cs="宋体"/>
                        <w:i w:val="0"/>
                        <w:iCs w:val="0"/>
                        <w:color w:val="000000"/>
                        <w:kern w:val="0"/>
                        <w:sz w:val="22"/>
                        <w:szCs w:val="22"/>
                        <w:u w:val="none"/>
                        <w:lang w:val="en-US" w:eastAsia="zh-CN" w:bidi="ar"/>
                      </w:rPr>
                      <w:t>智能电表</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819"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18" w:author="zhoujiansheng" w:date="2025-08-28T16:36:54Z"/>
                <w:trPrChange w:id="819"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20"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21" w:author="zhoujiansheng" w:date="2025-08-28T16:36:54Z"/>
                      <w:rFonts w:hint="eastAsia" w:ascii="宋体" w:hAnsi="宋体" w:eastAsia="宋体" w:cs="宋体"/>
                      <w:i w:val="0"/>
                      <w:iCs w:val="0"/>
                      <w:color w:val="000000"/>
                      <w:sz w:val="22"/>
                      <w:szCs w:val="22"/>
                      <w:u w:val="none"/>
                    </w:rPr>
                  </w:pPr>
                  <w:ins w:id="822" w:author="zhoujiansheng" w:date="2025-08-28T16:36:54Z">
                    <w:r>
                      <w:rPr>
                        <w:rFonts w:hint="eastAsia" w:ascii="宋体" w:hAnsi="宋体" w:eastAsia="宋体" w:cs="宋体"/>
                        <w:i w:val="0"/>
                        <w:iCs w:val="0"/>
                        <w:color w:val="000000"/>
                        <w:kern w:val="0"/>
                        <w:sz w:val="22"/>
                        <w:szCs w:val="22"/>
                        <w:u w:val="none"/>
                        <w:lang w:val="en-US" w:eastAsia="zh-CN" w:bidi="ar"/>
                      </w:rPr>
                      <w:t>93</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23"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24" w:author="zhoujiansheng" w:date="2025-08-28T16:36:54Z"/>
                      <w:rFonts w:hint="eastAsia" w:ascii="宋体" w:hAnsi="宋体" w:eastAsia="宋体" w:cs="宋体"/>
                      <w:i w:val="0"/>
                      <w:iCs w:val="0"/>
                      <w:color w:val="000000"/>
                      <w:sz w:val="22"/>
                      <w:szCs w:val="22"/>
                      <w:u w:val="none"/>
                    </w:rPr>
                  </w:pPr>
                  <w:ins w:id="825" w:author="zhoujiansheng" w:date="2025-08-28T16:36:54Z">
                    <w:r>
                      <w:rPr>
                        <w:rFonts w:hint="eastAsia" w:ascii="宋体" w:hAnsi="宋体" w:eastAsia="宋体" w:cs="宋体"/>
                        <w:i w:val="0"/>
                        <w:iCs w:val="0"/>
                        <w:color w:val="000000"/>
                        <w:kern w:val="0"/>
                        <w:sz w:val="22"/>
                        <w:szCs w:val="22"/>
                        <w:u w:val="none"/>
                        <w:lang w:val="en-US" w:eastAsia="zh-CN" w:bidi="ar"/>
                      </w:rPr>
                      <w:t>智能门禁</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827"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26" w:author="zhoujiansheng" w:date="2025-08-28T16:36:54Z"/>
                <w:trPrChange w:id="827"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28"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29" w:author="zhoujiansheng" w:date="2025-08-28T16:36:54Z"/>
                      <w:rFonts w:hint="eastAsia" w:ascii="宋体" w:hAnsi="宋体" w:eastAsia="宋体" w:cs="宋体"/>
                      <w:i w:val="0"/>
                      <w:iCs w:val="0"/>
                      <w:color w:val="000000"/>
                      <w:sz w:val="22"/>
                      <w:szCs w:val="22"/>
                      <w:u w:val="none"/>
                    </w:rPr>
                  </w:pPr>
                  <w:ins w:id="830" w:author="zhoujiansheng" w:date="2025-08-28T16:36:54Z">
                    <w:r>
                      <w:rPr>
                        <w:rFonts w:hint="eastAsia" w:ascii="宋体" w:hAnsi="宋体" w:eastAsia="宋体" w:cs="宋体"/>
                        <w:i w:val="0"/>
                        <w:iCs w:val="0"/>
                        <w:color w:val="000000"/>
                        <w:kern w:val="0"/>
                        <w:sz w:val="22"/>
                        <w:szCs w:val="22"/>
                        <w:u w:val="none"/>
                        <w:lang w:val="en-US" w:eastAsia="zh-CN" w:bidi="ar"/>
                      </w:rPr>
                      <w:t>94</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31"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32" w:author="zhoujiansheng" w:date="2025-08-28T16:36:54Z"/>
                      <w:rFonts w:hint="eastAsia" w:ascii="宋体" w:hAnsi="宋体" w:eastAsia="宋体" w:cs="宋体"/>
                      <w:i w:val="0"/>
                      <w:iCs w:val="0"/>
                      <w:color w:val="000000"/>
                      <w:sz w:val="22"/>
                      <w:szCs w:val="22"/>
                      <w:u w:val="none"/>
                    </w:rPr>
                  </w:pPr>
                  <w:ins w:id="833" w:author="zhoujiansheng" w:date="2025-08-28T16:36:54Z">
                    <w:r>
                      <w:rPr>
                        <w:rFonts w:hint="eastAsia" w:ascii="宋体" w:hAnsi="宋体" w:eastAsia="宋体" w:cs="宋体"/>
                        <w:i w:val="0"/>
                        <w:iCs w:val="0"/>
                        <w:color w:val="000000"/>
                        <w:kern w:val="0"/>
                        <w:sz w:val="22"/>
                        <w:szCs w:val="22"/>
                        <w:u w:val="none"/>
                        <w:lang w:val="en-US" w:eastAsia="zh-CN" w:bidi="ar"/>
                      </w:rPr>
                      <w:t>一体化能源柜</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835"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34" w:author="zhoujiansheng" w:date="2025-08-28T16:36:54Z"/>
                <w:trPrChange w:id="835"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36"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37" w:author="zhoujiansheng" w:date="2025-08-28T16:36:54Z"/>
                      <w:rFonts w:hint="eastAsia" w:ascii="宋体" w:hAnsi="宋体" w:eastAsia="宋体" w:cs="宋体"/>
                      <w:i w:val="0"/>
                      <w:iCs w:val="0"/>
                      <w:color w:val="000000"/>
                      <w:sz w:val="22"/>
                      <w:szCs w:val="22"/>
                      <w:u w:val="none"/>
                    </w:rPr>
                  </w:pPr>
                  <w:ins w:id="838" w:author="zhoujiansheng" w:date="2025-08-28T16:36:54Z">
                    <w:r>
                      <w:rPr>
                        <w:rFonts w:hint="eastAsia" w:ascii="宋体" w:hAnsi="宋体" w:eastAsia="宋体" w:cs="宋体"/>
                        <w:i w:val="0"/>
                        <w:iCs w:val="0"/>
                        <w:color w:val="000000"/>
                        <w:kern w:val="0"/>
                        <w:sz w:val="22"/>
                        <w:szCs w:val="22"/>
                        <w:u w:val="none"/>
                        <w:lang w:val="en-US" w:eastAsia="zh-CN" w:bidi="ar"/>
                      </w:rPr>
                      <w:t>95</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39"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40" w:author="zhoujiansheng" w:date="2025-08-28T16:36:54Z"/>
                      <w:rFonts w:hint="eastAsia" w:ascii="宋体" w:hAnsi="宋体" w:eastAsia="宋体" w:cs="宋体"/>
                      <w:i w:val="0"/>
                      <w:iCs w:val="0"/>
                      <w:color w:val="000000"/>
                      <w:sz w:val="22"/>
                      <w:szCs w:val="22"/>
                      <w:u w:val="none"/>
                    </w:rPr>
                  </w:pPr>
                  <w:ins w:id="841" w:author="zhoujiansheng" w:date="2025-08-28T16:36:54Z">
                    <w:r>
                      <w:rPr>
                        <w:rFonts w:hint="eastAsia" w:ascii="宋体" w:hAnsi="宋体" w:eastAsia="宋体" w:cs="宋体"/>
                        <w:i w:val="0"/>
                        <w:iCs w:val="0"/>
                        <w:color w:val="000000"/>
                        <w:kern w:val="0"/>
                        <w:sz w:val="22"/>
                        <w:szCs w:val="22"/>
                        <w:u w:val="none"/>
                        <w:lang w:val="en-US" w:eastAsia="zh-CN" w:bidi="ar"/>
                      </w:rPr>
                      <w:t>户外小型一体化电源</w:t>
                    </w:r>
                  </w:ins>
                  <w:r>
                    <w:commentReference w:id="0"/>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843" w:author="zhoujiansheng" w:date="2025-08-28T16:37: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42" w:author="zhoujiansheng" w:date="2025-08-28T16:36:54Z"/>
                <w:trPrChange w:id="843" w:author="zhoujiansheng" w:date="2025-08-28T16:37:06Z">
                  <w:trPr>
                    <w:trHeight w:val="288" w:hRule="atLeast"/>
                  </w:trPr>
                </w:trPrChange>
              </w:trPr>
              <w:tc>
                <w:tcPr>
                  <w:tcW w:w="1731"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44"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45" w:author="zhoujiansheng" w:date="2025-08-28T16:36:54Z"/>
                      <w:rFonts w:hint="eastAsia" w:ascii="宋体" w:hAnsi="宋体" w:eastAsia="宋体" w:cs="宋体"/>
                      <w:i w:val="0"/>
                      <w:iCs w:val="0"/>
                      <w:color w:val="000000"/>
                      <w:sz w:val="22"/>
                      <w:szCs w:val="22"/>
                      <w:u w:val="none"/>
                    </w:rPr>
                  </w:pPr>
                  <w:ins w:id="846" w:author="zhoujiansheng" w:date="2025-08-28T16:36:54Z">
                    <w:r>
                      <w:rPr>
                        <w:rFonts w:hint="eastAsia" w:ascii="宋体" w:hAnsi="宋体" w:eastAsia="宋体" w:cs="宋体"/>
                        <w:i w:val="0"/>
                        <w:iCs w:val="0"/>
                        <w:color w:val="000000"/>
                        <w:kern w:val="0"/>
                        <w:sz w:val="22"/>
                        <w:szCs w:val="22"/>
                        <w:u w:val="none"/>
                        <w:lang w:val="en-US" w:eastAsia="zh-CN" w:bidi="ar"/>
                      </w:rPr>
                      <w:t>96</w:t>
                    </w:r>
                  </w:ins>
                </w:p>
              </w:tc>
              <w:tc>
                <w:tcPr>
                  <w:tcW w:w="327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47" w:author="zhoujiansheng" w:date="2025-08-28T16:37:06Z">
                    <w:tcPr>
                      <w:tcW w:w="0" w:type="auto"/>
                      <w:tcBorders>
                        <w:top w:val="single" w:color="000000" w:sz="4" w:space="0"/>
                        <w:left w:val="single" w:color="000000" w:sz="4" w:space="0"/>
                        <w:bottom w:val="single" w:color="000000" w:sz="4" w:space="0"/>
                        <w:right w:val="single" w:color="000000" w:sz="4" w:space="0"/>
                      </w:tcBorders>
                      <w:noWrap/>
                      <w:vAlign w:val="center"/>
                    </w:tcPr>
                  </w:tcPrChange>
                </w:tcPr>
                <w:p>
                  <w:pPr>
                    <w:keepNext w:val="0"/>
                    <w:keepLines w:val="0"/>
                    <w:widowControl/>
                    <w:suppressLineNumbers w:val="0"/>
                    <w:jc w:val="center"/>
                    <w:textAlignment w:val="center"/>
                    <w:rPr>
                      <w:ins w:id="848" w:author="zhoujiansheng" w:date="2025-08-28T16:36:54Z"/>
                      <w:rFonts w:hint="eastAsia" w:ascii="宋体" w:hAnsi="宋体" w:eastAsia="宋体" w:cs="宋体"/>
                      <w:i w:val="0"/>
                      <w:iCs w:val="0"/>
                      <w:color w:val="000000"/>
                      <w:sz w:val="22"/>
                      <w:szCs w:val="22"/>
                      <w:u w:val="none"/>
                    </w:rPr>
                  </w:pPr>
                  <w:ins w:id="849" w:author="zhoujiansheng" w:date="2025-08-28T16:36:54Z">
                    <w:r>
                      <w:rPr>
                        <w:rFonts w:hint="eastAsia" w:ascii="宋体" w:hAnsi="宋体" w:eastAsia="宋体" w:cs="宋体"/>
                        <w:i w:val="0"/>
                        <w:iCs w:val="0"/>
                        <w:color w:val="000000"/>
                        <w:kern w:val="0"/>
                        <w:sz w:val="22"/>
                        <w:szCs w:val="22"/>
                        <w:u w:val="none"/>
                        <w:lang w:val="en-US" w:eastAsia="zh-CN" w:bidi="ar"/>
                      </w:rPr>
                      <w:t>交流母线配电</w:t>
                    </w:r>
                  </w:ins>
                </w:p>
              </w:tc>
            </w:tr>
          </w:tbl>
          <w:p>
            <w:pPr>
              <w:pStyle w:val="5"/>
              <w:numPr>
                <w:ilvl w:val="0"/>
                <w:numId w:val="0"/>
              </w:numPr>
              <w:rPr>
                <w:ins w:id="850" w:author="zhoujiansheng" w:date="2025-08-28T16:36:51Z"/>
                <w:rFonts w:hint="default"/>
                <w:color w:val="auto"/>
                <w:sz w:val="22"/>
                <w:szCs w:val="22"/>
                <w:highlight w:val="none"/>
                <w:lang w:val="en-US" w:eastAsia="zh-CN"/>
              </w:rPr>
            </w:pPr>
          </w:p>
          <w:p>
            <w:pPr>
              <w:pStyle w:val="5"/>
              <w:numPr>
                <w:ilvl w:val="0"/>
                <w:numId w:val="0"/>
              </w:numPr>
              <w:rPr>
                <w:ins w:id="851" w:author="zhoujiansheng" w:date="2025-08-28T16:36:51Z"/>
                <w:rFonts w:hint="default"/>
                <w:color w:val="auto"/>
                <w:sz w:val="22"/>
                <w:szCs w:val="22"/>
                <w:highlight w:val="none"/>
                <w:lang w:val="en-US" w:eastAsia="zh-CN"/>
              </w:rPr>
            </w:pPr>
            <w:ins w:id="852" w:author="zhoujiansheng" w:date="2025-09-10T14:57:48Z"/>
            <w:ins w:id="853" w:author="zhoujiansheng" w:date="2025-09-10T14:57:48Z"/>
            <w:ins w:id="854" w:author="zhoujiansheng" w:date="2025-09-10T14:57:48Z"/>
            <w:ins w:id="855" w:author="zhoujiansheng" w:date="2025-09-10T14:57:48Z">
              <w:r>
                <w:rPr>
                  <w:rFonts w:hint="default"/>
                  <w:color w:val="auto"/>
                  <w:sz w:val="22"/>
                  <w:szCs w:val="22"/>
                  <w:highlight w:val="none"/>
                  <w:lang w:val="en-US" w:eastAsia="zh-CN"/>
                </w:rPr>
                <w:object>
                  <v:shape id="_x0000_i1027" o:spt="75" type="#_x0000_t75" style="height:65.4pt;width:72.6pt;" o:ole="t" filled="f" o:preferrelative="t" stroked="f" coordsize="21600,21600">
                    <v:fill on="f" focussize="0,0"/>
                    <v:stroke on="f"/>
                    <v:imagedata r:id="rId11" o:title=""/>
                    <o:lock v:ext="edit" aspectratio="t"/>
                    <w10:wrap type="none"/>
                    <w10:anchorlock/>
                  </v:shape>
                  <o:OLEObject Type="Embed" ProgID="Excel.Sheet.12" ShapeID="_x0000_i1027" DrawAspect="Icon" ObjectID="_1468075726" r:id="rId10">
                    <o:LockedField>false</o:LockedField>
                  </o:OLEObject>
                </w:object>
              </w:r>
            </w:ins>
            <w:ins w:id="857" w:author="zhoujiansheng" w:date="2025-09-10T14:57:48Z"/>
          </w:p>
          <w:p>
            <w:pPr>
              <w:pStyle w:val="5"/>
              <w:numPr>
                <w:ilvl w:val="0"/>
                <w:numId w:val="0"/>
              </w:numPr>
              <w:rPr>
                <w:rFonts w:hint="default"/>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优先级</w:t>
            </w:r>
          </w:p>
        </w:tc>
        <w:tc>
          <w:tcPr>
            <w:tcW w:w="1622" w:type="dxa"/>
            <w:gridSpan w:val="2"/>
            <w:shd w:val="clear" w:color="auto" w:fill="auto"/>
          </w:tcPr>
          <w:p>
            <w:pPr>
              <w:pStyle w:val="5"/>
              <w:rPr>
                <w:color w:val="auto"/>
                <w:sz w:val="22"/>
                <w:szCs w:val="22"/>
                <w:highlight w:val="none"/>
              </w:rPr>
            </w:pPr>
            <w:r>
              <w:rPr>
                <w:rFonts w:hint="eastAsia"/>
                <w:color w:val="auto"/>
                <w:sz w:val="22"/>
                <w:szCs w:val="22"/>
                <w:highlight w:val="none"/>
              </w:rPr>
              <w:t>高</w:t>
            </w:r>
          </w:p>
        </w:tc>
        <w:tc>
          <w:tcPr>
            <w:tcW w:w="1146" w:type="dxa"/>
            <w:shd w:val="clear" w:color="auto" w:fill="auto"/>
          </w:tcPr>
          <w:p>
            <w:pPr>
              <w:pStyle w:val="5"/>
              <w:rPr>
                <w:color w:val="auto"/>
                <w:sz w:val="22"/>
                <w:szCs w:val="22"/>
                <w:highlight w:val="none"/>
              </w:rPr>
            </w:pPr>
            <w:r>
              <w:rPr>
                <w:rFonts w:hint="eastAsia"/>
                <w:color w:val="auto"/>
                <w:sz w:val="22"/>
                <w:szCs w:val="22"/>
                <w:highlight w:val="none"/>
              </w:rPr>
              <w:t>使用频度</w:t>
            </w:r>
          </w:p>
        </w:tc>
        <w:tc>
          <w:tcPr>
            <w:tcW w:w="6072" w:type="dxa"/>
            <w:gridSpan w:val="3"/>
            <w:shd w:val="clear" w:color="auto" w:fill="auto"/>
          </w:tcPr>
          <w:p>
            <w:pPr>
              <w:pStyle w:val="5"/>
              <w:rPr>
                <w:color w:val="auto"/>
                <w:sz w:val="22"/>
                <w:szCs w:val="22"/>
                <w:highlight w:val="none"/>
              </w:rPr>
            </w:pPr>
            <w:r>
              <w:rPr>
                <w:rFonts w:hint="eastAsia"/>
                <w:color w:val="auto"/>
                <w:sz w:val="22"/>
                <w:szCs w:val="22"/>
                <w:highlight w:val="none"/>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前置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color w:val="auto"/>
                <w:sz w:val="22"/>
                <w:szCs w:val="22"/>
                <w:highlight w:val="none"/>
              </w:rPr>
              <w:t>拥有</w:t>
            </w:r>
            <w:r>
              <w:rPr>
                <w:rFonts w:hint="eastAsia"/>
                <w:color w:val="auto"/>
                <w:lang w:val="en-US" w:eastAsia="zh-CN"/>
              </w:rPr>
              <w:t>字典表维护功能</w:t>
            </w:r>
            <w:r>
              <w:rPr>
                <w:rFonts w:hint="eastAsia"/>
                <w:color w:val="auto"/>
                <w:sz w:val="22"/>
                <w:szCs w:val="22"/>
                <w:highlight w:val="none"/>
              </w:rPr>
              <w:t>权限的用户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5"/>
              <w:rPr>
                <w:color w:val="auto"/>
                <w:sz w:val="22"/>
                <w:szCs w:val="22"/>
                <w:highlight w:val="none"/>
              </w:rPr>
            </w:pPr>
            <w:r>
              <w:rPr>
                <w:rFonts w:hint="eastAsia"/>
                <w:color w:val="auto"/>
                <w:sz w:val="22"/>
                <w:szCs w:val="22"/>
                <w:highlight w:val="none"/>
              </w:rPr>
              <w:t>后置</w:t>
            </w:r>
            <w:r>
              <w:rPr>
                <w:color w:val="auto"/>
                <w:sz w:val="22"/>
                <w:szCs w:val="22"/>
                <w:highlight w:val="none"/>
              </w:rPr>
              <w:t>条件</w:t>
            </w:r>
          </w:p>
        </w:tc>
        <w:tc>
          <w:tcPr>
            <w:tcW w:w="8840" w:type="dxa"/>
            <w:gridSpan w:val="6"/>
            <w:shd w:val="clear" w:color="auto" w:fill="auto"/>
          </w:tcPr>
          <w:p>
            <w:pPr>
              <w:pStyle w:val="5"/>
              <w:rPr>
                <w:rFonts w:ascii="宋体" w:hAnsi="宋体"/>
                <w:color w:val="auto"/>
                <w:sz w:val="22"/>
                <w:szCs w:val="22"/>
                <w:highlight w:val="none"/>
              </w:rPr>
            </w:pPr>
            <w:r>
              <w:rPr>
                <w:rFonts w:hint="eastAsia" w:ascii="宋体" w:hAnsi="宋体"/>
                <w:color w:val="auto"/>
                <w:sz w:val="22"/>
                <w:szCs w:val="22"/>
                <w:highlight w:val="none"/>
              </w:rPr>
              <w:t>能正确</w:t>
            </w:r>
            <w:r>
              <w:rPr>
                <w:rFonts w:hint="eastAsia" w:ascii="宋体" w:hAnsi="宋体"/>
                <w:color w:val="auto"/>
                <w:sz w:val="22"/>
                <w:szCs w:val="22"/>
                <w:highlight w:val="none"/>
                <w:lang w:val="en-US" w:eastAsia="zh-CN"/>
              </w:rPr>
              <w:t>增删查改</w:t>
            </w:r>
            <w:r>
              <w:rPr>
                <w:rFonts w:hint="eastAsia"/>
                <w:color w:val="auto"/>
                <w:lang w:val="en-US" w:eastAsia="zh-CN"/>
              </w:rPr>
              <w:t>字典表维护</w:t>
            </w:r>
            <w:r>
              <w:rPr>
                <w:rFonts w:hint="eastAsia" w:ascii="宋体" w:hAnsi="宋体"/>
                <w:color w:val="auto"/>
                <w:sz w:val="22"/>
                <w:szCs w:val="2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5"/>
              <w:rPr>
                <w:color w:val="auto"/>
                <w:sz w:val="22"/>
                <w:szCs w:val="22"/>
                <w:highlight w:val="none"/>
              </w:rPr>
            </w:pPr>
            <w:r>
              <w:rPr>
                <w:rFonts w:hint="eastAsia"/>
                <w:color w:val="auto"/>
                <w:sz w:val="22"/>
                <w:szCs w:val="22"/>
                <w:highlight w:val="none"/>
              </w:rPr>
              <w:t>事件流</w:t>
            </w:r>
          </w:p>
        </w:tc>
        <w:tc>
          <w:tcPr>
            <w:tcW w:w="1179" w:type="dxa"/>
            <w:shd w:val="clear" w:color="auto" w:fill="auto"/>
          </w:tcPr>
          <w:p>
            <w:pPr>
              <w:pStyle w:val="5"/>
              <w:rPr>
                <w:color w:val="auto"/>
                <w:sz w:val="22"/>
                <w:szCs w:val="22"/>
                <w:highlight w:val="none"/>
              </w:rPr>
            </w:pPr>
            <w:r>
              <w:rPr>
                <w:rFonts w:hint="eastAsia"/>
                <w:color w:val="auto"/>
                <w:sz w:val="22"/>
                <w:szCs w:val="22"/>
                <w:highlight w:val="none"/>
              </w:rPr>
              <w:t>正常过程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可选过程</w:t>
            </w:r>
          </w:p>
        </w:tc>
        <w:tc>
          <w:tcPr>
            <w:tcW w:w="7661" w:type="dxa"/>
            <w:gridSpan w:val="5"/>
            <w:shd w:val="clear" w:color="auto" w:fill="auto"/>
          </w:tcPr>
          <w:p>
            <w:pPr>
              <w:pStyle w:val="5"/>
              <w:rPr>
                <w:color w:val="auto"/>
                <w:sz w:val="22"/>
                <w:szCs w:val="22"/>
                <w:highlight w:val="none"/>
              </w:rPr>
            </w:pPr>
            <w:r>
              <w:rPr>
                <w:rFonts w:hint="eastAsia"/>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5"/>
              <w:rPr>
                <w:color w:val="auto"/>
                <w:sz w:val="22"/>
                <w:szCs w:val="22"/>
                <w:highlight w:val="none"/>
              </w:rPr>
            </w:pPr>
          </w:p>
        </w:tc>
        <w:tc>
          <w:tcPr>
            <w:tcW w:w="1179" w:type="dxa"/>
            <w:shd w:val="clear" w:color="auto" w:fill="auto"/>
          </w:tcPr>
          <w:p>
            <w:pPr>
              <w:pStyle w:val="5"/>
              <w:rPr>
                <w:color w:val="auto"/>
                <w:sz w:val="22"/>
                <w:szCs w:val="22"/>
                <w:highlight w:val="none"/>
              </w:rPr>
            </w:pPr>
            <w:r>
              <w:rPr>
                <w:rFonts w:hint="eastAsia"/>
                <w:color w:val="auto"/>
                <w:sz w:val="22"/>
                <w:szCs w:val="22"/>
                <w:highlight w:val="none"/>
              </w:rPr>
              <w:t>异常过程</w:t>
            </w:r>
          </w:p>
        </w:tc>
        <w:tc>
          <w:tcPr>
            <w:tcW w:w="7661" w:type="dxa"/>
            <w:gridSpan w:val="5"/>
            <w:shd w:val="clear" w:color="auto" w:fill="auto"/>
          </w:tcPr>
          <w:p>
            <w:pPr>
              <w:pStyle w:val="5"/>
              <w:rPr>
                <w:color w:val="auto"/>
                <w:sz w:val="22"/>
                <w:szCs w:val="22"/>
                <w:highlight w:val="none"/>
              </w:rPr>
            </w:pPr>
            <w:r>
              <w:rPr>
                <w:rFonts w:hint="eastAsia" w:ascii="宋体" w:hAnsi="宋体"/>
                <w:color w:val="auto"/>
                <w:sz w:val="22"/>
                <w:szCs w:val="22"/>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pPr>
              <w:pStyle w:val="5"/>
              <w:rPr>
                <w:color w:val="auto"/>
                <w:sz w:val="22"/>
                <w:szCs w:val="22"/>
                <w:highlight w:val="none"/>
              </w:rPr>
            </w:pPr>
            <w:r>
              <w:rPr>
                <w:rFonts w:hint="eastAsia"/>
                <w:color w:val="auto"/>
                <w:sz w:val="22"/>
                <w:szCs w:val="22"/>
                <w:highlight w:val="none"/>
              </w:rPr>
              <w:t>特殊需求</w:t>
            </w:r>
          </w:p>
        </w:tc>
        <w:tc>
          <w:tcPr>
            <w:tcW w:w="8840" w:type="dxa"/>
            <w:gridSpan w:val="6"/>
            <w:shd w:val="clear" w:color="auto" w:fill="auto"/>
          </w:tcPr>
          <w:p>
            <w:pPr>
              <w:pStyle w:val="5"/>
              <w:rPr>
                <w:color w:val="auto"/>
                <w:sz w:val="22"/>
                <w:szCs w:val="22"/>
                <w:highlight w:val="none"/>
              </w:rPr>
            </w:pPr>
            <w:r>
              <w:rPr>
                <w:rFonts w:hint="eastAsia"/>
                <w:color w:val="auto"/>
                <w:sz w:val="22"/>
                <w:szCs w:val="22"/>
                <w:highlight w:val="none"/>
              </w:rPr>
              <w:t>无</w:t>
            </w:r>
          </w:p>
        </w:tc>
      </w:tr>
    </w:tbl>
    <w:p>
      <w:pPr>
        <w:rPr>
          <w:rFonts w:hint="default"/>
          <w:color w:val="auto"/>
          <w:lang w:val="en-US" w:eastAsia="zh-CN"/>
        </w:rPr>
      </w:pPr>
      <w:r>
        <w:rPr>
          <w:rFonts w:hint="eastAsia"/>
          <w:b w:val="0"/>
          <w:bCs w:val="0"/>
          <w:color w:val="auto"/>
          <w:sz w:val="22"/>
          <w:szCs w:val="22"/>
          <w:highlight w:val="none"/>
          <w:lang w:val="en-US" w:eastAsia="zh-CN"/>
        </w:rPr>
        <w:t>导入需要出导入log日志。对于导入字段，不满足导入字段说明的不能正常导入的报错。分为全部，成功，失败的日志；对于重复导入的数据，以最新导入的数据覆盖以前的数据；</w:t>
      </w:r>
    </w:p>
    <w:p>
      <w:pPr>
        <w:rPr>
          <w:rFonts w:hint="eastAsia"/>
          <w:color w:val="auto"/>
          <w:lang w:val="en-US" w:eastAsia="zh-CN"/>
        </w:rPr>
      </w:pPr>
    </w:p>
    <w:p>
      <w:pPr>
        <w:pStyle w:val="5"/>
        <w:numPr>
          <w:ilvl w:val="0"/>
          <w:numId w:val="0"/>
        </w:numPr>
        <w:rPr>
          <w:rFonts w:hint="default"/>
          <w:color w:val="auto"/>
          <w:sz w:val="22"/>
          <w:szCs w:val="22"/>
          <w:highlight w:val="none"/>
          <w:lang w:val="en-US" w:eastAsia="zh-CN"/>
        </w:rPr>
      </w:pPr>
      <w:r>
        <w:rPr>
          <w:rFonts w:hint="eastAsia"/>
          <w:color w:val="auto"/>
          <w:sz w:val="22"/>
          <w:szCs w:val="22"/>
          <w:highlight w:val="none"/>
          <w:lang w:val="en-US" w:eastAsia="zh-CN"/>
        </w:rPr>
        <w:t>对于每次字典表新增、修改、删除以天为单位记录修订次数：初始化不记录修订内容了；</w:t>
      </w:r>
    </w:p>
    <w:p>
      <w:pPr>
        <w:pStyle w:val="5"/>
        <w:numPr>
          <w:ilvl w:val="0"/>
          <w:numId w:val="0"/>
        </w:numPr>
        <w:rPr>
          <w:rFonts w:hint="eastAsia"/>
          <w:color w:val="auto"/>
          <w:sz w:val="22"/>
          <w:szCs w:val="22"/>
          <w:highlight w:val="none"/>
          <w:lang w:val="en-US" w:eastAsia="zh-CN"/>
        </w:rPr>
      </w:pPr>
      <w:r>
        <w:rPr>
          <w:rFonts w:hint="eastAsia"/>
          <w:color w:val="auto"/>
          <w:sz w:val="22"/>
          <w:szCs w:val="22"/>
          <w:highlight w:val="none"/>
          <w:lang w:val="en-US" w:eastAsia="zh-CN"/>
        </w:rPr>
        <w:t>字典表修订记录表：该表支持查看及导出。查询条件：日期范围（从天到天）；</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6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字段</w:t>
            </w:r>
          </w:p>
        </w:tc>
        <w:tc>
          <w:tcPr>
            <w:tcW w:w="6185" w:type="dxa"/>
          </w:tcPr>
          <w:p>
            <w:pPr>
              <w:rPr>
                <w:rFonts w:hint="default"/>
                <w:color w:val="auto"/>
                <w:vertAlign w:val="baseline"/>
                <w:lang w:val="en-US" w:eastAsia="zh-CN"/>
              </w:rPr>
            </w:pPr>
            <w:r>
              <w:rPr>
                <w:rFonts w:hint="eastAsia"/>
                <w:color w:val="auto"/>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序号</w:t>
            </w:r>
          </w:p>
        </w:tc>
        <w:tc>
          <w:tcPr>
            <w:tcW w:w="6185" w:type="dxa"/>
          </w:tcPr>
          <w:p>
            <w:pPr>
              <w:rPr>
                <w:rFonts w:hint="default"/>
                <w:color w:val="auto"/>
                <w:vertAlign w:val="baseline"/>
                <w:lang w:val="en-US" w:eastAsia="zh-CN"/>
              </w:rPr>
            </w:pPr>
            <w:r>
              <w:rPr>
                <w:rFonts w:hint="eastAsia"/>
                <w:color w:val="auto"/>
                <w:vertAlign w:val="baseline"/>
                <w:lang w:val="en-US" w:eastAsia="zh-CN"/>
              </w:rPr>
              <w:t>系统自动生成，数字往上累加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版本号</w:t>
            </w:r>
          </w:p>
        </w:tc>
        <w:tc>
          <w:tcPr>
            <w:tcW w:w="6185" w:type="dxa"/>
          </w:tcPr>
          <w:p>
            <w:pPr>
              <w:rPr>
                <w:rFonts w:hint="default"/>
                <w:color w:val="auto"/>
                <w:vertAlign w:val="baseline"/>
                <w:lang w:val="en-US" w:eastAsia="zh-CN"/>
              </w:rPr>
            </w:pPr>
            <w:r>
              <w:rPr>
                <w:rFonts w:hint="eastAsia"/>
                <w:color w:val="auto"/>
                <w:vertAlign w:val="baseline"/>
                <w:lang w:val="en-US" w:eastAsia="zh-CN"/>
              </w:rPr>
              <w:t>系统自动生成，如V1.0;后面往上迭代；10次修订在小版本上累加。到第11次变为大版本；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修订内容</w:t>
            </w:r>
          </w:p>
        </w:tc>
        <w:tc>
          <w:tcPr>
            <w:tcW w:w="6185" w:type="dxa"/>
          </w:tcPr>
          <w:p>
            <w:pPr>
              <w:rPr>
                <w:rFonts w:hint="eastAsia"/>
                <w:color w:val="auto"/>
                <w:vertAlign w:val="baseline"/>
                <w:lang w:val="en-US" w:eastAsia="zh-CN"/>
              </w:rPr>
            </w:pPr>
            <w:r>
              <w:rPr>
                <w:rFonts w:hint="eastAsia"/>
                <w:color w:val="auto"/>
                <w:vertAlign w:val="baseline"/>
                <w:lang w:val="en-US" w:eastAsia="zh-CN"/>
              </w:rPr>
              <w:t>记录当天变更的条目；</w:t>
            </w:r>
          </w:p>
          <w:p>
            <w:pPr>
              <w:rPr>
                <w:rFonts w:hint="eastAsia"/>
                <w:color w:val="auto"/>
                <w:vertAlign w:val="baseline"/>
                <w:lang w:val="en-US" w:eastAsia="zh-CN"/>
              </w:rPr>
            </w:pPr>
            <w:r>
              <w:rPr>
                <w:rFonts w:hint="eastAsia"/>
                <w:color w:val="auto"/>
                <w:vertAlign w:val="baseline"/>
                <w:lang w:val="en-US" w:eastAsia="zh-CN"/>
              </w:rPr>
              <w:t>如果是编辑修改，修订内容：告警逻辑分类字典表/“四遥”数据字典表，告警编码ID+告警标准名 某字段编辑前值 “改为”编辑后值 或信号编码ID+信号标准名 某字段编辑前值 “改为”编辑后值；</w:t>
            </w:r>
          </w:p>
          <w:p>
            <w:pPr>
              <w:rPr>
                <w:rFonts w:hint="default"/>
                <w:color w:val="auto"/>
                <w:vertAlign w:val="baseline"/>
                <w:lang w:val="en-US" w:eastAsia="zh-CN"/>
              </w:rPr>
            </w:pPr>
            <w:r>
              <w:rPr>
                <w:rFonts w:hint="eastAsia"/>
                <w:color w:val="auto"/>
                <w:vertAlign w:val="baseline"/>
                <w:lang w:val="en-US" w:eastAsia="zh-CN"/>
              </w:rPr>
              <w:t>如“四遥”数据字典表 001101模块XX开机，存储周期（秒）28800 改为 18800</w:t>
            </w:r>
          </w:p>
          <w:p>
            <w:pPr>
              <w:rPr>
                <w:rFonts w:hint="eastAsia"/>
                <w:color w:val="auto"/>
                <w:vertAlign w:val="baseline"/>
                <w:lang w:val="en-US" w:eastAsia="zh-CN"/>
              </w:rPr>
            </w:pPr>
            <w:r>
              <w:rPr>
                <w:rFonts w:hint="eastAsia"/>
                <w:color w:val="auto"/>
                <w:vertAlign w:val="baseline"/>
                <w:lang w:val="en-US" w:eastAsia="zh-CN"/>
              </w:rPr>
              <w:t>如果是新增或删除，修订内容：</w:t>
            </w:r>
          </w:p>
          <w:p>
            <w:pPr>
              <w:rPr>
                <w:rFonts w:hint="eastAsia"/>
                <w:color w:val="auto"/>
                <w:vertAlign w:val="baseline"/>
                <w:lang w:val="en-US" w:eastAsia="zh-CN"/>
              </w:rPr>
            </w:pPr>
            <w:r>
              <w:rPr>
                <w:rFonts w:hint="eastAsia"/>
                <w:color w:val="auto"/>
                <w:vertAlign w:val="baseline"/>
                <w:lang w:val="en-US" w:eastAsia="zh-CN"/>
              </w:rPr>
              <w:t>告警逻辑分类字典表/“四遥”数据字典表 新增了/删除了“告警编码ID+告警标准名/信号编码ID+信号标准名”</w:t>
            </w:r>
          </w:p>
          <w:p>
            <w:pPr>
              <w:rPr>
                <w:rFonts w:hint="eastAsia"/>
                <w:color w:val="auto"/>
                <w:vertAlign w:val="baseline"/>
                <w:lang w:val="en-US" w:eastAsia="zh-CN"/>
              </w:rPr>
            </w:pPr>
            <w:r>
              <w:rPr>
                <w:rFonts w:hint="eastAsia"/>
                <w:color w:val="auto"/>
                <w:vertAlign w:val="baseline"/>
                <w:lang w:val="en-US" w:eastAsia="zh-CN"/>
              </w:rPr>
              <w:t>如“四遥”数据字典表新增了 001101模块XX开机</w:t>
            </w:r>
          </w:p>
          <w:p>
            <w:pPr>
              <w:rPr>
                <w:rFonts w:hint="eastAsia"/>
                <w:color w:val="auto"/>
                <w:vertAlign w:val="baseline"/>
                <w:lang w:val="en-US" w:eastAsia="zh-CN"/>
              </w:rPr>
            </w:pPr>
            <w:r>
              <w:rPr>
                <w:rFonts w:hint="eastAsia"/>
                <w:color w:val="auto"/>
                <w:vertAlign w:val="baseline"/>
                <w:lang w:val="en-US" w:eastAsia="zh-CN"/>
              </w:rPr>
              <w:t>如果当天修订了多条内容用</w:t>
            </w:r>
          </w:p>
          <w:p>
            <w:pPr>
              <w:numPr>
                <w:ilvl w:val="0"/>
                <w:numId w:val="0"/>
              </w:numPr>
              <w:rPr>
                <w:rFonts w:hint="eastAsia"/>
                <w:color w:val="auto"/>
                <w:vertAlign w:val="baseline"/>
                <w:lang w:val="en-US" w:eastAsia="zh-CN"/>
              </w:rPr>
            </w:pPr>
            <w:r>
              <w:rPr>
                <w:rFonts w:hint="eastAsia"/>
                <w:color w:val="auto"/>
                <w:vertAlign w:val="baseline"/>
                <w:lang w:val="en-US" w:eastAsia="zh-CN"/>
              </w:rPr>
              <w:t xml:space="preserve">1、XXXXX </w:t>
            </w:r>
          </w:p>
          <w:p>
            <w:pPr>
              <w:numPr>
                <w:ilvl w:val="0"/>
                <w:numId w:val="0"/>
              </w:numPr>
              <w:rPr>
                <w:rFonts w:hint="default"/>
                <w:color w:val="auto"/>
                <w:vertAlign w:val="baseline"/>
                <w:lang w:val="en-US" w:eastAsia="zh-CN"/>
              </w:rPr>
            </w:pPr>
            <w:r>
              <w:rPr>
                <w:rFonts w:hint="eastAsia"/>
                <w:color w:val="auto"/>
                <w:vertAlign w:val="baseline"/>
                <w:lang w:val="en-US" w:eastAsia="zh-CN"/>
              </w:rPr>
              <w:t>2、XXXXX</w:t>
            </w:r>
          </w:p>
          <w:p>
            <w:pPr>
              <w:rPr>
                <w:rFonts w:hint="default"/>
                <w:color w:val="auto"/>
                <w:vertAlign w:val="baseline"/>
                <w:lang w:val="en-US" w:eastAsia="zh-CN"/>
              </w:rPr>
            </w:pPr>
            <w:r>
              <w:rPr>
                <w:rFonts w:hint="eastAsia"/>
                <w:color w:val="auto"/>
                <w:vertAlign w:val="baseline"/>
                <w:lang w:val="en-US" w:eastAsia="zh-CN"/>
              </w:rPr>
              <w:t>3、XXXXXXXX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pPr>
              <w:rPr>
                <w:rFonts w:hint="default"/>
                <w:color w:val="auto"/>
                <w:vertAlign w:val="baseline"/>
                <w:lang w:val="en-US" w:eastAsia="zh-CN"/>
              </w:rPr>
            </w:pPr>
            <w:r>
              <w:rPr>
                <w:rFonts w:hint="eastAsia"/>
                <w:color w:val="auto"/>
                <w:vertAlign w:val="baseline"/>
                <w:lang w:val="en-US" w:eastAsia="zh-CN"/>
              </w:rPr>
              <w:t>修订人员</w:t>
            </w:r>
          </w:p>
        </w:tc>
        <w:tc>
          <w:tcPr>
            <w:tcW w:w="6185" w:type="dxa"/>
          </w:tcPr>
          <w:p>
            <w:pPr>
              <w:rPr>
                <w:rFonts w:hint="default"/>
                <w:color w:val="auto"/>
                <w:vertAlign w:val="baseline"/>
                <w:lang w:val="en-US" w:eastAsia="zh-CN"/>
              </w:rPr>
            </w:pPr>
            <w:r>
              <w:rPr>
                <w:rFonts w:hint="eastAsia"/>
                <w:color w:val="auto"/>
                <w:vertAlign w:val="baseline"/>
                <w:lang w:val="en-US" w:eastAsia="zh-CN"/>
              </w:rPr>
              <w:t>系统登录账号操作人员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37" w:type="dxa"/>
          </w:tcPr>
          <w:p>
            <w:pPr>
              <w:rPr>
                <w:rFonts w:hint="default"/>
                <w:color w:val="auto"/>
                <w:vertAlign w:val="baseline"/>
                <w:lang w:val="en-US" w:eastAsia="zh-CN"/>
              </w:rPr>
            </w:pPr>
            <w:r>
              <w:rPr>
                <w:rFonts w:hint="eastAsia"/>
                <w:color w:val="auto"/>
                <w:vertAlign w:val="baseline"/>
                <w:lang w:val="en-US" w:eastAsia="zh-CN"/>
              </w:rPr>
              <w:t>日期</w:t>
            </w:r>
          </w:p>
        </w:tc>
        <w:tc>
          <w:tcPr>
            <w:tcW w:w="6185" w:type="dxa"/>
          </w:tcPr>
          <w:p>
            <w:pPr>
              <w:rPr>
                <w:rFonts w:hint="default"/>
                <w:color w:val="auto"/>
                <w:vertAlign w:val="baseline"/>
                <w:lang w:val="en-US" w:eastAsia="zh-CN"/>
              </w:rPr>
            </w:pPr>
            <w:r>
              <w:rPr>
                <w:rFonts w:hint="eastAsia"/>
                <w:color w:val="auto"/>
                <w:vertAlign w:val="baseline"/>
                <w:lang w:val="en-US" w:eastAsia="zh-CN"/>
              </w:rPr>
              <w:t>有新增、删除、编辑的日期</w:t>
            </w:r>
          </w:p>
        </w:tc>
      </w:tr>
    </w:tbl>
    <w:p>
      <w:pPr>
        <w:rPr>
          <w:rFonts w:hint="eastAsia"/>
          <w:color w:val="auto"/>
          <w:lang w:val="en-US" w:eastAsia="zh-CN"/>
        </w:rPr>
      </w:pPr>
    </w:p>
    <w:p>
      <w:pPr>
        <w:rPr>
          <w:rFonts w:hint="default"/>
          <w:color w:val="auto"/>
          <w:lang w:val="en-US" w:eastAsia="zh-CN"/>
        </w:rPr>
      </w:pPr>
      <w:r>
        <w:rPr>
          <w:rFonts w:hint="eastAsia"/>
          <w:color w:val="auto"/>
          <w:lang w:val="en-US" w:eastAsia="zh-CN"/>
        </w:rPr>
        <w:br w:type="page"/>
      </w:r>
    </w:p>
    <w:p>
      <w:pPr>
        <w:rPr>
          <w:rFonts w:hint="default"/>
          <w:color w:val="auto"/>
          <w:lang w:val="en-US" w:eastAsia="zh-CN"/>
        </w:rPr>
      </w:pPr>
    </w:p>
    <w:p>
      <w:pPr>
        <w:rPr>
          <w:rFonts w:hint="default"/>
          <w:color w:val="auto"/>
          <w:lang w:val="en-US" w:eastAsia="zh-CN"/>
        </w:rPr>
      </w:pPr>
    </w:p>
    <w:p>
      <w:pPr>
        <w:rPr>
          <w:rFonts w:hint="default"/>
          <w:color w:val="auto"/>
          <w:lang w:val="en-US" w:eastAsia="zh-CN"/>
        </w:rPr>
      </w:pPr>
    </w:p>
    <w:p>
      <w:pPr>
        <w:rPr>
          <w:rFonts w:hint="default"/>
          <w:color w:val="auto"/>
          <w:lang w:val="en-US" w:eastAsia="zh-CN"/>
        </w:rPr>
      </w:pPr>
    </w:p>
    <w:sectPr>
      <w:pgSz w:w="11906" w:h="16838"/>
      <w:pgMar w:top="1440" w:right="850" w:bottom="1440" w:left="85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oujiansheng" w:date="2025-08-28T16:37:52Z" w:initials="z">
    <w:p w14:paraId="47D940B7">
      <w:pPr>
        <w:pStyle w:val="5"/>
        <w:rPr>
          <w:rFonts w:hint="default" w:eastAsia="宋体"/>
          <w:lang w:val="en-US" w:eastAsia="zh-CN"/>
        </w:rPr>
      </w:pPr>
      <w:r>
        <w:rPr>
          <w:rFonts w:hint="eastAsia"/>
          <w:lang w:val="en-US" w:eastAsia="zh-CN"/>
        </w:rPr>
        <w:t>95这个设备类型，四遥信号字典表的设备类型名称与告警字典表的设备类型名存在差异。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D940B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3E8A3"/>
    <w:multiLevelType w:val="singleLevel"/>
    <w:tmpl w:val="43F3E8A3"/>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oujiansheng">
    <w15:presenceInfo w15:providerId="None" w15:userId="zhoujiansh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65F2A"/>
    <w:rsid w:val="07786C23"/>
    <w:rsid w:val="09D175ED"/>
    <w:rsid w:val="0D773872"/>
    <w:rsid w:val="10844541"/>
    <w:rsid w:val="110A4237"/>
    <w:rsid w:val="15E137F3"/>
    <w:rsid w:val="201C76D8"/>
    <w:rsid w:val="259C00AD"/>
    <w:rsid w:val="26165A70"/>
    <w:rsid w:val="27AB1EF7"/>
    <w:rsid w:val="29E453DC"/>
    <w:rsid w:val="2A346775"/>
    <w:rsid w:val="2AE70FAC"/>
    <w:rsid w:val="2BCB6ECB"/>
    <w:rsid w:val="2BE22DB0"/>
    <w:rsid w:val="2F0B1BCC"/>
    <w:rsid w:val="2FCE57F6"/>
    <w:rsid w:val="30A20BEB"/>
    <w:rsid w:val="320A311D"/>
    <w:rsid w:val="3430440F"/>
    <w:rsid w:val="34B6702C"/>
    <w:rsid w:val="37227885"/>
    <w:rsid w:val="37F4634B"/>
    <w:rsid w:val="3CBC3698"/>
    <w:rsid w:val="3DA908AC"/>
    <w:rsid w:val="3FBB6AED"/>
    <w:rsid w:val="458874B3"/>
    <w:rsid w:val="46974AA8"/>
    <w:rsid w:val="476158F0"/>
    <w:rsid w:val="4A647B48"/>
    <w:rsid w:val="4EC42E22"/>
    <w:rsid w:val="4F1B0FAD"/>
    <w:rsid w:val="53FD0D20"/>
    <w:rsid w:val="54CB4DE6"/>
    <w:rsid w:val="553071B0"/>
    <w:rsid w:val="584A7B95"/>
    <w:rsid w:val="588F0102"/>
    <w:rsid w:val="5F276892"/>
    <w:rsid w:val="5F332EBE"/>
    <w:rsid w:val="5F720F12"/>
    <w:rsid w:val="616D3BF1"/>
    <w:rsid w:val="6428346F"/>
    <w:rsid w:val="68096CBB"/>
    <w:rsid w:val="690B25D6"/>
    <w:rsid w:val="693F3A06"/>
    <w:rsid w:val="695E5E2E"/>
    <w:rsid w:val="712520BC"/>
    <w:rsid w:val="73CE6B2F"/>
    <w:rsid w:val="77073F57"/>
    <w:rsid w:val="795B13AA"/>
    <w:rsid w:val="7AA25C3C"/>
    <w:rsid w:val="7E592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ind w:firstLine="0" w:firstLineChars="0"/>
      <w:jc w:val="left"/>
    </w:pPr>
    <w:rPr>
      <w:rFonts w:ascii="Times New Roman" w:hAnsi="Times New Roman" w:eastAsia="宋体"/>
      <w:sz w:val="21"/>
      <w:szCs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95</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2024-05-30T01:51:00Z</dcterms:created>
  <dc:creator>xiezhuhua</dc:creator>
  <cp:lastModifiedBy>zhoujiansheng</cp:lastModifiedBy>
  <dcterms:modified xsi:type="dcterms:W3CDTF">2025-09-10T06:57:53Z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11D10F32485A4BC0B65255D213F67B85</vt:lpwstr>
  </property>
</Properties>
</file>