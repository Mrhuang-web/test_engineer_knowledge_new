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B5A1C">
      <w:pPr>
        <w:jc w:val="center"/>
        <w:rPr>
          <w:sz w:val="84"/>
          <w:szCs w:val="84"/>
        </w:rPr>
      </w:pPr>
    </w:p>
    <w:p w14:paraId="084DD19A">
      <w:pPr>
        <w:jc w:val="center"/>
        <w:rPr>
          <w:sz w:val="84"/>
          <w:szCs w:val="84"/>
        </w:rPr>
      </w:pPr>
      <w:r>
        <w:rPr>
          <w:rFonts w:hint="eastAsia"/>
          <w:sz w:val="84"/>
          <w:szCs w:val="84"/>
        </w:rPr>
        <w:t>接口设计文档</w:t>
      </w:r>
    </w:p>
    <w:p w14:paraId="1E093A32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V</w:t>
      </w:r>
      <w:r>
        <w:rPr>
          <w:rFonts w:hint="eastAsia"/>
          <w:sz w:val="52"/>
          <w:szCs w:val="52"/>
          <w:lang w:val="en-US" w:eastAsia="zh-CN"/>
        </w:rPr>
        <w:t>1</w:t>
      </w:r>
      <w:r>
        <w:rPr>
          <w:rFonts w:hint="eastAsia"/>
          <w:sz w:val="52"/>
          <w:szCs w:val="52"/>
        </w:rPr>
        <w:t>.0.0</w:t>
      </w:r>
    </w:p>
    <w:p w14:paraId="70CA7BE3">
      <w:pPr>
        <w:jc w:val="center"/>
        <w:rPr>
          <w:sz w:val="52"/>
          <w:szCs w:val="52"/>
        </w:rPr>
      </w:pPr>
    </w:p>
    <w:p w14:paraId="004B6433">
      <w:pPr>
        <w:jc w:val="center"/>
        <w:rPr>
          <w:sz w:val="52"/>
          <w:szCs w:val="52"/>
        </w:rPr>
      </w:pPr>
    </w:p>
    <w:p w14:paraId="18615CFE">
      <w:pPr>
        <w:jc w:val="center"/>
        <w:rPr>
          <w:sz w:val="52"/>
          <w:szCs w:val="52"/>
        </w:rPr>
      </w:pPr>
    </w:p>
    <w:p w14:paraId="55535338">
      <w:pPr>
        <w:jc w:val="center"/>
        <w:rPr>
          <w:sz w:val="52"/>
          <w:szCs w:val="52"/>
        </w:rPr>
      </w:pPr>
    </w:p>
    <w:p w14:paraId="7DE6014B">
      <w:pPr>
        <w:jc w:val="center"/>
        <w:rPr>
          <w:sz w:val="52"/>
          <w:szCs w:val="52"/>
        </w:rPr>
      </w:pPr>
    </w:p>
    <w:p w14:paraId="47A00E8C">
      <w:pPr>
        <w:jc w:val="center"/>
        <w:rPr>
          <w:sz w:val="52"/>
          <w:szCs w:val="52"/>
        </w:rPr>
      </w:pPr>
    </w:p>
    <w:p w14:paraId="101B9563">
      <w:pPr>
        <w:jc w:val="center"/>
        <w:rPr>
          <w:sz w:val="44"/>
          <w:szCs w:val="44"/>
        </w:rPr>
      </w:pPr>
    </w:p>
    <w:p w14:paraId="5CB6477C">
      <w:pPr>
        <w:widowControl/>
        <w:jc w:val="left"/>
      </w:pPr>
      <w:r>
        <w:br w:type="page"/>
      </w:r>
    </w:p>
    <w:p w14:paraId="38EA06C9">
      <w:p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5A0DF041">
      <w:bookmarkStart w:id="12" w:name="_GoBack"/>
      <w:bookmarkEnd w:id="12"/>
    </w:p>
    <w:p w14:paraId="15ABAFEF">
      <w:pPr>
        <w:widowControl/>
        <w:jc w:val="left"/>
      </w:pPr>
      <w:r>
        <w:br w:type="page"/>
      </w:r>
    </w:p>
    <w:p w14:paraId="196AF9A7">
      <w:p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290E88DC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目录</w:t>
      </w:r>
    </w:p>
    <w:p w14:paraId="790BE1EE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_Toc14770 </w:instrText>
      </w:r>
      <w:r>
        <w:fldChar w:fldCharType="separate"/>
      </w:r>
      <w:r>
        <w:t xml:space="preserve">1 </w:t>
      </w:r>
      <w:r>
        <w:rPr>
          <w:rFonts w:hint="eastAsia"/>
        </w:rPr>
        <w:t>概述</w:t>
      </w:r>
      <w:r>
        <w:tab/>
      </w:r>
      <w:r>
        <w:fldChar w:fldCharType="begin"/>
      </w:r>
      <w:r>
        <w:instrText xml:space="preserve"> PAGEREF _Toc14770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B3B23E9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_Toc13524 </w:instrText>
      </w:r>
      <w:r>
        <w:fldChar w:fldCharType="separate"/>
      </w:r>
      <w:r>
        <w:t xml:space="preserve">1.1 </w:t>
      </w:r>
      <w:r>
        <w:rPr>
          <w:rFonts w:hint="eastAsia"/>
        </w:rPr>
        <w:t>文档概述</w:t>
      </w:r>
      <w:r>
        <w:tab/>
      </w:r>
      <w:r>
        <w:fldChar w:fldCharType="begin"/>
      </w:r>
      <w:r>
        <w:instrText xml:space="preserve"> PAGEREF _Toc13524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9E69BB9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_Toc24699 </w:instrText>
      </w:r>
      <w:r>
        <w:fldChar w:fldCharType="separate"/>
      </w:r>
      <w:r>
        <w:t xml:space="preserve">1.2 </w:t>
      </w:r>
      <w:r>
        <w:rPr>
          <w:rFonts w:hint="eastAsia"/>
        </w:rPr>
        <w:t>缩略语与术语</w:t>
      </w:r>
      <w:r>
        <w:tab/>
      </w:r>
      <w:r>
        <w:fldChar w:fldCharType="begin"/>
      </w:r>
      <w:r>
        <w:instrText xml:space="preserve"> PAGEREF _Toc24699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CB3237D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_Toc6604 </w:instrText>
      </w:r>
      <w:r>
        <w:fldChar w:fldCharType="separate"/>
      </w:r>
      <w:r>
        <w:t xml:space="preserve">2 </w:t>
      </w:r>
      <w:r>
        <w:rPr>
          <w:rFonts w:hint="eastAsia"/>
        </w:rPr>
        <w:t>接口说明</w:t>
      </w:r>
      <w:r>
        <w:tab/>
      </w:r>
      <w:r>
        <w:fldChar w:fldCharType="begin"/>
      </w:r>
      <w:r>
        <w:instrText xml:space="preserve"> PAGEREF _Toc6604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F516E94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_Toc16058 </w:instrText>
      </w:r>
      <w:r>
        <w:fldChar w:fldCharType="separate"/>
      </w:r>
      <w:r>
        <w:t xml:space="preserve">2.1 </w:t>
      </w:r>
      <w:r>
        <w:rPr>
          <w:rFonts w:hint="eastAsia"/>
        </w:rPr>
        <w:t>接口元素格式描述说明</w:t>
      </w:r>
      <w:r>
        <w:tab/>
      </w:r>
      <w:r>
        <w:fldChar w:fldCharType="begin"/>
      </w:r>
      <w:r>
        <w:instrText xml:space="preserve"> PAGEREF _Toc16058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2F9BD4E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_Toc3139 </w:instrText>
      </w:r>
      <w:r>
        <w:fldChar w:fldCharType="separate"/>
      </w:r>
      <w:r>
        <w:t xml:space="preserve">3 </w:t>
      </w:r>
      <w:r>
        <w:rPr>
          <w:rFonts w:hint="eastAsia"/>
        </w:rPr>
        <w:t>接口(</w:t>
      </w:r>
      <w:r>
        <w:t>*)</w:t>
      </w:r>
      <w:r>
        <w:tab/>
      </w:r>
      <w:r>
        <w:fldChar w:fldCharType="begin"/>
      </w:r>
      <w:r>
        <w:instrText xml:space="preserve"> PAGEREF _Toc3139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BF3CCF5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_Toc8671 </w:instrText>
      </w:r>
      <w:r>
        <w:fldChar w:fldCharType="separate"/>
      </w:r>
      <w:r>
        <w:rPr>
          <w:rFonts w:hint="default"/>
          <w:lang w:val="en-US"/>
        </w:rPr>
        <w:t xml:space="preserve">3.1 </w:t>
      </w:r>
      <w:r>
        <w:rPr>
          <w:rFonts w:hint="eastAsia"/>
          <w:lang w:val="en-US" w:eastAsia="zh-CN"/>
        </w:rPr>
        <w:t>网络拓扑配置</w:t>
      </w:r>
      <w:r>
        <w:tab/>
      </w:r>
      <w:r>
        <w:fldChar w:fldCharType="begin"/>
      </w:r>
      <w:r>
        <w:instrText xml:space="preserve"> PAGEREF _Toc8671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DE8F7F0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_Toc3287 </w:instrText>
      </w:r>
      <w:r>
        <w:fldChar w:fldCharType="separate"/>
      </w:r>
      <w:r>
        <w:rPr>
          <w:rFonts w:hint="default"/>
          <w:lang w:val="en-US"/>
        </w:rPr>
        <w:t xml:space="preserve">3.1.1 </w:t>
      </w:r>
      <w:r>
        <w:rPr>
          <w:rFonts w:hint="eastAsia"/>
          <w:lang w:val="en-US" w:eastAsia="zh-CN"/>
        </w:rPr>
        <w:t>新增网络拓扑设备信息</w:t>
      </w:r>
      <w:r>
        <w:tab/>
      </w:r>
      <w:r>
        <w:fldChar w:fldCharType="begin"/>
      </w:r>
      <w:r>
        <w:instrText xml:space="preserve"> PAGEREF _Toc3287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823147A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_Toc5436 </w:instrText>
      </w:r>
      <w:r>
        <w:fldChar w:fldCharType="separate"/>
      </w:r>
      <w:r>
        <w:rPr>
          <w:rFonts w:hint="default"/>
          <w:lang w:val="en-US"/>
        </w:rPr>
        <w:t xml:space="preserve">3.1.2 </w:t>
      </w:r>
      <w:r>
        <w:rPr>
          <w:rFonts w:hint="eastAsia"/>
          <w:lang w:val="en-US" w:eastAsia="zh-CN"/>
        </w:rPr>
        <w:t>编辑网络拓扑设备信息</w:t>
      </w:r>
      <w:r>
        <w:tab/>
      </w:r>
      <w:r>
        <w:fldChar w:fldCharType="begin"/>
      </w:r>
      <w:r>
        <w:instrText xml:space="preserve"> PAGEREF _Toc5436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60B40CC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_Toc31251 </w:instrText>
      </w:r>
      <w:r>
        <w:fldChar w:fldCharType="separate"/>
      </w:r>
      <w:r>
        <w:rPr>
          <w:rFonts w:hint="default"/>
          <w:lang w:val="en-US"/>
        </w:rPr>
        <w:t xml:space="preserve">3.1.3 </w:t>
      </w:r>
      <w:r>
        <w:rPr>
          <w:rFonts w:hint="eastAsia"/>
          <w:lang w:val="en-US" w:eastAsia="zh-CN"/>
        </w:rPr>
        <w:t>获取网络元件</w:t>
      </w:r>
      <w:r>
        <w:tab/>
      </w:r>
      <w:r>
        <w:fldChar w:fldCharType="begin"/>
      </w:r>
      <w:r>
        <w:instrText xml:space="preserve"> PAGEREF _Toc31251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4AEDA8A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_Toc938 </w:instrText>
      </w:r>
      <w:r>
        <w:fldChar w:fldCharType="separate"/>
      </w:r>
      <w:r>
        <w:rPr>
          <w:rFonts w:hint="default"/>
          <w:lang w:val="en-US"/>
        </w:rPr>
        <w:t xml:space="preserve">3.1.4 </w:t>
      </w:r>
      <w:r>
        <w:rPr>
          <w:rFonts w:hint="eastAsia"/>
          <w:lang w:val="en-US" w:eastAsia="zh-CN"/>
        </w:rPr>
        <w:t>查询设备列表</w:t>
      </w:r>
      <w:r>
        <w:tab/>
      </w:r>
      <w:r>
        <w:fldChar w:fldCharType="begin"/>
      </w:r>
      <w:r>
        <w:instrText xml:space="preserve"> PAGEREF _Toc938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BC89AF8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_Toc26625 </w:instrText>
      </w:r>
      <w:r>
        <w:fldChar w:fldCharType="separate"/>
      </w:r>
      <w:r>
        <w:rPr>
          <w:rFonts w:hint="eastAsia"/>
          <w:lang w:val="en-US" w:eastAsia="zh-CN"/>
        </w:rPr>
        <w:t>3.1.5 删除网络拓扑设备信息</w:t>
      </w:r>
      <w:r>
        <w:tab/>
      </w:r>
      <w:r>
        <w:fldChar w:fldCharType="begin"/>
      </w:r>
      <w:r>
        <w:instrText xml:space="preserve"> PAGEREF _Toc26625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25BB3C3">
      <w:pPr>
        <w:widowControl/>
        <w:jc w:val="left"/>
      </w:pPr>
      <w:r>
        <w:fldChar w:fldCharType="end"/>
      </w:r>
      <w:r>
        <w:br w:type="page"/>
      </w:r>
    </w:p>
    <w:p w14:paraId="24DEFA6A">
      <w:pPr>
        <w:sectPr>
          <w:footerReference r:id="rId7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425" w:num="1"/>
          <w:docGrid w:type="lines" w:linePitch="312" w:charSpace="0"/>
        </w:sectPr>
      </w:pPr>
    </w:p>
    <w:p w14:paraId="4FAAA0C4">
      <w:pPr>
        <w:pStyle w:val="2"/>
        <w:spacing w:line="360" w:lineRule="auto"/>
      </w:pPr>
      <w:bookmarkStart w:id="0" w:name="_Toc14770"/>
      <w:r>
        <w:rPr>
          <w:rFonts w:hint="eastAsia"/>
        </w:rPr>
        <w:t>概述</w:t>
      </w:r>
      <w:bookmarkEnd w:id="0"/>
    </w:p>
    <w:p w14:paraId="59F75BCA">
      <w:pPr>
        <w:pStyle w:val="3"/>
      </w:pPr>
      <w:bookmarkStart w:id="1" w:name="_Toc13524"/>
      <w:r>
        <w:rPr>
          <w:rFonts w:hint="eastAsia"/>
        </w:rPr>
        <w:t>文档概述</w:t>
      </w:r>
      <w:bookmarkEnd w:id="1"/>
    </w:p>
    <w:p w14:paraId="2317B776">
      <w:pPr>
        <w:pStyle w:val="3"/>
      </w:pPr>
      <w:bookmarkStart w:id="2" w:name="_Toc24699"/>
      <w:r>
        <w:rPr>
          <w:rFonts w:hint="eastAsia"/>
        </w:rPr>
        <w:t>缩略语与术语</w:t>
      </w:r>
      <w:bookmarkEnd w:id="2"/>
    </w:p>
    <w:tbl>
      <w:tblPr>
        <w:tblStyle w:val="1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1111"/>
        <w:gridCol w:w="2771"/>
        <w:gridCol w:w="2495"/>
        <w:gridCol w:w="1350"/>
      </w:tblGrid>
      <w:tr w14:paraId="0FCC3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6" w:type="pct"/>
            <w:shd w:val="clear" w:color="auto" w:fill="DAEEF3" w:themeFill="accent5" w:themeFillTint="33"/>
          </w:tcPr>
          <w:p w14:paraId="0DA8688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652" w:type="pct"/>
            <w:shd w:val="clear" w:color="auto" w:fill="DAEEF3" w:themeFill="accent5" w:themeFillTint="33"/>
          </w:tcPr>
          <w:p w14:paraId="7A3EA15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缩略语</w:t>
            </w:r>
          </w:p>
        </w:tc>
        <w:tc>
          <w:tcPr>
            <w:tcW w:w="1626" w:type="pct"/>
            <w:shd w:val="clear" w:color="auto" w:fill="DAEEF3" w:themeFill="accent5" w:themeFillTint="33"/>
          </w:tcPr>
          <w:p w14:paraId="4EB183F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全称</w:t>
            </w:r>
          </w:p>
        </w:tc>
        <w:tc>
          <w:tcPr>
            <w:tcW w:w="1464" w:type="pct"/>
            <w:shd w:val="clear" w:color="auto" w:fill="DAEEF3" w:themeFill="accent5" w:themeFillTint="33"/>
          </w:tcPr>
          <w:p w14:paraId="26C6CE6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中文译名</w:t>
            </w:r>
          </w:p>
        </w:tc>
        <w:tc>
          <w:tcPr>
            <w:tcW w:w="792" w:type="pct"/>
            <w:shd w:val="clear" w:color="auto" w:fill="DAEEF3" w:themeFill="accent5" w:themeFillTint="33"/>
          </w:tcPr>
          <w:p w14:paraId="0814DC7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补充说明</w:t>
            </w:r>
          </w:p>
        </w:tc>
      </w:tr>
      <w:tr w14:paraId="47776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6" w:type="pct"/>
            <w:vAlign w:val="center"/>
          </w:tcPr>
          <w:p w14:paraId="5823BCC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52" w:type="pct"/>
            <w:vAlign w:val="center"/>
          </w:tcPr>
          <w:p w14:paraId="360569A2">
            <w:pPr>
              <w:jc w:val="center"/>
            </w:pPr>
          </w:p>
        </w:tc>
        <w:tc>
          <w:tcPr>
            <w:tcW w:w="1626" w:type="pct"/>
            <w:vAlign w:val="center"/>
          </w:tcPr>
          <w:p w14:paraId="21A1A3C3">
            <w:pPr>
              <w:jc w:val="center"/>
              <w:rPr>
                <w:iCs/>
              </w:rPr>
            </w:pPr>
          </w:p>
        </w:tc>
        <w:tc>
          <w:tcPr>
            <w:tcW w:w="1464" w:type="pct"/>
            <w:vAlign w:val="center"/>
          </w:tcPr>
          <w:p w14:paraId="08AE7440">
            <w:pPr>
              <w:jc w:val="center"/>
            </w:pPr>
          </w:p>
        </w:tc>
        <w:tc>
          <w:tcPr>
            <w:tcW w:w="792" w:type="pct"/>
            <w:vAlign w:val="center"/>
          </w:tcPr>
          <w:p w14:paraId="4556F86E">
            <w:pPr>
              <w:jc w:val="left"/>
            </w:pPr>
          </w:p>
        </w:tc>
      </w:tr>
      <w:tr w14:paraId="7E03B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6" w:type="pct"/>
            <w:vAlign w:val="center"/>
          </w:tcPr>
          <w:p w14:paraId="36481B95">
            <w:pPr>
              <w:jc w:val="center"/>
            </w:pPr>
          </w:p>
        </w:tc>
        <w:tc>
          <w:tcPr>
            <w:tcW w:w="652" w:type="pct"/>
            <w:vAlign w:val="center"/>
          </w:tcPr>
          <w:p w14:paraId="670725DB">
            <w:pPr>
              <w:jc w:val="center"/>
            </w:pPr>
          </w:p>
        </w:tc>
        <w:tc>
          <w:tcPr>
            <w:tcW w:w="1626" w:type="pct"/>
            <w:vAlign w:val="center"/>
          </w:tcPr>
          <w:p w14:paraId="460509D1">
            <w:pPr>
              <w:jc w:val="center"/>
              <w:rPr>
                <w:iCs/>
              </w:rPr>
            </w:pPr>
          </w:p>
        </w:tc>
        <w:tc>
          <w:tcPr>
            <w:tcW w:w="1464" w:type="pct"/>
            <w:vAlign w:val="center"/>
          </w:tcPr>
          <w:p w14:paraId="1B2D4B9B">
            <w:pPr>
              <w:jc w:val="center"/>
            </w:pPr>
          </w:p>
        </w:tc>
        <w:tc>
          <w:tcPr>
            <w:tcW w:w="792" w:type="pct"/>
            <w:vAlign w:val="center"/>
          </w:tcPr>
          <w:p w14:paraId="2BD7AF76">
            <w:pPr>
              <w:jc w:val="left"/>
            </w:pPr>
          </w:p>
        </w:tc>
      </w:tr>
    </w:tbl>
    <w:p w14:paraId="7F1485FC">
      <w:pPr>
        <w:pStyle w:val="2"/>
        <w:spacing w:line="360" w:lineRule="auto"/>
      </w:pPr>
      <w:bookmarkStart w:id="3" w:name="_Toc6604"/>
      <w:r>
        <w:rPr>
          <w:rFonts w:hint="eastAsia"/>
        </w:rPr>
        <w:t>接口说明</w:t>
      </w:r>
      <w:bookmarkEnd w:id="3"/>
    </w:p>
    <w:p w14:paraId="4455A5AF">
      <w:pPr>
        <w:pStyle w:val="3"/>
      </w:pPr>
      <w:bookmarkStart w:id="4" w:name="_Toc16058"/>
      <w:r>
        <w:rPr>
          <w:rFonts w:hint="eastAsia"/>
        </w:rPr>
        <w:t>接口元素格式描述说明</w:t>
      </w:r>
      <w:bookmarkEnd w:id="4"/>
    </w:p>
    <w:p w14:paraId="7E98A7BB">
      <w:pPr>
        <w:autoSpaceDE w:val="0"/>
        <w:autoSpaceDN w:val="0"/>
        <w:adjustRightInd w:val="0"/>
        <w:ind w:firstLine="315"/>
        <w:rPr>
          <w:rFonts w:ascii="宋体" w:hAnsi="宋体" w:cs="Arial"/>
          <w:szCs w:val="21"/>
        </w:rPr>
      </w:pPr>
      <w:r>
        <w:rPr>
          <w:rFonts w:hint="eastAsia" w:ascii="宋体" w:hAnsi="宋体"/>
          <w:szCs w:val="21"/>
        </w:rPr>
        <w:t>接口内容采用xml报文格式。</w:t>
      </w:r>
      <w:r>
        <w:rPr>
          <w:rFonts w:hint="eastAsia" w:ascii="宋体" w:hAnsi="宋体"/>
          <w:szCs w:val="21"/>
          <w:lang w:val="zh-CN"/>
        </w:rPr>
        <w:t>以下为表格中对元素约束（出现次数）的表示方法的描述：</w:t>
      </w:r>
    </w:p>
    <w:tbl>
      <w:tblPr>
        <w:tblStyle w:val="1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934"/>
      </w:tblGrid>
      <w:tr w14:paraId="237C37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0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4553F89">
            <w:pPr>
              <w:jc w:val="center"/>
              <w:rPr>
                <w:rFonts w:ascii="宋体" w:hAnsi="宋体" w:cs="Arial"/>
                <w:b/>
                <w:bCs/>
                <w:szCs w:val="21"/>
              </w:rPr>
            </w:pPr>
            <w:r>
              <w:rPr>
                <w:rFonts w:hint="eastAsia" w:ascii="宋体" w:hAnsi="宋体" w:cs="Arial"/>
                <w:b/>
                <w:bCs/>
                <w:szCs w:val="21"/>
              </w:rPr>
              <w:t>符号</w:t>
            </w:r>
          </w:p>
        </w:tc>
        <w:tc>
          <w:tcPr>
            <w:tcW w:w="49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C27D506">
            <w:pPr>
              <w:jc w:val="center"/>
              <w:rPr>
                <w:rFonts w:ascii="宋体" w:hAnsi="宋体" w:cs="Arial"/>
                <w:b/>
                <w:szCs w:val="21"/>
              </w:rPr>
            </w:pPr>
            <w:r>
              <w:rPr>
                <w:rFonts w:hint="eastAsia" w:ascii="宋体" w:hAnsi="宋体" w:cs="Arial"/>
                <w:b/>
                <w:szCs w:val="21"/>
              </w:rPr>
              <w:t>含义</w:t>
            </w:r>
          </w:p>
        </w:tc>
      </w:tr>
      <w:tr w14:paraId="4068A6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0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6A6E82B">
            <w:pPr>
              <w:jc w:val="center"/>
              <w:rPr>
                <w:rFonts w:ascii="宋体" w:hAnsi="宋体" w:cs="Arial"/>
                <w:b/>
                <w:bCs/>
                <w:szCs w:val="21"/>
              </w:rPr>
            </w:pPr>
            <w:r>
              <w:rPr>
                <w:rFonts w:ascii="宋体" w:hAnsi="宋体" w:cs="Arial"/>
                <w:b/>
                <w:bCs/>
                <w:szCs w:val="21"/>
              </w:rPr>
              <w:t>?</w:t>
            </w:r>
          </w:p>
        </w:tc>
        <w:tc>
          <w:tcPr>
            <w:tcW w:w="49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2EEB2C0">
            <w:pPr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0..1，可选项</w:t>
            </w:r>
          </w:p>
        </w:tc>
      </w:tr>
      <w:tr w14:paraId="2C2C25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0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8E704A">
            <w:pPr>
              <w:jc w:val="center"/>
              <w:rPr>
                <w:rFonts w:ascii="宋体" w:hAnsi="宋体" w:cs="Arial"/>
                <w:b/>
                <w:bCs/>
                <w:szCs w:val="21"/>
              </w:rPr>
            </w:pPr>
            <w:r>
              <w:rPr>
                <w:rFonts w:ascii="宋体" w:hAnsi="宋体" w:cs="Arial"/>
                <w:b/>
                <w:bCs/>
                <w:szCs w:val="21"/>
              </w:rPr>
              <w:t>*</w:t>
            </w:r>
          </w:p>
        </w:tc>
        <w:tc>
          <w:tcPr>
            <w:tcW w:w="49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E6B50AB">
            <w:pPr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0..n，可以没有，也可以有多项</w:t>
            </w:r>
          </w:p>
        </w:tc>
      </w:tr>
      <w:tr w14:paraId="251CBC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0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0734915">
            <w:pPr>
              <w:jc w:val="center"/>
              <w:rPr>
                <w:rFonts w:ascii="宋体" w:hAnsi="宋体" w:cs="Arial"/>
                <w:b/>
                <w:bCs/>
                <w:szCs w:val="21"/>
              </w:rPr>
            </w:pPr>
            <w:r>
              <w:rPr>
                <w:rFonts w:ascii="宋体" w:hAnsi="宋体" w:cs="Arial"/>
                <w:b/>
                <w:bCs/>
                <w:szCs w:val="21"/>
              </w:rPr>
              <w:t>+</w:t>
            </w:r>
          </w:p>
        </w:tc>
        <w:tc>
          <w:tcPr>
            <w:tcW w:w="49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18AD398">
            <w:pPr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1..n，至少有1项，也可以有多项</w:t>
            </w:r>
          </w:p>
        </w:tc>
      </w:tr>
      <w:tr w14:paraId="4AAAC7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00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663DD4A4">
            <w:pPr>
              <w:jc w:val="center"/>
              <w:rPr>
                <w:rFonts w:ascii="宋体" w:hAnsi="宋体" w:cs="Arial"/>
                <w:b/>
                <w:bCs/>
                <w:szCs w:val="21"/>
              </w:rPr>
            </w:pPr>
            <w:r>
              <w:rPr>
                <w:rFonts w:ascii="宋体" w:hAnsi="宋体" w:cs="Arial"/>
                <w:b/>
                <w:bCs/>
                <w:szCs w:val="21"/>
              </w:rPr>
              <w:t>1</w:t>
            </w:r>
          </w:p>
        </w:tc>
        <w:tc>
          <w:tcPr>
            <w:tcW w:w="49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038FD27">
            <w:pPr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数字1，代表必须且只能填1项</w:t>
            </w:r>
            <w:r>
              <w:rPr>
                <w:rFonts w:hint="eastAsia" w:ascii="宋体" w:hAnsi="宋体" w:cs="Arial"/>
                <w:szCs w:val="21"/>
              </w:rPr>
              <w:t>（指元素必须存在，但值可以为空）</w:t>
            </w:r>
          </w:p>
        </w:tc>
      </w:tr>
    </w:tbl>
    <w:p w14:paraId="2BCC1087">
      <w:pPr>
        <w:autoSpaceDE w:val="0"/>
        <w:autoSpaceDN w:val="0"/>
        <w:adjustRightInd w:val="0"/>
        <w:ind w:firstLine="315"/>
        <w:rPr>
          <w:rFonts w:ascii="宋体" w:hAnsi="宋体"/>
          <w:szCs w:val="21"/>
          <w:lang w:val="zh-CN"/>
        </w:rPr>
      </w:pPr>
      <w:r>
        <w:rPr>
          <w:rFonts w:hint="eastAsia" w:ascii="宋体" w:hAnsi="宋体"/>
          <w:szCs w:val="21"/>
          <w:lang w:val="zh-CN"/>
        </w:rPr>
        <w:t>注：</w:t>
      </w:r>
    </w:p>
    <w:p w14:paraId="47F5CDD8">
      <w:pPr>
        <w:autoSpaceDE w:val="0"/>
        <w:autoSpaceDN w:val="0"/>
        <w:adjustRightInd w:val="0"/>
        <w:ind w:firstLine="315"/>
        <w:rPr>
          <w:rFonts w:ascii="宋体" w:hAnsi="宋体"/>
          <w:color w:val="FF0000"/>
          <w:szCs w:val="21"/>
          <w:lang w:val="zh-CN"/>
        </w:rPr>
      </w:pPr>
      <w:r>
        <w:rPr>
          <w:rFonts w:hint="eastAsia" w:ascii="宋体" w:hAnsi="宋体"/>
          <w:color w:val="FF0000"/>
          <w:szCs w:val="21"/>
          <w:lang w:val="zh-CN"/>
        </w:rPr>
        <w:t>报文格式宽度中“F”表示固定长度，F(0,10)指值或者为空，或者为定长的10位；F10指值不可为空，必须为定长的10位；“V”表示变长。V(0,10)指值或者为空，或者为变长的10位；V(1,10)指值不可为空，必须为变长的10位；Num类型的宽度为3位V(0,10,2)/，第三位为保留的小数点位数</w:t>
      </w:r>
    </w:p>
    <w:p w14:paraId="3F35897C">
      <w:r>
        <w:rPr>
          <w:rFonts w:hint="eastAsia" w:ascii="宋体" w:hAnsi="宋体"/>
          <w:szCs w:val="21"/>
          <w:lang w:val="zh-CN"/>
        </w:rPr>
        <w:t>节点的含义是指它下面包含一个到多个元素。</w:t>
      </w:r>
    </w:p>
    <w:p w14:paraId="6FCB979E">
      <w:pPr>
        <w:pStyle w:val="2"/>
        <w:spacing w:line="360" w:lineRule="auto"/>
      </w:pPr>
      <w:bookmarkStart w:id="5" w:name="_Toc3139"/>
      <w:r>
        <w:rPr>
          <w:rFonts w:hint="eastAsia"/>
        </w:rPr>
        <w:t>接口(</w:t>
      </w:r>
      <w:r>
        <w:t>*)</w:t>
      </w:r>
      <w:bookmarkEnd w:id="5"/>
    </w:p>
    <w:p w14:paraId="66AFB43A">
      <w:pPr>
        <w:pStyle w:val="3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 </w:t>
      </w:r>
      <w:bookmarkStart w:id="6" w:name="_Toc8671"/>
      <w:r>
        <w:rPr>
          <w:rFonts w:hint="eastAsia"/>
          <w:lang w:val="en-US" w:eastAsia="zh-CN"/>
        </w:rPr>
        <w:t>网络拓扑配置</w:t>
      </w:r>
      <w:bookmarkEnd w:id="6"/>
    </w:p>
    <w:p w14:paraId="7A0BCA06">
      <w:pPr>
        <w:pStyle w:val="4"/>
        <w:rPr>
          <w:rFonts w:hint="default"/>
          <w:lang w:val="en-US"/>
        </w:rPr>
      </w:pPr>
      <w:bookmarkStart w:id="7" w:name="_Toc3287"/>
      <w:r>
        <w:rPr>
          <w:rFonts w:hint="eastAsia"/>
          <w:lang w:val="en-US" w:eastAsia="zh-CN"/>
        </w:rPr>
        <w:t xml:space="preserve"> 新增网络拓扑配置信息</w:t>
      </w:r>
      <w:bookmarkEnd w:id="7"/>
    </w:p>
    <w:p w14:paraId="7BE3B688">
      <w:pPr>
        <w:pStyle w:val="6"/>
        <w:numPr>
          <w:ilvl w:val="4"/>
          <w:numId w:val="0"/>
        </w:numPr>
        <w:ind w:left="420" w:leftChars="0"/>
      </w:pPr>
      <w:r>
        <w:rPr>
          <w:rFonts w:hint="eastAsia"/>
          <w:lang w:val="en-US" w:eastAsia="zh-CN"/>
        </w:rPr>
        <w:t>3.1.1.1基本描述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6EDCA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6E15C84C">
            <w:pPr>
              <w:spacing w:line="276" w:lineRule="auto"/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b/>
                <w:bCs/>
                <w:color w:val="222222"/>
                <w:szCs w:val="21"/>
                <w:lang w:val="en-US" w:eastAsia="zh-CN"/>
              </w:rPr>
              <w:t>接口名称</w:t>
            </w:r>
          </w:p>
        </w:tc>
        <w:tc>
          <w:tcPr>
            <w:tcW w:w="6852" w:type="dxa"/>
            <w:shd w:val="clear" w:color="auto" w:fill="FFFFFF"/>
          </w:tcPr>
          <w:p w14:paraId="4B1B5D48">
            <w:pPr>
              <w:spacing w:line="276" w:lineRule="auto"/>
              <w:rPr>
                <w:rFonts w:hint="default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  <w:t>新增网络拓扑配置</w:t>
            </w:r>
          </w:p>
        </w:tc>
      </w:tr>
      <w:tr w14:paraId="68DF2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602F9D2F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6852" w:type="dxa"/>
            <w:shd w:val="clear" w:color="auto" w:fill="FFFFFF"/>
          </w:tcPr>
          <w:p w14:paraId="79DF23BD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  <w:t>新增网络拓扑配置</w:t>
            </w:r>
          </w:p>
        </w:tc>
      </w:tr>
    </w:tbl>
    <w:p w14:paraId="365893CD"/>
    <w:p w14:paraId="4DDD9FA4">
      <w:pPr>
        <w:pStyle w:val="6"/>
        <w:numPr>
          <w:ilvl w:val="4"/>
          <w:numId w:val="0"/>
        </w:numPr>
        <w:ind w:left="420" w:left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3.1.1.2请求信息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466B8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7BAD1756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前提要求</w:t>
            </w:r>
          </w:p>
        </w:tc>
        <w:tc>
          <w:tcPr>
            <w:tcW w:w="6852" w:type="dxa"/>
            <w:shd w:val="clear" w:color="auto" w:fill="FFFFFF"/>
          </w:tcPr>
          <w:p w14:paraId="31AB164B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</w:p>
        </w:tc>
      </w:tr>
      <w:tr w14:paraId="3B0FD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00943BA5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请求类型</w:t>
            </w:r>
          </w:p>
        </w:tc>
        <w:tc>
          <w:tcPr>
            <w:tcW w:w="6852" w:type="dxa"/>
            <w:shd w:val="clear" w:color="auto" w:fill="FFFFFF"/>
          </w:tcPr>
          <w:p w14:paraId="0C036BD8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HTTP</w:t>
            </w:r>
          </w:p>
        </w:tc>
      </w:tr>
      <w:tr w14:paraId="494FE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2A8B1C32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请求地址</w:t>
            </w:r>
          </w:p>
        </w:tc>
        <w:tc>
          <w:tcPr>
            <w:tcW w:w="6852" w:type="dxa"/>
            <w:shd w:val="clear" w:color="auto" w:fill="FFFFFF"/>
            <w:vAlign w:val="top"/>
          </w:tcPr>
          <w:p w14:paraId="62EEBA57">
            <w:pPr>
              <w:spacing w:line="276" w:lineRule="auto"/>
              <w:rPr>
                <w:rFonts w:hint="default" w:eastAsia="宋体" w:cs="Times New Roman" w:asciiTheme="minorEastAsia" w:hAnsiTheme="minorEastAsia"/>
                <w:bCs/>
                <w:i/>
                <w:color w:val="0000F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http://address:port</w:t>
            </w:r>
            <w:r>
              <w:rPr>
                <w:rFonts w:cs="宋体" w:asciiTheme="minorEastAsia" w:hAnsiTheme="minorEastAsia"/>
                <w:bCs/>
                <w:kern w:val="0"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  <w:lang w:val="en-US" w:eastAsia="zh-CN"/>
              </w:rPr>
              <w:t>web//v1/topologyConfig/add</w:t>
            </w:r>
          </w:p>
        </w:tc>
      </w:tr>
      <w:tr w14:paraId="34BE7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0B513D8A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方式</w:t>
            </w:r>
          </w:p>
        </w:tc>
        <w:tc>
          <w:tcPr>
            <w:tcW w:w="6852" w:type="dxa"/>
            <w:shd w:val="clear" w:color="auto" w:fill="FFFFFF"/>
          </w:tcPr>
          <w:p w14:paraId="22BF76FE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  <w:t>Post</w:t>
            </w:r>
          </w:p>
        </w:tc>
      </w:tr>
      <w:tr w14:paraId="78AB1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0E19F47F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格式</w:t>
            </w:r>
          </w:p>
        </w:tc>
        <w:tc>
          <w:tcPr>
            <w:tcW w:w="6852" w:type="dxa"/>
            <w:shd w:val="clear" w:color="auto" w:fill="FFFFFF"/>
          </w:tcPr>
          <w:p w14:paraId="207E30BF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content-type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 json</w:t>
            </w:r>
          </w:p>
          <w:p w14:paraId="255DC7B4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accept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application/json, text/plain, */*</w:t>
            </w:r>
          </w:p>
        </w:tc>
      </w:tr>
      <w:tr w14:paraId="0AB33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11BDBC9C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接口参数</w:t>
            </w:r>
          </w:p>
        </w:tc>
        <w:tc>
          <w:tcPr>
            <w:tcW w:w="6852" w:type="dxa"/>
            <w:shd w:val="clear" w:color="auto" w:fill="FFFFFF"/>
          </w:tcPr>
          <w:p w14:paraId="58B41C02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见下表描述</w:t>
            </w:r>
          </w:p>
        </w:tc>
      </w:tr>
    </w:tbl>
    <w:p w14:paraId="4F374A3F">
      <w:pPr>
        <w:rPr>
          <w:rFonts w:hint="eastAsia"/>
          <w:lang w:val="en-US" w:eastAsia="zh-CN"/>
        </w:rPr>
      </w:pPr>
    </w:p>
    <w:p w14:paraId="25296C39">
      <w:pPr>
        <w:pStyle w:val="6"/>
        <w:numPr>
          <w:ilvl w:val="4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3.1.1.3参数说明</w:t>
      </w:r>
    </w:p>
    <w:p w14:paraId="59D49CFF"/>
    <w:tbl>
      <w:tblPr>
        <w:tblStyle w:val="13"/>
        <w:tblW w:w="5000" w:type="pct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6"/>
        <w:gridCol w:w="508"/>
        <w:gridCol w:w="876"/>
        <w:gridCol w:w="454"/>
        <w:gridCol w:w="1530"/>
        <w:gridCol w:w="2408"/>
      </w:tblGrid>
      <w:tr w14:paraId="59E30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0E5F2D6C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5B67709B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0AF5CFCD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54C89EB8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026F7545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2B404BBC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8916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19080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precinctId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E965730">
            <w:pPr>
              <w:rPr>
                <w:rFonts w:hint="default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F20C6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537184B">
            <w:pPr>
              <w:rPr>
                <w:rFonts w:hint="eastAsia"/>
                <w:highlight w:val="none"/>
                <w:shd w:val="clear" w:color="auto" w:fill="auto"/>
                <w:lang w:eastAsia="zh-CN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5209C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节点Id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C525DFD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37CD4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2E119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drawContent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1F0DF74">
            <w:pPr>
              <w:rPr>
                <w:rFonts w:hint="default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D92D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5138AEE">
            <w:pPr>
              <w:rPr>
                <w:rFonts w:hint="eastAsia"/>
                <w:highlight w:val="none"/>
                <w:shd w:val="clear" w:color="auto" w:fill="auto"/>
                <w:lang w:eastAsia="zh-CN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1FB1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绘制内容(json)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E1A2DF3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24638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424615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topologyConfigPartlList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75425DF2">
            <w:pPr>
              <w:rPr>
                <w:rFonts w:hint="default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191E96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List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top"/>
          </w:tcPr>
          <w:p w14:paraId="24122164">
            <w:pPr>
              <w:rPr>
                <w:rFonts w:hint="eastAsia"/>
                <w:highlight w:val="none"/>
                <w:shd w:val="clear" w:color="auto" w:fill="auto"/>
                <w:lang w:eastAsia="zh-CN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7BF3E1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网络拓扑配置中元件信息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2AF2D248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1A60E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6646D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default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deviceName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DFAC642">
            <w:pPr>
              <w:rPr>
                <w:rFonts w:hint="default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2C566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4322B8D">
            <w:pPr>
              <w:rPr>
                <w:rFonts w:hint="eastAsia"/>
                <w:highlight w:val="none"/>
                <w:shd w:val="clear" w:color="auto" w:fill="auto"/>
                <w:lang w:eastAsia="zh-CN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CD9D1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D685444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3DC75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572C3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default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A41A26D">
            <w:pPr>
              <w:rPr>
                <w:rFonts w:hint="default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5DAAF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6E58548">
            <w:pPr>
              <w:rPr>
                <w:rFonts w:hint="eastAsia"/>
                <w:highlight w:val="none"/>
                <w:shd w:val="clear" w:color="auto" w:fill="auto"/>
                <w:lang w:eastAsia="zh-CN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AA57A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IP地址,数据库唯一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4B2B28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20654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E936F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default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779A969">
            <w:pPr>
              <w:rPr>
                <w:rFonts w:hint="default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EA589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C642D18">
            <w:pPr>
              <w:rPr>
                <w:rFonts w:hint="eastAsia"/>
                <w:highlight w:val="none"/>
                <w:shd w:val="clear" w:color="auto" w:fill="auto"/>
                <w:lang w:eastAsia="zh-CN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4BB74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MAC地址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B2F7EAE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6494C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1633F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deviceModel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4158263">
            <w:pP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0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9A96F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Theme="minorEastAsia" w:cstheme="minorBidi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820B689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AB509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 w:eastAsia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设备型号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4DF0B68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6B12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7702E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upDeviceName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0BE3D8">
            <w:pPr>
              <w:rPr>
                <w:rStyle w:val="17"/>
                <w:rFonts w:hint="default"/>
                <w:color w:val="auto"/>
                <w:lang w:val="en-US"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1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1592C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3E81102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C0843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上游网络设备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A3A6381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7D4F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EDAF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upDeviceIp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19131F1">
            <w:pPr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1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75BDE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Theme="minorEastAsia" w:cstheme="minorBidi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7A2F0E6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27819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 w:eastAsia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上游设备IP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F99CF23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F1E7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E2BAB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crossSite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8578222">
            <w:pPr>
              <w:rPr>
                <w:rStyle w:val="17"/>
                <w:rFonts w:hint="default"/>
                <w:color w:val="auto"/>
                <w:lang w:val="en-US"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0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01E4F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9313070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C5F11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是否跨站点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EFB9327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  <w:t>1:是、0:否</w:t>
            </w:r>
          </w:p>
        </w:tc>
      </w:tr>
      <w:tr w14:paraId="46750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0" w:author="jiangyanlun" w:date="2025-06-10T16:04:17Z"/>
        </w:trPr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5D9AD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1" w:author="jiangyanlun" w:date="2025-06-10T16:04:17Z"/>
                <w:rFonts w:hint="default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ipV6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02B6F83">
            <w:pPr>
              <w:rPr>
                <w:ins w:id="2" w:author="jiangyanlun" w:date="2025-06-10T16:04:17Z"/>
                <w:rStyle w:val="17"/>
                <w:rFonts w:hint="default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3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C27C8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4" w:author="jiangyanlun" w:date="2025-06-10T16:04:17Z"/>
                <w:rFonts w:hint="default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3DAEE6A">
            <w:pPr>
              <w:rPr>
                <w:ins w:id="5" w:author="jiangyanlun" w:date="2025-06-10T16:04:17Z"/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B0121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ins w:id="6" w:author="jiangyanlun" w:date="2025-06-10T16:04:17Z"/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IPv6地址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92B4FBA">
            <w:pPr>
              <w:rPr>
                <w:ins w:id="7" w:author="jiangyanlun" w:date="2025-06-10T16:04:17Z"/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3C2EA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4C3A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gateway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A4BEEB6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8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47AFE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4ECB19B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378A7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网关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C67E330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31D53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25EF8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virtualIp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EB2DA9C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9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90036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F839891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16E9A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虚拟IP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7A1269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1054C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100FF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portNum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1D22A7E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10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AD803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13F4E25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9F72E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端口号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9B7CCF8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4855D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8D118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major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B142EEC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11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9D6B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044E2AB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5B251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所属专业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A774C61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0627E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ED78A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deviceVender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757C04D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12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A79EA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EE94FF7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EF8A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设备厂家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B826706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0F3A4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18B1C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siteId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13A4FF1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13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72F7C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4E405F9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EE53C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站点id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A90EFDF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6B986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9BC42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siteName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EE669A9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14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D0FE4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330C13F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10948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站点名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38C4BBB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401F2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DF5B6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roomName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6AD8D16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15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87F4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DFAB729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64177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机房名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4BE48F0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4FA43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1AA3B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roomId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75F8CD7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16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B35BC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D39D676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1FD01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机房id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FE21EC2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45E67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E9DC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locationDesc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5AB55D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17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85B7D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845674A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2C3D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具体位置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4862429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4139F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E8FDC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versionNum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397D410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18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D279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DEADF3F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6AB23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版本号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0897846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0FD4D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1F178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serialNum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3C2392C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19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8B020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261C718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8B06D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序列号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CACFE92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36807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41616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portCount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64CD6B7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ins w:id="20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FD578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C1D6A66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18E7D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端口数量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CCF0281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118F5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A734E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precinctId</w:t>
            </w:r>
          </w:p>
        </w:tc>
        <w:tc>
          <w:tcPr>
            <w:tcW w:w="2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831333E">
            <w:pPr>
              <w:rPr>
                <w:rStyle w:val="17"/>
                <w:rFonts w:hint="default"/>
                <w:strike w:val="0"/>
                <w:dstrike w:val="0"/>
                <w:color w:val="auto"/>
                <w:u w:val="none"/>
                <w:lang w:val="en-US"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7ED9B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2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9DE370A">
            <w:pPr>
              <w:rPr>
                <w:rFonts w:hint="eastAsia" w:cs="Times New Roman" w:asciiTheme="minorEastAsia" w:hAnsiTheme="minorEastAsia" w:eastAsiaTheme="minorEastAsia"/>
                <w:bCs/>
                <w:strike w:val="0"/>
                <w:dstrike w:val="0"/>
                <w:color w:val="auto"/>
                <w:kern w:val="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302C4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节点Id</w:t>
            </w:r>
          </w:p>
        </w:tc>
        <w:tc>
          <w:tcPr>
            <w:tcW w:w="14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697BB4">
            <w:pPr>
              <w:rPr>
                <w:rFonts w:hint="default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</w:tbl>
    <w:p w14:paraId="6BFAC56C">
      <w:pPr>
        <w:rPr>
          <w:rFonts w:hint="default"/>
          <w:lang w:val="en-US" w:eastAsia="zh-CN"/>
        </w:rPr>
      </w:pPr>
    </w:p>
    <w:p w14:paraId="68F1158E"/>
    <w:p w14:paraId="640D3D3B"/>
    <w:p w14:paraId="0C2C1372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F08150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B58ADD9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{</w:t>
            </w:r>
          </w:p>
          <w:p w14:paraId="535DCE21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"precinctId": "precinct_001",</w:t>
            </w:r>
          </w:p>
          <w:p w14:paraId="33C26B47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"drawContent": "{\"nodes\":[],\"edges\":[]}",</w:t>
            </w:r>
          </w:p>
          <w:p w14:paraId="384A34FC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"topologyConfigPartlList": [</w:t>
            </w:r>
          </w:p>
          <w:p w14:paraId="00A8B27D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{</w:t>
            </w:r>
          </w:p>
          <w:p w14:paraId="7AEECC1A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"deviceName": "核心交换机",</w:t>
            </w:r>
          </w:p>
          <w:p w14:paraId="1AD4AE72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"ip": "192.168.1.1",</w:t>
            </w:r>
          </w:p>
          <w:p w14:paraId="6C4C010A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"mac": "00:11:22:33:44:55",</w:t>
            </w:r>
          </w:p>
          <w:p w14:paraId="77293DA3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"deviceModel": "H3C S6800",</w:t>
            </w:r>
          </w:p>
          <w:p w14:paraId="7F7B5099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"upDeviceName": "",</w:t>
            </w:r>
          </w:p>
          <w:p w14:paraId="4ED6B1CD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"upDeviceIp": "",</w:t>
            </w:r>
          </w:p>
          <w:p w14:paraId="1233F8DD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"ipV6": "2001:db8::1",</w:t>
            </w:r>
          </w:p>
          <w:p w14:paraId="6E46F978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"crossSite": 0,</w:t>
            </w:r>
          </w:p>
          <w:p w14:paraId="0B504C72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"gateway": "192.168.1.254",</w:t>
            </w:r>
          </w:p>
          <w:p w14:paraId="4AE66789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"virtualIp": "192.168.1.100",</w:t>
            </w:r>
          </w:p>
          <w:p w14:paraId="2A56FF41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"portNum": 48,</w:t>
            </w:r>
          </w:p>
          <w:p w14:paraId="731E5FC7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"major": "网络",</w:t>
            </w:r>
          </w:p>
          <w:p w14:paraId="47DEFA24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"deviceVender": "H3C",</w:t>
            </w:r>
          </w:p>
          <w:p w14:paraId="0528CB8B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"siteId": "site_001",</w:t>
            </w:r>
          </w:p>
          <w:p w14:paraId="1B1AC07C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"siteName": "南宁数据中心",</w:t>
            </w:r>
          </w:p>
          <w:p w14:paraId="7CB38F05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"roomName": "核心机房",</w:t>
            </w:r>
          </w:p>
          <w:p w14:paraId="53C8776B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"roomId": "room_001",</w:t>
            </w:r>
          </w:p>
          <w:p w14:paraId="665F48AA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"locationDesc": "机柜A-01",</w:t>
            </w:r>
          </w:p>
          <w:p w14:paraId="5AF4B87C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"versionNum": "V1.0",</w:t>
            </w:r>
          </w:p>
          <w:p w14:paraId="051A1AD1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"serialNum": "SN123456789",</w:t>
            </w:r>
          </w:p>
          <w:p w14:paraId="6C376B51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"portCount": 48,</w:t>
            </w:r>
          </w:p>
          <w:p w14:paraId="54BBE92A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"precinctId": "precinct_001"</w:t>
            </w:r>
          </w:p>
          <w:p w14:paraId="26F8754F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}</w:t>
            </w:r>
          </w:p>
          <w:p w14:paraId="0043BB59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]</w:t>
            </w:r>
          </w:p>
          <w:p w14:paraId="63A13DA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}</w:t>
            </w:r>
          </w:p>
        </w:tc>
      </w:tr>
    </w:tbl>
    <w:p w14:paraId="25C01810">
      <w:pPr>
        <w:rPr>
          <w:rFonts w:hint="eastAsia"/>
          <w:lang w:val="en-US" w:eastAsia="zh-CN"/>
        </w:rPr>
      </w:pPr>
    </w:p>
    <w:p w14:paraId="0C6DC187">
      <w:pPr>
        <w:pStyle w:val="6"/>
        <w:numPr>
          <w:ilvl w:val="4"/>
          <w:numId w:val="0"/>
        </w:numPr>
        <w:ind w:left="420" w:leftChars="0" w:firstLine="42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3.1.1.4响应信息</w:t>
      </w:r>
    </w:p>
    <w:tbl>
      <w:tblPr>
        <w:tblStyle w:val="13"/>
        <w:tblW w:w="4886" w:type="pct"/>
        <w:tblInd w:w="1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1"/>
        <w:gridCol w:w="679"/>
        <w:gridCol w:w="1150"/>
        <w:gridCol w:w="667"/>
        <w:gridCol w:w="1214"/>
        <w:gridCol w:w="2607"/>
      </w:tblGrid>
      <w:tr w14:paraId="3A77C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11B2CBA6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4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352459E8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6956318E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4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601668C1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0A86A486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15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659AA9BC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13B5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8EE1BE1">
            <w:pPr>
              <w:rPr>
                <w:rFonts w:hint="eastAsia" w:asciiTheme="minorEastAsia" w:hAnsiTheme="minorEastAsia" w:eastAsiaTheme="minorEastAsia" w:cstheme="minorBidi"/>
                <w:b w:val="0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4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1410E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2129B44">
            <w:pPr>
              <w:rPr>
                <w:rFonts w:hint="eastAsia" w:ascii="宋体" w:hAnsi="宋体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FDA24DB">
            <w:pPr>
              <w:rPr>
                <w:rFonts w:cs="Times New Roman" w:asciiTheme="minorEastAsia" w:hAnsiTheme="minorEastAsia" w:eastAsiaTheme="minorEastAsia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65C0B57">
            <w:pPr>
              <w:rPr>
                <w:rFonts w:hint="default" w:ascii="微软雅黑" w:hAnsi="微软雅黑" w:eastAsia="微软雅黑" w:cs="MicrosoftYaHei"/>
                <w:color w:val="000000"/>
                <w:kern w:val="0"/>
                <w:sz w:val="18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MicrosoftYaHei"/>
                <w:color w:val="000000"/>
                <w:kern w:val="0"/>
                <w:sz w:val="18"/>
                <w:szCs w:val="21"/>
                <w:lang w:val="en-US" w:eastAsia="zh-CN" w:bidi="ar-SA"/>
              </w:rPr>
              <w:t>响应状态</w:t>
            </w:r>
          </w:p>
        </w:tc>
        <w:tc>
          <w:tcPr>
            <w:tcW w:w="15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D2985D">
            <w:pPr>
              <w:rPr>
                <w:rFonts w:hint="eastAsia" w:cs="Consolas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Consolas" w:asciiTheme="minorEastAsia" w:hAnsiTheme="minorEastAsia"/>
                <w:kern w:val="2"/>
                <w:sz w:val="21"/>
                <w:szCs w:val="21"/>
                <w:lang w:val="en-US" w:eastAsia="zh-CN" w:bidi="ar-SA"/>
              </w:rPr>
              <w:t>200为成功</w:t>
            </w:r>
          </w:p>
        </w:tc>
      </w:tr>
      <w:tr w14:paraId="79E00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C4416B3">
            <w:pPr>
              <w:rPr>
                <w:rFonts w:hint="eastAsia" w:asciiTheme="minorEastAsia" w:hAnsiTheme="minorEastAsia" w:eastAsiaTheme="minorEastAsia" w:cstheme="minorBidi"/>
                <w:b w:val="0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7"/>
                <w:rFonts w:hint="eastAsia"/>
                <w:lang w:val="en-US" w:eastAsia="zh-CN"/>
              </w:rPr>
              <w:t>message</w:t>
            </w:r>
          </w:p>
        </w:tc>
        <w:tc>
          <w:tcPr>
            <w:tcW w:w="4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B8B7B5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Style w:val="17"/>
                <w:rFonts w:hint="eastAsia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5C4B776">
            <w:pPr>
              <w:rPr>
                <w:rFonts w:hint="eastAsia" w:ascii="宋体" w:hAnsi="宋体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BD8F019">
            <w:pPr>
              <w:rPr>
                <w:rFonts w:cs="Times New Roman" w:asciiTheme="minorEastAsia" w:hAnsiTheme="minorEastAsia" w:eastAsiaTheme="minorEastAsia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685B3D9">
            <w:pPr>
              <w:rPr>
                <w:rFonts w:hint="default" w:ascii="微软雅黑" w:hAnsi="微软雅黑" w:eastAsia="微软雅黑" w:cs="MicrosoftYaHei"/>
                <w:color w:val="000000"/>
                <w:kern w:val="0"/>
                <w:sz w:val="18"/>
                <w:szCs w:val="21"/>
                <w:lang w:val="en-US" w:eastAsia="zh-CN" w:bidi="ar-SA"/>
              </w:rPr>
            </w:pPr>
            <w:r>
              <w:rPr>
                <w:rFonts w:hint="eastAsia" w:cs="Consolas" w:asciiTheme="minorEastAsia" w:hAnsiTheme="minorEastAsia"/>
                <w:szCs w:val="21"/>
                <w:lang w:val="en-US" w:eastAsia="zh-CN"/>
              </w:rPr>
              <w:t>消息</w:t>
            </w:r>
          </w:p>
        </w:tc>
        <w:tc>
          <w:tcPr>
            <w:tcW w:w="15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7394E70">
            <w:pPr>
              <w:rPr>
                <w:rFonts w:hint="eastAsia" w:cs="Consolas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96AA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0A80B12">
            <w:pPr>
              <w:rPr>
                <w:rFonts w:hint="default" w:asciiTheme="minorEastAsia" w:hAnsiTheme="minorEastAsia" w:eastAsiaTheme="minorEastAsia" w:cstheme="minorBidi"/>
                <w:b w:val="0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7"/>
                <w:rFonts w:hint="eastAsia"/>
                <w:lang w:val="en-US" w:eastAsia="zh-CN"/>
              </w:rPr>
              <w:t>data</w:t>
            </w:r>
          </w:p>
        </w:tc>
        <w:tc>
          <w:tcPr>
            <w:tcW w:w="4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5019B3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*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1144A03">
            <w:pPr>
              <w:rPr>
                <w:rFonts w:hint="default" w:ascii="宋体" w:hAnsi="宋体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8BE64F2">
            <w:pPr>
              <w:rPr>
                <w:rFonts w:cs="Times New Roman" w:asciiTheme="minorEastAsia" w:hAnsiTheme="minorEastAsia" w:eastAsiaTheme="minorEastAsia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-</w:t>
            </w:r>
          </w:p>
        </w:tc>
        <w:tc>
          <w:tcPr>
            <w:tcW w:w="7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1EF8E46">
            <w:pPr>
              <w:rPr>
                <w:rFonts w:hint="default" w:ascii="微软雅黑" w:hAnsi="微软雅黑" w:eastAsia="微软雅黑" w:cs="MicrosoftYaHei"/>
                <w:color w:val="000000"/>
                <w:kern w:val="0"/>
                <w:sz w:val="18"/>
                <w:szCs w:val="21"/>
                <w:lang w:val="en-US" w:eastAsia="zh-CN" w:bidi="ar-SA"/>
              </w:rPr>
            </w:pPr>
          </w:p>
        </w:tc>
        <w:tc>
          <w:tcPr>
            <w:tcW w:w="15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6D43231">
            <w:pPr>
              <w:rPr>
                <w:rFonts w:hint="default" w:cs="Consolas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</w:tbl>
    <w:p w14:paraId="78EEC39B"/>
    <w:p w14:paraId="58F15D4A"/>
    <w:p w14:paraId="445784CA"/>
    <w:p w14:paraId="3E079FD7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47CD86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49E8714">
            <w:pPr>
              <w:widowControl/>
              <w:spacing w:line="240" w:lineRule="auto"/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49AE7F71">
            <w:pPr>
              <w:widowControl/>
              <w:spacing w:line="240" w:lineRule="auto"/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"</w:t>
            </w:r>
            <w:r>
              <w:rPr>
                <w:rFonts w:hint="eastAsia"/>
                <w:lang w:val="en-US" w:eastAsia="zh-CN"/>
              </w:rPr>
              <w:t>status</w:t>
            </w:r>
            <w:r>
              <w:rPr>
                <w:rFonts w:hint="eastAsia"/>
              </w:rPr>
              <w:t>": "200",</w:t>
            </w:r>
          </w:p>
          <w:p w14:paraId="045FB4CB">
            <w:pPr>
              <w:widowControl/>
              <w:spacing w:line="240" w:lineRule="auto"/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"message"："success",</w:t>
            </w:r>
          </w:p>
          <w:p w14:paraId="599CD19B">
            <w:pPr>
              <w:widowControl/>
              <w:spacing w:line="240" w:lineRule="auto"/>
              <w:ind w:firstLine="210" w:firstLineChars="10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"data":</w:t>
            </w:r>
            <w:r>
              <w:rPr>
                <w:rFonts w:hint="default"/>
                <w:lang w:val="en-US" w:eastAsia="zh-CN"/>
              </w:rPr>
              <w:t>””</w:t>
            </w:r>
          </w:p>
          <w:p w14:paraId="5C10AE91">
            <w:r>
              <w:rPr>
                <w:rFonts w:hint="eastAsia"/>
              </w:rPr>
              <w:t>}</w:t>
            </w:r>
          </w:p>
        </w:tc>
      </w:tr>
    </w:tbl>
    <w:p w14:paraId="40791B32">
      <w:pPr>
        <w:rPr>
          <w:rFonts w:hint="default"/>
          <w:lang w:val="en-US"/>
        </w:rPr>
      </w:pPr>
    </w:p>
    <w:p w14:paraId="77691436">
      <w:pPr>
        <w:rPr>
          <w:rFonts w:hint="default"/>
          <w:lang w:val="en-US"/>
        </w:rPr>
      </w:pPr>
    </w:p>
    <w:p w14:paraId="5BA8BC53">
      <w:pPr>
        <w:pStyle w:val="4"/>
        <w:rPr>
          <w:rFonts w:hint="default"/>
          <w:lang w:val="en-US"/>
        </w:rPr>
      </w:pPr>
      <w:bookmarkStart w:id="8" w:name="_Toc5436"/>
      <w:r>
        <w:rPr>
          <w:rFonts w:hint="eastAsia"/>
          <w:lang w:val="en-US" w:eastAsia="zh-CN"/>
        </w:rPr>
        <w:t xml:space="preserve"> 编辑网络拓扑</w:t>
      </w:r>
      <w:r>
        <w:rPr>
          <w:rFonts w:hint="eastAsia" w:cs="Consolas" w:asciiTheme="minorEastAsia" w:hAnsiTheme="minorEastAsia"/>
          <w:color w:val="222222"/>
          <w:szCs w:val="21"/>
          <w:lang w:val="en-US" w:eastAsia="zh-CN"/>
        </w:rPr>
        <w:t>配置</w:t>
      </w:r>
      <w:r>
        <w:rPr>
          <w:rFonts w:hint="eastAsia"/>
          <w:lang w:val="en-US" w:eastAsia="zh-CN"/>
        </w:rPr>
        <w:t>信息</w:t>
      </w:r>
      <w:bookmarkEnd w:id="8"/>
    </w:p>
    <w:p w14:paraId="1E544CA0">
      <w:pPr>
        <w:pStyle w:val="6"/>
        <w:numPr>
          <w:ilvl w:val="4"/>
          <w:numId w:val="0"/>
        </w:numPr>
        <w:ind w:left="420" w:leftChars="0"/>
      </w:pPr>
      <w:r>
        <w:rPr>
          <w:rFonts w:hint="eastAsia"/>
          <w:lang w:val="en-US" w:eastAsia="zh-CN"/>
        </w:rPr>
        <w:t>3.1.2.1基本描述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4A39F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1236EBCB">
            <w:pPr>
              <w:spacing w:line="276" w:lineRule="auto"/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b/>
                <w:bCs/>
                <w:color w:val="222222"/>
                <w:szCs w:val="21"/>
                <w:lang w:val="en-US" w:eastAsia="zh-CN"/>
              </w:rPr>
              <w:t>接口名称</w:t>
            </w:r>
          </w:p>
        </w:tc>
        <w:tc>
          <w:tcPr>
            <w:tcW w:w="6852" w:type="dxa"/>
            <w:shd w:val="clear" w:color="auto" w:fill="FFFFFF"/>
          </w:tcPr>
          <w:p w14:paraId="7509E073">
            <w:pPr>
              <w:spacing w:line="276" w:lineRule="auto"/>
              <w:rPr>
                <w:rFonts w:hint="default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  <w:t>编辑保存配置</w:t>
            </w:r>
          </w:p>
        </w:tc>
      </w:tr>
      <w:tr w14:paraId="3699E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48919AA5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6852" w:type="dxa"/>
            <w:shd w:val="clear" w:color="auto" w:fill="FFFFFF"/>
          </w:tcPr>
          <w:p w14:paraId="18354601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  <w:t>编辑保存配置</w:t>
            </w:r>
          </w:p>
        </w:tc>
      </w:tr>
    </w:tbl>
    <w:p w14:paraId="1B6595A9"/>
    <w:p w14:paraId="5B8185B8">
      <w:pPr>
        <w:pStyle w:val="6"/>
        <w:numPr>
          <w:ilvl w:val="4"/>
          <w:numId w:val="0"/>
        </w:numPr>
        <w:ind w:left="420" w:left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3.1.2.2请求信息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4D927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2825291E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前提要求</w:t>
            </w:r>
          </w:p>
        </w:tc>
        <w:tc>
          <w:tcPr>
            <w:tcW w:w="6852" w:type="dxa"/>
            <w:shd w:val="clear" w:color="auto" w:fill="FFFFFF"/>
          </w:tcPr>
          <w:p w14:paraId="42CB0AFD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</w:p>
        </w:tc>
      </w:tr>
      <w:tr w14:paraId="562D9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54" w:type="dxa"/>
            <w:shd w:val="clear" w:color="auto" w:fill="DAEEF3" w:themeFill="accent5" w:themeFillTint="33"/>
          </w:tcPr>
          <w:p w14:paraId="67BBF4DC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请求类型</w:t>
            </w:r>
          </w:p>
        </w:tc>
        <w:tc>
          <w:tcPr>
            <w:tcW w:w="6852" w:type="dxa"/>
            <w:shd w:val="clear" w:color="auto" w:fill="FFFFFF"/>
          </w:tcPr>
          <w:p w14:paraId="79BDE07E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HTTP</w:t>
            </w:r>
          </w:p>
        </w:tc>
      </w:tr>
      <w:tr w14:paraId="3DA65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10D2E6A2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请求地址</w:t>
            </w:r>
          </w:p>
        </w:tc>
        <w:tc>
          <w:tcPr>
            <w:tcW w:w="6852" w:type="dxa"/>
            <w:shd w:val="clear" w:color="auto" w:fill="FFFFFF"/>
            <w:vAlign w:val="top"/>
          </w:tcPr>
          <w:p w14:paraId="67CC4CBE">
            <w:pPr>
              <w:spacing w:line="276" w:lineRule="auto"/>
              <w:rPr>
                <w:rFonts w:hint="default" w:eastAsia="宋体" w:cs="Times New Roman" w:asciiTheme="minorEastAsia" w:hAnsiTheme="minorEastAsia"/>
                <w:bCs/>
                <w:i/>
                <w:color w:val="0000F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http://address:port</w:t>
            </w:r>
            <w:r>
              <w:rPr>
                <w:rFonts w:cs="宋体" w:asciiTheme="minorEastAsia" w:hAnsiTheme="minorEastAsia"/>
                <w:bCs/>
                <w:kern w:val="0"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  <w:lang w:val="en-US" w:eastAsia="zh-CN"/>
              </w:rPr>
              <w:t>web//v1/topologyConfig/edit</w:t>
            </w:r>
          </w:p>
        </w:tc>
      </w:tr>
      <w:tr w14:paraId="1F1E7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54" w:type="dxa"/>
            <w:shd w:val="clear" w:color="auto" w:fill="DAEEF3" w:themeFill="accent5" w:themeFillTint="33"/>
          </w:tcPr>
          <w:p w14:paraId="602E4D12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方式</w:t>
            </w:r>
          </w:p>
        </w:tc>
        <w:tc>
          <w:tcPr>
            <w:tcW w:w="6852" w:type="dxa"/>
            <w:shd w:val="clear" w:color="auto" w:fill="FFFFFF"/>
          </w:tcPr>
          <w:p w14:paraId="771A94F7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  <w:t>POST</w:t>
            </w:r>
          </w:p>
        </w:tc>
      </w:tr>
      <w:tr w14:paraId="361C5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3CCB249B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格式</w:t>
            </w:r>
          </w:p>
        </w:tc>
        <w:tc>
          <w:tcPr>
            <w:tcW w:w="6852" w:type="dxa"/>
            <w:shd w:val="clear" w:color="auto" w:fill="FFFFFF"/>
          </w:tcPr>
          <w:p w14:paraId="4DE6053B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content-type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 json</w:t>
            </w:r>
          </w:p>
          <w:p w14:paraId="189C4655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accept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application/json, text/plain, */*</w:t>
            </w:r>
          </w:p>
        </w:tc>
      </w:tr>
      <w:tr w14:paraId="097F0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7F005063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接口参数</w:t>
            </w:r>
          </w:p>
        </w:tc>
        <w:tc>
          <w:tcPr>
            <w:tcW w:w="6852" w:type="dxa"/>
            <w:shd w:val="clear" w:color="auto" w:fill="FFFFFF"/>
          </w:tcPr>
          <w:p w14:paraId="3722C31F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见下表描述</w:t>
            </w:r>
          </w:p>
        </w:tc>
      </w:tr>
    </w:tbl>
    <w:p w14:paraId="53E79443">
      <w:pPr>
        <w:rPr>
          <w:rFonts w:hint="eastAsia"/>
          <w:lang w:val="en-US" w:eastAsia="zh-CN"/>
        </w:rPr>
      </w:pPr>
    </w:p>
    <w:p w14:paraId="2169E4B6">
      <w:pPr>
        <w:pStyle w:val="6"/>
        <w:numPr>
          <w:ilvl w:val="4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3.1.2.3参数说明</w:t>
      </w:r>
    </w:p>
    <w:tbl>
      <w:tblPr>
        <w:tblStyle w:val="13"/>
        <w:tblW w:w="5000" w:type="pct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6"/>
        <w:gridCol w:w="523"/>
        <w:gridCol w:w="937"/>
        <w:gridCol w:w="457"/>
        <w:gridCol w:w="1692"/>
        <w:gridCol w:w="2167"/>
      </w:tblGrid>
      <w:tr w14:paraId="5308A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607CB0D1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5653EBA2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56141CED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20B0B128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5954D1D6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272DE62B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A3E2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C527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topuId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97F25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64DDE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B5A72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F8169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拓扑配置Id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A4583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46927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F78D2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precinctId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E79AA4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1D881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2C4790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E3100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节点Id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FB9856F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0457A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89327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drawContent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66B43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51D1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C520F6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D53CF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绘制内容(json)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9B58FB6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1249D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1DC958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topologyConfigPartlList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6B288DA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3CB962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List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top"/>
          </w:tcPr>
          <w:p w14:paraId="12CA701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6CD311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网络拓扑配置中元件信息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1F1C29F3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35107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58BC3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13C39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DD58E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186E5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DAC97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C8C4C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308F8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76AFC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deviceName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0566073">
            <w:pPr>
              <w:rPr>
                <w:rStyle w:val="17"/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34E6C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5BC26ED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E9BBC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15B1E47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776D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D05B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C007BF3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240E7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7186451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DA234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IP地址,数据库唯一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DD84568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BCE7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022B2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900D42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A0F7D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8C05068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CD175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MAC地址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D318498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6913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76D59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deviceModel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93769BC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0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B99CC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CA9F6E4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97E67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设备型号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548F926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860B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E67EC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upDeviceName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B18500D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1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98CCA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240C2E9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F612C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上游网络设备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1F39F26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6EAA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66204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strike w:val="0"/>
                <w:dstrike w:val="0"/>
                <w:color w:val="auto"/>
                <w:kern w:val="2"/>
                <w:sz w:val="21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upDeviceIp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1C68007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1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B474F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trike w:val="0"/>
                <w:dstrike w:val="0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F60FDFC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9E0C3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trike w:val="0"/>
                <w:dstrike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上游设备IP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9E745E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CBD9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F9AB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crossSite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DC2132B">
            <w:pPr>
              <w:rPr>
                <w:rFonts w:hint="eastAsia"/>
                <w:highlight w:val="none"/>
                <w:shd w:val="clear" w:color="auto" w:fill="auto"/>
                <w:lang w:val="en-US"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0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39C02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A0BB422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6508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是否跨站点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0BC54E0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0A61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C16B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ipV6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490547D">
            <w:pPr>
              <w:rPr>
                <w:rFonts w:hint="eastAsia"/>
                <w:highlight w:val="none"/>
                <w:shd w:val="clear" w:color="auto" w:fill="auto"/>
                <w:lang w:val="en-US" w:eastAsia="zh-CN"/>
              </w:rPr>
            </w:pPr>
            <w:ins w:id="21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8080B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698C720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D7025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IPv6地址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B335BFC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36C6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A6F28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gateway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CACF8F8">
            <w:pPr>
              <w:rPr>
                <w:rFonts w:hint="eastAsia"/>
                <w:highlight w:val="none"/>
                <w:shd w:val="clear" w:color="auto" w:fill="auto"/>
                <w:lang w:val="en-US" w:eastAsia="zh-CN"/>
              </w:rPr>
            </w:pPr>
            <w:ins w:id="22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497B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DFB3666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A894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网关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7F29772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3303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4A3FD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virtualIp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3EAA4A6">
            <w:pPr>
              <w:rPr>
                <w:rFonts w:hint="eastAsia"/>
                <w:highlight w:val="none"/>
                <w:shd w:val="clear" w:color="auto" w:fill="auto"/>
                <w:lang w:val="en-US" w:eastAsia="zh-CN"/>
              </w:rPr>
            </w:pPr>
            <w:ins w:id="23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00FC9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4072E83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C53FB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虚拟IP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277191C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14E2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F22DA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portNum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965752B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ins w:id="24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A3B5A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8AED643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FF285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端口号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7FDA31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9AD7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F56F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major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D1E2EE2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ins w:id="25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FA3CE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F5AF4BF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AB597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所属专业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EEB1FB0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4FB5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DF60D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deviceVender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C72860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ins w:id="26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1B63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D253167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BCFCD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设备厂家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F0ABC19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85FE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0DA77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siteId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B186DC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ins w:id="27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577AC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03634E3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45E8F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站点id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1587A63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938C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B076A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siteName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EDDCD3B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ins w:id="28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F65B4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019BD71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DC296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站点名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9CA399B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AF3B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07F64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roomName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75F8C23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ins w:id="29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6B729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0ED076A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E86D8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机房名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602E8D8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B1B4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BB7D7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roomId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DBD675A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ins w:id="30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5AF15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127DD8F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5B4E8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机房id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C3A655C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5AA9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3A83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locationDesc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C5B408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ins w:id="31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3A758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CAA183C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1BF4C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具体位置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24E8A06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38BE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7DC79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versionNum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3E02ED6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ins w:id="32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380C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B209CAE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17E2A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版本号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9119ED1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50C8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EDD2B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serialNum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07C9A03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ins w:id="33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F1DBE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E157ABB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22A72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序列号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624359B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91F8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9C91A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portCount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355FD61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ins w:id="34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C020B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6C910C7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7469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端口数量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8A9C736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AE7B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2E969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drawContent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86E456C">
            <w:pPr>
              <w:rPr>
                <w:rStyle w:val="17"/>
                <w:rFonts w:hint="eastAsia"/>
                <w:color w:val="auto"/>
                <w:lang w:val="en-US" w:eastAsia="zh-CN"/>
              </w:rPr>
            </w:pPr>
            <w:ins w:id="35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E89C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37B4C49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4986D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绘制内容(json)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E1CFD10">
            <w:pP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</w:tbl>
    <w:p w14:paraId="0B5E4F6B">
      <w:pPr>
        <w:rPr>
          <w:rFonts w:hint="default"/>
          <w:lang w:val="en-US" w:eastAsia="zh-CN"/>
        </w:rPr>
      </w:pPr>
    </w:p>
    <w:p w14:paraId="4442BB31"/>
    <w:p w14:paraId="2A1E78AE"/>
    <w:p w14:paraId="0A0F515B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D5FD2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409D281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{</w:t>
            </w:r>
          </w:p>
          <w:p w14:paraId="688C133D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"topuId": 1,</w:t>
            </w:r>
          </w:p>
          <w:p w14:paraId="014C3B99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"precinctId": "precinct_001",</w:t>
            </w:r>
          </w:p>
          <w:p w14:paraId="35FB7318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"drawContent": "{\"nodes\":[],\"edges\":[]}",</w:t>
            </w:r>
          </w:p>
          <w:p w14:paraId="5E093E18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"topologyConfigPartlList": [</w:t>
            </w:r>
          </w:p>
          <w:p w14:paraId="2171DBBF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{</w:t>
            </w:r>
          </w:p>
          <w:p w14:paraId="314561CC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"id": 101,</w:t>
            </w:r>
          </w:p>
          <w:p w14:paraId="7D6410B3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"deviceName": "核心交换机",</w:t>
            </w:r>
          </w:p>
          <w:p w14:paraId="5D50428A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"ip": "192.168.1.1",</w:t>
            </w:r>
          </w:p>
          <w:p w14:paraId="74A82577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"mac": "00:11:22:33:44:55",</w:t>
            </w:r>
          </w:p>
          <w:p w14:paraId="6E0A6520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"deviceModel": "H3C S6800",</w:t>
            </w:r>
          </w:p>
          <w:p w14:paraId="03CE3A2F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"upDeviceName": "",</w:t>
            </w:r>
          </w:p>
          <w:p w14:paraId="21F44272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"upDeviceIp": "",</w:t>
            </w:r>
          </w:p>
          <w:p w14:paraId="0A1F2C7C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"ipV6": "2001:db8::1",</w:t>
            </w:r>
          </w:p>
          <w:p w14:paraId="1ED24668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"crossSite": 0,</w:t>
            </w:r>
          </w:p>
          <w:p w14:paraId="0882451B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"gateway": "192.168.1.254",</w:t>
            </w:r>
          </w:p>
          <w:p w14:paraId="1057F93A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"virtualIp": "192.168.1.100",</w:t>
            </w:r>
          </w:p>
          <w:p w14:paraId="25207C7C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"portNum": 48,</w:t>
            </w:r>
          </w:p>
          <w:p w14:paraId="2671A732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"major": "网络",</w:t>
            </w:r>
          </w:p>
          <w:p w14:paraId="46BF6A3C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"deviceVender": "H3C",</w:t>
            </w:r>
          </w:p>
          <w:p w14:paraId="1011C8AF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"siteId": "site_001",</w:t>
            </w:r>
          </w:p>
          <w:p w14:paraId="0B6241DD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"siteName": "南宁数据中心",</w:t>
            </w:r>
          </w:p>
          <w:p w14:paraId="0842AB1C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"roomName": "核心机房",</w:t>
            </w:r>
          </w:p>
          <w:p w14:paraId="7D4B7443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"roomId": "room_001",</w:t>
            </w:r>
          </w:p>
          <w:p w14:paraId="3DE52929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"locationDesc": "机柜A-01",</w:t>
            </w:r>
          </w:p>
          <w:p w14:paraId="7DC3AFE8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"versionNum": "V1.0",</w:t>
            </w:r>
          </w:p>
          <w:p w14:paraId="5DA31948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"serialNum": "SN123456789",</w:t>
            </w:r>
          </w:p>
          <w:p w14:paraId="73AB2DA3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"portCount": 48,</w:t>
            </w:r>
          </w:p>
          <w:p w14:paraId="4360141E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"precinctId": "precinct_001"</w:t>
            </w:r>
          </w:p>
          <w:p w14:paraId="0CD90787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}</w:t>
            </w:r>
          </w:p>
          <w:p w14:paraId="08F1F280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]</w:t>
            </w:r>
          </w:p>
          <w:p w14:paraId="198E9B9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}</w:t>
            </w:r>
          </w:p>
        </w:tc>
      </w:tr>
    </w:tbl>
    <w:p w14:paraId="1E537797">
      <w:pPr>
        <w:rPr>
          <w:rFonts w:hint="eastAsia"/>
          <w:lang w:val="en-US" w:eastAsia="zh-CN"/>
        </w:rPr>
      </w:pPr>
    </w:p>
    <w:p w14:paraId="5453B1F5">
      <w:pPr>
        <w:pStyle w:val="6"/>
        <w:numPr>
          <w:ilvl w:val="4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3.1.2.4响应信息</w:t>
      </w:r>
    </w:p>
    <w:tbl>
      <w:tblPr>
        <w:tblStyle w:val="13"/>
        <w:tblW w:w="4886" w:type="pct"/>
        <w:tblInd w:w="1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861"/>
        <w:gridCol w:w="1150"/>
        <w:gridCol w:w="646"/>
        <w:gridCol w:w="1010"/>
        <w:gridCol w:w="2832"/>
      </w:tblGrid>
      <w:tr w14:paraId="495C5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50F59570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37691FF6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1B78BDA7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73ECD968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3FB3D8E1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17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61869FDB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3CAB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694B64F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E2DD801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E6F47FE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5240908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DAF42A3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MicrosoftYaHei"/>
                <w:color w:val="000000"/>
                <w:kern w:val="0"/>
                <w:sz w:val="18"/>
                <w:szCs w:val="21"/>
                <w:lang w:val="en-US" w:eastAsia="zh-CN" w:bidi="ar-SA"/>
              </w:rPr>
              <w:t>响应状态</w:t>
            </w:r>
          </w:p>
        </w:tc>
        <w:tc>
          <w:tcPr>
            <w:tcW w:w="17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F445B08">
            <w:pPr>
              <w:rPr>
                <w:rFonts w:cs="Consolas" w:asciiTheme="minorEastAsia" w:hAnsiTheme="minorEastAsia"/>
                <w:szCs w:val="21"/>
              </w:rPr>
            </w:pPr>
            <w:r>
              <w:rPr>
                <w:rFonts w:hint="eastAsia" w:cs="Consolas" w:asciiTheme="minorEastAsia" w:hAnsiTheme="minorEastAsia"/>
                <w:kern w:val="2"/>
                <w:sz w:val="21"/>
                <w:szCs w:val="21"/>
                <w:lang w:val="en-US" w:eastAsia="zh-CN" w:bidi="ar-SA"/>
              </w:rPr>
              <w:t>200为成功</w:t>
            </w:r>
          </w:p>
        </w:tc>
      </w:tr>
      <w:tr w14:paraId="0FEC7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CB6B4B5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message</w:t>
            </w:r>
          </w:p>
        </w:tc>
        <w:tc>
          <w:tcPr>
            <w:tcW w:w="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E4C6232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10F16B7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B2BD198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33F66AD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szCs w:val="21"/>
                <w:lang w:val="en-US" w:eastAsia="zh-CN"/>
              </w:rPr>
              <w:t>消息</w:t>
            </w:r>
          </w:p>
        </w:tc>
        <w:tc>
          <w:tcPr>
            <w:tcW w:w="17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B6D62FA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060DD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2C6ACAD5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data</w:t>
            </w:r>
          </w:p>
        </w:tc>
        <w:tc>
          <w:tcPr>
            <w:tcW w:w="5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33A61C45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*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top"/>
          </w:tcPr>
          <w:p w14:paraId="37BA9E48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top"/>
          </w:tcPr>
          <w:p w14:paraId="23F4FBCE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-</w:t>
            </w:r>
          </w:p>
        </w:tc>
        <w:tc>
          <w:tcPr>
            <w:tcW w:w="6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09A4A11F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7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1F223C4C">
            <w:pPr>
              <w:rPr>
                <w:rFonts w:cs="Consolas" w:asciiTheme="minorEastAsia" w:hAnsiTheme="minorEastAsia"/>
                <w:szCs w:val="21"/>
              </w:rPr>
            </w:pPr>
          </w:p>
        </w:tc>
      </w:tr>
    </w:tbl>
    <w:p w14:paraId="7324C692"/>
    <w:p w14:paraId="2B303A73"/>
    <w:p w14:paraId="5FA2D1E6"/>
    <w:p w14:paraId="03ECC8C3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BF4825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38E0E91">
            <w:pPr>
              <w:widowControl/>
              <w:spacing w:line="240" w:lineRule="auto"/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2CFE1390">
            <w:pPr>
              <w:widowControl/>
              <w:spacing w:line="240" w:lineRule="auto"/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"</w:t>
            </w:r>
            <w:r>
              <w:rPr>
                <w:rFonts w:hint="eastAsia"/>
                <w:lang w:val="en-US" w:eastAsia="zh-CN"/>
              </w:rPr>
              <w:t>status</w:t>
            </w:r>
            <w:r>
              <w:rPr>
                <w:rFonts w:hint="eastAsia"/>
              </w:rPr>
              <w:t>": "200",</w:t>
            </w:r>
          </w:p>
          <w:p w14:paraId="165DC2E7">
            <w:pPr>
              <w:widowControl/>
              <w:spacing w:line="240" w:lineRule="auto"/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"message"："success",</w:t>
            </w:r>
          </w:p>
          <w:p w14:paraId="1CBD48A0">
            <w:pPr>
              <w:widowControl/>
              <w:spacing w:line="240" w:lineRule="auto"/>
              <w:ind w:firstLine="210" w:firstLineChars="10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"data":</w:t>
            </w:r>
            <w:r>
              <w:rPr>
                <w:rFonts w:hint="default"/>
                <w:lang w:val="en-US" w:eastAsia="zh-CN"/>
              </w:rPr>
              <w:t>””</w:t>
            </w:r>
          </w:p>
          <w:p w14:paraId="527A18D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103580BF">
      <w:pPr>
        <w:pStyle w:val="4"/>
        <w:rPr>
          <w:rFonts w:hint="default"/>
          <w:lang w:val="en-US"/>
        </w:rPr>
      </w:pPr>
      <w:bookmarkStart w:id="9" w:name="_Toc31251"/>
      <w:r>
        <w:rPr>
          <w:rFonts w:hint="eastAsia"/>
          <w:lang w:val="en-US" w:eastAsia="zh-CN"/>
        </w:rPr>
        <w:t xml:space="preserve"> 获取网络拓扑元件详情</w:t>
      </w:r>
    </w:p>
    <w:p w14:paraId="2D6CB763">
      <w:pPr>
        <w:pStyle w:val="6"/>
        <w:numPr>
          <w:ilvl w:val="4"/>
          <w:numId w:val="0"/>
        </w:numPr>
        <w:ind w:left="420" w:leftChars="0"/>
      </w:pPr>
      <w:r>
        <w:rPr>
          <w:rFonts w:hint="eastAsia"/>
          <w:lang w:val="en-US" w:eastAsia="zh-CN"/>
        </w:rPr>
        <w:t>3.1.3.1基本描述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2C74A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c>
          <w:tcPr>
            <w:tcW w:w="1654" w:type="dxa"/>
            <w:shd w:val="clear" w:color="auto" w:fill="DAEEF3" w:themeFill="accent5" w:themeFillTint="33"/>
          </w:tcPr>
          <w:p w14:paraId="39451089">
            <w:pPr>
              <w:spacing w:line="276" w:lineRule="auto"/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b/>
                <w:bCs/>
                <w:color w:val="222222"/>
                <w:szCs w:val="21"/>
                <w:lang w:val="en-US" w:eastAsia="zh-CN"/>
              </w:rPr>
              <w:t>接口名称</w:t>
            </w:r>
          </w:p>
        </w:tc>
        <w:tc>
          <w:tcPr>
            <w:tcW w:w="6852" w:type="dxa"/>
            <w:shd w:val="clear" w:color="auto" w:fill="FFFFFF"/>
          </w:tcPr>
          <w:p w14:paraId="524769A9">
            <w:pPr>
              <w:spacing w:line="276" w:lineRule="auto"/>
              <w:rPr>
                <w:rFonts w:hint="default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  <w:t>获取网络拓扑元件详情</w:t>
            </w:r>
          </w:p>
        </w:tc>
      </w:tr>
      <w:tr w14:paraId="6264E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5DA2921B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6852" w:type="dxa"/>
            <w:shd w:val="clear" w:color="auto" w:fill="FFFFFF"/>
          </w:tcPr>
          <w:p w14:paraId="678A50F5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  <w:t>获取网络拓扑元件详情</w:t>
            </w:r>
          </w:p>
        </w:tc>
      </w:tr>
    </w:tbl>
    <w:p w14:paraId="61E8E63D"/>
    <w:p w14:paraId="2A54D599">
      <w:pPr>
        <w:pStyle w:val="6"/>
        <w:numPr>
          <w:ilvl w:val="4"/>
          <w:numId w:val="0"/>
        </w:numPr>
        <w:ind w:left="420" w:left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3.1.3.2请求信息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72651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488838A7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前提要求</w:t>
            </w:r>
          </w:p>
        </w:tc>
        <w:tc>
          <w:tcPr>
            <w:tcW w:w="6852" w:type="dxa"/>
            <w:shd w:val="clear" w:color="auto" w:fill="FFFFFF"/>
          </w:tcPr>
          <w:p w14:paraId="231498B1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</w:p>
        </w:tc>
      </w:tr>
      <w:tr w14:paraId="67DEC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1BA6C2AA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请求类型</w:t>
            </w:r>
          </w:p>
        </w:tc>
        <w:tc>
          <w:tcPr>
            <w:tcW w:w="6852" w:type="dxa"/>
            <w:shd w:val="clear" w:color="auto" w:fill="FFFFFF"/>
          </w:tcPr>
          <w:p w14:paraId="031DD7FC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HTTP</w:t>
            </w:r>
          </w:p>
        </w:tc>
      </w:tr>
      <w:tr w14:paraId="73FDC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7392D032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请求地址</w:t>
            </w:r>
          </w:p>
        </w:tc>
        <w:tc>
          <w:tcPr>
            <w:tcW w:w="6852" w:type="dxa"/>
            <w:shd w:val="clear" w:color="auto" w:fill="FFFFFF"/>
            <w:vAlign w:val="top"/>
          </w:tcPr>
          <w:p w14:paraId="7B8C2C19">
            <w:pPr>
              <w:spacing w:line="276" w:lineRule="auto"/>
              <w:rPr>
                <w:rFonts w:hint="default" w:eastAsia="宋体" w:cs="Times New Roman" w:asciiTheme="minorEastAsia" w:hAnsiTheme="minorEastAsia"/>
                <w:bCs/>
                <w:i/>
                <w:color w:val="0000F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http://address:port</w:t>
            </w:r>
            <w:r>
              <w:rPr>
                <w:rFonts w:cs="宋体" w:asciiTheme="minorEastAsia" w:hAnsiTheme="minorEastAsia"/>
                <w:bCs/>
                <w:kern w:val="0"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  <w:lang w:val="en-US" w:eastAsia="zh-CN"/>
              </w:rPr>
              <w:t>web//v1/topologyConfig/getPartDetail</w:t>
            </w:r>
          </w:p>
        </w:tc>
      </w:tr>
      <w:tr w14:paraId="26290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54" w:type="dxa"/>
            <w:shd w:val="clear" w:color="auto" w:fill="DAEEF3" w:themeFill="accent5" w:themeFillTint="33"/>
          </w:tcPr>
          <w:p w14:paraId="0E4E54A3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方式</w:t>
            </w:r>
          </w:p>
        </w:tc>
        <w:tc>
          <w:tcPr>
            <w:tcW w:w="6852" w:type="dxa"/>
            <w:shd w:val="clear" w:color="auto" w:fill="FFFFFF"/>
          </w:tcPr>
          <w:p w14:paraId="09948D65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  <w:t>POST</w:t>
            </w:r>
          </w:p>
        </w:tc>
      </w:tr>
      <w:tr w14:paraId="5BCFE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3C32453C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格式</w:t>
            </w:r>
          </w:p>
        </w:tc>
        <w:tc>
          <w:tcPr>
            <w:tcW w:w="6852" w:type="dxa"/>
            <w:shd w:val="clear" w:color="auto" w:fill="FFFFFF"/>
          </w:tcPr>
          <w:p w14:paraId="375851DB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content-type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 json</w:t>
            </w:r>
          </w:p>
          <w:p w14:paraId="1003C21A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accept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application/json, text/plain, */*</w:t>
            </w:r>
          </w:p>
        </w:tc>
      </w:tr>
      <w:tr w14:paraId="29850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5F407F5C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接口参数</w:t>
            </w:r>
          </w:p>
        </w:tc>
        <w:tc>
          <w:tcPr>
            <w:tcW w:w="6852" w:type="dxa"/>
            <w:shd w:val="clear" w:color="auto" w:fill="FFFFFF"/>
          </w:tcPr>
          <w:p w14:paraId="26A5262B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见下表描述</w:t>
            </w:r>
          </w:p>
        </w:tc>
      </w:tr>
    </w:tbl>
    <w:p w14:paraId="159D0545">
      <w:pPr>
        <w:rPr>
          <w:rFonts w:hint="eastAsia"/>
          <w:lang w:val="en-US" w:eastAsia="zh-CN"/>
        </w:rPr>
      </w:pPr>
    </w:p>
    <w:p w14:paraId="3496B2C9">
      <w:pPr>
        <w:pStyle w:val="6"/>
        <w:numPr>
          <w:ilvl w:val="4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3.1.3.3参数说明</w:t>
      </w:r>
    </w:p>
    <w:tbl>
      <w:tblPr>
        <w:tblStyle w:val="13"/>
        <w:tblW w:w="5000" w:type="pct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4"/>
        <w:gridCol w:w="891"/>
        <w:gridCol w:w="950"/>
        <w:gridCol w:w="709"/>
        <w:gridCol w:w="1624"/>
        <w:gridCol w:w="2544"/>
      </w:tblGrid>
      <w:tr w14:paraId="680C0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2CD4F5CF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625748FE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258F81A4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3AC4DF61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1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5084E694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62819094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B24A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1E240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A4F3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default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49702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Long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5C664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5C843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C0E5A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</w:tbl>
    <w:p w14:paraId="7B98C6B7">
      <w:pPr>
        <w:rPr>
          <w:rFonts w:hint="default"/>
          <w:lang w:val="en-US" w:eastAsia="zh-CN"/>
        </w:rPr>
      </w:pPr>
    </w:p>
    <w:p w14:paraId="1F02CCDA"/>
    <w:p w14:paraId="47E2836D"/>
    <w:p w14:paraId="26878766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44FE66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59297B6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{</w:t>
            </w:r>
          </w:p>
          <w:p w14:paraId="6150A040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"id": 1,</w:t>
            </w:r>
          </w:p>
          <w:p w14:paraId="14C62D36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"namespace": "alauda"</w:t>
            </w:r>
          </w:p>
          <w:p w14:paraId="2F608EF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}</w:t>
            </w:r>
          </w:p>
        </w:tc>
      </w:tr>
    </w:tbl>
    <w:p w14:paraId="2D2F9A36">
      <w:pPr>
        <w:rPr>
          <w:rFonts w:hint="eastAsia"/>
          <w:lang w:val="en-US" w:eastAsia="zh-CN"/>
        </w:rPr>
      </w:pPr>
    </w:p>
    <w:p w14:paraId="24BC1031">
      <w:pPr>
        <w:pStyle w:val="6"/>
        <w:numPr>
          <w:ilvl w:val="4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3.1.3.4响应信息</w:t>
      </w:r>
    </w:p>
    <w:tbl>
      <w:tblPr>
        <w:tblStyle w:val="13"/>
        <w:tblW w:w="4886" w:type="pct"/>
        <w:tblInd w:w="1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707"/>
        <w:gridCol w:w="1090"/>
        <w:gridCol w:w="753"/>
        <w:gridCol w:w="1350"/>
        <w:gridCol w:w="2385"/>
      </w:tblGrid>
      <w:tr w14:paraId="00F4B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53F99701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39F8270A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78F535B4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7124858A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2AFBF02D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727C7358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69DF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995EC0C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5AFC86F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F2A2014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678C56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16C0557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MicrosoftYaHei"/>
                <w:color w:val="000000"/>
                <w:kern w:val="0"/>
                <w:sz w:val="18"/>
                <w:szCs w:val="21"/>
                <w:lang w:val="en-US" w:eastAsia="zh-CN" w:bidi="ar-SA"/>
              </w:rPr>
              <w:t>响应状态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D5DD1CA">
            <w:pPr>
              <w:rPr>
                <w:rFonts w:cs="Consolas" w:asciiTheme="minorEastAsia" w:hAnsiTheme="minorEastAsia"/>
                <w:szCs w:val="21"/>
              </w:rPr>
            </w:pPr>
            <w:r>
              <w:rPr>
                <w:rFonts w:hint="eastAsia" w:cs="Consolas" w:asciiTheme="minorEastAsia" w:hAnsiTheme="minorEastAsia"/>
                <w:kern w:val="2"/>
                <w:sz w:val="21"/>
                <w:szCs w:val="21"/>
                <w:lang w:val="en-US" w:eastAsia="zh-CN" w:bidi="ar-SA"/>
              </w:rPr>
              <w:t>200为成功</w:t>
            </w:r>
          </w:p>
        </w:tc>
      </w:tr>
      <w:tr w14:paraId="32F47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F11BC2E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message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AD80EE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1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2CEA32A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29EE97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0A6561C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szCs w:val="21"/>
                <w:lang w:val="en-US" w:eastAsia="zh-CN"/>
              </w:rPr>
              <w:t>消息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526D6D8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0B299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268167C9">
            <w:pPr>
              <w:rPr>
                <w:rStyle w:val="17"/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Style w:val="17"/>
                <w:rFonts w:hint="eastAsia" w:ascii="Times New Roman" w:hAnsi="Times New Roman" w:eastAsia="宋体" w:cs="Times New Roman"/>
                <w:lang w:val="en-US" w:eastAsia="zh-CN"/>
              </w:rPr>
              <w:t>data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39D5D95F">
            <w:pPr>
              <w:rPr>
                <w:rStyle w:val="17"/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Style w:val="17"/>
                <w:rFonts w:hint="eastAsia" w:ascii="Times New Roman" w:hAnsi="Times New Roman" w:eastAsia="宋体" w:cs="Times New Roman"/>
                <w:lang w:val="en-US" w:eastAsia="zh-CN"/>
              </w:rPr>
              <w:t>*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top"/>
          </w:tcPr>
          <w:p w14:paraId="2561B63B">
            <w:pPr>
              <w:rPr>
                <w:rStyle w:val="17"/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Style w:val="17"/>
                <w:rFonts w:hint="eastAsia" w:ascii="Times New Roman" w:hAnsi="Times New Roman" w:eastAsia="宋体" w:cs="Times New Roman"/>
                <w:lang w:val="en-US" w:eastAsia="zh-CN"/>
              </w:rPr>
              <w:t>-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top"/>
          </w:tcPr>
          <w:p w14:paraId="49498D83">
            <w:pPr>
              <w:rPr>
                <w:rStyle w:val="17"/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Style w:val="17"/>
                <w:rFonts w:hint="eastAsia" w:ascii="Times New Roman" w:hAnsi="Times New Roman" w:eastAsia="宋体" w:cs="Times New Roman"/>
                <w:lang w:val="en-US" w:eastAsia="zh-CN"/>
              </w:rPr>
              <w:t>-</w:t>
            </w: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4F817DF6">
            <w:pPr>
              <w:rPr>
                <w:rStyle w:val="17"/>
                <w:rFonts w:hint="default" w:ascii="Times New Roman" w:hAnsi="Times New Roman" w:eastAsia="宋体" w:cs="Times New Roman"/>
                <w:lang w:val="en-US" w:eastAsia="zh-CN"/>
              </w:rPr>
            </w:pP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11617CFD">
            <w:pPr>
              <w:rPr>
                <w:rStyle w:val="17"/>
                <w:rFonts w:hint="eastAsia" w:ascii="Times New Roman" w:hAnsi="Times New Roman" w:eastAsia="宋体" w:cs="Times New Roman"/>
                <w:lang w:val="en-US" w:eastAsia="zh-CN"/>
              </w:rPr>
            </w:pPr>
          </w:p>
        </w:tc>
      </w:tr>
      <w:tr w14:paraId="08340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77608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8E31B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4131E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374E2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F2814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82AFA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cs="Consolas" w:asciiTheme="minorEastAsia" w:hAnsiTheme="minorEastAsia"/>
                <w:szCs w:val="21"/>
              </w:rPr>
            </w:pPr>
          </w:p>
        </w:tc>
      </w:tr>
      <w:tr w14:paraId="6C989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5AB61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deviceName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AE1B166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E95FD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389DD73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F5DCF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16C7DBE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753D3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345E6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8E7B2C1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A6C7B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E411513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FF724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IP地址,数据库唯一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2B2E31B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884B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6DA93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C78F781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C58B4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93A105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97CA0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MAC地址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73C9BDC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439F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B1B1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deviceModel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80DB897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0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52E37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2934E81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3112F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设备型号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9282168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0C4A3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4387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upDeviceName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26CD8F8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1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DECFA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4132082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1135D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上游网络设备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8602D62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C7AA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14464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upDeviceIp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CF47589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1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E975C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54263A8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54F12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上游设备IP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37A576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9EEF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CB1BB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crossSite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18D836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0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B1BE2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A8D76C0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073F1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是否跨站点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D63A046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3046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4523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ipV6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A0A8E33">
            <w:pPr>
              <w:rPr>
                <w:rFonts w:hint="eastAsia"/>
                <w:shd w:val="clear" w:color="auto" w:fill="auto"/>
                <w:lang w:eastAsia="zh-CN"/>
              </w:rPr>
            </w:pPr>
            <w:ins w:id="36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125E6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5B4B3CD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38D5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IPv6地址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B33E699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08D0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0805E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gateway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A44C9EC">
            <w:pPr>
              <w:rPr>
                <w:rFonts w:hint="eastAsia"/>
                <w:shd w:val="clear" w:color="auto" w:fill="auto"/>
                <w:lang w:eastAsia="zh-CN"/>
              </w:rPr>
            </w:pPr>
            <w:ins w:id="37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1ECE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D0B9CE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68469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网关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1BEF7FF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7A5F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5934C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virtualIp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BA52077">
            <w:pPr>
              <w:rPr>
                <w:rFonts w:hint="eastAsia"/>
                <w:shd w:val="clear" w:color="auto" w:fill="auto"/>
                <w:lang w:eastAsia="zh-CN"/>
              </w:rPr>
            </w:pPr>
            <w:ins w:id="38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09F71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4C21650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C26C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虚拟IP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C3C92AE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0FCAF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81BFA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portNum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5BE5C89">
            <w:pPr>
              <w:rPr>
                <w:rFonts w:hint="eastAsia"/>
                <w:shd w:val="clear" w:color="auto" w:fill="auto"/>
                <w:lang w:eastAsia="zh-CN"/>
              </w:rPr>
            </w:pPr>
            <w:ins w:id="39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AA84D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5BFCF9E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872DF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端口号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9E4A2C0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75383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4C739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major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E863EE5">
            <w:pPr>
              <w:rPr>
                <w:rFonts w:hint="eastAsia"/>
                <w:shd w:val="clear" w:color="auto" w:fill="auto"/>
                <w:lang w:eastAsia="zh-CN"/>
              </w:rPr>
            </w:pPr>
            <w:ins w:id="40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588AB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57BF802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511EF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所属专业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E0D1802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143F3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B778D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deviceVender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C616EE3">
            <w:pPr>
              <w:rPr>
                <w:rFonts w:hint="eastAsia"/>
                <w:shd w:val="clear" w:color="auto" w:fill="auto"/>
                <w:lang w:eastAsia="zh-CN"/>
              </w:rPr>
            </w:pPr>
            <w:ins w:id="41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6A19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6DBBAED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7A2C1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设备厂家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AD9B23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27FE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045E6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siteId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5C4B482">
            <w:pPr>
              <w:rPr>
                <w:rFonts w:hint="eastAsia"/>
                <w:shd w:val="clear" w:color="auto" w:fill="auto"/>
                <w:lang w:eastAsia="zh-CN"/>
              </w:rPr>
            </w:pPr>
            <w:ins w:id="42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F4A5E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9C78471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72557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站点id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CBFFDCD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7EEEE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C8AF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siteName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2BD6A1">
            <w:pPr>
              <w:rPr>
                <w:rFonts w:hint="eastAsia"/>
                <w:shd w:val="clear" w:color="auto" w:fill="auto"/>
                <w:lang w:eastAsia="zh-CN"/>
              </w:rPr>
            </w:pPr>
            <w:ins w:id="43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26A38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2A1919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D9CBC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站点名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A0A6B8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4126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2D6FD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roomName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E5DE220">
            <w:pPr>
              <w:rPr>
                <w:rFonts w:hint="eastAsia"/>
                <w:shd w:val="clear" w:color="auto" w:fill="auto"/>
                <w:lang w:eastAsia="zh-CN"/>
              </w:rPr>
            </w:pPr>
            <w:ins w:id="44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243FC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0640A3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EC12A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机房名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DA4E67D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28AF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DB7E1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roomId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23E039B">
            <w:pPr>
              <w:rPr>
                <w:rFonts w:hint="eastAsia"/>
                <w:shd w:val="clear" w:color="auto" w:fill="auto"/>
                <w:lang w:eastAsia="zh-CN"/>
              </w:rPr>
            </w:pPr>
            <w:ins w:id="45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6C007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BE8F060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FCBE3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机房id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7E115A5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7E397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2E999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locationDesc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183C8DB">
            <w:pPr>
              <w:rPr>
                <w:rFonts w:hint="eastAsia"/>
                <w:shd w:val="clear" w:color="auto" w:fill="auto"/>
                <w:lang w:eastAsia="zh-CN"/>
              </w:rPr>
            </w:pPr>
            <w:ins w:id="46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6F01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9203ED6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AC03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具体位置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90AAD60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AD59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41159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versionNum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42FDF49">
            <w:pPr>
              <w:rPr>
                <w:rFonts w:hint="eastAsia"/>
                <w:shd w:val="clear" w:color="auto" w:fill="auto"/>
                <w:lang w:eastAsia="zh-CN"/>
              </w:rPr>
            </w:pPr>
            <w:ins w:id="47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906CB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C0E008A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AABAE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版本号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F34F1BD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7606A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2D2DB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serialNum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AC41333">
            <w:pPr>
              <w:rPr>
                <w:rFonts w:hint="eastAsia"/>
                <w:shd w:val="clear" w:color="auto" w:fill="auto"/>
                <w:lang w:eastAsia="zh-CN"/>
              </w:rPr>
            </w:pPr>
            <w:ins w:id="48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1DC4B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CE5A263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4C596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序列号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E3A39D4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5804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5B0DD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portCount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EFA7192">
            <w:pPr>
              <w:rPr>
                <w:rFonts w:hint="eastAsia"/>
                <w:shd w:val="clear" w:color="auto" w:fill="auto"/>
                <w:lang w:eastAsia="zh-CN"/>
              </w:rPr>
            </w:pPr>
            <w:ins w:id="49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F051B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9DFDE6A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682E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端口数量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759C6F1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5790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80F95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precinctId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ABBAF9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1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D21A9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1B0FC1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504F4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节点Id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5CD2987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EBA7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0C07B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createBy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C69C439">
            <w:pPr>
              <w:rPr>
                <w:rStyle w:val="17"/>
                <w:rFonts w:hint="default"/>
                <w:strike w:val="0"/>
                <w:dstrike w:val="0"/>
                <w:color w:val="auto"/>
                <w:u w:val="none"/>
                <w:lang w:val="en-US"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85444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5446DAB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A2DF0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创建者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8973A35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9CF6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E6836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createTime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0E45E96">
            <w:pPr>
              <w:rPr>
                <w:rStyle w:val="17"/>
                <w:rFonts w:hint="default"/>
                <w:strike w:val="0"/>
                <w:dstrike w:val="0"/>
                <w:color w:val="auto"/>
                <w:u w:val="none"/>
                <w:lang w:val="en-US"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10E8D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0DCFC36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D9436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1C37198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E022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AF0D1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updateBy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C088337">
            <w:pPr>
              <w:rPr>
                <w:rStyle w:val="17"/>
                <w:rFonts w:hint="default"/>
                <w:strike w:val="0"/>
                <w:dstrike w:val="0"/>
                <w:color w:val="auto"/>
                <w:u w:val="none"/>
                <w:lang w:val="en-US"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F31D6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74AEEEE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7209A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修改者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7ADCDBA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DFD3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6FF81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updateTime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9B820E6">
            <w:pPr>
              <w:rPr>
                <w:rStyle w:val="17"/>
                <w:rFonts w:hint="default"/>
                <w:strike w:val="0"/>
                <w:dstrike w:val="0"/>
                <w:color w:val="auto"/>
                <w:u w:val="none"/>
                <w:lang w:val="en-US"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224B0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C84D57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8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EB232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修改时间</w:t>
            </w:r>
          </w:p>
        </w:tc>
        <w:tc>
          <w:tcPr>
            <w:tcW w:w="14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16C02ED">
            <w:pPr>
              <w:rPr>
                <w:rFonts w:cs="Consolas" w:asciiTheme="minorEastAsia" w:hAnsiTheme="minorEastAsia"/>
                <w:szCs w:val="21"/>
              </w:rPr>
            </w:pPr>
          </w:p>
        </w:tc>
      </w:tr>
    </w:tbl>
    <w:p w14:paraId="73B2B1EE"/>
    <w:p w14:paraId="5889A86A"/>
    <w:p w14:paraId="6C5B238D"/>
    <w:p w14:paraId="12646C16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BA3C3C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2492023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3EF3E91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"status": "200",</w:t>
            </w:r>
          </w:p>
          <w:p w14:paraId="7E1EFCD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"message": "success",</w:t>
            </w:r>
          </w:p>
          <w:p w14:paraId="57FB88EC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/>
              </w:rPr>
              <w:t xml:space="preserve">    "data":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{</w:t>
            </w:r>
          </w:p>
          <w:p w14:paraId="098A54BC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"id": 101,</w:t>
            </w:r>
          </w:p>
          <w:p w14:paraId="79BE9AB7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"deviceName": "核心交换机",</w:t>
            </w:r>
          </w:p>
          <w:p w14:paraId="4CE8D643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"ip": "192.168.1.1",</w:t>
            </w:r>
          </w:p>
          <w:p w14:paraId="624A93B0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"mac": "00:11:22:33:44:55",</w:t>
            </w:r>
          </w:p>
          <w:p w14:paraId="349DE57E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"deviceModel": "H3C S6800",</w:t>
            </w:r>
          </w:p>
          <w:p w14:paraId="233FB718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"upDeviceName": "",</w:t>
            </w:r>
          </w:p>
          <w:p w14:paraId="61A90388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"upDeviceIp": "",</w:t>
            </w:r>
          </w:p>
          <w:p w14:paraId="6E97D1A8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"ipV6": "2001:db8::1",</w:t>
            </w:r>
          </w:p>
          <w:p w14:paraId="2BFD0DB8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"crossSite": 0,</w:t>
            </w:r>
          </w:p>
          <w:p w14:paraId="425EAA93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"gateway": "192.168.1.254",</w:t>
            </w:r>
          </w:p>
          <w:p w14:paraId="048E7754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"virtualIp": "192.168.1.100",</w:t>
            </w:r>
          </w:p>
          <w:p w14:paraId="71C18F52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"portNum": 48,</w:t>
            </w:r>
          </w:p>
          <w:p w14:paraId="5B69D864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"major": "网络",</w:t>
            </w:r>
          </w:p>
          <w:p w14:paraId="5AF72BF9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"deviceVender": "H3C",</w:t>
            </w:r>
          </w:p>
          <w:p w14:paraId="56A4CB3B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"siteId": "site_001",</w:t>
            </w:r>
          </w:p>
          <w:p w14:paraId="423511EF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"siteName": "南宁数据中心",</w:t>
            </w:r>
          </w:p>
          <w:p w14:paraId="717AD2CF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"roomName": "核心机房",</w:t>
            </w:r>
          </w:p>
          <w:p w14:paraId="5CF3EA20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"roomId": "room_001",</w:t>
            </w:r>
          </w:p>
          <w:p w14:paraId="64D93FAB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"locationDesc": "机柜A-01",</w:t>
            </w:r>
          </w:p>
          <w:p w14:paraId="7147483C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"versionNum": "V1.0",</w:t>
            </w:r>
          </w:p>
          <w:p w14:paraId="0EA76978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"serialNum": "SN123456789",</w:t>
            </w:r>
          </w:p>
          <w:p w14:paraId="084DBD55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"portCount": 48,</w:t>
            </w:r>
          </w:p>
          <w:p w14:paraId="744AF30B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    "precinctId": "precinct_001"</w:t>
            </w:r>
          </w:p>
          <w:p w14:paraId="557CBC5C">
            <w:pPr>
              <w:rPr>
                <w:rFonts w:hint="eastAsia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}</w:t>
            </w:r>
          </w:p>
          <w:p w14:paraId="668A344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4EF0AD61">
      <w:pPr>
        <w:pStyle w:val="4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 获取网络元件</w:t>
      </w:r>
      <w:bookmarkEnd w:id="9"/>
      <w:r>
        <w:rPr>
          <w:rFonts w:hint="eastAsia"/>
          <w:lang w:val="en-US" w:eastAsia="zh-CN"/>
        </w:rPr>
        <w:t>类型</w:t>
      </w:r>
    </w:p>
    <w:p w14:paraId="7B7AF379">
      <w:pPr>
        <w:pStyle w:val="6"/>
        <w:numPr>
          <w:ilvl w:val="4"/>
          <w:numId w:val="0"/>
        </w:numPr>
        <w:ind w:left="420" w:leftChars="0"/>
      </w:pPr>
      <w:r>
        <w:rPr>
          <w:rFonts w:hint="eastAsia"/>
          <w:lang w:val="en-US" w:eastAsia="zh-CN"/>
        </w:rPr>
        <w:t>3.1.4.1基本描述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559D3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  <w:vAlign w:val="top"/>
          </w:tcPr>
          <w:p w14:paraId="64ED2701">
            <w:pPr>
              <w:spacing w:line="276" w:lineRule="auto"/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b/>
                <w:bCs/>
                <w:color w:val="222222"/>
                <w:szCs w:val="21"/>
                <w:lang w:val="en-US" w:eastAsia="zh-CN"/>
              </w:rPr>
              <w:t>接口名称</w:t>
            </w:r>
          </w:p>
        </w:tc>
        <w:tc>
          <w:tcPr>
            <w:tcW w:w="6852" w:type="dxa"/>
            <w:shd w:val="clear" w:color="auto" w:fill="FFFFFF"/>
            <w:vAlign w:val="top"/>
          </w:tcPr>
          <w:p w14:paraId="43ADEB85">
            <w:pPr>
              <w:spacing w:line="276" w:lineRule="auto"/>
              <w:rPr>
                <w:rFonts w:hint="default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  <w:t>获取网络元件类型</w:t>
            </w:r>
          </w:p>
        </w:tc>
      </w:tr>
      <w:tr w14:paraId="76327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  <w:vAlign w:val="top"/>
          </w:tcPr>
          <w:p w14:paraId="3E800002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6852" w:type="dxa"/>
            <w:shd w:val="clear" w:color="auto" w:fill="FFFFFF"/>
            <w:vAlign w:val="top"/>
          </w:tcPr>
          <w:p w14:paraId="68055DF0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  <w:t>获取网络元件类型</w:t>
            </w:r>
          </w:p>
        </w:tc>
      </w:tr>
    </w:tbl>
    <w:p w14:paraId="22B18ED2"/>
    <w:p w14:paraId="29D9D3C0">
      <w:pPr>
        <w:pStyle w:val="6"/>
        <w:numPr>
          <w:ilvl w:val="4"/>
          <w:numId w:val="0"/>
        </w:numPr>
        <w:ind w:left="420" w:left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3.1.2.2请求信息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63FAA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1BB8197A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前提要求</w:t>
            </w:r>
          </w:p>
        </w:tc>
        <w:tc>
          <w:tcPr>
            <w:tcW w:w="6852" w:type="dxa"/>
            <w:shd w:val="clear" w:color="auto" w:fill="FFFFFF"/>
          </w:tcPr>
          <w:p w14:paraId="7AB793A8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</w:p>
        </w:tc>
      </w:tr>
      <w:tr w14:paraId="57CC0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0B34C348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请求类型</w:t>
            </w:r>
          </w:p>
        </w:tc>
        <w:tc>
          <w:tcPr>
            <w:tcW w:w="6852" w:type="dxa"/>
            <w:shd w:val="clear" w:color="auto" w:fill="FFFFFF"/>
          </w:tcPr>
          <w:p w14:paraId="6240667F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HTTP</w:t>
            </w:r>
          </w:p>
        </w:tc>
      </w:tr>
      <w:tr w14:paraId="3FCC9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3612CF38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请求地址</w:t>
            </w:r>
          </w:p>
        </w:tc>
        <w:tc>
          <w:tcPr>
            <w:tcW w:w="6852" w:type="dxa"/>
            <w:shd w:val="clear" w:color="auto" w:fill="FFFFFF"/>
            <w:vAlign w:val="top"/>
          </w:tcPr>
          <w:p w14:paraId="080C185E">
            <w:pPr>
              <w:spacing w:line="276" w:lineRule="auto"/>
              <w:rPr>
                <w:rFonts w:hint="default" w:eastAsia="宋体" w:cs="Times New Roman" w:asciiTheme="minorEastAsia" w:hAnsiTheme="minorEastAsia"/>
                <w:bCs/>
                <w:i/>
                <w:color w:val="0000F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http://address:port</w:t>
            </w:r>
            <w:r>
              <w:rPr>
                <w:rFonts w:cs="宋体" w:asciiTheme="minorEastAsia" w:hAnsiTheme="minorEastAsia"/>
                <w:bCs/>
                <w:kern w:val="0"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  <w:lang w:val="en-US" w:eastAsia="zh-CN"/>
              </w:rPr>
              <w:t>web/v1/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1B1B1B"/>
                <w:spacing w:val="0"/>
                <w:sz w:val="18"/>
                <w:szCs w:val="18"/>
                <w:shd w:val="clear" w:fill="F8FDFE"/>
              </w:rPr>
              <w:t>configManagement/getDicsByColNames</w:t>
            </w:r>
          </w:p>
        </w:tc>
      </w:tr>
      <w:tr w14:paraId="0F4A9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62C2C41C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方式</w:t>
            </w:r>
          </w:p>
        </w:tc>
        <w:tc>
          <w:tcPr>
            <w:tcW w:w="6852" w:type="dxa"/>
            <w:shd w:val="clear" w:color="auto" w:fill="FFFFFF"/>
          </w:tcPr>
          <w:p w14:paraId="5ED045F9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  <w:t>GET</w:t>
            </w:r>
          </w:p>
        </w:tc>
      </w:tr>
      <w:tr w14:paraId="5E7A1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681E18D9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格式</w:t>
            </w:r>
          </w:p>
        </w:tc>
        <w:tc>
          <w:tcPr>
            <w:tcW w:w="6852" w:type="dxa"/>
            <w:shd w:val="clear" w:color="auto" w:fill="FFFFFF"/>
          </w:tcPr>
          <w:p w14:paraId="4002A926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content-type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 json</w:t>
            </w:r>
          </w:p>
          <w:p w14:paraId="11B9084D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accept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application/json, text/plain, */*</w:t>
            </w:r>
          </w:p>
        </w:tc>
      </w:tr>
      <w:tr w14:paraId="42C17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5C609D2E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接口参数</w:t>
            </w:r>
          </w:p>
        </w:tc>
        <w:tc>
          <w:tcPr>
            <w:tcW w:w="6852" w:type="dxa"/>
            <w:shd w:val="clear" w:color="auto" w:fill="FFFFFF"/>
          </w:tcPr>
          <w:p w14:paraId="7D99353C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见下表描述</w:t>
            </w:r>
          </w:p>
        </w:tc>
      </w:tr>
    </w:tbl>
    <w:p w14:paraId="455EF17C">
      <w:pPr>
        <w:rPr>
          <w:rFonts w:hint="eastAsia"/>
          <w:lang w:val="en-US" w:eastAsia="zh-CN"/>
        </w:rPr>
      </w:pPr>
    </w:p>
    <w:p w14:paraId="26AFD5EE">
      <w:pPr>
        <w:pStyle w:val="6"/>
        <w:numPr>
          <w:ilvl w:val="4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3.1.4.3参数说明</w:t>
      </w:r>
    </w:p>
    <w:tbl>
      <w:tblPr>
        <w:tblStyle w:val="13"/>
        <w:tblW w:w="5000" w:type="pct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9"/>
        <w:gridCol w:w="816"/>
        <w:gridCol w:w="950"/>
        <w:gridCol w:w="688"/>
        <w:gridCol w:w="1645"/>
        <w:gridCol w:w="2544"/>
      </w:tblGrid>
      <w:tr w14:paraId="35983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201F6E74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468DB357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47AB98E0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35EACF71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4947D844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3334C090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C5C9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0E15022">
            <w:pPr>
              <w:jc w:val="left"/>
              <w:rPr>
                <w:rFonts w:hint="eastAsia" w:asciiTheme="minorEastAsia" w:hAnsiTheme="minorEastAsia" w:eastAsia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col_name</w:t>
            </w: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CEFD08D">
            <w:pPr>
              <w:jc w:val="center"/>
              <w:rPr>
                <w:rFonts w:hint="eastAsia" w:asciiTheme="minorEastAsia" w:hAnsiTheme="minorEastAsia" w:eastAsia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91DDAE6">
            <w:pPr>
              <w:jc w:val="center"/>
              <w:rPr>
                <w:rFonts w:hint="default" w:asciiTheme="minorEastAsia" w:hAnsiTheme="minorEastAsia" w:eastAsia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AE86894">
            <w:pPr>
              <w:jc w:val="center"/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0D679A5">
            <w:pPr>
              <w:jc w:val="center"/>
              <w:rPr>
                <w:rFonts w:hint="default" w:asciiTheme="minorEastAsia" w:hAnsiTheme="minorEastAsia" w:eastAsia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字典名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54C1DD7">
            <w:pPr>
              <w:jc w:val="center"/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0182AA3">
      <w:pPr>
        <w:rPr>
          <w:rFonts w:hint="default"/>
          <w:lang w:val="en-US" w:eastAsia="zh-CN"/>
        </w:rPr>
      </w:pPr>
    </w:p>
    <w:p w14:paraId="24767BF9"/>
    <w:p w14:paraId="2756BD8C"/>
    <w:p w14:paraId="245D728C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E3D7CD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48326F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col_name=</w:t>
            </w:r>
            <w:r>
              <w:rPr>
                <w:rFonts w:hint="eastAsia"/>
              </w:rPr>
              <w:t>topology_network_components</w:t>
            </w:r>
            <w:r>
              <w:rPr>
                <w:rFonts w:hint="default" w:eastAsiaTheme="minorEastAsia"/>
                <w:lang w:val="en-US" w:eastAsia="zh-CN"/>
              </w:rPr>
              <w:t>&amp;namespace=alauda</w:t>
            </w:r>
          </w:p>
        </w:tc>
      </w:tr>
    </w:tbl>
    <w:p w14:paraId="39351CB7">
      <w:pPr>
        <w:rPr>
          <w:rFonts w:hint="eastAsia"/>
          <w:lang w:val="en-US" w:eastAsia="zh-CN"/>
        </w:rPr>
      </w:pPr>
    </w:p>
    <w:p w14:paraId="26FE2936">
      <w:pPr>
        <w:pStyle w:val="6"/>
        <w:numPr>
          <w:ilvl w:val="4"/>
          <w:numId w:val="0"/>
        </w:numPr>
        <w:ind w:left="420" w:left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3.1.4.4响应信息</w:t>
      </w:r>
    </w:p>
    <w:tbl>
      <w:tblPr>
        <w:tblStyle w:val="13"/>
        <w:tblW w:w="4886" w:type="pct"/>
        <w:tblInd w:w="1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654"/>
        <w:gridCol w:w="876"/>
        <w:gridCol w:w="721"/>
        <w:gridCol w:w="1661"/>
        <w:gridCol w:w="2106"/>
      </w:tblGrid>
      <w:tr w14:paraId="1C1BE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50107498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3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1B12DEE0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433616F5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78096526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9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7E31FA1B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401317BD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59EB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0825EF2D">
            <w:pPr>
              <w:rPr>
                <w:rStyle w:val="17"/>
                <w:rFonts w:hint="default"/>
                <w:lang w:val="en-US" w:eastAsia="zh-CN"/>
              </w:rPr>
            </w:pPr>
            <w:r>
              <w:rPr>
                <w:rFonts w:hint="eastAsia"/>
              </w:rPr>
              <w:t>topology_network_components</w:t>
            </w:r>
          </w:p>
        </w:tc>
        <w:tc>
          <w:tcPr>
            <w:tcW w:w="3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69139E72">
            <w:pPr>
              <w:rPr>
                <w:rStyle w:val="17"/>
                <w:rFonts w:hint="eastAsia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*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top"/>
          </w:tcPr>
          <w:p w14:paraId="6A084399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List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top"/>
          </w:tcPr>
          <w:p w14:paraId="4137F277">
            <w:pPr>
              <w:rPr>
                <w:rFonts w:hint="eastAsia" w:ascii="宋体" w:hAnsi="宋体"/>
                <w:szCs w:val="21"/>
                <w:lang w:val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-</w:t>
            </w:r>
          </w:p>
        </w:tc>
        <w:tc>
          <w:tcPr>
            <w:tcW w:w="9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1F5A1884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/>
                <w:shd w:val="clear" w:color="auto" w:fill="auto"/>
                <w:lang w:val="en-US" w:eastAsia="zh-CN"/>
              </w:rPr>
              <w:t>结果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131AC99F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F84C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0A2BE48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dictId</w:t>
            </w:r>
          </w:p>
        </w:tc>
        <w:tc>
          <w:tcPr>
            <w:tcW w:w="3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4AA7014">
            <w:pPr>
              <w:rPr>
                <w:rStyle w:val="17"/>
                <w:rFonts w:hint="default" w:eastAsiaTheme="minor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1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1AF638E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Long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72F57A5">
            <w:pPr>
              <w:rPr>
                <w:rFonts w:hint="eastAsia" w:ascii="宋体" w:hAnsi="宋体"/>
                <w:szCs w:val="21"/>
                <w:lang w:val="zh-CN"/>
              </w:rPr>
            </w:pPr>
          </w:p>
        </w:tc>
        <w:tc>
          <w:tcPr>
            <w:tcW w:w="9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5F1924E">
            <w:pPr>
              <w:rPr>
                <w:rFonts w:hint="default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字典Id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8CDE87C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</w:p>
        </w:tc>
      </w:tr>
      <w:tr w14:paraId="05877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DE1DD58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dictCode</w:t>
            </w:r>
          </w:p>
        </w:tc>
        <w:tc>
          <w:tcPr>
            <w:tcW w:w="3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4A27468">
            <w:pPr>
              <w:rPr>
                <w:rStyle w:val="17"/>
                <w:rFonts w:hint="default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1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6848871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5467B14">
            <w:pPr>
              <w:rPr>
                <w:rFonts w:hint="eastAsia" w:ascii="宋体" w:hAnsi="宋体"/>
                <w:szCs w:val="21"/>
                <w:lang w:val="zh-CN"/>
              </w:rPr>
            </w:pPr>
          </w:p>
        </w:tc>
        <w:tc>
          <w:tcPr>
            <w:tcW w:w="9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3817C41">
            <w:pPr>
              <w:rPr>
                <w:rFonts w:hint="default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字典code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F2FBF5B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</w:p>
        </w:tc>
      </w:tr>
      <w:tr w14:paraId="378B7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A8560FF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colName</w:t>
            </w:r>
          </w:p>
        </w:tc>
        <w:tc>
          <w:tcPr>
            <w:tcW w:w="3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6BE4B02">
            <w:pPr>
              <w:rPr>
                <w:rStyle w:val="17"/>
                <w:rFonts w:hint="default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1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A9D6433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01C840D">
            <w:pPr>
              <w:rPr>
                <w:rFonts w:hint="eastAsia" w:ascii="宋体" w:hAnsi="宋体"/>
                <w:szCs w:val="21"/>
                <w:lang w:val="zh-CN"/>
              </w:rPr>
            </w:pPr>
          </w:p>
        </w:tc>
        <w:tc>
          <w:tcPr>
            <w:tcW w:w="9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0273BC8">
            <w:pPr>
              <w:rPr>
                <w:rFonts w:hint="default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75D3E92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</w:p>
        </w:tc>
      </w:tr>
      <w:tr w14:paraId="5E44B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F3DCC8D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dictNote</w:t>
            </w:r>
          </w:p>
        </w:tc>
        <w:tc>
          <w:tcPr>
            <w:tcW w:w="3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BC34E55">
            <w:pPr>
              <w:rPr>
                <w:rStyle w:val="17"/>
                <w:rFonts w:hint="default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1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6AAE9D2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BC41367">
            <w:pPr>
              <w:rPr>
                <w:rFonts w:hint="eastAsia" w:ascii="宋体" w:hAnsi="宋体"/>
                <w:szCs w:val="21"/>
                <w:lang w:val="zh-CN"/>
              </w:rPr>
            </w:pPr>
          </w:p>
        </w:tc>
        <w:tc>
          <w:tcPr>
            <w:tcW w:w="9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13F51F1">
            <w:pPr>
              <w:rPr>
                <w:rFonts w:hint="default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名称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B559E9C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</w:p>
        </w:tc>
      </w:tr>
      <w:tr w14:paraId="5D9BF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84C88BE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upDict</w:t>
            </w:r>
          </w:p>
        </w:tc>
        <w:tc>
          <w:tcPr>
            <w:tcW w:w="3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250B11A">
            <w:pPr>
              <w:rPr>
                <w:rStyle w:val="17"/>
                <w:rFonts w:hint="default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1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D68618E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Long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3216639">
            <w:pPr>
              <w:rPr>
                <w:rFonts w:hint="eastAsia" w:ascii="宋体" w:hAnsi="宋体"/>
                <w:szCs w:val="21"/>
                <w:lang w:val="zh-CN"/>
              </w:rPr>
            </w:pPr>
          </w:p>
        </w:tc>
        <w:tc>
          <w:tcPr>
            <w:tcW w:w="9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A7C71E9">
            <w:pPr>
              <w:rPr>
                <w:rFonts w:hint="default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上级字典Id</w:t>
            </w:r>
          </w:p>
        </w:tc>
        <w:tc>
          <w:tcPr>
            <w:tcW w:w="1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C5E043C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</w:p>
        </w:tc>
      </w:tr>
    </w:tbl>
    <w:p w14:paraId="27C37B66"/>
    <w:p w14:paraId="0A8D1B09"/>
    <w:p w14:paraId="2C2BDA7E"/>
    <w:p w14:paraId="7C8447FE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D88BC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F2A6F9B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1D5A93FB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"topology_network_components": [</w:t>
            </w:r>
          </w:p>
          <w:p w14:paraId="4379C4DF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{</w:t>
            </w:r>
          </w:p>
          <w:p w14:paraId="00329FBA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"dictId": 9900484,</w:t>
            </w:r>
          </w:p>
          <w:p w14:paraId="122FBFCD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"dictCode": "1",</w:t>
            </w:r>
          </w:p>
          <w:p w14:paraId="53F989DF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"colName": "topology_network_components",</w:t>
            </w:r>
          </w:p>
          <w:p w14:paraId="584B80B5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"dictNote": "路由器",</w:t>
            </w:r>
          </w:p>
          <w:p w14:paraId="06E07E5A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"upDict": 0</w:t>
            </w:r>
          </w:p>
          <w:p w14:paraId="325C2006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},</w:t>
            </w:r>
          </w:p>
          <w:p w14:paraId="6C3712E5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{</w:t>
            </w:r>
          </w:p>
          <w:p w14:paraId="39ACA6C6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"dictId": 9900504,</w:t>
            </w:r>
          </w:p>
          <w:p w14:paraId="52CBFE44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"dictCode": "2",</w:t>
            </w:r>
          </w:p>
          <w:p w14:paraId="560A57B7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"colName": "topology_network_components",</w:t>
            </w:r>
          </w:p>
          <w:p w14:paraId="2CBA0F5A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"dictNote": "核心交换机",</w:t>
            </w:r>
          </w:p>
          <w:p w14:paraId="77327F52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"upDict": 0</w:t>
            </w:r>
          </w:p>
          <w:p w14:paraId="052D27BD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</w:t>
            </w:r>
          </w:p>
          <w:p w14:paraId="281AA362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]</w:t>
            </w:r>
          </w:p>
          <w:p w14:paraId="716F5FB4">
            <w:r>
              <w:rPr>
                <w:rFonts w:hint="eastAsia"/>
              </w:rPr>
              <w:t>}</w:t>
            </w:r>
          </w:p>
        </w:tc>
      </w:tr>
    </w:tbl>
    <w:p w14:paraId="0251FA0E">
      <w:pPr>
        <w:pStyle w:val="4"/>
        <w:rPr>
          <w:rFonts w:hint="default"/>
          <w:lang w:val="en-US"/>
        </w:rPr>
      </w:pPr>
      <w:bookmarkStart w:id="10" w:name="_Toc938"/>
      <w:r>
        <w:rPr>
          <w:rFonts w:hint="eastAsia"/>
          <w:lang w:val="en-US" w:eastAsia="zh-CN"/>
        </w:rPr>
        <w:t xml:space="preserve"> 网络拓扑配置查询</w:t>
      </w:r>
      <w:bookmarkEnd w:id="10"/>
    </w:p>
    <w:p w14:paraId="42BE51AB">
      <w:pPr>
        <w:pStyle w:val="6"/>
        <w:numPr>
          <w:ilvl w:val="4"/>
          <w:numId w:val="0"/>
        </w:numPr>
        <w:ind w:left="420" w:leftChars="0"/>
      </w:pPr>
      <w:r>
        <w:rPr>
          <w:rFonts w:hint="eastAsia"/>
          <w:lang w:val="en-US" w:eastAsia="zh-CN"/>
        </w:rPr>
        <w:t>3.1.5.1基本描述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1EA07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39D38D16">
            <w:pPr>
              <w:spacing w:line="276" w:lineRule="auto"/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b/>
                <w:bCs/>
                <w:color w:val="222222"/>
                <w:szCs w:val="21"/>
                <w:lang w:val="en-US" w:eastAsia="zh-CN"/>
              </w:rPr>
              <w:t>接口名称</w:t>
            </w:r>
          </w:p>
        </w:tc>
        <w:tc>
          <w:tcPr>
            <w:tcW w:w="6852" w:type="dxa"/>
            <w:shd w:val="clear" w:color="auto" w:fill="FFFFFF"/>
          </w:tcPr>
          <w:p w14:paraId="238A9CA7">
            <w:pPr>
              <w:spacing w:line="276" w:lineRule="auto"/>
              <w:rPr>
                <w:rFonts w:hint="default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网络拓扑查询</w:t>
            </w:r>
          </w:p>
        </w:tc>
      </w:tr>
      <w:tr w14:paraId="1D09A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07604394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6852" w:type="dxa"/>
            <w:shd w:val="clear" w:color="auto" w:fill="FFFFFF"/>
          </w:tcPr>
          <w:p w14:paraId="2623D99A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网络拓扑查询</w:t>
            </w:r>
          </w:p>
        </w:tc>
      </w:tr>
    </w:tbl>
    <w:p w14:paraId="6357CB10"/>
    <w:p w14:paraId="5FE9FCE7">
      <w:pPr>
        <w:pStyle w:val="6"/>
        <w:numPr>
          <w:ilvl w:val="4"/>
          <w:numId w:val="0"/>
        </w:numPr>
        <w:ind w:left="420" w:left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3.1.5.2请求信息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2CBFD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0ECE0D2D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前提要求</w:t>
            </w:r>
          </w:p>
        </w:tc>
        <w:tc>
          <w:tcPr>
            <w:tcW w:w="6852" w:type="dxa"/>
            <w:shd w:val="clear" w:color="auto" w:fill="FFFFFF"/>
          </w:tcPr>
          <w:p w14:paraId="03539975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</w:p>
        </w:tc>
      </w:tr>
      <w:tr w14:paraId="704F2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46EE5171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请求类型</w:t>
            </w:r>
          </w:p>
        </w:tc>
        <w:tc>
          <w:tcPr>
            <w:tcW w:w="6852" w:type="dxa"/>
            <w:shd w:val="clear" w:color="auto" w:fill="FFFFFF"/>
          </w:tcPr>
          <w:p w14:paraId="636EEBBE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HTTP</w:t>
            </w:r>
          </w:p>
        </w:tc>
      </w:tr>
      <w:tr w14:paraId="3D1F4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470BD3F2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请求地址</w:t>
            </w:r>
          </w:p>
        </w:tc>
        <w:tc>
          <w:tcPr>
            <w:tcW w:w="6852" w:type="dxa"/>
            <w:shd w:val="clear" w:color="auto" w:fill="FFFFFF"/>
            <w:vAlign w:val="top"/>
          </w:tcPr>
          <w:p w14:paraId="247D8F13">
            <w:pPr>
              <w:spacing w:line="276" w:lineRule="auto"/>
              <w:rPr>
                <w:rFonts w:hint="default" w:eastAsia="宋体" w:cs="Times New Roman" w:asciiTheme="minorEastAsia" w:hAnsiTheme="minorEastAsia"/>
                <w:bCs/>
                <w:i/>
                <w:color w:val="0000F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http://address:port</w:t>
            </w:r>
            <w:r>
              <w:rPr>
                <w:rFonts w:cs="宋体" w:asciiTheme="minorEastAsia" w:hAnsiTheme="minorEastAsia"/>
                <w:bCs/>
                <w:kern w:val="0"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  <w:lang w:val="en-US" w:eastAsia="zh-CN"/>
              </w:rPr>
              <w:t>web/v1/topologyConfig/getDetail</w:t>
            </w:r>
          </w:p>
        </w:tc>
      </w:tr>
      <w:tr w14:paraId="68943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54" w:type="dxa"/>
            <w:shd w:val="clear" w:color="auto" w:fill="DAEEF3" w:themeFill="accent5" w:themeFillTint="33"/>
          </w:tcPr>
          <w:p w14:paraId="5E990089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方式</w:t>
            </w:r>
          </w:p>
        </w:tc>
        <w:tc>
          <w:tcPr>
            <w:tcW w:w="6852" w:type="dxa"/>
            <w:shd w:val="clear" w:color="auto" w:fill="FFFFFF"/>
          </w:tcPr>
          <w:p w14:paraId="5977F616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  <w:t>POST</w:t>
            </w:r>
          </w:p>
        </w:tc>
      </w:tr>
      <w:tr w14:paraId="163DD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54" w:type="dxa"/>
            <w:shd w:val="clear" w:color="auto" w:fill="DAEEF3" w:themeFill="accent5" w:themeFillTint="33"/>
          </w:tcPr>
          <w:p w14:paraId="7BB086C1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格式</w:t>
            </w:r>
          </w:p>
        </w:tc>
        <w:tc>
          <w:tcPr>
            <w:tcW w:w="6852" w:type="dxa"/>
            <w:shd w:val="clear" w:color="auto" w:fill="FFFFFF"/>
          </w:tcPr>
          <w:p w14:paraId="694BBB80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content-type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 json</w:t>
            </w:r>
          </w:p>
          <w:p w14:paraId="2382828A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accept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application/json, text/plain, */*</w:t>
            </w:r>
          </w:p>
        </w:tc>
      </w:tr>
      <w:tr w14:paraId="4413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6D6F16AA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接口参数</w:t>
            </w:r>
          </w:p>
        </w:tc>
        <w:tc>
          <w:tcPr>
            <w:tcW w:w="6852" w:type="dxa"/>
            <w:shd w:val="clear" w:color="auto" w:fill="FFFFFF"/>
          </w:tcPr>
          <w:p w14:paraId="1FC2CE88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见下表描述</w:t>
            </w:r>
          </w:p>
        </w:tc>
      </w:tr>
    </w:tbl>
    <w:p w14:paraId="3E3AAF73">
      <w:pPr>
        <w:rPr>
          <w:rFonts w:hint="eastAsia"/>
          <w:lang w:val="en-US" w:eastAsia="zh-CN"/>
        </w:rPr>
      </w:pPr>
    </w:p>
    <w:p w14:paraId="5BFB3A56">
      <w:pPr>
        <w:pStyle w:val="6"/>
        <w:numPr>
          <w:ilvl w:val="4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3.1.5.3参数说明</w:t>
      </w:r>
    </w:p>
    <w:tbl>
      <w:tblPr>
        <w:tblStyle w:val="13"/>
        <w:tblW w:w="5000" w:type="pct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827"/>
        <w:gridCol w:w="877"/>
        <w:gridCol w:w="718"/>
        <w:gridCol w:w="1688"/>
        <w:gridCol w:w="2544"/>
      </w:tblGrid>
      <w:tr w14:paraId="78249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73097FA3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706476C4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3A27BE6E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6EAF89D0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3C19B2C1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35ECB2B5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3763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457CD5">
            <w:pPr>
              <w:rPr>
                <w:rFonts w:hint="default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precinctId</w:t>
            </w:r>
          </w:p>
        </w:tc>
        <w:tc>
          <w:tcPr>
            <w:tcW w:w="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0D81BBF">
            <w:pPr>
              <w:rPr>
                <w:rStyle w:val="17"/>
                <w:rFonts w:hint="default"/>
                <w:color w:val="auto"/>
                <w:lang w:val="en-US"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0</w:t>
            </w:r>
          </w:p>
        </w:tc>
        <w:tc>
          <w:tcPr>
            <w:tcW w:w="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56472DA">
            <w:pPr>
              <w:rPr>
                <w:rFonts w:hint="default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String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4640999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1035010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  <w:t>区域id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6E3C515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</w:tbl>
    <w:p w14:paraId="5634EFFD">
      <w:pPr>
        <w:rPr>
          <w:rFonts w:hint="default"/>
          <w:lang w:val="en-US" w:eastAsia="zh-CN"/>
        </w:rPr>
      </w:pPr>
    </w:p>
    <w:p w14:paraId="22CF5C05"/>
    <w:p w14:paraId="1AB6BE7C"/>
    <w:p w14:paraId="5F676C9C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03A1A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766D14C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{</w:t>
            </w:r>
          </w:p>
          <w:p w14:paraId="60B24C81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"</w:t>
            </w: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precinctId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": "01-07-16",</w:t>
            </w:r>
          </w:p>
          <w:p w14:paraId="4C02118A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"namespace": "alauda"</w:t>
            </w:r>
          </w:p>
          <w:p w14:paraId="1075B46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}</w:t>
            </w:r>
          </w:p>
        </w:tc>
      </w:tr>
    </w:tbl>
    <w:p w14:paraId="66615EBD">
      <w:pPr>
        <w:rPr>
          <w:rFonts w:hint="eastAsia"/>
          <w:lang w:val="en-US" w:eastAsia="zh-CN"/>
        </w:rPr>
      </w:pPr>
    </w:p>
    <w:p w14:paraId="68A8CDD0">
      <w:pPr>
        <w:pStyle w:val="6"/>
        <w:numPr>
          <w:ilvl w:val="4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3.1.5.4响应信息</w:t>
      </w:r>
    </w:p>
    <w:tbl>
      <w:tblPr>
        <w:tblStyle w:val="13"/>
        <w:tblW w:w="4886" w:type="pct"/>
        <w:tblInd w:w="1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647"/>
        <w:gridCol w:w="982"/>
        <w:gridCol w:w="675"/>
        <w:gridCol w:w="1317"/>
        <w:gridCol w:w="2664"/>
      </w:tblGrid>
      <w:tr w14:paraId="37B71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61AF6789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11704EEA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0E0CA3AF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7C7BF1AE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0C1AE17A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456624D6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F368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687EBE6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F96B587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1A5C6C3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4A0165A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154BB48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MicrosoftYaHei"/>
                <w:color w:val="000000"/>
                <w:kern w:val="0"/>
                <w:sz w:val="18"/>
                <w:szCs w:val="21"/>
                <w:lang w:val="en-US" w:eastAsia="zh-CN" w:bidi="ar-SA"/>
              </w:rPr>
              <w:t>响应状态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8DB70C4">
            <w:pPr>
              <w:rPr>
                <w:rFonts w:cs="Consolas" w:asciiTheme="minorEastAsia" w:hAnsiTheme="minorEastAsia"/>
                <w:szCs w:val="21"/>
              </w:rPr>
            </w:pPr>
            <w:r>
              <w:rPr>
                <w:rFonts w:hint="eastAsia" w:cs="Consolas" w:asciiTheme="minorEastAsia" w:hAnsiTheme="minorEastAsia"/>
                <w:kern w:val="2"/>
                <w:sz w:val="21"/>
                <w:szCs w:val="21"/>
                <w:lang w:val="en-US" w:eastAsia="zh-CN" w:bidi="ar-SA"/>
              </w:rPr>
              <w:t>200为成功</w:t>
            </w:r>
          </w:p>
        </w:tc>
      </w:tr>
      <w:tr w14:paraId="4E9E1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0074ED5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message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D20F07D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1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081BB3D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F572FB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930EB5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szCs w:val="21"/>
                <w:lang w:val="en-US" w:eastAsia="zh-CN"/>
              </w:rPr>
              <w:t>消息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FB60493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5E93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358B455D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data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4553D7B6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*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top"/>
          </w:tcPr>
          <w:p w14:paraId="76909CD9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top"/>
          </w:tcPr>
          <w:p w14:paraId="67400FC9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-</w:t>
            </w: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01AD8ADC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/>
                <w:shd w:val="clear" w:color="auto" w:fill="auto"/>
                <w:lang w:val="en-US" w:eastAsia="zh-CN"/>
              </w:rPr>
              <w:t>结果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33BF52E8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0B53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4E1AB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topuId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9D756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A5F3C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4C6BB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2F099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拓扑配置Id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778F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 w:eastAsiaTheme="minorEastAsia"/>
                <w:szCs w:val="21"/>
                <w:lang w:val="en-US" w:eastAsia="zh-CN"/>
              </w:rPr>
            </w:pPr>
          </w:p>
        </w:tc>
      </w:tr>
      <w:tr w14:paraId="7503C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5A85A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precinctId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68643C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D322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0FC469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AA297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节点Id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9B112D9">
            <w:pPr>
              <w:rPr>
                <w:rFonts w:hint="default" w:cs="Consolas" w:asciiTheme="minorEastAsia" w:hAnsiTheme="minorEastAsia" w:eastAsiaTheme="minorEastAsia"/>
                <w:szCs w:val="21"/>
                <w:lang w:val="en-US" w:eastAsia="zh-CN"/>
              </w:rPr>
            </w:pPr>
          </w:p>
        </w:tc>
      </w:tr>
      <w:tr w14:paraId="6F145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DCFD2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drawContent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104677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C4CF1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FAFDEB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2A37C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绘制内容(json)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B2636F3">
            <w:pPr>
              <w:rPr>
                <w:rFonts w:hint="default" w:cs="Consolas" w:asciiTheme="minorEastAsia" w:hAnsiTheme="minorEastAsia" w:eastAsiaTheme="minorEastAsia"/>
                <w:szCs w:val="21"/>
                <w:lang w:val="en-US" w:eastAsia="zh-CN"/>
              </w:rPr>
            </w:pPr>
          </w:p>
        </w:tc>
      </w:tr>
      <w:tr w14:paraId="0E8F4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526025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topologyConfigPartlList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0EF9DA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0A437F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List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top"/>
          </w:tcPr>
          <w:p w14:paraId="70B17D0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2FB48D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网络拓扑配置中元件信息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0407C0E9">
            <w:pPr>
              <w:rPr>
                <w:rFonts w:hint="default" w:cs="Consolas" w:asciiTheme="minorEastAsia" w:hAnsiTheme="minorEastAsia" w:eastAsiaTheme="minorEastAsia"/>
                <w:szCs w:val="21"/>
                <w:lang w:val="en-US" w:eastAsia="zh-CN"/>
              </w:rPr>
            </w:pPr>
          </w:p>
        </w:tc>
      </w:tr>
      <w:tr w14:paraId="353A6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48844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29B15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15A94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6C4DD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42DD8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E1989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 w:eastAsiaTheme="minorEastAsia"/>
                <w:szCs w:val="21"/>
                <w:lang w:val="en-US" w:eastAsia="zh-CN"/>
              </w:rPr>
            </w:pPr>
          </w:p>
        </w:tc>
      </w:tr>
      <w:tr w14:paraId="62E08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FEF28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deviceName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4737959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CFA9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70EE3A1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8F43B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E9C39BF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81FB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1360A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0ECE1D1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AD15F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18375A5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67D19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IP地址,数据库唯一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D0532F5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770B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73FB8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EEF9C42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FD824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16AE52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0BC6C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MAC地址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062D9C0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72ECA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C53B8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deviceModel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99C79F5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0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F7E5D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800ECA9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69954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设备型号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4724996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0E27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0BAFF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upDeviceName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207225D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1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A9904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7141DEF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4C824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上游网络设备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947163F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DE73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C6721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upDeviceIp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38EF823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1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C265D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FE4BB69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CD7C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上游设备IP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3A70F2B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5929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9FB98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crossSite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5A9B614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0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E870A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BB1BA40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8E6E8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是否跨站点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FF0C1A8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76E9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529A5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ipV6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405E120">
            <w:pPr>
              <w:rPr>
                <w:rFonts w:hint="eastAsia"/>
                <w:shd w:val="clear" w:color="auto" w:fill="auto"/>
                <w:lang w:eastAsia="zh-CN"/>
              </w:rPr>
            </w:pPr>
            <w:ins w:id="50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8F457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4831B7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D79D3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IPv6地址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9CFD30B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1BBF8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2CFED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gateway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3EDAE12">
            <w:pPr>
              <w:rPr>
                <w:rFonts w:hint="eastAsia"/>
                <w:shd w:val="clear" w:color="auto" w:fill="auto"/>
                <w:lang w:eastAsia="zh-CN"/>
              </w:rPr>
            </w:pPr>
            <w:ins w:id="51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65D48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1D40EC9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E21D9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网关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F42BD8C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F9A2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A74B6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virtualIp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C508C1C">
            <w:pPr>
              <w:rPr>
                <w:rFonts w:hint="eastAsia"/>
                <w:shd w:val="clear" w:color="auto" w:fill="auto"/>
                <w:lang w:eastAsia="zh-CN"/>
              </w:rPr>
            </w:pPr>
            <w:ins w:id="52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CA2EB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4D0C355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75C91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虚拟IP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6C53D0D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7C862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7EA14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portNum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04AD86C">
            <w:pPr>
              <w:rPr>
                <w:rFonts w:hint="eastAsia"/>
                <w:shd w:val="clear" w:color="auto" w:fill="auto"/>
                <w:lang w:eastAsia="zh-CN"/>
              </w:rPr>
            </w:pPr>
            <w:ins w:id="53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E3A5C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054137E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1D83A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端口号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A3FA7AE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1FDF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19E5B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major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5B863AE">
            <w:pPr>
              <w:rPr>
                <w:rFonts w:hint="eastAsia"/>
                <w:shd w:val="clear" w:color="auto" w:fill="auto"/>
                <w:lang w:eastAsia="zh-CN"/>
              </w:rPr>
            </w:pPr>
            <w:ins w:id="54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96C64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43A4A01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48D3E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所属专业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DED286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FA6D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DB399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deviceVender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A64970F">
            <w:pPr>
              <w:rPr>
                <w:rFonts w:hint="eastAsia"/>
                <w:shd w:val="clear" w:color="auto" w:fill="auto"/>
                <w:lang w:eastAsia="zh-CN"/>
              </w:rPr>
            </w:pPr>
            <w:ins w:id="55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E9D19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73295A9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4C908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设备厂家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F74FC2C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78DBE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50BCA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siteId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DEB23CC">
            <w:pPr>
              <w:rPr>
                <w:rFonts w:hint="eastAsia"/>
                <w:shd w:val="clear" w:color="auto" w:fill="auto"/>
                <w:lang w:eastAsia="zh-CN"/>
              </w:rPr>
            </w:pPr>
            <w:ins w:id="56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512D3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6EB0CD8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C0BE4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站点id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5E365F8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070F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C4BBE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siteName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5DA923">
            <w:pPr>
              <w:rPr>
                <w:rFonts w:hint="eastAsia"/>
                <w:shd w:val="clear" w:color="auto" w:fill="auto"/>
                <w:lang w:eastAsia="zh-CN"/>
              </w:rPr>
            </w:pPr>
            <w:ins w:id="57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85E59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91191A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A11B0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站点名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90B0CE0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F7CE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7E4AE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roomName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DC5C70A">
            <w:pPr>
              <w:rPr>
                <w:rFonts w:hint="eastAsia"/>
                <w:shd w:val="clear" w:color="auto" w:fill="auto"/>
                <w:lang w:eastAsia="zh-CN"/>
              </w:rPr>
            </w:pPr>
            <w:ins w:id="58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947ED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9ADB01D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CF7B2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机房名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DFED83F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FCE7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4B482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roomId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F379099">
            <w:pPr>
              <w:rPr>
                <w:rFonts w:hint="eastAsia"/>
                <w:shd w:val="clear" w:color="auto" w:fill="auto"/>
                <w:lang w:eastAsia="zh-CN"/>
              </w:rPr>
            </w:pPr>
            <w:ins w:id="59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61C2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2D0A415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D6534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机房id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CAB4E4F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693A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8A903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locationDesc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5700D96">
            <w:pPr>
              <w:rPr>
                <w:rFonts w:hint="eastAsia"/>
                <w:shd w:val="clear" w:color="auto" w:fill="auto"/>
                <w:lang w:eastAsia="zh-CN"/>
              </w:rPr>
            </w:pPr>
            <w:ins w:id="60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B2DDE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149F61B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96297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具体位置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5B250CE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4377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40224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versionNum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75EF46">
            <w:pPr>
              <w:rPr>
                <w:rFonts w:hint="eastAsia"/>
                <w:shd w:val="clear" w:color="auto" w:fill="auto"/>
                <w:lang w:eastAsia="zh-CN"/>
              </w:rPr>
            </w:pPr>
            <w:ins w:id="61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D99AB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779C5F5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20BFA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版本号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3AA673F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070C2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14420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serialNum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33484C5">
            <w:pPr>
              <w:rPr>
                <w:rFonts w:hint="eastAsia"/>
                <w:shd w:val="clear" w:color="auto" w:fill="auto"/>
                <w:lang w:eastAsia="zh-CN"/>
              </w:rPr>
            </w:pPr>
            <w:ins w:id="62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B1E3F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8645422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6F3DE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序列号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9E52D7A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B051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0E802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portCount</w:t>
            </w:r>
          </w:p>
        </w:tc>
        <w:tc>
          <w:tcPr>
            <w:tcW w:w="3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2E1253">
            <w:pPr>
              <w:rPr>
                <w:rFonts w:hint="eastAsia"/>
                <w:shd w:val="clear" w:color="auto" w:fill="auto"/>
                <w:lang w:eastAsia="zh-CN"/>
              </w:rPr>
            </w:pPr>
            <w:ins w:id="63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6B3EA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4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D9A2673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0E869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端口数量</w:t>
            </w:r>
          </w:p>
        </w:tc>
        <w:tc>
          <w:tcPr>
            <w:tcW w:w="15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8318ACB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5D7D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15E9B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precinctId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630B9E7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AD85B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A2CBE65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C755C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节点Id</w:t>
            </w:r>
          </w:p>
        </w:tc>
        <w:tc>
          <w:tcPr>
            <w:tcW w:w="2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CBE91FB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ABFE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4B261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createBy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5F8671B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FEB33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0CC0AA6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03F05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创建者</w:t>
            </w:r>
          </w:p>
        </w:tc>
        <w:tc>
          <w:tcPr>
            <w:tcW w:w="2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F9A899E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1B513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49339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createTime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E1BA5C0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17731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7C6503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B22F1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  <w:tc>
          <w:tcPr>
            <w:tcW w:w="2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5B90D3C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21D8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289B7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updateBy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D46F47C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39671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0109736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0FC4D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修改者</w:t>
            </w:r>
          </w:p>
        </w:tc>
        <w:tc>
          <w:tcPr>
            <w:tcW w:w="2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B9F4A17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C7F0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AAC1F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updateTime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CACAA83">
            <w:pP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B4FB8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AB4496E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B635F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修改时间</w:t>
            </w:r>
          </w:p>
        </w:tc>
        <w:tc>
          <w:tcPr>
            <w:tcW w:w="2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5EF82B">
            <w:pPr>
              <w:rPr>
                <w:rFonts w:cs="Consolas" w:asciiTheme="minorEastAsia" w:hAnsiTheme="minorEastAsia"/>
                <w:szCs w:val="21"/>
              </w:rPr>
            </w:pPr>
          </w:p>
        </w:tc>
      </w:tr>
    </w:tbl>
    <w:p w14:paraId="0DDAC31E"/>
    <w:p w14:paraId="21F0E5E9"/>
    <w:p w14:paraId="4D104903"/>
    <w:p w14:paraId="024CDDB6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23CAD5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956ECC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{</w:t>
            </w:r>
          </w:p>
          <w:p w14:paraId="17ADF71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"status": "200",</w:t>
            </w:r>
          </w:p>
          <w:p w14:paraId="163EC5B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"message": "success",</w:t>
            </w:r>
          </w:p>
          <w:p w14:paraId="56494A5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"data": {</w:t>
            </w:r>
          </w:p>
          <w:p w14:paraId="2810C0F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"topuId": 1,</w:t>
            </w:r>
          </w:p>
          <w:p w14:paraId="176BFD1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"precinctId": "precinct_001",</w:t>
            </w:r>
          </w:p>
          <w:p w14:paraId="1A7A3A4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"drawContent": "{\"nodes\":[],\"edges\":[]}",</w:t>
            </w:r>
          </w:p>
          <w:p w14:paraId="64A3F23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"topologyConfigPartlList": [</w:t>
            </w:r>
          </w:p>
          <w:p w14:paraId="6DA9AB0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{</w:t>
            </w:r>
          </w:p>
          <w:p w14:paraId="488CA60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"id": 101,</w:t>
            </w:r>
          </w:p>
          <w:p w14:paraId="6246751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"deviceName": "核心交换机",</w:t>
            </w:r>
          </w:p>
          <w:p w14:paraId="014413E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"ip": "192.168.1.1",</w:t>
            </w:r>
          </w:p>
          <w:p w14:paraId="47784CB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"mac": "00:11:22:33:44:55",</w:t>
            </w:r>
          </w:p>
          <w:p w14:paraId="6C9E58F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"deviceModel": "H3C S6800",</w:t>
            </w:r>
          </w:p>
          <w:p w14:paraId="5E4B77A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"upDeviceName": "",</w:t>
            </w:r>
          </w:p>
          <w:p w14:paraId="54137B5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"upDeviceIp": "",</w:t>
            </w:r>
          </w:p>
          <w:p w14:paraId="7865296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"ipV6": "2001:db8::1",</w:t>
            </w:r>
          </w:p>
          <w:p w14:paraId="0025DE6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"crossSite": 0,</w:t>
            </w:r>
          </w:p>
          <w:p w14:paraId="64CD139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"gateway": "192.168.1.254",</w:t>
            </w:r>
          </w:p>
          <w:p w14:paraId="56F24E0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"virtualIp": "192.168.1.100",</w:t>
            </w:r>
          </w:p>
          <w:p w14:paraId="237219D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"portNum": 48,</w:t>
            </w:r>
          </w:p>
          <w:p w14:paraId="29AD70F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"major": "网络",</w:t>
            </w:r>
          </w:p>
          <w:p w14:paraId="2AFD429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"deviceVender": "H3C",</w:t>
            </w:r>
          </w:p>
          <w:p w14:paraId="5FE7256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"siteId": "site_001",</w:t>
            </w:r>
          </w:p>
          <w:p w14:paraId="441B6F9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"siteName": "南宁数据中心",</w:t>
            </w:r>
          </w:p>
          <w:p w14:paraId="5E7697D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"roomName": "核心机房",</w:t>
            </w:r>
          </w:p>
          <w:p w14:paraId="0D3A924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"roomId": "room_001",</w:t>
            </w:r>
          </w:p>
          <w:p w14:paraId="4F6F9F7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"locationDesc": "机柜A-01",</w:t>
            </w:r>
          </w:p>
          <w:p w14:paraId="18427B2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"versionNum": "V1.0",</w:t>
            </w:r>
          </w:p>
          <w:p w14:paraId="6C128CC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"serialNum": "SN123456789",</w:t>
            </w:r>
          </w:p>
          <w:p w14:paraId="66FE430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"portCount": 48,</w:t>
            </w:r>
          </w:p>
          <w:p w14:paraId="37D166B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"precinctId": "precinct_001"</w:t>
            </w:r>
          </w:p>
          <w:p w14:paraId="0D2DB49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}</w:t>
            </w:r>
          </w:p>
          <w:p w14:paraId="2707100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]</w:t>
            </w:r>
          </w:p>
          <w:p w14:paraId="5A10DDD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}</w:t>
            </w:r>
          </w:p>
          <w:p w14:paraId="14DF534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}</w:t>
            </w:r>
          </w:p>
        </w:tc>
      </w:tr>
    </w:tbl>
    <w:p w14:paraId="2D0F64D5">
      <w:pPr>
        <w:pStyle w:val="4"/>
        <w:numPr>
          <w:ilvl w:val="2"/>
          <w:numId w:val="0"/>
        </w:numPr>
        <w:ind w:leftChars="0"/>
        <w:rPr>
          <w:rFonts w:hint="default"/>
          <w:lang w:val="en-US" w:eastAsia="zh-CN"/>
        </w:rPr>
      </w:pPr>
      <w:bookmarkStart w:id="11" w:name="_Toc26625"/>
      <w:r>
        <w:rPr>
          <w:rFonts w:hint="eastAsia"/>
          <w:lang w:val="en-US" w:eastAsia="zh-CN"/>
        </w:rPr>
        <w:t>3.1.6 删除网络拓扑</w:t>
      </w:r>
      <w:bookmarkEnd w:id="11"/>
      <w:r>
        <w:rPr>
          <w:rFonts w:hint="eastAsia"/>
          <w:lang w:val="en-US" w:eastAsia="zh-CN"/>
        </w:rPr>
        <w:t>配置</w:t>
      </w:r>
    </w:p>
    <w:p w14:paraId="7155ED08">
      <w:pPr>
        <w:pStyle w:val="6"/>
        <w:numPr>
          <w:ilvl w:val="4"/>
          <w:numId w:val="0"/>
        </w:numPr>
        <w:ind w:left="420" w:leftChars="0"/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3.3.6.1基本描述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1D71F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0D0634A5">
            <w:pPr>
              <w:spacing w:line="276" w:lineRule="auto"/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b/>
                <w:bCs/>
                <w:color w:val="222222"/>
                <w:szCs w:val="21"/>
                <w:lang w:val="en-US" w:eastAsia="zh-CN"/>
              </w:rPr>
              <w:t>接口名称</w:t>
            </w:r>
          </w:p>
        </w:tc>
        <w:tc>
          <w:tcPr>
            <w:tcW w:w="6852" w:type="dxa"/>
            <w:shd w:val="clear" w:color="auto" w:fill="FFFFFF"/>
          </w:tcPr>
          <w:p w14:paraId="17893C53">
            <w:pPr>
              <w:spacing w:line="276" w:lineRule="auto"/>
              <w:rPr>
                <w:rFonts w:hint="default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删除网络拓扑配置</w:t>
            </w:r>
          </w:p>
        </w:tc>
      </w:tr>
      <w:tr w14:paraId="4289C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6154B722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6852" w:type="dxa"/>
            <w:shd w:val="clear" w:color="auto" w:fill="FFFFFF"/>
          </w:tcPr>
          <w:p w14:paraId="79D6A15F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删除网络拓扑配置</w:t>
            </w:r>
          </w:p>
        </w:tc>
      </w:tr>
    </w:tbl>
    <w:p w14:paraId="45661C52"/>
    <w:p w14:paraId="6BCC1C2C">
      <w:pPr>
        <w:pStyle w:val="6"/>
        <w:numPr>
          <w:ilvl w:val="4"/>
          <w:numId w:val="0"/>
        </w:numPr>
        <w:ind w:left="420" w:left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3.1.6.2请求信息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286C7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7066285D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前提要求</w:t>
            </w:r>
          </w:p>
        </w:tc>
        <w:tc>
          <w:tcPr>
            <w:tcW w:w="6852" w:type="dxa"/>
            <w:shd w:val="clear" w:color="auto" w:fill="FFFFFF"/>
          </w:tcPr>
          <w:p w14:paraId="156E56B7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</w:p>
        </w:tc>
      </w:tr>
      <w:tr w14:paraId="2ED8C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7543C816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请求类型</w:t>
            </w:r>
          </w:p>
        </w:tc>
        <w:tc>
          <w:tcPr>
            <w:tcW w:w="6852" w:type="dxa"/>
            <w:shd w:val="clear" w:color="auto" w:fill="FFFFFF"/>
          </w:tcPr>
          <w:p w14:paraId="4FE181D8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HTTP</w:t>
            </w:r>
          </w:p>
        </w:tc>
      </w:tr>
      <w:tr w14:paraId="28FDF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27DD7C27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请求地址</w:t>
            </w:r>
          </w:p>
        </w:tc>
        <w:tc>
          <w:tcPr>
            <w:tcW w:w="6852" w:type="dxa"/>
            <w:shd w:val="clear" w:color="auto" w:fill="FFFFFF"/>
            <w:vAlign w:val="top"/>
          </w:tcPr>
          <w:p w14:paraId="4A411DCD">
            <w:pPr>
              <w:spacing w:line="276" w:lineRule="auto"/>
              <w:rPr>
                <w:rFonts w:hint="default" w:eastAsia="宋体" w:cs="Times New Roman" w:asciiTheme="minorEastAsia" w:hAnsiTheme="minorEastAsia"/>
                <w:bCs/>
                <w:i/>
                <w:color w:val="0000F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http://address:port</w:t>
            </w:r>
            <w:r>
              <w:rPr>
                <w:rFonts w:cs="宋体" w:asciiTheme="minorEastAsia" w:hAnsiTheme="minorEastAsia"/>
                <w:bCs/>
                <w:kern w:val="0"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  <w:lang w:val="en-US" w:eastAsia="zh-CN"/>
              </w:rPr>
              <w:t>web//v1/topologyConfig/delete</w:t>
            </w:r>
          </w:p>
        </w:tc>
      </w:tr>
      <w:tr w14:paraId="12441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54" w:type="dxa"/>
            <w:shd w:val="clear" w:color="auto" w:fill="DAEEF3" w:themeFill="accent5" w:themeFillTint="33"/>
          </w:tcPr>
          <w:p w14:paraId="0946CECC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方式</w:t>
            </w:r>
          </w:p>
        </w:tc>
        <w:tc>
          <w:tcPr>
            <w:tcW w:w="6852" w:type="dxa"/>
            <w:shd w:val="clear" w:color="auto" w:fill="FFFFFF"/>
          </w:tcPr>
          <w:p w14:paraId="78E69E83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  <w:t>POST</w:t>
            </w:r>
          </w:p>
        </w:tc>
      </w:tr>
      <w:tr w14:paraId="21435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5270D686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格式</w:t>
            </w:r>
          </w:p>
        </w:tc>
        <w:tc>
          <w:tcPr>
            <w:tcW w:w="6852" w:type="dxa"/>
            <w:shd w:val="clear" w:color="auto" w:fill="FFFFFF"/>
          </w:tcPr>
          <w:p w14:paraId="69D1D8F6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content-type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 json</w:t>
            </w:r>
          </w:p>
          <w:p w14:paraId="582328AE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accept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application/json, text/plain, */*</w:t>
            </w:r>
          </w:p>
        </w:tc>
      </w:tr>
      <w:tr w14:paraId="2A2A9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4288A1EA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接口参数</w:t>
            </w:r>
          </w:p>
        </w:tc>
        <w:tc>
          <w:tcPr>
            <w:tcW w:w="6852" w:type="dxa"/>
            <w:shd w:val="clear" w:color="auto" w:fill="FFFFFF"/>
          </w:tcPr>
          <w:p w14:paraId="3C268C6A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见下表描述</w:t>
            </w:r>
          </w:p>
        </w:tc>
      </w:tr>
    </w:tbl>
    <w:p w14:paraId="6054FA91">
      <w:pPr>
        <w:rPr>
          <w:rFonts w:hint="eastAsia"/>
          <w:lang w:val="en-US" w:eastAsia="zh-CN"/>
        </w:rPr>
      </w:pPr>
    </w:p>
    <w:p w14:paraId="4096E098">
      <w:pPr>
        <w:pStyle w:val="6"/>
        <w:numPr>
          <w:ilvl w:val="4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3.1.6.3参数说明</w:t>
      </w:r>
    </w:p>
    <w:tbl>
      <w:tblPr>
        <w:tblStyle w:val="13"/>
        <w:tblW w:w="5000" w:type="pct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773"/>
        <w:gridCol w:w="950"/>
        <w:gridCol w:w="645"/>
        <w:gridCol w:w="1688"/>
        <w:gridCol w:w="2544"/>
      </w:tblGrid>
      <w:tr w14:paraId="66876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1364B169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2FCD1CFA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7026FC79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7350410E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6AE19BDF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2B8D8B93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7D87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6EA6BDF">
            <w:pPr>
              <w:rPr>
                <w:rFonts w:hint="default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id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AA39B9B">
            <w:pPr>
              <w:rPr>
                <w:rStyle w:val="17"/>
                <w:rFonts w:hint="default"/>
                <w:color w:val="auto"/>
                <w:lang w:val="en-US"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1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1B8BD50">
            <w:pPr>
              <w:rPr>
                <w:rFonts w:hint="default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Long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486C67A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094236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  <w:t>拓扑配置Id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EFA78FF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</w:tbl>
    <w:p w14:paraId="5765A707">
      <w:pPr>
        <w:rPr>
          <w:rFonts w:hint="default"/>
          <w:lang w:val="en-US" w:eastAsia="zh-CN"/>
        </w:rPr>
      </w:pPr>
    </w:p>
    <w:p w14:paraId="000CBB9C"/>
    <w:p w14:paraId="6C6E1813"/>
    <w:p w14:paraId="35A813DB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09026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FE56F4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Id=1</w:t>
            </w:r>
          </w:p>
        </w:tc>
      </w:tr>
    </w:tbl>
    <w:p w14:paraId="3BD0E685">
      <w:pPr>
        <w:rPr>
          <w:rFonts w:hint="eastAsia"/>
          <w:lang w:val="en-US" w:eastAsia="zh-CN"/>
        </w:rPr>
      </w:pPr>
    </w:p>
    <w:p w14:paraId="1D957C8A">
      <w:pPr>
        <w:pStyle w:val="6"/>
        <w:numPr>
          <w:ilvl w:val="4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3.1.6.4响应信息</w:t>
      </w:r>
    </w:p>
    <w:tbl>
      <w:tblPr>
        <w:tblStyle w:val="13"/>
        <w:tblW w:w="4886" w:type="pct"/>
        <w:tblInd w:w="1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2"/>
        <w:gridCol w:w="798"/>
        <w:gridCol w:w="1150"/>
        <w:gridCol w:w="752"/>
        <w:gridCol w:w="1208"/>
        <w:gridCol w:w="2528"/>
      </w:tblGrid>
      <w:tr w14:paraId="76311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25EEECA4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0FB7F327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7CAB4F48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10B310BB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7F0E3E28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72F9DB68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7DAD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316A4A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C046047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803472A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1D4DB3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3E64D25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MicrosoftYaHei"/>
                <w:color w:val="000000"/>
                <w:kern w:val="0"/>
                <w:sz w:val="18"/>
                <w:szCs w:val="21"/>
                <w:lang w:val="en-US" w:eastAsia="zh-CN" w:bidi="ar-SA"/>
              </w:rPr>
              <w:t>响应状态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3A1329">
            <w:pPr>
              <w:rPr>
                <w:rFonts w:cs="Consolas" w:asciiTheme="minorEastAsia" w:hAnsiTheme="minorEastAsia"/>
                <w:szCs w:val="21"/>
              </w:rPr>
            </w:pPr>
            <w:r>
              <w:rPr>
                <w:rFonts w:hint="eastAsia" w:cs="Consolas" w:asciiTheme="minorEastAsia" w:hAnsiTheme="minorEastAsia"/>
                <w:kern w:val="2"/>
                <w:sz w:val="21"/>
                <w:szCs w:val="21"/>
                <w:lang w:val="en-US" w:eastAsia="zh-CN" w:bidi="ar-SA"/>
              </w:rPr>
              <w:t>200为成功</w:t>
            </w:r>
          </w:p>
        </w:tc>
      </w:tr>
      <w:tr w14:paraId="2D5DE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E8BFB8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message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91AC5A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7C8B3B3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BF8372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8FE368E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szCs w:val="21"/>
                <w:lang w:val="en-US" w:eastAsia="zh-CN"/>
              </w:rPr>
              <w:t>消息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B3D95D2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5A4A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2C6AFE0C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data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574F7967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*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top"/>
          </w:tcPr>
          <w:p w14:paraId="0DAFDFA3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top"/>
          </w:tcPr>
          <w:p w14:paraId="34679C50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-</w:t>
            </w: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6B237CCA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3B232FCB">
            <w:pPr>
              <w:rPr>
                <w:rFonts w:cs="Consolas" w:asciiTheme="minorEastAsia" w:hAnsiTheme="minorEastAsia"/>
                <w:szCs w:val="21"/>
              </w:rPr>
            </w:pPr>
          </w:p>
        </w:tc>
      </w:tr>
    </w:tbl>
    <w:p w14:paraId="2B84239E"/>
    <w:p w14:paraId="66C9629E"/>
    <w:p w14:paraId="67374057"/>
    <w:p w14:paraId="07F28A4B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CA8BE4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C72A092">
            <w:pPr>
              <w:widowControl/>
              <w:spacing w:line="240" w:lineRule="auto"/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4CAD95DC">
            <w:pPr>
              <w:widowControl/>
              <w:spacing w:line="240" w:lineRule="auto"/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"</w:t>
            </w:r>
            <w:r>
              <w:rPr>
                <w:rFonts w:hint="eastAsia"/>
                <w:lang w:val="en-US" w:eastAsia="zh-CN"/>
              </w:rPr>
              <w:t>status</w:t>
            </w:r>
            <w:r>
              <w:rPr>
                <w:rFonts w:hint="eastAsia"/>
              </w:rPr>
              <w:t>": "200",</w:t>
            </w:r>
          </w:p>
          <w:p w14:paraId="35FF1EA8">
            <w:pPr>
              <w:widowControl/>
              <w:spacing w:line="240" w:lineRule="auto"/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"message"："success",</w:t>
            </w:r>
          </w:p>
          <w:p w14:paraId="7B5D55B7">
            <w:pPr>
              <w:widowControl/>
              <w:spacing w:line="240" w:lineRule="auto"/>
              <w:ind w:firstLine="210" w:firstLineChars="10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"data":</w:t>
            </w:r>
            <w:r>
              <w:rPr>
                <w:rFonts w:hint="eastAsia"/>
                <w:lang w:val="en-US" w:eastAsia="zh-CN"/>
              </w:rPr>
              <w:t>null</w:t>
            </w:r>
          </w:p>
          <w:p w14:paraId="348049A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1EB8EF68"/>
    <w:p w14:paraId="5862AC6B">
      <w:pPr>
        <w:pStyle w:val="4"/>
        <w:numPr>
          <w:ilvl w:val="2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3.1.7网络拓扑设备查询（站点以上）</w:t>
      </w:r>
    </w:p>
    <w:p w14:paraId="41582BD1">
      <w:pPr>
        <w:pStyle w:val="6"/>
        <w:numPr>
          <w:ilvl w:val="4"/>
          <w:numId w:val="0"/>
        </w:numPr>
        <w:ind w:left="420" w:leftChars="0"/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3.1.7.1基本描述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091FE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67185B86">
            <w:pPr>
              <w:spacing w:line="276" w:lineRule="auto"/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b/>
                <w:bCs/>
                <w:color w:val="222222"/>
                <w:szCs w:val="21"/>
                <w:lang w:val="en-US" w:eastAsia="zh-CN"/>
              </w:rPr>
              <w:t>接口名称</w:t>
            </w:r>
          </w:p>
        </w:tc>
        <w:tc>
          <w:tcPr>
            <w:tcW w:w="6852" w:type="dxa"/>
            <w:shd w:val="clear" w:color="auto" w:fill="FFFFFF"/>
          </w:tcPr>
          <w:p w14:paraId="6EE904FC">
            <w:pPr>
              <w:spacing w:line="276" w:lineRule="auto"/>
              <w:rPr>
                <w:rFonts w:hint="default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网络拓扑设备查询（站点以上）</w:t>
            </w:r>
          </w:p>
        </w:tc>
      </w:tr>
      <w:tr w14:paraId="75B87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59408ED4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6852" w:type="dxa"/>
            <w:shd w:val="clear" w:color="auto" w:fill="FFFFFF"/>
          </w:tcPr>
          <w:p w14:paraId="1ABAB0F1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网络拓扑设备查询（站点以上）</w:t>
            </w:r>
          </w:p>
        </w:tc>
      </w:tr>
    </w:tbl>
    <w:p w14:paraId="076F3FB4"/>
    <w:p w14:paraId="40250654">
      <w:pPr>
        <w:pStyle w:val="6"/>
        <w:numPr>
          <w:ilvl w:val="4"/>
          <w:numId w:val="0"/>
        </w:numPr>
        <w:ind w:left="420" w:left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3.1.7.2请求信息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7356"/>
      </w:tblGrid>
      <w:tr w14:paraId="4ADBC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5028376D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前提要求</w:t>
            </w:r>
          </w:p>
        </w:tc>
        <w:tc>
          <w:tcPr>
            <w:tcW w:w="6852" w:type="dxa"/>
            <w:shd w:val="clear" w:color="auto" w:fill="FFFFFF"/>
          </w:tcPr>
          <w:p w14:paraId="233472ED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</w:p>
        </w:tc>
      </w:tr>
      <w:tr w14:paraId="577FD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4C24EE5A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请求类型</w:t>
            </w:r>
          </w:p>
        </w:tc>
        <w:tc>
          <w:tcPr>
            <w:tcW w:w="6852" w:type="dxa"/>
            <w:shd w:val="clear" w:color="auto" w:fill="FFFFFF"/>
          </w:tcPr>
          <w:p w14:paraId="3A08E884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HTTP</w:t>
            </w:r>
          </w:p>
        </w:tc>
      </w:tr>
      <w:tr w14:paraId="28831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7EC2ECC2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请求地址</w:t>
            </w:r>
          </w:p>
        </w:tc>
        <w:tc>
          <w:tcPr>
            <w:tcW w:w="6852" w:type="dxa"/>
            <w:shd w:val="clear" w:color="auto" w:fill="FFFFFF"/>
            <w:vAlign w:val="top"/>
          </w:tcPr>
          <w:p w14:paraId="4D563FBD">
            <w:pPr>
              <w:spacing w:line="276" w:lineRule="auto"/>
              <w:rPr>
                <w:rFonts w:hint="default" w:eastAsia="宋体" w:cs="Times New Roman" w:asciiTheme="minorEastAsia" w:hAnsiTheme="minorEastAsia"/>
                <w:bCs/>
                <w:i/>
                <w:color w:val="0000F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http://address:port</w:t>
            </w:r>
            <w:r>
              <w:rPr>
                <w:rFonts w:cs="宋体" w:asciiTheme="minorEastAsia" w:hAnsiTheme="minorEastAsia"/>
                <w:bCs/>
                <w:kern w:val="0"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  <w:lang w:val="en-US" w:eastAsia="zh-CN"/>
              </w:rPr>
              <w:t>web/v1/topologyConfig/getLowerTopologyConfigList</w:t>
            </w:r>
          </w:p>
        </w:tc>
      </w:tr>
      <w:tr w14:paraId="523B5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54" w:type="dxa"/>
            <w:shd w:val="clear" w:color="auto" w:fill="DAEEF3" w:themeFill="accent5" w:themeFillTint="33"/>
          </w:tcPr>
          <w:p w14:paraId="55857773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方式</w:t>
            </w:r>
          </w:p>
        </w:tc>
        <w:tc>
          <w:tcPr>
            <w:tcW w:w="6852" w:type="dxa"/>
            <w:shd w:val="clear" w:color="auto" w:fill="FFFFFF"/>
          </w:tcPr>
          <w:p w14:paraId="047DC4DB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  <w:t>POST</w:t>
            </w:r>
          </w:p>
        </w:tc>
      </w:tr>
      <w:tr w14:paraId="417D6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0C492C7A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格式</w:t>
            </w:r>
          </w:p>
        </w:tc>
        <w:tc>
          <w:tcPr>
            <w:tcW w:w="6852" w:type="dxa"/>
            <w:shd w:val="clear" w:color="auto" w:fill="FFFFFF"/>
          </w:tcPr>
          <w:p w14:paraId="1501974C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content-type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 json</w:t>
            </w:r>
          </w:p>
          <w:p w14:paraId="2C580E56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accept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application/json, text/plain, */*</w:t>
            </w:r>
          </w:p>
        </w:tc>
      </w:tr>
      <w:tr w14:paraId="39DE0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095F9047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接口参数</w:t>
            </w:r>
          </w:p>
        </w:tc>
        <w:tc>
          <w:tcPr>
            <w:tcW w:w="6852" w:type="dxa"/>
            <w:shd w:val="clear" w:color="auto" w:fill="FFFFFF"/>
          </w:tcPr>
          <w:p w14:paraId="0E0DC492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见下表描述</w:t>
            </w:r>
          </w:p>
        </w:tc>
      </w:tr>
    </w:tbl>
    <w:p w14:paraId="671B1D50">
      <w:pPr>
        <w:rPr>
          <w:rFonts w:hint="eastAsia"/>
          <w:lang w:val="en-US" w:eastAsia="zh-CN"/>
        </w:rPr>
      </w:pPr>
    </w:p>
    <w:p w14:paraId="4039275F">
      <w:pPr>
        <w:pStyle w:val="6"/>
        <w:numPr>
          <w:ilvl w:val="4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3.1.7.3参数说明</w:t>
      </w:r>
    </w:p>
    <w:tbl>
      <w:tblPr>
        <w:tblStyle w:val="13"/>
        <w:tblW w:w="5000" w:type="pct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773"/>
        <w:gridCol w:w="950"/>
        <w:gridCol w:w="645"/>
        <w:gridCol w:w="1688"/>
        <w:gridCol w:w="2544"/>
      </w:tblGrid>
      <w:tr w14:paraId="07319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7DE01C0B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0F3D9E93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775AD8DF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7ABD8F06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6FA09791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7FF5F042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D97C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BDF2246">
            <w:pPr>
              <w:rPr>
                <w:rFonts w:hint="default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precinctId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767144E">
            <w:pPr>
              <w:rPr>
                <w:rStyle w:val="17"/>
                <w:rFonts w:hint="default"/>
                <w:color w:val="auto"/>
                <w:lang w:val="en-US"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0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4284DAF">
            <w:pPr>
              <w:rPr>
                <w:rFonts w:hint="default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String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339887E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B05EF48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  <w:t>区域id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5F3210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</w:tbl>
    <w:p w14:paraId="1C8CB2EF">
      <w:pPr>
        <w:rPr>
          <w:rFonts w:hint="default"/>
          <w:lang w:val="en-US" w:eastAsia="zh-CN"/>
        </w:rPr>
      </w:pPr>
    </w:p>
    <w:p w14:paraId="43938696"/>
    <w:p w14:paraId="078C26C9"/>
    <w:p w14:paraId="344C97BF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2EF986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F4A01C1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{</w:t>
            </w:r>
          </w:p>
          <w:p w14:paraId="7DE2D6EC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"</w:t>
            </w: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precinctId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": "01-07-16",</w:t>
            </w:r>
          </w:p>
          <w:p w14:paraId="68F4C6A2">
            <w:pPr>
              <w:rPr>
                <w:rFonts w:hint="eastAsia" w:cs="宋体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 xml:space="preserve">  "namespace": "alauda"</w:t>
            </w:r>
          </w:p>
          <w:p w14:paraId="2804C04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}</w:t>
            </w:r>
          </w:p>
        </w:tc>
      </w:tr>
    </w:tbl>
    <w:p w14:paraId="73CC8614">
      <w:pPr>
        <w:rPr>
          <w:rFonts w:hint="eastAsia"/>
          <w:lang w:val="en-US" w:eastAsia="zh-CN"/>
        </w:rPr>
      </w:pPr>
    </w:p>
    <w:p w14:paraId="3AF18266">
      <w:pPr>
        <w:pStyle w:val="6"/>
        <w:numPr>
          <w:ilvl w:val="4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3.1.7.4响应信息</w:t>
      </w:r>
    </w:p>
    <w:tbl>
      <w:tblPr>
        <w:tblStyle w:val="13"/>
        <w:tblW w:w="4886" w:type="pct"/>
        <w:tblInd w:w="1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2"/>
        <w:gridCol w:w="798"/>
        <w:gridCol w:w="1150"/>
        <w:gridCol w:w="752"/>
        <w:gridCol w:w="1208"/>
        <w:gridCol w:w="2528"/>
      </w:tblGrid>
      <w:tr w14:paraId="255AF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6DB1B5CC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403AA99B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4A5D852C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6F2DF0FB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2FCF940F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6F95D502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62CC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6BDA8F1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4CD9EC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E9AD1CB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B25DB0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C186B15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MicrosoftYaHei"/>
                <w:color w:val="000000"/>
                <w:kern w:val="0"/>
                <w:sz w:val="18"/>
                <w:szCs w:val="21"/>
                <w:lang w:val="en-US" w:eastAsia="zh-CN" w:bidi="ar-SA"/>
              </w:rPr>
              <w:t>响应状态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5BECFCD">
            <w:pPr>
              <w:rPr>
                <w:rFonts w:cs="Consolas" w:asciiTheme="minorEastAsia" w:hAnsiTheme="minorEastAsia"/>
                <w:szCs w:val="21"/>
              </w:rPr>
            </w:pPr>
            <w:r>
              <w:rPr>
                <w:rFonts w:hint="eastAsia" w:cs="Consolas" w:asciiTheme="minorEastAsia" w:hAnsiTheme="minorEastAsia"/>
                <w:kern w:val="2"/>
                <w:sz w:val="21"/>
                <w:szCs w:val="21"/>
                <w:lang w:val="en-US" w:eastAsia="zh-CN" w:bidi="ar-SA"/>
              </w:rPr>
              <w:t>200为成功</w:t>
            </w:r>
          </w:p>
        </w:tc>
      </w:tr>
      <w:tr w14:paraId="60B79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BA347C4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message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E1B8969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C046B4D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51CE873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DE6E67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szCs w:val="21"/>
                <w:lang w:val="en-US" w:eastAsia="zh-CN"/>
              </w:rPr>
              <w:t>消息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69353AB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39C1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34DCBFB8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data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7C67DD3F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*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top"/>
          </w:tcPr>
          <w:p w14:paraId="30A16B9D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top"/>
          </w:tcPr>
          <w:p w14:paraId="1637A283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-</w:t>
            </w: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39994D4A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5E01B5F7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9D17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E9FB7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topuId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8FAD0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AFE44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D8A25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ACAB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拓扑配置Id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8F078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cs="Consolas" w:asciiTheme="minorEastAsia" w:hAnsiTheme="minorEastAsia"/>
                <w:szCs w:val="21"/>
              </w:rPr>
            </w:pPr>
          </w:p>
        </w:tc>
      </w:tr>
      <w:tr w14:paraId="28228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5A316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precinctId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842C210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0B81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77901D8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07BC6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节点Id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A2D1716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D77A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6B013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drawContent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DF42F2C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CEAA3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AC3DB43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91041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绘制内容(json)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CF2E2D5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766CB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56922C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topologyConfigPartlList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64F16BD7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535EF2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List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top"/>
          </w:tcPr>
          <w:p w14:paraId="227C5379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536DF8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网络拓扑配置中元件信息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50"/>
            <w:vAlign w:val="center"/>
          </w:tcPr>
          <w:p w14:paraId="67ABDE3C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BF22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4BB13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A4535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9816A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E3095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4631D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18BE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cs="Consolas" w:asciiTheme="minorEastAsia" w:hAnsiTheme="minorEastAsia"/>
                <w:szCs w:val="21"/>
              </w:rPr>
            </w:pPr>
          </w:p>
        </w:tc>
      </w:tr>
      <w:tr w14:paraId="2DD90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0B2F7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deviceName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A7EA191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80E59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15318A1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00865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C13FF2D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0D066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F3B7E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94EBD52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3CADE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0B3E283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B485E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IP地址,数据库唯一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1A83B3C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9AFB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0144C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87BA60C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F8B0D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3B6F777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358EB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MAC地址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846FAB5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D7CE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4CAB2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deviceModel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11DF3A2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0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B18E5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EF8F7D1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9A790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设备型号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FDB5915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1DB24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487A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upDeviceName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A41ED3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DB170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3B068BB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9DDA4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上游网络设备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713F0A1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B596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7EDB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upDeviceIp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C7F68B6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3BCFF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8B17CA2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20EE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上游设备IP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D157B0C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1E13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8A428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crossSite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4729C3A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color w:val="auto"/>
                <w:lang w:val="en-US" w:eastAsia="zh-CN"/>
              </w:rPr>
              <w:t>0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4A097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50A3919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458F7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是否跨站点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AC8987E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F70A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7EF78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ipV6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1820D28">
            <w:pPr>
              <w:rPr>
                <w:rFonts w:hint="eastAsia"/>
                <w:shd w:val="clear" w:color="auto" w:fill="auto"/>
                <w:lang w:eastAsia="zh-CN"/>
              </w:rPr>
            </w:pPr>
            <w:ins w:id="64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F495F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5945F13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0F9AE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IPv6地址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FE3DA77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72644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CEEA2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gateway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CD30FF2">
            <w:pPr>
              <w:rPr>
                <w:rFonts w:hint="eastAsia"/>
                <w:shd w:val="clear" w:color="auto" w:fill="auto"/>
                <w:lang w:eastAsia="zh-CN"/>
              </w:rPr>
            </w:pPr>
            <w:ins w:id="65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0401A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CBE0CF2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319B2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网关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6B02689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EAB6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79E5F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virtualIp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E4BFFDE">
            <w:pPr>
              <w:rPr>
                <w:rFonts w:hint="eastAsia"/>
                <w:shd w:val="clear" w:color="auto" w:fill="auto"/>
                <w:lang w:eastAsia="zh-CN"/>
              </w:rPr>
            </w:pPr>
            <w:ins w:id="66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63E24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7C79AB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C8FF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虚拟IP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98622B2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5B12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54A69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portNum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671400">
            <w:pPr>
              <w:rPr>
                <w:rFonts w:hint="eastAsia"/>
                <w:shd w:val="clear" w:color="auto" w:fill="auto"/>
                <w:lang w:eastAsia="zh-CN"/>
              </w:rPr>
            </w:pPr>
            <w:ins w:id="67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14F22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6B8BD1E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C2D39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端口号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E909867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A9AD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CAFA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major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944C9CA">
            <w:pPr>
              <w:rPr>
                <w:rFonts w:hint="eastAsia"/>
                <w:shd w:val="clear" w:color="auto" w:fill="auto"/>
                <w:lang w:eastAsia="zh-CN"/>
              </w:rPr>
            </w:pPr>
            <w:ins w:id="68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B562F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D3A57F7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1AD33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所属专业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2522FA4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79A58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36345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deviceVender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801BC7">
            <w:pPr>
              <w:rPr>
                <w:rFonts w:hint="eastAsia"/>
                <w:shd w:val="clear" w:color="auto" w:fill="auto"/>
                <w:lang w:eastAsia="zh-CN"/>
              </w:rPr>
            </w:pPr>
            <w:ins w:id="69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C4F25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0943436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DBEEE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设备厂家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9981598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9DE4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359B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siteId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B48DEC6">
            <w:pPr>
              <w:rPr>
                <w:rFonts w:hint="eastAsia"/>
                <w:shd w:val="clear" w:color="auto" w:fill="auto"/>
                <w:lang w:eastAsia="zh-CN"/>
              </w:rPr>
            </w:pPr>
            <w:ins w:id="70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AAD4B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6BAB160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F096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站点id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BAA9B60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6D26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44A26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siteName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450C760">
            <w:pPr>
              <w:rPr>
                <w:rFonts w:hint="eastAsia"/>
                <w:shd w:val="clear" w:color="auto" w:fill="auto"/>
                <w:lang w:eastAsia="zh-CN"/>
              </w:rPr>
            </w:pPr>
            <w:ins w:id="71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2DB80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94B4EAD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7CD22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站点名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79587EF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4856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99CF2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roomName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9293004">
            <w:pPr>
              <w:rPr>
                <w:rFonts w:hint="eastAsia"/>
                <w:shd w:val="clear" w:color="auto" w:fill="auto"/>
                <w:lang w:eastAsia="zh-CN"/>
              </w:rPr>
            </w:pPr>
            <w:ins w:id="72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252E3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971B7D6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854FF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机房名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75310BC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E28F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E6245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roomId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9904BDD">
            <w:pPr>
              <w:rPr>
                <w:rFonts w:hint="eastAsia"/>
                <w:shd w:val="clear" w:color="auto" w:fill="auto"/>
                <w:lang w:eastAsia="zh-CN"/>
              </w:rPr>
            </w:pPr>
            <w:ins w:id="73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6E577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C788BDD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7CBDF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机房id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BE53AFE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8E6A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CCF3D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locationDesc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845C2EE">
            <w:pPr>
              <w:rPr>
                <w:rFonts w:hint="eastAsia"/>
                <w:shd w:val="clear" w:color="auto" w:fill="auto"/>
                <w:lang w:eastAsia="zh-CN"/>
              </w:rPr>
            </w:pPr>
            <w:ins w:id="74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124BC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47A73E0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6506C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具体位置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6B7D403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10D2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3B363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versionNum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429154E">
            <w:pPr>
              <w:rPr>
                <w:rFonts w:hint="eastAsia"/>
                <w:shd w:val="clear" w:color="auto" w:fill="auto"/>
                <w:lang w:eastAsia="zh-CN"/>
              </w:rPr>
            </w:pPr>
            <w:ins w:id="75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46596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6CD304A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722F5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版本号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51F693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09A80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55603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serialNum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E09EFC8">
            <w:pPr>
              <w:rPr>
                <w:rFonts w:hint="eastAsia"/>
                <w:shd w:val="clear" w:color="auto" w:fill="auto"/>
                <w:lang w:eastAsia="zh-CN"/>
              </w:rPr>
            </w:pPr>
            <w:ins w:id="76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3F6EC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767A07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F87C2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序列号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1582B60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3696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2F940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portCount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E18FA99">
            <w:pPr>
              <w:rPr>
                <w:rFonts w:hint="eastAsia"/>
                <w:shd w:val="clear" w:color="auto" w:fill="auto"/>
                <w:lang w:eastAsia="zh-CN"/>
              </w:rPr>
            </w:pPr>
            <w:ins w:id="77" w:author="jiangyanlun" w:date="2025-06-10T16:05:29Z">
              <w:r>
                <w:rPr>
                  <w:rStyle w:val="17"/>
                  <w:rFonts w:hint="eastAsia"/>
                  <w:strike w:val="0"/>
                  <w:dstrike w:val="0"/>
                  <w:color w:val="auto"/>
                  <w:u w:val="none"/>
                  <w:lang w:val="en-US" w:eastAsia="zh-CN"/>
                </w:rPr>
                <w:t>0</w:t>
              </w:r>
            </w:ins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CA76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C0C5D2E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71F5D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端口数量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DD808B7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1DF3F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04D12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precinctId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220AD49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5614D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8761927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8CD77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节点Id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FF5BF8E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13B01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1A02E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createBy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6B90BB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C8A2C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89073F6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50347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创建者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4E65008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8617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7F3CE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createTime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F3C744B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64344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6F8F405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6F5BC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57B5A96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6533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E69A1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updateBy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F82CAAE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1656F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492533D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96796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修改者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A55956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0B2E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C4A36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updateTime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6EDD766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strike w:val="0"/>
                <w:dstrike w:val="0"/>
                <w:color w:val="auto"/>
                <w:u w:val="none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85169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0E5C0BF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71C70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修改时间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0D1D4B0">
            <w:pPr>
              <w:rPr>
                <w:rFonts w:cs="Consolas" w:asciiTheme="minorEastAsia" w:hAnsiTheme="minorEastAsia"/>
                <w:szCs w:val="21"/>
              </w:rPr>
            </w:pPr>
          </w:p>
        </w:tc>
      </w:tr>
    </w:tbl>
    <w:p w14:paraId="401AD7AD"/>
    <w:p w14:paraId="23322E85"/>
    <w:p w14:paraId="0A7EC4DA"/>
    <w:p w14:paraId="534F34A7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509FB1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9E8A07B">
            <w:pPr>
              <w:widowControl/>
              <w:spacing w:line="240" w:lineRule="auto"/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3E8AD0D0">
            <w:pPr>
              <w:widowControl/>
              <w:spacing w:line="240" w:lineRule="auto"/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"</w:t>
            </w:r>
            <w:r>
              <w:rPr>
                <w:rFonts w:hint="eastAsia"/>
                <w:lang w:val="en-US" w:eastAsia="zh-CN"/>
              </w:rPr>
              <w:t>status</w:t>
            </w:r>
            <w:r>
              <w:rPr>
                <w:rFonts w:hint="eastAsia"/>
              </w:rPr>
              <w:t>": "200",</w:t>
            </w:r>
          </w:p>
          <w:p w14:paraId="0342D80C">
            <w:pPr>
              <w:widowControl/>
              <w:spacing w:line="240" w:lineRule="auto"/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"message"："success",</w:t>
            </w:r>
          </w:p>
          <w:p w14:paraId="59DBB0C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"data":</w:t>
            </w:r>
            <w:r>
              <w:rPr>
                <w:rFonts w:hint="default" w:eastAsiaTheme="minorEastAsia"/>
                <w:lang w:val="en-US" w:eastAsia="zh-CN"/>
              </w:rPr>
              <w:t>{</w:t>
            </w:r>
          </w:p>
          <w:p w14:paraId="73B61AA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"topuId": 1,</w:t>
            </w:r>
          </w:p>
          <w:p w14:paraId="466D9DE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"precinctId": "precinct_001",</w:t>
            </w:r>
          </w:p>
          <w:p w14:paraId="3489294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"drawContent": "{\"nodes\":[],\"edges\":[]}",</w:t>
            </w:r>
          </w:p>
          <w:p w14:paraId="67DB7C7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"topologyConfigPartlList": [</w:t>
            </w:r>
          </w:p>
          <w:p w14:paraId="1616E88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{</w:t>
            </w:r>
          </w:p>
          <w:p w14:paraId="28C90AB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"id": 101,</w:t>
            </w:r>
          </w:p>
          <w:p w14:paraId="2FD08AC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"deviceName": "核心交换机",</w:t>
            </w:r>
          </w:p>
          <w:p w14:paraId="2700FD8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"ip": "192.168.1.1",</w:t>
            </w:r>
          </w:p>
          <w:p w14:paraId="7380B2F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"mac": "00:11:22:33:44:55",</w:t>
            </w:r>
          </w:p>
          <w:p w14:paraId="1CF36C0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"deviceModel": "H3C S6800",</w:t>
            </w:r>
          </w:p>
          <w:p w14:paraId="52260EF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"upDeviceName": "",</w:t>
            </w:r>
          </w:p>
          <w:p w14:paraId="2A59AF9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"upDeviceIp": "",</w:t>
            </w:r>
          </w:p>
          <w:p w14:paraId="6136050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"ipV6": "2001:db8::1",</w:t>
            </w:r>
          </w:p>
          <w:p w14:paraId="4A3F1FD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"crossSite": 0,</w:t>
            </w:r>
          </w:p>
          <w:p w14:paraId="479B062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"gateway": "192.168.1.254",</w:t>
            </w:r>
          </w:p>
          <w:p w14:paraId="0C2E8F9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"virtualIp": "192.168.1.100",</w:t>
            </w:r>
          </w:p>
          <w:p w14:paraId="6425BE3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"portNum": 48,</w:t>
            </w:r>
          </w:p>
          <w:p w14:paraId="0D9E3D3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"major": "网络",</w:t>
            </w:r>
          </w:p>
          <w:p w14:paraId="7161ACC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"deviceVender": "H3C",</w:t>
            </w:r>
          </w:p>
          <w:p w14:paraId="00A76F5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"siteId": "site_001",</w:t>
            </w:r>
          </w:p>
          <w:p w14:paraId="02514DB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"siteName": "南宁数据中心",</w:t>
            </w:r>
          </w:p>
          <w:p w14:paraId="0A0EDEC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"roomName": "核心机房",</w:t>
            </w:r>
          </w:p>
          <w:p w14:paraId="204013D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"roomId": "room_001",</w:t>
            </w:r>
          </w:p>
          <w:p w14:paraId="67638EF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"locationDesc": "机柜A-01",</w:t>
            </w:r>
          </w:p>
          <w:p w14:paraId="7B7B231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"versionNum": "V1.0",</w:t>
            </w:r>
          </w:p>
          <w:p w14:paraId="35640F8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"serialNum": "SN123456789",</w:t>
            </w:r>
          </w:p>
          <w:p w14:paraId="4F1F904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"portCount": 48,</w:t>
            </w:r>
          </w:p>
          <w:p w14:paraId="58619E0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"precinctId": "precinct_001"</w:t>
            </w:r>
          </w:p>
          <w:p w14:paraId="52D234F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}</w:t>
            </w:r>
          </w:p>
          <w:p w14:paraId="20D8DDA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]</w:t>
            </w:r>
          </w:p>
          <w:p w14:paraId="4FE01760">
            <w:pPr>
              <w:widowControl/>
              <w:spacing w:line="240" w:lineRule="auto"/>
              <w:ind w:firstLine="210" w:firstLineChars="10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ab/>
            </w:r>
            <w:r>
              <w:rPr>
                <w:rFonts w:hint="default" w:eastAsiaTheme="minorEastAsia"/>
                <w:lang w:val="en-US" w:eastAsia="zh-CN"/>
              </w:rPr>
              <w:t>}</w:t>
            </w:r>
          </w:p>
          <w:p w14:paraId="3702588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0D325680"/>
    <w:p w14:paraId="3ACEBC71">
      <w:pPr>
        <w:pStyle w:val="3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 IP库管理</w:t>
      </w:r>
    </w:p>
    <w:p w14:paraId="16DBD1FD">
      <w:pPr>
        <w:pStyle w:val="4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 动环设备IP库-查询</w:t>
      </w:r>
    </w:p>
    <w:p w14:paraId="136E0BE7">
      <w:pPr>
        <w:pStyle w:val="6"/>
        <w:numPr>
          <w:ilvl w:val="4"/>
          <w:numId w:val="0"/>
        </w:numPr>
        <w:ind w:left="420" w:leftChars="0"/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3.3.6.1基本描述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 w14:paraId="2657B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1FACABA1">
            <w:pPr>
              <w:spacing w:line="276" w:lineRule="auto"/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b/>
                <w:bCs/>
                <w:color w:val="222222"/>
                <w:szCs w:val="21"/>
                <w:lang w:val="en-US" w:eastAsia="zh-CN"/>
              </w:rPr>
              <w:t>接口名称</w:t>
            </w:r>
          </w:p>
        </w:tc>
        <w:tc>
          <w:tcPr>
            <w:tcW w:w="6852" w:type="dxa"/>
            <w:shd w:val="clear" w:color="auto" w:fill="FFFFFF"/>
          </w:tcPr>
          <w:p w14:paraId="4AE4528D">
            <w:pPr>
              <w:spacing w:line="276" w:lineRule="auto"/>
              <w:rPr>
                <w:rFonts w:hint="default" w:cs="Consolas" w:asciiTheme="minorEastAsia" w:hAnsi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动环设备IP库-查询</w:t>
            </w:r>
          </w:p>
        </w:tc>
      </w:tr>
      <w:tr w14:paraId="14CDB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25B7DC4C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6852" w:type="dxa"/>
            <w:shd w:val="clear" w:color="auto" w:fill="FFFFFF"/>
          </w:tcPr>
          <w:p w14:paraId="687B91CD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动环设备IP库-查询</w:t>
            </w:r>
          </w:p>
        </w:tc>
      </w:tr>
    </w:tbl>
    <w:p w14:paraId="33CA5D9D"/>
    <w:p w14:paraId="6B1B601B">
      <w:pPr>
        <w:pStyle w:val="6"/>
        <w:numPr>
          <w:ilvl w:val="4"/>
          <w:numId w:val="0"/>
        </w:numPr>
        <w:ind w:left="420" w:left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3.1.6.2请求信息</w:t>
      </w:r>
    </w:p>
    <w:tbl>
      <w:tblPr>
        <w:tblStyle w:val="13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7461"/>
      </w:tblGrid>
      <w:tr w14:paraId="12896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3FDCCAF0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前提要求</w:t>
            </w:r>
          </w:p>
        </w:tc>
        <w:tc>
          <w:tcPr>
            <w:tcW w:w="6852" w:type="dxa"/>
            <w:shd w:val="clear" w:color="auto" w:fill="FFFFFF"/>
          </w:tcPr>
          <w:p w14:paraId="7091D196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</w:p>
        </w:tc>
      </w:tr>
      <w:tr w14:paraId="50C55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1CBD16B8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请求类型</w:t>
            </w:r>
          </w:p>
        </w:tc>
        <w:tc>
          <w:tcPr>
            <w:tcW w:w="6852" w:type="dxa"/>
            <w:shd w:val="clear" w:color="auto" w:fill="FFFFFF"/>
          </w:tcPr>
          <w:p w14:paraId="659BF59C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HTTP</w:t>
            </w:r>
          </w:p>
        </w:tc>
      </w:tr>
      <w:tr w14:paraId="24FEE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0D023D9B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请求地址</w:t>
            </w:r>
          </w:p>
        </w:tc>
        <w:tc>
          <w:tcPr>
            <w:tcW w:w="6852" w:type="dxa"/>
            <w:shd w:val="clear" w:color="auto" w:fill="FFFFFF"/>
            <w:vAlign w:val="top"/>
          </w:tcPr>
          <w:p w14:paraId="76AF413F">
            <w:pPr>
              <w:spacing w:line="276" w:lineRule="auto"/>
              <w:rPr>
                <w:rFonts w:hint="default" w:eastAsia="宋体" w:cs="Times New Roman" w:asciiTheme="minorEastAsia" w:hAnsiTheme="minorEastAsia"/>
                <w:bCs/>
                <w:i/>
                <w:color w:val="0000F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Cs w:val="21"/>
              </w:rPr>
              <w:t>http://address:port</w:t>
            </w:r>
            <w:r>
              <w:rPr>
                <w:rFonts w:cs="宋体" w:asciiTheme="minorEastAsia" w:hAnsiTheme="minorEastAsia"/>
                <w:bCs/>
                <w:kern w:val="0"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  <w:lang w:val="en-US" w:eastAsia="zh-CN"/>
              </w:rPr>
              <w:t>web/v1/resourceManage/powerDevice/ip/getDeviceIps</w:t>
            </w:r>
          </w:p>
        </w:tc>
      </w:tr>
      <w:tr w14:paraId="36455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54" w:type="dxa"/>
            <w:shd w:val="clear" w:color="auto" w:fill="DAEEF3" w:themeFill="accent5" w:themeFillTint="33"/>
          </w:tcPr>
          <w:p w14:paraId="6480DD3F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方式</w:t>
            </w:r>
          </w:p>
        </w:tc>
        <w:tc>
          <w:tcPr>
            <w:tcW w:w="6852" w:type="dxa"/>
            <w:shd w:val="clear" w:color="auto" w:fill="FFFFFF"/>
          </w:tcPr>
          <w:p w14:paraId="547588C4"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  <w:t>POST</w:t>
            </w:r>
          </w:p>
        </w:tc>
      </w:tr>
      <w:tr w14:paraId="0B5F8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55122D40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格式</w:t>
            </w:r>
          </w:p>
        </w:tc>
        <w:tc>
          <w:tcPr>
            <w:tcW w:w="6852" w:type="dxa"/>
            <w:shd w:val="clear" w:color="auto" w:fill="FFFFFF"/>
          </w:tcPr>
          <w:p w14:paraId="0E10E6F9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content-type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 json</w:t>
            </w:r>
          </w:p>
          <w:p w14:paraId="1B025F74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accept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application/json, text/plain, */*</w:t>
            </w:r>
          </w:p>
        </w:tc>
      </w:tr>
      <w:tr w14:paraId="27ED2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 w14:paraId="77EAB964"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接口参数</w:t>
            </w:r>
          </w:p>
        </w:tc>
        <w:tc>
          <w:tcPr>
            <w:tcW w:w="6852" w:type="dxa"/>
            <w:shd w:val="clear" w:color="auto" w:fill="FFFFFF"/>
          </w:tcPr>
          <w:p w14:paraId="068003BC"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见下表描述</w:t>
            </w:r>
          </w:p>
        </w:tc>
      </w:tr>
    </w:tbl>
    <w:p w14:paraId="60945E0E">
      <w:pPr>
        <w:rPr>
          <w:rFonts w:hint="eastAsia"/>
          <w:lang w:val="en-US" w:eastAsia="zh-CN"/>
        </w:rPr>
      </w:pPr>
    </w:p>
    <w:p w14:paraId="32DB04D9">
      <w:pPr>
        <w:pStyle w:val="6"/>
        <w:numPr>
          <w:ilvl w:val="4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3.1.6.3参数说明</w:t>
      </w:r>
    </w:p>
    <w:tbl>
      <w:tblPr>
        <w:tblStyle w:val="13"/>
        <w:tblW w:w="5000" w:type="pct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773"/>
        <w:gridCol w:w="950"/>
        <w:gridCol w:w="645"/>
        <w:gridCol w:w="1688"/>
        <w:gridCol w:w="2544"/>
      </w:tblGrid>
      <w:tr w14:paraId="73681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0BF1EE69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6E91B6AC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791348B9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top"/>
          </w:tcPr>
          <w:p w14:paraId="4C6EB194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723D3994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705BF81F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E65B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EBADCCB">
            <w:pPr>
              <w:rPr>
                <w:rFonts w:hint="default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Style w:val="17"/>
                <w:rFonts w:hint="eastAsia"/>
                <w:lang w:val="en-US" w:eastAsia="zh-CN"/>
              </w:rPr>
              <w:t>data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F2465C5">
            <w:pPr>
              <w:rPr>
                <w:rStyle w:val="17"/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*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40C3C23">
            <w:pPr>
              <w:rPr>
                <w:rFonts w:hint="default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*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B465B1A">
            <w:pP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-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A63A60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2348406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186B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8B0BE93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precinctId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441E3FC">
            <w:pPr>
              <w:rPr>
                <w:rFonts w:hint="default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8571C2D">
            <w:pPr>
              <w:rPr>
                <w:rFonts w:hint="default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String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2A1E22E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747A229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1A99ECD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DE21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4A3212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deviceType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89CFF08">
            <w:pPr>
              <w:rPr>
                <w:rFonts w:hint="default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D700C75">
            <w:pPr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String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0E8358D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3F76E6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90333DC">
            <w:pP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Consolas" w:asciiTheme="minorEastAsia" w:hAnsi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  <w:t>设备类型，枚举(1:服务器、2:磁盘阵列、3:交换机、4:监控主机、5:业务台、6:FSU、7:图像设备、8:智能门禁、9:工控机)</w:t>
            </w:r>
          </w:p>
        </w:tc>
      </w:tr>
    </w:tbl>
    <w:p w14:paraId="3D354804">
      <w:pPr>
        <w:rPr>
          <w:rFonts w:hint="default"/>
          <w:lang w:val="en-US" w:eastAsia="zh-CN"/>
        </w:rPr>
      </w:pPr>
    </w:p>
    <w:p w14:paraId="6CCD4AC8"/>
    <w:p w14:paraId="6AACEFE3"/>
    <w:p w14:paraId="4FCF68C2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93DEE7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5E72F9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</w:t>
            </w:r>
          </w:p>
          <w:p w14:paraId="32092661">
            <w:pP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"data": {</w:t>
            </w:r>
          </w:p>
          <w:p w14:paraId="5C18D0EF">
            <w:pP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ab/>
            </w: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ab/>
            </w: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"deviceType": 1,</w:t>
            </w:r>
          </w:p>
          <w:p w14:paraId="45101A25">
            <w:pP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ab/>
            </w: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ab/>
            </w: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"precinctId": "precinct_001"</w:t>
            </w: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ab/>
            </w: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ab/>
            </w: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ab/>
            </w:r>
          </w:p>
          <w:p w14:paraId="0FE3D4C0">
            <w:pPr>
              <w:rPr>
                <w:rFonts w:hint="eastAsia"/>
                <w:lang w:val="en-US" w:eastAsia="zh-CN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ab/>
            </w:r>
            <w:r>
              <w:rPr>
                <w:rFonts w:hint="eastAsia" w:cstheme="minorBidi"/>
                <w:color w:val="auto"/>
                <w:kern w:val="2"/>
                <w:sz w:val="21"/>
                <w:szCs w:val="22"/>
                <w:lang w:val="en-US" w:eastAsia="zh-CN" w:bidi="ar-SA"/>
              </w:rPr>
              <w:t>}</w:t>
            </w:r>
          </w:p>
          <w:p w14:paraId="2CB41C4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</w:tc>
      </w:tr>
    </w:tbl>
    <w:p w14:paraId="698C826E">
      <w:pPr>
        <w:rPr>
          <w:rFonts w:hint="eastAsia"/>
          <w:lang w:val="en-US" w:eastAsia="zh-CN"/>
        </w:rPr>
      </w:pPr>
    </w:p>
    <w:p w14:paraId="2414A126">
      <w:pPr>
        <w:pStyle w:val="6"/>
        <w:numPr>
          <w:ilvl w:val="4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3.1.6.4响应信息</w:t>
      </w:r>
    </w:p>
    <w:tbl>
      <w:tblPr>
        <w:tblStyle w:val="13"/>
        <w:tblW w:w="4886" w:type="pct"/>
        <w:tblInd w:w="1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2"/>
        <w:gridCol w:w="798"/>
        <w:gridCol w:w="1150"/>
        <w:gridCol w:w="752"/>
        <w:gridCol w:w="1208"/>
        <w:gridCol w:w="2528"/>
      </w:tblGrid>
      <w:tr w14:paraId="7EE58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2C6A0529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4AB9FABE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66625370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 w14:paraId="5B9A0543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宽度</w:t>
            </w: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0D238492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 w14:paraId="50B64133"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BD94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E6765D3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2915F98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BEBA790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BA22013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28591E1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MicrosoftYaHei"/>
                <w:color w:val="000000"/>
                <w:kern w:val="0"/>
                <w:sz w:val="18"/>
                <w:szCs w:val="21"/>
                <w:lang w:val="en-US" w:eastAsia="zh-CN" w:bidi="ar-SA"/>
              </w:rPr>
              <w:t>响应状态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90DC53">
            <w:pPr>
              <w:rPr>
                <w:rFonts w:cs="Consolas" w:asciiTheme="minorEastAsia" w:hAnsiTheme="minorEastAsia"/>
                <w:szCs w:val="21"/>
              </w:rPr>
            </w:pPr>
            <w:r>
              <w:rPr>
                <w:rFonts w:hint="eastAsia" w:cs="Consolas" w:asciiTheme="minorEastAsia" w:hAnsiTheme="minorEastAsia"/>
                <w:kern w:val="2"/>
                <w:sz w:val="21"/>
                <w:szCs w:val="21"/>
                <w:lang w:val="en-US" w:eastAsia="zh-CN" w:bidi="ar-SA"/>
              </w:rPr>
              <w:t>200为成功</w:t>
            </w:r>
          </w:p>
        </w:tc>
      </w:tr>
      <w:tr w14:paraId="3C1DC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468A197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message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3FB149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1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3B3E08F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8F1B3D5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9948785">
            <w:pPr>
              <w:rPr>
                <w:rFonts w:hint="eastAsia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szCs w:val="21"/>
                <w:lang w:val="en-US" w:eastAsia="zh-CN"/>
              </w:rPr>
              <w:t>消息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7175EEE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DF7E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4967EA84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Style w:val="17"/>
                <w:rFonts w:hint="eastAsia"/>
                <w:lang w:val="en-US" w:eastAsia="zh-CN"/>
              </w:rPr>
              <w:t>data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1DDA6634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*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top"/>
          </w:tcPr>
          <w:p w14:paraId="4D590AC0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List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top"/>
          </w:tcPr>
          <w:p w14:paraId="055B986C">
            <w:pPr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-</w:t>
            </w: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581FAF1A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3BC" w:themeFill="accent3" w:themeFillTint="66"/>
            <w:vAlign w:val="center"/>
          </w:tcPr>
          <w:p w14:paraId="632AD866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7540C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BA14A40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8FCCC5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AC7D49C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Integer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1D8DC55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9965336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szCs w:val="21"/>
                <w:lang w:val="en-US" w:eastAsia="zh-CN"/>
              </w:rPr>
              <w:t>主键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FBF5377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57DE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1C9E470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cityId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418EC2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7EF916C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9ABD32F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DB42F96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地市名称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6556C89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0F757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2A98E9C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areaId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03ED9A7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000CA9D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606F13A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25AE386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 区域ID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399A07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7A1A5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ABCD1E0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cityName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2FD69DA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5CEE089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DC4762B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58E1111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区域ID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0781AB7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3F01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7488621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ip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651221D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804F192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AE2022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42383C0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IP地址，数据库唯一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2A88017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7461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85817E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subnetMask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0743838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06B71AA3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2989FFA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92900BC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子网掩码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60F653A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4A222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FC72B9C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gateway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7C89629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64498EA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FC8AA51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39C3CA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网关地址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505612F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67F3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828CE8F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vlan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3398D97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7C46A06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D1F7E1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EBD852C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局域网标识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CFD42EC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3CBC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65E8D13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siteId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46D4A2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F4AAACC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14D8F55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F3DAB56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站点ID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B6EF291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DA06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FF55D59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siteName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6306D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F5EC7A0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ADD37BB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E19CD1C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站点名称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CC33994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175E9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9833449">
            <w:pPr>
              <w:rPr>
                <w:rFonts w:hint="eastAsia"/>
              </w:rPr>
            </w:pPr>
            <w:r>
              <w:rPr>
                <w:rFonts w:hint="eastAsia"/>
              </w:rPr>
              <w:t>siteType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CF56E4A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2E75A83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Integer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5D5777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92AF589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>站点类型，枚举值(1:数据中心、2:通信机楼、3:传输节点、4:通信基站)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6EE215C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6EB7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D28DAF8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roomId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1B3287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047298B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BADE9A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E40B31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机房ID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3C2B4A6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D186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C3D9F9F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roomName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1B3005D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75441A2">
            <w:pPr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E5AFB65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6881045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机房名称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FFFA1D1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17BF9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7602FDA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deviceType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BE9570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2D9D01E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Integer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D4BB940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EDE6D12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>设备类型，枚举值(1:服务器、2:磁盘阵列、3:交换机、4:监控主机、5:业务台、6:FSU、7:图像设备、8:智能门禁、9:工控机)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14FB2C9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13FD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2A50356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deviceName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FAB07A4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6F6C536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21053BA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D665232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>设备名称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3750CFF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0AB1D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6A0CAF3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precinctId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9B5BFC1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C8974D0">
            <w:pPr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FD95911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7A7CD1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szCs w:val="21"/>
                <w:lang w:val="en-US" w:eastAsia="zh-CN"/>
              </w:rPr>
              <w:t>节点Id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C9BD91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5FF99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02E6CB5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status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9F142D6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86677C4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Integer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2DE6536B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EC2FD49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>状态，枚举值(1:空闲、2:离线、3:在线)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F35CE35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1B67E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291D6E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deviceVender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D0B809E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4342226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44280A03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85CB6A2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设备厂家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F373338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66C44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733352D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drMonitorSysType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C9DF7BB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CFCEFD3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Integer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1328C0D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BB3BFC5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>动环监控系统类别，枚举值(1:局房动环、2:基站动环)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9E2F29E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57AF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0C8ABB8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bureauRoomName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916249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78EF6343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CF1E278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54B6B53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 局房名称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EA0CEE2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1D2FD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4F12C22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remark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31C46D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5F39174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151D37C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0B272E1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备注信息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1FDB02C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21499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0B96966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updateUser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777A66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2D8B75C">
            <w:pPr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3E435F78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7ACB1C7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 xml:space="preserve">更新账号  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FEF3B82">
            <w:pPr>
              <w:rPr>
                <w:rFonts w:cs="Consolas" w:asciiTheme="minorEastAsia" w:hAnsiTheme="minorEastAsia"/>
                <w:szCs w:val="21"/>
              </w:rPr>
            </w:pPr>
          </w:p>
        </w:tc>
      </w:tr>
      <w:tr w14:paraId="33331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E30995A">
            <w:pPr>
              <w:rPr>
                <w:rStyle w:val="17"/>
                <w:rFonts w:hint="eastAsia"/>
                <w:lang w:val="en-US" w:eastAsia="zh-CN"/>
              </w:rPr>
            </w:pPr>
            <w:r>
              <w:rPr>
                <w:rFonts w:hint="eastAsia"/>
              </w:rPr>
              <w:t>updateTime</w:t>
            </w:r>
          </w:p>
        </w:tc>
        <w:tc>
          <w:tcPr>
            <w:tcW w:w="4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D2485CF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59E53DB6">
            <w:pPr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 w14:paraId="6A25EE61">
            <w:pPr>
              <w:rPr>
                <w:rFonts w:hint="eastAsia"/>
                <w:shd w:val="clear" w:color="auto" w:fill="auto"/>
                <w:lang w:eastAsia="zh-CN"/>
              </w:rPr>
            </w:pPr>
          </w:p>
        </w:tc>
        <w:tc>
          <w:tcPr>
            <w:tcW w:w="7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2C24B67">
            <w:pPr>
              <w:rPr>
                <w:rFonts w:hint="default" w:cs="Consolas" w:asciiTheme="minorEastAsia" w:hAnsiTheme="minorEastAsia"/>
                <w:szCs w:val="21"/>
                <w:lang w:val="en-US" w:eastAsia="zh-CN"/>
              </w:rPr>
            </w:pPr>
            <w:r>
              <w:rPr>
                <w:rFonts w:hint="default" w:cs="Consolas" w:asciiTheme="minorEastAsia" w:hAnsiTheme="minorEastAsia"/>
                <w:szCs w:val="21"/>
                <w:lang w:val="en-US" w:eastAsia="zh-CN"/>
              </w:rPr>
              <w:t>更新时间</w:t>
            </w:r>
          </w:p>
        </w:tc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B4A1F4E">
            <w:pPr>
              <w:rPr>
                <w:rFonts w:cs="Consolas" w:asciiTheme="minorEastAsia" w:hAnsiTheme="minorEastAsia"/>
                <w:szCs w:val="21"/>
              </w:rPr>
            </w:pPr>
          </w:p>
        </w:tc>
      </w:tr>
    </w:tbl>
    <w:p w14:paraId="04DA73FC"/>
    <w:p w14:paraId="38D0EBAC"/>
    <w:p w14:paraId="291C2EE6"/>
    <w:p w14:paraId="1CA8023C">
      <w:r>
        <w:rPr>
          <w:rFonts w:hint="eastAsia"/>
        </w:rPr>
        <w:t>样例：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16CE20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7CE2354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08FABE0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"code": 200,</w:t>
            </w:r>
          </w:p>
          <w:p w14:paraId="64F84EC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"message": "成功",</w:t>
            </w:r>
          </w:p>
          <w:p w14:paraId="3601E9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"data": [</w:t>
            </w:r>
          </w:p>
          <w:p w14:paraId="77BD66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{</w:t>
            </w:r>
          </w:p>
          <w:p w14:paraId="5DAE22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"id": 1,</w:t>
            </w:r>
          </w:p>
          <w:p w14:paraId="6A8C8D5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"cityId": "450100",</w:t>
            </w:r>
          </w:p>
          <w:p w14:paraId="6C04E4C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"areaId": "450102",</w:t>
            </w:r>
          </w:p>
          <w:p w14:paraId="51121A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"ip": "192.168.1.100",</w:t>
            </w:r>
          </w:p>
          <w:p w14:paraId="705D14D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"subnetMask": "255.255.255.0",</w:t>
            </w:r>
          </w:p>
          <w:p w14:paraId="5A07C5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"gateway": "192.168.1.1",</w:t>
            </w:r>
          </w:p>
          <w:p w14:paraId="52D9E8C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"vlan": "VLAN100",</w:t>
            </w:r>
          </w:p>
          <w:p w14:paraId="2DE24D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"siteId": "site_001",</w:t>
            </w:r>
          </w:p>
          <w:p w14:paraId="6B09B3F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"siteName": "南宁数据中心",</w:t>
            </w:r>
          </w:p>
          <w:p w14:paraId="0A6DBAB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"siteType": "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",</w:t>
            </w:r>
          </w:p>
          <w:p w14:paraId="1ABF464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"roomId": "room_001",</w:t>
            </w:r>
          </w:p>
          <w:p w14:paraId="12E6AF5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"roomName": "核心机房",</w:t>
            </w:r>
          </w:p>
          <w:p w14:paraId="3AC2E26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"deviceType": "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",</w:t>
            </w:r>
          </w:p>
          <w:p w14:paraId="5917117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"deviceName": "应用服务器01",</w:t>
            </w:r>
          </w:p>
          <w:p w14:paraId="2D1F363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"precinctId": "precinct_001",</w:t>
            </w:r>
          </w:p>
          <w:p w14:paraId="6DCA7F4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"status": "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",</w:t>
            </w:r>
          </w:p>
          <w:p w14:paraId="3A453E3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"deviceVender": "华为",</w:t>
            </w:r>
          </w:p>
          <w:p w14:paraId="3FD3B6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"drMonitorSysType": "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",</w:t>
            </w:r>
          </w:p>
          <w:p w14:paraId="2F3636B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"bureauRoomName": "南宁局房",</w:t>
            </w:r>
          </w:p>
          <w:p w14:paraId="4F3BFB0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</w:t>
            </w:r>
            <w:r>
              <w:rPr>
                <w:rFonts w:hint="default"/>
                <w:lang w:val="en-US" w:eastAsia="zh-CN"/>
              </w:rPr>
              <w:t>“precinctId”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01-02-07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</w:p>
          <w:p w14:paraId="06FEE9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"remark": "核心业务服务器",</w:t>
            </w:r>
          </w:p>
          <w:p w14:paraId="1FB08CC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"updateUser": "admin",</w:t>
            </w:r>
          </w:p>
          <w:p w14:paraId="4AB1FC1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"updateTime": "2024-01-15 10:30:00"</w:t>
            </w:r>
          </w:p>
          <w:p w14:paraId="14D2C76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72680A8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]</w:t>
            </w:r>
          </w:p>
          <w:p w14:paraId="23EF600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}</w:t>
            </w:r>
          </w:p>
        </w:tc>
      </w:tr>
      <w:tr w14:paraId="6A7C598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C8A763A">
            <w:pPr>
              <w:rPr>
                <w:rFonts w:hint="eastAsia"/>
              </w:rPr>
            </w:pPr>
          </w:p>
        </w:tc>
      </w:tr>
    </w:tbl>
    <w:p w14:paraId="5DE19C98">
      <w:pPr>
        <w:rPr>
          <w:rFonts w:hint="default"/>
          <w:lang w:val="en-US"/>
        </w:rPr>
      </w:pPr>
    </w:p>
    <w:p w14:paraId="3C4836C0">
      <w:pPr>
        <w:rPr>
          <w:rFonts w:hint="default"/>
          <w:lang w:val="en-US"/>
        </w:rPr>
      </w:pPr>
    </w:p>
    <w:p w14:paraId="1CD00E06">
      <w:pPr>
        <w:rPr>
          <w:rFonts w:hint="default"/>
          <w:lang w:val="en-US" w:eastAsia="zh-CN"/>
        </w:rPr>
      </w:pPr>
    </w:p>
    <w:p w14:paraId="496FF3C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YaHei">
    <w:altName w:val="等线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E0BE0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21D6">
    <w:pPr>
      <w:pStyle w:val="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I</w:t>
    </w:r>
    <w:r>
      <w:rPr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19398">
    <w:pPr>
      <w:pStyle w:val="10"/>
      <w:jc w:val="right"/>
    </w:pPr>
    <w:r>
      <w:rPr>
        <w:rFonts w:hint="eastAsia"/>
      </w:rPr>
      <w:t>接口设计文档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5B547A"/>
    <w:multiLevelType w:val="multilevel"/>
    <w:tmpl w:val="125B547A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42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jiangyanlun">
    <w15:presenceInfo w15:providerId="None" w15:userId="jiangyanlu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D40B46"/>
    <w:rsid w:val="008472BB"/>
    <w:rsid w:val="00A6531D"/>
    <w:rsid w:val="00B014B0"/>
    <w:rsid w:val="01071EBF"/>
    <w:rsid w:val="012C687B"/>
    <w:rsid w:val="01324AC7"/>
    <w:rsid w:val="017A43FC"/>
    <w:rsid w:val="019C23B2"/>
    <w:rsid w:val="01E81930"/>
    <w:rsid w:val="01F82835"/>
    <w:rsid w:val="02705C0D"/>
    <w:rsid w:val="02DC3F04"/>
    <w:rsid w:val="03151C1F"/>
    <w:rsid w:val="032853BC"/>
    <w:rsid w:val="03297BDC"/>
    <w:rsid w:val="03B65767"/>
    <w:rsid w:val="04854334"/>
    <w:rsid w:val="0496089F"/>
    <w:rsid w:val="04D436EA"/>
    <w:rsid w:val="05843079"/>
    <w:rsid w:val="07CF735F"/>
    <w:rsid w:val="07F278C3"/>
    <w:rsid w:val="081F03E2"/>
    <w:rsid w:val="08215BAE"/>
    <w:rsid w:val="08DF719C"/>
    <w:rsid w:val="095429DE"/>
    <w:rsid w:val="09793B17"/>
    <w:rsid w:val="09E57882"/>
    <w:rsid w:val="0A2615CF"/>
    <w:rsid w:val="0A30132F"/>
    <w:rsid w:val="0A9E5E78"/>
    <w:rsid w:val="0AD82ADF"/>
    <w:rsid w:val="0AF55E5A"/>
    <w:rsid w:val="0B7A2363"/>
    <w:rsid w:val="0BB359C0"/>
    <w:rsid w:val="0C663265"/>
    <w:rsid w:val="0C9879C6"/>
    <w:rsid w:val="0CC15D5D"/>
    <w:rsid w:val="0D8B0E75"/>
    <w:rsid w:val="0D8D2CC7"/>
    <w:rsid w:val="0DD41DEC"/>
    <w:rsid w:val="0DF85BFA"/>
    <w:rsid w:val="0E0E64FB"/>
    <w:rsid w:val="0E945A78"/>
    <w:rsid w:val="0E9B7191"/>
    <w:rsid w:val="0EB43DAF"/>
    <w:rsid w:val="0F0670BD"/>
    <w:rsid w:val="0F186A49"/>
    <w:rsid w:val="0F267565"/>
    <w:rsid w:val="0FF1019B"/>
    <w:rsid w:val="109E51DF"/>
    <w:rsid w:val="10D1085F"/>
    <w:rsid w:val="10F93FE9"/>
    <w:rsid w:val="11953EBC"/>
    <w:rsid w:val="11B323F3"/>
    <w:rsid w:val="124064FE"/>
    <w:rsid w:val="12612ECD"/>
    <w:rsid w:val="12FB6C31"/>
    <w:rsid w:val="130B144A"/>
    <w:rsid w:val="131B2D2D"/>
    <w:rsid w:val="1344612C"/>
    <w:rsid w:val="134C3B15"/>
    <w:rsid w:val="13590200"/>
    <w:rsid w:val="1363535C"/>
    <w:rsid w:val="1365085F"/>
    <w:rsid w:val="136B5FEC"/>
    <w:rsid w:val="138F74A5"/>
    <w:rsid w:val="13CA3E07"/>
    <w:rsid w:val="13CF028E"/>
    <w:rsid w:val="147D422E"/>
    <w:rsid w:val="15314652"/>
    <w:rsid w:val="15334961"/>
    <w:rsid w:val="15576A90"/>
    <w:rsid w:val="164E15A7"/>
    <w:rsid w:val="1652472A"/>
    <w:rsid w:val="16596861"/>
    <w:rsid w:val="16FF13CB"/>
    <w:rsid w:val="170F6088"/>
    <w:rsid w:val="171A79F6"/>
    <w:rsid w:val="17912EB8"/>
    <w:rsid w:val="17D06220"/>
    <w:rsid w:val="19097221"/>
    <w:rsid w:val="19B802BF"/>
    <w:rsid w:val="1AAB5E1C"/>
    <w:rsid w:val="1AD27581"/>
    <w:rsid w:val="1B50295E"/>
    <w:rsid w:val="1B8F7EC5"/>
    <w:rsid w:val="1CE871FD"/>
    <w:rsid w:val="1CF929B8"/>
    <w:rsid w:val="1CFD719A"/>
    <w:rsid w:val="1D847507"/>
    <w:rsid w:val="1D935BB1"/>
    <w:rsid w:val="1DA578BD"/>
    <w:rsid w:val="1DA70534"/>
    <w:rsid w:val="1E7B17A7"/>
    <w:rsid w:val="1EFB5963"/>
    <w:rsid w:val="1F125588"/>
    <w:rsid w:val="1F543A73"/>
    <w:rsid w:val="1F9F6471"/>
    <w:rsid w:val="1FA4037A"/>
    <w:rsid w:val="1FB37310"/>
    <w:rsid w:val="20E06A7D"/>
    <w:rsid w:val="20E9518E"/>
    <w:rsid w:val="21211272"/>
    <w:rsid w:val="21C02F56"/>
    <w:rsid w:val="21F430C2"/>
    <w:rsid w:val="227F6529"/>
    <w:rsid w:val="22A93AEA"/>
    <w:rsid w:val="230972D4"/>
    <w:rsid w:val="231E732C"/>
    <w:rsid w:val="240905AE"/>
    <w:rsid w:val="24251E2F"/>
    <w:rsid w:val="244A1018"/>
    <w:rsid w:val="247A3D65"/>
    <w:rsid w:val="24FD4AC9"/>
    <w:rsid w:val="25143F64"/>
    <w:rsid w:val="25506347"/>
    <w:rsid w:val="25795E86"/>
    <w:rsid w:val="25931B7D"/>
    <w:rsid w:val="25F66AD5"/>
    <w:rsid w:val="261E4416"/>
    <w:rsid w:val="268705C2"/>
    <w:rsid w:val="26CB59FA"/>
    <w:rsid w:val="26D40B46"/>
    <w:rsid w:val="275A1D28"/>
    <w:rsid w:val="277F0F03"/>
    <w:rsid w:val="27F00032"/>
    <w:rsid w:val="28D21782"/>
    <w:rsid w:val="296D0386"/>
    <w:rsid w:val="298B2E13"/>
    <w:rsid w:val="298B7936"/>
    <w:rsid w:val="2A094D30"/>
    <w:rsid w:val="2A283D14"/>
    <w:rsid w:val="2A4E2EF7"/>
    <w:rsid w:val="2A69327A"/>
    <w:rsid w:val="2A8A1A57"/>
    <w:rsid w:val="2A9226E6"/>
    <w:rsid w:val="2AE00186"/>
    <w:rsid w:val="2AE333EA"/>
    <w:rsid w:val="2BA765E7"/>
    <w:rsid w:val="2BFC3EB7"/>
    <w:rsid w:val="2CDD482A"/>
    <w:rsid w:val="2CF4444F"/>
    <w:rsid w:val="2D9561D7"/>
    <w:rsid w:val="2DA77776"/>
    <w:rsid w:val="2E0F5EA0"/>
    <w:rsid w:val="2E3118D8"/>
    <w:rsid w:val="2E791CCC"/>
    <w:rsid w:val="2EA22E91"/>
    <w:rsid w:val="2ECF044B"/>
    <w:rsid w:val="2EDD77F3"/>
    <w:rsid w:val="2F010CAC"/>
    <w:rsid w:val="2F6A508F"/>
    <w:rsid w:val="2F6D7874"/>
    <w:rsid w:val="2F7F1A66"/>
    <w:rsid w:val="2FCC5DF6"/>
    <w:rsid w:val="2FD40C84"/>
    <w:rsid w:val="30696F79"/>
    <w:rsid w:val="30E233C0"/>
    <w:rsid w:val="311A0510"/>
    <w:rsid w:val="311B7FE6"/>
    <w:rsid w:val="311D7D22"/>
    <w:rsid w:val="3151206F"/>
    <w:rsid w:val="31CF1D43"/>
    <w:rsid w:val="321B28D6"/>
    <w:rsid w:val="322E7D07"/>
    <w:rsid w:val="32801B67"/>
    <w:rsid w:val="32D103B5"/>
    <w:rsid w:val="334B4836"/>
    <w:rsid w:val="35B25CD8"/>
    <w:rsid w:val="35C84623"/>
    <w:rsid w:val="36A04C6E"/>
    <w:rsid w:val="36A2002D"/>
    <w:rsid w:val="36F52036"/>
    <w:rsid w:val="380C5081"/>
    <w:rsid w:val="383A48CB"/>
    <w:rsid w:val="38704DA6"/>
    <w:rsid w:val="38920EDE"/>
    <w:rsid w:val="389D4FF1"/>
    <w:rsid w:val="38A243F0"/>
    <w:rsid w:val="3A342778"/>
    <w:rsid w:val="3A3F1B1E"/>
    <w:rsid w:val="3A961D87"/>
    <w:rsid w:val="3B240E97"/>
    <w:rsid w:val="3B29751D"/>
    <w:rsid w:val="3B5A5C52"/>
    <w:rsid w:val="3BC76121"/>
    <w:rsid w:val="3BED055F"/>
    <w:rsid w:val="3C105622"/>
    <w:rsid w:val="3C425CE3"/>
    <w:rsid w:val="3C5F2E1D"/>
    <w:rsid w:val="3CAE72A8"/>
    <w:rsid w:val="3D34734B"/>
    <w:rsid w:val="3D3675FD"/>
    <w:rsid w:val="3D43308F"/>
    <w:rsid w:val="3D69CAEB"/>
    <w:rsid w:val="3DDA4D1E"/>
    <w:rsid w:val="3DED5AA7"/>
    <w:rsid w:val="3E7B7506"/>
    <w:rsid w:val="3EFB495F"/>
    <w:rsid w:val="3F2521B4"/>
    <w:rsid w:val="3FB37991"/>
    <w:rsid w:val="3FF82684"/>
    <w:rsid w:val="406A5E3B"/>
    <w:rsid w:val="41415E9E"/>
    <w:rsid w:val="41A710C5"/>
    <w:rsid w:val="41D9605E"/>
    <w:rsid w:val="42780119"/>
    <w:rsid w:val="42F06ADE"/>
    <w:rsid w:val="44197845"/>
    <w:rsid w:val="44705CD5"/>
    <w:rsid w:val="447D7120"/>
    <w:rsid w:val="448736FC"/>
    <w:rsid w:val="44F71432"/>
    <w:rsid w:val="45C55AE8"/>
    <w:rsid w:val="45ED1D4A"/>
    <w:rsid w:val="45EF4B29"/>
    <w:rsid w:val="4623311D"/>
    <w:rsid w:val="465302F3"/>
    <w:rsid w:val="46562673"/>
    <w:rsid w:val="468400F5"/>
    <w:rsid w:val="46F14A6F"/>
    <w:rsid w:val="47426DF8"/>
    <w:rsid w:val="47D93D6A"/>
    <w:rsid w:val="47F87820"/>
    <w:rsid w:val="482B5EE9"/>
    <w:rsid w:val="483D3125"/>
    <w:rsid w:val="4843352F"/>
    <w:rsid w:val="48686BDB"/>
    <w:rsid w:val="48A12C63"/>
    <w:rsid w:val="48D842A4"/>
    <w:rsid w:val="48EB3931"/>
    <w:rsid w:val="492711EB"/>
    <w:rsid w:val="49BE170B"/>
    <w:rsid w:val="49FE46B2"/>
    <w:rsid w:val="4A164F91"/>
    <w:rsid w:val="4A52417C"/>
    <w:rsid w:val="4A7730B7"/>
    <w:rsid w:val="4A8A42D6"/>
    <w:rsid w:val="4A9D0D79"/>
    <w:rsid w:val="4ABF6D2F"/>
    <w:rsid w:val="4B0574A3"/>
    <w:rsid w:val="4B0736E3"/>
    <w:rsid w:val="4B0756DD"/>
    <w:rsid w:val="4B26353C"/>
    <w:rsid w:val="4C5C2F8D"/>
    <w:rsid w:val="4C6373E0"/>
    <w:rsid w:val="4CE20FB3"/>
    <w:rsid w:val="4CFC2960"/>
    <w:rsid w:val="4D183A0B"/>
    <w:rsid w:val="4D1D5914"/>
    <w:rsid w:val="4D842D3A"/>
    <w:rsid w:val="4E655F25"/>
    <w:rsid w:val="4EC04CC0"/>
    <w:rsid w:val="4EF255FB"/>
    <w:rsid w:val="4F523572"/>
    <w:rsid w:val="4F855D03"/>
    <w:rsid w:val="4FDE2688"/>
    <w:rsid w:val="50446B52"/>
    <w:rsid w:val="504870C6"/>
    <w:rsid w:val="506E1504"/>
    <w:rsid w:val="506E5C81"/>
    <w:rsid w:val="509F1CD3"/>
    <w:rsid w:val="50A22C57"/>
    <w:rsid w:val="50BA3B81"/>
    <w:rsid w:val="50C20F8E"/>
    <w:rsid w:val="51000A73"/>
    <w:rsid w:val="512344AA"/>
    <w:rsid w:val="51463765"/>
    <w:rsid w:val="514F3278"/>
    <w:rsid w:val="516573C5"/>
    <w:rsid w:val="51936647"/>
    <w:rsid w:val="51CB39BF"/>
    <w:rsid w:val="51E73126"/>
    <w:rsid w:val="52044E1D"/>
    <w:rsid w:val="52060D6B"/>
    <w:rsid w:val="53244EF5"/>
    <w:rsid w:val="5344322B"/>
    <w:rsid w:val="53780202"/>
    <w:rsid w:val="539B3C3A"/>
    <w:rsid w:val="53DA40EC"/>
    <w:rsid w:val="54221594"/>
    <w:rsid w:val="5560481F"/>
    <w:rsid w:val="55E31602"/>
    <w:rsid w:val="56085F32"/>
    <w:rsid w:val="56137B46"/>
    <w:rsid w:val="569D042A"/>
    <w:rsid w:val="56CC14F3"/>
    <w:rsid w:val="56E4241D"/>
    <w:rsid w:val="574249B5"/>
    <w:rsid w:val="583D6D0F"/>
    <w:rsid w:val="5885419C"/>
    <w:rsid w:val="58DF56DB"/>
    <w:rsid w:val="594A4D8A"/>
    <w:rsid w:val="59687BBD"/>
    <w:rsid w:val="59903300"/>
    <w:rsid w:val="5A4D36B3"/>
    <w:rsid w:val="5B5A67A7"/>
    <w:rsid w:val="5B761E9C"/>
    <w:rsid w:val="5BAD110F"/>
    <w:rsid w:val="5BBB710D"/>
    <w:rsid w:val="5BF63A6F"/>
    <w:rsid w:val="5D510E1A"/>
    <w:rsid w:val="5D7A5DE9"/>
    <w:rsid w:val="5D9E05A7"/>
    <w:rsid w:val="5DB42C29"/>
    <w:rsid w:val="5DE705A1"/>
    <w:rsid w:val="5E6F53FC"/>
    <w:rsid w:val="5E860F9E"/>
    <w:rsid w:val="5F1A6CB0"/>
    <w:rsid w:val="5F33643F"/>
    <w:rsid w:val="5F3628F1"/>
    <w:rsid w:val="5F3D5B91"/>
    <w:rsid w:val="5F4A27E1"/>
    <w:rsid w:val="5FFF6809"/>
    <w:rsid w:val="5FFFBC3D"/>
    <w:rsid w:val="606A3F3D"/>
    <w:rsid w:val="60736DCB"/>
    <w:rsid w:val="607F4DDC"/>
    <w:rsid w:val="608D2EA3"/>
    <w:rsid w:val="60A81824"/>
    <w:rsid w:val="60BC04C4"/>
    <w:rsid w:val="61145080"/>
    <w:rsid w:val="611543D6"/>
    <w:rsid w:val="61F20541"/>
    <w:rsid w:val="6229568C"/>
    <w:rsid w:val="629E63D3"/>
    <w:rsid w:val="62C04412"/>
    <w:rsid w:val="62D84CC4"/>
    <w:rsid w:val="62E864D0"/>
    <w:rsid w:val="62F0715F"/>
    <w:rsid w:val="63B71127"/>
    <w:rsid w:val="64157DCB"/>
    <w:rsid w:val="64176BC2"/>
    <w:rsid w:val="64281F19"/>
    <w:rsid w:val="64C05945"/>
    <w:rsid w:val="65490238"/>
    <w:rsid w:val="658173DA"/>
    <w:rsid w:val="65D079AD"/>
    <w:rsid w:val="660B3B79"/>
    <w:rsid w:val="666C2793"/>
    <w:rsid w:val="6670389E"/>
    <w:rsid w:val="668C53CC"/>
    <w:rsid w:val="668E08CF"/>
    <w:rsid w:val="66E47FD9"/>
    <w:rsid w:val="674E4CC5"/>
    <w:rsid w:val="677C0558"/>
    <w:rsid w:val="67A55E99"/>
    <w:rsid w:val="67EC3B2F"/>
    <w:rsid w:val="68B946DC"/>
    <w:rsid w:val="693A31F6"/>
    <w:rsid w:val="69BB1663"/>
    <w:rsid w:val="6A483EEE"/>
    <w:rsid w:val="6A886ED6"/>
    <w:rsid w:val="6B1235B7"/>
    <w:rsid w:val="6B9E7B43"/>
    <w:rsid w:val="6C141EE0"/>
    <w:rsid w:val="6C54385C"/>
    <w:rsid w:val="6C5703CB"/>
    <w:rsid w:val="6CD854A1"/>
    <w:rsid w:val="6D0A0972"/>
    <w:rsid w:val="6D9377CF"/>
    <w:rsid w:val="6DA51372"/>
    <w:rsid w:val="6DFF8260"/>
    <w:rsid w:val="6EC10848"/>
    <w:rsid w:val="6EC12DC3"/>
    <w:rsid w:val="6F050034"/>
    <w:rsid w:val="6F285C6B"/>
    <w:rsid w:val="6F5248B0"/>
    <w:rsid w:val="6F9B5FA9"/>
    <w:rsid w:val="6FD67088"/>
    <w:rsid w:val="703E57B3"/>
    <w:rsid w:val="7057415E"/>
    <w:rsid w:val="70DB3500"/>
    <w:rsid w:val="71E847F7"/>
    <w:rsid w:val="720B1226"/>
    <w:rsid w:val="72147937"/>
    <w:rsid w:val="72594BA8"/>
    <w:rsid w:val="732267F0"/>
    <w:rsid w:val="734A79B4"/>
    <w:rsid w:val="747D102B"/>
    <w:rsid w:val="74B05E45"/>
    <w:rsid w:val="74CA3328"/>
    <w:rsid w:val="75423367"/>
    <w:rsid w:val="759C1482"/>
    <w:rsid w:val="769172F1"/>
    <w:rsid w:val="77B008D8"/>
    <w:rsid w:val="77C16C09"/>
    <w:rsid w:val="78482365"/>
    <w:rsid w:val="785B7D01"/>
    <w:rsid w:val="78BE7BCD"/>
    <w:rsid w:val="78DD42A4"/>
    <w:rsid w:val="790E3028"/>
    <w:rsid w:val="798F4D39"/>
    <w:rsid w:val="79A4755C"/>
    <w:rsid w:val="7A146AD1"/>
    <w:rsid w:val="7A4543A9"/>
    <w:rsid w:val="7A4F1436"/>
    <w:rsid w:val="7B402043"/>
    <w:rsid w:val="7B937170"/>
    <w:rsid w:val="7C913F6E"/>
    <w:rsid w:val="7CE03CED"/>
    <w:rsid w:val="7CF77171"/>
    <w:rsid w:val="7D1E4B8A"/>
    <w:rsid w:val="7E21356B"/>
    <w:rsid w:val="7E246903"/>
    <w:rsid w:val="7F051474"/>
    <w:rsid w:val="7F143C8D"/>
    <w:rsid w:val="7F3B68AE"/>
    <w:rsid w:val="7F431D1D"/>
    <w:rsid w:val="7F672412"/>
    <w:rsid w:val="7F867444"/>
    <w:rsid w:val="7FD75F49"/>
    <w:rsid w:val="7FF609FC"/>
    <w:rsid w:val="FEDD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table" w:styleId="14">
    <w:name w:val="Table Grid"/>
    <w:basedOn w:val="13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6">
    <w:name w:val="Hyperlink"/>
    <w:basedOn w:val="1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hljs-string"/>
    <w:basedOn w:val="1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卓望公司</Company>
  <Pages>31</Pages>
  <Words>1131</Words>
  <Characters>2711</Characters>
  <Lines>0</Lines>
  <Paragraphs>0</Paragraphs>
  <TotalTime>1</TotalTime>
  <ScaleCrop>false</ScaleCrop>
  <LinksUpToDate>false</LinksUpToDate>
  <CharactersWithSpaces>2924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2023-07-26T17:12:00Z</dcterms:created>
  <dc:creator>一抹空白</dc:creator>
  <cp:lastModifiedBy>Sun</cp:lastModifiedBy>
  <dcterms:modified xsi:type="dcterms:W3CDTF">2025-10-08T07:51:06Z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896462E08B9947AC83BBD2F91E64ED26</vt:lpwstr>
  </property>
  <property fmtid="{D5CDD505-2E9C-101B-9397-08002B2CF9AE}" pid="4" name="KSOTemplateDocerSaveRecord">
    <vt:lpwstr>eyJoZGlkIjoiY2ZhYWFmNzEwNzE5ZGQxZjNjMTkxZTU4OTkyMzI0ODUiLCJ1c2VySWQiOiIxNDAxNTEzMTI3In0=</vt:lpwstr>
  </property>
</Properties>
</file>