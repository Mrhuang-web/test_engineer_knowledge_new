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B5A1C">
      <w:pPr>
        <w:jc w:val="center"/>
        <w:rPr>
          <w:sz w:val="84"/>
          <w:szCs w:val="84"/>
        </w:rPr>
      </w:pPr>
    </w:p>
    <w:p w14:paraId="084DD19A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接口设计文档</w:t>
      </w:r>
    </w:p>
    <w:p w14:paraId="1E093A3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V</w:t>
      </w:r>
      <w:r>
        <w:rPr>
          <w:rFonts w:hint="eastAsia"/>
          <w:sz w:val="52"/>
          <w:szCs w:val="52"/>
          <w:lang w:val="en-US" w:eastAsia="zh-CN"/>
        </w:rPr>
        <w:t>1</w:t>
      </w:r>
      <w:r>
        <w:rPr>
          <w:rFonts w:hint="eastAsia"/>
          <w:sz w:val="52"/>
          <w:szCs w:val="52"/>
        </w:rPr>
        <w:t>.0.0</w:t>
      </w:r>
    </w:p>
    <w:p w14:paraId="70CA7BE3">
      <w:pPr>
        <w:jc w:val="center"/>
        <w:rPr>
          <w:sz w:val="52"/>
          <w:szCs w:val="52"/>
        </w:rPr>
      </w:pPr>
    </w:p>
    <w:p w14:paraId="004B6433">
      <w:pPr>
        <w:jc w:val="center"/>
        <w:rPr>
          <w:sz w:val="52"/>
          <w:szCs w:val="52"/>
        </w:rPr>
      </w:pPr>
    </w:p>
    <w:p w14:paraId="18615CFE">
      <w:pPr>
        <w:jc w:val="center"/>
        <w:rPr>
          <w:sz w:val="52"/>
          <w:szCs w:val="52"/>
        </w:rPr>
      </w:pPr>
    </w:p>
    <w:p w14:paraId="55535338">
      <w:pPr>
        <w:jc w:val="center"/>
        <w:rPr>
          <w:sz w:val="52"/>
          <w:szCs w:val="52"/>
        </w:rPr>
      </w:pPr>
    </w:p>
    <w:p w14:paraId="7DE6014B">
      <w:pPr>
        <w:jc w:val="center"/>
        <w:rPr>
          <w:sz w:val="52"/>
          <w:szCs w:val="52"/>
        </w:rPr>
      </w:pPr>
    </w:p>
    <w:p w14:paraId="47A00E8C">
      <w:pPr>
        <w:jc w:val="center"/>
        <w:rPr>
          <w:sz w:val="52"/>
          <w:szCs w:val="52"/>
        </w:rPr>
      </w:pPr>
    </w:p>
    <w:p w14:paraId="101B9563">
      <w:pPr>
        <w:jc w:val="center"/>
        <w:rPr>
          <w:sz w:val="44"/>
          <w:szCs w:val="44"/>
        </w:rPr>
      </w:pPr>
    </w:p>
    <w:p w14:paraId="5CB6477C">
      <w:pPr>
        <w:widowControl/>
        <w:jc w:val="left"/>
      </w:pPr>
      <w:r>
        <w:br w:type="page"/>
      </w:r>
    </w:p>
    <w:p w14:paraId="38EA06C9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A0DF041"/>
    <w:p w14:paraId="15ABAFEF">
      <w:pPr>
        <w:widowControl/>
        <w:jc w:val="left"/>
      </w:pPr>
      <w:r>
        <w:br w:type="page"/>
      </w:r>
    </w:p>
    <w:p w14:paraId="196AF9A7"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90E88D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目录</w:t>
      </w:r>
    </w:p>
    <w:p w14:paraId="790BE1E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_Toc14770 </w:instrText>
      </w:r>
      <w:r>
        <w:fldChar w:fldCharType="separate"/>
      </w:r>
      <w:r>
        <w:t xml:space="preserve">1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_Toc14770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B3B23E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_Toc13524 </w:instrText>
      </w:r>
      <w:r>
        <w:fldChar w:fldCharType="separate"/>
      </w:r>
      <w:r>
        <w:t xml:space="preserve">1.1 </w:t>
      </w:r>
      <w:r>
        <w:rPr>
          <w:rFonts w:hint="eastAsia"/>
        </w:rPr>
        <w:t>文档概述</w:t>
      </w:r>
      <w:r>
        <w:tab/>
      </w:r>
      <w:r>
        <w:fldChar w:fldCharType="begin"/>
      </w:r>
      <w:r>
        <w:instrText xml:space="preserve"> PAGEREF _Toc13524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E69BB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_Toc24699 </w:instrText>
      </w:r>
      <w:r>
        <w:fldChar w:fldCharType="separate"/>
      </w:r>
      <w:r>
        <w:t xml:space="preserve">1.2 </w:t>
      </w:r>
      <w:r>
        <w:rPr>
          <w:rFonts w:hint="eastAsia"/>
        </w:rPr>
        <w:t>缩略语与术语</w:t>
      </w:r>
      <w:r>
        <w:tab/>
      </w:r>
      <w:r>
        <w:fldChar w:fldCharType="begin"/>
      </w:r>
      <w:r>
        <w:instrText xml:space="preserve"> PAGEREF _Toc24699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B3237D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_Toc6604 </w:instrText>
      </w:r>
      <w:r>
        <w:fldChar w:fldCharType="separate"/>
      </w:r>
      <w:r>
        <w:t xml:space="preserve">2 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_Toc6604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F516E9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t xml:space="preserve">2.1 </w:t>
      </w:r>
      <w:r>
        <w:rPr>
          <w:rFonts w:hint="eastAsia"/>
        </w:rPr>
        <w:t>接口元素格式描述说明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2F9BD4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_Toc3139 </w:instrText>
      </w:r>
      <w:r>
        <w:fldChar w:fldCharType="separate"/>
      </w:r>
      <w:r>
        <w:t xml:space="preserve">3 </w:t>
      </w:r>
      <w:r>
        <w:rPr>
          <w:rFonts w:hint="eastAsia"/>
        </w:rPr>
        <w:t>接口(</w:t>
      </w:r>
      <w:r>
        <w:t>*)</w:t>
      </w:r>
      <w:r>
        <w:tab/>
      </w:r>
      <w:r>
        <w:fldChar w:fldCharType="begin"/>
      </w:r>
      <w:r>
        <w:instrText xml:space="preserve"> PAGEREF _Toc3139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BF3CCF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_Toc8671 </w:instrText>
      </w:r>
      <w:r>
        <w:fldChar w:fldCharType="separate"/>
      </w:r>
      <w:r>
        <w:rPr>
          <w:rFonts w:hint="default"/>
          <w:lang w:val="en-US"/>
        </w:rPr>
        <w:t xml:space="preserve">3.1 </w:t>
      </w:r>
      <w:r>
        <w:rPr>
          <w:rFonts w:hint="eastAsia"/>
          <w:lang w:val="en-US" w:eastAsia="zh-CN"/>
        </w:rPr>
        <w:t>网络拓扑配置</w:t>
      </w:r>
      <w:r>
        <w:tab/>
      </w:r>
      <w:r>
        <w:fldChar w:fldCharType="begin"/>
      </w:r>
      <w:r>
        <w:instrText xml:space="preserve"> PAGEREF _Toc8671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E8F7F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_Toc3287 </w:instrText>
      </w:r>
      <w:r>
        <w:fldChar w:fldCharType="separate"/>
      </w:r>
      <w:r>
        <w:rPr>
          <w:rFonts w:hint="default"/>
          <w:lang w:val="en-US"/>
        </w:rPr>
        <w:t xml:space="preserve">3.1.1 </w:t>
      </w:r>
      <w:r>
        <w:rPr>
          <w:rFonts w:hint="eastAsia"/>
          <w:lang w:val="en-US" w:eastAsia="zh-CN"/>
        </w:rPr>
        <w:t>新增网络拓扑设备信息</w:t>
      </w:r>
      <w:r>
        <w:tab/>
      </w:r>
      <w:r>
        <w:fldChar w:fldCharType="begin"/>
      </w:r>
      <w:r>
        <w:instrText xml:space="preserve"> PAGEREF _Toc3287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823147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_Toc5436 </w:instrText>
      </w:r>
      <w:r>
        <w:fldChar w:fldCharType="separate"/>
      </w:r>
      <w:r>
        <w:rPr>
          <w:rFonts w:hint="default"/>
          <w:lang w:val="en-US"/>
        </w:rPr>
        <w:t xml:space="preserve">3.1.2 </w:t>
      </w:r>
      <w:r>
        <w:rPr>
          <w:rFonts w:hint="eastAsia"/>
          <w:lang w:val="en-US" w:eastAsia="zh-CN"/>
        </w:rPr>
        <w:t>编辑网络拓扑设备信息</w:t>
      </w:r>
      <w:r>
        <w:tab/>
      </w:r>
      <w:r>
        <w:fldChar w:fldCharType="begin"/>
      </w:r>
      <w:r>
        <w:instrText xml:space="preserve"> PAGEREF _Toc5436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0B40C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_Toc31251 </w:instrText>
      </w:r>
      <w:r>
        <w:fldChar w:fldCharType="separate"/>
      </w:r>
      <w:r>
        <w:rPr>
          <w:rFonts w:hint="default"/>
          <w:lang w:val="en-US"/>
        </w:rPr>
        <w:t xml:space="preserve">3.1.3 </w:t>
      </w:r>
      <w:r>
        <w:rPr>
          <w:rFonts w:hint="eastAsia"/>
          <w:lang w:val="en-US" w:eastAsia="zh-CN"/>
        </w:rPr>
        <w:t>获取网络元件</w:t>
      </w:r>
      <w:r>
        <w:tab/>
      </w:r>
      <w:r>
        <w:fldChar w:fldCharType="begin"/>
      </w:r>
      <w:r>
        <w:instrText xml:space="preserve"> PAGEREF _Toc31251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AEDA8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_Toc938 </w:instrText>
      </w:r>
      <w:r>
        <w:fldChar w:fldCharType="separate"/>
      </w:r>
      <w:r>
        <w:rPr>
          <w:rFonts w:hint="default"/>
          <w:lang w:val="en-US"/>
        </w:rPr>
        <w:t xml:space="preserve">3.1.4 </w:t>
      </w:r>
      <w:r>
        <w:rPr>
          <w:rFonts w:hint="eastAsia"/>
          <w:lang w:val="en-US" w:eastAsia="zh-CN"/>
        </w:rPr>
        <w:t>查询设备列表</w:t>
      </w:r>
      <w:r>
        <w:tab/>
      </w:r>
      <w:r>
        <w:fldChar w:fldCharType="begin"/>
      </w:r>
      <w:r>
        <w:instrText xml:space="preserve"> PAGEREF _Toc938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BC89AF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_Toc26625 </w:instrText>
      </w:r>
      <w:r>
        <w:fldChar w:fldCharType="separate"/>
      </w:r>
      <w:r>
        <w:rPr>
          <w:rFonts w:hint="eastAsia"/>
          <w:lang w:val="en-US" w:eastAsia="zh-CN"/>
        </w:rPr>
        <w:t>3.1.5 删除网络拓扑设备信息</w:t>
      </w:r>
      <w:r>
        <w:tab/>
      </w:r>
      <w:r>
        <w:fldChar w:fldCharType="begin"/>
      </w:r>
      <w:r>
        <w:instrText xml:space="preserve"> PAGEREF _Toc26625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25BB3C3">
      <w:pPr>
        <w:widowControl/>
        <w:jc w:val="left"/>
      </w:pPr>
      <w:r>
        <w:fldChar w:fldCharType="end"/>
      </w:r>
      <w:r>
        <w:br w:type="page"/>
      </w:r>
    </w:p>
    <w:p w14:paraId="24DEFA6A">
      <w:pPr>
        <w:sectPr>
          <w:foot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4FAAA0C4">
      <w:pPr>
        <w:pStyle w:val="2"/>
        <w:spacing w:line="360" w:lineRule="auto"/>
      </w:pPr>
      <w:bookmarkStart w:id="0" w:name="_Toc14770"/>
      <w:r>
        <w:rPr>
          <w:rFonts w:hint="eastAsia"/>
        </w:rPr>
        <w:t>概述</w:t>
      </w:r>
      <w:bookmarkEnd w:id="0"/>
    </w:p>
    <w:p w14:paraId="59F75BCA">
      <w:pPr>
        <w:pStyle w:val="3"/>
      </w:pPr>
      <w:bookmarkStart w:id="1" w:name="_Toc13524"/>
      <w:r>
        <w:rPr>
          <w:rFonts w:hint="eastAsia"/>
        </w:rPr>
        <w:t>文档概述</w:t>
      </w:r>
      <w:bookmarkEnd w:id="1"/>
    </w:p>
    <w:p w14:paraId="2317B776">
      <w:pPr>
        <w:pStyle w:val="3"/>
      </w:pPr>
      <w:bookmarkStart w:id="2" w:name="_Toc24699"/>
      <w:r>
        <w:rPr>
          <w:rFonts w:hint="eastAsia"/>
        </w:rPr>
        <w:t>缩略语与术语</w:t>
      </w:r>
      <w:bookmarkEnd w:id="2"/>
    </w:p>
    <w:tbl>
      <w:tblPr>
        <w:tblStyle w:val="1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111"/>
        <w:gridCol w:w="2771"/>
        <w:gridCol w:w="2495"/>
        <w:gridCol w:w="1350"/>
      </w:tblGrid>
      <w:tr w14:paraId="0FC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6" w:type="pct"/>
            <w:shd w:val="clear" w:color="auto" w:fill="DAEEF3" w:themeFill="accent5" w:themeFillTint="33"/>
          </w:tcPr>
          <w:p w14:paraId="0DA868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2" w:type="pct"/>
            <w:shd w:val="clear" w:color="auto" w:fill="DAEEF3" w:themeFill="accent5" w:themeFillTint="33"/>
          </w:tcPr>
          <w:p w14:paraId="7A3EA15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缩略语</w:t>
            </w:r>
          </w:p>
        </w:tc>
        <w:tc>
          <w:tcPr>
            <w:tcW w:w="1626" w:type="pct"/>
            <w:shd w:val="clear" w:color="auto" w:fill="DAEEF3" w:themeFill="accent5" w:themeFillTint="33"/>
          </w:tcPr>
          <w:p w14:paraId="4EB183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全称</w:t>
            </w:r>
          </w:p>
        </w:tc>
        <w:tc>
          <w:tcPr>
            <w:tcW w:w="1464" w:type="pct"/>
            <w:shd w:val="clear" w:color="auto" w:fill="DAEEF3" w:themeFill="accent5" w:themeFillTint="33"/>
          </w:tcPr>
          <w:p w14:paraId="26C6CE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中文译名</w:t>
            </w:r>
          </w:p>
        </w:tc>
        <w:tc>
          <w:tcPr>
            <w:tcW w:w="792" w:type="pct"/>
            <w:shd w:val="clear" w:color="auto" w:fill="DAEEF3" w:themeFill="accent5" w:themeFillTint="33"/>
          </w:tcPr>
          <w:p w14:paraId="0814DC7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补充说明</w:t>
            </w:r>
          </w:p>
        </w:tc>
      </w:tr>
      <w:tr w14:paraId="4777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 w14:paraId="5823BC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52" w:type="pct"/>
            <w:vAlign w:val="center"/>
          </w:tcPr>
          <w:p w14:paraId="360569A2">
            <w:pPr>
              <w:jc w:val="center"/>
            </w:pPr>
          </w:p>
        </w:tc>
        <w:tc>
          <w:tcPr>
            <w:tcW w:w="1626" w:type="pct"/>
            <w:vAlign w:val="center"/>
          </w:tcPr>
          <w:p w14:paraId="21A1A3C3"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 w14:paraId="08AE7440">
            <w:pPr>
              <w:jc w:val="center"/>
            </w:pPr>
          </w:p>
        </w:tc>
        <w:tc>
          <w:tcPr>
            <w:tcW w:w="792" w:type="pct"/>
            <w:vAlign w:val="center"/>
          </w:tcPr>
          <w:p w14:paraId="4556F86E">
            <w:pPr>
              <w:jc w:val="left"/>
            </w:pPr>
          </w:p>
        </w:tc>
      </w:tr>
      <w:tr w14:paraId="7E03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 w14:paraId="36481B95">
            <w:pPr>
              <w:jc w:val="center"/>
            </w:pPr>
          </w:p>
        </w:tc>
        <w:tc>
          <w:tcPr>
            <w:tcW w:w="652" w:type="pct"/>
            <w:vAlign w:val="center"/>
          </w:tcPr>
          <w:p w14:paraId="670725DB">
            <w:pPr>
              <w:jc w:val="center"/>
            </w:pPr>
          </w:p>
        </w:tc>
        <w:tc>
          <w:tcPr>
            <w:tcW w:w="1626" w:type="pct"/>
            <w:vAlign w:val="center"/>
          </w:tcPr>
          <w:p w14:paraId="460509D1"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 w14:paraId="1B2D4B9B">
            <w:pPr>
              <w:jc w:val="center"/>
            </w:pPr>
          </w:p>
        </w:tc>
        <w:tc>
          <w:tcPr>
            <w:tcW w:w="792" w:type="pct"/>
            <w:vAlign w:val="center"/>
          </w:tcPr>
          <w:p w14:paraId="2BD7AF76">
            <w:pPr>
              <w:jc w:val="left"/>
            </w:pPr>
          </w:p>
        </w:tc>
      </w:tr>
    </w:tbl>
    <w:p w14:paraId="7F1485FC">
      <w:pPr>
        <w:pStyle w:val="2"/>
        <w:spacing w:line="360" w:lineRule="auto"/>
      </w:pPr>
      <w:bookmarkStart w:id="3" w:name="_Toc6604"/>
      <w:r>
        <w:rPr>
          <w:rFonts w:hint="eastAsia"/>
        </w:rPr>
        <w:t>接口说明</w:t>
      </w:r>
      <w:bookmarkEnd w:id="3"/>
    </w:p>
    <w:p w14:paraId="4455A5AF">
      <w:pPr>
        <w:pStyle w:val="3"/>
      </w:pPr>
      <w:bookmarkStart w:id="4" w:name="_Toc16058"/>
      <w:r>
        <w:rPr>
          <w:rFonts w:hint="eastAsia"/>
        </w:rPr>
        <w:t>接口元素格式描述说明</w:t>
      </w:r>
      <w:bookmarkEnd w:id="4"/>
    </w:p>
    <w:p w14:paraId="7E98A7BB">
      <w:pPr>
        <w:autoSpaceDE w:val="0"/>
        <w:autoSpaceDN w:val="0"/>
        <w:adjustRightInd w:val="0"/>
        <w:ind w:firstLine="315"/>
        <w:rPr>
          <w:rFonts w:ascii="宋体" w:hAnsi="宋体" w:cs="Arial"/>
          <w:szCs w:val="21"/>
        </w:rPr>
      </w:pPr>
      <w:r>
        <w:rPr>
          <w:rFonts w:hint="eastAsia" w:ascii="宋体" w:hAnsi="宋体"/>
          <w:szCs w:val="21"/>
        </w:rPr>
        <w:t>接口内容采用xml报文格式。</w:t>
      </w:r>
      <w:r>
        <w:rPr>
          <w:rFonts w:hint="eastAsia" w:ascii="宋体" w:hAnsi="宋体"/>
          <w:szCs w:val="21"/>
          <w:lang w:val="zh-CN"/>
        </w:rPr>
        <w:t>以下为表格中对元素约束（出现次数）的表示方法的描述：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934"/>
      </w:tblGrid>
      <w:tr w14:paraId="237C37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553F89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</w:rPr>
              <w:t>符号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C27D506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含义</w:t>
            </w:r>
          </w:p>
        </w:tc>
      </w:tr>
      <w:tr w14:paraId="4068A6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A6E82B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?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EEB2C0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0..1，可选项</w:t>
            </w:r>
          </w:p>
        </w:tc>
      </w:tr>
      <w:tr w14:paraId="2C2C2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8E704A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*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6B50AB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0..n，可以没有，也可以有多项</w:t>
            </w:r>
          </w:p>
        </w:tc>
      </w:tr>
      <w:tr w14:paraId="251CB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734915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+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18AD398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1..n，至少有1项，也可以有多项</w:t>
            </w:r>
          </w:p>
        </w:tc>
      </w:tr>
      <w:tr w14:paraId="4AAAC7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663DD4A4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1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038FD27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数字1，代表必须且只能填1项</w:t>
            </w:r>
            <w:r>
              <w:rPr>
                <w:rFonts w:hint="eastAsia" w:ascii="宋体" w:hAnsi="宋体" w:cs="Arial"/>
                <w:szCs w:val="21"/>
              </w:rPr>
              <w:t>（指元素必须存在，但值可以为空）</w:t>
            </w:r>
          </w:p>
        </w:tc>
      </w:tr>
    </w:tbl>
    <w:p w14:paraId="2BCC1087">
      <w:pPr>
        <w:autoSpaceDE w:val="0"/>
        <w:autoSpaceDN w:val="0"/>
        <w:adjustRightInd w:val="0"/>
        <w:ind w:firstLine="315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注：</w:t>
      </w:r>
    </w:p>
    <w:p w14:paraId="47F5CDD8">
      <w:pPr>
        <w:autoSpaceDE w:val="0"/>
        <w:autoSpaceDN w:val="0"/>
        <w:adjustRightInd w:val="0"/>
        <w:ind w:firstLine="315"/>
        <w:rPr>
          <w:rFonts w:ascii="宋体" w:hAnsi="宋体"/>
          <w:color w:val="FF0000"/>
          <w:szCs w:val="21"/>
          <w:lang w:val="zh-CN"/>
        </w:rPr>
      </w:pPr>
      <w:r>
        <w:rPr>
          <w:rFonts w:hint="eastAsia" w:ascii="宋体" w:hAnsi="宋体"/>
          <w:color w:val="FF0000"/>
          <w:szCs w:val="21"/>
          <w:lang w:val="zh-CN"/>
        </w:rPr>
        <w:t>报文格式宽度中“F”表示固定长度，F(0,10)指值或者为空，或者为定长的10位；F10指值不可为空，必须为定长的10位；“V”表示变长。V(0,10)指值或者为空，或者为变长的10位；V(1,10)指值不可为空，必须为变长的10位；Num类型的宽度为3位V(0,10,2)/，第三位为保留的小数点位数</w:t>
      </w:r>
    </w:p>
    <w:p w14:paraId="3F35897C">
      <w:r>
        <w:rPr>
          <w:rFonts w:hint="eastAsia" w:ascii="宋体" w:hAnsi="宋体"/>
          <w:szCs w:val="21"/>
          <w:lang w:val="zh-CN"/>
        </w:rPr>
        <w:t>节点的含义是指它下面包含一个到多个元素。</w:t>
      </w:r>
    </w:p>
    <w:p w14:paraId="6FCB979E">
      <w:pPr>
        <w:pStyle w:val="2"/>
        <w:spacing w:line="360" w:lineRule="auto"/>
      </w:pPr>
      <w:bookmarkStart w:id="5" w:name="_Toc3139"/>
      <w:r>
        <w:rPr>
          <w:rFonts w:hint="eastAsia"/>
        </w:rPr>
        <w:t>接口(</w:t>
      </w:r>
      <w:r>
        <w:t>*)</w:t>
      </w:r>
      <w:bookmarkEnd w:id="5"/>
    </w:p>
    <w:p w14:paraId="66AFB43A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</w:t>
      </w:r>
      <w:bookmarkStart w:id="6" w:name="_Toc8671"/>
      <w:r>
        <w:rPr>
          <w:rFonts w:hint="eastAsia"/>
          <w:lang w:val="en-US" w:eastAsia="zh-CN"/>
        </w:rPr>
        <w:t>网络拓扑配置</w:t>
      </w:r>
      <w:bookmarkEnd w:id="6"/>
    </w:p>
    <w:p w14:paraId="7A0BCA06">
      <w:pPr>
        <w:pStyle w:val="4"/>
        <w:rPr>
          <w:rFonts w:hint="default"/>
          <w:lang w:val="en-US"/>
        </w:rPr>
      </w:pPr>
      <w:bookmarkStart w:id="7" w:name="_Toc3287"/>
      <w:r>
        <w:rPr>
          <w:rFonts w:hint="eastAsia"/>
          <w:lang w:val="en-US" w:eastAsia="zh-CN"/>
        </w:rPr>
        <w:t xml:space="preserve"> 新增网络拓扑配置信息</w:t>
      </w:r>
      <w:bookmarkEnd w:id="7"/>
    </w:p>
    <w:p w14:paraId="7BE3B688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3.1.1.1基本描述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6EDC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E15C84C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4B1B5D48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新增网络拓扑配置</w:t>
            </w:r>
          </w:p>
        </w:tc>
      </w:tr>
      <w:tr w14:paraId="68DF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02F9D2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79DF23BD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新增网络拓扑配置</w:t>
            </w:r>
          </w:p>
        </w:tc>
      </w:tr>
    </w:tbl>
    <w:p w14:paraId="365893CD"/>
    <w:p w14:paraId="4DDD9FA4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66B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BAD175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31AB164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3B0F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0943BA5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0C036BD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494F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A8B1C3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2EEBA57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web//v1/topologyConfig/add</w:t>
            </w:r>
          </w:p>
        </w:tc>
      </w:tr>
      <w:tr w14:paraId="34BE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B513D8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22BF76FE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78AB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E19F47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207E30B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55DC7B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0AB3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1BDBC9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58B41C02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4F374A3F">
      <w:pPr>
        <w:rPr>
          <w:rFonts w:hint="eastAsia"/>
          <w:lang w:val="en-US" w:eastAsia="zh-CN"/>
        </w:rPr>
      </w:pPr>
    </w:p>
    <w:p w14:paraId="25296C39">
      <w:pPr>
        <w:pStyle w:val="6"/>
        <w:numPr>
          <w:ilvl w:val="4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3.1.1.3参数说明</w:t>
      </w:r>
    </w:p>
    <w:p w14:paraId="59D49CFF"/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508"/>
        <w:gridCol w:w="876"/>
        <w:gridCol w:w="454"/>
        <w:gridCol w:w="1530"/>
        <w:gridCol w:w="2408"/>
      </w:tblGrid>
      <w:tr w14:paraId="59E3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E5F2D6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B67709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0AF5CFC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54C89EB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26F754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B404BB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91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9080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965730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20C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537184B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209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25DFD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37CD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E11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0DF74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92D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5138AEE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FB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1A2DF3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463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424615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75425DF2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91E9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24122164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7BF3E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2AF2D24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1A60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646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FAC642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C566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4322B8D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D9D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685444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3DC7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72C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41A26D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DAA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E58548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A57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B2B2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065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936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79A969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A58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642D18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B7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2F7EAE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6494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33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58263">
            <w:pP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A96F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820B68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B50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DF0B68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6B1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702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0BE3D8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592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3E81102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084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3A6381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7D4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EDA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9131F1">
            <w:pPr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5BD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A2F0E6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781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99CF23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F1E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2BA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578222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1E4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9313070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5F11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FB9327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1:是、0:否</w:t>
            </w:r>
          </w:p>
        </w:tc>
      </w:tr>
      <w:tr w14:paraId="4675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0" w:author="jiangyanlun" w:date="2025-06-10T16:04:17Z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D9A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" w:author="jiangyanlun" w:date="2025-06-10T16:04:17Z"/>
                <w:rFonts w:hint="default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2B6F83">
            <w:pPr>
              <w:rPr>
                <w:ins w:id="2" w:author="jiangyanlun" w:date="2025-06-10T16:04:17Z"/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27C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" w:author="jiangyanlun" w:date="2025-06-10T16:04:17Z"/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3DAEE6A">
            <w:pPr>
              <w:rPr>
                <w:ins w:id="5" w:author="jiangyanlun" w:date="2025-06-10T16:04:17Z"/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0121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" w:author="jiangyanlun" w:date="2025-06-10T16:04:17Z"/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2B4FBA">
            <w:pPr>
              <w:rPr>
                <w:ins w:id="7" w:author="jiangyanlun" w:date="2025-06-10T16:04:17Z"/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C2E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4C3A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4BEEB6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7AFE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ECB19B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78A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67E330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1D5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EF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B2DA9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003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F839891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6E9A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7A1269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1054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00F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D22A7E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D80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3F4E25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F72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B7CCF8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855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D11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142EE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9D6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44E2AB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25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774C61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627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D78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7C04D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79E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EE94FF7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EF8A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826706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F3A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8B1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3A4FF1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F7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E405F9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E53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90EFDF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6B98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BC4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E669A9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0FE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30C13F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094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8C4BBB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01F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F5B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AD8D16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87F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DFAB729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4177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BE48F0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FA4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AA3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F8CD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35BC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39D676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D0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E21EC2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5E6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E9D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AB55D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5B7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45674A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2C3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862429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139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8FDC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97D410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D27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DEADF3F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AB23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897846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FD4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F17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C2392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B02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61C718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B06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ACFE92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680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61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4CD6B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2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D57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1D6A66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8E7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CF0281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118F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734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31333E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ED9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DE370A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02C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97BB4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</w:tbl>
    <w:p w14:paraId="6BFAC56C">
      <w:pPr>
        <w:rPr>
          <w:rFonts w:hint="default"/>
          <w:lang w:val="en-US" w:eastAsia="zh-CN"/>
        </w:rPr>
      </w:pPr>
    </w:p>
    <w:p w14:paraId="68F1158E"/>
    <w:p w14:paraId="640D3D3B"/>
    <w:p w14:paraId="0C2C1372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0815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58ADD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535DCE2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"precinctId": "precinct_001",</w:t>
            </w:r>
          </w:p>
          <w:p w14:paraId="33C26B4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"drawContent": "{\"nodes\":[],\"edges\":[]}",</w:t>
            </w:r>
          </w:p>
          <w:p w14:paraId="384A34F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"topologyConfigPartlList": [</w:t>
            </w:r>
          </w:p>
          <w:p w14:paraId="00A8B27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{</w:t>
            </w:r>
          </w:p>
          <w:p w14:paraId="7AEECC1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1AD4AE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6C4C010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77293DA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7F7B509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4ED6B1C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1233F8D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6E46F97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0B504C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4AE6678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2A56FF4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731E5FC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47DEFA2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0528CB8B">
            <w:pPr>
              <w:rPr>
                <w:rFonts w:hint="eastAsia" w:cs="宋体" w:asciiTheme="minorEastAsia" w:hAnsiTheme="minorEastAsia"/>
                <w:bCs/>
                <w:kern w:val="0"/>
                <w:szCs w:val="21"/>
                <w:highlight w:val="gree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green"/>
              </w:rPr>
              <w:t>"siteId": "site_001",</w:t>
            </w:r>
          </w:p>
          <w:p w14:paraId="1B1AC0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7CB38F05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53C8776B">
            <w:pPr>
              <w:rPr>
                <w:rFonts w:hint="eastAsia" w:cs="宋体" w:asciiTheme="minorEastAsia" w:hAnsiTheme="minorEastAsia"/>
                <w:bCs/>
                <w:kern w:val="0"/>
                <w:szCs w:val="21"/>
                <w:highlight w:val="gree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green"/>
              </w:rPr>
              <w:t>"roomId": "room_001",</w:t>
            </w:r>
          </w:p>
          <w:p w14:paraId="665F48A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5AF4B8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051A1AD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6C376B5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54BBE92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26F8754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}</w:t>
            </w:r>
          </w:p>
          <w:p w14:paraId="0043BB5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]</w:t>
            </w:r>
          </w:p>
          <w:p w14:paraId="63A13D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25C01810">
      <w:pPr>
        <w:rPr>
          <w:rFonts w:hint="eastAsia"/>
          <w:lang w:val="en-US" w:eastAsia="zh-CN"/>
        </w:rPr>
      </w:pPr>
    </w:p>
    <w:p w14:paraId="0C6DC187">
      <w:pPr>
        <w:pStyle w:val="6"/>
        <w:numPr>
          <w:ilvl w:val="4"/>
          <w:numId w:val="0"/>
        </w:numPr>
        <w:ind w:left="420" w:leftChars="0" w:firstLine="42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679"/>
        <w:gridCol w:w="1150"/>
        <w:gridCol w:w="667"/>
        <w:gridCol w:w="1214"/>
        <w:gridCol w:w="2607"/>
      </w:tblGrid>
      <w:tr w14:paraId="3A77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1B2CBA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52459E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956318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01668C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A86A48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59AA9B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3B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EE1BE1">
            <w:pPr>
              <w:rPr>
                <w:rFonts w:hint="eastAsia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1410E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2129B44"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FDA24DB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5C0B57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D2985D"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79E0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4416B3">
            <w:pPr>
              <w:rPr>
                <w:rFonts w:hint="eastAsia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8B7B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C4B776"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BD8F019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5B3D9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394E70"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6A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A80B12">
            <w:pPr>
              <w:rPr>
                <w:rFonts w:hint="default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19B3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144A03">
            <w:pPr>
              <w:rPr>
                <w:rFonts w:hint="default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8BE64F2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EF8E46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D43231">
            <w:pPr>
              <w:rPr>
                <w:rFonts w:hint="default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78EEC39B"/>
    <w:p w14:paraId="58F15D4A"/>
    <w:p w14:paraId="445784CA"/>
    <w:p w14:paraId="3E079FD7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7CD8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9E8714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9AE7F71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045FB4CB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599CD19B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/>
                <w:lang w:val="en-US" w:eastAsia="zh-CN"/>
              </w:rPr>
              <w:t>””</w:t>
            </w:r>
          </w:p>
          <w:p w14:paraId="5C10AE91">
            <w:r>
              <w:rPr>
                <w:rFonts w:hint="eastAsia"/>
              </w:rPr>
              <w:t>}</w:t>
            </w:r>
          </w:p>
        </w:tc>
      </w:tr>
    </w:tbl>
    <w:p w14:paraId="40791B32">
      <w:pPr>
        <w:rPr>
          <w:rFonts w:hint="default"/>
          <w:lang w:val="en-US"/>
        </w:rPr>
      </w:pPr>
    </w:p>
    <w:p w14:paraId="77691436">
      <w:pPr>
        <w:rPr>
          <w:rFonts w:hint="default"/>
          <w:lang w:val="en-US"/>
        </w:rPr>
      </w:pPr>
    </w:p>
    <w:p w14:paraId="5BA8BC53">
      <w:pPr>
        <w:pStyle w:val="4"/>
        <w:rPr>
          <w:rFonts w:hint="default"/>
          <w:lang w:val="en-US"/>
        </w:rPr>
      </w:pPr>
      <w:bookmarkStart w:id="8" w:name="_Toc5436"/>
      <w:r>
        <w:rPr>
          <w:rFonts w:hint="eastAsia"/>
          <w:lang w:val="en-US" w:eastAsia="zh-CN"/>
        </w:rPr>
        <w:t xml:space="preserve"> 编辑网络拓扑</w:t>
      </w:r>
      <w:r>
        <w:rPr>
          <w:rFonts w:hint="eastAsia" w:cs="Consolas" w:asciiTheme="minorEastAsia" w:hAnsiTheme="minorEastAsia"/>
          <w:color w:val="222222"/>
          <w:szCs w:val="21"/>
          <w:lang w:val="en-US" w:eastAsia="zh-CN"/>
        </w:rPr>
        <w:t>配置</w:t>
      </w:r>
      <w:r>
        <w:rPr>
          <w:rFonts w:hint="eastAsia"/>
          <w:lang w:val="en-US" w:eastAsia="zh-CN"/>
        </w:rPr>
        <w:t>信息</w:t>
      </w:r>
      <w:bookmarkEnd w:id="8"/>
    </w:p>
    <w:p w14:paraId="1E544CA0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3.1.2.1基本描述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A39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236EBCB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7509E073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编辑保存配置</w:t>
            </w:r>
          </w:p>
        </w:tc>
      </w:tr>
      <w:tr w14:paraId="3699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8919AA5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18354601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编辑保存配置</w:t>
            </w:r>
          </w:p>
        </w:tc>
      </w:tr>
    </w:tbl>
    <w:p w14:paraId="1B6595A9"/>
    <w:p w14:paraId="5B8185B8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D92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825291E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42CB0AF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62D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7BBF4D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79BDE07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DA6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0D2E6A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7CC4CBE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web//v1/topologyConfig/edit</w:t>
            </w:r>
          </w:p>
        </w:tc>
      </w:tr>
      <w:tr w14:paraId="1F1E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602E4D1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771A94F7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361C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CCB249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4DE6053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89C4655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097F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F00506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3722C31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53E79443">
      <w:pPr>
        <w:rPr>
          <w:rFonts w:hint="eastAsia"/>
          <w:lang w:val="en-US" w:eastAsia="zh-CN"/>
        </w:rPr>
      </w:pPr>
    </w:p>
    <w:p w14:paraId="2169E4B6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523"/>
        <w:gridCol w:w="937"/>
        <w:gridCol w:w="457"/>
        <w:gridCol w:w="1692"/>
        <w:gridCol w:w="2167"/>
      </w:tblGrid>
      <w:tr w14:paraId="5308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07CB0D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653EBA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56141CE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20B0B12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954D1D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72DE62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3E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C52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7F2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4DD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B5A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816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458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692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78D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79AA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D88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C479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310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B9856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457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932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6B4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51D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520F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53C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B58FB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24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DC95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B288D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3CB96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12CA70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CD31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F1C29F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510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8BC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3C39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DD58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186E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AC9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8C4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08F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6AF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566073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4E6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BC26ED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9BBC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5B1E47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776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05B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007BF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40E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7186451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A23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D8456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BCE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22B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900D42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0F7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C05068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D17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31849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691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6D5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3769B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99C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CA9F6E4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7E6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48F92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860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67E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18500D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8CC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240C2E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612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39F2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6EA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620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C6800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474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F60FDFC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E0C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9E745E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CBD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F9AB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C2132B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9C0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0BB422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50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BC54E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0A6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C16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90547D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080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98C720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7025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35BF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36C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6F2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ACF8F8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97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DFB3666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A89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F29772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330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A3FD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EAA4A6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0FC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4072E8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53F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77191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14E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22D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65752B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3B5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AED64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F285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7FDA31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AD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F56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1E2EE2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A3C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F5AF4BF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B59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EB1FB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FB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F60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C72860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1B6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253167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CFC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0ABC19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85F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DA7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B186D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77A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3634E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5E8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587A63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938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076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DDCD3B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65B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019BD71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C29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CA399B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AF3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7F6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5F8C2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B729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0ED076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86D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02E8D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B1B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B7D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BD675A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AF1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27DD8F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B4E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3A655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AA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3A8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C5B408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A75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AA183C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BF4C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4E8A0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38B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DC7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E02ED6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380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B209CAE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7E2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119ED1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0C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DD2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7C9A0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1DB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157ABB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2A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24359B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1F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C91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55FD61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020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C910C7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7469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A9C73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AE7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E96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6E456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E89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7B4C4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986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1CFD1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0B5E4F6B">
      <w:pPr>
        <w:rPr>
          <w:rFonts w:hint="default"/>
          <w:lang w:val="en-US" w:eastAsia="zh-CN"/>
        </w:rPr>
      </w:pPr>
    </w:p>
    <w:p w14:paraId="4442BB31"/>
    <w:p w14:paraId="2A1E78AE"/>
    <w:p w14:paraId="0A0F515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5FD2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09D28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88C133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"topuId": 1,</w:t>
            </w:r>
          </w:p>
          <w:p w14:paraId="014C3B9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"precinctId": "precinct_001",</w:t>
            </w:r>
          </w:p>
          <w:p w14:paraId="35FB73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"drawContent": "{\"nodes\":[],\"edges\":[]}",</w:t>
            </w:r>
          </w:p>
          <w:p w14:paraId="5E093E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"topologyConfigPartlList": [</w:t>
            </w:r>
          </w:p>
          <w:p w14:paraId="2171DBB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{</w:t>
            </w:r>
          </w:p>
          <w:p w14:paraId="314561C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"id": 101,</w:t>
            </w:r>
          </w:p>
          <w:p w14:paraId="7D6410B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5D50428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74A8257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6E0A652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03CE3A2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21F442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0A1F2C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1ED2466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0882451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1057F93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25207C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2671A73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46BF6A3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1011C8A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"siteId": "site_001",</w:t>
            </w:r>
          </w:p>
          <w:p w14:paraId="0B6241D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0842AB1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7D4B744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"roomId": "room_001",</w:t>
            </w:r>
          </w:p>
          <w:p w14:paraId="3DE5292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7DC3AFE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5DA3194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73AB2DA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4360141E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0CD9078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}</w:t>
            </w:r>
          </w:p>
          <w:p w14:paraId="08F1F28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]</w:t>
            </w:r>
          </w:p>
          <w:p w14:paraId="198E9B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1E537797">
      <w:pPr>
        <w:rPr>
          <w:rFonts w:hint="eastAsia"/>
          <w:lang w:val="en-US" w:eastAsia="zh-CN"/>
        </w:rPr>
      </w:pPr>
    </w:p>
    <w:p w14:paraId="5453B1F5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861"/>
        <w:gridCol w:w="1150"/>
        <w:gridCol w:w="646"/>
        <w:gridCol w:w="1010"/>
        <w:gridCol w:w="2832"/>
      </w:tblGrid>
      <w:tr w14:paraId="495C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F5957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7691FF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1B78BDA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3ECD96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FB3D8E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1869FD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CA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94B64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2DD80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E6F47F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524090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AF42A3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445B08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0FEC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B6B4B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4C623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0F16B7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B2BD19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3F66AD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6D62F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60D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C6ACAD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3A61C45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7BA9E48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23F4FBC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09A4A11F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F223C4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7324C692"/>
    <w:p w14:paraId="2B303A73"/>
    <w:p w14:paraId="5FA2D1E6"/>
    <w:p w14:paraId="03ECC8C3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F482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038E0E91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CFE1390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165DC2E7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1CBD48A0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/>
                <w:lang w:val="en-US" w:eastAsia="zh-CN"/>
              </w:rPr>
              <w:t>””</w:t>
            </w:r>
          </w:p>
          <w:p w14:paraId="527A18D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03580BF">
      <w:pPr>
        <w:pStyle w:val="4"/>
        <w:rPr>
          <w:rFonts w:hint="default"/>
          <w:lang w:val="en-US"/>
        </w:rPr>
      </w:pPr>
      <w:bookmarkStart w:id="9" w:name="_Toc31251"/>
      <w:r>
        <w:rPr>
          <w:rFonts w:hint="eastAsia"/>
          <w:lang w:val="en-US" w:eastAsia="zh-CN"/>
        </w:rPr>
        <w:t xml:space="preserve"> 获取网络拓扑元件详情</w:t>
      </w:r>
    </w:p>
    <w:p w14:paraId="2D6CB763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3.1.3.1基本描述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C74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1654" w:type="dxa"/>
            <w:shd w:val="clear" w:color="auto" w:fill="DAEEF3" w:themeFill="accent5" w:themeFillTint="33"/>
          </w:tcPr>
          <w:p w14:paraId="39451089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524769A9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获取网络拓扑元件详情</w:t>
            </w:r>
          </w:p>
        </w:tc>
      </w:tr>
      <w:tr w14:paraId="6264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DA2921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678A50F5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获取网络拓扑元件详情</w:t>
            </w:r>
          </w:p>
        </w:tc>
      </w:tr>
    </w:tbl>
    <w:p w14:paraId="61E8E63D"/>
    <w:p w14:paraId="2A54D599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7265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88838A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231498B1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67DE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BA6C2A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031DD7F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73FD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392D03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7B8C2C19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web//v1/topologyConfig/getPartDetail</w:t>
            </w:r>
          </w:p>
        </w:tc>
      </w:tr>
      <w:tr w14:paraId="2629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0E4E54A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09948D65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5BCF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C32453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375851D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003C21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985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F407F5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26A5262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159D0545">
      <w:pPr>
        <w:rPr>
          <w:rFonts w:hint="eastAsia"/>
          <w:lang w:val="en-US" w:eastAsia="zh-CN"/>
        </w:rPr>
      </w:pPr>
    </w:p>
    <w:p w14:paraId="3496B2C9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891"/>
        <w:gridCol w:w="950"/>
        <w:gridCol w:w="709"/>
        <w:gridCol w:w="1624"/>
        <w:gridCol w:w="2544"/>
      </w:tblGrid>
      <w:tr w14:paraId="680C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CD4F5C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25748F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258F81A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AC4DF6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84E6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28190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B24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E24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A4F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4970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C66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84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0E5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7B98C6B7">
      <w:pPr>
        <w:rPr>
          <w:rFonts w:hint="default"/>
          <w:lang w:val="en-US" w:eastAsia="zh-CN"/>
        </w:rPr>
      </w:pPr>
    </w:p>
    <w:p w14:paraId="1F02CCDA"/>
    <w:p w14:paraId="47E2836D"/>
    <w:p w14:paraId="2687876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4FE6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9297B6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150A04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"id": 1,</w:t>
            </w:r>
          </w:p>
          <w:p w14:paraId="14C62D36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"namespace": "alauda"</w:t>
            </w:r>
          </w:p>
          <w:p w14:paraId="2F608E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2D2F9A36">
      <w:pPr>
        <w:rPr>
          <w:rFonts w:hint="eastAsia"/>
          <w:lang w:val="en-US" w:eastAsia="zh-CN"/>
        </w:rPr>
      </w:pPr>
    </w:p>
    <w:p w14:paraId="24BC1031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707"/>
        <w:gridCol w:w="1090"/>
        <w:gridCol w:w="753"/>
        <w:gridCol w:w="1350"/>
        <w:gridCol w:w="2385"/>
      </w:tblGrid>
      <w:tr w14:paraId="00F4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3F9970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9F8270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8F535B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124858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AFBF02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7C735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9DF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95EC0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AFC86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2A201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678C56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C0557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5DD1CA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32F4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11BC2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D80E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CEA32A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9EE9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A6561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26D6D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B29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68167C9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data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9D5D95F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*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2561B63B">
            <w:pPr>
              <w:rPr>
                <w:rStyle w:val="17"/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-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49498D83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-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F817DF6">
            <w:pPr>
              <w:rPr>
                <w:rStyle w:val="17"/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1617CFD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0834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760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E31B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4131E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374E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281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2AF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6C98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AB6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E1B16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95F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389DD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5DC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6C7DB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3D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5E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E7B2C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6C7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E4115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F72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B2E31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884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DA9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78F78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8B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93A105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7CA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3C9BD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39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B1B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0DB89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2E3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934E8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112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28216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C4A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438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6CD8F8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ECF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13208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135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602D6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C7A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446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F4758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975C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4263A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4F12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37A57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9EE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B1BB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18D83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1BE2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8D76C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73F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63A04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304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452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0A8E33">
            <w:pPr>
              <w:rPr>
                <w:rFonts w:hint="eastAsia"/>
                <w:shd w:val="clear" w:color="auto" w:fill="auto"/>
                <w:lang w:eastAsia="zh-CN"/>
              </w:rPr>
            </w:pPr>
            <w:ins w:id="3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25E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B4B3C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8D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33E69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08D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805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44C9EC">
            <w:pPr>
              <w:rPr>
                <w:rFonts w:hint="eastAsia"/>
                <w:shd w:val="clear" w:color="auto" w:fill="auto"/>
                <w:lang w:eastAsia="zh-CN"/>
              </w:rPr>
            </w:pPr>
            <w:ins w:id="3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EC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0B9CE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8469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BEF7F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7A5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934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A52077">
            <w:pPr>
              <w:rPr>
                <w:rFonts w:hint="eastAsia"/>
                <w:shd w:val="clear" w:color="auto" w:fill="auto"/>
                <w:lang w:eastAsia="zh-CN"/>
              </w:rPr>
            </w:pPr>
            <w:ins w:id="3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9F7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C2165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C26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3C92A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FCA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1BFA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BE5C89">
            <w:pPr>
              <w:rPr>
                <w:rFonts w:hint="eastAsia"/>
                <w:shd w:val="clear" w:color="auto" w:fill="auto"/>
                <w:lang w:eastAsia="zh-CN"/>
              </w:rPr>
            </w:pPr>
            <w:ins w:id="3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A84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BFCF9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72D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E4A2C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38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73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863EE5">
            <w:pPr>
              <w:rPr>
                <w:rFonts w:hint="eastAsia"/>
                <w:shd w:val="clear" w:color="auto" w:fill="auto"/>
                <w:lang w:eastAsia="zh-CN"/>
              </w:rPr>
            </w:pPr>
            <w:ins w:id="4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88AB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7BF80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11E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0D180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43F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778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616EE3">
            <w:pPr>
              <w:rPr>
                <w:rFonts w:hint="eastAsia"/>
                <w:shd w:val="clear" w:color="auto" w:fill="auto"/>
                <w:lang w:eastAsia="zh-CN"/>
              </w:rPr>
            </w:pPr>
            <w:ins w:id="4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A1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DBBAE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2C1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D9B2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27F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45E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4B482">
            <w:pPr>
              <w:rPr>
                <w:rFonts w:hint="eastAsia"/>
                <w:shd w:val="clear" w:color="auto" w:fill="auto"/>
                <w:lang w:eastAsia="zh-CN"/>
              </w:rPr>
            </w:pPr>
            <w:ins w:id="4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4A5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9C7847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255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BFFDC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EEE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C8AF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2BD6A1">
            <w:pPr>
              <w:rPr>
                <w:rFonts w:hint="eastAsia"/>
                <w:shd w:val="clear" w:color="auto" w:fill="auto"/>
                <w:lang w:eastAsia="zh-CN"/>
              </w:rPr>
            </w:pPr>
            <w:ins w:id="4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6A3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2A1919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9CB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0A6B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412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D6F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5DE220">
            <w:pPr>
              <w:rPr>
                <w:rFonts w:hint="eastAsia"/>
                <w:shd w:val="clear" w:color="auto" w:fill="auto"/>
                <w:lang w:eastAsia="zh-CN"/>
              </w:rPr>
            </w:pPr>
            <w:ins w:id="4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43F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640A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C12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A4E67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28A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B7E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3E039B">
            <w:pPr>
              <w:rPr>
                <w:rFonts w:hint="eastAsia"/>
                <w:shd w:val="clear" w:color="auto" w:fill="auto"/>
                <w:lang w:eastAsia="zh-CN"/>
              </w:rPr>
            </w:pPr>
            <w:ins w:id="4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C00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BE8F06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CBE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E115A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E39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E99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83C8DB">
            <w:pPr>
              <w:rPr>
                <w:rFonts w:hint="eastAsia"/>
                <w:shd w:val="clear" w:color="auto" w:fill="auto"/>
                <w:lang w:eastAsia="zh-CN"/>
              </w:rPr>
            </w:pPr>
            <w:ins w:id="4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6F0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9203E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C0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0AAD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AD5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115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FDF49">
            <w:pPr>
              <w:rPr>
                <w:rFonts w:hint="eastAsia"/>
                <w:shd w:val="clear" w:color="auto" w:fill="auto"/>
                <w:lang w:eastAsia="zh-CN"/>
              </w:rPr>
            </w:pPr>
            <w:ins w:id="4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06C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0E008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BA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34F1B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606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D2D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C41333">
            <w:pPr>
              <w:rPr>
                <w:rFonts w:hint="eastAsia"/>
                <w:shd w:val="clear" w:color="auto" w:fill="auto"/>
                <w:lang w:eastAsia="zh-CN"/>
              </w:rPr>
            </w:pPr>
            <w:ins w:id="4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DC4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E5A26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C59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3A39D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580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B0D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FA7192">
            <w:pPr>
              <w:rPr>
                <w:rFonts w:hint="eastAsia"/>
                <w:shd w:val="clear" w:color="auto" w:fill="auto"/>
                <w:lang w:eastAsia="zh-CN"/>
              </w:rPr>
            </w:pPr>
            <w:ins w:id="4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051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DFDE6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82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59C6F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790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0F9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ABBAF9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21A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1B0FC1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04F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D298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EBA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C07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69C439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544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446DA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2DF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973A3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9CF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6836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E45E96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0E8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0DCFC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9436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C3719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E0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F0D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088337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31D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74AEEE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09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DCDB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FD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FF8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B820E6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24B0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C84D5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B23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6C02E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73B2B1EE"/>
    <w:p w14:paraId="5889A86A"/>
    <w:p w14:paraId="6C5B238D"/>
    <w:p w14:paraId="12646C1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A3C3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49202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EF3E9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"status": "200",</w:t>
            </w:r>
          </w:p>
          <w:p w14:paraId="7E1EFC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"message": "success",</w:t>
            </w:r>
          </w:p>
          <w:p w14:paraId="57FB88E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/>
              </w:rPr>
              <w:t xml:space="preserve">    "data":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098A54B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"id": 101,</w:t>
            </w:r>
          </w:p>
          <w:p w14:paraId="79BE9AB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4CE8D64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624A93B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349DE57E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233FB7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61A9038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6E97D1A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2BFD0DB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425EAA9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048E775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71C18F5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5B69D86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5AF72BF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56A4CB3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"siteId": "site_001",</w:t>
            </w:r>
          </w:p>
          <w:p w14:paraId="423511E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717AD2C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5CF3EA2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"roomId": "room_001",</w:t>
            </w:r>
          </w:p>
          <w:p w14:paraId="64D93FA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7147483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0EA7697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084DBD55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744AF30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557CBC5C">
            <w:pPr>
              <w:rPr>
                <w:rFonts w:hint="eastAsi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  <w:p w14:paraId="668A344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EF0AD61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获取网络元件</w:t>
      </w:r>
      <w:bookmarkEnd w:id="9"/>
      <w:r>
        <w:rPr>
          <w:rFonts w:hint="eastAsia"/>
          <w:lang w:val="en-US" w:eastAsia="zh-CN"/>
        </w:rPr>
        <w:t>类型</w:t>
      </w:r>
    </w:p>
    <w:p w14:paraId="7B7AF379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3.1.4.1基本描述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559D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4" w:type="dxa"/>
            <w:shd w:val="clear" w:color="auto" w:fill="DAEEF3" w:themeFill="accent5" w:themeFillTint="33"/>
            <w:vAlign w:val="top"/>
          </w:tcPr>
          <w:p w14:paraId="64ED2701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3ADEB85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获取网络元件类型</w:t>
            </w:r>
          </w:p>
        </w:tc>
      </w:tr>
      <w:tr w14:paraId="7632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  <w:vAlign w:val="top"/>
          </w:tcPr>
          <w:p w14:paraId="3E80000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8055DF0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获取网络元件类型</w:t>
            </w:r>
          </w:p>
        </w:tc>
      </w:tr>
    </w:tbl>
    <w:p w14:paraId="22B18ED2"/>
    <w:p w14:paraId="29D9D3C0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63FA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BB8197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7AB793A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7CC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B34C34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240667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FCC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612CF3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080C185E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1B1B1B"/>
                <w:spacing w:val="0"/>
                <w:sz w:val="18"/>
                <w:szCs w:val="18"/>
                <w:shd w:val="clear" w:fill="F8FDFE"/>
              </w:rPr>
              <w:t>configManagement/getDicsByColNames</w:t>
            </w:r>
          </w:p>
        </w:tc>
      </w:tr>
      <w:tr w14:paraId="0F4A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2C2C41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ED045F9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GET</w:t>
            </w:r>
          </w:p>
        </w:tc>
      </w:tr>
      <w:tr w14:paraId="5E7A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81E18D9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4002A92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1B9084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42C1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C609D2E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7D99353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455EF17C">
      <w:pPr>
        <w:rPr>
          <w:rFonts w:hint="eastAsia"/>
          <w:lang w:val="en-US" w:eastAsia="zh-CN"/>
        </w:rPr>
      </w:pPr>
    </w:p>
    <w:p w14:paraId="26AFD5EE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3.1.4.3参数说明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816"/>
        <w:gridCol w:w="950"/>
        <w:gridCol w:w="688"/>
        <w:gridCol w:w="1645"/>
        <w:gridCol w:w="2544"/>
      </w:tblGrid>
      <w:tr w14:paraId="3598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01F6E7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68DB35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47AB98E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5EACF7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947D84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334C09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5C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E15022">
            <w:pPr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col_name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EFD08D"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91DDAE6"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E86894">
            <w:pPr>
              <w:jc w:val="center"/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D679A5"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字典名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4C1DD7">
            <w:pPr>
              <w:jc w:val="center"/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0182AA3">
      <w:pPr>
        <w:rPr>
          <w:rFonts w:hint="default"/>
          <w:lang w:val="en-US" w:eastAsia="zh-CN"/>
        </w:rPr>
      </w:pPr>
    </w:p>
    <w:p w14:paraId="24767BF9"/>
    <w:p w14:paraId="2756BD8C"/>
    <w:p w14:paraId="245D728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3D7C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8326F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col_name=</w:t>
            </w:r>
            <w:r>
              <w:rPr>
                <w:rFonts w:hint="eastAsia"/>
              </w:rPr>
              <w:t>topology_network_components</w:t>
            </w:r>
            <w:r>
              <w:rPr>
                <w:rFonts w:hint="default" w:eastAsiaTheme="minorEastAsia"/>
                <w:lang w:val="en-US" w:eastAsia="zh-CN"/>
              </w:rPr>
              <w:t>&amp;namespace=alauda</w:t>
            </w:r>
          </w:p>
        </w:tc>
      </w:tr>
    </w:tbl>
    <w:p w14:paraId="39351CB7">
      <w:pPr>
        <w:rPr>
          <w:rFonts w:hint="eastAsia"/>
          <w:lang w:val="en-US" w:eastAsia="zh-CN"/>
        </w:rPr>
      </w:pPr>
    </w:p>
    <w:p w14:paraId="26FE2936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3.1.4.4响应信息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654"/>
        <w:gridCol w:w="876"/>
        <w:gridCol w:w="721"/>
        <w:gridCol w:w="1661"/>
        <w:gridCol w:w="2106"/>
      </w:tblGrid>
      <w:tr w14:paraId="1C1B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10749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B12DEE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433616F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809652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E31FA1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01317B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59E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825EF2D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/>
              </w:rPr>
              <w:t>topology_network_components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9139E72">
            <w:pPr>
              <w:rPr>
                <w:rStyle w:val="17"/>
                <w:rFonts w:hint="eastAsi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6A08439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List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4137F277">
            <w:pPr>
              <w:rPr>
                <w:rFonts w:hint="eastAsia" w:ascii="宋体" w:hAnsi="宋体"/>
                <w:szCs w:val="21"/>
                <w:lang w:val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F5A1884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结果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31AC99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F84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A2BE48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dictId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AA7014">
            <w:pPr>
              <w:rPr>
                <w:rStyle w:val="17"/>
                <w:rFonts w:hint="default" w:eastAsiaTheme="minor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1AF638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Long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2F57A5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F1924E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字典Id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CDE87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0587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DE1DD58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dictCode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A27468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84887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467B14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3817C41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字典code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2FBF5B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378B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8560FF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colName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E4B02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A9D643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1C840D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273BC8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5D3E92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5E44B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F3DCC8D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dictNote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C34E55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AAE9D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C41367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13F51F1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名称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559E9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5D9B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4C88BE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upDict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0B11A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D68618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Long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216639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7C71E9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上级字典Id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E043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</w:tbl>
    <w:p w14:paraId="27C37B66"/>
    <w:p w14:paraId="0A8D1B09"/>
    <w:p w14:paraId="2C2BDA7E"/>
    <w:p w14:paraId="7C8447FE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D88B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F2A6F9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D5A93FB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"topology_network_components": [</w:t>
            </w:r>
          </w:p>
          <w:p w14:paraId="4379C4DF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{</w:t>
            </w:r>
          </w:p>
          <w:p w14:paraId="00329FB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"dictId": 9900484,</w:t>
            </w:r>
          </w:p>
          <w:p w14:paraId="122FBFCD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"dictCode": "1",</w:t>
            </w:r>
          </w:p>
          <w:p w14:paraId="53F989DF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"colName": "topology_network_components",</w:t>
            </w:r>
          </w:p>
          <w:p w14:paraId="584B80B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"dictNote": "路由器",</w:t>
            </w:r>
          </w:p>
          <w:p w14:paraId="06E07E5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"upDict": 0</w:t>
            </w:r>
          </w:p>
          <w:p w14:paraId="325C200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 w14:paraId="6C3712E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{</w:t>
            </w:r>
          </w:p>
          <w:p w14:paraId="39ACA6C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"dictId": 9900504,</w:t>
            </w:r>
          </w:p>
          <w:p w14:paraId="52CBFE44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"dictCode": "2",</w:t>
            </w:r>
          </w:p>
          <w:p w14:paraId="560A57B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"colName": "topology_network_components",</w:t>
            </w:r>
          </w:p>
          <w:p w14:paraId="2CBA0F5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"dictNote": "核心交换机",</w:t>
            </w:r>
          </w:p>
          <w:p w14:paraId="77327F52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"upDict": 0</w:t>
            </w:r>
          </w:p>
          <w:p w14:paraId="052D27BD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281AA362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]</w:t>
            </w:r>
          </w:p>
          <w:p w14:paraId="716F5FB4">
            <w:r>
              <w:rPr>
                <w:rFonts w:hint="eastAsia"/>
              </w:rPr>
              <w:t>}</w:t>
            </w:r>
          </w:p>
        </w:tc>
      </w:tr>
    </w:tbl>
    <w:p w14:paraId="0251FA0E">
      <w:pPr>
        <w:pStyle w:val="4"/>
        <w:rPr>
          <w:rFonts w:hint="default"/>
          <w:lang w:val="en-US"/>
        </w:rPr>
      </w:pPr>
      <w:bookmarkStart w:id="10" w:name="_Toc938"/>
      <w:r>
        <w:rPr>
          <w:rFonts w:hint="eastAsia"/>
          <w:lang w:val="en-US" w:eastAsia="zh-CN"/>
        </w:rPr>
        <w:t xml:space="preserve"> 网络拓扑配置查询</w:t>
      </w:r>
      <w:bookmarkEnd w:id="10"/>
    </w:p>
    <w:p w14:paraId="42BE51AB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3.1.5.1基本描述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1EA0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9D38D16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238A9CA7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网络拓扑查询</w:t>
            </w:r>
          </w:p>
        </w:tc>
      </w:tr>
      <w:tr w14:paraId="1D09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760439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2623D99A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网络拓扑查询</w:t>
            </w:r>
          </w:p>
        </w:tc>
      </w:tr>
    </w:tbl>
    <w:p w14:paraId="6357CB10"/>
    <w:p w14:paraId="5FE9FCE7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CBF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ECE0D2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03539975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704F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6EE5171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36EEBB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D1F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70BD3F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247D8F13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web/v1/topologyConfig/getDetail</w:t>
            </w:r>
          </w:p>
        </w:tc>
      </w:tr>
      <w:tr w14:paraId="6894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5E990089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977F616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163D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7BB086C1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694BBB80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382828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4413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D6F16A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1FC2CE8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3E3AAF73">
      <w:pPr>
        <w:rPr>
          <w:rFonts w:hint="eastAsia"/>
          <w:lang w:val="en-US" w:eastAsia="zh-CN"/>
        </w:rPr>
      </w:pPr>
    </w:p>
    <w:p w14:paraId="5BFB3A56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827"/>
        <w:gridCol w:w="877"/>
        <w:gridCol w:w="718"/>
        <w:gridCol w:w="1688"/>
        <w:gridCol w:w="2544"/>
      </w:tblGrid>
      <w:tr w14:paraId="7824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3097FA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06476C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A27BE6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6EAF89D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C19B2C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5ECB2B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76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57CD5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</w:p>
        </w:tc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D81BBF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6472DA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64099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03501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区域id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E3C515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5634EFFD">
      <w:pPr>
        <w:rPr>
          <w:rFonts w:hint="default"/>
          <w:lang w:val="en-US" w:eastAsia="zh-CN"/>
        </w:rPr>
      </w:pPr>
    </w:p>
    <w:p w14:paraId="22CF5C05"/>
    <w:p w14:paraId="1AB6BE7C"/>
    <w:p w14:paraId="5F676C9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03A1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66D14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0B24C8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": "01-07-16",</w:t>
            </w:r>
          </w:p>
          <w:p w14:paraId="4C02118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"namespace": "alauda"</w:t>
            </w:r>
          </w:p>
          <w:p w14:paraId="1075B46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66615EBD">
      <w:pPr>
        <w:rPr>
          <w:rFonts w:hint="eastAsia"/>
          <w:lang w:val="en-US" w:eastAsia="zh-CN"/>
        </w:rPr>
      </w:pPr>
    </w:p>
    <w:p w14:paraId="68A8CDD0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47"/>
        <w:gridCol w:w="982"/>
        <w:gridCol w:w="675"/>
        <w:gridCol w:w="1317"/>
        <w:gridCol w:w="2664"/>
      </w:tblGrid>
      <w:tr w14:paraId="37B7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1AF678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1704EE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0E0CA3A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C7BF1A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C1AE17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56624D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F36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7EBE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96B58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A5C6C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A0165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54BB48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DB70C4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4E9E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074ED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20F07D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81BB3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F572FB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930EB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B6049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E9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58B455D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553D7B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76909CD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67400FC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01AD8AD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结果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3BF52E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0B5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E1A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D75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5F3C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C6B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F09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778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7503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A85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8643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D32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FC46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A29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B112D9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6F14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CFD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0467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4CF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AFDE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37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2636F3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0E8F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2602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EF9DA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A437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70B17D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2FB48D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407C0E9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353A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884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9B15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5A94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6C4D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2DD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198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62E0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EF2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73795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FA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0EE3A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F43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9C39B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81F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360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ECE1D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D15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18375A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7D1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0532F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770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3FB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EF9C4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D82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6AE52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C6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62D9C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2EC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3B8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9C79F5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7E5D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00ECA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995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72499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0E2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AF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07225D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990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141DE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C82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4716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E7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672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8EF82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265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E4BB6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CD7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A70F2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929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FB9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A9B614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870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BB1BA4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E6E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F0C1A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76E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29A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05E120">
            <w:pPr>
              <w:rPr>
                <w:rFonts w:hint="eastAsia"/>
                <w:shd w:val="clear" w:color="auto" w:fill="auto"/>
                <w:lang w:eastAsia="zh-CN"/>
              </w:rPr>
            </w:pPr>
            <w:ins w:id="5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F45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4831B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79D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CFD30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BF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FE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EDAE12">
            <w:pPr>
              <w:rPr>
                <w:rFonts w:hint="eastAsia"/>
                <w:shd w:val="clear" w:color="auto" w:fill="auto"/>
                <w:lang w:eastAsia="zh-CN"/>
              </w:rPr>
            </w:pPr>
            <w:ins w:id="5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5D4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D40EC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21D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42BD8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9A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74B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508C1C">
            <w:pPr>
              <w:rPr>
                <w:rFonts w:hint="eastAsia"/>
                <w:shd w:val="clear" w:color="auto" w:fill="auto"/>
                <w:lang w:eastAsia="zh-CN"/>
              </w:rPr>
            </w:pPr>
            <w:ins w:id="5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A2E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D0C3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C9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C53D0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C86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EA1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4AD86C">
            <w:pPr>
              <w:rPr>
                <w:rFonts w:hint="eastAsia"/>
                <w:shd w:val="clear" w:color="auto" w:fill="auto"/>
                <w:lang w:eastAsia="zh-CN"/>
              </w:rPr>
            </w:pPr>
            <w:ins w:id="5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3A5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054137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D83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3FA7A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1FD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9E5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B863AE">
            <w:pPr>
              <w:rPr>
                <w:rFonts w:hint="eastAsia"/>
                <w:shd w:val="clear" w:color="auto" w:fill="auto"/>
                <w:lang w:eastAsia="zh-CN"/>
              </w:rPr>
            </w:pPr>
            <w:ins w:id="5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6C6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43A4A0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8D3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ED28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A6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B39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64970F">
            <w:pPr>
              <w:rPr>
                <w:rFonts w:hint="eastAsia"/>
                <w:shd w:val="clear" w:color="auto" w:fill="auto"/>
                <w:lang w:eastAsia="zh-CN"/>
              </w:rPr>
            </w:pPr>
            <w:ins w:id="5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9D1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3295A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90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74FC2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8DB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BC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EB23CC">
            <w:pPr>
              <w:rPr>
                <w:rFonts w:hint="eastAsia"/>
                <w:shd w:val="clear" w:color="auto" w:fill="auto"/>
                <w:lang w:eastAsia="zh-CN"/>
              </w:rPr>
            </w:pPr>
            <w:ins w:id="5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12D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6EB0CD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0BE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E365F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070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4BB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5DA923">
            <w:pPr>
              <w:rPr>
                <w:rFonts w:hint="eastAsia"/>
                <w:shd w:val="clear" w:color="auto" w:fill="auto"/>
                <w:lang w:eastAsia="zh-CN"/>
              </w:rPr>
            </w:pPr>
            <w:ins w:id="5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5E5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91191A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11B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0B0CE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F7C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E4A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C5C70A">
            <w:pPr>
              <w:rPr>
                <w:rFonts w:hint="eastAsia"/>
                <w:shd w:val="clear" w:color="auto" w:fill="auto"/>
                <w:lang w:eastAsia="zh-CN"/>
              </w:rPr>
            </w:pPr>
            <w:ins w:id="5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47ED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ADB01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F7B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FED8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FCE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B48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379099">
            <w:pPr>
              <w:rPr>
                <w:rFonts w:hint="eastAsia"/>
                <w:shd w:val="clear" w:color="auto" w:fill="auto"/>
                <w:lang w:eastAsia="zh-CN"/>
              </w:rPr>
            </w:pPr>
            <w:ins w:id="5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1C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D0A41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653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AB4E4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693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A90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700D96">
            <w:pPr>
              <w:rPr>
                <w:rFonts w:hint="eastAsia"/>
                <w:shd w:val="clear" w:color="auto" w:fill="auto"/>
                <w:lang w:eastAsia="zh-CN"/>
              </w:rPr>
            </w:pPr>
            <w:ins w:id="6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2DD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49F61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629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B250C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37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0224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75EF46">
            <w:pPr>
              <w:rPr>
                <w:rFonts w:hint="eastAsia"/>
                <w:shd w:val="clear" w:color="auto" w:fill="auto"/>
                <w:lang w:eastAsia="zh-CN"/>
              </w:rPr>
            </w:pPr>
            <w:ins w:id="6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99A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779C5F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0BF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AA67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70C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442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3484C5">
            <w:pPr>
              <w:rPr>
                <w:rFonts w:hint="eastAsia"/>
                <w:shd w:val="clear" w:color="auto" w:fill="auto"/>
                <w:lang w:eastAsia="zh-CN"/>
              </w:rPr>
            </w:pPr>
            <w:ins w:id="6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1E3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64542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F3DE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E52D7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B05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E80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2E1253">
            <w:pPr>
              <w:rPr>
                <w:rFonts w:hint="eastAsia"/>
                <w:shd w:val="clear" w:color="auto" w:fill="auto"/>
                <w:lang w:eastAsia="zh-CN"/>
              </w:rPr>
            </w:pPr>
            <w:ins w:id="6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B3E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D9A26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E86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318AC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D7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5E9B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30B9E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D85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A2CBE6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755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BE91F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BF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261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F8671B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EB3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0CC0AA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3F0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9A899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513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933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1BA5C0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773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C650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22F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B90D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21D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89B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46F47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967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01097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FC4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9F4A1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C7F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AC1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ACAA83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4FB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B4496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635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5EF82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0DDAC31E"/>
    <w:p w14:paraId="21F0E5E9"/>
    <w:p w14:paraId="4D104903"/>
    <w:p w14:paraId="024CDDB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3CAD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56ECC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17ADF71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"status": "200",</w:t>
            </w:r>
          </w:p>
          <w:p w14:paraId="163EC5B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"message": "success",</w:t>
            </w:r>
          </w:p>
          <w:p w14:paraId="56494A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"data": {</w:t>
            </w:r>
          </w:p>
          <w:p w14:paraId="2810C0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"topuId": 1,</w:t>
            </w:r>
          </w:p>
          <w:p w14:paraId="176BFD1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"precinct_001",</w:t>
            </w:r>
          </w:p>
          <w:p w14:paraId="1A7A3A4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"drawContent": "{\"nodes\":[],\"edges\":[]}",</w:t>
            </w:r>
          </w:p>
          <w:p w14:paraId="64A3F23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"topologyConfigPartlList": [</w:t>
            </w:r>
          </w:p>
          <w:p w14:paraId="6DA9AB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488CA60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"id": 101,</w:t>
            </w:r>
          </w:p>
          <w:p w14:paraId="6246751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"deviceName": "核心交换机",</w:t>
            </w:r>
          </w:p>
          <w:p w14:paraId="014413E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"ip": "192.168.1.1",</w:t>
            </w:r>
          </w:p>
          <w:p w14:paraId="47784C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"mac": "00:11:22:33:44:55",</w:t>
            </w:r>
          </w:p>
          <w:p w14:paraId="6C9E58F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"deviceModel": "H3C S6800",</w:t>
            </w:r>
          </w:p>
          <w:p w14:paraId="5E4B77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"upDeviceName": "",</w:t>
            </w:r>
          </w:p>
          <w:p w14:paraId="54137B5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"upDeviceIp": "",</w:t>
            </w:r>
          </w:p>
          <w:p w14:paraId="7865296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"ipV6": "2001:db8::1",</w:t>
            </w:r>
          </w:p>
          <w:p w14:paraId="0025DE6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"crossSite": 0,</w:t>
            </w:r>
          </w:p>
          <w:p w14:paraId="64CD139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"gateway": "192.168.1.254",</w:t>
            </w:r>
          </w:p>
          <w:p w14:paraId="56F24E0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"virtualIp": "192.168.1.100",</w:t>
            </w:r>
          </w:p>
          <w:p w14:paraId="237219D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"portNum": 48,</w:t>
            </w:r>
          </w:p>
          <w:p w14:paraId="29AD70F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"major": "网络",</w:t>
            </w:r>
          </w:p>
          <w:p w14:paraId="2AFD42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"deviceVender": "H3C",</w:t>
            </w:r>
          </w:p>
          <w:p w14:paraId="5FE7256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"siteId": "site_001",</w:t>
            </w:r>
          </w:p>
          <w:p w14:paraId="441B6F9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"siteName": "南宁数据中心",</w:t>
            </w:r>
          </w:p>
          <w:p w14:paraId="5E7697D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"roomName": "核心机房",</w:t>
            </w:r>
          </w:p>
          <w:p w14:paraId="0D3A924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"roomId": "room_001",</w:t>
            </w:r>
          </w:p>
          <w:p w14:paraId="4F6F9F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"locationDesc": "机柜A-01",</w:t>
            </w:r>
          </w:p>
          <w:p w14:paraId="18427B2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"versionNum": "V1.0",</w:t>
            </w:r>
          </w:p>
          <w:p w14:paraId="6C128CC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"serialNum": "SN123456789",</w:t>
            </w:r>
          </w:p>
          <w:p w14:paraId="66FE430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"portCount": 48,</w:t>
            </w:r>
          </w:p>
          <w:p w14:paraId="37D166B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</w:t>
            </w:r>
          </w:p>
          <w:p w14:paraId="0D2DB49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2707100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]</w:t>
            </w:r>
          </w:p>
          <w:p w14:paraId="5A10DD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14DF534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}</w:t>
            </w:r>
          </w:p>
        </w:tc>
      </w:tr>
    </w:tbl>
    <w:p w14:paraId="2D0F64D5">
      <w:pPr>
        <w:pStyle w:val="4"/>
        <w:numPr>
          <w:ilvl w:val="2"/>
          <w:numId w:val="0"/>
        </w:numPr>
        <w:ind w:leftChars="0"/>
        <w:rPr>
          <w:rFonts w:hint="default"/>
          <w:lang w:val="en-US" w:eastAsia="zh-CN"/>
        </w:rPr>
      </w:pPr>
      <w:bookmarkStart w:id="11" w:name="_Toc26625"/>
      <w:r>
        <w:rPr>
          <w:rFonts w:hint="eastAsia"/>
          <w:lang w:val="en-US" w:eastAsia="zh-CN"/>
        </w:rPr>
        <w:t>3.1.6 删除网络拓扑</w:t>
      </w:r>
      <w:bookmarkEnd w:id="11"/>
      <w:r>
        <w:rPr>
          <w:rFonts w:hint="eastAsia"/>
          <w:lang w:val="en-US" w:eastAsia="zh-CN"/>
        </w:rPr>
        <w:t>配置</w:t>
      </w:r>
    </w:p>
    <w:p w14:paraId="7155ED08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3.3.6.1基本描述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1D71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D0634A5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17893C53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删除网络拓扑配置</w:t>
            </w:r>
          </w:p>
        </w:tc>
      </w:tr>
      <w:tr w14:paraId="4289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154B72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79D6A15F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删除网络拓扑配置</w:t>
            </w:r>
          </w:p>
        </w:tc>
      </w:tr>
    </w:tbl>
    <w:p w14:paraId="45661C52"/>
    <w:p w14:paraId="6BCC1C2C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86C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066285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156E56B7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2ED8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543C81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4FE181D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8FD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7DD7C2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A411DCD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web//v1/topologyConfig/delete</w:t>
            </w:r>
          </w:p>
        </w:tc>
      </w:tr>
      <w:tr w14:paraId="1244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0946CEC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78E69E83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2143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270D68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69D1D8F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582328A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A2A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288A1E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3C268C6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054FA91">
      <w:pPr>
        <w:rPr>
          <w:rFonts w:hint="eastAsia"/>
          <w:lang w:val="en-US" w:eastAsia="zh-CN"/>
        </w:rPr>
      </w:pPr>
    </w:p>
    <w:p w14:paraId="4096E098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6687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364B16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FCD1CF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026FC7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350410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AE19BD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B8D8B9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7D8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EA6BDF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39B9B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B8BD50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Long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86C67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09423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拓扑配置Id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FA78FF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5765A707">
      <w:pPr>
        <w:rPr>
          <w:rFonts w:hint="default"/>
          <w:lang w:val="en-US" w:eastAsia="zh-CN"/>
        </w:rPr>
      </w:pPr>
    </w:p>
    <w:p w14:paraId="000CBB9C"/>
    <w:p w14:paraId="6C6E1813"/>
    <w:p w14:paraId="35A813D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9026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E56F4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Id=1</w:t>
            </w:r>
          </w:p>
        </w:tc>
      </w:tr>
    </w:tbl>
    <w:p w14:paraId="3BD0E685">
      <w:pPr>
        <w:rPr>
          <w:rFonts w:hint="eastAsia"/>
          <w:lang w:val="en-US" w:eastAsia="zh-CN"/>
        </w:rPr>
      </w:pPr>
    </w:p>
    <w:p w14:paraId="1D957C8A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7631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5EEECA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FB7F32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CAB4F4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10B310B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F0E3E2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F9DB6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DA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16A4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04604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803472A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D4DB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E64D2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3A1329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2D5D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E8BF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91AC5A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C8B3B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BF837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FE368E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D95D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A4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C6AFE0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74F796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0DAFDFA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4679C50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6B237CC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B232FC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2B84239E"/>
    <w:p w14:paraId="66C9629E"/>
    <w:p w14:paraId="67374057"/>
    <w:p w14:paraId="07F28A4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A8BE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72A092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CAD95DC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35FF1EA8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7B5D55B7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eastAsia"/>
                <w:lang w:val="en-US" w:eastAsia="zh-CN"/>
              </w:rPr>
              <w:t>null</w:t>
            </w:r>
          </w:p>
          <w:p w14:paraId="348049A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EB8EF68"/>
    <w:p w14:paraId="5862AC6B">
      <w:pPr>
        <w:pStyle w:val="4"/>
        <w:numPr>
          <w:ilvl w:val="2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3.1.7网络拓扑设备查询（站点以上）</w:t>
      </w:r>
    </w:p>
    <w:p w14:paraId="41582BD1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091F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7185B86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6EE904FC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网络拓扑设备查询（站点以上）</w:t>
            </w:r>
          </w:p>
        </w:tc>
      </w:tr>
      <w:tr w14:paraId="75B8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9408ED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1ABAB0F1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网络拓扑设备查询（站点以上）</w:t>
            </w:r>
          </w:p>
        </w:tc>
      </w:tr>
    </w:tbl>
    <w:p w14:paraId="076F3FB4"/>
    <w:p w14:paraId="40250654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7356"/>
      </w:tblGrid>
      <w:tr w14:paraId="4ADB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028376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233472E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77F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C24EE5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3A08E88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883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EC2ECC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D563FBD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web/v1/topologyConfig/getLowerTopologyConfigList</w:t>
            </w:r>
          </w:p>
        </w:tc>
      </w:tr>
      <w:tr w14:paraId="523B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5585777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047DC4DB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417D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C492C7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1501974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C580E5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39DE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95F904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0E0DC492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71B1D50">
      <w:pPr>
        <w:rPr>
          <w:rFonts w:hint="eastAsia"/>
          <w:lang w:val="en-US" w:eastAsia="zh-CN"/>
        </w:rPr>
      </w:pPr>
    </w:p>
    <w:p w14:paraId="4039275F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0731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DE01C0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F3D9E9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75AD8D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ABD8F0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FA0979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FF5F04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D97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DF2246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67144E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4284DAF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39887E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05EF48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区域id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F321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1C8CB2EF">
      <w:pPr>
        <w:rPr>
          <w:rFonts w:hint="default"/>
          <w:lang w:val="en-US" w:eastAsia="zh-CN"/>
        </w:rPr>
      </w:pPr>
    </w:p>
    <w:p w14:paraId="43938696"/>
    <w:p w14:paraId="078C26C9"/>
    <w:p w14:paraId="344C97BF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EF98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2F4A01C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7DE2D6E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": "01-07-16",</w:t>
            </w:r>
          </w:p>
          <w:p w14:paraId="68F4C6A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"namespace": "alauda"</w:t>
            </w:r>
          </w:p>
          <w:p w14:paraId="2804C0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73CC8614">
      <w:pPr>
        <w:rPr>
          <w:rFonts w:hint="eastAsia"/>
          <w:lang w:val="en-US" w:eastAsia="zh-CN"/>
        </w:rPr>
      </w:pPr>
    </w:p>
    <w:p w14:paraId="3AF18266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255A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DB1B5C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03AA99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4A5D852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F2DF0F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FCF940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F95D50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2C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BDA8F1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CD9EC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E9AD1CB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B25DB0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186B1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BECFCD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60B7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A347C4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1B896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046B4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1CE8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E6E67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9353A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39C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4DCBF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7C67DD3F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0A16B9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1637A28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9994D4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E01B5F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9D1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9FB7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FAD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AFE4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D8A2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CA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F07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2822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A31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42C210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0B8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77901D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7BC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2D171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77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01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F42F2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EAA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C3DB4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104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F2E2D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66C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6922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4F16BD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35EF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227C537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36DF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7ABDE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BF2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B1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453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816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309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631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18B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D9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B2F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7EA19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0E59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5318A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0865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13FF2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D06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3B7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4EBD5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CAD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B3E28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485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A83B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9AF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144C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7BA60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8B0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B6F77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58E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46FAB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7C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AB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1DF3A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18E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EF8F7D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A790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DB591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B2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487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A41ED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B17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B068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DDA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13F0A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B59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7ED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7F68B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BCF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8B17CA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20E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157B0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1E1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A428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729C3A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A09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0A391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58F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C8987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70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EF7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820D28">
            <w:pPr>
              <w:rPr>
                <w:rFonts w:hint="eastAsia"/>
                <w:shd w:val="clear" w:color="auto" w:fill="auto"/>
                <w:lang w:eastAsia="zh-CN"/>
              </w:rPr>
            </w:pPr>
            <w:ins w:id="6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495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945F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F9A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E3DA7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264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EEA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D30FF2">
            <w:pPr>
              <w:rPr>
                <w:rFonts w:hint="eastAsia"/>
                <w:shd w:val="clear" w:color="auto" w:fill="auto"/>
                <w:lang w:eastAsia="zh-CN"/>
              </w:rPr>
            </w:pPr>
            <w:ins w:id="6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401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CBE0CF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19B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B0268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EAB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9E5F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4BFFDE">
            <w:pPr>
              <w:rPr>
                <w:rFonts w:hint="eastAsia"/>
                <w:shd w:val="clear" w:color="auto" w:fill="auto"/>
                <w:lang w:eastAsia="zh-CN"/>
              </w:rPr>
            </w:pPr>
            <w:ins w:id="6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3E2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C79AB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C8F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8622B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5B1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4A6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671400">
            <w:pPr>
              <w:rPr>
                <w:rFonts w:hint="eastAsia"/>
                <w:shd w:val="clear" w:color="auto" w:fill="auto"/>
                <w:lang w:eastAsia="zh-CN"/>
              </w:rPr>
            </w:pPr>
            <w:ins w:id="6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4F2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6B8BD1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2D3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90986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9A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CAF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44C9CA">
            <w:pPr>
              <w:rPr>
                <w:rFonts w:hint="eastAsia"/>
                <w:shd w:val="clear" w:color="auto" w:fill="auto"/>
                <w:lang w:eastAsia="zh-CN"/>
              </w:rPr>
            </w:pPr>
            <w:ins w:id="6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562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3A57F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AD3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22FA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9A5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634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801BC7">
            <w:pPr>
              <w:rPr>
                <w:rFonts w:hint="eastAsia"/>
                <w:shd w:val="clear" w:color="auto" w:fill="auto"/>
                <w:lang w:eastAsia="zh-CN"/>
              </w:rPr>
            </w:pPr>
            <w:ins w:id="6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4F2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9434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BEE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98159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9DE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359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48DEC6">
            <w:pPr>
              <w:rPr>
                <w:rFonts w:hint="eastAsia"/>
                <w:shd w:val="clear" w:color="auto" w:fill="auto"/>
                <w:lang w:eastAsia="zh-CN"/>
              </w:rPr>
            </w:pPr>
            <w:ins w:id="7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AD4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BAB16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F09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AA9B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6D2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4A2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50C760">
            <w:pPr>
              <w:rPr>
                <w:rFonts w:hint="eastAsia"/>
                <w:shd w:val="clear" w:color="auto" w:fill="auto"/>
                <w:lang w:eastAsia="zh-CN"/>
              </w:rPr>
            </w:pPr>
            <w:ins w:id="7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DB8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94B4EA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CD2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9587E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85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9CF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293004">
            <w:pPr>
              <w:rPr>
                <w:rFonts w:hint="eastAsia"/>
                <w:shd w:val="clear" w:color="auto" w:fill="auto"/>
                <w:lang w:eastAsia="zh-CN"/>
              </w:rPr>
            </w:pPr>
            <w:ins w:id="7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52E3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71B7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54F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5310B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E2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6245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904BDD">
            <w:pPr>
              <w:rPr>
                <w:rFonts w:hint="eastAsia"/>
                <w:shd w:val="clear" w:color="auto" w:fill="auto"/>
                <w:lang w:eastAsia="zh-CN"/>
              </w:rPr>
            </w:pPr>
            <w:ins w:id="7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E57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788BD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CBD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E53AF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8E6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CF3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45C2EE">
            <w:pPr>
              <w:rPr>
                <w:rFonts w:hint="eastAsia"/>
                <w:shd w:val="clear" w:color="auto" w:fill="auto"/>
                <w:lang w:eastAsia="zh-CN"/>
              </w:rPr>
            </w:pPr>
            <w:ins w:id="7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24B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7A73E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506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7D40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0D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B363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29154E">
            <w:pPr>
              <w:rPr>
                <w:rFonts w:hint="eastAsia"/>
                <w:shd w:val="clear" w:color="auto" w:fill="auto"/>
                <w:lang w:eastAsia="zh-CN"/>
              </w:rPr>
            </w:pPr>
            <w:ins w:id="7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659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CD304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2F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1F69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9A8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560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09EFC8">
            <w:pPr>
              <w:rPr>
                <w:rFonts w:hint="eastAsia"/>
                <w:shd w:val="clear" w:color="auto" w:fill="auto"/>
                <w:lang w:eastAsia="zh-CN"/>
              </w:rPr>
            </w:pPr>
            <w:ins w:id="7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F6EC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767A0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87C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582B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369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F94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18FA99">
            <w:pPr>
              <w:rPr>
                <w:rFonts w:hint="eastAsia"/>
                <w:shd w:val="clear" w:color="auto" w:fill="auto"/>
                <w:lang w:eastAsia="zh-CN"/>
              </w:rPr>
            </w:pPr>
            <w:ins w:id="7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A7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0C5D2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1F5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D808B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F3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4D1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20AD4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614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876192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CD7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F5BF8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3B0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A02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B90BB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8A2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9073F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34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E6500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861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F3C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3C744B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434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F8F40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F5B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7B5A9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53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69A1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82CAA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56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492533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679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A5595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0B2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4A3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EDD76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516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E5C0B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1C7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D1D4B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401AD7AD"/>
    <w:p w14:paraId="23322E85"/>
    <w:p w14:paraId="0A7EC4DA"/>
    <w:p w14:paraId="534F34A7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09FB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E8A07B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E8AD0D0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0342D80C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59DBB0C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73B61AA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"topuId": 1,</w:t>
            </w:r>
          </w:p>
          <w:p w14:paraId="466D9DE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"precinct_001",</w:t>
            </w:r>
          </w:p>
          <w:p w14:paraId="3489294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"drawContent": "{\"nodes\":[],\"edges\":[]}",</w:t>
            </w:r>
          </w:p>
          <w:p w14:paraId="67DB7C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"topologyConfigPartlList": [</w:t>
            </w:r>
          </w:p>
          <w:p w14:paraId="1616E88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28C90AB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"id": 101,</w:t>
            </w:r>
          </w:p>
          <w:p w14:paraId="2FD08A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"deviceName": "核心交换机",</w:t>
            </w:r>
          </w:p>
          <w:p w14:paraId="2700FD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"ip": "192.168.1.1",</w:t>
            </w:r>
          </w:p>
          <w:p w14:paraId="7380B2F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"mac": "00:11:22:33:44:55",</w:t>
            </w:r>
          </w:p>
          <w:p w14:paraId="1CF36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"deviceModel": "H3C S6800",</w:t>
            </w:r>
          </w:p>
          <w:p w14:paraId="52260E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"upDeviceName": "",</w:t>
            </w:r>
          </w:p>
          <w:p w14:paraId="2A59AF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"upDeviceIp": "",</w:t>
            </w:r>
          </w:p>
          <w:p w14:paraId="6136050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"ipV6": "2001:db8::1",</w:t>
            </w:r>
          </w:p>
          <w:p w14:paraId="4A3F1F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"crossSite": 0,</w:t>
            </w:r>
          </w:p>
          <w:p w14:paraId="479B062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"gateway": "192.168.1.254",</w:t>
            </w:r>
          </w:p>
          <w:p w14:paraId="0C2E8F9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"virtualIp": "192.168.1.100",</w:t>
            </w:r>
          </w:p>
          <w:p w14:paraId="6425BE3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"portNum": 48,</w:t>
            </w:r>
          </w:p>
          <w:p w14:paraId="0D9E3D3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"major": "网络",</w:t>
            </w:r>
          </w:p>
          <w:p w14:paraId="7161ACC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"deviceVender": "H3C",</w:t>
            </w:r>
          </w:p>
          <w:p w14:paraId="00A76F5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"siteId": "site_001",</w:t>
            </w:r>
          </w:p>
          <w:p w14:paraId="02514DB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"siteName": "南宁数据中心",</w:t>
            </w:r>
          </w:p>
          <w:p w14:paraId="0A0EDEC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"roomName": "核心机房",</w:t>
            </w:r>
          </w:p>
          <w:p w14:paraId="204013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"roomId": "room_001",</w:t>
            </w:r>
          </w:p>
          <w:p w14:paraId="67638EF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"locationDesc": "机柜A-01",</w:t>
            </w:r>
          </w:p>
          <w:p w14:paraId="7B7B231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"versionNum": "V1.0",</w:t>
            </w:r>
          </w:p>
          <w:p w14:paraId="35640F8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"serialNum": "SN123456789",</w:t>
            </w:r>
          </w:p>
          <w:p w14:paraId="4F1F90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"portCount": 48,</w:t>
            </w:r>
          </w:p>
          <w:p w14:paraId="58619E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</w:t>
            </w:r>
          </w:p>
          <w:p w14:paraId="52D234F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20D8DDA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]</w:t>
            </w:r>
          </w:p>
          <w:p w14:paraId="4FE01760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3702588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D325680"/>
    <w:p w14:paraId="3ACEBC71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IP库管理</w:t>
      </w:r>
    </w:p>
    <w:p w14:paraId="16DBD1FD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动环设备IP库-查询</w:t>
      </w:r>
    </w:p>
    <w:p w14:paraId="136E0BE7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3.3.6.1基本描述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657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FACABA1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4AE4528D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动环设备IP库-查询</w:t>
            </w:r>
          </w:p>
        </w:tc>
      </w:tr>
      <w:tr w14:paraId="14CD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5B7DC4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687B91CD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动环设备IP库-查询</w:t>
            </w:r>
          </w:p>
        </w:tc>
      </w:tr>
    </w:tbl>
    <w:p w14:paraId="33CA5D9D"/>
    <w:p w14:paraId="6B1B601B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7461"/>
      </w:tblGrid>
      <w:tr w14:paraId="1289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FDCCAF0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7091D19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0C5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CBD16B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59BF59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4FE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D023D9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76AF413F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web/v1/resourceManage/powerDevice/ip/getDeviceIps</w:t>
            </w:r>
          </w:p>
        </w:tc>
      </w:tr>
      <w:tr w14:paraId="3645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6480DD3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47588C4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0B5F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5122D40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0E10E6F9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B025F7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7ED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7EAB96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068003B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0945E0E">
      <w:pPr>
        <w:rPr>
          <w:rFonts w:hint="eastAsia"/>
          <w:lang w:val="en-US" w:eastAsia="zh-CN"/>
        </w:rPr>
      </w:pPr>
    </w:p>
    <w:p w14:paraId="32DB04D9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7368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BF1EE6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E91B6A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91348B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4C6EB1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3D39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05BF81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65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BADCCB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2465C5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0C3C23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*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B465B1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63A6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34840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186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B0BE9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precinctId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41E3FC">
            <w:pPr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571C2D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A1E22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47A229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A99ECD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E2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4A3212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deviceType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9CFF08">
            <w:pPr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700C75">
            <w:pPr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E8358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3F76E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0333DC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设备类型，枚举(1:服务器、2:磁盘阵列、3:交换机、4:监控主机、5:业务台、6:FSU、7:图像设备、8:智能门禁、9:工控机)</w:t>
            </w:r>
          </w:p>
        </w:tc>
      </w:tr>
    </w:tbl>
    <w:p w14:paraId="3D354804">
      <w:pPr>
        <w:rPr>
          <w:rFonts w:hint="default"/>
          <w:lang w:val="en-US" w:eastAsia="zh-CN"/>
        </w:rPr>
      </w:pPr>
    </w:p>
    <w:p w14:paraId="6CCD4AC8"/>
    <w:p w14:paraId="6AACEFE3"/>
    <w:p w14:paraId="4FCF68C2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3DEE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 w14:paraId="35E72F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32092661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"data": {</w:t>
            </w:r>
          </w:p>
          <w:p w14:paraId="5C18D0EF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"deviceType": 1,</w:t>
            </w:r>
          </w:p>
          <w:p w14:paraId="45101A25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"precinctId": "precinct_001"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</w:p>
          <w:p w14:paraId="0FE3D4C0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}</w:t>
            </w:r>
          </w:p>
          <w:p w14:paraId="2CB41C4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</w:tc>
      </w:tr>
    </w:tbl>
    <w:p w14:paraId="698C826E">
      <w:pPr>
        <w:rPr>
          <w:rFonts w:hint="eastAsia"/>
          <w:lang w:val="en-US" w:eastAsia="zh-CN"/>
        </w:rPr>
      </w:pPr>
    </w:p>
    <w:p w14:paraId="2414A126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7EE5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C6A052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AB9FAB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662537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5B9A054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D23849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B6413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D9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6765D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915F9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BEBA79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A220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8591E1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90DC53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3C1D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68A197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3FB14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B3E08F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8F1B3D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94878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75EE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F7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967EA84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DDA6634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4D590AC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List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055B986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81FAF1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632AD86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40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A14A4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8FCCC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C7D49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D8DC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96533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主键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BF537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7D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C9E47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cityId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8EC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7EF916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ABD32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B42F9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地市名称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556C8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F75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98E9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areaId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3ED9A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00CA9D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06F13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AE38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 区域ID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399A0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A1A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BCD1E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cityName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FD69D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5CEE089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DC4762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8E111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区域ID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781AB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3F0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488621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51221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804F192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E202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383C0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IP地址，数据库唯一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A8801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746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85817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subnetMask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74383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6B71AA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989FF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2900B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子网掩码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0F653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22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FC72B9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gateway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C8962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64498EA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C8AA5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39C3C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网关地址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05612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67F3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28CE8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vlan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398D9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C46A0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1F7E1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BD852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局域网标识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FD42E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3CB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5E8D1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siteId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6D4A2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4AAAC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14D8F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F3DAB5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站点ID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6EF29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DA0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F55D59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siteName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306D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5EC7A0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DD37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19CD1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站点名称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C3399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75E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833449">
            <w:pPr>
              <w:rPr>
                <w:rFonts w:hint="eastAsia"/>
              </w:rPr>
            </w:pPr>
            <w:r>
              <w:rPr>
                <w:rFonts w:hint="eastAsia"/>
              </w:rPr>
              <w:t>siteType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F56E4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E75A8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D577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2AF589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站点类型，枚举值(1:数据中心、2:通信机楼、3:传输节点、4:通信基站)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EE215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EB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28DAF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roomId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B328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47298B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ADE9A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E40B3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机房ID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C2B4A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D18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3D9F9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B3005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75441A2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E5AFB6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881045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机房名称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FFA1D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7BF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602FD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BE957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D9D01E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4BB94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DE6D1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设备类型，枚举值(1:服务器、2:磁盘阵列、3:交换机、4:监控主机、5:业务台、6:FSU、7:图像设备、8:智能门禁、9:工控机)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4FB2C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3F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5035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AB07A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F6C53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21053B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66523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设备名称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750CF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AB1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A0CAF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B5BFC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8974D0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D9591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7A7CD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C9BD9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FF9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2E6CB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F142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86677C4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DE6536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C2FD49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状态，枚举值(1:空闲、2:离线、3:在线)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35CE3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67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291D6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deviceVender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0B809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34222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4280A0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5CB6A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设备厂家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37333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C4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33352D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drMonitorSysType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9DF7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FCEFD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28C0D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B3BFC5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动环监控系统类别，枚举值(1:局房动环、2:基站动环)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E2F29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57A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C8AB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bureauRoomName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91624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EF634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CF1E27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4B6B53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 局房名称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A0CEE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2F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F12C22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remark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1C46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5F39174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51D3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B272E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备注信息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FDB02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49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9696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updateUser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777A6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D8B75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435F7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ACB1C7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更新账号 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EF3B8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333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30995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2485C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9E53DB6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25EE6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24B67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更新时间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4A1F4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04DA73FC"/>
    <w:p w14:paraId="38D0EBAC"/>
    <w:p w14:paraId="291C2EE6"/>
    <w:p w14:paraId="1CA8023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6CE2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CE235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8FABE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"code": 200,</w:t>
            </w:r>
          </w:p>
          <w:p w14:paraId="64F84E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"message": "成功",</w:t>
            </w:r>
          </w:p>
          <w:p w14:paraId="3601E9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"data": [</w:t>
            </w:r>
          </w:p>
          <w:p w14:paraId="77BD66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5DAE22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"id": 1,</w:t>
            </w:r>
          </w:p>
          <w:p w14:paraId="6A8C8D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"cityId": "450100",</w:t>
            </w:r>
          </w:p>
          <w:p w14:paraId="6C04E4C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"areaId": "450102",</w:t>
            </w:r>
          </w:p>
          <w:p w14:paraId="51121A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"ip": "192.168.1.100",</w:t>
            </w:r>
          </w:p>
          <w:p w14:paraId="705D14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"subnetMask": "255.255.255.0",</w:t>
            </w:r>
          </w:p>
          <w:p w14:paraId="5A07C5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"gateway": "192.168.1.1",</w:t>
            </w:r>
          </w:p>
          <w:p w14:paraId="52D9E8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"vlan": "VLAN100",</w:t>
            </w:r>
          </w:p>
          <w:p w14:paraId="2DE24D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"siteId": "site_001",</w:t>
            </w:r>
          </w:p>
          <w:p w14:paraId="6B09B3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"siteName": "南宁数据中心",</w:t>
            </w:r>
          </w:p>
          <w:p w14:paraId="0A6DBA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1ABF46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"roomId": "room_001",</w:t>
            </w:r>
          </w:p>
          <w:p w14:paraId="12E6AF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"roomName": "核心机房",</w:t>
            </w:r>
          </w:p>
          <w:p w14:paraId="3AC2E26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591711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"deviceName": "应用服务器01",</w:t>
            </w:r>
          </w:p>
          <w:p w14:paraId="2D1F36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"precinctId": "precinct_001",</w:t>
            </w:r>
          </w:p>
          <w:p w14:paraId="6DCA7F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"status":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3A453E3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"deviceVender": "华为",</w:t>
            </w:r>
          </w:p>
          <w:p w14:paraId="3FD3B6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"drMonitorSysType":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2F3636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"bureauRoomName": "南宁局房",</w:t>
            </w:r>
          </w:p>
          <w:p w14:paraId="4F3BFB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t>“precinctId”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01-02-07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</w:p>
          <w:p w14:paraId="06FEE9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"remark": "核心业务服务器",</w:t>
            </w:r>
          </w:p>
          <w:p w14:paraId="1FB08C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"updateUser": "admin",</w:t>
            </w:r>
          </w:p>
          <w:p w14:paraId="4AB1FC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"updateTime": "2024-01-15 10:30:00"</w:t>
            </w:r>
          </w:p>
          <w:p w14:paraId="14D2C7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2680A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]</w:t>
            </w:r>
          </w:p>
          <w:p w14:paraId="23EF600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  <w:tr w14:paraId="6A7C59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8A763A">
            <w:pPr>
              <w:rPr>
                <w:rFonts w:hint="eastAsia"/>
              </w:rPr>
            </w:pPr>
          </w:p>
        </w:tc>
      </w:tr>
    </w:tbl>
    <w:p w14:paraId="5DE19C98">
      <w:pPr>
        <w:rPr>
          <w:rFonts w:hint="default"/>
          <w:lang w:val="en-US"/>
        </w:rPr>
      </w:pPr>
    </w:p>
    <w:p w14:paraId="3C4836C0">
      <w:pPr>
        <w:rPr>
          <w:rFonts w:hint="default"/>
          <w:lang w:val="en-US"/>
        </w:rPr>
      </w:pPr>
    </w:p>
    <w:p w14:paraId="1CD00E06">
      <w:pPr>
        <w:rPr>
          <w:rFonts w:hint="default"/>
          <w:lang w:val="en-US" w:eastAsia="zh-CN"/>
        </w:rPr>
      </w:pPr>
    </w:p>
    <w:p w14:paraId="496FF3C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0BE0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21D6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19398">
    <w:pPr>
      <w:pStyle w:val="10"/>
      <w:jc w:val="right"/>
    </w:pPr>
    <w:r>
      <w:rPr>
        <w:rFonts w:hint="eastAsia"/>
      </w:rPr>
      <w:t>接口设计文档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B547A"/>
    <w:multiLevelType w:val="multilevel"/>
    <w:tmpl w:val="125B547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42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iangyanlun">
    <w15:presenceInfo w15:providerId="None" w15:userId="jiangyanl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40B46"/>
    <w:rsid w:val="008472BB"/>
    <w:rsid w:val="00A6531D"/>
    <w:rsid w:val="00B014B0"/>
    <w:rsid w:val="01071EBF"/>
    <w:rsid w:val="012C687B"/>
    <w:rsid w:val="01324AC7"/>
    <w:rsid w:val="017A43FC"/>
    <w:rsid w:val="019C23B2"/>
    <w:rsid w:val="01E81930"/>
    <w:rsid w:val="01F82835"/>
    <w:rsid w:val="02705C0D"/>
    <w:rsid w:val="02DC3F04"/>
    <w:rsid w:val="03151C1F"/>
    <w:rsid w:val="032853BC"/>
    <w:rsid w:val="03297BDC"/>
    <w:rsid w:val="03B65767"/>
    <w:rsid w:val="04854334"/>
    <w:rsid w:val="0496089F"/>
    <w:rsid w:val="04D436EA"/>
    <w:rsid w:val="05843079"/>
    <w:rsid w:val="07CF735F"/>
    <w:rsid w:val="07F278C3"/>
    <w:rsid w:val="081F03E2"/>
    <w:rsid w:val="08215BAE"/>
    <w:rsid w:val="08DF719C"/>
    <w:rsid w:val="095429DE"/>
    <w:rsid w:val="09793B17"/>
    <w:rsid w:val="09E57882"/>
    <w:rsid w:val="0A2615CF"/>
    <w:rsid w:val="0A30132F"/>
    <w:rsid w:val="0A9E5E78"/>
    <w:rsid w:val="0AD82ADF"/>
    <w:rsid w:val="0AF55E5A"/>
    <w:rsid w:val="0B7A2363"/>
    <w:rsid w:val="0BB359C0"/>
    <w:rsid w:val="0C663265"/>
    <w:rsid w:val="0C9879C6"/>
    <w:rsid w:val="0CC15D5D"/>
    <w:rsid w:val="0D8B0E75"/>
    <w:rsid w:val="0D8D2CC7"/>
    <w:rsid w:val="0DD41DEC"/>
    <w:rsid w:val="0DF85BFA"/>
    <w:rsid w:val="0E0E64FB"/>
    <w:rsid w:val="0E945A78"/>
    <w:rsid w:val="0E9B7191"/>
    <w:rsid w:val="0EB43DAF"/>
    <w:rsid w:val="0F0670BD"/>
    <w:rsid w:val="0F186A49"/>
    <w:rsid w:val="0F267565"/>
    <w:rsid w:val="0FF1019B"/>
    <w:rsid w:val="109E51DF"/>
    <w:rsid w:val="10D1085F"/>
    <w:rsid w:val="10F93FE9"/>
    <w:rsid w:val="11953EBC"/>
    <w:rsid w:val="11B323F3"/>
    <w:rsid w:val="121F595F"/>
    <w:rsid w:val="124064FE"/>
    <w:rsid w:val="12612ECD"/>
    <w:rsid w:val="12FB6C31"/>
    <w:rsid w:val="130B144A"/>
    <w:rsid w:val="131B2D2D"/>
    <w:rsid w:val="1344612C"/>
    <w:rsid w:val="134C3B15"/>
    <w:rsid w:val="13590200"/>
    <w:rsid w:val="1363535C"/>
    <w:rsid w:val="1365085F"/>
    <w:rsid w:val="136B5FEC"/>
    <w:rsid w:val="138F74A5"/>
    <w:rsid w:val="13CA3E07"/>
    <w:rsid w:val="13CF028E"/>
    <w:rsid w:val="147D422E"/>
    <w:rsid w:val="15314652"/>
    <w:rsid w:val="15334961"/>
    <w:rsid w:val="15576A90"/>
    <w:rsid w:val="164E15A7"/>
    <w:rsid w:val="1652472A"/>
    <w:rsid w:val="16596861"/>
    <w:rsid w:val="16FF13CB"/>
    <w:rsid w:val="170F6088"/>
    <w:rsid w:val="171A79F6"/>
    <w:rsid w:val="17912EB8"/>
    <w:rsid w:val="17D06220"/>
    <w:rsid w:val="19097221"/>
    <w:rsid w:val="19B802BF"/>
    <w:rsid w:val="1AAB5E1C"/>
    <w:rsid w:val="1AD27581"/>
    <w:rsid w:val="1B50295E"/>
    <w:rsid w:val="1B8F7EC5"/>
    <w:rsid w:val="1CE871FD"/>
    <w:rsid w:val="1CF929B8"/>
    <w:rsid w:val="1CFD719A"/>
    <w:rsid w:val="1D847507"/>
    <w:rsid w:val="1D935BB1"/>
    <w:rsid w:val="1DA578BD"/>
    <w:rsid w:val="1DA70534"/>
    <w:rsid w:val="1E7B17A7"/>
    <w:rsid w:val="1EFB5963"/>
    <w:rsid w:val="1F125588"/>
    <w:rsid w:val="1F543A73"/>
    <w:rsid w:val="1F9F6471"/>
    <w:rsid w:val="1FA4037A"/>
    <w:rsid w:val="1FB37310"/>
    <w:rsid w:val="20E06A7D"/>
    <w:rsid w:val="20E9518E"/>
    <w:rsid w:val="21211272"/>
    <w:rsid w:val="21C02F56"/>
    <w:rsid w:val="21F430C2"/>
    <w:rsid w:val="227F6529"/>
    <w:rsid w:val="22A93AEA"/>
    <w:rsid w:val="230972D4"/>
    <w:rsid w:val="231E732C"/>
    <w:rsid w:val="240905AE"/>
    <w:rsid w:val="24251E2F"/>
    <w:rsid w:val="244A1018"/>
    <w:rsid w:val="247A3D65"/>
    <w:rsid w:val="24FD4AC9"/>
    <w:rsid w:val="25143F64"/>
    <w:rsid w:val="25506347"/>
    <w:rsid w:val="25795E86"/>
    <w:rsid w:val="25931B7D"/>
    <w:rsid w:val="25F66AD5"/>
    <w:rsid w:val="261E4416"/>
    <w:rsid w:val="268705C2"/>
    <w:rsid w:val="26CB59FA"/>
    <w:rsid w:val="26D40B46"/>
    <w:rsid w:val="275A1D28"/>
    <w:rsid w:val="277F0F03"/>
    <w:rsid w:val="27F00032"/>
    <w:rsid w:val="28D21782"/>
    <w:rsid w:val="296D0386"/>
    <w:rsid w:val="298B2E13"/>
    <w:rsid w:val="298B7936"/>
    <w:rsid w:val="2A094D30"/>
    <w:rsid w:val="2A283D14"/>
    <w:rsid w:val="2A4E2EF7"/>
    <w:rsid w:val="2A69327A"/>
    <w:rsid w:val="2A8A1A57"/>
    <w:rsid w:val="2A9226E6"/>
    <w:rsid w:val="2AE00186"/>
    <w:rsid w:val="2AE333EA"/>
    <w:rsid w:val="2BA765E7"/>
    <w:rsid w:val="2BFC3EB7"/>
    <w:rsid w:val="2CDD482A"/>
    <w:rsid w:val="2CF4444F"/>
    <w:rsid w:val="2D9561D7"/>
    <w:rsid w:val="2DA77776"/>
    <w:rsid w:val="2E0F5EA0"/>
    <w:rsid w:val="2E3118D8"/>
    <w:rsid w:val="2E791CCC"/>
    <w:rsid w:val="2EA22E91"/>
    <w:rsid w:val="2ECF044B"/>
    <w:rsid w:val="2EDD77F3"/>
    <w:rsid w:val="2F010CAC"/>
    <w:rsid w:val="2F6A508F"/>
    <w:rsid w:val="2F6D7874"/>
    <w:rsid w:val="2F7F1A66"/>
    <w:rsid w:val="2FCC5DF6"/>
    <w:rsid w:val="2FD40C84"/>
    <w:rsid w:val="30696F79"/>
    <w:rsid w:val="30E233C0"/>
    <w:rsid w:val="311A0510"/>
    <w:rsid w:val="311B7FE6"/>
    <w:rsid w:val="311D7D22"/>
    <w:rsid w:val="3151206F"/>
    <w:rsid w:val="31CF1D43"/>
    <w:rsid w:val="321B28D6"/>
    <w:rsid w:val="322E7D07"/>
    <w:rsid w:val="32801B67"/>
    <w:rsid w:val="32D103B5"/>
    <w:rsid w:val="334B4836"/>
    <w:rsid w:val="35B25CD8"/>
    <w:rsid w:val="35C84623"/>
    <w:rsid w:val="36A04C6E"/>
    <w:rsid w:val="36A2002D"/>
    <w:rsid w:val="36F52036"/>
    <w:rsid w:val="380C5081"/>
    <w:rsid w:val="383A48CB"/>
    <w:rsid w:val="38704DA6"/>
    <w:rsid w:val="38920EDE"/>
    <w:rsid w:val="389D4FF1"/>
    <w:rsid w:val="38A243F0"/>
    <w:rsid w:val="3A342778"/>
    <w:rsid w:val="3A3F1B1E"/>
    <w:rsid w:val="3A961D87"/>
    <w:rsid w:val="3B240E97"/>
    <w:rsid w:val="3B29751D"/>
    <w:rsid w:val="3B5A5C52"/>
    <w:rsid w:val="3BC76121"/>
    <w:rsid w:val="3BED055F"/>
    <w:rsid w:val="3C105622"/>
    <w:rsid w:val="3C425CE3"/>
    <w:rsid w:val="3C5F2E1D"/>
    <w:rsid w:val="3CAE72A8"/>
    <w:rsid w:val="3D34734B"/>
    <w:rsid w:val="3D3675FD"/>
    <w:rsid w:val="3D43308F"/>
    <w:rsid w:val="3D69CAEB"/>
    <w:rsid w:val="3DDA4D1E"/>
    <w:rsid w:val="3DED5AA7"/>
    <w:rsid w:val="3E7B7506"/>
    <w:rsid w:val="3EFB495F"/>
    <w:rsid w:val="3F2521B4"/>
    <w:rsid w:val="3FB37991"/>
    <w:rsid w:val="3FF82684"/>
    <w:rsid w:val="406A5E3B"/>
    <w:rsid w:val="41415E9E"/>
    <w:rsid w:val="41A710C5"/>
    <w:rsid w:val="41D9605E"/>
    <w:rsid w:val="42780119"/>
    <w:rsid w:val="42F06ADE"/>
    <w:rsid w:val="44197845"/>
    <w:rsid w:val="44705CD5"/>
    <w:rsid w:val="447D7120"/>
    <w:rsid w:val="448736FC"/>
    <w:rsid w:val="44F71432"/>
    <w:rsid w:val="45C55AE8"/>
    <w:rsid w:val="45ED1D4A"/>
    <w:rsid w:val="45EF4B29"/>
    <w:rsid w:val="4623311D"/>
    <w:rsid w:val="465302F3"/>
    <w:rsid w:val="46562673"/>
    <w:rsid w:val="468400F5"/>
    <w:rsid w:val="46F14A6F"/>
    <w:rsid w:val="47426DF8"/>
    <w:rsid w:val="47D93D6A"/>
    <w:rsid w:val="47F87820"/>
    <w:rsid w:val="482B5EE9"/>
    <w:rsid w:val="483D3125"/>
    <w:rsid w:val="4843352F"/>
    <w:rsid w:val="48686BDB"/>
    <w:rsid w:val="48A12C63"/>
    <w:rsid w:val="48D842A4"/>
    <w:rsid w:val="48EB3931"/>
    <w:rsid w:val="492711EB"/>
    <w:rsid w:val="49BE170B"/>
    <w:rsid w:val="49FE46B2"/>
    <w:rsid w:val="4A164F91"/>
    <w:rsid w:val="4A52417C"/>
    <w:rsid w:val="4A7730B7"/>
    <w:rsid w:val="4A8A42D6"/>
    <w:rsid w:val="4A9D0D79"/>
    <w:rsid w:val="4ABF6D2F"/>
    <w:rsid w:val="4B0574A3"/>
    <w:rsid w:val="4B0736E3"/>
    <w:rsid w:val="4B0756DD"/>
    <w:rsid w:val="4B26353C"/>
    <w:rsid w:val="4C5C2F8D"/>
    <w:rsid w:val="4C6373E0"/>
    <w:rsid w:val="4CE20FB3"/>
    <w:rsid w:val="4CFC2960"/>
    <w:rsid w:val="4D183A0B"/>
    <w:rsid w:val="4D1D5914"/>
    <w:rsid w:val="4D842D3A"/>
    <w:rsid w:val="4E655F25"/>
    <w:rsid w:val="4EC04CC0"/>
    <w:rsid w:val="4EF255FB"/>
    <w:rsid w:val="4F523572"/>
    <w:rsid w:val="4F855D03"/>
    <w:rsid w:val="4FDE2688"/>
    <w:rsid w:val="50446B52"/>
    <w:rsid w:val="504870C6"/>
    <w:rsid w:val="506E1504"/>
    <w:rsid w:val="506E5C81"/>
    <w:rsid w:val="509F1CD3"/>
    <w:rsid w:val="50A22C57"/>
    <w:rsid w:val="50BA3B81"/>
    <w:rsid w:val="50C20F8E"/>
    <w:rsid w:val="51000A73"/>
    <w:rsid w:val="512344AA"/>
    <w:rsid w:val="51463765"/>
    <w:rsid w:val="514F3278"/>
    <w:rsid w:val="516573C5"/>
    <w:rsid w:val="51936647"/>
    <w:rsid w:val="51CB39BF"/>
    <w:rsid w:val="51E73126"/>
    <w:rsid w:val="52044E1D"/>
    <w:rsid w:val="52060D6B"/>
    <w:rsid w:val="53244EF5"/>
    <w:rsid w:val="5344322B"/>
    <w:rsid w:val="53780202"/>
    <w:rsid w:val="539B3C3A"/>
    <w:rsid w:val="53DA40EC"/>
    <w:rsid w:val="54221594"/>
    <w:rsid w:val="5560481F"/>
    <w:rsid w:val="55E31602"/>
    <w:rsid w:val="56085F32"/>
    <w:rsid w:val="56137B46"/>
    <w:rsid w:val="569D042A"/>
    <w:rsid w:val="56CC14F3"/>
    <w:rsid w:val="56E4241D"/>
    <w:rsid w:val="574249B5"/>
    <w:rsid w:val="583D6D0F"/>
    <w:rsid w:val="5885419C"/>
    <w:rsid w:val="58DF56DB"/>
    <w:rsid w:val="594A4D8A"/>
    <w:rsid w:val="59687BBD"/>
    <w:rsid w:val="59903300"/>
    <w:rsid w:val="5A4D36B3"/>
    <w:rsid w:val="5B5A67A7"/>
    <w:rsid w:val="5B761E9C"/>
    <w:rsid w:val="5BAD110F"/>
    <w:rsid w:val="5BBB710D"/>
    <w:rsid w:val="5BF63A6F"/>
    <w:rsid w:val="5D510E1A"/>
    <w:rsid w:val="5D7A5DE9"/>
    <w:rsid w:val="5D9E05A7"/>
    <w:rsid w:val="5DB42C29"/>
    <w:rsid w:val="5DE705A1"/>
    <w:rsid w:val="5E6F53FC"/>
    <w:rsid w:val="5E860F9E"/>
    <w:rsid w:val="5F1A6CB0"/>
    <w:rsid w:val="5F33643F"/>
    <w:rsid w:val="5F3628F1"/>
    <w:rsid w:val="5F3D5B91"/>
    <w:rsid w:val="5F4A27E1"/>
    <w:rsid w:val="5FFF6809"/>
    <w:rsid w:val="5FFFBC3D"/>
    <w:rsid w:val="606A3F3D"/>
    <w:rsid w:val="60736DCB"/>
    <w:rsid w:val="607F4DDC"/>
    <w:rsid w:val="608D2EA3"/>
    <w:rsid w:val="60A81824"/>
    <w:rsid w:val="60BC04C4"/>
    <w:rsid w:val="61145080"/>
    <w:rsid w:val="611543D6"/>
    <w:rsid w:val="61F20541"/>
    <w:rsid w:val="6229568C"/>
    <w:rsid w:val="629E63D3"/>
    <w:rsid w:val="62C04412"/>
    <w:rsid w:val="62D84CC4"/>
    <w:rsid w:val="62E864D0"/>
    <w:rsid w:val="62F0715F"/>
    <w:rsid w:val="63B71127"/>
    <w:rsid w:val="64157DCB"/>
    <w:rsid w:val="64176BC2"/>
    <w:rsid w:val="64281F19"/>
    <w:rsid w:val="64C05945"/>
    <w:rsid w:val="65490238"/>
    <w:rsid w:val="658173DA"/>
    <w:rsid w:val="65D079AD"/>
    <w:rsid w:val="660B3B79"/>
    <w:rsid w:val="666C2793"/>
    <w:rsid w:val="6670389E"/>
    <w:rsid w:val="668C53CC"/>
    <w:rsid w:val="668E08CF"/>
    <w:rsid w:val="66E47FD9"/>
    <w:rsid w:val="674E4CC5"/>
    <w:rsid w:val="677C0558"/>
    <w:rsid w:val="67A55E99"/>
    <w:rsid w:val="67EC3B2F"/>
    <w:rsid w:val="68B946DC"/>
    <w:rsid w:val="693A31F6"/>
    <w:rsid w:val="69BB1663"/>
    <w:rsid w:val="6A483EEE"/>
    <w:rsid w:val="6A886ED6"/>
    <w:rsid w:val="6B1235B7"/>
    <w:rsid w:val="6B9E7B43"/>
    <w:rsid w:val="6C141EE0"/>
    <w:rsid w:val="6C54385C"/>
    <w:rsid w:val="6C5703CB"/>
    <w:rsid w:val="6CD854A1"/>
    <w:rsid w:val="6D0A0972"/>
    <w:rsid w:val="6D9377CF"/>
    <w:rsid w:val="6DA51372"/>
    <w:rsid w:val="6DFF8260"/>
    <w:rsid w:val="6EC10848"/>
    <w:rsid w:val="6EC12DC3"/>
    <w:rsid w:val="6F050034"/>
    <w:rsid w:val="6F285C6B"/>
    <w:rsid w:val="6F5248B0"/>
    <w:rsid w:val="6F9B5FA9"/>
    <w:rsid w:val="6FD67088"/>
    <w:rsid w:val="703E57B3"/>
    <w:rsid w:val="7057415E"/>
    <w:rsid w:val="70DB3500"/>
    <w:rsid w:val="71E847F7"/>
    <w:rsid w:val="720B1226"/>
    <w:rsid w:val="72147937"/>
    <w:rsid w:val="72594BA8"/>
    <w:rsid w:val="732267F0"/>
    <w:rsid w:val="734A79B4"/>
    <w:rsid w:val="747D102B"/>
    <w:rsid w:val="74B05E45"/>
    <w:rsid w:val="74CA3328"/>
    <w:rsid w:val="75423367"/>
    <w:rsid w:val="759C1482"/>
    <w:rsid w:val="769172F1"/>
    <w:rsid w:val="77B008D8"/>
    <w:rsid w:val="77C16C09"/>
    <w:rsid w:val="78482365"/>
    <w:rsid w:val="785B7D01"/>
    <w:rsid w:val="78BE7BCD"/>
    <w:rsid w:val="78DD42A4"/>
    <w:rsid w:val="790E3028"/>
    <w:rsid w:val="798F4D39"/>
    <w:rsid w:val="79A4755C"/>
    <w:rsid w:val="7A146AD1"/>
    <w:rsid w:val="7A4543A9"/>
    <w:rsid w:val="7A4F1436"/>
    <w:rsid w:val="7B402043"/>
    <w:rsid w:val="7B937170"/>
    <w:rsid w:val="7C913F6E"/>
    <w:rsid w:val="7CE03CED"/>
    <w:rsid w:val="7CF77171"/>
    <w:rsid w:val="7D1E4B8A"/>
    <w:rsid w:val="7E21356B"/>
    <w:rsid w:val="7E246903"/>
    <w:rsid w:val="7F051474"/>
    <w:rsid w:val="7F143C8D"/>
    <w:rsid w:val="7F3B68AE"/>
    <w:rsid w:val="7F431D1D"/>
    <w:rsid w:val="7F672412"/>
    <w:rsid w:val="7F867444"/>
    <w:rsid w:val="7FD75F49"/>
    <w:rsid w:val="7FF609FC"/>
    <w:rsid w:val="FEDD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ljs-string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31</Pages>
  <Words>3531</Words>
  <Characters>10639</Characters>
  <Lines>0</Lines>
  <Paragraphs>0</Paragraphs>
  <TotalTime>74</TotalTime>
  <ScaleCrop>false</ScaleCrop>
  <LinksUpToDate>false</LinksUpToDate>
  <CharactersWithSpaces>11816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2023-07-26T17:12:00Z</dcterms:created>
  <dc:creator>一抹空白</dc:creator>
  <cp:lastModifiedBy>Sun</cp:lastModifiedBy>
  <dcterms:modified xsi:type="dcterms:W3CDTF">2025-10-25T09:10:32Z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896462E08B9947AC83BBD2F91E64ED26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