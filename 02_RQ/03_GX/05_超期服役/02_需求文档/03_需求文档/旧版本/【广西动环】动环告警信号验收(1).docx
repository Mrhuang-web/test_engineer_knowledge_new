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91557">
      <w:pPr>
        <w:pStyle w:val="5"/>
        <w:numPr>
          <w:ilvl w:val="2"/>
          <w:numId w:val="0"/>
        </w:numPr>
        <w:ind w:leftChars="0"/>
      </w:pPr>
      <w:bookmarkStart w:id="0" w:name="_Toc603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003动环告警信号验收</w:t>
      </w:r>
      <w:bookmarkEnd w:id="0"/>
    </w:p>
    <w:p w14:paraId="4E7293C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：运维管理——测试——动环测试申请</w:t>
      </w:r>
      <w:bookmarkStart w:id="8" w:name="_GoBack"/>
      <w:bookmarkEnd w:id="8"/>
    </w:p>
    <w:p w14:paraId="4C932012">
      <w:pPr>
        <w:rPr>
          <w:rFonts w:hint="default"/>
          <w:lang w:val="en-US" w:eastAsia="zh-CN"/>
        </w:rPr>
      </w:pPr>
      <w:r>
        <w:rPr>
          <w:rFonts w:hint="eastAsia"/>
          <w:b/>
          <w:bCs/>
          <w:lang w:val="en-US" w:eastAsia="zh-CN"/>
        </w:rPr>
        <w:t>功能描述</w:t>
      </w:r>
      <w:r>
        <w:rPr>
          <w:rFonts w:hint="eastAsia"/>
          <w:lang w:val="en-US" w:eastAsia="zh-CN"/>
        </w:rPr>
        <w:t>：该功能用于</w:t>
      </w:r>
      <w:r>
        <w:rPr>
          <w:rFonts w:hint="eastAsia"/>
          <w:highlight w:val="green"/>
          <w:lang w:val="en-US" w:eastAsia="zh-CN"/>
        </w:rPr>
        <w:t>验证待割接交维的资源设备</w:t>
      </w:r>
      <w:r>
        <w:rPr>
          <w:rFonts w:hint="eastAsia"/>
          <w:lang w:val="en-US" w:eastAsia="zh-CN"/>
        </w:rPr>
        <w:t>，在正式割接前，设备的告警和信号是否能够正常上送，且测试值是否符合标准规范。动环告警信号验收通过的设备，才可正式割接交维。</w:t>
      </w:r>
    </w:p>
    <w:p w14:paraId="2263D5EC">
      <w:pPr>
        <w:rPr>
          <w:rFonts w:hint="eastAsia"/>
          <w:lang w:val="en-US" w:eastAsia="zh-CN"/>
        </w:rPr>
      </w:pPr>
      <w:r>
        <w:rPr>
          <w:rFonts w:hint="eastAsia"/>
          <w:b/>
          <w:bCs/>
          <w:lang w:val="en-US" w:eastAsia="zh-CN"/>
        </w:rPr>
        <w:t>数据来源</w:t>
      </w:r>
      <w:r>
        <w:rPr>
          <w:rFonts w:hint="eastAsia"/>
          <w:lang w:val="en-US" w:eastAsia="zh-CN"/>
        </w:rPr>
        <w:t>：</w:t>
      </w:r>
      <w:r>
        <w:rPr>
          <w:rFonts w:hint="eastAsia"/>
          <w:highlight w:val="green"/>
          <w:lang w:val="en-US" w:eastAsia="zh-CN"/>
        </w:rPr>
        <w:t>待验收设备信息从综资数据中获取；告警测试和信号测试数据，获取实时性能数据</w:t>
      </w:r>
      <w:r>
        <w:rPr>
          <w:rFonts w:hint="eastAsia"/>
          <w:lang w:val="en-US" w:eastAsia="zh-CN"/>
        </w:rPr>
        <w:t>。</w:t>
      </w:r>
    </w:p>
    <w:p w14:paraId="63253080">
      <w:pPr>
        <w:rPr>
          <w:rFonts w:hint="eastAsia"/>
          <w:lang w:val="en-US" w:eastAsia="zh-CN"/>
        </w:rPr>
      </w:pPr>
    </w:p>
    <w:p w14:paraId="5529953B">
      <w:pPr>
        <w:rPr>
          <w:rFonts w:hint="default"/>
          <w:b/>
          <w:bCs/>
          <w:lang w:val="en-US" w:eastAsia="zh-CN"/>
        </w:rPr>
      </w:pPr>
      <w:r>
        <w:rPr>
          <w:rFonts w:hint="eastAsia"/>
          <w:b/>
          <w:bCs/>
          <w:lang w:val="en-US" w:eastAsia="zh-CN"/>
        </w:rPr>
        <w:t>告警信号验收管理页面</w:t>
      </w:r>
    </w:p>
    <w:p w14:paraId="32BC74D4">
      <w:pPr>
        <w:jc w:val="left"/>
        <w:rPr>
          <w:rFonts w:hint="eastAsia"/>
          <w:lang w:val="en-US" w:eastAsia="zh-CN"/>
        </w:rPr>
      </w:pPr>
      <w:r>
        <w:rPr>
          <w:rFonts w:hint="eastAsia"/>
          <w:lang w:val="en-US" w:eastAsia="zh-CN"/>
        </w:rPr>
        <w:t>页面分为3个tab页：待处理、已处理、我的发起。</w:t>
      </w:r>
    </w:p>
    <w:p w14:paraId="6498757E">
      <w:pPr>
        <w:numPr>
          <w:ilvl w:val="0"/>
          <w:numId w:val="11"/>
        </w:numPr>
        <w:ind w:left="420" w:leftChars="0" w:hanging="420" w:firstLineChars="0"/>
        <w:jc w:val="left"/>
        <w:rPr>
          <w:rFonts w:hint="eastAsia"/>
          <w:lang w:val="en-US" w:eastAsia="zh-CN"/>
        </w:rPr>
      </w:pPr>
      <w:r>
        <w:rPr>
          <w:rFonts w:hint="eastAsia"/>
          <w:lang w:val="en-US" w:eastAsia="zh-CN"/>
        </w:rPr>
        <w:t>我发起的：</w:t>
      </w:r>
      <w:r>
        <w:rPr>
          <w:rFonts w:hint="eastAsia"/>
          <w:highlight w:val="green"/>
          <w:lang w:val="en-US" w:eastAsia="zh-CN"/>
        </w:rPr>
        <w:t>当前账号</w:t>
      </w:r>
      <w:r>
        <w:rPr>
          <w:rFonts w:hint="eastAsia"/>
          <w:lang w:val="en-US" w:eastAsia="zh-CN"/>
        </w:rPr>
        <w:t>发起的验收工单</w:t>
      </w:r>
      <w:r>
        <w:rPr>
          <w:rFonts w:hint="eastAsia"/>
          <w:highlight w:val="green"/>
          <w:lang w:val="en-US" w:eastAsia="zh-CN"/>
        </w:rPr>
        <w:t>均可查看</w:t>
      </w:r>
    </w:p>
    <w:p w14:paraId="7A63C21E">
      <w:pPr>
        <w:numPr>
          <w:ilvl w:val="0"/>
          <w:numId w:val="11"/>
        </w:numPr>
        <w:ind w:left="420" w:leftChars="0" w:hanging="420" w:firstLineChars="0"/>
        <w:jc w:val="left"/>
        <w:rPr>
          <w:rFonts w:hint="eastAsia"/>
          <w:lang w:val="en-US" w:eastAsia="zh-CN"/>
        </w:rPr>
      </w:pPr>
      <w:r>
        <w:rPr>
          <w:rFonts w:hint="eastAsia"/>
          <w:lang w:val="en-US" w:eastAsia="zh-CN"/>
        </w:rPr>
        <w:t>待处理的：流程节点</w:t>
      </w:r>
      <w:r>
        <w:rPr>
          <w:rFonts w:hint="eastAsia"/>
          <w:highlight w:val="green"/>
          <w:lang w:val="en-US" w:eastAsia="zh-CN"/>
        </w:rPr>
        <w:t>流转到当前用户的所有待处理工单</w:t>
      </w:r>
      <w:r>
        <w:rPr>
          <w:rFonts w:hint="eastAsia"/>
          <w:lang w:val="en-US" w:eastAsia="zh-CN"/>
        </w:rPr>
        <w:t>，均可在该页面</w:t>
      </w:r>
      <w:r>
        <w:rPr>
          <w:rFonts w:hint="eastAsia"/>
          <w:highlight w:val="green"/>
          <w:lang w:val="en-US" w:eastAsia="zh-CN"/>
        </w:rPr>
        <w:t>查看、编辑或审核</w:t>
      </w:r>
    </w:p>
    <w:p w14:paraId="2EB5E873">
      <w:pPr>
        <w:numPr>
          <w:ilvl w:val="0"/>
          <w:numId w:val="11"/>
        </w:numPr>
        <w:ind w:left="420" w:leftChars="0" w:hanging="420" w:firstLineChars="0"/>
        <w:jc w:val="left"/>
        <w:rPr>
          <w:rFonts w:hint="default"/>
          <w:lang w:val="en-US" w:eastAsia="zh-CN"/>
        </w:rPr>
      </w:pPr>
      <w:r>
        <w:rPr>
          <w:rFonts w:hint="eastAsia"/>
          <w:lang w:val="en-US" w:eastAsia="zh-CN"/>
        </w:rPr>
        <w:t>已处理的：当</w:t>
      </w:r>
      <w:r>
        <w:rPr>
          <w:rFonts w:hint="eastAsia"/>
          <w:highlight w:val="green"/>
          <w:lang w:val="en-US" w:eastAsia="zh-CN"/>
        </w:rPr>
        <w:t>前用户处理过</w:t>
      </w:r>
      <w:r>
        <w:rPr>
          <w:rFonts w:hint="eastAsia"/>
          <w:lang w:val="en-US" w:eastAsia="zh-CN"/>
        </w:rPr>
        <w:t>的所有工单均可在该页面查看</w:t>
      </w:r>
    </w:p>
    <w:p w14:paraId="769E22F9">
      <w:pPr>
        <w:jc w:val="left"/>
        <w:rPr>
          <w:rFonts w:hint="eastAsia"/>
          <w:lang w:val="en-US" w:eastAsia="zh-CN"/>
        </w:rPr>
      </w:pPr>
    </w:p>
    <w:p w14:paraId="2D200498">
      <w:pPr>
        <w:jc w:val="left"/>
        <w:rPr>
          <w:rFonts w:hint="eastAsia"/>
          <w:lang w:val="en-US" w:eastAsia="zh-CN"/>
        </w:rPr>
      </w:pPr>
      <w:r>
        <w:rPr>
          <w:rFonts w:hint="eastAsia"/>
          <w:lang w:val="en-US" w:eastAsia="zh-CN"/>
        </w:rPr>
        <w:t>页面分为字段筛选和工单列表两个部分。可筛选字段：测试工单号、</w:t>
      </w:r>
      <w:del w:id="0" w:author="zhoujiansheng" w:date="2025-10-09T17:03:37Z">
        <w:r>
          <w:rPr>
            <w:rFonts w:hint="default"/>
            <w:lang w:val="en-US" w:eastAsia="zh-CN"/>
          </w:rPr>
          <w:delText>所属工程</w:delText>
        </w:r>
      </w:del>
      <w:ins w:id="1" w:author="zhoujiansheng" w:date="2025-10-09T17:03:38Z">
        <w:r>
          <w:rPr>
            <w:rFonts w:hint="eastAsia"/>
            <w:lang w:val="en-US" w:eastAsia="zh-CN"/>
          </w:rPr>
          <w:t>设备</w:t>
        </w:r>
      </w:ins>
      <w:ins w:id="2" w:author="zhoujiansheng" w:date="2025-10-09T17:03:39Z">
        <w:r>
          <w:rPr>
            <w:rFonts w:hint="eastAsia"/>
            <w:lang w:val="en-US" w:eastAsia="zh-CN"/>
          </w:rPr>
          <w:t>建设</w:t>
        </w:r>
      </w:ins>
      <w:ins w:id="3" w:author="zhoujiansheng" w:date="2025-10-09T17:03:40Z">
        <w:r>
          <w:rPr>
            <w:rFonts w:hint="eastAsia"/>
            <w:lang w:val="en-US" w:eastAsia="zh-CN"/>
          </w:rPr>
          <w:t>工程</w:t>
        </w:r>
      </w:ins>
      <w:r>
        <w:rPr>
          <w:rFonts w:hint="eastAsia"/>
          <w:lang w:val="en-US" w:eastAsia="zh-CN"/>
        </w:rPr>
        <w:t>、系统类别</w:t>
      </w:r>
      <w:ins w:id="4" w:author="zhoujiansheng" w:date="2025-10-10T19:15:09Z">
        <w:r>
          <w:rPr>
            <w:rFonts w:hint="eastAsia"/>
            <w:lang w:val="en-US" w:eastAsia="zh-CN"/>
          </w:rPr>
          <w:t>、</w:t>
        </w:r>
      </w:ins>
      <w:ins w:id="5" w:author="zhoujiansheng" w:date="2025-10-10T19:15:11Z">
        <w:r>
          <w:rPr>
            <w:rFonts w:hint="eastAsia"/>
            <w:lang w:val="en-US" w:eastAsia="zh-CN"/>
          </w:rPr>
          <w:t>工单</w:t>
        </w:r>
      </w:ins>
      <w:ins w:id="6" w:author="zhoujiansheng" w:date="2025-10-10T19:15:12Z">
        <w:r>
          <w:rPr>
            <w:rFonts w:hint="eastAsia"/>
            <w:lang w:val="en-US" w:eastAsia="zh-CN"/>
          </w:rPr>
          <w:t>发起人</w:t>
        </w:r>
      </w:ins>
      <w:ins w:id="7" w:author="zhoujiansheng" w:date="2025-10-10T19:15:13Z">
        <w:r>
          <w:rPr>
            <w:rFonts w:hint="eastAsia"/>
            <w:lang w:val="en-US" w:eastAsia="zh-CN"/>
          </w:rPr>
          <w:t>（</w:t>
        </w:r>
      </w:ins>
      <w:ins w:id="8" w:author="zhoujiansheng" w:date="2025-10-10T19:15:15Z">
        <w:r>
          <w:rPr>
            <w:rFonts w:hint="eastAsia"/>
            <w:lang w:val="en-US" w:eastAsia="zh-CN"/>
          </w:rPr>
          <w:t>支持</w:t>
        </w:r>
      </w:ins>
      <w:ins w:id="9" w:author="zhoujiansheng" w:date="2025-10-10T19:15:16Z">
        <w:r>
          <w:rPr>
            <w:rFonts w:hint="eastAsia"/>
            <w:lang w:val="en-US" w:eastAsia="zh-CN"/>
          </w:rPr>
          <w:t>模糊</w:t>
        </w:r>
      </w:ins>
      <w:ins w:id="10" w:author="zhoujiansheng" w:date="2025-10-10T19:15:18Z">
        <w:r>
          <w:rPr>
            <w:rFonts w:hint="eastAsia"/>
            <w:lang w:val="en-US" w:eastAsia="zh-CN"/>
          </w:rPr>
          <w:t>查询</w:t>
        </w:r>
      </w:ins>
      <w:ins w:id="11" w:author="zhoujiansheng" w:date="2025-10-10T19:15:19Z">
        <w:r>
          <w:rPr>
            <w:rFonts w:hint="eastAsia"/>
            <w:lang w:val="en-US" w:eastAsia="zh-CN"/>
          </w:rPr>
          <w:t>）</w:t>
        </w:r>
      </w:ins>
      <w:r>
        <w:rPr>
          <w:rFonts w:hint="eastAsia"/>
          <w:lang w:val="en-US" w:eastAsia="zh-CN"/>
        </w:rPr>
        <w:t>。</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018A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tcPr>
          <w:p w14:paraId="2331ED8E">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tcPr>
          <w:p w14:paraId="676C062A">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14:paraId="61E0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7B8122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yellow"/>
                <w:vertAlign w:val="baseline"/>
                <w:lang w:val="en-US" w:eastAsia="zh-CN"/>
                <w:rPrChange w:id="12" w:author="zhoujiansheng" w:date="2025-10-09T17:03:52Z">
                  <w:rPr>
                    <w:rFonts w:hint="eastAsia"/>
                    <w:sz w:val="21"/>
                    <w:szCs w:val="21"/>
                    <w:highlight w:val="none"/>
                    <w:vertAlign w:val="baseline"/>
                    <w:lang w:val="en-US" w:eastAsia="zh-CN"/>
                  </w:rPr>
                </w:rPrChange>
              </w:rPr>
              <w:t>测试工单号</w:t>
            </w:r>
          </w:p>
        </w:tc>
        <w:tc>
          <w:tcPr>
            <w:tcW w:w="6633" w:type="dxa"/>
          </w:tcPr>
          <w:p w14:paraId="042AFF0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w:t>
            </w:r>
            <w:r>
              <w:rPr>
                <w:rFonts w:hint="eastAsia"/>
                <w:sz w:val="21"/>
                <w:szCs w:val="21"/>
                <w:vertAlign w:val="baseline"/>
                <w:lang w:val="en-US" w:eastAsia="zh-CN"/>
              </w:rPr>
              <w:t>测试</w:t>
            </w:r>
            <w:r>
              <w:rPr>
                <w:rFonts w:hint="default"/>
                <w:sz w:val="21"/>
                <w:szCs w:val="21"/>
                <w:vertAlign w:val="baseline"/>
                <w:lang w:val="en-US" w:eastAsia="zh-CN"/>
              </w:rPr>
              <w:t>工单时自动生成，编码规则，</w:t>
            </w:r>
            <w:r>
              <w:rPr>
                <w:rFonts w:hint="eastAsia"/>
                <w:sz w:val="21"/>
                <w:szCs w:val="21"/>
                <w:vertAlign w:val="baseline"/>
                <w:lang w:val="en-US" w:eastAsia="zh-CN"/>
              </w:rPr>
              <w:t>CS+</w:t>
            </w:r>
            <w:r>
              <w:rPr>
                <w:rFonts w:hint="default"/>
                <w:sz w:val="21"/>
                <w:szCs w:val="21"/>
                <w:vertAlign w:val="baseline"/>
                <w:lang w:val="en-US" w:eastAsia="zh-CN"/>
              </w:rPr>
              <w:t>创建工单日期+工单被创建顺序，共11位。例如202</w:t>
            </w:r>
            <w:r>
              <w:rPr>
                <w:rFonts w:hint="eastAsia"/>
                <w:sz w:val="21"/>
                <w:szCs w:val="21"/>
                <w:vertAlign w:val="baseline"/>
                <w:lang w:val="en-US" w:eastAsia="zh-CN"/>
              </w:rPr>
              <w:t>4</w:t>
            </w:r>
            <w:r>
              <w:rPr>
                <w:rFonts w:hint="default"/>
                <w:sz w:val="21"/>
                <w:szCs w:val="21"/>
                <w:vertAlign w:val="baseline"/>
                <w:lang w:val="en-US" w:eastAsia="zh-CN"/>
              </w:rPr>
              <w:t>年</w:t>
            </w:r>
            <w:r>
              <w:rPr>
                <w:rFonts w:hint="eastAsia"/>
                <w:sz w:val="21"/>
                <w:szCs w:val="21"/>
                <w:vertAlign w:val="baseline"/>
                <w:lang w:val="en-US" w:eastAsia="zh-CN"/>
              </w:rPr>
              <w:t>5</w:t>
            </w:r>
            <w:r>
              <w:rPr>
                <w:rFonts w:hint="default"/>
                <w:sz w:val="21"/>
                <w:szCs w:val="21"/>
                <w:vertAlign w:val="baseline"/>
                <w:lang w:val="en-US" w:eastAsia="zh-CN"/>
              </w:rPr>
              <w:t>月1日创建的第一个工单为：</w:t>
            </w:r>
            <w:r>
              <w:rPr>
                <w:rFonts w:hint="eastAsia"/>
                <w:sz w:val="21"/>
                <w:szCs w:val="21"/>
                <w:vertAlign w:val="baseline"/>
                <w:lang w:val="en-US" w:eastAsia="zh-CN"/>
              </w:rPr>
              <w:t>CS</w:t>
            </w:r>
            <w:r>
              <w:rPr>
                <w:rFonts w:hint="default"/>
                <w:sz w:val="21"/>
                <w:szCs w:val="21"/>
                <w:vertAlign w:val="baseline"/>
                <w:lang w:val="en-US" w:eastAsia="zh-CN"/>
              </w:rPr>
              <w:t>202</w:t>
            </w:r>
            <w:r>
              <w:rPr>
                <w:rFonts w:hint="eastAsia"/>
                <w:sz w:val="21"/>
                <w:szCs w:val="21"/>
                <w:vertAlign w:val="baseline"/>
                <w:lang w:val="en-US" w:eastAsia="zh-CN"/>
              </w:rPr>
              <w:t>4</w:t>
            </w:r>
            <w:r>
              <w:rPr>
                <w:rFonts w:hint="default"/>
                <w:sz w:val="21"/>
                <w:szCs w:val="21"/>
                <w:vertAlign w:val="baseline"/>
                <w:lang w:val="en-US" w:eastAsia="zh-CN"/>
              </w:rPr>
              <w:t>0</w:t>
            </w:r>
            <w:r>
              <w:rPr>
                <w:rFonts w:hint="eastAsia"/>
                <w:sz w:val="21"/>
                <w:szCs w:val="21"/>
                <w:vertAlign w:val="baseline"/>
                <w:lang w:val="en-US" w:eastAsia="zh-CN"/>
              </w:rPr>
              <w:t>5</w:t>
            </w:r>
            <w:r>
              <w:rPr>
                <w:rFonts w:hint="default"/>
                <w:sz w:val="21"/>
                <w:szCs w:val="21"/>
                <w:vertAlign w:val="baseline"/>
                <w:lang w:val="en-US" w:eastAsia="zh-CN"/>
              </w:rPr>
              <w:t>01001</w:t>
            </w:r>
            <w:r>
              <w:rPr>
                <w:rFonts w:hint="eastAsia"/>
                <w:sz w:val="21"/>
                <w:szCs w:val="21"/>
                <w:vertAlign w:val="baseline"/>
                <w:lang w:val="en-US" w:eastAsia="zh-CN"/>
              </w:rPr>
              <w:t>。全局唯一。</w:t>
            </w:r>
          </w:p>
        </w:tc>
      </w:tr>
      <w:tr w14:paraId="6F9C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6225039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设备建设工程</w:t>
            </w:r>
          </w:p>
        </w:tc>
        <w:tc>
          <w:tcPr>
            <w:tcW w:w="6633" w:type="dxa"/>
          </w:tcPr>
          <w:p w14:paraId="4BDCAB0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关联工单基础信息中的“设备建设工程”名称</w:t>
            </w:r>
          </w:p>
        </w:tc>
      </w:tr>
      <w:tr w14:paraId="2463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0E57E83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系统类别</w:t>
            </w:r>
          </w:p>
        </w:tc>
        <w:tc>
          <w:tcPr>
            <w:tcW w:w="6633" w:type="dxa"/>
          </w:tcPr>
          <w:p w14:paraId="4538790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关联工单基础信息中的“动环监控系统”类别，枚举值——局房动环/基站动环</w:t>
            </w:r>
          </w:p>
        </w:tc>
      </w:tr>
      <w:tr w14:paraId="2836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22ADCCA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要求完成时间</w:t>
            </w:r>
          </w:p>
        </w:tc>
        <w:tc>
          <w:tcPr>
            <w:tcW w:w="6633" w:type="dxa"/>
          </w:tcPr>
          <w:p w14:paraId="463F16B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关联工单基础信息中的“要求完成时间”，格式yyyy-mm-dd</w:t>
            </w:r>
          </w:p>
        </w:tc>
      </w:tr>
      <w:tr w14:paraId="296F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 w:author="zhoujiansheng" w:date="2025-10-10T19:15:27Z"/>
        </w:trPr>
        <w:tc>
          <w:tcPr>
            <w:tcW w:w="2571" w:type="dxa"/>
            <w:shd w:val="clear" w:color="auto" w:fill="auto"/>
            <w:vAlign w:val="center"/>
          </w:tcPr>
          <w:p w14:paraId="085E1370">
            <w:pPr>
              <w:pStyle w:val="16"/>
              <w:keepNext w:val="0"/>
              <w:keepLines w:val="0"/>
              <w:pageBreakBefore w:val="0"/>
              <w:widowControl w:val="0"/>
              <w:kinsoku/>
              <w:wordWrap/>
              <w:overflowPunct/>
              <w:topLinePunct w:val="0"/>
              <w:autoSpaceDE/>
              <w:autoSpaceDN/>
              <w:bidi w:val="0"/>
              <w:adjustRightInd/>
              <w:snapToGrid/>
              <w:textAlignment w:val="auto"/>
              <w:rPr>
                <w:ins w:id="14" w:author="zhoujiansheng" w:date="2025-10-10T19:15:27Z"/>
                <w:rFonts w:hint="default"/>
                <w:sz w:val="21"/>
                <w:szCs w:val="21"/>
                <w:highlight w:val="none"/>
                <w:vertAlign w:val="baseline"/>
                <w:lang w:val="en-US" w:eastAsia="zh-CN"/>
              </w:rPr>
            </w:pPr>
            <w:ins w:id="15" w:author="zhoujiansheng" w:date="2025-10-10T19:15:33Z">
              <w:r>
                <w:rPr>
                  <w:rFonts w:hint="eastAsia"/>
                  <w:sz w:val="21"/>
                  <w:szCs w:val="21"/>
                  <w:highlight w:val="none"/>
                  <w:vertAlign w:val="baseline"/>
                  <w:lang w:val="en-US" w:eastAsia="zh-CN"/>
                </w:rPr>
                <w:t>工单</w:t>
              </w:r>
            </w:ins>
            <w:ins w:id="16" w:author="zhoujiansheng" w:date="2025-10-10T19:15:34Z">
              <w:r>
                <w:rPr>
                  <w:rFonts w:hint="eastAsia"/>
                  <w:sz w:val="21"/>
                  <w:szCs w:val="21"/>
                  <w:highlight w:val="none"/>
                  <w:vertAlign w:val="baseline"/>
                  <w:lang w:val="en-US" w:eastAsia="zh-CN"/>
                </w:rPr>
                <w:t>发起人</w:t>
              </w:r>
            </w:ins>
          </w:p>
        </w:tc>
        <w:tc>
          <w:tcPr>
            <w:tcW w:w="6633" w:type="dxa"/>
          </w:tcPr>
          <w:p w14:paraId="6E19788C">
            <w:pPr>
              <w:pStyle w:val="16"/>
              <w:keepNext w:val="0"/>
              <w:keepLines w:val="0"/>
              <w:pageBreakBefore w:val="0"/>
              <w:widowControl w:val="0"/>
              <w:kinsoku/>
              <w:wordWrap/>
              <w:overflowPunct/>
              <w:topLinePunct w:val="0"/>
              <w:autoSpaceDE/>
              <w:autoSpaceDN/>
              <w:bidi w:val="0"/>
              <w:adjustRightInd/>
              <w:snapToGrid/>
              <w:textAlignment w:val="auto"/>
              <w:rPr>
                <w:ins w:id="17" w:author="zhoujiansheng" w:date="2025-10-10T19:15:27Z"/>
                <w:rFonts w:hint="default"/>
                <w:sz w:val="21"/>
                <w:szCs w:val="21"/>
                <w:vertAlign w:val="baseline"/>
                <w:lang w:val="en-US" w:eastAsia="zh-CN"/>
              </w:rPr>
            </w:pPr>
            <w:ins w:id="18" w:author="zhoujiansheng" w:date="2025-10-10T19:15:40Z">
              <w:r>
                <w:rPr>
                  <w:rFonts w:hint="eastAsia"/>
                  <w:sz w:val="21"/>
                  <w:szCs w:val="21"/>
                  <w:vertAlign w:val="baseline"/>
                  <w:lang w:val="en-US" w:eastAsia="zh-CN"/>
                </w:rPr>
                <w:t>呈现</w:t>
              </w:r>
            </w:ins>
            <w:ins w:id="19" w:author="zhoujiansheng" w:date="2025-10-10T19:15:41Z">
              <w:r>
                <w:rPr>
                  <w:rFonts w:hint="eastAsia"/>
                  <w:sz w:val="21"/>
                  <w:szCs w:val="21"/>
                  <w:vertAlign w:val="baseline"/>
                  <w:lang w:val="en-US" w:eastAsia="zh-CN"/>
                </w:rPr>
                <w:t>当前</w:t>
              </w:r>
            </w:ins>
            <w:ins w:id="20" w:author="zhoujiansheng" w:date="2025-10-10T19:15:42Z">
              <w:r>
                <w:rPr>
                  <w:rFonts w:hint="eastAsia"/>
                  <w:sz w:val="21"/>
                  <w:szCs w:val="21"/>
                  <w:vertAlign w:val="baseline"/>
                  <w:lang w:val="en-US" w:eastAsia="zh-CN"/>
                </w:rPr>
                <w:t>工单</w:t>
              </w:r>
            </w:ins>
            <w:ins w:id="21" w:author="zhoujiansheng" w:date="2025-10-10T19:15:43Z">
              <w:r>
                <w:rPr>
                  <w:rFonts w:hint="eastAsia"/>
                  <w:sz w:val="21"/>
                  <w:szCs w:val="21"/>
                  <w:vertAlign w:val="baseline"/>
                  <w:lang w:val="en-US" w:eastAsia="zh-CN"/>
                </w:rPr>
                <w:t>的</w:t>
              </w:r>
            </w:ins>
            <w:ins w:id="22" w:author="zhoujiansheng" w:date="2025-10-10T19:15:45Z">
              <w:r>
                <w:rPr>
                  <w:rFonts w:hint="eastAsia"/>
                  <w:sz w:val="21"/>
                  <w:szCs w:val="21"/>
                  <w:vertAlign w:val="baseline"/>
                  <w:lang w:val="en-US" w:eastAsia="zh-CN"/>
                </w:rPr>
                <w:t>发起人</w:t>
              </w:r>
            </w:ins>
            <w:ins w:id="23" w:author="zhoujiansheng" w:date="2025-10-10T19:15:59Z">
              <w:r>
                <w:rPr>
                  <w:rFonts w:hint="eastAsia"/>
                  <w:sz w:val="21"/>
                  <w:szCs w:val="21"/>
                  <w:vertAlign w:val="baseline"/>
                  <w:lang w:val="en-US" w:eastAsia="zh-CN"/>
                </w:rPr>
                <w:t>真实</w:t>
              </w:r>
            </w:ins>
            <w:ins w:id="24" w:author="zhoujiansheng" w:date="2025-10-10T19:15:49Z">
              <w:r>
                <w:rPr>
                  <w:rFonts w:hint="eastAsia"/>
                  <w:sz w:val="21"/>
                  <w:szCs w:val="21"/>
                  <w:vertAlign w:val="baseline"/>
                  <w:lang w:val="en-US" w:eastAsia="zh-CN"/>
                </w:rPr>
                <w:t>姓名</w:t>
              </w:r>
            </w:ins>
          </w:p>
        </w:tc>
      </w:tr>
      <w:tr w14:paraId="43C8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142809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当前环节</w:t>
            </w:r>
          </w:p>
        </w:tc>
        <w:tc>
          <w:tcPr>
            <w:tcW w:w="6633" w:type="dxa"/>
          </w:tcPr>
          <w:p w14:paraId="4FEEBE8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枚举：草稿、</w:t>
            </w:r>
            <w:del w:id="25" w:author="zhoujiansheng" w:date="2025-10-10T19:21:24Z">
              <w:r>
                <w:rPr>
                  <w:rFonts w:hint="default"/>
                  <w:sz w:val="21"/>
                  <w:szCs w:val="21"/>
                  <w:vertAlign w:val="baseline"/>
                  <w:lang w:val="en-US" w:eastAsia="zh-CN"/>
                </w:rPr>
                <w:delText>验收申请、工单受理</w:delText>
              </w:r>
            </w:del>
            <w:ins w:id="26" w:author="zhoujiansheng" w:date="2025-10-10T19:21:25Z">
              <w:r>
                <w:rPr>
                  <w:rFonts w:hint="eastAsia"/>
                  <w:sz w:val="21"/>
                  <w:szCs w:val="21"/>
                  <w:vertAlign w:val="baseline"/>
                  <w:lang w:val="en-US" w:eastAsia="zh-CN"/>
                </w:rPr>
                <w:t>待</w:t>
              </w:r>
            </w:ins>
            <w:ins w:id="27" w:author="zhoujiansheng" w:date="2025-10-10T19:21:26Z">
              <w:r>
                <w:rPr>
                  <w:rFonts w:hint="eastAsia"/>
                  <w:sz w:val="21"/>
                  <w:szCs w:val="21"/>
                  <w:vertAlign w:val="baseline"/>
                  <w:lang w:val="en-US" w:eastAsia="zh-CN"/>
                </w:rPr>
                <w:t>审批</w:t>
              </w:r>
            </w:ins>
            <w:r>
              <w:rPr>
                <w:rFonts w:hint="eastAsia"/>
                <w:sz w:val="21"/>
                <w:szCs w:val="21"/>
                <w:vertAlign w:val="baseline"/>
                <w:lang w:val="en-US" w:eastAsia="zh-CN"/>
              </w:rPr>
              <w:t>、预割接、验收测试填报、结果审批、结果确认、</w:t>
            </w:r>
            <w:del w:id="28" w:author="zhoujiansheng" w:date="2025-10-10T19:22:04Z">
              <w:r>
                <w:rPr>
                  <w:rFonts w:hint="default"/>
                  <w:sz w:val="21"/>
                  <w:szCs w:val="21"/>
                  <w:vertAlign w:val="baseline"/>
                  <w:lang w:val="en-US" w:eastAsia="zh-CN"/>
                </w:rPr>
                <w:delText>验收归档</w:delText>
              </w:r>
            </w:del>
            <w:ins w:id="29" w:author="zhoujiansheng" w:date="2025-10-10T19:22:05Z">
              <w:r>
                <w:rPr>
                  <w:rFonts w:hint="eastAsia"/>
                  <w:sz w:val="21"/>
                  <w:szCs w:val="21"/>
                  <w:vertAlign w:val="baseline"/>
                  <w:lang w:val="en-US" w:eastAsia="zh-CN"/>
                </w:rPr>
                <w:t>取消</w:t>
              </w:r>
            </w:ins>
            <w:ins w:id="30" w:author="zhoujiansheng" w:date="2025-10-10T19:22:08Z">
              <w:r>
                <w:rPr>
                  <w:rFonts w:hint="eastAsia"/>
                  <w:sz w:val="21"/>
                  <w:szCs w:val="21"/>
                  <w:vertAlign w:val="baseline"/>
                  <w:lang w:val="en-US" w:eastAsia="zh-CN"/>
                </w:rPr>
                <w:t>预割接</w:t>
              </w:r>
            </w:ins>
            <w:r>
              <w:rPr>
                <w:rFonts w:hint="eastAsia"/>
                <w:sz w:val="21"/>
                <w:szCs w:val="21"/>
                <w:vertAlign w:val="baseline"/>
                <w:lang w:val="en-US" w:eastAsia="zh-CN"/>
              </w:rPr>
              <w:t>、已归档、已废弃。</w:t>
            </w:r>
          </w:p>
        </w:tc>
      </w:tr>
      <w:tr w14:paraId="4F64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1" w:type="dxa"/>
            <w:vAlign w:val="center"/>
          </w:tcPr>
          <w:p w14:paraId="1769C96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处理人</w:t>
            </w:r>
          </w:p>
        </w:tc>
        <w:tc>
          <w:tcPr>
            <w:tcW w:w="6633" w:type="dxa"/>
          </w:tcPr>
          <w:p w14:paraId="3BB277E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显示当前工单所在节点的处理人员名称。归档或废弃后显示“--”</w:t>
            </w:r>
          </w:p>
        </w:tc>
      </w:tr>
      <w:tr w14:paraId="6593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1" w:type="dxa"/>
            <w:vAlign w:val="center"/>
          </w:tcPr>
          <w:p w14:paraId="2EC84ED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当前更新时间</w:t>
            </w:r>
          </w:p>
        </w:tc>
        <w:tc>
          <w:tcPr>
            <w:tcW w:w="6633" w:type="dxa"/>
          </w:tcPr>
          <w:p w14:paraId="098494E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工单最近一次节点编辑或审批时间</w:t>
            </w:r>
          </w:p>
        </w:tc>
      </w:tr>
      <w:tr w14:paraId="37B4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3A8781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14:paraId="2BB8941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查看/编辑/审核，未提交流程的草稿允许删除</w:t>
            </w:r>
          </w:p>
        </w:tc>
      </w:tr>
    </w:tbl>
    <w:p w14:paraId="19F001F1">
      <w:pPr>
        <w:rPr>
          <w:rFonts w:hint="eastAsia"/>
          <w:lang w:val="en-US" w:eastAsia="zh-CN"/>
        </w:rPr>
      </w:pPr>
    </w:p>
    <w:p w14:paraId="4BC1BE71">
      <w:pPr>
        <w:rPr>
          <w:rFonts w:hint="default"/>
          <w:b/>
          <w:bCs/>
          <w:lang w:val="en-US" w:eastAsia="zh-CN"/>
        </w:rPr>
      </w:pPr>
      <w:r>
        <w:rPr>
          <w:rFonts w:hint="eastAsia"/>
          <w:b/>
          <w:bCs/>
          <w:lang w:val="en-US" w:eastAsia="zh-CN"/>
        </w:rPr>
        <w:t>发起告警信号验收</w:t>
      </w:r>
    </w:p>
    <w:p w14:paraId="1A87BFD0">
      <w:pPr>
        <w:rPr>
          <w:rFonts w:hint="default"/>
          <w:lang w:val="en-US" w:eastAsia="zh-CN"/>
        </w:rPr>
      </w:pPr>
      <w:r>
        <w:rPr>
          <w:rFonts w:hint="eastAsia"/>
          <w:lang w:val="en-US" w:eastAsia="zh-CN"/>
        </w:rPr>
        <w:t>动环告警信号验收流程，如</w:t>
      </w:r>
      <w:r>
        <w:rPr>
          <w:rFonts w:hint="eastAsia"/>
          <w:lang w:val="en-US" w:eastAsia="zh-CN"/>
        </w:rPr>
        <w:fldChar w:fldCharType="begin"/>
      </w:r>
      <w:r>
        <w:rPr>
          <w:rFonts w:hint="eastAsia"/>
          <w:lang w:val="en-US" w:eastAsia="zh-CN"/>
        </w:rPr>
        <w:instrText xml:space="preserve"> REF _Ref17002 \h </w:instrText>
      </w:r>
      <w:r>
        <w:rPr>
          <w:rFonts w:hint="eastAsia"/>
          <w:lang w:val="en-US" w:eastAsia="zh-CN"/>
        </w:rPr>
        <w:fldChar w:fldCharType="separate"/>
      </w:r>
      <w:r>
        <w:t>图2</w:t>
      </w:r>
      <w:r>
        <w:rPr>
          <w:rFonts w:hint="eastAsia"/>
          <w:lang w:val="en-US" w:eastAsia="zh-CN"/>
        </w:rPr>
        <w:fldChar w:fldCharType="end"/>
      </w:r>
      <w:r>
        <w:rPr>
          <w:rFonts w:hint="eastAsia"/>
          <w:lang w:val="en-US" w:eastAsia="zh-CN"/>
        </w:rPr>
        <w:t>所示。</w:t>
      </w:r>
      <w:ins w:id="31" w:author="zhoujiansheng" w:date="2025-10-09T17:34:54Z">
        <w:r>
          <w:rPr>
            <w:rFonts w:hint="eastAsia"/>
            <w:lang w:val="en-US" w:eastAsia="zh-CN"/>
          </w:rPr>
          <w:t>（</w:t>
        </w:r>
      </w:ins>
      <w:ins w:id="32" w:author="zhoujiansheng" w:date="2025-10-09T17:34:55Z">
        <w:r>
          <w:rPr>
            <w:rFonts w:hint="eastAsia"/>
            <w:lang w:val="en-US" w:eastAsia="zh-CN"/>
          </w:rPr>
          <w:t>2025</w:t>
        </w:r>
      </w:ins>
      <w:ins w:id="33" w:author="zhoujiansheng" w:date="2025-10-09T17:34:57Z">
        <w:r>
          <w:rPr>
            <w:rFonts w:hint="eastAsia"/>
            <w:lang w:val="en-US" w:eastAsia="zh-CN"/>
          </w:rPr>
          <w:t>1</w:t>
        </w:r>
      </w:ins>
      <w:ins w:id="34" w:author="zhoujiansheng" w:date="2025-10-09T17:34:58Z">
        <w:r>
          <w:rPr>
            <w:rFonts w:hint="eastAsia"/>
            <w:lang w:val="en-US" w:eastAsia="zh-CN"/>
          </w:rPr>
          <w:t>009</w:t>
        </w:r>
      </w:ins>
      <w:ins w:id="35" w:author="zhoujiansheng" w:date="2025-10-09T17:35:04Z">
        <w:r>
          <w:rPr>
            <w:rFonts w:hint="eastAsia"/>
            <w:lang w:val="en-US" w:eastAsia="zh-CN"/>
          </w:rPr>
          <w:t>重新</w:t>
        </w:r>
      </w:ins>
      <w:ins w:id="36" w:author="zhoujiansheng" w:date="2025-10-09T17:35:06Z">
        <w:r>
          <w:rPr>
            <w:rFonts w:hint="eastAsia"/>
            <w:lang w:val="en-US" w:eastAsia="zh-CN"/>
          </w:rPr>
          <w:t>修改</w:t>
        </w:r>
      </w:ins>
      <w:ins w:id="37" w:author="zhoujiansheng" w:date="2025-10-09T17:35:07Z">
        <w:r>
          <w:rPr>
            <w:rFonts w:hint="eastAsia"/>
            <w:lang w:val="en-US" w:eastAsia="zh-CN"/>
          </w:rPr>
          <w:t>了</w:t>
        </w:r>
      </w:ins>
      <w:ins w:id="38" w:author="zhoujiansheng" w:date="2025-10-09T17:35:09Z">
        <w:r>
          <w:rPr>
            <w:rFonts w:hint="eastAsia"/>
            <w:lang w:val="en-US" w:eastAsia="zh-CN"/>
          </w:rPr>
          <w:t>当前</w:t>
        </w:r>
      </w:ins>
      <w:ins w:id="39" w:author="zhoujiansheng" w:date="2025-10-09T17:35:11Z">
        <w:r>
          <w:rPr>
            <w:rFonts w:hint="eastAsia"/>
            <w:lang w:val="en-US" w:eastAsia="zh-CN"/>
          </w:rPr>
          <w:t>流程的</w:t>
        </w:r>
      </w:ins>
      <w:ins w:id="40" w:author="zhoujiansheng" w:date="2025-10-09T17:35:12Z">
        <w:r>
          <w:rPr>
            <w:rFonts w:hint="eastAsia"/>
            <w:lang w:val="en-US" w:eastAsia="zh-CN"/>
          </w:rPr>
          <w:t>流程</w:t>
        </w:r>
      </w:ins>
      <w:ins w:id="41" w:author="zhoujiansheng" w:date="2025-10-09T17:35:13Z">
        <w:r>
          <w:rPr>
            <w:rFonts w:hint="eastAsia"/>
            <w:lang w:val="en-US" w:eastAsia="zh-CN"/>
          </w:rPr>
          <w:t>图</w:t>
        </w:r>
      </w:ins>
      <w:ins w:id="42" w:author="zhoujiansheng" w:date="2025-10-09T17:35:14Z">
        <w:r>
          <w:rPr>
            <w:rFonts w:hint="eastAsia"/>
            <w:lang w:val="en-US" w:eastAsia="zh-CN"/>
          </w:rPr>
          <w:t>，</w:t>
        </w:r>
      </w:ins>
      <w:ins w:id="43" w:author="zhoujiansheng" w:date="2025-10-09T17:35:19Z">
        <w:r>
          <w:rPr>
            <w:rFonts w:hint="eastAsia"/>
            <w:lang w:val="en-US" w:eastAsia="zh-CN"/>
          </w:rPr>
          <w:t>原</w:t>
        </w:r>
      </w:ins>
      <w:ins w:id="44" w:author="zhoujiansheng" w:date="2025-10-09T17:35:21Z">
        <w:r>
          <w:rPr>
            <w:rFonts w:hint="eastAsia"/>
            <w:lang w:val="en-US" w:eastAsia="zh-CN"/>
          </w:rPr>
          <w:t>流程</w:t>
        </w:r>
      </w:ins>
      <w:ins w:id="45" w:author="zhoujiansheng" w:date="2025-10-09T17:35:23Z">
        <w:r>
          <w:rPr>
            <w:rFonts w:hint="eastAsia"/>
            <w:lang w:val="en-US" w:eastAsia="zh-CN"/>
          </w:rPr>
          <w:t>存在</w:t>
        </w:r>
      </w:ins>
      <w:ins w:id="46" w:author="zhoujiansheng" w:date="2025-10-09T17:35:26Z">
        <w:r>
          <w:rPr>
            <w:rFonts w:hint="eastAsia"/>
            <w:lang w:val="en-US" w:eastAsia="zh-CN"/>
          </w:rPr>
          <w:t>卡单</w:t>
        </w:r>
      </w:ins>
      <w:ins w:id="47" w:author="zhoujiansheng" w:date="2025-10-09T17:35:28Z">
        <w:r>
          <w:rPr>
            <w:rFonts w:hint="eastAsia"/>
            <w:lang w:val="en-US" w:eastAsia="zh-CN"/>
          </w:rPr>
          <w:t>无法</w:t>
        </w:r>
      </w:ins>
      <w:ins w:id="48" w:author="zhoujiansheng" w:date="2025-10-09T17:35:30Z">
        <w:r>
          <w:rPr>
            <w:rFonts w:hint="eastAsia"/>
            <w:lang w:val="en-US" w:eastAsia="zh-CN"/>
          </w:rPr>
          <w:t>流传的</w:t>
        </w:r>
      </w:ins>
      <w:ins w:id="49" w:author="zhoujiansheng" w:date="2025-10-09T17:35:32Z">
        <w:r>
          <w:rPr>
            <w:rFonts w:hint="eastAsia"/>
            <w:lang w:val="en-US" w:eastAsia="zh-CN"/>
          </w:rPr>
          <w:t>情况。</w:t>
        </w:r>
      </w:ins>
      <w:ins w:id="50" w:author="zhoujiansheng" w:date="2025-10-09T17:35:41Z">
        <w:r>
          <w:rPr>
            <w:rFonts w:hint="eastAsia"/>
            <w:lang w:val="en-US" w:eastAsia="zh-CN"/>
          </w:rPr>
          <w:t>功能</w:t>
        </w:r>
      </w:ins>
      <w:ins w:id="51" w:author="zhoujiansheng" w:date="2025-10-09T17:35:42Z">
        <w:r>
          <w:rPr>
            <w:rFonts w:hint="eastAsia"/>
            <w:lang w:val="en-US" w:eastAsia="zh-CN"/>
          </w:rPr>
          <w:t>需</w:t>
        </w:r>
      </w:ins>
      <w:ins w:id="52" w:author="zhoujiansheng" w:date="2025-10-09T17:35:43Z">
        <w:r>
          <w:rPr>
            <w:rFonts w:hint="eastAsia"/>
            <w:lang w:val="en-US" w:eastAsia="zh-CN"/>
          </w:rPr>
          <w:t>按</w:t>
        </w:r>
      </w:ins>
      <w:ins w:id="53" w:author="zhoujiansheng" w:date="2025-10-09T17:35:44Z">
        <w:r>
          <w:rPr>
            <w:rFonts w:hint="eastAsia"/>
            <w:lang w:val="en-US" w:eastAsia="zh-CN"/>
          </w:rPr>
          <w:t>新</w:t>
        </w:r>
      </w:ins>
      <w:ins w:id="54" w:author="zhoujiansheng" w:date="2025-10-09T17:35:45Z">
        <w:r>
          <w:rPr>
            <w:rFonts w:hint="eastAsia"/>
            <w:lang w:val="en-US" w:eastAsia="zh-CN"/>
          </w:rPr>
          <w:t>流程</w:t>
        </w:r>
      </w:ins>
      <w:ins w:id="55" w:author="zhoujiansheng" w:date="2025-10-09T17:35:48Z">
        <w:r>
          <w:rPr>
            <w:rFonts w:hint="eastAsia"/>
            <w:lang w:val="en-US" w:eastAsia="zh-CN"/>
          </w:rPr>
          <w:t>图</w:t>
        </w:r>
      </w:ins>
      <w:ins w:id="56" w:author="zhoujiansheng" w:date="2025-10-09T17:35:50Z">
        <w:r>
          <w:rPr>
            <w:rFonts w:hint="eastAsia"/>
            <w:lang w:val="en-US" w:eastAsia="zh-CN"/>
          </w:rPr>
          <w:t>进行</w:t>
        </w:r>
      </w:ins>
      <w:ins w:id="57" w:author="zhoujiansheng" w:date="2025-10-09T17:35:51Z">
        <w:r>
          <w:rPr>
            <w:rFonts w:hint="eastAsia"/>
            <w:lang w:val="en-US" w:eastAsia="zh-CN"/>
          </w:rPr>
          <w:t>优化</w:t>
        </w:r>
      </w:ins>
      <w:ins w:id="58" w:author="zhoujiansheng" w:date="2025-10-09T17:35:52Z">
        <w:r>
          <w:rPr>
            <w:rFonts w:hint="eastAsia"/>
            <w:lang w:val="en-US" w:eastAsia="zh-CN"/>
          </w:rPr>
          <w:t>调整</w:t>
        </w:r>
      </w:ins>
      <w:ins w:id="59" w:author="zhoujiansheng" w:date="2025-10-09T17:35:53Z">
        <w:r>
          <w:rPr>
            <w:rFonts w:hint="eastAsia"/>
            <w:lang w:val="en-US" w:eastAsia="zh-CN"/>
          </w:rPr>
          <w:t>。）</w:t>
        </w:r>
      </w:ins>
    </w:p>
    <w:p w14:paraId="59A11239">
      <w:pPr>
        <w:jc w:val="center"/>
      </w:pPr>
      <w:ins w:id="60" w:author="zhoujiansheng" w:date="2025-10-10T17:06:54Z">
        <w:r>
          <w:rPr/>
          <w:drawing>
            <wp:inline distT="0" distB="0" distL="114300" distR="114300">
              <wp:extent cx="4655820" cy="6941820"/>
              <wp:effectExtent l="0" t="0" r="7620" b="762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0"/>
                      <a:stretch>
                        <a:fillRect/>
                      </a:stretch>
                    </pic:blipFill>
                    <pic:spPr>
                      <a:xfrm>
                        <a:off x="0" y="0"/>
                        <a:ext cx="4655820" cy="6941820"/>
                      </a:xfrm>
                      <a:prstGeom prst="rect">
                        <a:avLst/>
                      </a:prstGeom>
                      <a:noFill/>
                      <a:ln>
                        <a:noFill/>
                      </a:ln>
                    </pic:spPr>
                  </pic:pic>
                </a:graphicData>
              </a:graphic>
            </wp:inline>
          </w:drawing>
        </w:r>
      </w:ins>
    </w:p>
    <w:p w14:paraId="7A63DBA6">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ins w:id="62" w:author="zhoujiansheng" w:date="2025-10-09T15:43:28Z"/>
          <w:rFonts w:hint="eastAsia"/>
          <w:lang w:val="en-US" w:eastAsia="zh-CN"/>
        </w:rPr>
      </w:pPr>
      <w:bookmarkStart w:id="1" w:name="_Ref17002"/>
      <w:r>
        <w:t>图</w:t>
      </w:r>
      <w:r>
        <w:fldChar w:fldCharType="begin"/>
      </w:r>
      <w:r>
        <w:instrText xml:space="preserve"> SEQ 图 \* ARABIC </w:instrText>
      </w:r>
      <w:r>
        <w:fldChar w:fldCharType="separate"/>
      </w:r>
      <w:r>
        <w:t>2</w:t>
      </w:r>
      <w:r>
        <w:fldChar w:fldCharType="end"/>
      </w:r>
      <w:bookmarkEnd w:id="1"/>
      <w:r>
        <w:rPr>
          <w:rFonts w:hint="eastAsia"/>
          <w:lang w:val="en-US" w:eastAsia="zh-CN"/>
        </w:rPr>
        <w:t>动环告警信号测试验收流程图</w:t>
      </w:r>
    </w:p>
    <w:p w14:paraId="42346BD2">
      <w:pPr>
        <w:jc w:val="center"/>
        <w:rPr>
          <w:ins w:id="63" w:author="zhoujiansheng" w:date="2025-10-09T15:43:30Z"/>
          <w:rFonts w:hint="eastAsia"/>
          <w:lang w:val="en-US" w:eastAsia="zh-CN"/>
        </w:rPr>
      </w:pPr>
      <w:ins w:id="64" w:author="zhoujiansheng" w:date="2025-10-10T17:08:10Z"/>
      <w:ins w:id="65" w:author="zhoujiansheng" w:date="2025-10-10T17:08:10Z"/>
      <w:ins w:id="66" w:author="zhoujiansheng" w:date="2025-10-10T17:08:10Z"/>
      <w:ins w:id="67" w:author="zhoujiansheng" w:date="2025-10-10T17:08:10Z">
        <w:r>
          <w:rPr>
            <w:rFonts w:hint="eastAsia"/>
            <w:lang w:val="en-US" w:eastAsia="zh-CN"/>
          </w:rPr>
          <w:object>
            <v:shape id="_x0000_i1025" o:spt="75" type="#_x0000_t75" style="height:65.4pt;width:72.6pt;" o:ole="t" filled="f" o:preferrelative="t" stroked="f" coordsize="21600,21600">
              <v:path/>
              <v:fill on="f" focussize="0,0"/>
              <v:stroke on="f"/>
              <v:imagedata r:id="rId12" o:title=""/>
              <o:lock v:ext="edit" aspectratio="t"/>
              <w10:wrap type="none"/>
              <w10:anchorlock/>
            </v:shape>
            <o:OLEObject Type="Embed" ProgID="Package" ShapeID="_x0000_i1025" DrawAspect="Icon" ObjectID="_1468075725" r:id="rId11">
              <o:LockedField>false</o:LockedField>
            </o:OLEObject>
          </w:object>
        </w:r>
      </w:ins>
      <w:ins w:id="69" w:author="zhoujiansheng" w:date="2025-10-10T17:08:10Z"/>
    </w:p>
    <w:p w14:paraId="3AE34D6E">
      <w:pPr>
        <w:rPr>
          <w:ins w:id="70" w:author="zhoujiansheng" w:date="2025-10-09T15:43:30Z"/>
          <w:rFonts w:hint="eastAsia"/>
          <w:lang w:val="en-US" w:eastAsia="zh-CN"/>
        </w:rPr>
      </w:pPr>
    </w:p>
    <w:p w14:paraId="5B0CD661">
      <w:pPr>
        <w:rPr>
          <w:rFonts w:hint="default"/>
          <w:lang w:val="en-US" w:eastAsia="zh-CN"/>
        </w:rPr>
      </w:pPr>
    </w:p>
    <w:p w14:paraId="0D5E96D2">
      <w:pPr>
        <w:numPr>
          <w:ilvl w:val="0"/>
          <w:numId w:val="12"/>
        </w:numPr>
        <w:rPr>
          <w:rFonts w:hint="eastAsia"/>
          <w:b/>
          <w:bCs/>
          <w:lang w:val="en-US" w:eastAsia="zh-CN"/>
        </w:rPr>
      </w:pPr>
      <w:r>
        <w:rPr>
          <w:rFonts w:hint="eastAsia"/>
          <w:b/>
          <w:bCs/>
          <w:lang w:val="en-US" w:eastAsia="zh-CN"/>
        </w:rPr>
        <w:t>发起验收申请</w:t>
      </w:r>
    </w:p>
    <w:p w14:paraId="2958D96A">
      <w:pPr>
        <w:widowControl w:val="0"/>
        <w:numPr>
          <w:ilvl w:val="0"/>
          <w:numId w:val="0"/>
        </w:numPr>
        <w:jc w:val="both"/>
        <w:rPr>
          <w:rFonts w:hint="default"/>
          <w:lang w:val="en-US" w:eastAsia="zh-CN"/>
        </w:rPr>
      </w:pPr>
      <w:r>
        <w:rPr>
          <w:rFonts w:hint="eastAsia"/>
          <w:lang w:val="en-US" w:eastAsia="zh-CN"/>
        </w:rPr>
        <w:t>(1)基础信息：</w:t>
      </w:r>
    </w:p>
    <w:p w14:paraId="73507E36">
      <w:pPr>
        <w:widowControl w:val="0"/>
        <w:numPr>
          <w:ilvl w:val="0"/>
          <w:numId w:val="13"/>
        </w:numPr>
        <w:ind w:left="420" w:leftChars="0" w:hanging="420" w:firstLineChars="0"/>
        <w:jc w:val="both"/>
        <w:rPr>
          <w:rFonts w:hint="default"/>
          <w:lang w:val="en-US" w:eastAsia="zh-CN"/>
        </w:rPr>
      </w:pPr>
      <w:r>
        <w:rPr>
          <w:rFonts w:hint="eastAsia"/>
          <w:lang w:val="en-US" w:eastAsia="zh-CN"/>
        </w:rPr>
        <w:t>设备建设工程：必填项，手动录入当前工单待验收设备的所属设备建设工程名称。不超过50个字。</w:t>
      </w:r>
    </w:p>
    <w:p w14:paraId="64096AB5">
      <w:pPr>
        <w:widowControl w:val="0"/>
        <w:numPr>
          <w:ilvl w:val="0"/>
          <w:numId w:val="13"/>
        </w:numPr>
        <w:ind w:left="420" w:leftChars="0" w:hanging="420" w:firstLineChars="0"/>
        <w:jc w:val="both"/>
        <w:rPr>
          <w:rFonts w:hint="eastAsia"/>
          <w:lang w:val="en-US" w:eastAsia="zh-CN"/>
        </w:rPr>
      </w:pPr>
      <w:r>
        <w:rPr>
          <w:rFonts w:hint="eastAsia"/>
          <w:lang w:val="en-US" w:eastAsia="zh-CN"/>
        </w:rPr>
        <w:t>动环监控系统：必填项，下拉选择，枚举值——局房动环/基站动环。</w:t>
      </w:r>
    </w:p>
    <w:p w14:paraId="457D4238">
      <w:pPr>
        <w:widowControl w:val="0"/>
        <w:numPr>
          <w:ilvl w:val="0"/>
          <w:numId w:val="13"/>
        </w:numPr>
        <w:ind w:left="420" w:leftChars="0" w:hanging="420" w:firstLineChars="0"/>
        <w:jc w:val="both"/>
        <w:rPr>
          <w:rFonts w:hint="eastAsia"/>
          <w:lang w:val="en-US" w:eastAsia="zh-CN"/>
        </w:rPr>
      </w:pPr>
      <w:r>
        <w:rPr>
          <w:rFonts w:hint="eastAsia"/>
          <w:lang w:val="en-US" w:eastAsia="zh-CN"/>
        </w:rPr>
        <w:t>要求完成时间：必填项，当前日期之后的</w:t>
      </w:r>
      <w:del w:id="71" w:author="zhoujiansheng" w:date="2025-10-10T16:15:24Z">
        <w:r>
          <w:rPr>
            <w:rFonts w:hint="default"/>
            <w:lang w:val="en-US" w:eastAsia="zh-CN"/>
          </w:rPr>
          <w:delText>30</w:delText>
        </w:r>
      </w:del>
      <w:ins w:id="72" w:author="zhoujiansheng" w:date="2025-10-10T16:15:24Z">
        <w:r>
          <w:rPr>
            <w:rFonts w:hint="eastAsia"/>
            <w:lang w:val="en-US" w:eastAsia="zh-CN"/>
          </w:rPr>
          <w:t>15</w:t>
        </w:r>
      </w:ins>
      <w:r>
        <w:rPr>
          <w:rFonts w:hint="eastAsia"/>
          <w:lang w:val="en-US" w:eastAsia="zh-CN"/>
        </w:rPr>
        <w:t>天内日期可选（不含当前日期）。格式yyyy-mm-dd。若工单新建后保存为草稿，提交工单时日期≥之前填写的要求完成时间日期，提交工单时须提示修改完成时间。</w:t>
      </w:r>
    </w:p>
    <w:p w14:paraId="3093D82E">
      <w:pPr>
        <w:widowControl w:val="0"/>
        <w:numPr>
          <w:ilvl w:val="0"/>
          <w:numId w:val="13"/>
        </w:numPr>
        <w:ind w:left="420" w:leftChars="0" w:hanging="420" w:firstLineChars="0"/>
        <w:jc w:val="both"/>
        <w:rPr>
          <w:rFonts w:hint="eastAsia"/>
          <w:highlight w:val="none"/>
          <w:lang w:val="en-US" w:eastAsia="zh-CN"/>
        </w:rPr>
      </w:pPr>
      <w:r>
        <w:rPr>
          <w:rFonts w:hint="eastAsia"/>
          <w:lang w:val="en-US" w:eastAsia="zh-CN"/>
        </w:rPr>
        <w:t>移动验收人员：必填项，</w:t>
      </w:r>
      <w:ins w:id="73" w:author="zhoujiansheng" w:date="2025-10-10T10:08:19Z">
        <w:bookmarkStart w:id="2" w:name="OLE_LINK10"/>
        <w:r>
          <w:rPr>
            <w:rFonts w:hint="eastAsia"/>
            <w:lang w:val="en-US" w:eastAsia="zh-CN"/>
          </w:rPr>
          <w:t>手动</w:t>
        </w:r>
      </w:ins>
      <w:ins w:id="74" w:author="zhoujiansheng" w:date="2025-10-10T10:08:21Z">
        <w:r>
          <w:rPr>
            <w:rFonts w:hint="eastAsia"/>
            <w:lang w:val="en-US" w:eastAsia="zh-CN"/>
          </w:rPr>
          <w:t>输入</w:t>
        </w:r>
      </w:ins>
      <w:ins w:id="75" w:author="zhoujiansheng" w:date="2025-10-10T10:08:22Z">
        <w:r>
          <w:rPr>
            <w:rFonts w:hint="eastAsia"/>
            <w:lang w:val="en-US" w:eastAsia="zh-CN"/>
          </w:rPr>
          <w:t>，</w:t>
        </w:r>
      </w:ins>
      <w:ins w:id="76" w:author="zhoujiansheng" w:date="2025-10-10T10:08:35Z">
        <w:r>
          <w:rPr>
            <w:rFonts w:hint="eastAsia"/>
            <w:lang w:val="en-US" w:eastAsia="zh-CN"/>
          </w:rPr>
          <w:t>文本</w:t>
        </w:r>
      </w:ins>
      <w:ins w:id="77" w:author="zhoujiansheng" w:date="2025-10-10T10:08:37Z">
        <w:r>
          <w:rPr>
            <w:rFonts w:hint="eastAsia"/>
            <w:lang w:val="en-US" w:eastAsia="zh-CN"/>
          </w:rPr>
          <w:t>长度</w:t>
        </w:r>
      </w:ins>
      <w:ins w:id="78" w:author="zhoujiansheng" w:date="2025-10-10T10:08:41Z">
        <w:r>
          <w:rPr>
            <w:rFonts w:hint="eastAsia"/>
            <w:lang w:val="en-US" w:eastAsia="zh-CN"/>
          </w:rPr>
          <w:t>不</w:t>
        </w:r>
      </w:ins>
      <w:ins w:id="79" w:author="zhoujiansheng" w:date="2025-10-10T10:08:43Z">
        <w:r>
          <w:rPr>
            <w:rFonts w:hint="eastAsia"/>
            <w:lang w:val="en-US" w:eastAsia="zh-CN"/>
          </w:rPr>
          <w:t>超过</w:t>
        </w:r>
      </w:ins>
      <w:ins w:id="80" w:author="zhoujiansheng" w:date="2025-10-10T10:08:44Z">
        <w:r>
          <w:rPr>
            <w:rFonts w:hint="eastAsia"/>
            <w:lang w:val="en-US" w:eastAsia="zh-CN"/>
          </w:rPr>
          <w:t>100</w:t>
        </w:r>
      </w:ins>
      <w:ins w:id="81" w:author="zhoujiansheng" w:date="2025-10-10T10:08:46Z">
        <w:r>
          <w:rPr>
            <w:rFonts w:hint="eastAsia"/>
            <w:lang w:val="en-US" w:eastAsia="zh-CN"/>
          </w:rPr>
          <w:t>字</w:t>
        </w:r>
      </w:ins>
      <w:ins w:id="82" w:author="zhoujiansheng" w:date="2025-10-10T10:08:47Z">
        <w:r>
          <w:rPr>
            <w:rFonts w:hint="eastAsia"/>
            <w:lang w:val="en-US" w:eastAsia="zh-CN"/>
          </w:rPr>
          <w:t>。</w:t>
        </w:r>
      </w:ins>
      <w:ins w:id="83" w:author="zhoujiansheng" w:date="2025-10-10T10:08:57Z">
        <w:r>
          <w:rPr>
            <w:rFonts w:hint="eastAsia"/>
            <w:lang w:val="en-US" w:eastAsia="zh-CN"/>
          </w:rPr>
          <w:t>输入框</w:t>
        </w:r>
      </w:ins>
      <w:ins w:id="84" w:author="zhoujiansheng" w:date="2025-10-10T10:09:00Z">
        <w:r>
          <w:rPr>
            <w:rFonts w:hint="eastAsia"/>
            <w:lang w:val="en-US" w:eastAsia="zh-CN"/>
          </w:rPr>
          <w:t>提示</w:t>
        </w:r>
      </w:ins>
      <w:ins w:id="85" w:author="zhoujiansheng" w:date="2025-10-10T10:09:01Z">
        <w:r>
          <w:rPr>
            <w:rFonts w:hint="eastAsia"/>
            <w:lang w:val="en-US" w:eastAsia="zh-CN"/>
          </w:rPr>
          <w:t>“</w:t>
        </w:r>
      </w:ins>
      <w:ins w:id="86" w:author="zhoujiansheng" w:date="2025-10-10T10:09:03Z">
        <w:r>
          <w:rPr>
            <w:rFonts w:hint="eastAsia"/>
            <w:lang w:val="en-US" w:eastAsia="zh-CN"/>
          </w:rPr>
          <w:t>请</w:t>
        </w:r>
      </w:ins>
      <w:ins w:id="87" w:author="zhoujiansheng" w:date="2025-10-10T10:09:21Z">
        <w:r>
          <w:rPr>
            <w:rFonts w:hint="eastAsia"/>
            <w:lang w:val="en-US" w:eastAsia="zh-CN"/>
          </w:rPr>
          <w:t>填写</w:t>
        </w:r>
      </w:ins>
      <w:ins w:id="88" w:author="zhoujiansheng" w:date="2025-10-10T10:09:24Z">
        <w:r>
          <w:rPr>
            <w:rFonts w:hint="eastAsia"/>
            <w:lang w:val="en-US" w:eastAsia="zh-CN"/>
          </w:rPr>
          <w:t>移动</w:t>
        </w:r>
      </w:ins>
      <w:ins w:id="89" w:author="zhoujiansheng" w:date="2025-10-10T10:09:29Z">
        <w:r>
          <w:rPr>
            <w:rFonts w:hint="eastAsia"/>
            <w:lang w:val="en-US" w:eastAsia="zh-CN"/>
          </w:rPr>
          <w:t>参与</w:t>
        </w:r>
      </w:ins>
      <w:ins w:id="90" w:author="zhoujiansheng" w:date="2025-10-10T10:09:31Z">
        <w:r>
          <w:rPr>
            <w:rFonts w:hint="eastAsia"/>
            <w:lang w:val="en-US" w:eastAsia="zh-CN"/>
          </w:rPr>
          <w:t>验收</w:t>
        </w:r>
      </w:ins>
      <w:ins w:id="91" w:author="zhoujiansheng" w:date="2025-10-10T10:09:32Z">
        <w:r>
          <w:rPr>
            <w:rFonts w:hint="eastAsia"/>
            <w:lang w:val="en-US" w:eastAsia="zh-CN"/>
          </w:rPr>
          <w:t>人员</w:t>
        </w:r>
      </w:ins>
      <w:ins w:id="92" w:author="zhoujiansheng" w:date="2025-10-10T10:09:33Z">
        <w:r>
          <w:rPr>
            <w:rFonts w:hint="eastAsia"/>
            <w:lang w:val="en-US" w:eastAsia="zh-CN"/>
          </w:rPr>
          <w:t>姓名</w:t>
        </w:r>
      </w:ins>
      <w:ins w:id="93" w:author="zhoujiansheng" w:date="2025-10-10T10:09:37Z">
        <w:r>
          <w:rPr>
            <w:rFonts w:hint="eastAsia"/>
            <w:lang w:val="en-US" w:eastAsia="zh-CN"/>
          </w:rPr>
          <w:t>。</w:t>
        </w:r>
        <w:bookmarkEnd w:id="2"/>
      </w:ins>
      <w:del w:id="94" w:author="zhoujiansheng" w:date="2025-10-10T10:09:40Z">
        <w:r>
          <w:rPr>
            <w:rFonts w:hint="eastAsia"/>
            <w:highlight w:val="none"/>
            <w:lang w:val="en-US" w:eastAsia="zh-CN"/>
          </w:rPr>
          <w:delText>可多选</w:delText>
        </w:r>
      </w:del>
      <w:del w:id="95" w:author="zhoujiansheng" w:date="2025-10-10T10:09:41Z">
        <w:r>
          <w:rPr>
            <w:rFonts w:hint="eastAsia"/>
            <w:highlight w:val="none"/>
            <w:lang w:val="en-US" w:eastAsia="zh-CN"/>
          </w:rPr>
          <w:delText>。</w:delText>
        </w:r>
      </w:del>
    </w:p>
    <w:p w14:paraId="62E07314">
      <w:pPr>
        <w:widowControl w:val="0"/>
        <w:numPr>
          <w:ilvl w:val="0"/>
          <w:numId w:val="13"/>
        </w:numPr>
        <w:ind w:left="420" w:leftChars="0" w:hanging="420" w:firstLineChars="0"/>
        <w:jc w:val="both"/>
        <w:rPr>
          <w:rFonts w:hint="default"/>
          <w:highlight w:val="none"/>
          <w:lang w:val="en-US" w:eastAsia="zh-CN"/>
        </w:rPr>
      </w:pPr>
      <w:r>
        <w:rPr>
          <w:rFonts w:hint="eastAsia"/>
          <w:highlight w:val="none"/>
          <w:lang w:val="en-US" w:eastAsia="zh-CN"/>
        </w:rPr>
        <w:t>厂商验收人员：必填项，</w:t>
      </w:r>
      <w:ins w:id="96" w:author="zhoujiansheng" w:date="2025-10-10T10:09:53Z">
        <w:r>
          <w:rPr>
            <w:rFonts w:hint="eastAsia"/>
            <w:lang w:val="en-US" w:eastAsia="zh-CN"/>
          </w:rPr>
          <w:t>手动输入，文本长度不超过100字。输入框提示“请填写</w:t>
        </w:r>
      </w:ins>
      <w:ins w:id="97" w:author="zhoujiansheng" w:date="2025-10-10T10:09:59Z">
        <w:r>
          <w:rPr>
            <w:rFonts w:hint="eastAsia"/>
            <w:lang w:val="en-US" w:eastAsia="zh-CN"/>
          </w:rPr>
          <w:t>厂商</w:t>
        </w:r>
      </w:ins>
      <w:ins w:id="98" w:author="zhoujiansheng" w:date="2025-10-10T10:09:53Z">
        <w:r>
          <w:rPr>
            <w:rFonts w:hint="eastAsia"/>
            <w:lang w:val="en-US" w:eastAsia="zh-CN"/>
          </w:rPr>
          <w:t>参与验收人员姓名。</w:t>
        </w:r>
      </w:ins>
      <w:del w:id="99" w:author="zhoujiansheng" w:date="2025-10-10T10:10:03Z">
        <w:r>
          <w:rPr>
            <w:rFonts w:hint="eastAsia"/>
            <w:highlight w:val="none"/>
            <w:lang w:val="en-US" w:eastAsia="zh-CN"/>
          </w:rPr>
          <w:delText>可多选</w:delText>
        </w:r>
      </w:del>
    </w:p>
    <w:p w14:paraId="24AE6AA4">
      <w:pPr>
        <w:widowControl w:val="0"/>
        <w:numPr>
          <w:ilvl w:val="0"/>
          <w:numId w:val="0"/>
        </w:numPr>
        <w:jc w:val="both"/>
        <w:rPr>
          <w:rFonts w:hint="eastAsia"/>
          <w:lang w:val="en-US" w:eastAsia="zh-CN"/>
        </w:rPr>
      </w:pPr>
      <w:r>
        <w:rPr>
          <w:rFonts w:hint="eastAsia"/>
          <w:lang w:val="en-US" w:eastAsia="zh-CN"/>
        </w:rPr>
        <w:t>(2)资源设备新增：</w:t>
      </w:r>
      <w:r>
        <w:rPr>
          <w:rFonts w:hint="eastAsia"/>
          <w:lang w:val="en-US" w:eastAsia="zh-CN"/>
        </w:rPr>
        <w:br w:type="textWrapping"/>
      </w:r>
      <w:r>
        <w:rPr>
          <w:rFonts w:hint="eastAsia"/>
          <w:lang w:val="en-US" w:eastAsia="zh-CN"/>
        </w:rPr>
        <w:t>关联综资数据，资源设备数据通过表格弹窗的形式进行选择。</w:t>
      </w:r>
    </w:p>
    <w:p w14:paraId="161C9004">
      <w:pPr>
        <w:widowControl w:val="0"/>
        <w:numPr>
          <w:ilvl w:val="0"/>
          <w:numId w:val="14"/>
        </w:numPr>
        <w:ind w:left="420" w:leftChars="0" w:hanging="420" w:firstLineChars="0"/>
        <w:jc w:val="both"/>
        <w:rPr>
          <w:rFonts w:hint="default"/>
          <w:lang w:val="en-US" w:eastAsia="zh-CN"/>
        </w:rPr>
      </w:pPr>
      <w:r>
        <w:rPr>
          <w:rFonts w:hint="eastAsia"/>
          <w:lang w:val="en-US" w:eastAsia="zh-CN"/>
        </w:rPr>
        <w:t>弹窗表格筛选条件：地市、区县、站点名称、机房名称、设备类型、使用状态（</w:t>
      </w:r>
      <w:ins w:id="100" w:author="zhoujiansheng" w:date="2025-10-10T19:25:15Z">
        <w:r>
          <w:rPr>
            <w:rFonts w:hint="eastAsia"/>
            <w:lang w:val="en-US" w:eastAsia="zh-CN"/>
          </w:rPr>
          <w:t>下拉</w:t>
        </w:r>
      </w:ins>
      <w:ins w:id="101" w:author="zhoujiansheng" w:date="2025-10-10T19:25:17Z">
        <w:r>
          <w:rPr>
            <w:rFonts w:hint="eastAsia"/>
            <w:lang w:val="en-US" w:eastAsia="zh-CN"/>
          </w:rPr>
          <w:t>枚举，</w:t>
        </w:r>
      </w:ins>
      <w:ins w:id="102" w:author="zhoujiansheng" w:date="2025-10-10T19:25:19Z">
        <w:r>
          <w:rPr>
            <w:rFonts w:hint="eastAsia"/>
            <w:lang w:val="en-US" w:eastAsia="zh-CN"/>
          </w:rPr>
          <w:t>可</w:t>
        </w:r>
      </w:ins>
      <w:ins w:id="103" w:author="zhoujiansheng" w:date="2025-10-10T19:25:21Z">
        <w:r>
          <w:rPr>
            <w:rFonts w:hint="eastAsia"/>
            <w:lang w:val="en-US" w:eastAsia="zh-CN"/>
          </w:rPr>
          <w:t>多选</w:t>
        </w:r>
      </w:ins>
      <w:ins w:id="104" w:author="zhoujiansheng" w:date="2025-10-10T19:25:22Z">
        <w:r>
          <w:rPr>
            <w:rFonts w:hint="eastAsia"/>
            <w:lang w:val="en-US" w:eastAsia="zh-CN"/>
          </w:rPr>
          <w:t>，</w:t>
        </w:r>
      </w:ins>
      <w:ins w:id="105" w:author="zhoujiansheng" w:date="2025-10-10T19:25:24Z">
        <w:r>
          <w:rPr>
            <w:rFonts w:hint="eastAsia"/>
            <w:lang w:val="en-US" w:eastAsia="zh-CN"/>
          </w:rPr>
          <w:t>枚举值</w:t>
        </w:r>
      </w:ins>
      <w:ins w:id="106" w:author="zhoujiansheng" w:date="2025-10-10T19:25:25Z">
        <w:r>
          <w:rPr>
            <w:rFonts w:hint="eastAsia"/>
            <w:lang w:val="en-US" w:eastAsia="zh-CN"/>
          </w:rPr>
          <w:t>：</w:t>
        </w:r>
      </w:ins>
      <w:r>
        <w:rPr>
          <w:rFonts w:hint="eastAsia"/>
          <w:lang w:val="en-US" w:eastAsia="zh-CN"/>
        </w:rPr>
        <w:t>工程</w:t>
      </w:r>
      <w:ins w:id="107" w:author="zhoujiansheng" w:date="2025-10-10T19:24:36Z">
        <w:r>
          <w:rPr>
            <w:rFonts w:hint="eastAsia"/>
            <w:lang w:val="en-US" w:eastAsia="zh-CN"/>
          </w:rPr>
          <w:t>试运行</w:t>
        </w:r>
      </w:ins>
      <w:r>
        <w:rPr>
          <w:rFonts w:hint="eastAsia"/>
          <w:lang w:val="en-US" w:eastAsia="zh-CN"/>
        </w:rPr>
        <w:t>/在网/退网/空载，默认工程）</w:t>
      </w:r>
    </w:p>
    <w:p w14:paraId="2890D499">
      <w:pPr>
        <w:numPr>
          <w:ilvl w:val="0"/>
          <w:numId w:val="14"/>
        </w:numPr>
        <w:ind w:left="420" w:leftChars="0" w:hanging="420" w:firstLineChars="0"/>
        <w:rPr>
          <w:rFonts w:hint="eastAsia"/>
          <w:lang w:val="en-US" w:eastAsia="zh-CN"/>
        </w:rPr>
      </w:pPr>
      <w:r>
        <w:rPr>
          <w:rFonts w:hint="eastAsia"/>
          <w:lang w:val="en-US" w:eastAsia="zh-CN"/>
        </w:rPr>
        <w:t>查询结果字段：地市、区县、站点名称、机房名称、设备类型、</w:t>
      </w:r>
      <w:ins w:id="108" w:author="zhoujiansheng" w:date="2025-10-10T19:27:37Z">
        <w:r>
          <w:rPr>
            <w:rFonts w:hint="eastAsia"/>
            <w:lang w:val="en-US" w:eastAsia="zh-CN"/>
          </w:rPr>
          <w:t>设备</w:t>
        </w:r>
      </w:ins>
      <w:ins w:id="109" w:author="zhoujiansheng" w:date="2025-10-10T19:27:38Z">
        <w:r>
          <w:rPr>
            <w:rFonts w:hint="eastAsia"/>
            <w:lang w:val="en-US" w:eastAsia="zh-CN"/>
          </w:rPr>
          <w:t>子类</w:t>
        </w:r>
      </w:ins>
      <w:ins w:id="110" w:author="zhoujiansheng" w:date="2025-10-10T19:27:40Z">
        <w:r>
          <w:rPr>
            <w:rFonts w:hint="eastAsia"/>
            <w:lang w:val="en-US" w:eastAsia="zh-CN"/>
          </w:rPr>
          <w:t>、</w:t>
        </w:r>
      </w:ins>
      <w:r>
        <w:rPr>
          <w:rFonts w:hint="eastAsia"/>
          <w:lang w:val="en-US" w:eastAsia="zh-CN"/>
        </w:rPr>
        <w:t>设备名称、使用状态。</w:t>
      </w:r>
    </w:p>
    <w:p w14:paraId="721C9E78">
      <w:pPr>
        <w:rPr>
          <w:rFonts w:hint="default"/>
          <w:lang w:val="en-US" w:eastAsia="zh-CN"/>
        </w:rPr>
      </w:pPr>
      <w:r>
        <w:rPr>
          <w:rFonts w:hint="eastAsia"/>
          <w:lang w:val="en-US" w:eastAsia="zh-CN"/>
        </w:rPr>
        <w:t>校验：1、同一条资源设备信息不允许重复添加。2、已通过告警信号测试验收或正在验收的设备被再次添加时需提示。</w:t>
      </w:r>
      <w:r>
        <w:rPr>
          <w:rFonts w:hint="eastAsia"/>
          <w:highlight w:val="yellow"/>
          <w:lang w:val="en-US" w:eastAsia="zh-CN"/>
        </w:rPr>
        <w:t>3、设备是否可关联到对应“设备</w:t>
      </w:r>
      <w:del w:id="111" w:author="zhoujiansheng" w:date="2025-10-10T19:31:18Z">
        <w:r>
          <w:rPr>
            <w:rFonts w:hint="default"/>
            <w:highlight w:val="yellow"/>
            <w:lang w:val="en-US" w:eastAsia="zh-CN"/>
          </w:rPr>
          <w:delText>类型</w:delText>
        </w:r>
      </w:del>
      <w:ins w:id="112" w:author="zhoujiansheng" w:date="2025-10-10T19:31:19Z">
        <w:r>
          <w:rPr>
            <w:rFonts w:hint="eastAsia"/>
            <w:highlight w:val="yellow"/>
            <w:lang w:val="en-US" w:eastAsia="zh-CN"/>
          </w:rPr>
          <w:t>子类</w:t>
        </w:r>
      </w:ins>
      <w:r>
        <w:rPr>
          <w:rFonts w:hint="eastAsia"/>
          <w:highlight w:val="yellow"/>
          <w:lang w:val="en-US" w:eastAsia="zh-CN"/>
        </w:rPr>
        <w:t>”的“动环告警信号测试模板”，无法关联不允许添加。</w:t>
      </w:r>
      <w:r>
        <w:commentReference w:id="0"/>
      </w:r>
    </w:p>
    <w:p w14:paraId="404EF7E9">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提交工单时，需判断资源设备</w:t>
      </w:r>
      <w:del w:id="113" w:author="zhoujiansheng" w:date="2025-10-10T15:51:07Z">
        <w:r>
          <w:rPr>
            <w:rFonts w:hint="eastAsia"/>
            <w:lang w:val="en-US" w:eastAsia="zh-CN"/>
          </w:rPr>
          <w:delText>和非资源设备</w:delText>
        </w:r>
      </w:del>
      <w:r>
        <w:rPr>
          <w:rFonts w:hint="eastAsia"/>
          <w:lang w:val="en-US" w:eastAsia="zh-CN"/>
        </w:rPr>
        <w:t>是否</w:t>
      </w:r>
      <w:del w:id="114" w:author="zhoujiansheng" w:date="2025-10-10T15:51:13Z">
        <w:r>
          <w:rPr>
            <w:rFonts w:hint="eastAsia"/>
            <w:lang w:val="en-US" w:eastAsia="zh-CN"/>
          </w:rPr>
          <w:delText>同时</w:delText>
        </w:r>
      </w:del>
      <w:r>
        <w:rPr>
          <w:rFonts w:hint="eastAsia"/>
          <w:lang w:val="en-US" w:eastAsia="zh-CN"/>
        </w:rPr>
        <w:t>为空（未添加任何设备），若</w:t>
      </w:r>
      <w:del w:id="115" w:author="zhoujiansheng" w:date="2025-10-10T15:51:23Z">
        <w:r>
          <w:rPr>
            <w:rFonts w:hint="eastAsia"/>
            <w:lang w:val="en-US" w:eastAsia="zh-CN"/>
          </w:rPr>
          <w:delText>同时</w:delText>
        </w:r>
      </w:del>
      <w:r>
        <w:rPr>
          <w:rFonts w:hint="eastAsia"/>
          <w:lang w:val="en-US" w:eastAsia="zh-CN"/>
        </w:rPr>
        <w:t>为空，不允许提交工单，弹窗提示“请至少添加</w:t>
      </w:r>
      <w:del w:id="116" w:author="zhoujiansheng" w:date="2025-10-10T15:51:37Z">
        <w:r>
          <w:rPr>
            <w:rFonts w:hint="default"/>
            <w:lang w:val="en-US" w:eastAsia="zh-CN"/>
          </w:rPr>
          <w:delText>一类</w:delText>
        </w:r>
      </w:del>
      <w:ins w:id="117" w:author="zhoujiansheng" w:date="2025-10-10T15:51:38Z">
        <w:r>
          <w:rPr>
            <w:rFonts w:hint="eastAsia"/>
            <w:lang w:val="en-US" w:eastAsia="zh-CN"/>
          </w:rPr>
          <w:t>一</w:t>
        </w:r>
      </w:ins>
      <w:ins w:id="118" w:author="zhoujiansheng" w:date="2025-10-10T15:51:43Z">
        <w:r>
          <w:rPr>
            <w:rFonts w:hint="eastAsia"/>
            <w:lang w:val="en-US" w:eastAsia="zh-CN"/>
          </w:rPr>
          <w:t>台</w:t>
        </w:r>
      </w:ins>
      <w:r>
        <w:rPr>
          <w:rFonts w:hint="eastAsia"/>
          <w:lang w:val="en-US" w:eastAsia="zh-CN"/>
        </w:rPr>
        <w:t>设备”。</w:t>
      </w:r>
    </w:p>
    <w:p w14:paraId="6D60889C">
      <w:pPr>
        <w:rPr>
          <w:rFonts w:hint="eastAsia"/>
          <w:lang w:val="en-US" w:eastAsia="zh-CN"/>
        </w:rPr>
      </w:pPr>
    </w:p>
    <w:p w14:paraId="53CA0C25">
      <w:pPr>
        <w:rPr>
          <w:rFonts w:hint="eastAsia"/>
          <w:lang w:val="en-US" w:eastAsia="zh-CN"/>
        </w:rPr>
      </w:pPr>
      <w:r>
        <w:rPr>
          <w:rFonts w:hint="eastAsia"/>
          <w:lang w:val="en-US" w:eastAsia="zh-CN"/>
        </w:rPr>
        <w:t>设备新增后的列表字段如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w:t>
      </w:r>
    </w:p>
    <w:p w14:paraId="18C39E0D">
      <w:pPr>
        <w:rPr>
          <w:rFonts w:hint="eastAsia"/>
          <w:lang w:val="en-US" w:eastAsia="zh-CN"/>
        </w:rPr>
      </w:pPr>
      <w:r>
        <w:rPr>
          <w:rFonts w:hint="eastAsia"/>
          <w:lang w:val="en-US" w:eastAsia="zh-CN"/>
        </w:rPr>
        <w:t>列表中字段说明如下：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067C0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14:paraId="2B546AB9">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2CDC79F5">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718C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813412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设备建设工程</w:t>
            </w:r>
          </w:p>
        </w:tc>
        <w:tc>
          <w:tcPr>
            <w:tcW w:w="6633" w:type="dxa"/>
          </w:tcPr>
          <w:p w14:paraId="201A48A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自动填充基础信息中已填写的设备建设工程名称</w:t>
            </w:r>
          </w:p>
        </w:tc>
      </w:tr>
      <w:tr w14:paraId="6265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DF4173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19" w:author="zhoujiansheng" w:date="2025-10-10T19:33:29Z">
              <w:r>
                <w:rPr>
                  <w:rFonts w:hint="eastAsia"/>
                  <w:lang w:val="en-US" w:eastAsia="zh-CN"/>
                </w:rPr>
                <w:delText>所属</w:delText>
              </w:r>
            </w:del>
            <w:r>
              <w:rPr>
                <w:rFonts w:hint="eastAsia"/>
                <w:lang w:val="en-US" w:eastAsia="zh-CN"/>
              </w:rPr>
              <w:t>地市</w:t>
            </w:r>
          </w:p>
        </w:tc>
        <w:tc>
          <w:tcPr>
            <w:tcW w:w="6633" w:type="dxa"/>
          </w:tcPr>
          <w:p w14:paraId="0139C20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6DEF8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D6BCD1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20" w:author="zhoujiansheng" w:date="2025-10-10T19:33:30Z">
              <w:r>
                <w:rPr>
                  <w:rFonts w:hint="eastAsia"/>
                  <w:lang w:val="en-US" w:eastAsia="zh-CN"/>
                </w:rPr>
                <w:delText>所属</w:delText>
              </w:r>
            </w:del>
            <w:r>
              <w:rPr>
                <w:rFonts w:hint="eastAsia"/>
                <w:lang w:val="en-US" w:eastAsia="zh-CN"/>
              </w:rPr>
              <w:t>区县</w:t>
            </w:r>
          </w:p>
        </w:tc>
        <w:tc>
          <w:tcPr>
            <w:tcW w:w="6633" w:type="dxa"/>
          </w:tcPr>
          <w:p w14:paraId="0A659FC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2362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F0DD3E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站点类型</w:t>
            </w:r>
          </w:p>
        </w:tc>
        <w:tc>
          <w:tcPr>
            <w:tcW w:w="6633" w:type="dxa"/>
          </w:tcPr>
          <w:p w14:paraId="61169F7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4F8A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3C67C7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站点级别</w:t>
            </w:r>
          </w:p>
        </w:tc>
        <w:tc>
          <w:tcPr>
            <w:tcW w:w="6633" w:type="dxa"/>
          </w:tcPr>
          <w:p w14:paraId="1499892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通过站点名称关联综资“RM_SITE_PROPERTY”站点动环属性表的“广西站点级别”，如</w:t>
            </w:r>
            <w:r>
              <w:rPr>
                <w:rFonts w:hint="eastAsia"/>
                <w:lang w:val="en-US" w:eastAsia="zh-CN"/>
              </w:rPr>
              <w:fldChar w:fldCharType="begin"/>
            </w:r>
            <w:r>
              <w:rPr>
                <w:rFonts w:hint="eastAsia"/>
                <w:lang w:val="en-US" w:eastAsia="zh-CN"/>
              </w:rPr>
              <w:instrText xml:space="preserve"> REF _Ref20366 \h </w:instrText>
            </w:r>
            <w:r>
              <w:rPr>
                <w:rFonts w:hint="eastAsia"/>
                <w:lang w:val="en-US" w:eastAsia="zh-CN"/>
              </w:rPr>
              <w:fldChar w:fldCharType="separate"/>
            </w:r>
            <w:r>
              <w:t>图4</w:t>
            </w:r>
            <w:r>
              <w:rPr>
                <w:rFonts w:hint="eastAsia"/>
                <w:lang w:val="en-US" w:eastAsia="zh-CN"/>
              </w:rPr>
              <w:fldChar w:fldCharType="end"/>
            </w:r>
            <w:r>
              <w:rPr>
                <w:rFonts w:hint="eastAsia"/>
                <w:lang w:val="en-US" w:eastAsia="zh-CN"/>
              </w:rPr>
              <w:t>所示</w:t>
            </w:r>
          </w:p>
        </w:tc>
      </w:tr>
      <w:tr w14:paraId="7E17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25F16E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6633" w:type="dxa"/>
          </w:tcPr>
          <w:p w14:paraId="098A3DF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336C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9E12EF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机房名称</w:t>
            </w:r>
          </w:p>
        </w:tc>
        <w:tc>
          <w:tcPr>
            <w:tcW w:w="6633" w:type="dxa"/>
          </w:tcPr>
          <w:p w14:paraId="465BD80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6BB7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6D0038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6633" w:type="dxa"/>
          </w:tcPr>
          <w:p w14:paraId="3201E85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6EC1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1" w:author="zhoujiansheng" w:date="2025-10-10T19:33:43Z"/>
        </w:trPr>
        <w:tc>
          <w:tcPr>
            <w:tcW w:w="2571" w:type="dxa"/>
            <w:vAlign w:val="center"/>
          </w:tcPr>
          <w:p w14:paraId="74338B17">
            <w:pPr>
              <w:pStyle w:val="16"/>
              <w:keepNext w:val="0"/>
              <w:keepLines w:val="0"/>
              <w:pageBreakBefore w:val="0"/>
              <w:widowControl w:val="0"/>
              <w:kinsoku/>
              <w:wordWrap/>
              <w:overflowPunct/>
              <w:topLinePunct w:val="0"/>
              <w:autoSpaceDE/>
              <w:autoSpaceDN/>
              <w:bidi w:val="0"/>
              <w:adjustRightInd/>
              <w:snapToGrid/>
              <w:textAlignment w:val="auto"/>
              <w:rPr>
                <w:ins w:id="122" w:author="zhoujiansheng" w:date="2025-10-10T19:33:43Z"/>
                <w:rFonts w:hint="default"/>
                <w:lang w:val="en-US" w:eastAsia="zh-CN"/>
              </w:rPr>
            </w:pPr>
            <w:ins w:id="123" w:author="zhoujiansheng" w:date="2025-10-10T19:33:47Z">
              <w:r>
                <w:rPr>
                  <w:rFonts w:hint="eastAsia"/>
                  <w:lang w:val="en-US" w:eastAsia="zh-CN"/>
                </w:rPr>
                <w:t>设备</w:t>
              </w:r>
            </w:ins>
            <w:ins w:id="124" w:author="zhoujiansheng" w:date="2025-10-10T19:33:48Z">
              <w:r>
                <w:rPr>
                  <w:rFonts w:hint="eastAsia"/>
                  <w:lang w:val="en-US" w:eastAsia="zh-CN"/>
                </w:rPr>
                <w:t>子类</w:t>
              </w:r>
            </w:ins>
          </w:p>
        </w:tc>
        <w:tc>
          <w:tcPr>
            <w:tcW w:w="6633" w:type="dxa"/>
          </w:tcPr>
          <w:p w14:paraId="4C459F20">
            <w:pPr>
              <w:keepNext w:val="0"/>
              <w:keepLines w:val="0"/>
              <w:pageBreakBefore w:val="0"/>
              <w:widowControl w:val="0"/>
              <w:kinsoku/>
              <w:wordWrap/>
              <w:overflowPunct/>
              <w:topLinePunct w:val="0"/>
              <w:autoSpaceDE/>
              <w:autoSpaceDN/>
              <w:bidi w:val="0"/>
              <w:adjustRightInd/>
              <w:snapToGrid/>
              <w:ind w:firstLine="0" w:firstLineChars="0"/>
              <w:textAlignment w:val="auto"/>
              <w:rPr>
                <w:ins w:id="125" w:author="zhoujiansheng" w:date="2025-10-10T19:33:43Z"/>
                <w:rFonts w:hint="default"/>
                <w:lang w:val="en-US" w:eastAsia="zh-CN"/>
              </w:rPr>
            </w:pPr>
            <w:ins w:id="126" w:author="zhoujiansheng" w:date="2025-10-10T19:33:52Z">
              <w:r>
                <w:rPr>
                  <w:rFonts w:hint="eastAsia"/>
                  <w:lang w:val="en-US" w:eastAsia="zh-CN"/>
                </w:rPr>
                <w:t>自动</w:t>
              </w:r>
            </w:ins>
            <w:ins w:id="127" w:author="zhoujiansheng" w:date="2025-10-10T19:33:53Z">
              <w:r>
                <w:rPr>
                  <w:rFonts w:hint="eastAsia"/>
                  <w:lang w:val="en-US" w:eastAsia="zh-CN"/>
                </w:rPr>
                <w:t>填充</w:t>
              </w:r>
            </w:ins>
            <w:ins w:id="128" w:author="zhoujiansheng" w:date="2025-10-10T19:33:55Z">
              <w:r>
                <w:rPr>
                  <w:rFonts w:hint="eastAsia"/>
                  <w:lang w:val="en-US" w:eastAsia="zh-CN"/>
                </w:rPr>
                <w:t>所选</w:t>
              </w:r>
            </w:ins>
            <w:ins w:id="129" w:author="zhoujiansheng" w:date="2025-10-10T19:33:56Z">
              <w:r>
                <w:rPr>
                  <w:rFonts w:hint="eastAsia"/>
                  <w:lang w:val="en-US" w:eastAsia="zh-CN"/>
                </w:rPr>
                <w:t>设备</w:t>
              </w:r>
            </w:ins>
            <w:ins w:id="130" w:author="zhoujiansheng" w:date="2025-10-10T19:33:57Z">
              <w:r>
                <w:rPr>
                  <w:rFonts w:hint="eastAsia"/>
                  <w:lang w:val="en-US" w:eastAsia="zh-CN"/>
                </w:rPr>
                <w:t>相关</w:t>
              </w:r>
            </w:ins>
            <w:ins w:id="131" w:author="zhoujiansheng" w:date="2025-10-10T19:33:58Z">
              <w:r>
                <w:rPr>
                  <w:rFonts w:hint="eastAsia"/>
                  <w:lang w:val="en-US" w:eastAsia="zh-CN"/>
                </w:rPr>
                <w:t>信息</w:t>
              </w:r>
            </w:ins>
          </w:p>
        </w:tc>
      </w:tr>
      <w:tr w14:paraId="4F5F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B78934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设备名称</w:t>
            </w:r>
          </w:p>
        </w:tc>
        <w:tc>
          <w:tcPr>
            <w:tcW w:w="6633" w:type="dxa"/>
          </w:tcPr>
          <w:p w14:paraId="4B6AEBC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17B5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87E4A4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采集器名称</w:t>
            </w:r>
          </w:p>
        </w:tc>
        <w:tc>
          <w:tcPr>
            <w:tcW w:w="6633" w:type="dxa"/>
          </w:tcPr>
          <w:p w14:paraId="76B91C3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必填项，下拉选择。根据动环监控系统类型“局房动环/基站动环”，以及设备所在站点名称，关联动环IP库中的可选设备名称。</w:t>
            </w:r>
          </w:p>
        </w:tc>
      </w:tr>
      <w:tr w14:paraId="35D12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FF203C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采集器IP</w:t>
            </w:r>
          </w:p>
        </w:tc>
        <w:tc>
          <w:tcPr>
            <w:tcW w:w="6633" w:type="dxa"/>
          </w:tcPr>
          <w:p w14:paraId="3E87BD3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选择IP库中的采集器名称后，自动填充对应IP</w:t>
            </w:r>
          </w:p>
        </w:tc>
      </w:tr>
      <w:tr w14:paraId="3DC7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2FF92C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采集器所在机房</w:t>
            </w:r>
          </w:p>
        </w:tc>
        <w:tc>
          <w:tcPr>
            <w:tcW w:w="6633" w:type="dxa"/>
          </w:tcPr>
          <w:p w14:paraId="4C5DAB7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选择IP库中的采集器名称后，自动填充对应机房名称</w:t>
            </w:r>
          </w:p>
        </w:tc>
      </w:tr>
    </w:tbl>
    <w:p w14:paraId="6C490BF7">
      <w:r>
        <w:drawing>
          <wp:inline distT="0" distB="0" distL="114300" distR="114300">
            <wp:extent cx="6177915" cy="481330"/>
            <wp:effectExtent l="0" t="0" r="9525"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6177915" cy="481330"/>
                    </a:xfrm>
                    <a:prstGeom prst="rect">
                      <a:avLst/>
                    </a:prstGeom>
                    <a:noFill/>
                    <a:ln>
                      <a:noFill/>
                    </a:ln>
                  </pic:spPr>
                </pic:pic>
              </a:graphicData>
            </a:graphic>
          </wp:inline>
        </w:drawing>
      </w:r>
    </w:p>
    <w:p w14:paraId="21E95F5B">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pPr>
      <w:bookmarkStart w:id="3" w:name="_Ref20078"/>
      <w:r>
        <w:t>图</w:t>
      </w:r>
      <w:r>
        <w:fldChar w:fldCharType="begin"/>
      </w:r>
      <w:r>
        <w:instrText xml:space="preserve"> SEQ 图 \* ARABIC </w:instrText>
      </w:r>
      <w:r>
        <w:fldChar w:fldCharType="separate"/>
      </w:r>
      <w:r>
        <w:t>3</w:t>
      </w:r>
      <w:r>
        <w:fldChar w:fldCharType="end"/>
      </w:r>
      <w:bookmarkEnd w:id="3"/>
      <w:r>
        <w:rPr>
          <w:rFonts w:hint="eastAsia"/>
          <w:lang w:eastAsia="zh-CN"/>
        </w:rPr>
        <w:t>设备静态资源路由信息表</w:t>
      </w:r>
    </w:p>
    <w:p w14:paraId="291B8114">
      <w:pPr>
        <w:keepNext w:val="0"/>
        <w:keepLines w:val="0"/>
        <w:pageBreakBefore w:val="0"/>
        <w:kinsoku/>
        <w:wordWrap/>
        <w:overflowPunct/>
        <w:topLinePunct w:val="0"/>
        <w:autoSpaceDE/>
        <w:autoSpaceDN/>
        <w:bidi w:val="0"/>
        <w:adjustRightInd/>
        <w:snapToGrid/>
        <w:spacing w:line="240" w:lineRule="auto"/>
        <w:jc w:val="center"/>
        <w:textAlignment w:val="auto"/>
      </w:pPr>
      <w:r>
        <w:drawing>
          <wp:inline distT="0" distB="0" distL="114300" distR="114300">
            <wp:extent cx="2944495" cy="3649980"/>
            <wp:effectExtent l="0" t="0" r="1206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2944495" cy="3649980"/>
                    </a:xfrm>
                    <a:prstGeom prst="rect">
                      <a:avLst/>
                    </a:prstGeom>
                    <a:noFill/>
                    <a:ln>
                      <a:noFill/>
                    </a:ln>
                  </pic:spPr>
                </pic:pic>
              </a:graphicData>
            </a:graphic>
          </wp:inline>
        </w:drawing>
      </w:r>
    </w:p>
    <w:p w14:paraId="21D841AB">
      <w:pPr>
        <w:pStyle w:val="14"/>
        <w:keepNext w:val="0"/>
        <w:keepLines w:val="0"/>
        <w:pageBreakBefore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 w:name="_Ref20366"/>
      <w:r>
        <w:t>图</w:t>
      </w:r>
      <w:r>
        <w:fldChar w:fldCharType="begin"/>
      </w:r>
      <w:r>
        <w:instrText xml:space="preserve"> SEQ 图 \* ARABIC </w:instrText>
      </w:r>
      <w:r>
        <w:fldChar w:fldCharType="separate"/>
      </w:r>
      <w:r>
        <w:t>4</w:t>
      </w:r>
      <w:r>
        <w:fldChar w:fldCharType="end"/>
      </w:r>
      <w:bookmarkEnd w:id="4"/>
      <w:r>
        <w:rPr>
          <w:rFonts w:hint="eastAsia"/>
          <w:lang w:val="en-US" w:eastAsia="zh-CN"/>
        </w:rPr>
        <w:t>广西省内站点级别分类</w:t>
      </w:r>
    </w:p>
    <w:p w14:paraId="0C30F2E1">
      <w:pPr>
        <w:rPr>
          <w:rFonts w:hint="eastAsia"/>
          <w:lang w:val="en-US" w:eastAsia="zh-CN"/>
        </w:rPr>
      </w:pPr>
    </w:p>
    <w:p w14:paraId="14E589C2">
      <w:pPr>
        <w:rPr>
          <w:rFonts w:hint="default"/>
          <w:lang w:val="en-US" w:eastAsia="zh-CN"/>
        </w:rPr>
      </w:pPr>
      <w:r>
        <w:rPr>
          <w:rFonts w:hint="eastAsia"/>
          <w:lang w:val="en-US" w:eastAsia="zh-CN"/>
        </w:rPr>
        <w:t>(4)FSU信息截图上传（</w:t>
      </w:r>
      <w:r>
        <w:rPr>
          <w:rFonts w:hint="eastAsia"/>
          <w:highlight w:val="yellow"/>
          <w:lang w:val="en-US" w:eastAsia="zh-CN"/>
        </w:rPr>
        <w:t>提示已关联的FSU数量，数量去重</w:t>
      </w:r>
      <w:r>
        <w:rPr>
          <w:rFonts w:hint="eastAsia"/>
          <w:lang w:val="en-US" w:eastAsia="zh-CN"/>
        </w:rPr>
        <w:t>）</w:t>
      </w:r>
    </w:p>
    <w:p w14:paraId="438C5B1C">
      <w:pPr>
        <w:rPr>
          <w:rFonts w:hint="default"/>
          <w:lang w:val="en-US" w:eastAsia="zh-CN"/>
        </w:rPr>
      </w:pPr>
      <w:r>
        <w:rPr>
          <w:rFonts w:hint="eastAsia"/>
          <w:lang w:val="en-US" w:eastAsia="zh-CN"/>
        </w:rPr>
        <w:t>统计待验收设备已绑定的FSU数量，同一台FSU绑定多台设备只计算一次。</w:t>
      </w:r>
    </w:p>
    <w:p w14:paraId="5A091DFC">
      <w:pPr>
        <w:rPr>
          <w:rFonts w:hint="default"/>
          <w:lang w:val="en-US" w:eastAsia="zh-CN"/>
        </w:rPr>
      </w:pPr>
      <w:r>
        <w:rPr>
          <w:rFonts w:hint="eastAsia"/>
          <w:lang w:val="en-US" w:eastAsia="zh-CN"/>
        </w:rPr>
        <w:t>FSU信息截图上传支持常见图片格式BMP/TIF/JPEG/JPG/PNG等。</w:t>
      </w:r>
    </w:p>
    <w:p w14:paraId="0A8EC958">
      <w:pPr>
        <w:rPr>
          <w:rFonts w:hint="default"/>
          <w:lang w:val="en-US" w:eastAsia="zh-CN"/>
        </w:rPr>
      </w:pPr>
      <w:r>
        <w:rPr>
          <w:rFonts w:hint="eastAsia"/>
          <w:lang w:val="en-US" w:eastAsia="zh-CN"/>
        </w:rPr>
        <w:t>校验：上传的FSU信息截图数量=待验收设备已绑定的FSU数量，（保证每个FSU有对应的信息截图），若数量不一致，不允许提交工单。</w:t>
      </w:r>
    </w:p>
    <w:p w14:paraId="3168F94F">
      <w:pPr>
        <w:rPr>
          <w:rFonts w:hint="default"/>
          <w:lang w:val="en-US" w:eastAsia="zh-CN"/>
        </w:rPr>
      </w:pPr>
      <w:r>
        <w:rPr>
          <w:rFonts w:hint="eastAsia"/>
          <w:lang w:val="en-US" w:eastAsia="zh-CN"/>
        </w:rPr>
        <w:t>(5)审核人员</w:t>
      </w:r>
    </w:p>
    <w:p w14:paraId="515F836F">
      <w:pPr>
        <w:numPr>
          <w:ilvl w:val="0"/>
          <w:numId w:val="15"/>
        </w:numPr>
        <w:ind w:left="420" w:leftChars="0" w:hanging="420" w:firstLineChars="0"/>
        <w:rPr>
          <w:rFonts w:hint="default"/>
          <w:lang w:val="en-US" w:eastAsia="zh-CN"/>
        </w:rPr>
      </w:pPr>
      <w:r>
        <w:rPr>
          <w:rFonts w:hint="eastAsia"/>
          <w:lang w:val="en-US" w:eastAsia="zh-CN"/>
        </w:rPr>
        <w:t>省级管理员</w:t>
      </w:r>
    </w:p>
    <w:p w14:paraId="45D5E763">
      <w:pPr>
        <w:numPr>
          <w:ilvl w:val="0"/>
          <w:numId w:val="15"/>
        </w:numPr>
        <w:ind w:left="420" w:leftChars="0" w:hanging="420" w:firstLineChars="0"/>
        <w:rPr>
          <w:rFonts w:hint="eastAsia"/>
          <w:lang w:val="en-US" w:eastAsia="zh-CN"/>
        </w:rPr>
      </w:pPr>
      <w:del w:id="132" w:author="zhoujiansheng" w:date="2025-10-10T19:37:19Z">
        <w:r>
          <w:rPr>
            <w:rFonts w:hint="eastAsia"/>
            <w:lang w:val="en-US" w:eastAsia="zh-CN"/>
          </w:rPr>
          <w:delText>局房/基站</w:delText>
        </w:r>
      </w:del>
      <w:r>
        <w:rPr>
          <w:rFonts w:hint="eastAsia"/>
          <w:lang w:val="en-US" w:eastAsia="zh-CN"/>
        </w:rPr>
        <w:t>割接负责人</w:t>
      </w:r>
    </w:p>
    <w:p w14:paraId="5A5BBA16">
      <w:pPr>
        <w:numPr>
          <w:ilvl w:val="0"/>
          <w:numId w:val="15"/>
        </w:numPr>
        <w:ind w:left="420" w:leftChars="0" w:hanging="420" w:firstLineChars="0"/>
        <w:rPr>
          <w:ins w:id="133" w:author="zhoujiansheng" w:date="2025-10-10T19:37:39Z"/>
          <w:rFonts w:hint="eastAsia"/>
          <w:lang w:val="en-US" w:eastAsia="zh-CN"/>
        </w:rPr>
      </w:pPr>
      <w:r>
        <w:rPr>
          <w:rFonts w:hint="eastAsia"/>
          <w:lang w:val="en-US" w:eastAsia="zh-CN"/>
        </w:rPr>
        <w:t>市公司动力班长</w:t>
      </w:r>
    </w:p>
    <w:p w14:paraId="18CADAB3">
      <w:pPr>
        <w:numPr>
          <w:ilvl w:val="0"/>
          <w:numId w:val="15"/>
        </w:numPr>
        <w:ind w:left="420" w:leftChars="0" w:hanging="420" w:firstLineChars="0"/>
        <w:rPr>
          <w:rFonts w:hint="eastAsia"/>
          <w:lang w:val="en-US" w:eastAsia="zh-CN"/>
        </w:rPr>
      </w:pPr>
      <w:ins w:id="134" w:author="zhoujiansheng" w:date="2025-10-10T19:37:52Z">
        <w:r>
          <w:rPr>
            <w:rFonts w:hint="eastAsia"/>
            <w:lang w:val="en-US" w:eastAsia="zh-CN"/>
          </w:rPr>
          <w:t>维护</w:t>
        </w:r>
      </w:ins>
      <w:ins w:id="135" w:author="zhoujiansheng" w:date="2025-10-10T19:37:54Z">
        <w:r>
          <w:rPr>
            <w:rFonts w:hint="eastAsia"/>
            <w:lang w:val="en-US" w:eastAsia="zh-CN"/>
          </w:rPr>
          <w:t>负责</w:t>
        </w:r>
      </w:ins>
      <w:ins w:id="136" w:author="zhoujiansheng" w:date="2025-10-10T19:37:55Z">
        <w:r>
          <w:rPr>
            <w:rFonts w:hint="eastAsia"/>
            <w:lang w:val="en-US" w:eastAsia="zh-CN"/>
          </w:rPr>
          <w:t>人</w:t>
        </w:r>
      </w:ins>
    </w:p>
    <w:p w14:paraId="27852964">
      <w:pPr>
        <w:numPr>
          <w:ilvl w:val="0"/>
          <w:numId w:val="15"/>
        </w:numPr>
        <w:ind w:left="420" w:leftChars="0" w:hanging="420" w:firstLineChars="0"/>
        <w:rPr>
          <w:rFonts w:hint="eastAsia"/>
          <w:lang w:val="en-US" w:eastAsia="zh-CN"/>
        </w:rPr>
      </w:pPr>
      <w:r>
        <w:rPr>
          <w:rFonts w:hint="eastAsia"/>
          <w:lang w:val="en-US" w:eastAsia="zh-CN"/>
        </w:rPr>
        <w:t>工程负责人</w:t>
      </w:r>
    </w:p>
    <w:p w14:paraId="22F7DADD">
      <w:pPr>
        <w:numPr>
          <w:ilvl w:val="0"/>
          <w:numId w:val="15"/>
        </w:numPr>
        <w:ind w:left="420" w:leftChars="0" w:hanging="420" w:firstLineChars="0"/>
        <w:rPr>
          <w:rFonts w:hint="default"/>
          <w:lang w:val="en-US" w:eastAsia="zh-CN"/>
        </w:rPr>
      </w:pPr>
      <w:r>
        <w:rPr>
          <w:rFonts w:hint="eastAsia"/>
          <w:lang w:val="en-US" w:eastAsia="zh-CN"/>
        </w:rPr>
        <w:t>厂商负责人</w:t>
      </w:r>
    </w:p>
    <w:p w14:paraId="5460404D">
      <w:pPr>
        <w:rPr>
          <w:rFonts w:hint="default"/>
          <w:lang w:val="en-US" w:eastAsia="zh-CN"/>
        </w:rPr>
      </w:pPr>
      <w:r>
        <w:rPr>
          <w:rFonts w:hint="eastAsia"/>
          <w:lang w:val="en-US" w:eastAsia="zh-CN"/>
        </w:rPr>
        <w:t>上述流程审核人员信息必填，均为单选。</w:t>
      </w:r>
    </w:p>
    <w:p w14:paraId="3F0C88A3">
      <w:pPr>
        <w:rPr>
          <w:rFonts w:hint="eastAsia"/>
          <w:lang w:val="en-US" w:eastAsia="zh-CN"/>
        </w:rPr>
      </w:pPr>
    </w:p>
    <w:p w14:paraId="490D71AF">
      <w:pPr>
        <w:rPr>
          <w:rFonts w:hint="default"/>
          <w:lang w:val="en-US" w:eastAsia="zh-CN"/>
        </w:rPr>
      </w:pPr>
      <w:r>
        <w:rPr>
          <w:rFonts w:hint="eastAsia"/>
          <w:b/>
          <w:bCs/>
          <w:lang w:val="en-US" w:eastAsia="zh-CN"/>
        </w:rPr>
        <w:t>2、工单受理</w:t>
      </w:r>
      <w:ins w:id="137" w:author="zhoujiansheng" w:date="2025-10-10T19:38:45Z">
        <w:r>
          <w:rPr>
            <w:rFonts w:hint="eastAsia"/>
            <w:b/>
            <w:bCs/>
            <w:lang w:val="en-US" w:eastAsia="zh-CN"/>
          </w:rPr>
          <w:t>审批</w:t>
        </w:r>
      </w:ins>
    </w:p>
    <w:p w14:paraId="3B788CBE">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工单发起后</w:t>
      </w:r>
      <w:ins w:id="138" w:author="zhoujiansheng" w:date="2025-10-10T19:39:17Z">
        <w:r>
          <w:rPr>
            <w:rFonts w:hint="eastAsia"/>
            <w:lang w:val="en-US" w:eastAsia="zh-CN"/>
          </w:rPr>
          <w:t>先</w:t>
        </w:r>
      </w:ins>
      <w:ins w:id="139" w:author="zhoujiansheng" w:date="2025-10-10T19:39:20Z">
        <w:r>
          <w:rPr>
            <w:rFonts w:hint="eastAsia"/>
            <w:lang w:val="en-US" w:eastAsia="zh-CN"/>
          </w:rPr>
          <w:t>由</w:t>
        </w:r>
      </w:ins>
      <w:ins w:id="140" w:author="zhoujiansheng" w:date="2025-10-10T19:39:21Z">
        <w:r>
          <w:rPr>
            <w:rFonts w:hint="eastAsia"/>
            <w:lang w:val="en-US" w:eastAsia="zh-CN"/>
          </w:rPr>
          <w:t>对应</w:t>
        </w:r>
      </w:ins>
      <w:ins w:id="141" w:author="zhoujiansheng" w:date="2025-10-10T19:39:23Z">
        <w:r>
          <w:rPr>
            <w:rFonts w:hint="eastAsia"/>
            <w:lang w:val="en-US" w:eastAsia="zh-CN"/>
          </w:rPr>
          <w:t>地市</w:t>
        </w:r>
      </w:ins>
      <w:ins w:id="142" w:author="zhoujiansheng" w:date="2025-10-10T19:39:25Z">
        <w:r>
          <w:rPr>
            <w:rFonts w:hint="eastAsia"/>
            <w:lang w:val="en-US" w:eastAsia="zh-CN"/>
          </w:rPr>
          <w:t>公司</w:t>
        </w:r>
      </w:ins>
      <w:ins w:id="143" w:author="zhoujiansheng" w:date="2025-10-10T19:39:27Z">
        <w:r>
          <w:rPr>
            <w:rFonts w:hint="eastAsia"/>
            <w:lang w:val="en-US" w:eastAsia="zh-CN"/>
          </w:rPr>
          <w:t>动力</w:t>
        </w:r>
      </w:ins>
      <w:ins w:id="144" w:author="zhoujiansheng" w:date="2025-10-10T19:39:28Z">
        <w:r>
          <w:rPr>
            <w:rFonts w:hint="eastAsia"/>
            <w:lang w:val="en-US" w:eastAsia="zh-CN"/>
          </w:rPr>
          <w:t>班长</w:t>
        </w:r>
      </w:ins>
      <w:ins w:id="145" w:author="zhoujiansheng" w:date="2025-10-10T19:39:30Z">
        <w:r>
          <w:rPr>
            <w:rFonts w:hint="eastAsia"/>
            <w:lang w:val="en-US" w:eastAsia="zh-CN"/>
          </w:rPr>
          <w:t>审批，</w:t>
        </w:r>
      </w:ins>
      <w:ins w:id="146" w:author="zhoujiansheng" w:date="2025-10-10T19:39:32Z">
        <w:r>
          <w:rPr>
            <w:rFonts w:hint="eastAsia"/>
            <w:lang w:val="en-US" w:eastAsia="zh-CN"/>
          </w:rPr>
          <w:t>审批</w:t>
        </w:r>
      </w:ins>
      <w:ins w:id="147" w:author="zhoujiansheng" w:date="2025-10-10T19:39:33Z">
        <w:r>
          <w:rPr>
            <w:rFonts w:hint="eastAsia"/>
            <w:lang w:val="en-US" w:eastAsia="zh-CN"/>
          </w:rPr>
          <w:t>通过</w:t>
        </w:r>
      </w:ins>
      <w:ins w:id="148" w:author="zhoujiansheng" w:date="2025-10-10T19:39:35Z">
        <w:r>
          <w:rPr>
            <w:rFonts w:hint="eastAsia"/>
            <w:lang w:val="en-US" w:eastAsia="zh-CN"/>
          </w:rPr>
          <w:t>后</w:t>
        </w:r>
      </w:ins>
      <w:r>
        <w:rPr>
          <w:rFonts w:hint="eastAsia"/>
          <w:lang w:val="en-US" w:eastAsia="zh-CN"/>
        </w:rPr>
        <w:t>流转至省级管理员审批。审批通过，工单流转至割接负责人；审批不通过，可驳回至工单发起环节，被驳回工单，申请人可选择</w:t>
      </w:r>
      <w:ins w:id="149" w:author="zhoujiansheng" w:date="2025-10-10T19:40:40Z">
        <w:r>
          <w:rPr>
            <w:rFonts w:hint="eastAsia"/>
            <w:lang w:val="en-US" w:eastAsia="zh-CN"/>
          </w:rPr>
          <w:t>重新</w:t>
        </w:r>
      </w:ins>
      <w:ins w:id="150" w:author="zhoujiansheng" w:date="2025-10-10T19:40:42Z">
        <w:r>
          <w:rPr>
            <w:rFonts w:hint="eastAsia"/>
            <w:lang w:val="en-US" w:eastAsia="zh-CN"/>
          </w:rPr>
          <w:t>编辑</w:t>
        </w:r>
      </w:ins>
      <w:ins w:id="151" w:author="zhoujiansheng" w:date="2025-10-10T19:40:45Z">
        <w:r>
          <w:rPr>
            <w:rFonts w:hint="eastAsia"/>
            <w:lang w:val="en-US" w:eastAsia="zh-CN"/>
          </w:rPr>
          <w:t>或</w:t>
        </w:r>
      </w:ins>
      <w:r>
        <w:rPr>
          <w:rFonts w:hint="eastAsia"/>
          <w:lang w:val="en-US" w:eastAsia="zh-CN"/>
        </w:rPr>
        <w:t>废弃。</w:t>
      </w:r>
      <w:ins w:id="152" w:author="zhoujiansheng" w:date="2025-10-11T16:54:29Z">
        <w:r>
          <w:rPr>
            <w:rFonts w:hint="eastAsia"/>
            <w:lang w:val="en-US" w:eastAsia="zh-CN"/>
          </w:rPr>
          <w:t>工单</w:t>
        </w:r>
      </w:ins>
      <w:ins w:id="153" w:author="zhoujiansheng" w:date="2025-10-11T16:54:31Z">
        <w:r>
          <w:rPr>
            <w:rFonts w:hint="eastAsia"/>
            <w:lang w:val="en-US" w:eastAsia="zh-CN"/>
          </w:rPr>
          <w:t>超时</w:t>
        </w:r>
      </w:ins>
      <w:ins w:id="154" w:author="zhoujiansheng" w:date="2025-10-11T16:54:32Z">
        <w:r>
          <w:rPr>
            <w:rFonts w:hint="eastAsia"/>
            <w:lang w:val="en-US" w:eastAsia="zh-CN"/>
          </w:rPr>
          <w:t>，</w:t>
        </w:r>
      </w:ins>
      <w:ins w:id="155" w:author="zhoujiansheng" w:date="2025-10-11T16:54:37Z">
        <w:r>
          <w:rPr>
            <w:rFonts w:hint="eastAsia"/>
            <w:lang w:val="en-US" w:eastAsia="zh-CN"/>
          </w:rPr>
          <w:t>系统</w:t>
        </w:r>
      </w:ins>
      <w:ins w:id="156" w:author="zhoujiansheng" w:date="2025-10-11T16:54:38Z">
        <w:r>
          <w:rPr>
            <w:rFonts w:hint="eastAsia"/>
            <w:lang w:val="en-US" w:eastAsia="zh-CN"/>
          </w:rPr>
          <w:t>自动</w:t>
        </w:r>
      </w:ins>
      <w:ins w:id="157" w:author="zhoujiansheng" w:date="2025-10-11T16:54:39Z">
        <w:r>
          <w:rPr>
            <w:rFonts w:hint="eastAsia"/>
            <w:lang w:val="en-US" w:eastAsia="zh-CN"/>
          </w:rPr>
          <w:t>退回</w:t>
        </w:r>
      </w:ins>
      <w:ins w:id="158" w:author="zhoujiansheng" w:date="2025-10-11T16:54:41Z">
        <w:r>
          <w:rPr>
            <w:rFonts w:hint="eastAsia"/>
            <w:lang w:val="en-US" w:eastAsia="zh-CN"/>
          </w:rPr>
          <w:t>至</w:t>
        </w:r>
      </w:ins>
      <w:ins w:id="159" w:author="zhoujiansheng" w:date="2025-10-11T16:54:44Z">
        <w:r>
          <w:rPr>
            <w:rFonts w:hint="eastAsia"/>
            <w:lang w:val="en-US" w:eastAsia="zh-CN"/>
          </w:rPr>
          <w:t>工单</w:t>
        </w:r>
      </w:ins>
      <w:ins w:id="160" w:author="zhoujiansheng" w:date="2025-10-11T16:54:45Z">
        <w:r>
          <w:rPr>
            <w:rFonts w:hint="eastAsia"/>
            <w:lang w:val="en-US" w:eastAsia="zh-CN"/>
          </w:rPr>
          <w:t>发起</w:t>
        </w:r>
      </w:ins>
      <w:ins w:id="161" w:author="zhoujiansheng" w:date="2025-10-11T16:54:46Z">
        <w:r>
          <w:rPr>
            <w:rFonts w:hint="eastAsia"/>
            <w:lang w:val="en-US" w:eastAsia="zh-CN"/>
          </w:rPr>
          <w:t>环节</w:t>
        </w:r>
      </w:ins>
      <w:ins w:id="162" w:author="zhoujiansheng" w:date="2025-10-11T16:54:47Z">
        <w:r>
          <w:rPr>
            <w:rFonts w:hint="eastAsia"/>
            <w:lang w:val="en-US" w:eastAsia="zh-CN"/>
          </w:rPr>
          <w:t>。</w:t>
        </w:r>
      </w:ins>
    </w:p>
    <w:p w14:paraId="2E5B3F73">
      <w:pPr>
        <w:rPr>
          <w:rFonts w:hint="default"/>
          <w:lang w:val="en-US" w:eastAsia="zh-CN"/>
        </w:rPr>
      </w:pPr>
    </w:p>
    <w:p w14:paraId="0B36F76E">
      <w:pPr>
        <w:rPr>
          <w:rFonts w:hint="default"/>
          <w:b/>
          <w:bCs/>
          <w:lang w:val="en-US" w:eastAsia="zh-CN"/>
        </w:rPr>
      </w:pPr>
      <w:r>
        <w:rPr>
          <w:rFonts w:hint="eastAsia"/>
          <w:b/>
          <w:bCs/>
          <w:lang w:val="en-US" w:eastAsia="zh-CN"/>
        </w:rPr>
        <w:t>3、预割接</w:t>
      </w:r>
    </w:p>
    <w:p w14:paraId="5A7CB044">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工单由省级管理员审批通过后，流转至预割接环节，由割接负责人完成设备预割接。</w:t>
      </w:r>
    </w:p>
    <w:p w14:paraId="2A35DCA5">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预割接环节可以导出待验收设备的静态资源路由信息表，导出表格样式如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所示。导出表格中需包含已申请工单中的资源设备和非资源设备。</w:t>
      </w:r>
    </w:p>
    <w:p w14:paraId="26E9742A">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设备按照静态资源路由信息表，顺利完成预割接，工单审批通过后流转至设备告警信号验收填报环节。预割接不通过，工单驳回至验收申请环节，被驳回工单，申请人可选择</w:t>
      </w:r>
      <w:ins w:id="163" w:author="zhoujiansheng" w:date="2025-10-10T19:42:18Z">
        <w:r>
          <w:rPr>
            <w:rFonts w:hint="eastAsia"/>
            <w:lang w:val="en-US" w:eastAsia="zh-CN"/>
          </w:rPr>
          <w:t>重新</w:t>
        </w:r>
      </w:ins>
      <w:ins w:id="164" w:author="zhoujiansheng" w:date="2025-10-10T19:42:19Z">
        <w:r>
          <w:rPr>
            <w:rFonts w:hint="eastAsia"/>
            <w:lang w:val="en-US" w:eastAsia="zh-CN"/>
          </w:rPr>
          <w:t>编辑</w:t>
        </w:r>
      </w:ins>
      <w:ins w:id="165" w:author="zhoujiansheng" w:date="2025-10-10T19:42:20Z">
        <w:r>
          <w:rPr>
            <w:rFonts w:hint="eastAsia"/>
            <w:lang w:val="en-US" w:eastAsia="zh-CN"/>
          </w:rPr>
          <w:t>或</w:t>
        </w:r>
      </w:ins>
      <w:r>
        <w:rPr>
          <w:rFonts w:hint="eastAsia"/>
          <w:lang w:val="en-US" w:eastAsia="zh-CN"/>
        </w:rPr>
        <w:t>废弃。</w:t>
      </w:r>
      <w:ins w:id="166" w:author="zhoujiansheng" w:date="2025-10-11T16:55:59Z">
        <w:r>
          <w:rPr>
            <w:rFonts w:hint="eastAsia"/>
            <w:lang w:val="en-US" w:eastAsia="zh-CN"/>
          </w:rPr>
          <w:t>工单超时，系统自动退回至工单发起环节。</w:t>
        </w:r>
      </w:ins>
    </w:p>
    <w:p w14:paraId="58C77363">
      <w:pPr>
        <w:rPr>
          <w:rFonts w:hint="eastAsia"/>
          <w:lang w:val="en-US" w:eastAsia="zh-CN"/>
        </w:rPr>
      </w:pPr>
    </w:p>
    <w:p w14:paraId="0EA46AE1">
      <w:pPr>
        <w:rPr>
          <w:rFonts w:hint="default"/>
          <w:b/>
          <w:bCs/>
          <w:lang w:val="en-US" w:eastAsia="zh-CN"/>
        </w:rPr>
      </w:pPr>
      <w:r>
        <w:rPr>
          <w:rFonts w:hint="eastAsia"/>
          <w:b/>
          <w:bCs/>
          <w:lang w:val="en-US" w:eastAsia="zh-CN"/>
        </w:rPr>
        <w:t>4、验收测试填报</w:t>
      </w:r>
    </w:p>
    <w:p w14:paraId="3709D442">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将工单中待验收设备分别关联至对应的验收表，一台设备对应一个表格。该页面提供获取实时数据按钮，单击按钮可获取当前设备在模板中的信号和告警的实时数据。获取到的实时数据填充至测试验收表中的“监控系统采集读数”。</w:t>
      </w:r>
    </w:p>
    <w:p w14:paraId="6F154E70">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验收测试文档根据设备</w:t>
      </w:r>
      <w:del w:id="167" w:author="zhoujiansheng" w:date="2025-10-11T10:11:12Z">
        <w:r>
          <w:rPr>
            <w:rFonts w:hint="default"/>
            <w:lang w:val="en-US" w:eastAsia="zh-CN"/>
          </w:rPr>
          <w:delText>类型</w:delText>
        </w:r>
      </w:del>
      <w:ins w:id="168" w:author="zhoujiansheng" w:date="2025-10-11T10:11:13Z">
        <w:r>
          <w:rPr>
            <w:rFonts w:hint="eastAsia"/>
            <w:lang w:val="en-US" w:eastAsia="zh-CN"/>
          </w:rPr>
          <w:t>子类</w:t>
        </w:r>
      </w:ins>
      <w:r>
        <w:rPr>
          <w:rFonts w:hint="eastAsia"/>
          <w:lang w:val="en-US" w:eastAsia="zh-CN"/>
        </w:rPr>
        <w:t>自动关联“动环告警信号测试模板”中已上传的模板表单，自动在页面生成如</w:t>
      </w:r>
      <w:r>
        <w:rPr>
          <w:rFonts w:hint="eastAsia"/>
          <w:lang w:val="en-US" w:eastAsia="zh-CN"/>
        </w:rPr>
        <w:fldChar w:fldCharType="begin"/>
      </w:r>
      <w:r>
        <w:rPr>
          <w:rFonts w:hint="eastAsia"/>
          <w:lang w:val="en-US" w:eastAsia="zh-CN"/>
        </w:rPr>
        <w:instrText xml:space="preserve"> REF _Ref21700 \h </w:instrText>
      </w:r>
      <w:r>
        <w:rPr>
          <w:rFonts w:hint="eastAsia"/>
          <w:lang w:val="en-US" w:eastAsia="zh-CN"/>
        </w:rPr>
        <w:fldChar w:fldCharType="separate"/>
      </w:r>
      <w:r>
        <w:t>表1</w:t>
      </w:r>
      <w:r>
        <w:rPr>
          <w:rFonts w:hint="eastAsia"/>
          <w:lang w:val="en-US" w:eastAsia="zh-CN"/>
        </w:rPr>
        <w:fldChar w:fldCharType="end"/>
      </w:r>
      <w:r>
        <w:rPr>
          <w:rFonts w:hint="eastAsia"/>
          <w:lang w:val="en-US" w:eastAsia="zh-CN"/>
        </w:rPr>
        <w:t>所示的测试验收表。表中字段说明如下：</w:t>
      </w:r>
    </w:p>
    <w:tbl>
      <w:tblPr>
        <w:tblStyle w:val="33"/>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2"/>
        <w:gridCol w:w="7656"/>
      </w:tblGrid>
      <w:tr w14:paraId="51B5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shd w:val="clear" w:color="auto" w:fill="D7D7D7" w:themeFill="background1" w:themeFillShade="D8"/>
          </w:tcPr>
          <w:p w14:paraId="6EB2A79C">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7656" w:type="dxa"/>
            <w:shd w:val="clear" w:color="auto" w:fill="D7D7D7" w:themeFill="background1" w:themeFillShade="D8"/>
          </w:tcPr>
          <w:p w14:paraId="4DB092C5">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7F06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02863B0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7656" w:type="dxa"/>
          </w:tcPr>
          <w:p w14:paraId="35EEBDF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14:paraId="4465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4AB96A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7656" w:type="dxa"/>
          </w:tcPr>
          <w:p w14:paraId="42CFBD7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highlight w:val="none"/>
                <w:lang w:val="en-US" w:eastAsia="zh-CN"/>
              </w:rPr>
              <w:t>自动填充</w:t>
            </w:r>
            <w:del w:id="169" w:author="zhoujiansheng" w:date="2025-10-11T10:13:45Z">
              <w:r>
                <w:rPr>
                  <w:rFonts w:hint="default"/>
                  <w:highlight w:val="none"/>
                  <w:lang w:val="en-US" w:eastAsia="zh-CN"/>
                </w:rPr>
                <w:delText>模板对应的动环设备类型</w:delText>
              </w:r>
            </w:del>
            <w:ins w:id="170" w:author="zhoujiansheng" w:date="2025-10-11T10:13:46Z">
              <w:r>
                <w:rPr>
                  <w:rFonts w:hint="eastAsia"/>
                  <w:highlight w:val="none"/>
                  <w:lang w:val="en-US" w:eastAsia="zh-CN"/>
                </w:rPr>
                <w:t>待</w:t>
              </w:r>
            </w:ins>
            <w:ins w:id="171" w:author="zhoujiansheng" w:date="2025-10-11T10:13:47Z">
              <w:r>
                <w:rPr>
                  <w:rFonts w:hint="eastAsia"/>
                  <w:highlight w:val="none"/>
                  <w:lang w:val="en-US" w:eastAsia="zh-CN"/>
                </w:rPr>
                <w:t>测试</w:t>
              </w:r>
            </w:ins>
            <w:ins w:id="172" w:author="zhoujiansheng" w:date="2025-10-11T10:13:48Z">
              <w:r>
                <w:rPr>
                  <w:rFonts w:hint="eastAsia"/>
                  <w:highlight w:val="none"/>
                  <w:lang w:val="en-US" w:eastAsia="zh-CN"/>
                </w:rPr>
                <w:t>验收</w:t>
              </w:r>
            </w:ins>
            <w:ins w:id="173" w:author="zhoujiansheng" w:date="2025-10-11T10:13:49Z">
              <w:r>
                <w:rPr>
                  <w:rFonts w:hint="eastAsia"/>
                  <w:highlight w:val="none"/>
                  <w:lang w:val="en-US" w:eastAsia="zh-CN"/>
                </w:rPr>
                <w:t>的</w:t>
              </w:r>
            </w:ins>
            <w:ins w:id="174" w:author="zhoujiansheng" w:date="2025-10-11T10:13:51Z">
              <w:r>
                <w:rPr>
                  <w:rFonts w:hint="eastAsia"/>
                  <w:highlight w:val="none"/>
                  <w:lang w:val="en-US" w:eastAsia="zh-CN"/>
                </w:rPr>
                <w:t>设备</w:t>
              </w:r>
            </w:ins>
            <w:ins w:id="175" w:author="zhoujiansheng" w:date="2025-10-11T10:13:57Z">
              <w:r>
                <w:rPr>
                  <w:rFonts w:hint="eastAsia"/>
                  <w:highlight w:val="none"/>
                  <w:lang w:val="en-US" w:eastAsia="zh-CN"/>
                </w:rPr>
                <w:t>信息</w:t>
              </w:r>
            </w:ins>
          </w:p>
        </w:tc>
      </w:tr>
      <w:tr w14:paraId="7124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76" w:author="zhoujiansheng" w:date="2025-10-11T10:13:04Z"/>
        </w:trPr>
        <w:tc>
          <w:tcPr>
            <w:tcW w:w="2142" w:type="dxa"/>
            <w:vAlign w:val="center"/>
          </w:tcPr>
          <w:p w14:paraId="00D79290">
            <w:pPr>
              <w:pStyle w:val="16"/>
              <w:keepNext w:val="0"/>
              <w:keepLines w:val="0"/>
              <w:pageBreakBefore w:val="0"/>
              <w:widowControl w:val="0"/>
              <w:kinsoku/>
              <w:wordWrap/>
              <w:overflowPunct/>
              <w:topLinePunct w:val="0"/>
              <w:autoSpaceDE/>
              <w:autoSpaceDN/>
              <w:bidi w:val="0"/>
              <w:adjustRightInd/>
              <w:snapToGrid/>
              <w:textAlignment w:val="auto"/>
              <w:rPr>
                <w:ins w:id="177" w:author="zhoujiansheng" w:date="2025-10-11T10:13:04Z"/>
                <w:rFonts w:hint="default"/>
                <w:lang w:val="en-US" w:eastAsia="zh-CN"/>
              </w:rPr>
            </w:pPr>
            <w:ins w:id="178" w:author="zhoujiansheng" w:date="2025-10-11T10:13:09Z">
              <w:r>
                <w:rPr>
                  <w:rFonts w:hint="eastAsia"/>
                  <w:lang w:val="en-US" w:eastAsia="zh-CN"/>
                </w:rPr>
                <w:t>设备</w:t>
              </w:r>
            </w:ins>
            <w:ins w:id="179" w:author="zhoujiansheng" w:date="2025-10-11T10:13:10Z">
              <w:r>
                <w:rPr>
                  <w:rFonts w:hint="eastAsia"/>
                  <w:lang w:val="en-US" w:eastAsia="zh-CN"/>
                </w:rPr>
                <w:t>子类</w:t>
              </w:r>
            </w:ins>
          </w:p>
        </w:tc>
        <w:tc>
          <w:tcPr>
            <w:tcW w:w="7656" w:type="dxa"/>
          </w:tcPr>
          <w:p w14:paraId="5A9FD093">
            <w:pPr>
              <w:pStyle w:val="16"/>
              <w:keepNext w:val="0"/>
              <w:keepLines w:val="0"/>
              <w:pageBreakBefore w:val="0"/>
              <w:widowControl w:val="0"/>
              <w:kinsoku/>
              <w:wordWrap/>
              <w:overflowPunct/>
              <w:topLinePunct w:val="0"/>
              <w:autoSpaceDE/>
              <w:autoSpaceDN/>
              <w:bidi w:val="0"/>
              <w:adjustRightInd/>
              <w:snapToGrid/>
              <w:textAlignment w:val="auto"/>
              <w:rPr>
                <w:ins w:id="180" w:author="zhoujiansheng" w:date="2025-10-11T10:13:04Z"/>
                <w:rFonts w:hint="default"/>
                <w:highlight w:val="yellow"/>
                <w:lang w:val="en-US" w:eastAsia="zh-CN"/>
              </w:rPr>
            </w:pPr>
            <w:ins w:id="181" w:author="zhoujiansheng" w:date="2025-10-11T10:14:00Z">
              <w:r>
                <w:rPr>
                  <w:rFonts w:hint="eastAsia"/>
                  <w:highlight w:val="none"/>
                  <w:lang w:val="en-US" w:eastAsia="zh-CN"/>
                  <w:rPrChange w:id="182" w:author="zhoujiansheng" w:date="2025-10-11T10:14:10Z">
                    <w:rPr>
                      <w:rFonts w:hint="eastAsia"/>
                      <w:highlight w:val="yellow"/>
                      <w:lang w:val="en-US" w:eastAsia="zh-CN"/>
                    </w:rPr>
                  </w:rPrChange>
                </w:rPr>
                <w:t>自动</w:t>
              </w:r>
            </w:ins>
            <w:ins w:id="183" w:author="zhoujiansheng" w:date="2025-10-11T10:14:14Z">
              <w:r>
                <w:rPr>
                  <w:rFonts w:hint="eastAsia"/>
                  <w:highlight w:val="none"/>
                  <w:lang w:val="en-US" w:eastAsia="zh-CN"/>
                </w:rPr>
                <w:t>填充</w:t>
              </w:r>
            </w:ins>
            <w:ins w:id="184" w:author="zhoujiansheng" w:date="2025-10-11T10:14:16Z">
              <w:r>
                <w:rPr>
                  <w:rFonts w:hint="eastAsia"/>
                  <w:highlight w:val="none"/>
                  <w:lang w:val="en-US" w:eastAsia="zh-CN"/>
                </w:rPr>
                <w:t>待</w:t>
              </w:r>
            </w:ins>
            <w:ins w:id="185" w:author="zhoujiansheng" w:date="2025-10-11T10:14:17Z">
              <w:r>
                <w:rPr>
                  <w:rFonts w:hint="eastAsia"/>
                  <w:highlight w:val="none"/>
                  <w:lang w:val="en-US" w:eastAsia="zh-CN"/>
                </w:rPr>
                <w:t>测试</w:t>
              </w:r>
            </w:ins>
            <w:ins w:id="186" w:author="zhoujiansheng" w:date="2025-10-11T10:14:18Z">
              <w:r>
                <w:rPr>
                  <w:rFonts w:hint="eastAsia"/>
                  <w:highlight w:val="none"/>
                  <w:lang w:val="en-US" w:eastAsia="zh-CN"/>
                </w:rPr>
                <w:t>验收的</w:t>
              </w:r>
            </w:ins>
            <w:ins w:id="187" w:author="zhoujiansheng" w:date="2025-10-11T10:14:19Z">
              <w:r>
                <w:rPr>
                  <w:rFonts w:hint="eastAsia"/>
                  <w:highlight w:val="none"/>
                  <w:lang w:val="en-US" w:eastAsia="zh-CN"/>
                </w:rPr>
                <w:t>设备</w:t>
              </w:r>
            </w:ins>
            <w:ins w:id="188" w:author="zhoujiansheng" w:date="2025-10-11T10:14:23Z">
              <w:r>
                <w:rPr>
                  <w:rFonts w:hint="eastAsia"/>
                  <w:highlight w:val="none"/>
                  <w:lang w:val="en-US" w:eastAsia="zh-CN"/>
                </w:rPr>
                <w:t>信息</w:t>
              </w:r>
            </w:ins>
          </w:p>
        </w:tc>
      </w:tr>
      <w:tr w14:paraId="4BDC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0B21FB9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设备名称</w:t>
            </w:r>
          </w:p>
        </w:tc>
        <w:tc>
          <w:tcPr>
            <w:tcW w:w="7656" w:type="dxa"/>
          </w:tcPr>
          <w:p w14:paraId="252DF3B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14:paraId="4DCE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73F4589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信号标准名</w:t>
            </w:r>
          </w:p>
        </w:tc>
        <w:tc>
          <w:tcPr>
            <w:tcW w:w="7656" w:type="dxa"/>
          </w:tcPr>
          <w:p w14:paraId="2E0ABCA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6769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19B20F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信号类型</w:t>
            </w:r>
          </w:p>
        </w:tc>
        <w:tc>
          <w:tcPr>
            <w:tcW w:w="7656" w:type="dxa"/>
          </w:tcPr>
          <w:p w14:paraId="1A3926B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541F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11B3D3F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单位</w:t>
            </w:r>
          </w:p>
        </w:tc>
        <w:tc>
          <w:tcPr>
            <w:tcW w:w="7656" w:type="dxa"/>
          </w:tcPr>
          <w:p w14:paraId="2F757B7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5927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693E56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是否必测</w:t>
            </w:r>
          </w:p>
        </w:tc>
        <w:tc>
          <w:tcPr>
            <w:tcW w:w="7656" w:type="dxa"/>
          </w:tcPr>
          <w:p w14:paraId="212CA4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4F04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6F141850">
            <w:pPr>
              <w:pStyle w:val="16"/>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判定方式</w:t>
            </w:r>
          </w:p>
        </w:tc>
        <w:tc>
          <w:tcPr>
            <w:tcW w:w="7656" w:type="dxa"/>
          </w:tcPr>
          <w:p w14:paraId="60645AE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自动填充模板</w:t>
            </w:r>
          </w:p>
        </w:tc>
      </w:tr>
      <w:tr w14:paraId="1E33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CBFFA1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达标限值</w:t>
            </w:r>
          </w:p>
        </w:tc>
        <w:tc>
          <w:tcPr>
            <w:tcW w:w="7656" w:type="dxa"/>
          </w:tcPr>
          <w:p w14:paraId="4877A4E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1C1A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9" w:author="zhoujiansheng" w:date="2025-10-11T10:37:35Z"/>
        </w:trPr>
        <w:tc>
          <w:tcPr>
            <w:tcW w:w="2142" w:type="dxa"/>
            <w:vAlign w:val="center"/>
          </w:tcPr>
          <w:p w14:paraId="4E67AD26">
            <w:pPr>
              <w:pStyle w:val="16"/>
              <w:keepNext w:val="0"/>
              <w:keepLines w:val="0"/>
              <w:pageBreakBefore w:val="0"/>
              <w:widowControl w:val="0"/>
              <w:kinsoku/>
              <w:wordWrap/>
              <w:overflowPunct/>
              <w:topLinePunct w:val="0"/>
              <w:autoSpaceDE/>
              <w:autoSpaceDN/>
              <w:bidi w:val="0"/>
              <w:adjustRightInd/>
              <w:snapToGrid/>
              <w:textAlignment w:val="auto"/>
              <w:rPr>
                <w:ins w:id="190" w:author="zhoujiansheng" w:date="2025-10-11T10:37:35Z"/>
                <w:rFonts w:hint="default"/>
                <w:lang w:val="en-US" w:eastAsia="zh-CN"/>
              </w:rPr>
            </w:pPr>
            <w:ins w:id="191" w:author="zhoujiansheng" w:date="2025-10-11T10:37:54Z">
              <w:r>
                <w:rPr>
                  <w:rFonts w:hint="eastAsia"/>
                  <w:lang w:val="en-US" w:eastAsia="zh-CN"/>
                </w:rPr>
                <w:t>实际</w:t>
              </w:r>
            </w:ins>
            <w:ins w:id="192" w:author="zhoujiansheng" w:date="2025-10-11T10:37:55Z">
              <w:r>
                <w:rPr>
                  <w:rFonts w:hint="eastAsia"/>
                  <w:lang w:val="en-US" w:eastAsia="zh-CN"/>
                </w:rPr>
                <w:t>信号</w:t>
              </w:r>
            </w:ins>
            <w:ins w:id="193" w:author="zhoujiansheng" w:date="2025-10-11T10:37:57Z">
              <w:r>
                <w:rPr>
                  <w:rFonts w:hint="eastAsia"/>
                  <w:lang w:val="en-US" w:eastAsia="zh-CN"/>
                </w:rPr>
                <w:t>名称</w:t>
              </w:r>
            </w:ins>
          </w:p>
        </w:tc>
        <w:tc>
          <w:tcPr>
            <w:tcW w:w="7656" w:type="dxa"/>
          </w:tcPr>
          <w:p w14:paraId="79FBD5E8">
            <w:pPr>
              <w:keepNext w:val="0"/>
              <w:keepLines w:val="0"/>
              <w:pageBreakBefore w:val="0"/>
              <w:widowControl w:val="0"/>
              <w:kinsoku/>
              <w:wordWrap/>
              <w:overflowPunct/>
              <w:topLinePunct w:val="0"/>
              <w:autoSpaceDE/>
              <w:autoSpaceDN/>
              <w:bidi w:val="0"/>
              <w:adjustRightInd/>
              <w:snapToGrid/>
              <w:ind w:firstLine="0" w:firstLineChars="0"/>
              <w:textAlignment w:val="auto"/>
              <w:rPr>
                <w:ins w:id="194" w:author="zhoujiansheng" w:date="2025-10-11T10:37:35Z"/>
                <w:rFonts w:hint="default"/>
                <w:lang w:val="en-US" w:eastAsia="zh-CN"/>
              </w:rPr>
            </w:pPr>
            <w:ins w:id="195" w:author="zhoujiansheng" w:date="2025-10-11T10:38:09Z">
              <w:r>
                <w:rPr>
                  <w:rFonts w:hint="eastAsia"/>
                  <w:lang w:val="en-US" w:eastAsia="zh-CN"/>
                </w:rPr>
                <w:t>填充</w:t>
              </w:r>
            </w:ins>
            <w:ins w:id="196" w:author="zhoujiansheng" w:date="2025-10-11T10:38:14Z">
              <w:r>
                <w:rPr>
                  <w:rFonts w:hint="eastAsia"/>
                  <w:lang w:val="en-US" w:eastAsia="zh-CN"/>
                </w:rPr>
                <w:t>设备</w:t>
              </w:r>
            </w:ins>
            <w:ins w:id="197" w:author="zhoujiansheng" w:date="2025-10-11T10:38:25Z">
              <w:r>
                <w:rPr>
                  <w:rFonts w:hint="eastAsia"/>
                  <w:lang w:val="en-US" w:eastAsia="zh-CN"/>
                </w:rPr>
                <w:t>信号</w:t>
              </w:r>
            </w:ins>
            <w:ins w:id="198" w:author="zhoujiansheng" w:date="2025-10-11T10:38:26Z">
              <w:r>
                <w:rPr>
                  <w:rFonts w:hint="eastAsia"/>
                  <w:lang w:val="en-US" w:eastAsia="zh-CN"/>
                </w:rPr>
                <w:t>编码</w:t>
              </w:r>
            </w:ins>
            <w:ins w:id="199" w:author="zhoujiansheng" w:date="2025-10-11T10:38:28Z">
              <w:r>
                <w:rPr>
                  <w:rFonts w:hint="eastAsia"/>
                  <w:lang w:val="en-US" w:eastAsia="zh-CN"/>
                </w:rPr>
                <w:t>对应</w:t>
              </w:r>
            </w:ins>
            <w:ins w:id="200" w:author="zhoujiansheng" w:date="2025-10-11T10:38:48Z">
              <w:r>
                <w:rPr>
                  <w:rFonts w:hint="eastAsia"/>
                  <w:lang w:val="en-US" w:eastAsia="zh-CN"/>
                </w:rPr>
                <w:t>上送</w:t>
              </w:r>
            </w:ins>
            <w:ins w:id="201" w:author="zhoujiansheng" w:date="2025-10-11T10:38:28Z">
              <w:r>
                <w:rPr>
                  <w:rFonts w:hint="eastAsia"/>
                  <w:lang w:val="en-US" w:eastAsia="zh-CN"/>
                </w:rPr>
                <w:t>的</w:t>
              </w:r>
            </w:ins>
            <w:ins w:id="202" w:author="zhoujiansheng" w:date="2025-10-11T10:38:56Z">
              <w:r>
                <w:rPr>
                  <w:rFonts w:hint="eastAsia"/>
                  <w:lang w:val="en-US" w:eastAsia="zh-CN"/>
                </w:rPr>
                <w:t>实际信号</w:t>
              </w:r>
            </w:ins>
            <w:ins w:id="203" w:author="zhoujiansheng" w:date="2025-10-11T10:38:57Z">
              <w:r>
                <w:rPr>
                  <w:rFonts w:hint="eastAsia"/>
                  <w:lang w:val="en-US" w:eastAsia="zh-CN"/>
                </w:rPr>
                <w:t>名称</w:t>
              </w:r>
            </w:ins>
          </w:p>
        </w:tc>
      </w:tr>
      <w:tr w14:paraId="06F9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7EAC5C9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监控系统采集读数</w:t>
            </w:r>
          </w:p>
        </w:tc>
        <w:tc>
          <w:tcPr>
            <w:tcW w:w="7656" w:type="dxa"/>
          </w:tcPr>
          <w:p w14:paraId="4C1BDDD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填充获取到的设备实时数据，若未获取到值，显示为空</w:t>
            </w:r>
            <w:r>
              <w:commentReference w:id="1"/>
            </w:r>
          </w:p>
        </w:tc>
      </w:tr>
      <w:tr w14:paraId="136F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D7987B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现场实际测量读数</w:t>
            </w:r>
          </w:p>
        </w:tc>
        <w:tc>
          <w:tcPr>
            <w:tcW w:w="7656" w:type="dxa"/>
          </w:tcPr>
          <w:p w14:paraId="09F55B2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手动填写数值，数值长度不超过10位数</w:t>
            </w:r>
          </w:p>
        </w:tc>
      </w:tr>
      <w:tr w14:paraId="2439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62C2600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w:t>
            </w:r>
          </w:p>
        </w:tc>
        <w:tc>
          <w:tcPr>
            <w:tcW w:w="7656" w:type="dxa"/>
          </w:tcPr>
          <w:p w14:paraId="47EA73E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1、监控系统采集读数为空时，自动判定结果为未通过；</w:t>
            </w:r>
          </w:p>
          <w:p w14:paraId="6C08717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2、监控系统采集读数不为空时，需填写现场实际测量读数后，根据填写内容自动判断填充结果。</w:t>
            </w:r>
          </w:p>
          <w:p w14:paraId="36633C07">
            <w:pPr>
              <w:pStyle w:val="16"/>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遥测：系统与现场采集数据的差值或差异率小于等于达标限值——通过；大于达标限值或系统采集为空——不通过</w:t>
            </w:r>
          </w:p>
          <w:p w14:paraId="1C2CA9A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（差异率=|(系统值-现场值)/现场值*100%|，若分母为0，则计算（现场值-系统值）/系统值*100%，若系统值=现场值=0，差异率=0）</w:t>
            </w:r>
          </w:p>
          <w:p w14:paraId="5FCD2DB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（差值=|系统值-现场值|）</w:t>
            </w:r>
          </w:p>
          <w:p w14:paraId="6A334BE9">
            <w:pPr>
              <w:pStyle w:val="16"/>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遥控、遥调、遥信</w:t>
            </w:r>
            <w:ins w:id="204" w:author="zhoujiansheng" w:date="2024-06-13T14:33:09Z">
              <w:r>
                <w:rPr>
                  <w:rFonts w:hint="eastAsia"/>
                  <w:sz w:val="21"/>
                  <w:szCs w:val="21"/>
                  <w:vertAlign w:val="baseline"/>
                  <w:lang w:val="en-US" w:eastAsia="zh-CN"/>
                </w:rPr>
                <w:t>、</w:t>
              </w:r>
            </w:ins>
            <w:ins w:id="205" w:author="zhoujiansheng" w:date="2024-06-13T14:33:12Z">
              <w:r>
                <w:rPr>
                  <w:rFonts w:hint="eastAsia"/>
                  <w:sz w:val="21"/>
                  <w:szCs w:val="21"/>
                  <w:vertAlign w:val="baseline"/>
                  <w:lang w:val="en-US" w:eastAsia="zh-CN"/>
                </w:rPr>
                <w:t>告警</w:t>
              </w:r>
            </w:ins>
            <w:r>
              <w:rPr>
                <w:rFonts w:hint="eastAsia"/>
                <w:sz w:val="21"/>
                <w:szCs w:val="21"/>
                <w:vertAlign w:val="baseline"/>
                <w:lang w:val="en-US" w:eastAsia="zh-CN"/>
              </w:rPr>
              <w:t>：系统采集与现场采集数值相同——通过；系统采集和现场采集数值不同或系统采集为空——不通过</w:t>
            </w:r>
          </w:p>
        </w:tc>
      </w:tr>
      <w:tr w14:paraId="7DFC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04C6F26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测试结果描述</w:t>
            </w:r>
          </w:p>
        </w:tc>
        <w:tc>
          <w:tcPr>
            <w:tcW w:w="7656" w:type="dxa"/>
          </w:tcPr>
          <w:p w14:paraId="5442F5EF">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根据测试结果判定是否需要填写。</w:t>
            </w:r>
          </w:p>
          <w:p w14:paraId="1611469F">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通过：不解锁，无需填写，该字段为空。</w:t>
            </w:r>
          </w:p>
          <w:p w14:paraId="0CE322DD">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不通过：解锁&amp;必填，</w:t>
            </w:r>
            <w:commentRangeStart w:id="2"/>
            <w:r>
              <w:rPr>
                <w:rFonts w:hint="eastAsia"/>
                <w:sz w:val="21"/>
                <w:szCs w:val="21"/>
                <w:vertAlign w:val="baseline"/>
                <w:lang w:val="en-US" w:eastAsia="zh-CN"/>
              </w:rPr>
              <w:t>下拉可选</w:t>
            </w:r>
            <w:commentRangeEnd w:id="2"/>
            <w:r>
              <w:commentReference w:id="2"/>
            </w:r>
            <w:r>
              <w:rPr>
                <w:rFonts w:hint="eastAsia"/>
                <w:sz w:val="21"/>
                <w:szCs w:val="21"/>
                <w:vertAlign w:val="baseline"/>
                <w:lang w:val="en-US" w:eastAsia="zh-CN"/>
              </w:rPr>
              <w:t>。解锁后默认空值。根据不同信号类型，选项不同，对应选项如下：</w:t>
            </w:r>
          </w:p>
          <w:p w14:paraId="79E273F5">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遥测：1、偏差过大2、协议无此信号3、模板无此信号</w:t>
            </w:r>
          </w:p>
          <w:p w14:paraId="7707B70E">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遥控、遥调：1、无法控制2、协议无此信号3、模板无此信号</w:t>
            </w:r>
          </w:p>
          <w:p w14:paraId="79B895AF">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遥信：1、状态不准2、协议无此信号3、模板无此信号</w:t>
            </w:r>
          </w:p>
          <w:p w14:paraId="677F75FA">
            <w:pPr>
              <w:pStyle w:val="16"/>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告警：1、无法模拟2、无法测试3、协议无此告警4、模板无此告警</w:t>
            </w:r>
          </w:p>
        </w:tc>
      </w:tr>
      <w:tr w14:paraId="411F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082F2B8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备注</w:t>
            </w:r>
          </w:p>
        </w:tc>
        <w:tc>
          <w:tcPr>
            <w:tcW w:w="7656" w:type="dxa"/>
          </w:tcPr>
          <w:p w14:paraId="6B69A30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手动输入，不超过100个字</w:t>
            </w:r>
          </w:p>
        </w:tc>
      </w:tr>
    </w:tbl>
    <w:p w14:paraId="166E0468">
      <w:pPr>
        <w:rPr>
          <w:rFonts w:hint="eastAsia"/>
          <w:lang w:val="en-US" w:eastAsia="zh-CN"/>
        </w:rPr>
      </w:pPr>
    </w:p>
    <w:p w14:paraId="3094EA97">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lang w:val="en-US" w:eastAsia="zh-CN"/>
        </w:rPr>
      </w:pPr>
      <w:r>
        <w:t>表</w:t>
      </w:r>
      <w:r>
        <w:fldChar w:fldCharType="begin"/>
      </w:r>
      <w:r>
        <w:instrText xml:space="preserve"> SEQ 表 \* ARABIC </w:instrText>
      </w:r>
      <w:r>
        <w:fldChar w:fldCharType="separate"/>
      </w:r>
      <w:r>
        <w:t>1</w:t>
      </w:r>
      <w:r>
        <w:fldChar w:fldCharType="end"/>
      </w:r>
      <w:r>
        <w:rPr>
          <w:rFonts w:hint="eastAsia"/>
          <w:lang w:val="en-US" w:eastAsia="zh-CN"/>
        </w:rPr>
        <w:t>设备动环告警信号验收测试样例表</w:t>
      </w:r>
    </w:p>
    <w:p w14:paraId="6A50118A">
      <w:r>
        <w:drawing>
          <wp:inline distT="0" distB="0" distL="114300" distR="114300">
            <wp:extent cx="6188075" cy="655320"/>
            <wp:effectExtent l="0" t="0" r="14605"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15"/>
                    <a:stretch>
                      <a:fillRect/>
                    </a:stretch>
                  </pic:blipFill>
                  <pic:spPr>
                    <a:xfrm>
                      <a:off x="0" y="0"/>
                      <a:ext cx="6188075" cy="655320"/>
                    </a:xfrm>
                    <a:prstGeom prst="rect">
                      <a:avLst/>
                    </a:prstGeom>
                    <a:noFill/>
                    <a:ln>
                      <a:noFill/>
                    </a:ln>
                  </pic:spPr>
                </pic:pic>
              </a:graphicData>
            </a:graphic>
          </wp:inline>
        </w:drawing>
      </w:r>
    </w:p>
    <w:p w14:paraId="0D743416">
      <w:pPr>
        <w:rPr>
          <w:rFonts w:hint="default"/>
          <w:lang w:val="en-US" w:eastAsia="zh-CN"/>
        </w:rPr>
      </w:pPr>
      <w:r>
        <w:rPr>
          <w:rFonts w:hint="eastAsia"/>
          <w:lang w:val="en-US" w:eastAsia="zh-CN"/>
        </w:rPr>
        <w:t>设备动环及告警验收测试表填写完成后可提交至市公司动力班长处审批。</w:t>
      </w:r>
      <w:del w:id="206" w:author="zhoujiansheng" w:date="2025-10-11T11:31:41Z">
        <w:r>
          <w:rPr>
            <w:rFonts w:hint="eastAsia"/>
            <w:lang w:val="en-US" w:eastAsia="zh-CN"/>
          </w:rPr>
          <w:delText>（当前节点在申请人处，无驳回选项）</w:delText>
        </w:r>
      </w:del>
      <w:ins w:id="207" w:author="zhoujiansheng" w:date="2025-10-11T11:31:45Z">
        <w:r>
          <w:rPr>
            <w:rFonts w:hint="eastAsia"/>
            <w:lang w:val="en-US" w:eastAsia="zh-CN"/>
          </w:rPr>
          <w:t>若</w:t>
        </w:r>
      </w:ins>
      <w:ins w:id="208" w:author="zhoujiansheng" w:date="2025-10-11T11:31:49Z">
        <w:r>
          <w:rPr>
            <w:rFonts w:hint="eastAsia"/>
            <w:lang w:val="en-US" w:eastAsia="zh-CN"/>
          </w:rPr>
          <w:t>验收</w:t>
        </w:r>
      </w:ins>
      <w:ins w:id="209" w:author="zhoujiansheng" w:date="2025-10-11T11:31:50Z">
        <w:r>
          <w:rPr>
            <w:rFonts w:hint="eastAsia"/>
            <w:lang w:val="en-US" w:eastAsia="zh-CN"/>
          </w:rPr>
          <w:t>测试</w:t>
        </w:r>
      </w:ins>
      <w:ins w:id="210" w:author="zhoujiansheng" w:date="2025-10-11T11:31:51Z">
        <w:r>
          <w:rPr>
            <w:rFonts w:hint="eastAsia"/>
            <w:lang w:val="en-US" w:eastAsia="zh-CN"/>
          </w:rPr>
          <w:t>结果</w:t>
        </w:r>
      </w:ins>
      <w:ins w:id="211" w:author="zhoujiansheng" w:date="2025-10-11T11:31:53Z">
        <w:r>
          <w:rPr>
            <w:rFonts w:hint="eastAsia"/>
            <w:lang w:val="en-US" w:eastAsia="zh-CN"/>
          </w:rPr>
          <w:t>不通过，</w:t>
        </w:r>
      </w:ins>
      <w:ins w:id="212" w:author="zhoujiansheng" w:date="2025-10-11T11:31:54Z">
        <w:r>
          <w:rPr>
            <w:rFonts w:hint="eastAsia"/>
            <w:lang w:val="en-US" w:eastAsia="zh-CN"/>
          </w:rPr>
          <w:t>申请</w:t>
        </w:r>
      </w:ins>
      <w:ins w:id="213" w:author="zhoujiansheng" w:date="2025-10-11T11:31:55Z">
        <w:r>
          <w:rPr>
            <w:rFonts w:hint="eastAsia"/>
            <w:lang w:val="en-US" w:eastAsia="zh-CN"/>
          </w:rPr>
          <w:t>人</w:t>
        </w:r>
      </w:ins>
      <w:ins w:id="214" w:author="zhoujiansheng" w:date="2025-10-11T11:31:56Z">
        <w:r>
          <w:rPr>
            <w:rFonts w:hint="eastAsia"/>
            <w:lang w:val="en-US" w:eastAsia="zh-CN"/>
          </w:rPr>
          <w:t>可</w:t>
        </w:r>
      </w:ins>
      <w:ins w:id="215" w:author="zhoujiansheng" w:date="2025-10-11T11:32:01Z">
        <w:r>
          <w:rPr>
            <w:rFonts w:hint="eastAsia"/>
            <w:lang w:val="en-US" w:eastAsia="zh-CN"/>
          </w:rPr>
          <w:t>将</w:t>
        </w:r>
      </w:ins>
      <w:ins w:id="216" w:author="zhoujiansheng" w:date="2025-10-11T11:32:04Z">
        <w:r>
          <w:rPr>
            <w:rFonts w:hint="eastAsia"/>
            <w:lang w:val="en-US" w:eastAsia="zh-CN"/>
          </w:rPr>
          <w:t>工单</w:t>
        </w:r>
      </w:ins>
      <w:ins w:id="217" w:author="zhoujiansheng" w:date="2025-10-11T11:32:10Z">
        <w:r>
          <w:rPr>
            <w:rFonts w:hint="eastAsia"/>
            <w:lang w:val="en-US" w:eastAsia="zh-CN"/>
          </w:rPr>
          <w:t>申请</w:t>
        </w:r>
      </w:ins>
      <w:ins w:id="218" w:author="zhoujiansheng" w:date="2025-10-11T11:32:11Z">
        <w:r>
          <w:rPr>
            <w:rFonts w:hint="eastAsia"/>
            <w:lang w:val="en-US" w:eastAsia="zh-CN"/>
          </w:rPr>
          <w:t>退回</w:t>
        </w:r>
      </w:ins>
      <w:ins w:id="219" w:author="zhoujiansheng" w:date="2025-10-11T11:32:22Z">
        <w:r>
          <w:rPr>
            <w:rFonts w:hint="eastAsia"/>
            <w:lang w:val="en-US" w:eastAsia="zh-CN"/>
          </w:rPr>
          <w:t>至</w:t>
        </w:r>
      </w:ins>
      <w:ins w:id="220" w:author="zhoujiansheng" w:date="2025-10-11T11:32:24Z">
        <w:r>
          <w:rPr>
            <w:rFonts w:hint="eastAsia"/>
            <w:lang w:val="en-US" w:eastAsia="zh-CN"/>
          </w:rPr>
          <w:t>割接</w:t>
        </w:r>
      </w:ins>
      <w:ins w:id="221" w:author="zhoujiansheng" w:date="2025-10-11T11:32:26Z">
        <w:r>
          <w:rPr>
            <w:rFonts w:hint="eastAsia"/>
            <w:lang w:val="en-US" w:eastAsia="zh-CN"/>
          </w:rPr>
          <w:t>负责</w:t>
        </w:r>
      </w:ins>
      <w:ins w:id="222" w:author="zhoujiansheng" w:date="2025-10-11T11:32:30Z">
        <w:r>
          <w:rPr>
            <w:rFonts w:hint="eastAsia"/>
            <w:lang w:val="en-US" w:eastAsia="zh-CN"/>
          </w:rPr>
          <w:t>人</w:t>
        </w:r>
      </w:ins>
      <w:ins w:id="223" w:author="zhoujiansheng" w:date="2025-10-11T11:32:32Z">
        <w:r>
          <w:rPr>
            <w:rFonts w:hint="eastAsia"/>
            <w:lang w:val="en-US" w:eastAsia="zh-CN"/>
          </w:rPr>
          <w:t>，</w:t>
        </w:r>
      </w:ins>
      <w:ins w:id="224" w:author="zhoujiansheng" w:date="2025-10-11T11:32:35Z">
        <w:r>
          <w:rPr>
            <w:rFonts w:hint="eastAsia"/>
            <w:lang w:val="en-US" w:eastAsia="zh-CN"/>
          </w:rPr>
          <w:t>由</w:t>
        </w:r>
      </w:ins>
      <w:ins w:id="225" w:author="zhoujiansheng" w:date="2025-10-11T11:32:38Z">
        <w:r>
          <w:rPr>
            <w:rFonts w:hint="eastAsia"/>
            <w:lang w:val="en-US" w:eastAsia="zh-CN"/>
          </w:rPr>
          <w:t>割接</w:t>
        </w:r>
      </w:ins>
      <w:ins w:id="226" w:author="zhoujiansheng" w:date="2025-10-11T11:32:39Z">
        <w:r>
          <w:rPr>
            <w:rFonts w:hint="eastAsia"/>
            <w:lang w:val="en-US" w:eastAsia="zh-CN"/>
          </w:rPr>
          <w:t>负责人</w:t>
        </w:r>
      </w:ins>
      <w:ins w:id="227" w:author="zhoujiansheng" w:date="2025-10-11T11:32:41Z">
        <w:r>
          <w:rPr>
            <w:rFonts w:hint="eastAsia"/>
            <w:lang w:val="en-US" w:eastAsia="zh-CN"/>
          </w:rPr>
          <w:t>取消</w:t>
        </w:r>
      </w:ins>
      <w:ins w:id="228" w:author="zhoujiansheng" w:date="2025-10-11T11:32:45Z">
        <w:r>
          <w:rPr>
            <w:rFonts w:hint="eastAsia"/>
            <w:lang w:val="en-US" w:eastAsia="zh-CN"/>
          </w:rPr>
          <w:t>设备</w:t>
        </w:r>
      </w:ins>
      <w:ins w:id="229" w:author="zhoujiansheng" w:date="2025-10-11T11:32:48Z">
        <w:r>
          <w:rPr>
            <w:rFonts w:hint="eastAsia"/>
            <w:lang w:val="en-US" w:eastAsia="zh-CN"/>
          </w:rPr>
          <w:t>预割接。</w:t>
        </w:r>
      </w:ins>
      <w:ins w:id="230" w:author="zhoujiansheng" w:date="2025-10-11T11:32:59Z">
        <w:r>
          <w:rPr>
            <w:rFonts w:hint="eastAsia"/>
            <w:lang w:val="en-US" w:eastAsia="zh-CN"/>
          </w:rPr>
          <w:t>取消</w:t>
        </w:r>
      </w:ins>
      <w:ins w:id="231" w:author="zhoujiansheng" w:date="2025-10-11T11:33:01Z">
        <w:r>
          <w:rPr>
            <w:rFonts w:hint="eastAsia"/>
            <w:lang w:val="en-US" w:eastAsia="zh-CN"/>
          </w:rPr>
          <w:t>预割接</w:t>
        </w:r>
      </w:ins>
      <w:ins w:id="232" w:author="zhoujiansheng" w:date="2025-10-11T11:33:02Z">
        <w:r>
          <w:rPr>
            <w:rFonts w:hint="eastAsia"/>
            <w:lang w:val="en-US" w:eastAsia="zh-CN"/>
          </w:rPr>
          <w:t>后，</w:t>
        </w:r>
      </w:ins>
      <w:ins w:id="233" w:author="zhoujiansheng" w:date="2025-10-11T11:33:04Z">
        <w:r>
          <w:rPr>
            <w:rFonts w:hint="eastAsia"/>
            <w:lang w:val="en-US" w:eastAsia="zh-CN"/>
          </w:rPr>
          <w:t>重新</w:t>
        </w:r>
      </w:ins>
      <w:ins w:id="234" w:author="zhoujiansheng" w:date="2025-10-11T11:33:05Z">
        <w:r>
          <w:rPr>
            <w:rFonts w:hint="eastAsia"/>
            <w:lang w:val="en-US" w:eastAsia="zh-CN"/>
          </w:rPr>
          <w:t>退回</w:t>
        </w:r>
      </w:ins>
      <w:ins w:id="235" w:author="zhoujiansheng" w:date="2025-10-11T11:33:06Z">
        <w:r>
          <w:rPr>
            <w:rFonts w:hint="eastAsia"/>
            <w:lang w:val="en-US" w:eastAsia="zh-CN"/>
          </w:rPr>
          <w:t>到</w:t>
        </w:r>
      </w:ins>
      <w:ins w:id="236" w:author="zhoujiansheng" w:date="2025-10-11T11:33:12Z">
        <w:r>
          <w:rPr>
            <w:rFonts w:hint="eastAsia"/>
            <w:lang w:val="en-US" w:eastAsia="zh-CN"/>
          </w:rPr>
          <w:t>工单</w:t>
        </w:r>
      </w:ins>
      <w:ins w:id="237" w:author="zhoujiansheng" w:date="2025-10-11T11:33:13Z">
        <w:r>
          <w:rPr>
            <w:rFonts w:hint="eastAsia"/>
            <w:lang w:val="en-US" w:eastAsia="zh-CN"/>
          </w:rPr>
          <w:t>申请</w:t>
        </w:r>
      </w:ins>
      <w:ins w:id="238" w:author="zhoujiansheng" w:date="2025-10-11T11:33:15Z">
        <w:r>
          <w:rPr>
            <w:rFonts w:hint="eastAsia"/>
            <w:lang w:val="en-US" w:eastAsia="zh-CN"/>
          </w:rPr>
          <w:t>环节。</w:t>
        </w:r>
      </w:ins>
      <w:ins w:id="239" w:author="zhoujiansheng" w:date="2025-10-11T11:33:45Z">
        <w:r>
          <w:rPr>
            <w:rFonts w:hint="eastAsia"/>
            <w:lang w:val="en-US" w:eastAsia="zh-CN"/>
          </w:rPr>
          <w:t>若</w:t>
        </w:r>
      </w:ins>
      <w:ins w:id="240" w:author="zhoujiansheng" w:date="2025-10-11T11:33:48Z">
        <w:r>
          <w:rPr>
            <w:rFonts w:hint="eastAsia"/>
            <w:lang w:val="en-US" w:eastAsia="zh-CN"/>
          </w:rPr>
          <w:t>验收</w:t>
        </w:r>
      </w:ins>
      <w:ins w:id="241" w:author="zhoujiansheng" w:date="2025-10-11T11:33:49Z">
        <w:r>
          <w:rPr>
            <w:rFonts w:hint="eastAsia"/>
            <w:lang w:val="en-US" w:eastAsia="zh-CN"/>
          </w:rPr>
          <w:t>测试</w:t>
        </w:r>
      </w:ins>
      <w:ins w:id="242" w:author="zhoujiansheng" w:date="2025-10-11T11:33:54Z">
        <w:r>
          <w:rPr>
            <w:rFonts w:hint="eastAsia"/>
            <w:lang w:val="en-US" w:eastAsia="zh-CN"/>
          </w:rPr>
          <w:t>环节</w:t>
        </w:r>
      </w:ins>
      <w:ins w:id="243" w:author="zhoujiansheng" w:date="2025-10-11T11:33:56Z">
        <w:r>
          <w:rPr>
            <w:rFonts w:hint="eastAsia"/>
            <w:lang w:val="en-US" w:eastAsia="zh-CN"/>
          </w:rPr>
          <w:t>超时</w:t>
        </w:r>
      </w:ins>
      <w:ins w:id="244" w:author="zhoujiansheng" w:date="2025-10-11T11:34:01Z">
        <w:r>
          <w:rPr>
            <w:rFonts w:hint="eastAsia"/>
            <w:lang w:val="en-US" w:eastAsia="zh-CN"/>
          </w:rPr>
          <w:t>，</w:t>
        </w:r>
      </w:ins>
      <w:ins w:id="245" w:author="zhoujiansheng" w:date="2025-10-11T11:34:04Z">
        <w:r>
          <w:rPr>
            <w:rFonts w:hint="eastAsia"/>
            <w:lang w:val="en-US" w:eastAsia="zh-CN"/>
          </w:rPr>
          <w:t>工单</w:t>
        </w:r>
      </w:ins>
      <w:ins w:id="246" w:author="zhoujiansheng" w:date="2025-10-11T11:34:05Z">
        <w:r>
          <w:rPr>
            <w:rFonts w:hint="eastAsia"/>
            <w:lang w:val="en-US" w:eastAsia="zh-CN"/>
          </w:rPr>
          <w:t>自动</w:t>
        </w:r>
      </w:ins>
      <w:ins w:id="247" w:author="zhoujiansheng" w:date="2025-10-11T11:34:06Z">
        <w:r>
          <w:rPr>
            <w:rFonts w:hint="eastAsia"/>
            <w:lang w:val="en-US" w:eastAsia="zh-CN"/>
          </w:rPr>
          <w:t>退回</w:t>
        </w:r>
      </w:ins>
      <w:ins w:id="248" w:author="zhoujiansheng" w:date="2025-10-11T11:34:08Z">
        <w:r>
          <w:rPr>
            <w:rFonts w:hint="eastAsia"/>
            <w:lang w:val="en-US" w:eastAsia="zh-CN"/>
          </w:rPr>
          <w:t>至</w:t>
        </w:r>
      </w:ins>
      <w:ins w:id="249" w:author="zhoujiansheng" w:date="2025-10-11T11:34:27Z">
        <w:r>
          <w:rPr>
            <w:rFonts w:hint="eastAsia"/>
            <w:lang w:val="en-US" w:eastAsia="zh-CN"/>
          </w:rPr>
          <w:t>割接</w:t>
        </w:r>
      </w:ins>
      <w:ins w:id="250" w:author="zhoujiansheng" w:date="2025-10-11T11:34:28Z">
        <w:r>
          <w:rPr>
            <w:rFonts w:hint="eastAsia"/>
            <w:lang w:val="en-US" w:eastAsia="zh-CN"/>
          </w:rPr>
          <w:t>负责</w:t>
        </w:r>
      </w:ins>
      <w:ins w:id="251" w:author="zhoujiansheng" w:date="2025-10-11T11:34:30Z">
        <w:r>
          <w:rPr>
            <w:rFonts w:hint="eastAsia"/>
            <w:lang w:val="en-US" w:eastAsia="zh-CN"/>
          </w:rPr>
          <w:t>人，</w:t>
        </w:r>
      </w:ins>
      <w:ins w:id="252" w:author="zhoujiansheng" w:date="2025-10-11T11:34:34Z">
        <w:r>
          <w:rPr>
            <w:rFonts w:hint="eastAsia"/>
            <w:lang w:val="en-US" w:eastAsia="zh-CN"/>
          </w:rPr>
          <w:t>由</w:t>
        </w:r>
      </w:ins>
      <w:ins w:id="253" w:author="zhoujiansheng" w:date="2025-10-11T11:34:36Z">
        <w:r>
          <w:rPr>
            <w:rFonts w:hint="eastAsia"/>
            <w:lang w:val="en-US" w:eastAsia="zh-CN"/>
          </w:rPr>
          <w:t>割接</w:t>
        </w:r>
      </w:ins>
      <w:ins w:id="254" w:author="zhoujiansheng" w:date="2025-10-11T11:34:38Z">
        <w:r>
          <w:rPr>
            <w:rFonts w:hint="eastAsia"/>
            <w:lang w:val="en-US" w:eastAsia="zh-CN"/>
          </w:rPr>
          <w:t>负责人</w:t>
        </w:r>
      </w:ins>
      <w:ins w:id="255" w:author="zhoujiansheng" w:date="2025-10-11T11:34:40Z">
        <w:r>
          <w:rPr>
            <w:rFonts w:hint="eastAsia"/>
            <w:lang w:val="en-US" w:eastAsia="zh-CN"/>
          </w:rPr>
          <w:t>取消</w:t>
        </w:r>
      </w:ins>
      <w:ins w:id="256" w:author="zhoujiansheng" w:date="2025-10-11T11:34:41Z">
        <w:r>
          <w:rPr>
            <w:rFonts w:hint="eastAsia"/>
            <w:lang w:val="en-US" w:eastAsia="zh-CN"/>
          </w:rPr>
          <w:t>预割接</w:t>
        </w:r>
      </w:ins>
      <w:ins w:id="257" w:author="zhoujiansheng" w:date="2025-10-11T11:34:42Z">
        <w:r>
          <w:rPr>
            <w:rFonts w:hint="eastAsia"/>
            <w:lang w:val="en-US" w:eastAsia="zh-CN"/>
          </w:rPr>
          <w:t>。</w:t>
        </w:r>
      </w:ins>
      <w:ins w:id="258" w:author="zhoujiansheng" w:date="2025-10-11T11:34:59Z">
        <w:r>
          <w:rPr>
            <w:rFonts w:hint="eastAsia"/>
            <w:lang w:val="en-US" w:eastAsia="zh-CN"/>
          </w:rPr>
          <w:t>由于</w:t>
        </w:r>
      </w:ins>
      <w:ins w:id="259" w:author="zhoujiansheng" w:date="2025-10-11T11:35:00Z">
        <w:r>
          <w:rPr>
            <w:rFonts w:hint="eastAsia"/>
            <w:lang w:val="en-US" w:eastAsia="zh-CN"/>
          </w:rPr>
          <w:t>超时</w:t>
        </w:r>
      </w:ins>
      <w:ins w:id="260" w:author="zhoujiansheng" w:date="2025-10-11T11:35:01Z">
        <w:r>
          <w:rPr>
            <w:rFonts w:hint="eastAsia"/>
            <w:lang w:val="en-US" w:eastAsia="zh-CN"/>
          </w:rPr>
          <w:t>自动</w:t>
        </w:r>
      </w:ins>
      <w:ins w:id="261" w:author="zhoujiansheng" w:date="2025-10-11T11:35:04Z">
        <w:r>
          <w:rPr>
            <w:rFonts w:hint="eastAsia"/>
            <w:lang w:val="en-US" w:eastAsia="zh-CN"/>
          </w:rPr>
          <w:t>退回的</w:t>
        </w:r>
      </w:ins>
      <w:ins w:id="262" w:author="zhoujiansheng" w:date="2025-10-11T11:35:05Z">
        <w:r>
          <w:rPr>
            <w:rFonts w:hint="eastAsia"/>
            <w:lang w:val="en-US" w:eastAsia="zh-CN"/>
          </w:rPr>
          <w:t>工单</w:t>
        </w:r>
      </w:ins>
      <w:ins w:id="263" w:author="zhoujiansheng" w:date="2025-10-11T11:35:06Z">
        <w:r>
          <w:rPr>
            <w:rFonts w:hint="eastAsia"/>
            <w:lang w:val="en-US" w:eastAsia="zh-CN"/>
          </w:rPr>
          <w:t>，</w:t>
        </w:r>
      </w:ins>
      <w:ins w:id="264" w:author="zhoujiansheng" w:date="2025-10-11T11:35:08Z">
        <w:r>
          <w:rPr>
            <w:rFonts w:hint="eastAsia"/>
            <w:lang w:val="en-US" w:eastAsia="zh-CN"/>
          </w:rPr>
          <w:t>审批</w:t>
        </w:r>
      </w:ins>
      <w:ins w:id="265" w:author="zhoujiansheng" w:date="2025-10-11T11:35:11Z">
        <w:r>
          <w:rPr>
            <w:rFonts w:hint="eastAsia"/>
            <w:lang w:val="en-US" w:eastAsia="zh-CN"/>
          </w:rPr>
          <w:t>历史</w:t>
        </w:r>
      </w:ins>
      <w:ins w:id="266" w:author="zhoujiansheng" w:date="2025-10-11T11:36:11Z">
        <w:r>
          <w:rPr>
            <w:rFonts w:hint="eastAsia"/>
            <w:lang w:val="en-US" w:eastAsia="zh-CN"/>
          </w:rPr>
          <w:t>中的</w:t>
        </w:r>
      </w:ins>
      <w:ins w:id="267" w:author="zhoujiansheng" w:date="2025-10-11T11:35:32Z">
        <w:r>
          <w:rPr>
            <w:rFonts w:hint="eastAsia"/>
            <w:lang w:val="en-US" w:eastAsia="zh-CN"/>
          </w:rPr>
          <w:t>处理</w:t>
        </w:r>
      </w:ins>
      <w:ins w:id="268" w:author="zhoujiansheng" w:date="2025-10-11T11:35:33Z">
        <w:r>
          <w:rPr>
            <w:rFonts w:hint="eastAsia"/>
            <w:lang w:val="en-US" w:eastAsia="zh-CN"/>
          </w:rPr>
          <w:t>人</w:t>
        </w:r>
      </w:ins>
      <w:ins w:id="269" w:author="zhoujiansheng" w:date="2025-10-11T11:35:43Z">
        <w:r>
          <w:rPr>
            <w:rFonts w:hint="eastAsia"/>
            <w:lang w:val="en-US" w:eastAsia="zh-CN"/>
          </w:rPr>
          <w:t>显示</w:t>
        </w:r>
      </w:ins>
      <w:ins w:id="270" w:author="zhoujiansheng" w:date="2025-10-11T11:36:18Z">
        <w:r>
          <w:rPr>
            <w:rFonts w:hint="eastAsia"/>
            <w:lang w:val="en-US" w:eastAsia="zh-CN"/>
          </w:rPr>
          <w:t>“</w:t>
        </w:r>
      </w:ins>
      <w:ins w:id="271" w:author="zhoujiansheng" w:date="2025-10-11T11:35:43Z">
        <w:r>
          <w:rPr>
            <w:rFonts w:hint="eastAsia"/>
            <w:lang w:val="en-US" w:eastAsia="zh-CN"/>
          </w:rPr>
          <w:t>系统</w:t>
        </w:r>
      </w:ins>
      <w:ins w:id="272" w:author="zhoujiansheng" w:date="2025-10-11T11:36:20Z">
        <w:r>
          <w:rPr>
            <w:rFonts w:hint="eastAsia"/>
            <w:lang w:val="en-US" w:eastAsia="zh-CN"/>
          </w:rPr>
          <w:t>”</w:t>
        </w:r>
      </w:ins>
      <w:ins w:id="273" w:author="zhoujiansheng" w:date="2025-10-11T11:35:44Z">
        <w:r>
          <w:rPr>
            <w:rFonts w:hint="eastAsia"/>
            <w:lang w:val="en-US" w:eastAsia="zh-CN"/>
          </w:rPr>
          <w:t>，</w:t>
        </w:r>
      </w:ins>
      <w:ins w:id="274" w:author="zhoujiansheng" w:date="2025-10-11T11:35:47Z">
        <w:r>
          <w:rPr>
            <w:rFonts w:hint="eastAsia"/>
            <w:lang w:val="en-US" w:eastAsia="zh-CN"/>
          </w:rPr>
          <w:t>操作</w:t>
        </w:r>
      </w:ins>
      <w:ins w:id="275" w:author="zhoujiansheng" w:date="2025-10-11T11:35:48Z">
        <w:r>
          <w:rPr>
            <w:rFonts w:hint="eastAsia"/>
            <w:lang w:val="en-US" w:eastAsia="zh-CN"/>
          </w:rPr>
          <w:t>显示</w:t>
        </w:r>
      </w:ins>
      <w:ins w:id="276" w:author="zhoujiansheng" w:date="2025-10-11T11:36:26Z">
        <w:r>
          <w:rPr>
            <w:rFonts w:hint="eastAsia"/>
            <w:lang w:val="en-US" w:eastAsia="zh-CN"/>
          </w:rPr>
          <w:t>“</w:t>
        </w:r>
      </w:ins>
      <w:ins w:id="277" w:author="zhoujiansheng" w:date="2025-10-11T11:37:41Z">
        <w:r>
          <w:rPr>
            <w:rFonts w:hint="eastAsia"/>
            <w:lang w:val="en-US" w:eastAsia="zh-CN"/>
          </w:rPr>
          <w:t>驳回</w:t>
        </w:r>
      </w:ins>
      <w:ins w:id="278" w:author="zhoujiansheng" w:date="2025-10-11T11:36:43Z">
        <w:r>
          <w:rPr>
            <w:rFonts w:hint="eastAsia"/>
            <w:lang w:val="en-US" w:eastAsia="zh-CN"/>
          </w:rPr>
          <w:t>”</w:t>
        </w:r>
      </w:ins>
      <w:ins w:id="279" w:author="zhoujiansheng" w:date="2025-10-11T11:36:45Z">
        <w:r>
          <w:rPr>
            <w:rFonts w:hint="eastAsia"/>
            <w:lang w:val="en-US" w:eastAsia="zh-CN"/>
          </w:rPr>
          <w:t>，</w:t>
        </w:r>
      </w:ins>
      <w:ins w:id="280" w:author="zhoujiansheng" w:date="2025-10-11T11:36:49Z">
        <w:r>
          <w:rPr>
            <w:rFonts w:hint="eastAsia"/>
            <w:lang w:val="en-US" w:eastAsia="zh-CN"/>
          </w:rPr>
          <w:t>审批</w:t>
        </w:r>
      </w:ins>
      <w:ins w:id="281" w:author="zhoujiansheng" w:date="2025-10-11T11:36:50Z">
        <w:r>
          <w:rPr>
            <w:rFonts w:hint="eastAsia"/>
            <w:lang w:val="en-US" w:eastAsia="zh-CN"/>
          </w:rPr>
          <w:t>意见</w:t>
        </w:r>
      </w:ins>
      <w:ins w:id="282" w:author="zhoujiansheng" w:date="2025-10-11T11:36:57Z">
        <w:r>
          <w:rPr>
            <w:rFonts w:hint="eastAsia"/>
            <w:lang w:val="en-US" w:eastAsia="zh-CN"/>
          </w:rPr>
          <w:t>显示“</w:t>
        </w:r>
      </w:ins>
      <w:ins w:id="283" w:author="zhoujiansheng" w:date="2025-10-11T11:37:12Z">
        <w:r>
          <w:rPr>
            <w:rFonts w:hint="eastAsia"/>
            <w:lang w:val="en-US" w:eastAsia="zh-CN"/>
          </w:rPr>
          <w:t>工单</w:t>
        </w:r>
      </w:ins>
      <w:ins w:id="284" w:author="zhoujiansheng" w:date="2025-10-11T11:37:13Z">
        <w:r>
          <w:rPr>
            <w:rFonts w:hint="eastAsia"/>
            <w:lang w:val="en-US" w:eastAsia="zh-CN"/>
          </w:rPr>
          <w:t>超时</w:t>
        </w:r>
      </w:ins>
      <w:ins w:id="285" w:author="zhoujiansheng" w:date="2025-10-11T11:37:14Z">
        <w:r>
          <w:rPr>
            <w:rFonts w:hint="eastAsia"/>
            <w:lang w:val="en-US" w:eastAsia="zh-CN"/>
          </w:rPr>
          <w:t>，</w:t>
        </w:r>
      </w:ins>
      <w:ins w:id="286" w:author="zhoujiansheng" w:date="2025-10-11T11:37:15Z">
        <w:r>
          <w:rPr>
            <w:rFonts w:hint="eastAsia"/>
            <w:lang w:val="en-US" w:eastAsia="zh-CN"/>
          </w:rPr>
          <w:t>系统</w:t>
        </w:r>
      </w:ins>
      <w:ins w:id="287" w:author="zhoujiansheng" w:date="2025-10-11T11:37:16Z">
        <w:r>
          <w:rPr>
            <w:rFonts w:hint="eastAsia"/>
            <w:lang w:val="en-US" w:eastAsia="zh-CN"/>
          </w:rPr>
          <w:t>自动</w:t>
        </w:r>
      </w:ins>
      <w:ins w:id="288" w:author="zhoujiansheng" w:date="2025-10-11T11:37:17Z">
        <w:r>
          <w:rPr>
            <w:rFonts w:hint="eastAsia"/>
            <w:lang w:val="en-US" w:eastAsia="zh-CN"/>
          </w:rPr>
          <w:t>退回</w:t>
        </w:r>
      </w:ins>
      <w:ins w:id="289" w:author="zhoujiansheng" w:date="2025-10-11T11:37:18Z">
        <w:r>
          <w:rPr>
            <w:rFonts w:hint="eastAsia"/>
            <w:lang w:val="en-US" w:eastAsia="zh-CN"/>
          </w:rPr>
          <w:t>”</w:t>
        </w:r>
      </w:ins>
    </w:p>
    <w:p w14:paraId="26BB6B1C">
      <w:pPr>
        <w:rPr>
          <w:rFonts w:hint="default"/>
          <w:lang w:val="en-US" w:eastAsia="zh-CN"/>
        </w:rPr>
      </w:pPr>
      <w:r>
        <w:rPr>
          <w:rFonts w:hint="eastAsia"/>
          <w:lang w:val="en-US" w:eastAsia="zh-CN"/>
        </w:rPr>
        <w:t>工单提交之后的流程节点，</w:t>
      </w:r>
      <w:r>
        <w:rPr>
          <w:rFonts w:hint="eastAsia"/>
          <w:b/>
          <w:bCs/>
          <w:lang w:val="en-US" w:eastAsia="zh-CN"/>
        </w:rPr>
        <w:t>可导出</w:t>
      </w:r>
      <w:r>
        <w:rPr>
          <w:rFonts w:hint="eastAsia"/>
          <w:lang w:val="en-US" w:eastAsia="zh-CN"/>
        </w:rPr>
        <w:t>“动环告警信号验收测试表”。</w:t>
      </w:r>
    </w:p>
    <w:p w14:paraId="0858E82D">
      <w:pPr>
        <w:rPr>
          <w:rFonts w:hint="default"/>
          <w:lang w:val="en-US" w:eastAsia="zh-CN"/>
        </w:rPr>
      </w:pPr>
    </w:p>
    <w:p w14:paraId="51A70FF3">
      <w:pPr>
        <w:widowControl w:val="0"/>
        <w:numPr>
          <w:ilvl w:val="0"/>
          <w:numId w:val="0"/>
        </w:numPr>
        <w:jc w:val="left"/>
        <w:rPr>
          <w:rFonts w:hint="default"/>
          <w:b/>
          <w:bCs/>
          <w:lang w:val="en-US" w:eastAsia="zh-CN"/>
        </w:rPr>
      </w:pPr>
      <w:r>
        <w:rPr>
          <w:rFonts w:hint="eastAsia"/>
          <w:b/>
          <w:bCs/>
          <w:lang w:val="en-US" w:eastAsia="zh-CN"/>
        </w:rPr>
        <w:t>5、结果审批</w:t>
      </w:r>
    </w:p>
    <w:p w14:paraId="4FE00B0E">
      <w:pPr>
        <w:widowControl w:val="0"/>
        <w:numPr>
          <w:ilvl w:val="0"/>
          <w:numId w:val="0"/>
        </w:numPr>
        <w:jc w:val="left"/>
        <w:rPr>
          <w:rFonts w:hint="default"/>
          <w:lang w:val="en-US" w:eastAsia="zh-CN"/>
        </w:rPr>
      </w:pPr>
      <w:r>
        <w:rPr>
          <w:rFonts w:hint="eastAsia"/>
          <w:lang w:val="en-US" w:eastAsia="zh-CN"/>
        </w:rPr>
        <w:t>市公司动力班长审批已经填写的设备验收测试结果表，审批通过，工单</w:t>
      </w:r>
      <w:ins w:id="290" w:author="zhoujiansheng" w:date="2025-10-11T17:08:06Z">
        <w:r>
          <w:rPr>
            <w:rFonts w:hint="eastAsia"/>
            <w:lang w:val="en-US" w:eastAsia="zh-CN"/>
          </w:rPr>
          <w:t>同时</w:t>
        </w:r>
      </w:ins>
      <w:r>
        <w:rPr>
          <w:rFonts w:hint="eastAsia"/>
          <w:lang w:val="en-US" w:eastAsia="zh-CN"/>
        </w:rPr>
        <w:t>流转至</w:t>
      </w:r>
      <w:ins w:id="291" w:author="zhoujiansheng" w:date="2025-10-11T17:04:38Z">
        <w:r>
          <w:rPr>
            <w:rFonts w:hint="eastAsia"/>
            <w:lang w:val="en-US" w:eastAsia="zh-CN"/>
          </w:rPr>
          <w:t>维护</w:t>
        </w:r>
      </w:ins>
      <w:ins w:id="292" w:author="zhoujiansheng" w:date="2025-10-11T17:04:39Z">
        <w:r>
          <w:rPr>
            <w:rFonts w:hint="eastAsia"/>
            <w:lang w:val="en-US" w:eastAsia="zh-CN"/>
          </w:rPr>
          <w:t>负责人</w:t>
        </w:r>
      </w:ins>
      <w:ins w:id="293" w:author="zhoujiansheng" w:date="2025-10-11T17:04:42Z">
        <w:r>
          <w:rPr>
            <w:rFonts w:hint="eastAsia"/>
            <w:lang w:val="en-US" w:eastAsia="zh-CN"/>
          </w:rPr>
          <w:t>/</w:t>
        </w:r>
      </w:ins>
      <w:r>
        <w:rPr>
          <w:rFonts w:hint="eastAsia"/>
          <w:lang w:val="en-US" w:eastAsia="zh-CN"/>
        </w:rPr>
        <w:t>工程负责人</w:t>
      </w:r>
      <w:ins w:id="294" w:author="zhoujiansheng" w:date="2025-10-11T17:04:47Z">
        <w:r>
          <w:rPr>
            <w:rFonts w:hint="eastAsia"/>
            <w:lang w:val="en-US" w:eastAsia="zh-CN"/>
          </w:rPr>
          <w:t>/</w:t>
        </w:r>
      </w:ins>
      <w:r>
        <w:rPr>
          <w:rFonts w:hint="eastAsia"/>
          <w:lang w:val="en-US" w:eastAsia="zh-CN"/>
        </w:rPr>
        <w:t>厂商负责人。审批不通过，工单驳回至上一环节。</w:t>
      </w:r>
      <w:ins w:id="295" w:author="zhoujiansheng" w:date="2025-10-11T17:20:57Z">
        <w:r>
          <w:rPr>
            <w:rFonts w:hint="eastAsia"/>
            <w:lang w:val="en-US" w:eastAsia="zh-CN"/>
          </w:rPr>
          <w:t>若</w:t>
        </w:r>
      </w:ins>
      <w:ins w:id="296" w:author="zhoujiansheng" w:date="2025-10-11T17:20:58Z">
        <w:r>
          <w:rPr>
            <w:rFonts w:hint="eastAsia"/>
            <w:lang w:val="en-US" w:eastAsia="zh-CN"/>
          </w:rPr>
          <w:t>工单</w:t>
        </w:r>
      </w:ins>
      <w:ins w:id="297" w:author="zhoujiansheng" w:date="2025-10-11T17:21:01Z">
        <w:r>
          <w:rPr>
            <w:rFonts w:hint="eastAsia"/>
            <w:lang w:val="en-US" w:eastAsia="zh-CN"/>
          </w:rPr>
          <w:t>审批</w:t>
        </w:r>
      </w:ins>
      <w:ins w:id="298" w:author="zhoujiansheng" w:date="2025-10-11T17:21:02Z">
        <w:r>
          <w:rPr>
            <w:rFonts w:hint="eastAsia"/>
            <w:lang w:val="en-US" w:eastAsia="zh-CN"/>
          </w:rPr>
          <w:t>超时，</w:t>
        </w:r>
      </w:ins>
      <w:ins w:id="299" w:author="zhoujiansheng" w:date="2025-10-11T17:21:05Z">
        <w:bookmarkStart w:id="5" w:name="OLE_LINK11"/>
        <w:r>
          <w:rPr>
            <w:rFonts w:hint="eastAsia"/>
            <w:lang w:val="en-US" w:eastAsia="zh-CN"/>
          </w:rPr>
          <w:t>工单</w:t>
        </w:r>
      </w:ins>
      <w:ins w:id="300" w:author="zhoujiansheng" w:date="2025-10-11T17:21:08Z">
        <w:r>
          <w:rPr>
            <w:rFonts w:hint="eastAsia"/>
            <w:lang w:val="en-US" w:eastAsia="zh-CN"/>
          </w:rPr>
          <w:t>自动</w:t>
        </w:r>
      </w:ins>
      <w:ins w:id="301" w:author="zhoujiansheng" w:date="2025-10-11T17:21:09Z">
        <w:r>
          <w:rPr>
            <w:rFonts w:hint="eastAsia"/>
            <w:lang w:val="en-US" w:eastAsia="zh-CN"/>
          </w:rPr>
          <w:t>退回</w:t>
        </w:r>
      </w:ins>
      <w:ins w:id="302" w:author="zhoujiansheng" w:date="2025-10-11T17:21:10Z">
        <w:r>
          <w:rPr>
            <w:rFonts w:hint="eastAsia"/>
            <w:lang w:val="en-US" w:eastAsia="zh-CN"/>
          </w:rPr>
          <w:t>到</w:t>
        </w:r>
      </w:ins>
      <w:ins w:id="303" w:author="zhoujiansheng" w:date="2025-10-11T17:21:14Z">
        <w:r>
          <w:rPr>
            <w:rFonts w:hint="eastAsia"/>
            <w:lang w:val="en-US" w:eastAsia="zh-CN"/>
          </w:rPr>
          <w:t>割接</w:t>
        </w:r>
      </w:ins>
      <w:ins w:id="304" w:author="zhoujiansheng" w:date="2025-10-11T17:21:16Z">
        <w:r>
          <w:rPr>
            <w:rFonts w:hint="eastAsia"/>
            <w:lang w:val="en-US" w:eastAsia="zh-CN"/>
          </w:rPr>
          <w:t>负责人</w:t>
        </w:r>
      </w:ins>
      <w:ins w:id="305" w:author="zhoujiansheng" w:date="2025-10-11T17:21:18Z">
        <w:r>
          <w:rPr>
            <w:rFonts w:hint="eastAsia"/>
            <w:lang w:val="en-US" w:eastAsia="zh-CN"/>
          </w:rPr>
          <w:t>处，</w:t>
        </w:r>
      </w:ins>
      <w:ins w:id="306" w:author="zhoujiansheng" w:date="2025-10-11T17:21:19Z">
        <w:r>
          <w:rPr>
            <w:rFonts w:hint="eastAsia"/>
            <w:lang w:val="en-US" w:eastAsia="zh-CN"/>
          </w:rPr>
          <w:t>由</w:t>
        </w:r>
      </w:ins>
      <w:ins w:id="307" w:author="zhoujiansheng" w:date="2025-10-11T17:21:20Z">
        <w:r>
          <w:rPr>
            <w:rFonts w:hint="eastAsia"/>
            <w:lang w:val="en-US" w:eastAsia="zh-CN"/>
          </w:rPr>
          <w:t>割接</w:t>
        </w:r>
      </w:ins>
      <w:ins w:id="308" w:author="zhoujiansheng" w:date="2025-10-11T17:21:22Z">
        <w:r>
          <w:rPr>
            <w:rFonts w:hint="eastAsia"/>
            <w:lang w:val="en-US" w:eastAsia="zh-CN"/>
          </w:rPr>
          <w:t>负责</w:t>
        </w:r>
      </w:ins>
      <w:ins w:id="309" w:author="zhoujiansheng" w:date="2025-10-11T17:21:26Z">
        <w:r>
          <w:rPr>
            <w:rFonts w:hint="eastAsia"/>
            <w:lang w:val="en-US" w:eastAsia="zh-CN"/>
          </w:rPr>
          <w:t>取消</w:t>
        </w:r>
      </w:ins>
      <w:ins w:id="310" w:author="zhoujiansheng" w:date="2025-10-11T17:21:27Z">
        <w:r>
          <w:rPr>
            <w:rFonts w:hint="eastAsia"/>
            <w:lang w:val="en-US" w:eastAsia="zh-CN"/>
          </w:rPr>
          <w:t>割接</w:t>
        </w:r>
      </w:ins>
      <w:ins w:id="311" w:author="zhoujiansheng" w:date="2025-10-11T17:21:28Z">
        <w:r>
          <w:rPr>
            <w:rFonts w:hint="eastAsia"/>
            <w:lang w:val="en-US" w:eastAsia="zh-CN"/>
          </w:rPr>
          <w:t>。</w:t>
        </w:r>
        <w:bookmarkEnd w:id="5"/>
      </w:ins>
    </w:p>
    <w:p w14:paraId="7DE0F2A0">
      <w:pPr>
        <w:widowControl w:val="0"/>
        <w:numPr>
          <w:ilvl w:val="0"/>
          <w:numId w:val="0"/>
        </w:numPr>
        <w:jc w:val="left"/>
        <w:rPr>
          <w:rFonts w:hint="default"/>
          <w:lang w:val="en-US" w:eastAsia="zh-CN"/>
        </w:rPr>
      </w:pPr>
    </w:p>
    <w:p w14:paraId="6CFA47B1">
      <w:pPr>
        <w:widowControl w:val="0"/>
        <w:numPr>
          <w:ilvl w:val="0"/>
          <w:numId w:val="0"/>
        </w:numPr>
        <w:jc w:val="left"/>
        <w:rPr>
          <w:rFonts w:hint="default"/>
          <w:lang w:val="en-US" w:eastAsia="zh-CN"/>
        </w:rPr>
      </w:pPr>
      <w:r>
        <w:rPr>
          <w:rFonts w:hint="eastAsia"/>
          <w:b/>
          <w:bCs/>
          <w:lang w:val="en-US" w:eastAsia="zh-CN"/>
        </w:rPr>
        <w:t>6、结果确认</w:t>
      </w:r>
    </w:p>
    <w:p w14:paraId="58651E32">
      <w:pPr>
        <w:widowControl w:val="0"/>
        <w:numPr>
          <w:ilvl w:val="0"/>
          <w:numId w:val="0"/>
        </w:numPr>
        <w:jc w:val="left"/>
        <w:rPr>
          <w:rFonts w:hint="default"/>
          <w:lang w:val="en-US" w:eastAsia="zh-CN"/>
        </w:rPr>
      </w:pPr>
      <w:r>
        <w:rPr>
          <w:rFonts w:hint="eastAsia"/>
          <w:lang w:val="en-US" w:eastAsia="zh-CN"/>
        </w:rPr>
        <w:t>结果审批通过后，工单流转至</w:t>
      </w:r>
      <w:ins w:id="312" w:author="zhoujiansheng" w:date="2025-10-11T17:08:24Z">
        <w:r>
          <w:rPr>
            <w:rFonts w:hint="eastAsia"/>
            <w:lang w:val="en-US" w:eastAsia="zh-CN"/>
          </w:rPr>
          <w:t>维护</w:t>
        </w:r>
      </w:ins>
      <w:ins w:id="313" w:author="zhoujiansheng" w:date="2025-10-11T17:08:25Z">
        <w:r>
          <w:rPr>
            <w:rFonts w:hint="eastAsia"/>
            <w:lang w:val="en-US" w:eastAsia="zh-CN"/>
          </w:rPr>
          <w:t>负责人</w:t>
        </w:r>
      </w:ins>
      <w:ins w:id="314" w:author="zhoujiansheng" w:date="2025-10-11T17:08:27Z">
        <w:r>
          <w:rPr>
            <w:rFonts w:hint="eastAsia"/>
            <w:lang w:val="en-US" w:eastAsia="zh-CN"/>
          </w:rPr>
          <w:t>/</w:t>
        </w:r>
      </w:ins>
      <w:r>
        <w:rPr>
          <w:rFonts w:hint="eastAsia"/>
          <w:lang w:val="en-US" w:eastAsia="zh-CN"/>
        </w:rPr>
        <w:t>工程负责人</w:t>
      </w:r>
      <w:ins w:id="315" w:author="zhoujiansheng" w:date="2025-10-11T17:08:38Z">
        <w:r>
          <w:rPr>
            <w:rFonts w:hint="eastAsia"/>
            <w:lang w:val="en-US" w:eastAsia="zh-CN"/>
          </w:rPr>
          <w:t>/</w:t>
        </w:r>
      </w:ins>
      <w:r>
        <w:rPr>
          <w:rFonts w:hint="eastAsia"/>
          <w:lang w:val="en-US" w:eastAsia="zh-CN"/>
        </w:rPr>
        <w:t>厂商负责人，</w:t>
      </w:r>
      <w:del w:id="316" w:author="zhoujiansheng" w:date="2025-10-11T17:08:43Z">
        <w:r>
          <w:rPr>
            <w:rFonts w:hint="default"/>
            <w:lang w:val="en-US" w:eastAsia="zh-CN"/>
          </w:rPr>
          <w:delText>两</w:delText>
        </w:r>
      </w:del>
      <w:ins w:id="317" w:author="zhoujiansheng" w:date="2025-10-11T17:08:44Z">
        <w:r>
          <w:rPr>
            <w:rFonts w:hint="eastAsia"/>
            <w:lang w:val="en-US" w:eastAsia="zh-CN"/>
          </w:rPr>
          <w:t>三</w:t>
        </w:r>
      </w:ins>
      <w:r>
        <w:rPr>
          <w:rFonts w:hint="eastAsia"/>
          <w:lang w:val="en-US" w:eastAsia="zh-CN"/>
        </w:rPr>
        <w:t>人都审批通过，工单流转至</w:t>
      </w:r>
      <w:del w:id="318" w:author="zhoujiansheng" w:date="2025-10-11T17:09:50Z">
        <w:r>
          <w:rPr>
            <w:rFonts w:hint="eastAsia"/>
            <w:lang w:val="en-US" w:eastAsia="zh-CN"/>
          </w:rPr>
          <w:delText>验收归档环节</w:delText>
        </w:r>
      </w:del>
      <w:ins w:id="319" w:author="zhoujiansheng" w:date="2025-10-11T17:09:45Z">
        <w:r>
          <w:rPr>
            <w:rFonts w:hint="eastAsia"/>
            <w:lang w:val="en-US" w:eastAsia="zh-CN"/>
          </w:rPr>
          <w:t>割接负责人进行取消割接</w:t>
        </w:r>
      </w:ins>
      <w:ins w:id="320" w:author="zhoujiansheng" w:date="2025-10-11T17:26:06Z">
        <w:r>
          <w:rPr>
            <w:rFonts w:hint="eastAsia"/>
            <w:lang w:val="en-US" w:eastAsia="zh-CN"/>
          </w:rPr>
          <w:t>（</w:t>
        </w:r>
      </w:ins>
      <w:ins w:id="321" w:author="zhoujiansheng" w:date="2025-10-11T17:26:09Z">
        <w:r>
          <w:rPr>
            <w:rFonts w:hint="eastAsia"/>
            <w:lang w:val="en-US" w:eastAsia="zh-CN"/>
          </w:rPr>
          <w:t>工单</w:t>
        </w:r>
      </w:ins>
      <w:ins w:id="322" w:author="zhoujiansheng" w:date="2025-10-11T17:26:10Z">
        <w:r>
          <w:rPr>
            <w:rFonts w:hint="eastAsia"/>
            <w:lang w:val="en-US" w:eastAsia="zh-CN"/>
          </w:rPr>
          <w:t>为</w:t>
        </w:r>
      </w:ins>
      <w:ins w:id="323" w:author="zhoujiansheng" w:date="2025-10-11T17:26:11Z">
        <w:r>
          <w:rPr>
            <w:rFonts w:hint="eastAsia"/>
            <w:lang w:val="en-US" w:eastAsia="zh-CN"/>
          </w:rPr>
          <w:t>通过</w:t>
        </w:r>
      </w:ins>
      <w:ins w:id="324" w:author="zhoujiansheng" w:date="2025-10-11T17:26:13Z">
        <w:r>
          <w:rPr>
            <w:rFonts w:hint="eastAsia"/>
            <w:lang w:val="en-US" w:eastAsia="zh-CN"/>
          </w:rPr>
          <w:t>验收</w:t>
        </w:r>
      </w:ins>
      <w:ins w:id="325" w:author="zhoujiansheng" w:date="2025-10-11T17:26:14Z">
        <w:r>
          <w:rPr>
            <w:rFonts w:hint="eastAsia"/>
            <w:lang w:val="en-US" w:eastAsia="zh-CN"/>
          </w:rPr>
          <w:t>状态</w:t>
        </w:r>
      </w:ins>
      <w:ins w:id="326" w:author="zhoujiansheng" w:date="2025-10-11T17:26:16Z">
        <w:r>
          <w:rPr>
            <w:rFonts w:hint="eastAsia"/>
            <w:lang w:val="en-US" w:eastAsia="zh-CN"/>
          </w:rPr>
          <w:t>。</w:t>
        </w:r>
      </w:ins>
      <w:ins w:id="327" w:author="zhoujiansheng" w:date="2025-10-11T17:26:22Z">
        <w:r>
          <w:rPr>
            <w:rFonts w:hint="eastAsia"/>
            <w:lang w:val="en-US" w:eastAsia="zh-CN"/>
          </w:rPr>
          <w:t>开发</w:t>
        </w:r>
      </w:ins>
      <w:ins w:id="328" w:author="zhoujiansheng" w:date="2025-10-11T17:26:24Z">
        <w:r>
          <w:rPr>
            <w:rFonts w:hint="eastAsia"/>
            <w:lang w:val="en-US" w:eastAsia="zh-CN"/>
          </w:rPr>
          <w:t>时</w:t>
        </w:r>
      </w:ins>
      <w:ins w:id="329" w:author="zhoujiansheng" w:date="2025-10-11T17:26:26Z">
        <w:r>
          <w:rPr>
            <w:rFonts w:hint="eastAsia"/>
            <w:lang w:val="en-US" w:eastAsia="zh-CN"/>
          </w:rPr>
          <w:t>需要</w:t>
        </w:r>
      </w:ins>
      <w:ins w:id="330" w:author="zhoujiansheng" w:date="2025-10-11T17:26:27Z">
        <w:r>
          <w:rPr>
            <w:rFonts w:hint="eastAsia"/>
            <w:lang w:val="en-US" w:eastAsia="zh-CN"/>
          </w:rPr>
          <w:t>标记</w:t>
        </w:r>
      </w:ins>
      <w:ins w:id="331" w:author="zhoujiansheng" w:date="2025-10-11T17:26:52Z">
        <w:r>
          <w:rPr>
            <w:rFonts w:hint="eastAsia"/>
            <w:lang w:val="en-US" w:eastAsia="zh-CN"/>
          </w:rPr>
          <w:t>区分</w:t>
        </w:r>
      </w:ins>
      <w:ins w:id="332" w:author="zhoujiansheng" w:date="2025-10-11T17:26:29Z">
        <w:r>
          <w:rPr>
            <w:rFonts w:hint="eastAsia"/>
            <w:lang w:val="en-US" w:eastAsia="zh-CN"/>
          </w:rPr>
          <w:t>工单</w:t>
        </w:r>
      </w:ins>
      <w:ins w:id="333" w:author="zhoujiansheng" w:date="2025-10-11T17:26:35Z">
        <w:r>
          <w:rPr>
            <w:rFonts w:hint="eastAsia"/>
            <w:lang w:val="en-US" w:eastAsia="zh-CN"/>
          </w:rPr>
          <w:t>到</w:t>
        </w:r>
      </w:ins>
      <w:ins w:id="334" w:author="zhoujiansheng" w:date="2025-10-11T17:26:37Z">
        <w:r>
          <w:rPr>
            <w:rFonts w:hint="eastAsia"/>
            <w:lang w:val="en-US" w:eastAsia="zh-CN"/>
          </w:rPr>
          <w:t>取消</w:t>
        </w:r>
      </w:ins>
      <w:ins w:id="335" w:author="zhoujiansheng" w:date="2025-10-11T17:26:38Z">
        <w:r>
          <w:rPr>
            <w:rFonts w:hint="eastAsia"/>
            <w:lang w:val="en-US" w:eastAsia="zh-CN"/>
          </w:rPr>
          <w:t>割接</w:t>
        </w:r>
      </w:ins>
      <w:ins w:id="336" w:author="zhoujiansheng" w:date="2025-10-11T17:26:41Z">
        <w:r>
          <w:rPr>
            <w:rFonts w:hint="eastAsia"/>
            <w:lang w:val="en-US" w:eastAsia="zh-CN"/>
          </w:rPr>
          <w:t>环节的</w:t>
        </w:r>
      </w:ins>
      <w:ins w:id="337" w:author="zhoujiansheng" w:date="2025-10-11T17:26:45Z">
        <w:r>
          <w:rPr>
            <w:rFonts w:hint="eastAsia"/>
            <w:lang w:val="en-US" w:eastAsia="zh-CN"/>
          </w:rPr>
          <w:t>状态</w:t>
        </w:r>
      </w:ins>
      <w:ins w:id="338" w:author="zhoujiansheng" w:date="2025-10-11T17:26:47Z">
        <w:r>
          <w:rPr>
            <w:rFonts w:hint="eastAsia"/>
            <w:lang w:val="en-US" w:eastAsia="zh-CN"/>
          </w:rPr>
          <w:t>，</w:t>
        </w:r>
      </w:ins>
      <w:ins w:id="339" w:author="zhoujiansheng" w:date="2025-10-11T17:26:58Z">
        <w:r>
          <w:rPr>
            <w:rFonts w:hint="eastAsia"/>
            <w:lang w:val="en-US" w:eastAsia="zh-CN"/>
          </w:rPr>
          <w:t>不同</w:t>
        </w:r>
      </w:ins>
      <w:ins w:id="340" w:author="zhoujiansheng" w:date="2025-10-11T17:26:59Z">
        <w:r>
          <w:rPr>
            <w:rFonts w:hint="eastAsia"/>
            <w:lang w:val="en-US" w:eastAsia="zh-CN"/>
          </w:rPr>
          <w:t>的</w:t>
        </w:r>
      </w:ins>
      <w:ins w:id="341" w:author="zhoujiansheng" w:date="2025-10-11T17:27:00Z">
        <w:r>
          <w:rPr>
            <w:rFonts w:hint="eastAsia"/>
            <w:lang w:val="en-US" w:eastAsia="zh-CN"/>
          </w:rPr>
          <w:t>状态</w:t>
        </w:r>
      </w:ins>
      <w:ins w:id="342" w:author="zhoujiansheng" w:date="2025-10-11T17:27:01Z">
        <w:r>
          <w:rPr>
            <w:rFonts w:hint="eastAsia"/>
            <w:lang w:val="en-US" w:eastAsia="zh-CN"/>
          </w:rPr>
          <w:t>，</w:t>
        </w:r>
      </w:ins>
      <w:ins w:id="343" w:author="zhoujiansheng" w:date="2025-10-11T17:27:02Z">
        <w:r>
          <w:rPr>
            <w:rFonts w:hint="eastAsia"/>
            <w:lang w:val="en-US" w:eastAsia="zh-CN"/>
          </w:rPr>
          <w:t>工单</w:t>
        </w:r>
      </w:ins>
      <w:ins w:id="344" w:author="zhoujiansheng" w:date="2025-10-11T17:27:03Z">
        <w:r>
          <w:rPr>
            <w:rFonts w:hint="eastAsia"/>
            <w:lang w:val="en-US" w:eastAsia="zh-CN"/>
          </w:rPr>
          <w:t>流转</w:t>
        </w:r>
      </w:ins>
      <w:ins w:id="345" w:author="zhoujiansheng" w:date="2025-10-11T17:27:06Z">
        <w:r>
          <w:rPr>
            <w:rFonts w:hint="eastAsia"/>
            <w:lang w:val="en-US" w:eastAsia="zh-CN"/>
          </w:rPr>
          <w:t>是</w:t>
        </w:r>
      </w:ins>
      <w:ins w:id="346" w:author="zhoujiansheng" w:date="2025-10-11T17:27:08Z">
        <w:r>
          <w:rPr>
            <w:rFonts w:hint="eastAsia"/>
            <w:lang w:val="en-US" w:eastAsia="zh-CN"/>
          </w:rPr>
          <w:t>有</w:t>
        </w:r>
      </w:ins>
      <w:ins w:id="347" w:author="zhoujiansheng" w:date="2025-10-11T17:27:10Z">
        <w:r>
          <w:rPr>
            <w:rFonts w:hint="eastAsia"/>
            <w:lang w:val="en-US" w:eastAsia="zh-CN"/>
          </w:rPr>
          <w:t>区别的</w:t>
        </w:r>
      </w:ins>
      <w:ins w:id="348" w:author="zhoujiansheng" w:date="2025-10-11T17:27:13Z">
        <w:r>
          <w:rPr>
            <w:rFonts w:hint="eastAsia"/>
            <w:lang w:val="en-US" w:eastAsia="zh-CN"/>
          </w:rPr>
          <w:t>）</w:t>
        </w:r>
      </w:ins>
      <w:r>
        <w:rPr>
          <w:rFonts w:hint="eastAsia"/>
          <w:lang w:val="en-US" w:eastAsia="zh-CN"/>
        </w:rPr>
        <w:t>。其中一人不通过，工单驳回至验收测试填报环节。申请人员整改后，需再次经过市公司动力班长进行填报结果审批。</w:t>
      </w:r>
      <w:ins w:id="349" w:author="zhoujiansheng" w:date="2025-10-11T17:27:50Z">
        <w:r>
          <w:rPr>
            <w:rFonts w:hint="eastAsia"/>
            <w:lang w:val="en-US" w:eastAsia="zh-CN"/>
          </w:rPr>
          <w:t>结果</w:t>
        </w:r>
      </w:ins>
      <w:ins w:id="350" w:author="zhoujiansheng" w:date="2025-10-11T17:28:13Z">
        <w:r>
          <w:rPr>
            <w:rFonts w:hint="eastAsia"/>
            <w:lang w:val="en-US" w:eastAsia="zh-CN"/>
          </w:rPr>
          <w:t>确认</w:t>
        </w:r>
      </w:ins>
      <w:ins w:id="351" w:author="zhoujiansheng" w:date="2025-10-11T17:28:14Z">
        <w:r>
          <w:rPr>
            <w:rFonts w:hint="eastAsia"/>
            <w:lang w:val="en-US" w:eastAsia="zh-CN"/>
          </w:rPr>
          <w:t>超时，</w:t>
        </w:r>
      </w:ins>
      <w:ins w:id="352" w:author="zhoujiansheng" w:date="2025-10-11T17:28:26Z">
        <w:r>
          <w:rPr>
            <w:rFonts w:hint="eastAsia"/>
            <w:lang w:val="en-US" w:eastAsia="zh-CN"/>
          </w:rPr>
          <w:t>工单自动退回到割接负责人处，由割接负责取消割接。</w:t>
        </w:r>
      </w:ins>
    </w:p>
    <w:p w14:paraId="6392489B">
      <w:pPr>
        <w:widowControl w:val="0"/>
        <w:numPr>
          <w:ilvl w:val="0"/>
          <w:numId w:val="0"/>
        </w:numPr>
        <w:jc w:val="left"/>
        <w:rPr>
          <w:rFonts w:hint="default"/>
          <w:lang w:val="en-US" w:eastAsia="zh-CN"/>
        </w:rPr>
      </w:pPr>
    </w:p>
    <w:p w14:paraId="0077FEB9">
      <w:pPr>
        <w:widowControl w:val="0"/>
        <w:numPr>
          <w:ilvl w:val="0"/>
          <w:numId w:val="0"/>
        </w:numPr>
        <w:jc w:val="left"/>
        <w:rPr>
          <w:rFonts w:hint="default"/>
          <w:b/>
          <w:bCs/>
          <w:lang w:val="en-US" w:eastAsia="zh-CN"/>
        </w:rPr>
      </w:pPr>
      <w:r>
        <w:rPr>
          <w:rFonts w:hint="eastAsia"/>
          <w:b/>
          <w:bCs/>
          <w:lang w:val="en-US" w:eastAsia="zh-CN"/>
        </w:rPr>
        <w:t>7、归档</w:t>
      </w:r>
    </w:p>
    <w:p w14:paraId="5F543B10">
      <w:pPr>
        <w:widowControl w:val="0"/>
        <w:numPr>
          <w:ilvl w:val="0"/>
          <w:numId w:val="0"/>
        </w:numPr>
        <w:jc w:val="left"/>
        <w:rPr>
          <w:rFonts w:hint="default"/>
          <w:lang w:val="en-US" w:eastAsia="zh-CN"/>
        </w:rPr>
      </w:pPr>
      <w:del w:id="353" w:author="zhoujiansheng" w:date="2025-10-11T18:21:08Z">
        <w:r>
          <w:rPr>
            <w:rFonts w:hint="eastAsia"/>
            <w:lang w:val="en-US" w:eastAsia="zh-CN"/>
          </w:rPr>
          <w:delText>工单验收结果确认后，</w:delText>
        </w:r>
      </w:del>
      <w:del w:id="354" w:author="zhoujiansheng" w:date="2025-10-11T18:21:08Z">
        <w:r>
          <w:rPr>
            <w:rFonts w:hint="default"/>
            <w:lang w:val="en-US" w:eastAsia="zh-CN"/>
          </w:rPr>
          <w:delText>由</w:delText>
        </w:r>
      </w:del>
      <w:del w:id="355" w:author="zhoujiansheng" w:date="2025-10-11T18:20:49Z">
        <w:r>
          <w:rPr>
            <w:rFonts w:hint="default"/>
            <w:lang w:val="en-US" w:eastAsia="zh-CN"/>
          </w:rPr>
          <w:delText>申请人对验收工单进行归档。归档后</w:delText>
        </w:r>
      </w:del>
      <w:del w:id="356" w:author="zhoujiansheng" w:date="2025-10-11T18:21:30Z">
        <w:r>
          <w:rPr>
            <w:rFonts w:hint="eastAsia"/>
            <w:lang w:val="en-US" w:eastAsia="zh-CN"/>
          </w:rPr>
          <w:delText>，流程结束。并对验收设备信息进行归类及存储</w:delText>
        </w:r>
      </w:del>
      <w:r>
        <w:rPr>
          <w:rFonts w:hint="eastAsia"/>
          <w:lang w:val="en-US" w:eastAsia="zh-CN"/>
        </w:rPr>
        <w:t>。</w:t>
      </w:r>
      <w:ins w:id="357" w:author="zhoujiansheng" w:date="2025-10-11T18:21:34Z">
        <w:r>
          <w:rPr>
            <w:rFonts w:hint="eastAsia"/>
            <w:lang w:val="en-US" w:eastAsia="zh-CN"/>
          </w:rPr>
          <w:t>工单</w:t>
        </w:r>
      </w:ins>
      <w:ins w:id="358" w:author="zhoujiansheng" w:date="2025-10-11T18:21:37Z">
        <w:r>
          <w:rPr>
            <w:rFonts w:hint="eastAsia"/>
            <w:lang w:val="en-US" w:eastAsia="zh-CN"/>
          </w:rPr>
          <w:t>验收</w:t>
        </w:r>
      </w:ins>
      <w:ins w:id="359" w:author="zhoujiansheng" w:date="2025-10-11T18:21:38Z">
        <w:r>
          <w:rPr>
            <w:rFonts w:hint="eastAsia"/>
            <w:lang w:val="en-US" w:eastAsia="zh-CN"/>
          </w:rPr>
          <w:t>结果</w:t>
        </w:r>
      </w:ins>
      <w:ins w:id="360" w:author="zhoujiansheng" w:date="2025-10-11T18:21:39Z">
        <w:r>
          <w:rPr>
            <w:rFonts w:hint="eastAsia"/>
            <w:lang w:val="en-US" w:eastAsia="zh-CN"/>
          </w:rPr>
          <w:t>确认</w:t>
        </w:r>
      </w:ins>
      <w:ins w:id="361" w:author="zhoujiansheng" w:date="2025-10-11T18:21:40Z">
        <w:r>
          <w:rPr>
            <w:rFonts w:hint="eastAsia"/>
            <w:lang w:val="en-US" w:eastAsia="zh-CN"/>
          </w:rPr>
          <w:t>通过，</w:t>
        </w:r>
      </w:ins>
      <w:ins w:id="362" w:author="zhoujiansheng" w:date="2025-10-11T18:21:43Z">
        <w:r>
          <w:rPr>
            <w:rFonts w:hint="eastAsia"/>
            <w:lang w:val="en-US" w:eastAsia="zh-CN"/>
          </w:rPr>
          <w:t>由</w:t>
        </w:r>
      </w:ins>
      <w:ins w:id="363" w:author="zhoujiansheng" w:date="2025-10-11T18:21:44Z">
        <w:r>
          <w:rPr>
            <w:rFonts w:hint="eastAsia"/>
            <w:lang w:val="en-US" w:eastAsia="zh-CN"/>
          </w:rPr>
          <w:t>割接</w:t>
        </w:r>
      </w:ins>
      <w:ins w:id="364" w:author="zhoujiansheng" w:date="2025-10-11T18:21:46Z">
        <w:r>
          <w:rPr>
            <w:rFonts w:hint="eastAsia"/>
            <w:lang w:val="en-US" w:eastAsia="zh-CN"/>
          </w:rPr>
          <w:t>负责人</w:t>
        </w:r>
      </w:ins>
      <w:ins w:id="365" w:author="zhoujiansheng" w:date="2025-10-11T18:21:51Z">
        <w:r>
          <w:rPr>
            <w:rFonts w:hint="eastAsia"/>
            <w:lang w:val="en-US" w:eastAsia="zh-CN"/>
          </w:rPr>
          <w:t>取消</w:t>
        </w:r>
      </w:ins>
      <w:ins w:id="366" w:author="zhoujiansheng" w:date="2025-10-11T18:21:56Z">
        <w:r>
          <w:rPr>
            <w:rFonts w:hint="eastAsia"/>
            <w:lang w:val="en-US" w:eastAsia="zh-CN"/>
          </w:rPr>
          <w:t>设备</w:t>
        </w:r>
      </w:ins>
      <w:ins w:id="367" w:author="zhoujiansheng" w:date="2025-10-11T18:21:58Z">
        <w:r>
          <w:rPr>
            <w:rFonts w:hint="eastAsia"/>
            <w:lang w:val="en-US" w:eastAsia="zh-CN"/>
          </w:rPr>
          <w:t>预割接</w:t>
        </w:r>
      </w:ins>
      <w:ins w:id="368" w:author="zhoujiansheng" w:date="2025-10-11T18:22:00Z">
        <w:r>
          <w:rPr>
            <w:rFonts w:hint="eastAsia"/>
            <w:lang w:val="en-US" w:eastAsia="zh-CN"/>
          </w:rPr>
          <w:t>状态</w:t>
        </w:r>
      </w:ins>
      <w:ins w:id="369" w:author="zhoujiansheng" w:date="2025-10-11T18:22:01Z">
        <w:r>
          <w:rPr>
            <w:rFonts w:hint="eastAsia"/>
            <w:lang w:val="en-US" w:eastAsia="zh-CN"/>
          </w:rPr>
          <w:t>，</w:t>
        </w:r>
      </w:ins>
      <w:ins w:id="370" w:author="zhoujiansheng" w:date="2025-10-11T18:22:02Z">
        <w:r>
          <w:rPr>
            <w:rFonts w:hint="eastAsia"/>
            <w:lang w:val="en-US" w:eastAsia="zh-CN"/>
          </w:rPr>
          <w:t>工单</w:t>
        </w:r>
      </w:ins>
      <w:ins w:id="371" w:author="zhoujiansheng" w:date="2025-10-11T18:22:04Z">
        <w:r>
          <w:rPr>
            <w:rFonts w:hint="eastAsia"/>
            <w:lang w:val="en-US" w:eastAsia="zh-CN"/>
          </w:rPr>
          <w:t>提交</w:t>
        </w:r>
      </w:ins>
      <w:ins w:id="372" w:author="zhoujiansheng" w:date="2025-10-11T18:22:05Z">
        <w:r>
          <w:rPr>
            <w:rFonts w:hint="eastAsia"/>
            <w:lang w:val="en-US" w:eastAsia="zh-CN"/>
          </w:rPr>
          <w:t>后</w:t>
        </w:r>
      </w:ins>
      <w:ins w:id="373" w:author="zhoujiansheng" w:date="2025-10-11T18:22:09Z">
        <w:r>
          <w:rPr>
            <w:rFonts w:hint="eastAsia"/>
            <w:lang w:val="en-US" w:eastAsia="zh-CN"/>
          </w:rPr>
          <w:t>系统</w:t>
        </w:r>
      </w:ins>
      <w:ins w:id="374" w:author="zhoujiansheng" w:date="2025-10-11T18:22:10Z">
        <w:r>
          <w:rPr>
            <w:rFonts w:hint="eastAsia"/>
            <w:lang w:val="en-US" w:eastAsia="zh-CN"/>
          </w:rPr>
          <w:t>自动</w:t>
        </w:r>
      </w:ins>
      <w:ins w:id="375" w:author="zhoujiansheng" w:date="2025-10-11T18:22:13Z">
        <w:r>
          <w:rPr>
            <w:rFonts w:hint="eastAsia"/>
            <w:lang w:val="en-US" w:eastAsia="zh-CN"/>
          </w:rPr>
          <w:t>完成</w:t>
        </w:r>
      </w:ins>
      <w:ins w:id="376" w:author="zhoujiansheng" w:date="2025-10-11T18:22:14Z">
        <w:r>
          <w:rPr>
            <w:rFonts w:hint="eastAsia"/>
            <w:lang w:val="en-US" w:eastAsia="zh-CN"/>
          </w:rPr>
          <w:t>归档</w:t>
        </w:r>
      </w:ins>
      <w:ins w:id="377" w:author="zhoujiansheng" w:date="2025-10-11T18:22:15Z">
        <w:r>
          <w:rPr>
            <w:rFonts w:hint="eastAsia"/>
            <w:lang w:val="en-US" w:eastAsia="zh-CN"/>
          </w:rPr>
          <w:t>。</w:t>
        </w:r>
      </w:ins>
    </w:p>
    <w:p w14:paraId="3F405B7F">
      <w:pPr>
        <w:widowControl w:val="0"/>
        <w:numPr>
          <w:ilvl w:val="0"/>
          <w:numId w:val="0"/>
        </w:numPr>
        <w:jc w:val="left"/>
        <w:rPr>
          <w:rFonts w:hint="eastAsia"/>
          <w:lang w:val="en-US" w:eastAsia="zh-CN"/>
        </w:rPr>
      </w:pPr>
    </w:p>
    <w:p w14:paraId="6D0A49B0">
      <w:pPr>
        <w:widowControl w:val="0"/>
        <w:numPr>
          <w:ilvl w:val="0"/>
          <w:numId w:val="0"/>
        </w:numPr>
        <w:jc w:val="left"/>
        <w:rPr>
          <w:rFonts w:hint="default"/>
          <w:b/>
          <w:bCs/>
          <w:lang w:val="en-US" w:eastAsia="zh-CN"/>
        </w:rPr>
      </w:pPr>
      <w:r>
        <w:rPr>
          <w:rFonts w:hint="eastAsia"/>
          <w:b/>
          <w:bCs/>
          <w:lang w:val="en-US" w:eastAsia="zh-CN"/>
        </w:rPr>
        <w:t>8、废弃及超时说明</w:t>
      </w:r>
    </w:p>
    <w:p w14:paraId="4834B48E">
      <w:pPr>
        <w:widowControl w:val="0"/>
        <w:numPr>
          <w:ilvl w:val="0"/>
          <w:numId w:val="0"/>
        </w:numPr>
        <w:jc w:val="left"/>
        <w:rPr>
          <w:rFonts w:hint="eastAsia"/>
          <w:lang w:val="en-US" w:eastAsia="zh-CN"/>
        </w:rPr>
      </w:pPr>
      <w:r>
        <w:rPr>
          <w:rFonts w:hint="eastAsia"/>
          <w:lang w:val="en-US" w:eastAsia="zh-CN"/>
        </w:rPr>
        <w:t>工单作废或超过要求完成时间，需要发邮件</w:t>
      </w:r>
      <w:ins w:id="378" w:author="zhoujiansheng" w:date="2025-10-11T18:25:54Z">
        <w:r>
          <w:rPr>
            <w:rFonts w:hint="eastAsia"/>
            <w:lang w:val="en-US" w:eastAsia="zh-CN"/>
          </w:rPr>
          <w:t>或</w:t>
        </w:r>
      </w:ins>
      <w:ins w:id="379" w:author="zhoujiansheng" w:date="2025-10-11T18:25:55Z">
        <w:r>
          <w:rPr>
            <w:rFonts w:hint="eastAsia"/>
            <w:lang w:val="en-US" w:eastAsia="zh-CN"/>
          </w:rPr>
          <w:t>短信</w:t>
        </w:r>
      </w:ins>
      <w:r>
        <w:rPr>
          <w:rFonts w:hint="eastAsia"/>
          <w:lang w:val="en-US" w:eastAsia="zh-CN"/>
        </w:rPr>
        <w:t>提示</w:t>
      </w:r>
      <w:del w:id="380" w:author="zhoujiansheng" w:date="2025-10-11T18:26:01Z">
        <w:r>
          <w:rPr>
            <w:rFonts w:hint="eastAsia"/>
            <w:lang w:val="en-US" w:eastAsia="zh-CN"/>
          </w:rPr>
          <w:delText>局房/基站</w:delText>
        </w:r>
      </w:del>
      <w:ins w:id="381" w:author="zhoujiansheng" w:date="2025-10-11T18:26:05Z">
        <w:r>
          <w:rPr>
            <w:rFonts w:hint="eastAsia"/>
            <w:lang w:val="en-US" w:eastAsia="zh-CN"/>
          </w:rPr>
          <w:t>割接</w:t>
        </w:r>
      </w:ins>
      <w:r>
        <w:rPr>
          <w:rFonts w:hint="eastAsia"/>
          <w:lang w:val="en-US" w:eastAsia="zh-CN"/>
        </w:rPr>
        <w:t>负责人取消预割接。</w:t>
      </w:r>
    </w:p>
    <w:p w14:paraId="3B14FA61">
      <w:pPr>
        <w:widowControl w:val="0"/>
        <w:numPr>
          <w:ilvl w:val="0"/>
          <w:numId w:val="0"/>
        </w:numPr>
        <w:jc w:val="left"/>
        <w:rPr>
          <w:rFonts w:hint="eastAsia"/>
          <w:lang w:val="en-US" w:eastAsia="zh-CN"/>
        </w:rPr>
      </w:pPr>
      <w:r>
        <w:rPr>
          <w:rFonts w:hint="eastAsia"/>
          <w:lang w:val="en-US" w:eastAsia="zh-CN"/>
        </w:rPr>
        <w:t>邮件内容：</w:t>
      </w:r>
    </w:p>
    <w:p w14:paraId="46D25C67">
      <w:pPr>
        <w:widowControl w:val="0"/>
        <w:numPr>
          <w:ilvl w:val="0"/>
          <w:numId w:val="0"/>
        </w:numPr>
        <w:jc w:val="left"/>
        <w:rPr>
          <w:rFonts w:hint="eastAsia"/>
          <w:lang w:val="en-US" w:eastAsia="zh-CN"/>
        </w:rPr>
      </w:pPr>
      <w:r>
        <w:rPr>
          <w:rFonts w:hint="eastAsia"/>
          <w:lang w:val="en-US" w:eastAsia="zh-CN"/>
        </w:rPr>
        <w:t>废弃：您所审批的动环告警信号验收工单（工单号：XXXXXXXX）已废弃，请确认是否取消预割接。</w:t>
      </w:r>
    </w:p>
    <w:p w14:paraId="498EDB80">
      <w:pPr>
        <w:widowControl w:val="0"/>
        <w:numPr>
          <w:ilvl w:val="0"/>
          <w:numId w:val="0"/>
        </w:numPr>
        <w:jc w:val="left"/>
        <w:rPr>
          <w:rFonts w:hint="eastAsia"/>
          <w:lang w:val="en-US" w:eastAsia="zh-CN"/>
        </w:rPr>
      </w:pPr>
      <w:r>
        <w:rPr>
          <w:rFonts w:hint="eastAsia"/>
          <w:lang w:val="en-US" w:eastAsia="zh-CN"/>
        </w:rPr>
        <w:t>工单超时：您所审批的动环告警信号验收工单（工单号：XXXXXXXX）已超时，请确认是否取消预割接。</w:t>
      </w:r>
    </w:p>
    <w:p w14:paraId="77AFCBB8">
      <w:pPr>
        <w:widowControl w:val="0"/>
        <w:numPr>
          <w:ilvl w:val="0"/>
          <w:numId w:val="0"/>
        </w:numPr>
        <w:jc w:val="left"/>
        <w:rPr>
          <w:ins w:id="382" w:author="zhoujiansheng" w:date="2025-10-11T18:26:25Z"/>
          <w:rFonts w:hint="eastAsia"/>
          <w:lang w:val="en-US" w:eastAsia="zh-CN"/>
        </w:rPr>
      </w:pPr>
    </w:p>
    <w:p w14:paraId="13DF9CDE">
      <w:pPr>
        <w:widowControl w:val="0"/>
        <w:numPr>
          <w:ilvl w:val="0"/>
          <w:numId w:val="0"/>
        </w:numPr>
        <w:jc w:val="left"/>
        <w:rPr>
          <w:ins w:id="383" w:author="zhoujiansheng" w:date="2025-10-11T18:28:29Z"/>
          <w:rFonts w:hint="default"/>
          <w:lang w:val="en-US" w:eastAsia="zh-CN"/>
        </w:rPr>
      </w:pPr>
      <w:ins w:id="384" w:author="zhoujiansheng" w:date="2025-10-11T18:26:32Z">
        <w:r>
          <w:rPr>
            <w:rFonts w:hint="eastAsia"/>
            <w:lang w:val="en-US" w:eastAsia="zh-CN"/>
          </w:rPr>
          <w:t>工单</w:t>
        </w:r>
      </w:ins>
      <w:ins w:id="385" w:author="zhoujiansheng" w:date="2025-10-11T18:26:34Z">
        <w:r>
          <w:rPr>
            <w:rFonts w:hint="eastAsia"/>
            <w:lang w:val="en-US" w:eastAsia="zh-CN"/>
          </w:rPr>
          <w:t>流转</w:t>
        </w:r>
      </w:ins>
      <w:ins w:id="386" w:author="zhoujiansheng" w:date="2025-10-11T18:26:36Z">
        <w:r>
          <w:rPr>
            <w:rFonts w:hint="eastAsia"/>
            <w:lang w:val="en-US" w:eastAsia="zh-CN"/>
          </w:rPr>
          <w:t>页面</w:t>
        </w:r>
      </w:ins>
      <w:ins w:id="387" w:author="zhoujiansheng" w:date="2025-10-11T18:26:37Z">
        <w:r>
          <w:rPr>
            <w:rFonts w:hint="eastAsia"/>
            <w:lang w:val="en-US" w:eastAsia="zh-CN"/>
          </w:rPr>
          <w:t>呈现</w:t>
        </w:r>
      </w:ins>
      <w:ins w:id="388" w:author="zhoujiansheng" w:date="2025-10-11T18:26:38Z">
        <w:r>
          <w:rPr>
            <w:rFonts w:hint="eastAsia"/>
            <w:lang w:val="en-US" w:eastAsia="zh-CN"/>
          </w:rPr>
          <w:t>补充</w:t>
        </w:r>
      </w:ins>
      <w:ins w:id="389" w:author="zhoujiansheng" w:date="2025-10-11T18:26:41Z">
        <w:r>
          <w:rPr>
            <w:rFonts w:hint="eastAsia"/>
            <w:lang w:val="en-US" w:eastAsia="zh-CN"/>
          </w:rPr>
          <w:t>说明</w:t>
        </w:r>
      </w:ins>
      <w:ins w:id="390" w:author="zhoujiansheng" w:date="2025-10-11T18:26:42Z">
        <w:r>
          <w:rPr>
            <w:rFonts w:hint="eastAsia"/>
            <w:lang w:val="en-US" w:eastAsia="zh-CN"/>
          </w:rPr>
          <w:t>：</w:t>
        </w:r>
      </w:ins>
      <w:ins w:id="391" w:author="zhoujiansheng" w:date="2025-10-11T18:26:46Z">
        <w:r>
          <w:rPr>
            <w:rFonts w:hint="eastAsia"/>
            <w:lang w:val="en-US" w:eastAsia="zh-CN"/>
          </w:rPr>
          <w:t>若</w:t>
        </w:r>
      </w:ins>
      <w:ins w:id="392" w:author="zhoujiansheng" w:date="2025-10-11T18:26:48Z">
        <w:r>
          <w:rPr>
            <w:rFonts w:hint="eastAsia"/>
            <w:lang w:val="en-US" w:eastAsia="zh-CN"/>
          </w:rPr>
          <w:t>工单</w:t>
        </w:r>
      </w:ins>
      <w:ins w:id="393" w:author="zhoujiansheng" w:date="2025-10-11T18:26:49Z">
        <w:r>
          <w:rPr>
            <w:rFonts w:hint="eastAsia"/>
            <w:lang w:val="en-US" w:eastAsia="zh-CN"/>
          </w:rPr>
          <w:t>退回</w:t>
        </w:r>
      </w:ins>
      <w:ins w:id="394" w:author="zhoujiansheng" w:date="2025-10-11T18:26:51Z">
        <w:r>
          <w:rPr>
            <w:rFonts w:hint="eastAsia"/>
            <w:lang w:val="en-US" w:eastAsia="zh-CN"/>
          </w:rPr>
          <w:t>至</w:t>
        </w:r>
      </w:ins>
      <w:ins w:id="395" w:author="zhoujiansheng" w:date="2025-10-11T18:26:53Z">
        <w:r>
          <w:rPr>
            <w:rFonts w:hint="eastAsia"/>
            <w:lang w:val="en-US" w:eastAsia="zh-CN"/>
          </w:rPr>
          <w:t>工单</w:t>
        </w:r>
      </w:ins>
      <w:ins w:id="396" w:author="zhoujiansheng" w:date="2025-10-11T18:27:33Z">
        <w:r>
          <w:rPr>
            <w:rFonts w:hint="eastAsia"/>
            <w:lang w:val="en-US" w:eastAsia="zh-CN"/>
          </w:rPr>
          <w:t>申请</w:t>
        </w:r>
      </w:ins>
      <w:ins w:id="397" w:author="zhoujiansheng" w:date="2025-10-11T18:27:37Z">
        <w:r>
          <w:rPr>
            <w:rFonts w:hint="eastAsia"/>
            <w:lang w:val="en-US" w:eastAsia="zh-CN"/>
          </w:rPr>
          <w:t>环节，</w:t>
        </w:r>
      </w:ins>
      <w:ins w:id="398" w:author="zhoujiansheng" w:date="2025-10-11T18:27:40Z">
        <w:r>
          <w:rPr>
            <w:rFonts w:hint="eastAsia"/>
            <w:lang w:val="en-US" w:eastAsia="zh-CN"/>
          </w:rPr>
          <w:t>工单</w:t>
        </w:r>
      </w:ins>
      <w:ins w:id="399" w:author="zhoujiansheng" w:date="2025-10-11T18:27:53Z">
        <w:r>
          <w:rPr>
            <w:rFonts w:hint="eastAsia"/>
            <w:lang w:val="en-US" w:eastAsia="zh-CN"/>
          </w:rPr>
          <w:t>中的</w:t>
        </w:r>
      </w:ins>
      <w:ins w:id="400" w:author="zhoujiansheng" w:date="2025-10-11T18:27:54Z">
        <w:r>
          <w:rPr>
            <w:rFonts w:hint="eastAsia"/>
            <w:lang w:val="en-US" w:eastAsia="zh-CN"/>
          </w:rPr>
          <w:t>验收</w:t>
        </w:r>
      </w:ins>
      <w:ins w:id="401" w:author="zhoujiansheng" w:date="2025-10-11T18:27:56Z">
        <w:r>
          <w:rPr>
            <w:rFonts w:hint="eastAsia"/>
            <w:lang w:val="en-US" w:eastAsia="zh-CN"/>
          </w:rPr>
          <w:t>资料</w:t>
        </w:r>
      </w:ins>
      <w:ins w:id="402" w:author="zhoujiansheng" w:date="2025-10-11T18:27:58Z">
        <w:r>
          <w:rPr>
            <w:rFonts w:hint="eastAsia"/>
            <w:lang w:val="en-US" w:eastAsia="zh-CN"/>
          </w:rPr>
          <w:t>板块</w:t>
        </w:r>
      </w:ins>
      <w:ins w:id="403" w:author="zhoujiansheng" w:date="2025-10-11T18:28:00Z">
        <w:r>
          <w:rPr>
            <w:rFonts w:hint="eastAsia"/>
            <w:lang w:val="en-US" w:eastAsia="zh-CN"/>
          </w:rPr>
          <w:t>内容</w:t>
        </w:r>
      </w:ins>
      <w:ins w:id="404" w:author="zhoujiansheng" w:date="2025-10-11T18:28:20Z">
        <w:r>
          <w:rPr>
            <w:rFonts w:hint="eastAsia"/>
            <w:lang w:val="en-US" w:eastAsia="zh-CN"/>
          </w:rPr>
          <w:t>不</w:t>
        </w:r>
      </w:ins>
      <w:ins w:id="405" w:author="zhoujiansheng" w:date="2025-10-11T18:28:25Z">
        <w:r>
          <w:rPr>
            <w:rFonts w:hint="eastAsia"/>
            <w:lang w:val="en-US" w:eastAsia="zh-CN"/>
          </w:rPr>
          <w:t>显示。</w:t>
        </w:r>
      </w:ins>
      <w:ins w:id="406" w:author="zhoujiansheng" w:date="2025-10-11T18:30:40Z">
        <w:r>
          <w:rPr>
            <w:rFonts w:hint="eastAsia"/>
            <w:lang w:val="en-US" w:eastAsia="zh-CN"/>
          </w:rPr>
          <w:t>其余</w:t>
        </w:r>
      </w:ins>
      <w:ins w:id="407" w:author="zhoujiansheng" w:date="2025-10-11T18:30:42Z">
        <w:r>
          <w:rPr>
            <w:rFonts w:hint="eastAsia"/>
            <w:lang w:val="en-US" w:eastAsia="zh-CN"/>
          </w:rPr>
          <w:t>流程</w:t>
        </w:r>
      </w:ins>
      <w:ins w:id="408" w:author="zhoujiansheng" w:date="2025-10-11T18:30:43Z">
        <w:r>
          <w:rPr>
            <w:rFonts w:hint="eastAsia"/>
            <w:lang w:val="en-US" w:eastAsia="zh-CN"/>
          </w:rPr>
          <w:t>节点，</w:t>
        </w:r>
      </w:ins>
      <w:ins w:id="409" w:author="zhoujiansheng" w:date="2025-10-11T18:30:45Z">
        <w:r>
          <w:rPr>
            <w:rFonts w:hint="eastAsia"/>
            <w:lang w:val="en-US" w:eastAsia="zh-CN"/>
          </w:rPr>
          <w:t>按</w:t>
        </w:r>
      </w:ins>
      <w:ins w:id="410" w:author="zhoujiansheng" w:date="2025-10-11T18:30:47Z">
        <w:r>
          <w:rPr>
            <w:rFonts w:hint="eastAsia"/>
            <w:lang w:val="en-US" w:eastAsia="zh-CN"/>
          </w:rPr>
          <w:t>工单</w:t>
        </w:r>
      </w:ins>
      <w:ins w:id="411" w:author="zhoujiansheng" w:date="2025-10-11T18:30:53Z">
        <w:r>
          <w:rPr>
            <w:rFonts w:hint="eastAsia"/>
            <w:lang w:val="en-US" w:eastAsia="zh-CN"/>
          </w:rPr>
          <w:t>驳回</w:t>
        </w:r>
      </w:ins>
      <w:ins w:id="412" w:author="zhoujiansheng" w:date="2025-10-11T18:30:54Z">
        <w:r>
          <w:rPr>
            <w:rFonts w:hint="eastAsia"/>
            <w:lang w:val="en-US" w:eastAsia="zh-CN"/>
          </w:rPr>
          <w:t>时</w:t>
        </w:r>
      </w:ins>
      <w:ins w:id="413" w:author="zhoujiansheng" w:date="2025-10-11T18:30:55Z">
        <w:r>
          <w:rPr>
            <w:rFonts w:hint="eastAsia"/>
            <w:lang w:val="en-US" w:eastAsia="zh-CN"/>
          </w:rPr>
          <w:t>页面</w:t>
        </w:r>
      </w:ins>
      <w:ins w:id="414" w:author="zhoujiansheng" w:date="2025-10-11T18:31:00Z">
        <w:r>
          <w:rPr>
            <w:rFonts w:hint="eastAsia"/>
            <w:lang w:val="en-US" w:eastAsia="zh-CN"/>
          </w:rPr>
          <w:t>信息</w:t>
        </w:r>
      </w:ins>
      <w:ins w:id="415" w:author="zhoujiansheng" w:date="2025-10-11T18:31:01Z">
        <w:r>
          <w:rPr>
            <w:rFonts w:hint="eastAsia"/>
            <w:lang w:val="en-US" w:eastAsia="zh-CN"/>
          </w:rPr>
          <w:t>正常</w:t>
        </w:r>
      </w:ins>
      <w:ins w:id="416" w:author="zhoujiansheng" w:date="2025-10-11T18:31:03Z">
        <w:r>
          <w:rPr>
            <w:rFonts w:hint="eastAsia"/>
            <w:lang w:val="en-US" w:eastAsia="zh-CN"/>
          </w:rPr>
          <w:t>呈现。</w:t>
        </w:r>
      </w:ins>
    </w:p>
    <w:p w14:paraId="0CE1ED9F">
      <w:pPr>
        <w:widowControl w:val="0"/>
        <w:numPr>
          <w:ilvl w:val="-1"/>
          <w:numId w:val="0"/>
        </w:numPr>
        <w:jc w:val="left"/>
        <w:rPr>
          <w:rFonts w:hint="default"/>
          <w:lang w:val="en-US" w:eastAsia="zh-CN"/>
        </w:rPr>
        <w:pPrChange w:id="417" w:author="zhoujiansheng" w:date="2025-10-11T18:29:29Z">
          <w:pPr>
            <w:widowControl w:val="0"/>
            <w:numPr>
              <w:ilvl w:val="0"/>
              <w:numId w:val="0"/>
            </w:numPr>
            <w:jc w:val="left"/>
          </w:pPr>
        </w:pPrChange>
      </w:pPr>
    </w:p>
    <w:p w14:paraId="4F2046AB">
      <w:pPr>
        <w:pStyle w:val="30"/>
        <w:keepNext w:val="0"/>
        <w:keepLines w:val="0"/>
        <w:widowControl/>
        <w:suppressLineNumbers w:val="0"/>
        <w:jc w:val="center"/>
      </w:pPr>
    </w:p>
    <w:p w14:paraId="4AFC1C5B">
      <w:pPr>
        <w:pStyle w:val="30"/>
        <w:keepNext w:val="0"/>
        <w:keepLines w:val="0"/>
        <w:widowControl/>
        <w:suppressLineNumbers w:val="0"/>
        <w:jc w:val="center"/>
      </w:pPr>
    </w:p>
    <w:p w14:paraId="72354212">
      <w:pPr>
        <w:pStyle w:val="30"/>
        <w:keepNext w:val="0"/>
        <w:keepLines w:val="0"/>
        <w:widowControl/>
        <w:suppressLineNumbers w:val="0"/>
        <w:jc w:val="center"/>
      </w:pPr>
    </w:p>
    <w:p w14:paraId="2D628C9E">
      <w:pPr>
        <w:widowControl w:val="0"/>
        <w:numPr>
          <w:ilvl w:val="0"/>
          <w:numId w:val="0"/>
        </w:numPr>
        <w:jc w:val="left"/>
        <w:rPr>
          <w:rFonts w:hint="default"/>
          <w:lang w:val="en-US" w:eastAsia="zh-CN"/>
        </w:rPr>
      </w:pPr>
    </w:p>
    <w:p w14:paraId="7A353A84">
      <w:pPr>
        <w:widowControl w:val="0"/>
        <w:numPr>
          <w:ilvl w:val="0"/>
          <w:numId w:val="0"/>
        </w:numPr>
        <w:jc w:val="left"/>
        <w:rPr>
          <w:rFonts w:hint="default"/>
          <w:lang w:val="en-US" w:eastAsia="zh-CN"/>
        </w:rPr>
        <w:sectPr>
          <w:headerReference r:id="rId7" w:type="default"/>
          <w:footerReference r:id="rId8" w:type="default"/>
          <w:pgSz w:w="11906" w:h="16838"/>
          <w:pgMar w:top="1440" w:right="1080" w:bottom="1440" w:left="1080" w:header="680" w:footer="992" w:gutter="0"/>
          <w:cols w:space="425" w:num="1"/>
          <w:docGrid w:type="lines" w:linePitch="312" w:charSpace="0"/>
        </w:sectPr>
      </w:pPr>
    </w:p>
    <w:p w14:paraId="3C0B2060">
      <w:pPr>
        <w:pStyle w:val="5"/>
        <w:numPr>
          <w:ilvl w:val="2"/>
          <w:numId w:val="0"/>
        </w:numPr>
        <w:ind w:leftChars="0"/>
      </w:pPr>
      <w:bookmarkStart w:id="6" w:name="_Toc32748"/>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004动环告警信号测试模板</w:t>
      </w:r>
      <w:bookmarkEnd w:id="6"/>
    </w:p>
    <w:p w14:paraId="21EF133A">
      <w:pPr>
        <w:widowControl w:val="0"/>
        <w:numPr>
          <w:ilvl w:val="0"/>
          <w:numId w:val="0"/>
        </w:numPr>
        <w:jc w:val="left"/>
        <w:rPr>
          <w:rFonts w:hint="default"/>
          <w:lang w:val="en-US" w:eastAsia="zh-CN"/>
        </w:rPr>
      </w:pPr>
      <w:r>
        <w:rPr>
          <w:rFonts w:hint="eastAsia"/>
          <w:b/>
          <w:bCs/>
          <w:lang w:val="en-US" w:eastAsia="zh-CN"/>
        </w:rPr>
        <w:t>功能背景：</w:t>
      </w:r>
      <w:r>
        <w:rPr>
          <w:rFonts w:hint="eastAsia"/>
          <w:lang w:val="en-US" w:eastAsia="zh-CN"/>
        </w:rPr>
        <w:t>用于管理和配置动环设备入网预割接的各类设备的验收测试模板。动环监控系统验收测试表</w:t>
      </w:r>
    </w:p>
    <w:p w14:paraId="4D302140">
      <w:pPr>
        <w:widowControl w:val="0"/>
        <w:numPr>
          <w:ilvl w:val="0"/>
          <w:numId w:val="0"/>
        </w:numPr>
        <w:jc w:val="left"/>
        <w:rPr>
          <w:rFonts w:hint="default"/>
          <w:lang w:val="en-US" w:eastAsia="zh-CN"/>
        </w:rPr>
      </w:pPr>
      <w:r>
        <w:rPr>
          <w:rFonts w:hint="eastAsia"/>
          <w:b/>
          <w:bCs/>
          <w:lang w:val="en-US" w:eastAsia="zh-CN"/>
        </w:rPr>
        <w:t>功能位置</w:t>
      </w:r>
      <w:r>
        <w:rPr>
          <w:rFonts w:hint="eastAsia"/>
          <w:lang w:val="en-US" w:eastAsia="zh-CN"/>
        </w:rPr>
        <w:t>：流程管理——割接——动环告警信号测试模板</w:t>
      </w:r>
    </w:p>
    <w:p w14:paraId="36207402">
      <w:pPr>
        <w:shd w:val="clear" w:fill="D6E3BC" w:themeFill="accent3" w:themeFillTint="66"/>
        <w:jc w:val="left"/>
        <w:rPr>
          <w:rFonts w:hint="eastAsia"/>
          <w:b/>
          <w:bCs/>
          <w:lang w:val="en-US" w:eastAsia="zh-CN"/>
        </w:rPr>
      </w:pPr>
      <w:r>
        <w:rPr>
          <w:rFonts w:hint="eastAsia"/>
          <w:b/>
          <w:bCs/>
          <w:lang w:val="en-US" w:eastAsia="zh-CN"/>
        </w:rPr>
        <w:t>新建模板</w:t>
      </w:r>
    </w:p>
    <w:p w14:paraId="3A854067">
      <w:pPr>
        <w:jc w:val="left"/>
        <w:rPr>
          <w:rFonts w:hint="default"/>
          <w:b/>
          <w:bCs/>
          <w:lang w:val="en-US" w:eastAsia="zh-CN"/>
        </w:rPr>
      </w:pPr>
      <w:r>
        <w:rPr>
          <w:rFonts w:hint="eastAsia"/>
          <w:b/>
          <w:bCs/>
          <w:lang w:val="en-US" w:eastAsia="zh-CN"/>
        </w:rPr>
        <w:t>1、输入模板信息</w:t>
      </w:r>
    </w:p>
    <w:p w14:paraId="765277C2">
      <w:pPr>
        <w:numPr>
          <w:ilvl w:val="0"/>
          <w:numId w:val="18"/>
        </w:numPr>
        <w:ind w:left="420" w:leftChars="0" w:hanging="420" w:firstLineChars="0"/>
        <w:jc w:val="left"/>
        <w:rPr>
          <w:ins w:id="418" w:author="zhoujiansheng" w:date="2025-10-09T16:12:06Z"/>
          <w:rFonts w:hint="eastAsia"/>
          <w:lang w:val="en-US" w:eastAsia="zh-CN"/>
        </w:rPr>
      </w:pPr>
      <w:r>
        <w:rPr>
          <w:rFonts w:hint="eastAsia"/>
          <w:lang w:val="en-US" w:eastAsia="zh-CN"/>
        </w:rPr>
        <w:t>模板名称：必填项，输入内容不超过50个字。须校验模板名称是否与已创建的模板名称重复。若重复，无法提交，并提示：当前模板名称已存在。</w:t>
      </w:r>
    </w:p>
    <w:p w14:paraId="0AAB8BB1">
      <w:pPr>
        <w:numPr>
          <w:ilvl w:val="0"/>
          <w:numId w:val="18"/>
        </w:numPr>
        <w:ind w:left="420" w:leftChars="0" w:hanging="420" w:firstLineChars="0"/>
        <w:jc w:val="left"/>
        <w:rPr>
          <w:ins w:id="419" w:author="zhoujiansheng" w:date="2025-10-09T16:12:14Z"/>
          <w:rFonts w:hint="eastAsia"/>
          <w:lang w:val="en-US" w:eastAsia="zh-CN"/>
        </w:rPr>
      </w:pPr>
      <w:ins w:id="420" w:author="zhoujiansheng" w:date="2025-10-09T16:12:10Z">
        <w:r>
          <w:rPr>
            <w:rFonts w:hint="eastAsia"/>
            <w:lang w:val="en-US" w:eastAsia="zh-CN"/>
          </w:rPr>
          <w:t>设备</w:t>
        </w:r>
      </w:ins>
      <w:ins w:id="421" w:author="zhoujiansheng" w:date="2025-10-09T16:12:12Z">
        <w:r>
          <w:rPr>
            <w:rFonts w:hint="eastAsia"/>
            <w:lang w:val="en-US" w:eastAsia="zh-CN"/>
          </w:rPr>
          <w:t>类型：</w:t>
        </w:r>
      </w:ins>
      <w:ins w:id="422" w:author="zhoujiansheng" w:date="2025-10-09T16:12:25Z">
        <w:r>
          <w:rPr>
            <w:rFonts w:hint="eastAsia"/>
            <w:lang w:val="en-US" w:eastAsia="zh-CN"/>
          </w:rPr>
          <w:t>必填项，</w:t>
        </w:r>
      </w:ins>
      <w:ins w:id="423" w:author="zhoujiansheng" w:date="2025-10-09T16:12:30Z">
        <w:r>
          <w:rPr>
            <w:rFonts w:hint="eastAsia"/>
            <w:lang w:val="en-US" w:eastAsia="zh-CN"/>
          </w:rPr>
          <w:t>下拉</w:t>
        </w:r>
      </w:ins>
      <w:ins w:id="424" w:author="zhoujiansheng" w:date="2025-10-09T16:12:32Z">
        <w:r>
          <w:rPr>
            <w:rFonts w:hint="eastAsia"/>
            <w:lang w:val="en-US" w:eastAsia="zh-CN"/>
          </w:rPr>
          <w:t>选择</w:t>
        </w:r>
      </w:ins>
      <w:ins w:id="425" w:author="zhoujiansheng" w:date="2025-10-09T16:12:35Z">
        <w:r>
          <w:rPr>
            <w:rFonts w:hint="eastAsia"/>
            <w:lang w:val="en-US" w:eastAsia="zh-CN"/>
          </w:rPr>
          <w:t>，</w:t>
        </w:r>
      </w:ins>
      <w:ins w:id="426" w:author="zhoujiansheng" w:date="2025-10-09T16:12:40Z">
        <w:r>
          <w:rPr>
            <w:rFonts w:hint="eastAsia"/>
            <w:lang w:val="en-US" w:eastAsia="zh-CN"/>
          </w:rPr>
          <w:t>枚举</w:t>
        </w:r>
      </w:ins>
      <w:ins w:id="427" w:author="zhoujiansheng" w:date="2025-10-09T16:12:41Z">
        <w:r>
          <w:rPr>
            <w:rFonts w:hint="eastAsia"/>
            <w:lang w:val="en-US" w:eastAsia="zh-CN"/>
          </w:rPr>
          <w:t>值</w:t>
        </w:r>
      </w:ins>
      <w:ins w:id="428" w:author="zhoujiansheng" w:date="2025-10-09T16:12:43Z">
        <w:r>
          <w:rPr>
            <w:rFonts w:hint="eastAsia"/>
            <w:lang w:val="en-US" w:eastAsia="zh-CN"/>
          </w:rPr>
          <w:t>支持</w:t>
        </w:r>
      </w:ins>
      <w:ins w:id="429" w:author="zhoujiansheng" w:date="2025-10-09T16:12:44Z">
        <w:r>
          <w:rPr>
            <w:rFonts w:hint="eastAsia"/>
            <w:lang w:val="en-US" w:eastAsia="zh-CN"/>
          </w:rPr>
          <w:t>模糊</w:t>
        </w:r>
      </w:ins>
      <w:ins w:id="430" w:author="zhoujiansheng" w:date="2025-10-09T16:12:46Z">
        <w:r>
          <w:rPr>
            <w:rFonts w:hint="eastAsia"/>
            <w:lang w:val="en-US" w:eastAsia="zh-CN"/>
          </w:rPr>
          <w:t>查询。</w:t>
        </w:r>
      </w:ins>
      <w:ins w:id="431" w:author="zhoujiansheng" w:date="2025-10-09T16:12:49Z">
        <w:r>
          <w:rPr>
            <w:rFonts w:hint="eastAsia"/>
            <w:lang w:val="en-US" w:eastAsia="zh-CN"/>
          </w:rPr>
          <w:t>获取</w:t>
        </w:r>
      </w:ins>
      <w:ins w:id="432" w:author="zhoujiansheng" w:date="2025-10-09T16:13:07Z">
        <w:r>
          <w:rPr>
            <w:rFonts w:hint="eastAsia"/>
            <w:lang w:val="en-US" w:eastAsia="zh-CN"/>
          </w:rPr>
          <w:t>全量</w:t>
        </w:r>
      </w:ins>
      <w:ins w:id="433" w:author="zhoujiansheng" w:date="2025-10-09T16:13:08Z">
        <w:r>
          <w:rPr>
            <w:rFonts w:hint="eastAsia"/>
            <w:lang w:val="en-US" w:eastAsia="zh-CN"/>
          </w:rPr>
          <w:t>综资</w:t>
        </w:r>
      </w:ins>
      <w:ins w:id="434" w:author="zhoujiansheng" w:date="2025-10-09T16:13:09Z">
        <w:r>
          <w:rPr>
            <w:rFonts w:hint="eastAsia"/>
            <w:lang w:val="en-US" w:eastAsia="zh-CN"/>
          </w:rPr>
          <w:t>设备</w:t>
        </w:r>
      </w:ins>
      <w:ins w:id="435" w:author="zhoujiansheng" w:date="2025-10-09T16:13:14Z">
        <w:r>
          <w:rPr>
            <w:rFonts w:hint="eastAsia"/>
            <w:lang w:val="en-US" w:eastAsia="zh-CN"/>
          </w:rPr>
          <w:t>类型</w:t>
        </w:r>
      </w:ins>
      <w:ins w:id="436" w:author="zhoujiansheng" w:date="2025-10-09T16:13:16Z">
        <w:r>
          <w:rPr>
            <w:rFonts w:hint="eastAsia"/>
            <w:lang w:val="en-US" w:eastAsia="zh-CN"/>
          </w:rPr>
          <w:t>。</w:t>
        </w:r>
      </w:ins>
    </w:p>
    <w:p w14:paraId="74BBDC5E">
      <w:pPr>
        <w:numPr>
          <w:ilvl w:val="0"/>
          <w:numId w:val="18"/>
        </w:numPr>
        <w:ind w:left="420" w:leftChars="0" w:hanging="420" w:firstLineChars="0"/>
        <w:jc w:val="left"/>
        <w:rPr>
          <w:rFonts w:hint="eastAsia"/>
          <w:lang w:val="en-US" w:eastAsia="zh-CN"/>
        </w:rPr>
      </w:pPr>
      <w:ins w:id="437" w:author="zhoujiansheng" w:date="2025-10-09T16:12:15Z">
        <w:r>
          <w:rPr>
            <w:rFonts w:hint="eastAsia"/>
            <w:lang w:val="en-US" w:eastAsia="zh-CN"/>
          </w:rPr>
          <w:t>设备</w:t>
        </w:r>
      </w:ins>
      <w:ins w:id="438" w:author="zhoujiansheng" w:date="2025-10-09T16:12:17Z">
        <w:r>
          <w:rPr>
            <w:rFonts w:hint="eastAsia"/>
            <w:lang w:val="en-US" w:eastAsia="zh-CN"/>
          </w:rPr>
          <w:t>子类</w:t>
        </w:r>
      </w:ins>
      <w:ins w:id="439" w:author="zhoujiansheng" w:date="2025-10-09T16:12:18Z">
        <w:r>
          <w:rPr>
            <w:rFonts w:hint="eastAsia"/>
            <w:lang w:val="en-US" w:eastAsia="zh-CN"/>
          </w:rPr>
          <w:t>：</w:t>
        </w:r>
      </w:ins>
      <w:ins w:id="440" w:author="zhoujiansheng" w:date="2025-10-09T16:13:29Z">
        <w:r>
          <w:rPr>
            <w:rFonts w:hint="eastAsia"/>
            <w:lang w:val="en-US" w:eastAsia="zh-CN"/>
          </w:rPr>
          <w:t>必填项</w:t>
        </w:r>
      </w:ins>
      <w:ins w:id="441" w:author="zhoujiansheng" w:date="2025-10-09T16:13:31Z">
        <w:r>
          <w:rPr>
            <w:rFonts w:hint="eastAsia"/>
            <w:lang w:val="en-US" w:eastAsia="zh-CN"/>
          </w:rPr>
          <w:t>，</w:t>
        </w:r>
      </w:ins>
      <w:ins w:id="442" w:author="zhoujiansheng" w:date="2025-10-09T16:13:33Z">
        <w:r>
          <w:rPr>
            <w:rFonts w:hint="eastAsia"/>
            <w:lang w:val="en-US" w:eastAsia="zh-CN"/>
          </w:rPr>
          <w:t>下拉</w:t>
        </w:r>
      </w:ins>
      <w:ins w:id="443" w:author="zhoujiansheng" w:date="2025-10-09T16:13:34Z">
        <w:r>
          <w:rPr>
            <w:rFonts w:hint="eastAsia"/>
            <w:lang w:val="en-US" w:eastAsia="zh-CN"/>
          </w:rPr>
          <w:t>选择，</w:t>
        </w:r>
      </w:ins>
      <w:ins w:id="444" w:author="zhoujiansheng" w:date="2025-10-09T16:35:03Z">
        <w:r>
          <w:rPr>
            <w:rFonts w:hint="eastAsia"/>
            <w:highlight w:val="yellow"/>
            <w:lang w:val="en-US" w:eastAsia="zh-CN"/>
          </w:rPr>
          <w:t>可</w:t>
        </w:r>
      </w:ins>
      <w:ins w:id="445" w:author="zhoujiansheng" w:date="2025-10-09T16:35:05Z">
        <w:r>
          <w:rPr>
            <w:rFonts w:hint="eastAsia"/>
            <w:highlight w:val="yellow"/>
            <w:lang w:val="en-US" w:eastAsia="zh-CN"/>
          </w:rPr>
          <w:t>多选</w:t>
        </w:r>
      </w:ins>
      <w:ins w:id="446" w:author="zhoujiansheng" w:date="2025-10-09T16:35:05Z">
        <w:r>
          <w:rPr>
            <w:rFonts w:hint="eastAsia"/>
            <w:lang w:val="en-US" w:eastAsia="zh-CN"/>
          </w:rPr>
          <w:t>。</w:t>
        </w:r>
      </w:ins>
      <w:ins w:id="447" w:author="zhoujiansheng" w:date="2025-10-09T16:13:44Z">
        <w:r>
          <w:rPr>
            <w:rFonts w:hint="eastAsia"/>
            <w:lang w:val="en-US" w:eastAsia="zh-CN"/>
          </w:rPr>
          <w:t>获取</w:t>
        </w:r>
      </w:ins>
      <w:ins w:id="448" w:author="zhoujiansheng" w:date="2025-10-09T16:13:46Z">
        <w:r>
          <w:rPr>
            <w:rFonts w:hint="eastAsia"/>
            <w:lang w:val="en-US" w:eastAsia="zh-CN"/>
          </w:rPr>
          <w:t>综资</w:t>
        </w:r>
      </w:ins>
      <w:ins w:id="449" w:author="zhoujiansheng" w:date="2025-10-09T16:13:51Z">
        <w:r>
          <w:rPr>
            <w:rFonts w:hint="eastAsia"/>
            <w:lang w:val="en-US" w:eastAsia="zh-CN"/>
          </w:rPr>
          <w:t>对应</w:t>
        </w:r>
      </w:ins>
      <w:ins w:id="450" w:author="zhoujiansheng" w:date="2025-10-09T16:13:52Z">
        <w:r>
          <w:rPr>
            <w:rFonts w:hint="eastAsia"/>
            <w:lang w:val="en-US" w:eastAsia="zh-CN"/>
          </w:rPr>
          <w:t>设备</w:t>
        </w:r>
      </w:ins>
      <w:ins w:id="451" w:author="zhoujiansheng" w:date="2025-10-09T16:13:56Z">
        <w:r>
          <w:rPr>
            <w:rFonts w:hint="eastAsia"/>
            <w:lang w:val="en-US" w:eastAsia="zh-CN"/>
          </w:rPr>
          <w:t>类型的</w:t>
        </w:r>
      </w:ins>
      <w:ins w:id="452" w:author="zhoujiansheng" w:date="2025-10-09T16:13:57Z">
        <w:r>
          <w:rPr>
            <w:rFonts w:hint="eastAsia"/>
            <w:lang w:val="en-US" w:eastAsia="zh-CN"/>
          </w:rPr>
          <w:t>设备</w:t>
        </w:r>
      </w:ins>
      <w:ins w:id="453" w:author="zhoujiansheng" w:date="2025-10-09T16:13:59Z">
        <w:r>
          <w:rPr>
            <w:rFonts w:hint="eastAsia"/>
            <w:lang w:val="en-US" w:eastAsia="zh-CN"/>
          </w:rPr>
          <w:t>子类。</w:t>
        </w:r>
      </w:ins>
      <w:ins w:id="454" w:author="zhoujiansheng" w:date="2025-10-09T16:14:00Z">
        <w:r>
          <w:rPr>
            <w:rFonts w:hint="eastAsia"/>
            <w:lang w:val="en-US" w:eastAsia="zh-CN"/>
          </w:rPr>
          <w:t>与</w:t>
        </w:r>
      </w:ins>
      <w:ins w:id="455" w:author="zhoujiansheng" w:date="2025-10-09T16:14:06Z">
        <w:r>
          <w:rPr>
            <w:rFonts w:hint="eastAsia"/>
            <w:lang w:val="en-US" w:eastAsia="zh-CN"/>
          </w:rPr>
          <w:t>设备</w:t>
        </w:r>
      </w:ins>
      <w:ins w:id="456" w:author="zhoujiansheng" w:date="2025-10-09T16:14:07Z">
        <w:r>
          <w:rPr>
            <w:rFonts w:hint="eastAsia"/>
            <w:lang w:val="en-US" w:eastAsia="zh-CN"/>
          </w:rPr>
          <w:t>类型</w:t>
        </w:r>
      </w:ins>
      <w:ins w:id="457" w:author="zhoujiansheng" w:date="2025-10-09T16:15:00Z">
        <w:r>
          <w:rPr>
            <w:rFonts w:hint="eastAsia"/>
            <w:lang w:val="en-US" w:eastAsia="zh-CN"/>
          </w:rPr>
          <w:t>进行</w:t>
        </w:r>
      </w:ins>
      <w:ins w:id="458" w:author="zhoujiansheng" w:date="2025-10-09T16:15:01Z">
        <w:r>
          <w:rPr>
            <w:rFonts w:hint="eastAsia"/>
            <w:lang w:val="en-US" w:eastAsia="zh-CN"/>
          </w:rPr>
          <w:t>级联</w:t>
        </w:r>
      </w:ins>
      <w:ins w:id="459" w:author="zhoujiansheng" w:date="2025-10-09T16:14:12Z">
        <w:r>
          <w:rPr>
            <w:rFonts w:hint="eastAsia"/>
            <w:lang w:val="en-US" w:eastAsia="zh-CN"/>
          </w:rPr>
          <w:t>。</w:t>
        </w:r>
      </w:ins>
      <w:ins w:id="460" w:author="zhoujiansheng" w:date="2025-10-09T16:35:26Z">
        <w:r>
          <w:rPr>
            <w:rFonts w:hint="eastAsia"/>
            <w:lang w:val="en-US" w:eastAsia="zh-CN"/>
          </w:rPr>
          <w:t>一个</w:t>
        </w:r>
      </w:ins>
      <w:ins w:id="461" w:author="zhoujiansheng" w:date="2025-10-09T16:35:27Z">
        <w:r>
          <w:rPr>
            <w:rFonts w:hint="eastAsia"/>
            <w:lang w:val="en-US" w:eastAsia="zh-CN"/>
          </w:rPr>
          <w:t>设备</w:t>
        </w:r>
      </w:ins>
      <w:ins w:id="462" w:author="zhoujiansheng" w:date="2025-10-09T16:35:29Z">
        <w:r>
          <w:rPr>
            <w:rFonts w:hint="eastAsia"/>
            <w:lang w:val="en-US" w:eastAsia="zh-CN"/>
          </w:rPr>
          <w:t>子类</w:t>
        </w:r>
      </w:ins>
      <w:ins w:id="463" w:author="zhoujiansheng" w:date="2025-10-09T16:35:32Z">
        <w:r>
          <w:rPr>
            <w:rFonts w:hint="eastAsia"/>
            <w:lang w:val="en-US" w:eastAsia="zh-CN"/>
          </w:rPr>
          <w:t>只</w:t>
        </w:r>
      </w:ins>
      <w:ins w:id="464" w:author="zhoujiansheng" w:date="2025-10-09T16:35:33Z">
        <w:r>
          <w:rPr>
            <w:rFonts w:hint="eastAsia"/>
            <w:lang w:val="en-US" w:eastAsia="zh-CN"/>
          </w:rPr>
          <w:t>允许</w:t>
        </w:r>
      </w:ins>
      <w:ins w:id="465" w:author="zhoujiansheng" w:date="2025-10-09T16:35:34Z">
        <w:r>
          <w:rPr>
            <w:rFonts w:hint="eastAsia"/>
            <w:lang w:val="en-US" w:eastAsia="zh-CN"/>
          </w:rPr>
          <w:t>被</w:t>
        </w:r>
      </w:ins>
      <w:ins w:id="466" w:author="zhoujiansheng" w:date="2025-10-09T16:35:36Z">
        <w:r>
          <w:rPr>
            <w:rFonts w:hint="eastAsia"/>
            <w:lang w:val="en-US" w:eastAsia="zh-CN"/>
          </w:rPr>
          <w:t>选择</w:t>
        </w:r>
      </w:ins>
      <w:ins w:id="467" w:author="zhoujiansheng" w:date="2025-10-09T16:35:37Z">
        <w:r>
          <w:rPr>
            <w:rFonts w:hint="eastAsia"/>
            <w:lang w:val="en-US" w:eastAsia="zh-CN"/>
          </w:rPr>
          <w:t>一次。</w:t>
        </w:r>
      </w:ins>
    </w:p>
    <w:p w14:paraId="769D06CE">
      <w:pPr>
        <w:numPr>
          <w:ilvl w:val="0"/>
          <w:numId w:val="18"/>
        </w:numPr>
        <w:ind w:left="420" w:leftChars="0" w:hanging="420" w:firstLineChars="0"/>
        <w:jc w:val="left"/>
        <w:rPr>
          <w:del w:id="468" w:author="zhoujiansheng" w:date="2025-10-09T16:11:59Z"/>
          <w:rFonts w:hint="default"/>
          <w:lang w:val="en-US" w:eastAsia="zh-CN"/>
        </w:rPr>
      </w:pPr>
      <w:del w:id="469" w:author="zhoujiansheng" w:date="2025-10-09T16:11:59Z">
        <w:r>
          <w:rPr>
            <w:rFonts w:hint="eastAsia"/>
            <w:lang w:val="en-US" w:eastAsia="zh-CN"/>
          </w:rPr>
          <w:delText>资源分类：必填项，下拉选择：资源设备/非资源设备。</w:delText>
        </w:r>
      </w:del>
    </w:p>
    <w:p w14:paraId="410CB732">
      <w:pPr>
        <w:numPr>
          <w:ilvl w:val="0"/>
          <w:numId w:val="18"/>
        </w:numPr>
        <w:ind w:left="420" w:leftChars="0" w:hanging="420" w:firstLineChars="0"/>
        <w:jc w:val="left"/>
        <w:rPr>
          <w:del w:id="470" w:author="zhoujiansheng" w:date="2025-10-09T16:11:59Z"/>
          <w:rFonts w:hint="eastAsia"/>
          <w:lang w:val="en-US" w:eastAsia="zh-CN"/>
        </w:rPr>
      </w:pPr>
      <w:del w:id="471" w:author="zhoujiansheng" w:date="2025-10-09T16:11:59Z">
        <w:r>
          <w:rPr>
            <w:rFonts w:hint="eastAsia"/>
            <w:lang w:val="en-US" w:eastAsia="zh-CN"/>
          </w:rPr>
          <w:delText>动环设备类型：枚举值，广西移动动环监控告警与信号字典表的全量设备类型。具体信息如</w:delText>
        </w:r>
      </w:del>
      <w:del w:id="472" w:author="zhoujiansheng" w:date="2025-10-09T16:11:59Z">
        <w:r>
          <w:rPr>
            <w:rFonts w:hint="eastAsia"/>
            <w:lang w:val="en-US" w:eastAsia="zh-CN"/>
          </w:rPr>
          <w:fldChar w:fldCharType="begin"/>
        </w:r>
      </w:del>
      <w:del w:id="473" w:author="zhoujiansheng" w:date="2025-10-09T16:11:59Z">
        <w:r>
          <w:rPr>
            <w:rFonts w:hint="eastAsia"/>
            <w:lang w:val="en-US" w:eastAsia="zh-CN"/>
          </w:rPr>
          <w:delInstrText xml:space="preserve"> REF _Ref7587 \h </w:delInstrText>
        </w:r>
      </w:del>
      <w:del w:id="474" w:author="zhoujiansheng" w:date="2025-10-09T16:11:59Z">
        <w:r>
          <w:rPr>
            <w:rFonts w:hint="eastAsia"/>
            <w:lang w:val="en-US" w:eastAsia="zh-CN"/>
          </w:rPr>
          <w:fldChar w:fldCharType="separate"/>
        </w:r>
      </w:del>
      <w:del w:id="475" w:author="zhoujiansheng" w:date="2025-10-09T16:11:59Z">
        <w:r>
          <w:rPr/>
          <w:delText>表2</w:delText>
        </w:r>
      </w:del>
      <w:del w:id="476" w:author="zhoujiansheng" w:date="2025-10-09T16:11:59Z">
        <w:r>
          <w:rPr>
            <w:rFonts w:hint="eastAsia"/>
            <w:lang w:val="en-US" w:eastAsia="zh-CN"/>
          </w:rPr>
          <w:fldChar w:fldCharType="end"/>
        </w:r>
      </w:del>
      <w:del w:id="477" w:author="zhoujiansheng" w:date="2025-10-09T16:11:59Z">
        <w:r>
          <w:rPr>
            <w:rFonts w:hint="eastAsia"/>
            <w:lang w:val="en-US" w:eastAsia="zh-CN"/>
          </w:rPr>
          <w:delText>。</w:delText>
        </w:r>
      </w:del>
    </w:p>
    <w:p w14:paraId="785EAC9F">
      <w:pPr>
        <w:numPr>
          <w:ilvl w:val="0"/>
          <w:numId w:val="18"/>
        </w:numPr>
        <w:ind w:left="420" w:leftChars="0" w:hanging="420" w:firstLineChars="0"/>
        <w:jc w:val="left"/>
        <w:rPr>
          <w:del w:id="478" w:author="zhoujiansheng" w:date="2025-10-09T16:11:59Z"/>
          <w:rFonts w:hint="eastAsia"/>
          <w:lang w:val="en-US" w:eastAsia="zh-CN"/>
        </w:rPr>
      </w:pPr>
      <w:del w:id="479" w:author="zhoujiansheng" w:date="2025-10-09T16:11:59Z">
        <w:r>
          <w:rPr>
            <w:rFonts w:hint="eastAsia"/>
            <w:lang w:val="en-US" w:eastAsia="zh-CN"/>
          </w:rPr>
          <w:delText>综资设备类型：下拉选择。区分资源设备和非资源设备。其中：</w:delText>
        </w:r>
      </w:del>
    </w:p>
    <w:p w14:paraId="4EFB25EF">
      <w:pPr>
        <w:numPr>
          <w:ilvl w:val="0"/>
          <w:numId w:val="0"/>
        </w:numPr>
        <w:ind w:leftChars="0" w:firstLine="420" w:firstLineChars="0"/>
        <w:jc w:val="left"/>
        <w:rPr>
          <w:del w:id="480" w:author="zhoujiansheng" w:date="2025-10-09T16:11:59Z"/>
          <w:rFonts w:hint="eastAsia"/>
          <w:lang w:val="en-US" w:eastAsia="zh-CN"/>
        </w:rPr>
      </w:pPr>
      <w:del w:id="481" w:author="zhoujiansheng" w:date="2025-10-09T16:11:59Z">
        <w:r>
          <w:rPr>
            <w:rFonts w:hint="eastAsia"/>
            <w:lang w:val="en-US" w:eastAsia="zh-CN"/>
          </w:rPr>
          <w:delText>1、资源设备设备类型：填写动环设备类型后解锁，动环设备类型为</w:delText>
        </w:r>
      </w:del>
      <w:del w:id="482" w:author="zhoujiansheng" w:date="2025-10-09T16:11:59Z">
        <w:r>
          <w:rPr>
            <w:rFonts w:hint="eastAsia"/>
            <w:lang w:val="en-US" w:eastAsia="zh-CN"/>
          </w:rPr>
          <w:fldChar w:fldCharType="begin"/>
        </w:r>
      </w:del>
      <w:del w:id="483" w:author="zhoujiansheng" w:date="2025-10-09T16:11:59Z">
        <w:r>
          <w:rPr>
            <w:rFonts w:hint="eastAsia"/>
            <w:lang w:val="en-US" w:eastAsia="zh-CN"/>
          </w:rPr>
          <w:delInstrText xml:space="preserve"> REF _Ref7587 \h </w:delInstrText>
        </w:r>
      </w:del>
      <w:del w:id="484" w:author="zhoujiansheng" w:date="2025-10-09T16:11:59Z">
        <w:r>
          <w:rPr>
            <w:rFonts w:hint="eastAsia"/>
            <w:lang w:val="en-US" w:eastAsia="zh-CN"/>
          </w:rPr>
          <w:fldChar w:fldCharType="separate"/>
        </w:r>
      </w:del>
      <w:del w:id="485" w:author="zhoujiansheng" w:date="2025-10-09T16:11:59Z">
        <w:r>
          <w:rPr/>
          <w:delText>表1</w:delText>
        </w:r>
      </w:del>
      <w:del w:id="486" w:author="zhoujiansheng" w:date="2025-10-09T16:11:59Z">
        <w:r>
          <w:rPr>
            <w:rFonts w:hint="eastAsia"/>
            <w:lang w:val="en-US" w:eastAsia="zh-CN"/>
          </w:rPr>
          <w:fldChar w:fldCharType="end"/>
        </w:r>
      </w:del>
      <w:del w:id="487" w:author="zhoujiansheng" w:date="2025-10-09T16:11:59Z">
        <w:r>
          <w:rPr>
            <w:rFonts w:hint="eastAsia"/>
            <w:lang w:val="en-US" w:eastAsia="zh-CN"/>
          </w:rPr>
          <w:delText>中序号1-25的，自动填充默认综资设备类型，已填充信息允许重新选择。无法自动关联的设备类型，可手动选择。一个综资设备类型只允许被选择一次。</w:delText>
        </w:r>
      </w:del>
    </w:p>
    <w:p w14:paraId="52D5ABE7">
      <w:pPr>
        <w:numPr>
          <w:ilvl w:val="0"/>
          <w:numId w:val="0"/>
        </w:numPr>
        <w:ind w:leftChars="0" w:firstLine="420" w:firstLineChars="0"/>
        <w:jc w:val="left"/>
        <w:rPr>
          <w:del w:id="488" w:author="zhoujiansheng" w:date="2025-10-09T16:11:59Z"/>
          <w:rFonts w:hint="default"/>
          <w:lang w:val="en-US" w:eastAsia="zh-CN"/>
        </w:rPr>
      </w:pPr>
      <w:del w:id="489" w:author="zhoujiansheng" w:date="2025-10-09T16:11:59Z">
        <w:r>
          <w:rPr>
            <w:rFonts w:hint="eastAsia"/>
            <w:lang w:val="en-US" w:eastAsia="zh-CN"/>
          </w:rPr>
          <w:delText>2、非资源设备类型：填写动环设备类型后解锁，全量已入网验收归档的非资源设备的设备类型可选。一个设备类型只允许被选择一次。</w:delText>
        </w:r>
      </w:del>
    </w:p>
    <w:p w14:paraId="427346C1">
      <w:pPr>
        <w:widowControl w:val="0"/>
        <w:numPr>
          <w:ilvl w:val="0"/>
          <w:numId w:val="0"/>
        </w:numPr>
        <w:jc w:val="left"/>
        <w:rPr>
          <w:rFonts w:hint="default"/>
          <w:lang w:val="en-US" w:eastAsia="zh-CN"/>
        </w:rPr>
      </w:pPr>
      <w:r>
        <w:rPr>
          <w:rFonts w:hint="eastAsia"/>
          <w:lang w:val="en-US" w:eastAsia="zh-CN"/>
        </w:rPr>
        <w:t>上述信息输入完成后，点击下一步进入模板导入页面</w:t>
      </w:r>
    </w:p>
    <w:p w14:paraId="3B133261">
      <w:pPr>
        <w:widowControl w:val="0"/>
        <w:numPr>
          <w:ilvl w:val="0"/>
          <w:numId w:val="0"/>
        </w:numPr>
        <w:jc w:val="left"/>
        <w:rPr>
          <w:rFonts w:hint="default"/>
          <w:lang w:val="en-US" w:eastAsia="zh-CN"/>
        </w:rPr>
      </w:pPr>
      <w:ins w:id="490" w:author="zhoujiansheng" w:date="2025-10-09T16:24:34Z">
        <w:r>
          <w:rPr>
            <w:rFonts w:hint="eastAsia"/>
            <w:lang w:val="en-US" w:eastAsia="zh-CN"/>
          </w:rPr>
          <w:t>动环</w:t>
        </w:r>
      </w:ins>
      <w:ins w:id="491" w:author="zhoujiansheng" w:date="2025-10-09T16:24:35Z">
        <w:r>
          <w:rPr>
            <w:rFonts w:hint="eastAsia"/>
            <w:lang w:val="en-US" w:eastAsia="zh-CN"/>
          </w:rPr>
          <w:t>设备</w:t>
        </w:r>
      </w:ins>
      <w:ins w:id="492" w:author="zhoujiansheng" w:date="2025-10-09T16:24:37Z">
        <w:r>
          <w:rPr>
            <w:rFonts w:hint="eastAsia"/>
            <w:lang w:val="en-US" w:eastAsia="zh-CN"/>
          </w:rPr>
          <w:t>类型</w:t>
        </w:r>
      </w:ins>
      <w:ins w:id="493" w:author="zhoujiansheng" w:date="2025-10-09T16:24:38Z">
        <w:r>
          <w:rPr>
            <w:rFonts w:hint="eastAsia"/>
            <w:lang w:val="en-US" w:eastAsia="zh-CN"/>
          </w:rPr>
          <w:t>与</w:t>
        </w:r>
      </w:ins>
      <w:ins w:id="494" w:author="zhoujiansheng" w:date="2025-10-09T16:24:40Z">
        <w:r>
          <w:rPr>
            <w:rFonts w:hint="eastAsia"/>
            <w:lang w:val="en-US" w:eastAsia="zh-CN"/>
          </w:rPr>
          <w:t>综资设备</w:t>
        </w:r>
      </w:ins>
      <w:ins w:id="495" w:author="zhoujiansheng" w:date="2025-10-09T16:24:41Z">
        <w:r>
          <w:rPr>
            <w:rFonts w:hint="eastAsia"/>
            <w:lang w:val="en-US" w:eastAsia="zh-CN"/>
          </w:rPr>
          <w:t>类型</w:t>
        </w:r>
      </w:ins>
      <w:ins w:id="496" w:author="zhoujiansheng" w:date="2025-10-09T16:24:45Z">
        <w:r>
          <w:rPr>
            <w:rFonts w:hint="eastAsia"/>
            <w:lang w:val="en-US" w:eastAsia="zh-CN"/>
          </w:rPr>
          <w:t>对应</w:t>
        </w:r>
      </w:ins>
      <w:ins w:id="497" w:author="zhoujiansheng" w:date="2025-10-09T16:24:50Z">
        <w:r>
          <w:rPr>
            <w:rFonts w:hint="eastAsia"/>
            <w:lang w:val="en-US" w:eastAsia="zh-CN"/>
          </w:rPr>
          <w:t>关系，</w:t>
        </w:r>
      </w:ins>
      <w:ins w:id="498" w:author="zhoujiansheng" w:date="2025-10-09T16:24:51Z">
        <w:r>
          <w:rPr>
            <w:rFonts w:hint="eastAsia"/>
            <w:lang w:val="en-US" w:eastAsia="zh-CN"/>
          </w:rPr>
          <w:t>参考</w:t>
        </w:r>
      </w:ins>
      <w:ins w:id="499" w:author="zhoujiansheng" w:date="2025-10-09T16:24:55Z">
        <w:r>
          <w:rPr>
            <w:rFonts w:hint="eastAsia"/>
            <w:lang w:val="en-US" w:eastAsia="zh-CN"/>
          </w:rPr>
          <w:t>文档</w:t>
        </w:r>
      </w:ins>
      <w:ins w:id="500" w:author="zhoujiansheng" w:date="2025-10-09T16:24:57Z">
        <w:r>
          <w:rPr>
            <w:rFonts w:hint="eastAsia"/>
            <w:lang w:val="en-US" w:eastAsia="zh-CN"/>
          </w:rPr>
          <w:t>最后的</w:t>
        </w:r>
      </w:ins>
      <w:ins w:id="501" w:author="zhoujiansheng" w:date="2025-10-09T16:24:58Z">
        <w:r>
          <w:rPr>
            <w:rFonts w:hint="eastAsia"/>
            <w:lang w:val="en-US" w:eastAsia="zh-CN"/>
          </w:rPr>
          <w:t>附录</w:t>
        </w:r>
      </w:ins>
      <w:ins w:id="502" w:author="zhoujiansheng" w:date="2025-10-09T16:24:59Z">
        <w:r>
          <w:rPr>
            <w:rFonts w:hint="eastAsia"/>
            <w:lang w:val="en-US" w:eastAsia="zh-CN"/>
          </w:rPr>
          <w:t>1</w:t>
        </w:r>
      </w:ins>
      <w:ins w:id="503" w:author="zhoujiansheng" w:date="2025-10-09T16:25:01Z">
        <w:r>
          <w:rPr>
            <w:rFonts w:hint="eastAsia"/>
            <w:lang w:val="en-US" w:eastAsia="zh-CN"/>
          </w:rPr>
          <w:t>：</w:t>
        </w:r>
      </w:ins>
      <w:ins w:id="504" w:author="zhoujiansheng" w:date="2025-10-09T16:25:32Z">
        <w:r>
          <w:rPr>
            <w:rFonts w:hint="eastAsia"/>
            <w:lang w:val="en-US" w:eastAsia="zh-CN"/>
          </w:rPr>
          <w:t>动环设备类型与综资设备类型对应关系表</w:t>
        </w:r>
      </w:ins>
      <w:ins w:id="505" w:author="zhoujiansheng" w:date="2025-10-09T16:25:36Z">
        <w:r>
          <w:rPr>
            <w:rFonts w:hint="eastAsia"/>
            <w:lang w:val="en-US" w:eastAsia="zh-CN"/>
          </w:rPr>
          <w:t>。</w:t>
        </w:r>
      </w:ins>
    </w:p>
    <w:p w14:paraId="28B6BB7F">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del w:id="506" w:author="zhoujiansheng" w:date="2025-10-09T16:23:08Z"/>
          <w:rFonts w:hint="default" w:eastAsia="宋体"/>
          <w:lang w:val="en-US" w:eastAsia="zh-CN"/>
        </w:rPr>
      </w:pPr>
      <w:del w:id="507" w:author="zhoujiansheng" w:date="2025-10-09T16:23:08Z">
        <w:bookmarkStart w:id="7" w:name="_Ref7587"/>
        <w:r>
          <w:rPr/>
          <w:delText>表</w:delText>
        </w:r>
      </w:del>
      <w:del w:id="508" w:author="zhoujiansheng" w:date="2025-10-09T16:23:08Z">
        <w:r>
          <w:rPr/>
          <w:fldChar w:fldCharType="begin"/>
        </w:r>
      </w:del>
      <w:del w:id="509" w:author="zhoujiansheng" w:date="2025-10-09T16:23:08Z">
        <w:r>
          <w:rPr/>
          <w:delInstrText xml:space="preserve"> SEQ 表 \* ARABIC </w:delInstrText>
        </w:r>
      </w:del>
      <w:del w:id="510" w:author="zhoujiansheng" w:date="2025-10-09T16:23:08Z">
        <w:r>
          <w:rPr/>
          <w:fldChar w:fldCharType="separate"/>
        </w:r>
      </w:del>
      <w:del w:id="511" w:author="zhoujiansheng" w:date="2025-10-09T16:23:08Z">
        <w:r>
          <w:rPr/>
          <w:delText>2</w:delText>
        </w:r>
      </w:del>
      <w:del w:id="512" w:author="zhoujiansheng" w:date="2025-10-09T16:23:08Z">
        <w:r>
          <w:rPr/>
          <w:fldChar w:fldCharType="end"/>
        </w:r>
        <w:bookmarkEnd w:id="7"/>
      </w:del>
      <w:del w:id="513" w:author="zhoujiansheng" w:date="2025-10-09T16:23:08Z">
        <w:r>
          <w:rPr>
            <w:rFonts w:hint="eastAsia"/>
            <w:lang w:val="en-US" w:eastAsia="zh-CN"/>
          </w:rPr>
          <w:delText>动环设备类型与综资设备类型匹配关系说明表</w:delText>
        </w:r>
      </w:del>
    </w:p>
    <w:tbl>
      <w:tblPr>
        <w:tblStyle w:val="32"/>
        <w:tblW w:w="969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6"/>
        <w:gridCol w:w="3374"/>
        <w:gridCol w:w="2016"/>
        <w:gridCol w:w="3598"/>
      </w:tblGrid>
      <w:tr w14:paraId="21BDD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del w:id="5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51FA48B">
            <w:pPr>
              <w:keepNext w:val="0"/>
              <w:keepLines w:val="0"/>
              <w:widowControl/>
              <w:suppressLineNumbers w:val="0"/>
              <w:jc w:val="center"/>
              <w:textAlignment w:val="center"/>
              <w:rPr>
                <w:del w:id="515" w:author="zhoujiansheng" w:date="2025-10-09T16:23:01Z"/>
                <w:rFonts w:hint="eastAsia" w:ascii="宋体" w:hAnsi="宋体" w:eastAsia="宋体" w:cs="宋体"/>
                <w:i w:val="0"/>
                <w:iCs w:val="0"/>
                <w:color w:val="000000"/>
                <w:sz w:val="22"/>
                <w:szCs w:val="22"/>
                <w:u w:val="none"/>
              </w:rPr>
            </w:pPr>
            <w:del w:id="516" w:author="zhoujiansheng" w:date="2025-10-09T16:23:01Z">
              <w:r>
                <w:rPr>
                  <w:rFonts w:hint="eastAsia" w:ascii="宋体" w:hAnsi="宋体" w:eastAsia="宋体" w:cs="宋体"/>
                  <w:i w:val="0"/>
                  <w:iCs w:val="0"/>
                  <w:color w:val="000000"/>
                  <w:kern w:val="0"/>
                  <w:sz w:val="22"/>
                  <w:szCs w:val="22"/>
                  <w:u w:val="none"/>
                  <w:lang w:val="en-US" w:eastAsia="zh-CN" w:bidi="ar"/>
                </w:rPr>
                <w:delText>序号</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5FF8086D">
            <w:pPr>
              <w:keepNext w:val="0"/>
              <w:keepLines w:val="0"/>
              <w:widowControl/>
              <w:suppressLineNumbers w:val="0"/>
              <w:jc w:val="center"/>
              <w:textAlignment w:val="center"/>
              <w:rPr>
                <w:del w:id="517" w:author="zhoujiansheng" w:date="2025-10-09T16:23:01Z"/>
                <w:rFonts w:hint="default" w:ascii="宋体" w:hAnsi="宋体" w:eastAsia="宋体" w:cs="宋体"/>
                <w:i w:val="0"/>
                <w:iCs w:val="0"/>
                <w:color w:val="000000"/>
                <w:sz w:val="22"/>
                <w:szCs w:val="22"/>
                <w:u w:val="none"/>
                <w:lang w:val="en-US"/>
              </w:rPr>
            </w:pPr>
            <w:del w:id="518" w:author="zhoujiansheng" w:date="2025-10-09T16:23:01Z">
              <w:r>
                <w:rPr>
                  <w:rFonts w:hint="eastAsia" w:ascii="宋体" w:hAnsi="宋体" w:eastAsia="宋体" w:cs="宋体"/>
                  <w:i w:val="0"/>
                  <w:iCs w:val="0"/>
                  <w:color w:val="000000"/>
                  <w:kern w:val="0"/>
                  <w:sz w:val="22"/>
                  <w:szCs w:val="22"/>
                  <w:u w:val="none"/>
                  <w:lang w:val="en-US" w:eastAsia="zh-CN" w:bidi="ar"/>
                </w:rPr>
                <w:delText>动环</w:delText>
              </w:r>
            </w:del>
            <w:del w:id="519" w:author="zhoujiansheng" w:date="2025-10-09T16:23:01Z">
              <w:r>
                <w:rPr>
                  <w:rFonts w:hint="eastAsia" w:ascii="宋体" w:hAnsi="宋体" w:cs="宋体"/>
                  <w:i w:val="0"/>
                  <w:iCs w:val="0"/>
                  <w:color w:val="000000"/>
                  <w:kern w:val="0"/>
                  <w:sz w:val="22"/>
                  <w:szCs w:val="22"/>
                  <w:u w:val="none"/>
                  <w:lang w:val="en-US" w:eastAsia="zh-CN" w:bidi="ar"/>
                </w:rPr>
                <w:delText>设备类型</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2C7B66C">
            <w:pPr>
              <w:keepNext w:val="0"/>
              <w:keepLines w:val="0"/>
              <w:widowControl/>
              <w:suppressLineNumbers w:val="0"/>
              <w:jc w:val="center"/>
              <w:textAlignment w:val="center"/>
              <w:rPr>
                <w:del w:id="520" w:author="zhoujiansheng" w:date="2025-10-09T16:23:01Z"/>
                <w:rFonts w:hint="eastAsia" w:ascii="宋体" w:hAnsi="宋体" w:eastAsia="宋体" w:cs="宋体"/>
                <w:i w:val="0"/>
                <w:iCs w:val="0"/>
                <w:color w:val="000000"/>
                <w:sz w:val="22"/>
                <w:szCs w:val="22"/>
                <w:u w:val="none"/>
              </w:rPr>
            </w:pPr>
            <w:del w:id="521" w:author="zhoujiansheng" w:date="2025-10-09T16:23:01Z">
              <w:r>
                <w:rPr>
                  <w:rFonts w:hint="eastAsia" w:ascii="宋体" w:hAnsi="宋体" w:eastAsia="宋体" w:cs="宋体"/>
                  <w:i w:val="0"/>
                  <w:iCs w:val="0"/>
                  <w:color w:val="000000"/>
                  <w:kern w:val="0"/>
                  <w:sz w:val="22"/>
                  <w:szCs w:val="22"/>
                  <w:u w:val="none"/>
                  <w:lang w:val="en-US" w:eastAsia="zh-CN" w:bidi="ar"/>
                </w:rPr>
                <w:delText>综资设备类型</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2167F6A">
            <w:pPr>
              <w:keepNext w:val="0"/>
              <w:keepLines w:val="0"/>
              <w:widowControl/>
              <w:suppressLineNumbers w:val="0"/>
              <w:jc w:val="center"/>
              <w:textAlignment w:val="center"/>
              <w:rPr>
                <w:del w:id="522" w:author="zhoujiansheng" w:date="2025-10-09T16:23:01Z"/>
                <w:rFonts w:hint="eastAsia" w:ascii="宋体" w:hAnsi="宋体" w:eastAsia="宋体" w:cs="宋体"/>
                <w:i w:val="0"/>
                <w:iCs w:val="0"/>
                <w:color w:val="000000"/>
                <w:sz w:val="22"/>
                <w:szCs w:val="22"/>
                <w:u w:val="none"/>
              </w:rPr>
            </w:pPr>
            <w:del w:id="523" w:author="zhoujiansheng" w:date="2025-10-09T16:23:01Z">
              <w:r>
                <w:rPr>
                  <w:rFonts w:hint="eastAsia" w:ascii="宋体" w:hAnsi="宋体" w:eastAsia="宋体" w:cs="宋体"/>
                  <w:i w:val="0"/>
                  <w:iCs w:val="0"/>
                  <w:color w:val="000000"/>
                  <w:kern w:val="0"/>
                  <w:sz w:val="22"/>
                  <w:szCs w:val="22"/>
                  <w:u w:val="none"/>
                  <w:lang w:val="en-US" w:eastAsia="zh-CN" w:bidi="ar"/>
                </w:rPr>
                <w:delText>说明</w:delText>
              </w:r>
            </w:del>
          </w:p>
        </w:tc>
      </w:tr>
      <w:tr w14:paraId="47DE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2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BAB66">
            <w:pPr>
              <w:keepNext w:val="0"/>
              <w:keepLines w:val="0"/>
              <w:widowControl/>
              <w:suppressLineNumbers w:val="0"/>
              <w:jc w:val="center"/>
              <w:textAlignment w:val="center"/>
              <w:rPr>
                <w:del w:id="525" w:author="zhoujiansheng" w:date="2025-10-09T16:23:01Z"/>
                <w:rFonts w:hint="eastAsia" w:ascii="宋体" w:hAnsi="宋体" w:eastAsia="宋体" w:cs="宋体"/>
                <w:i w:val="0"/>
                <w:iCs w:val="0"/>
                <w:color w:val="000000"/>
                <w:sz w:val="22"/>
                <w:szCs w:val="22"/>
                <w:u w:val="none"/>
              </w:rPr>
            </w:pPr>
            <w:del w:id="526" w:author="zhoujiansheng" w:date="2025-10-09T16:23:01Z">
              <w:r>
                <w:rPr>
                  <w:rFonts w:hint="eastAsia" w:ascii="宋体" w:hAnsi="宋体" w:eastAsia="宋体" w:cs="宋体"/>
                  <w:i w:val="0"/>
                  <w:iCs w:val="0"/>
                  <w:color w:val="000000"/>
                  <w:kern w:val="0"/>
                  <w:sz w:val="22"/>
                  <w:szCs w:val="22"/>
                  <w:u w:val="none"/>
                  <w:lang w:val="en-US" w:eastAsia="zh-CN" w:bidi="ar"/>
                </w:rPr>
                <w:delText>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0E262">
            <w:pPr>
              <w:keepNext w:val="0"/>
              <w:keepLines w:val="0"/>
              <w:widowControl/>
              <w:suppressLineNumbers w:val="0"/>
              <w:jc w:val="center"/>
              <w:textAlignment w:val="center"/>
              <w:rPr>
                <w:del w:id="527" w:author="zhoujiansheng" w:date="2025-10-09T16:23:01Z"/>
                <w:rFonts w:hint="eastAsia" w:ascii="宋体" w:hAnsi="宋体" w:eastAsia="宋体" w:cs="宋体"/>
                <w:i w:val="0"/>
                <w:iCs w:val="0"/>
                <w:color w:val="000000"/>
                <w:sz w:val="22"/>
                <w:szCs w:val="22"/>
                <w:u w:val="none"/>
              </w:rPr>
            </w:pPr>
            <w:del w:id="528"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CAE16">
            <w:pPr>
              <w:keepNext w:val="0"/>
              <w:keepLines w:val="0"/>
              <w:widowControl/>
              <w:suppressLineNumbers w:val="0"/>
              <w:jc w:val="center"/>
              <w:textAlignment w:val="center"/>
              <w:rPr>
                <w:del w:id="529" w:author="zhoujiansheng" w:date="2025-10-09T16:23:01Z"/>
                <w:rFonts w:hint="eastAsia" w:ascii="宋体" w:hAnsi="宋体" w:eastAsia="宋体" w:cs="宋体"/>
                <w:i w:val="0"/>
                <w:iCs w:val="0"/>
                <w:color w:val="000000"/>
                <w:sz w:val="22"/>
                <w:szCs w:val="22"/>
                <w:u w:val="none"/>
              </w:rPr>
            </w:pPr>
            <w:del w:id="530"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90C6D4">
            <w:pPr>
              <w:jc w:val="center"/>
              <w:rPr>
                <w:del w:id="531" w:author="zhoujiansheng" w:date="2025-10-09T16:23:01Z"/>
                <w:rFonts w:hint="eastAsia" w:ascii="宋体" w:hAnsi="宋体" w:eastAsia="宋体" w:cs="宋体"/>
                <w:i w:val="0"/>
                <w:iCs w:val="0"/>
                <w:color w:val="000000"/>
                <w:sz w:val="22"/>
                <w:szCs w:val="22"/>
                <w:u w:val="none"/>
                <w:lang w:val="en-US" w:eastAsia="zh-CN"/>
              </w:rPr>
            </w:pPr>
            <w:del w:id="53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1E982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3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371FA">
            <w:pPr>
              <w:keepNext w:val="0"/>
              <w:keepLines w:val="0"/>
              <w:widowControl/>
              <w:suppressLineNumbers w:val="0"/>
              <w:jc w:val="center"/>
              <w:textAlignment w:val="center"/>
              <w:rPr>
                <w:del w:id="534" w:author="zhoujiansheng" w:date="2025-10-09T16:23:01Z"/>
                <w:rFonts w:hint="eastAsia" w:ascii="宋体" w:hAnsi="宋体" w:eastAsia="宋体" w:cs="宋体"/>
                <w:i w:val="0"/>
                <w:iCs w:val="0"/>
                <w:color w:val="000000"/>
                <w:sz w:val="22"/>
                <w:szCs w:val="22"/>
                <w:u w:val="none"/>
              </w:rPr>
            </w:pPr>
            <w:del w:id="535" w:author="zhoujiansheng" w:date="2025-10-09T16:23:01Z">
              <w:r>
                <w:rPr>
                  <w:rFonts w:hint="eastAsia" w:ascii="宋体" w:hAnsi="宋体" w:eastAsia="宋体" w:cs="宋体"/>
                  <w:i w:val="0"/>
                  <w:iCs w:val="0"/>
                  <w:color w:val="000000"/>
                  <w:kern w:val="0"/>
                  <w:sz w:val="22"/>
                  <w:szCs w:val="22"/>
                  <w:u w:val="none"/>
                  <w:lang w:val="en-US" w:eastAsia="zh-CN" w:bidi="ar"/>
                </w:rPr>
                <w:delText>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50FC2">
            <w:pPr>
              <w:keepNext w:val="0"/>
              <w:keepLines w:val="0"/>
              <w:widowControl/>
              <w:suppressLineNumbers w:val="0"/>
              <w:jc w:val="center"/>
              <w:textAlignment w:val="center"/>
              <w:rPr>
                <w:del w:id="536" w:author="zhoujiansheng" w:date="2025-10-09T16:23:01Z"/>
                <w:rFonts w:hint="eastAsia" w:ascii="宋体" w:hAnsi="宋体" w:eastAsia="宋体" w:cs="宋体"/>
                <w:i w:val="0"/>
                <w:iCs w:val="0"/>
                <w:color w:val="000000"/>
                <w:sz w:val="22"/>
                <w:szCs w:val="22"/>
                <w:u w:val="none"/>
              </w:rPr>
            </w:pPr>
            <w:del w:id="537"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87A10">
            <w:pPr>
              <w:keepNext w:val="0"/>
              <w:keepLines w:val="0"/>
              <w:widowControl/>
              <w:suppressLineNumbers w:val="0"/>
              <w:jc w:val="center"/>
              <w:textAlignment w:val="center"/>
              <w:rPr>
                <w:del w:id="538" w:author="zhoujiansheng" w:date="2025-10-09T16:23:01Z"/>
                <w:rFonts w:hint="eastAsia" w:ascii="宋体" w:hAnsi="宋体" w:eastAsia="宋体" w:cs="宋体"/>
                <w:i w:val="0"/>
                <w:iCs w:val="0"/>
                <w:color w:val="000000"/>
                <w:sz w:val="22"/>
                <w:szCs w:val="22"/>
                <w:u w:val="none"/>
              </w:rPr>
            </w:pPr>
            <w:del w:id="539"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095BC">
            <w:pPr>
              <w:ind w:firstLine="0" w:firstLineChars="0"/>
              <w:jc w:val="center"/>
              <w:rPr>
                <w:del w:id="540" w:author="zhoujiansheng" w:date="2025-10-09T16:23:01Z"/>
                <w:rFonts w:hint="eastAsia" w:ascii="宋体" w:hAnsi="宋体" w:eastAsia="宋体" w:cs="宋体"/>
                <w:i w:val="0"/>
                <w:iCs w:val="0"/>
                <w:color w:val="000000"/>
                <w:sz w:val="22"/>
                <w:szCs w:val="22"/>
                <w:u w:val="none"/>
              </w:rPr>
            </w:pPr>
            <w:del w:id="54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191AE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4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D7DE5">
            <w:pPr>
              <w:keepNext w:val="0"/>
              <w:keepLines w:val="0"/>
              <w:widowControl/>
              <w:suppressLineNumbers w:val="0"/>
              <w:jc w:val="center"/>
              <w:textAlignment w:val="center"/>
              <w:rPr>
                <w:del w:id="543" w:author="zhoujiansheng" w:date="2025-10-09T16:23:01Z"/>
                <w:rFonts w:hint="eastAsia" w:ascii="宋体" w:hAnsi="宋体" w:eastAsia="宋体" w:cs="宋体"/>
                <w:i w:val="0"/>
                <w:iCs w:val="0"/>
                <w:color w:val="000000"/>
                <w:sz w:val="22"/>
                <w:szCs w:val="22"/>
                <w:u w:val="none"/>
              </w:rPr>
            </w:pPr>
            <w:del w:id="544" w:author="zhoujiansheng" w:date="2025-10-09T16:23:01Z">
              <w:r>
                <w:rPr>
                  <w:rFonts w:hint="eastAsia" w:ascii="宋体" w:hAnsi="宋体" w:eastAsia="宋体" w:cs="宋体"/>
                  <w:i w:val="0"/>
                  <w:iCs w:val="0"/>
                  <w:color w:val="000000"/>
                  <w:kern w:val="0"/>
                  <w:sz w:val="22"/>
                  <w:szCs w:val="22"/>
                  <w:u w:val="none"/>
                  <w:lang w:val="en-US" w:eastAsia="zh-CN" w:bidi="ar"/>
                </w:rPr>
                <w:delText>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10C45">
            <w:pPr>
              <w:keepNext w:val="0"/>
              <w:keepLines w:val="0"/>
              <w:widowControl/>
              <w:suppressLineNumbers w:val="0"/>
              <w:jc w:val="center"/>
              <w:textAlignment w:val="center"/>
              <w:rPr>
                <w:del w:id="545" w:author="zhoujiansheng" w:date="2025-10-09T16:23:01Z"/>
                <w:rFonts w:hint="eastAsia" w:ascii="宋体" w:hAnsi="宋体" w:eastAsia="宋体" w:cs="宋体"/>
                <w:i w:val="0"/>
                <w:iCs w:val="0"/>
                <w:color w:val="000000"/>
                <w:sz w:val="22"/>
                <w:szCs w:val="22"/>
                <w:u w:val="none"/>
              </w:rPr>
            </w:pPr>
            <w:del w:id="546"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29A89">
            <w:pPr>
              <w:keepNext w:val="0"/>
              <w:keepLines w:val="0"/>
              <w:widowControl/>
              <w:suppressLineNumbers w:val="0"/>
              <w:jc w:val="center"/>
              <w:textAlignment w:val="center"/>
              <w:rPr>
                <w:del w:id="547" w:author="zhoujiansheng" w:date="2025-10-09T16:23:01Z"/>
                <w:rFonts w:hint="eastAsia" w:ascii="宋体" w:hAnsi="宋体" w:eastAsia="宋体" w:cs="宋体"/>
                <w:i w:val="0"/>
                <w:iCs w:val="0"/>
                <w:color w:val="000000"/>
                <w:sz w:val="22"/>
                <w:szCs w:val="22"/>
                <w:u w:val="none"/>
              </w:rPr>
            </w:pPr>
            <w:del w:id="548"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05811">
            <w:pPr>
              <w:ind w:firstLine="0" w:firstLineChars="0"/>
              <w:jc w:val="center"/>
              <w:rPr>
                <w:del w:id="549" w:author="zhoujiansheng" w:date="2025-10-09T16:23:01Z"/>
                <w:rFonts w:hint="eastAsia" w:ascii="宋体" w:hAnsi="宋体" w:eastAsia="宋体" w:cs="宋体"/>
                <w:i w:val="0"/>
                <w:iCs w:val="0"/>
                <w:color w:val="000000"/>
                <w:sz w:val="22"/>
                <w:szCs w:val="22"/>
                <w:u w:val="none"/>
              </w:rPr>
            </w:pPr>
            <w:del w:id="55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992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5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F69C4">
            <w:pPr>
              <w:keepNext w:val="0"/>
              <w:keepLines w:val="0"/>
              <w:widowControl/>
              <w:suppressLineNumbers w:val="0"/>
              <w:jc w:val="center"/>
              <w:textAlignment w:val="center"/>
              <w:rPr>
                <w:del w:id="552" w:author="zhoujiansheng" w:date="2025-10-09T16:23:01Z"/>
                <w:rFonts w:hint="eastAsia" w:ascii="宋体" w:hAnsi="宋体" w:eastAsia="宋体" w:cs="宋体"/>
                <w:i w:val="0"/>
                <w:iCs w:val="0"/>
                <w:color w:val="000000"/>
                <w:sz w:val="22"/>
                <w:szCs w:val="22"/>
                <w:u w:val="none"/>
              </w:rPr>
            </w:pPr>
            <w:del w:id="553" w:author="zhoujiansheng" w:date="2025-10-09T16:23:01Z">
              <w:r>
                <w:rPr>
                  <w:rFonts w:hint="eastAsia" w:ascii="宋体" w:hAnsi="宋体" w:eastAsia="宋体" w:cs="宋体"/>
                  <w:i w:val="0"/>
                  <w:iCs w:val="0"/>
                  <w:color w:val="000000"/>
                  <w:kern w:val="0"/>
                  <w:sz w:val="22"/>
                  <w:szCs w:val="22"/>
                  <w:u w:val="none"/>
                  <w:lang w:val="en-US" w:eastAsia="zh-CN" w:bidi="ar"/>
                </w:rPr>
                <w:delText>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FE56C">
            <w:pPr>
              <w:keepNext w:val="0"/>
              <w:keepLines w:val="0"/>
              <w:widowControl/>
              <w:suppressLineNumbers w:val="0"/>
              <w:jc w:val="center"/>
              <w:textAlignment w:val="center"/>
              <w:rPr>
                <w:del w:id="554" w:author="zhoujiansheng" w:date="2025-10-09T16:23:01Z"/>
                <w:rFonts w:hint="eastAsia" w:ascii="宋体" w:hAnsi="宋体" w:eastAsia="宋体" w:cs="宋体"/>
                <w:i w:val="0"/>
                <w:iCs w:val="0"/>
                <w:color w:val="000000"/>
                <w:sz w:val="22"/>
                <w:szCs w:val="22"/>
                <w:u w:val="none"/>
              </w:rPr>
            </w:pPr>
            <w:del w:id="555"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F9694">
            <w:pPr>
              <w:keepNext w:val="0"/>
              <w:keepLines w:val="0"/>
              <w:widowControl/>
              <w:suppressLineNumbers w:val="0"/>
              <w:jc w:val="center"/>
              <w:textAlignment w:val="center"/>
              <w:rPr>
                <w:del w:id="556" w:author="zhoujiansheng" w:date="2025-10-09T16:23:01Z"/>
                <w:rFonts w:hint="eastAsia" w:ascii="宋体" w:hAnsi="宋体" w:eastAsia="宋体" w:cs="宋体"/>
                <w:i w:val="0"/>
                <w:iCs w:val="0"/>
                <w:color w:val="000000"/>
                <w:sz w:val="22"/>
                <w:szCs w:val="22"/>
                <w:u w:val="none"/>
              </w:rPr>
            </w:pPr>
            <w:del w:id="557"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352CC">
            <w:pPr>
              <w:ind w:firstLine="0" w:firstLineChars="0"/>
              <w:jc w:val="center"/>
              <w:rPr>
                <w:del w:id="558" w:author="zhoujiansheng" w:date="2025-10-09T16:23:01Z"/>
                <w:rFonts w:hint="eastAsia" w:ascii="宋体" w:hAnsi="宋体" w:eastAsia="宋体" w:cs="宋体"/>
                <w:i w:val="0"/>
                <w:iCs w:val="0"/>
                <w:color w:val="000000"/>
                <w:sz w:val="22"/>
                <w:szCs w:val="22"/>
                <w:u w:val="none"/>
              </w:rPr>
            </w:pPr>
            <w:del w:id="55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3024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6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10915">
            <w:pPr>
              <w:keepNext w:val="0"/>
              <w:keepLines w:val="0"/>
              <w:widowControl/>
              <w:suppressLineNumbers w:val="0"/>
              <w:jc w:val="center"/>
              <w:textAlignment w:val="center"/>
              <w:rPr>
                <w:del w:id="561" w:author="zhoujiansheng" w:date="2025-10-09T16:23:01Z"/>
                <w:rFonts w:hint="eastAsia" w:ascii="宋体" w:hAnsi="宋体" w:eastAsia="宋体" w:cs="宋体"/>
                <w:i w:val="0"/>
                <w:iCs w:val="0"/>
                <w:color w:val="000000"/>
                <w:sz w:val="22"/>
                <w:szCs w:val="22"/>
                <w:u w:val="none"/>
              </w:rPr>
            </w:pPr>
            <w:del w:id="562" w:author="zhoujiansheng" w:date="2025-10-09T16:23:01Z">
              <w:r>
                <w:rPr>
                  <w:rFonts w:hint="eastAsia" w:ascii="宋体" w:hAnsi="宋体" w:eastAsia="宋体" w:cs="宋体"/>
                  <w:i w:val="0"/>
                  <w:iCs w:val="0"/>
                  <w:color w:val="000000"/>
                  <w:kern w:val="0"/>
                  <w:sz w:val="22"/>
                  <w:szCs w:val="22"/>
                  <w:u w:val="none"/>
                  <w:lang w:val="en-US" w:eastAsia="zh-CN" w:bidi="ar"/>
                </w:rPr>
                <w:delText>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024D7">
            <w:pPr>
              <w:keepNext w:val="0"/>
              <w:keepLines w:val="0"/>
              <w:widowControl/>
              <w:suppressLineNumbers w:val="0"/>
              <w:jc w:val="center"/>
              <w:textAlignment w:val="center"/>
              <w:rPr>
                <w:del w:id="563" w:author="zhoujiansheng" w:date="2025-10-09T16:23:01Z"/>
                <w:rFonts w:hint="eastAsia" w:ascii="宋体" w:hAnsi="宋体" w:eastAsia="宋体" w:cs="宋体"/>
                <w:i w:val="0"/>
                <w:iCs w:val="0"/>
                <w:color w:val="000000"/>
                <w:sz w:val="22"/>
                <w:szCs w:val="22"/>
                <w:u w:val="none"/>
              </w:rPr>
            </w:pPr>
            <w:del w:id="564"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0842F">
            <w:pPr>
              <w:keepNext w:val="0"/>
              <w:keepLines w:val="0"/>
              <w:widowControl/>
              <w:suppressLineNumbers w:val="0"/>
              <w:jc w:val="center"/>
              <w:textAlignment w:val="center"/>
              <w:rPr>
                <w:del w:id="565" w:author="zhoujiansheng" w:date="2025-10-09T16:23:01Z"/>
                <w:rFonts w:hint="eastAsia" w:ascii="宋体" w:hAnsi="宋体" w:eastAsia="宋体" w:cs="宋体"/>
                <w:i w:val="0"/>
                <w:iCs w:val="0"/>
                <w:color w:val="000000"/>
                <w:sz w:val="22"/>
                <w:szCs w:val="22"/>
                <w:u w:val="none"/>
              </w:rPr>
            </w:pPr>
            <w:del w:id="566"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98DB2">
            <w:pPr>
              <w:ind w:firstLine="0" w:firstLineChars="0"/>
              <w:jc w:val="center"/>
              <w:rPr>
                <w:del w:id="567" w:author="zhoujiansheng" w:date="2025-10-09T16:23:01Z"/>
                <w:rFonts w:hint="eastAsia" w:ascii="宋体" w:hAnsi="宋体" w:eastAsia="宋体" w:cs="宋体"/>
                <w:i w:val="0"/>
                <w:iCs w:val="0"/>
                <w:color w:val="000000"/>
                <w:sz w:val="22"/>
                <w:szCs w:val="22"/>
                <w:u w:val="none"/>
              </w:rPr>
            </w:pPr>
            <w:del w:id="56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98A9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6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38F96">
            <w:pPr>
              <w:keepNext w:val="0"/>
              <w:keepLines w:val="0"/>
              <w:widowControl/>
              <w:suppressLineNumbers w:val="0"/>
              <w:jc w:val="center"/>
              <w:textAlignment w:val="center"/>
              <w:rPr>
                <w:del w:id="570" w:author="zhoujiansheng" w:date="2025-10-09T16:23:01Z"/>
                <w:rFonts w:hint="eastAsia" w:ascii="宋体" w:hAnsi="宋体" w:eastAsia="宋体" w:cs="宋体"/>
                <w:i w:val="0"/>
                <w:iCs w:val="0"/>
                <w:color w:val="000000"/>
                <w:sz w:val="22"/>
                <w:szCs w:val="22"/>
                <w:u w:val="none"/>
              </w:rPr>
            </w:pPr>
            <w:del w:id="571" w:author="zhoujiansheng" w:date="2025-10-09T16:23:01Z">
              <w:r>
                <w:rPr>
                  <w:rFonts w:hint="eastAsia" w:ascii="宋体" w:hAnsi="宋体" w:eastAsia="宋体" w:cs="宋体"/>
                  <w:i w:val="0"/>
                  <w:iCs w:val="0"/>
                  <w:color w:val="000000"/>
                  <w:kern w:val="0"/>
                  <w:sz w:val="22"/>
                  <w:szCs w:val="22"/>
                  <w:u w:val="none"/>
                  <w:lang w:val="en-US" w:eastAsia="zh-CN" w:bidi="ar"/>
                </w:rPr>
                <w:delText>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FCFF3">
            <w:pPr>
              <w:keepNext w:val="0"/>
              <w:keepLines w:val="0"/>
              <w:widowControl/>
              <w:suppressLineNumbers w:val="0"/>
              <w:jc w:val="center"/>
              <w:textAlignment w:val="center"/>
              <w:rPr>
                <w:del w:id="572" w:author="zhoujiansheng" w:date="2025-10-09T16:23:01Z"/>
                <w:rFonts w:hint="eastAsia" w:ascii="宋体" w:hAnsi="宋体" w:eastAsia="宋体" w:cs="宋体"/>
                <w:i w:val="0"/>
                <w:iCs w:val="0"/>
                <w:color w:val="000000"/>
                <w:sz w:val="22"/>
                <w:szCs w:val="22"/>
                <w:u w:val="none"/>
              </w:rPr>
            </w:pPr>
            <w:del w:id="573"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05DCB">
            <w:pPr>
              <w:keepNext w:val="0"/>
              <w:keepLines w:val="0"/>
              <w:widowControl/>
              <w:suppressLineNumbers w:val="0"/>
              <w:jc w:val="center"/>
              <w:textAlignment w:val="center"/>
              <w:rPr>
                <w:del w:id="574" w:author="zhoujiansheng" w:date="2025-10-09T16:23:01Z"/>
                <w:rFonts w:hint="eastAsia" w:ascii="宋体" w:hAnsi="宋体" w:eastAsia="宋体" w:cs="宋体"/>
                <w:i w:val="0"/>
                <w:iCs w:val="0"/>
                <w:color w:val="000000"/>
                <w:sz w:val="22"/>
                <w:szCs w:val="22"/>
                <w:u w:val="none"/>
              </w:rPr>
            </w:pPr>
            <w:del w:id="575"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55C74">
            <w:pPr>
              <w:ind w:firstLine="0" w:firstLineChars="0"/>
              <w:jc w:val="center"/>
              <w:rPr>
                <w:del w:id="576" w:author="zhoujiansheng" w:date="2025-10-09T16:23:01Z"/>
                <w:rFonts w:hint="eastAsia" w:ascii="宋体" w:hAnsi="宋体" w:eastAsia="宋体" w:cs="宋体"/>
                <w:i w:val="0"/>
                <w:iCs w:val="0"/>
                <w:color w:val="000000"/>
                <w:sz w:val="22"/>
                <w:szCs w:val="22"/>
                <w:u w:val="none"/>
              </w:rPr>
            </w:pPr>
            <w:del w:id="57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5E45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7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5844D">
            <w:pPr>
              <w:keepNext w:val="0"/>
              <w:keepLines w:val="0"/>
              <w:widowControl/>
              <w:suppressLineNumbers w:val="0"/>
              <w:jc w:val="center"/>
              <w:textAlignment w:val="center"/>
              <w:rPr>
                <w:del w:id="579" w:author="zhoujiansheng" w:date="2025-10-09T16:23:01Z"/>
                <w:rFonts w:hint="eastAsia" w:ascii="宋体" w:hAnsi="宋体" w:eastAsia="宋体" w:cs="宋体"/>
                <w:i w:val="0"/>
                <w:iCs w:val="0"/>
                <w:color w:val="000000"/>
                <w:sz w:val="22"/>
                <w:szCs w:val="22"/>
                <w:u w:val="none"/>
              </w:rPr>
            </w:pPr>
            <w:del w:id="580" w:author="zhoujiansheng" w:date="2025-10-09T16:23:01Z">
              <w:r>
                <w:rPr>
                  <w:rFonts w:hint="eastAsia" w:ascii="宋体" w:hAnsi="宋体" w:eastAsia="宋体" w:cs="宋体"/>
                  <w:i w:val="0"/>
                  <w:iCs w:val="0"/>
                  <w:color w:val="000000"/>
                  <w:kern w:val="0"/>
                  <w:sz w:val="22"/>
                  <w:szCs w:val="22"/>
                  <w:u w:val="none"/>
                  <w:lang w:val="en-US" w:eastAsia="zh-CN" w:bidi="ar"/>
                </w:rPr>
                <w:delText>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55867">
            <w:pPr>
              <w:keepNext w:val="0"/>
              <w:keepLines w:val="0"/>
              <w:widowControl/>
              <w:suppressLineNumbers w:val="0"/>
              <w:jc w:val="center"/>
              <w:textAlignment w:val="center"/>
              <w:rPr>
                <w:del w:id="581" w:author="zhoujiansheng" w:date="2025-10-09T16:23:01Z"/>
                <w:rFonts w:hint="eastAsia" w:ascii="宋体" w:hAnsi="宋体" w:eastAsia="宋体" w:cs="宋体"/>
                <w:i w:val="0"/>
                <w:iCs w:val="0"/>
                <w:color w:val="000000"/>
                <w:sz w:val="22"/>
                <w:szCs w:val="22"/>
                <w:u w:val="none"/>
              </w:rPr>
            </w:pPr>
            <w:del w:id="582"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9F745">
            <w:pPr>
              <w:keepNext w:val="0"/>
              <w:keepLines w:val="0"/>
              <w:widowControl/>
              <w:suppressLineNumbers w:val="0"/>
              <w:jc w:val="center"/>
              <w:textAlignment w:val="center"/>
              <w:rPr>
                <w:del w:id="583" w:author="zhoujiansheng" w:date="2025-10-09T16:23:01Z"/>
                <w:rFonts w:hint="eastAsia" w:ascii="宋体" w:hAnsi="宋体" w:eastAsia="宋体" w:cs="宋体"/>
                <w:i w:val="0"/>
                <w:iCs w:val="0"/>
                <w:color w:val="000000"/>
                <w:sz w:val="22"/>
                <w:szCs w:val="22"/>
                <w:u w:val="none"/>
              </w:rPr>
            </w:pPr>
            <w:del w:id="584"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D167F">
            <w:pPr>
              <w:ind w:firstLine="0" w:firstLineChars="0"/>
              <w:jc w:val="center"/>
              <w:rPr>
                <w:del w:id="585" w:author="zhoujiansheng" w:date="2025-10-09T16:23:01Z"/>
                <w:rFonts w:hint="eastAsia" w:ascii="宋体" w:hAnsi="宋体" w:eastAsia="宋体" w:cs="宋体"/>
                <w:i w:val="0"/>
                <w:iCs w:val="0"/>
                <w:color w:val="000000"/>
                <w:sz w:val="22"/>
                <w:szCs w:val="22"/>
                <w:u w:val="none"/>
              </w:rPr>
            </w:pPr>
            <w:del w:id="58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77D8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58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B1475">
            <w:pPr>
              <w:keepNext w:val="0"/>
              <w:keepLines w:val="0"/>
              <w:widowControl/>
              <w:suppressLineNumbers w:val="0"/>
              <w:jc w:val="center"/>
              <w:textAlignment w:val="center"/>
              <w:rPr>
                <w:del w:id="588" w:author="zhoujiansheng" w:date="2025-10-09T16:23:01Z"/>
                <w:rFonts w:hint="eastAsia" w:ascii="宋体" w:hAnsi="宋体" w:eastAsia="宋体" w:cs="宋体"/>
                <w:i w:val="0"/>
                <w:iCs w:val="0"/>
                <w:color w:val="000000"/>
                <w:sz w:val="22"/>
                <w:szCs w:val="22"/>
                <w:u w:val="none"/>
              </w:rPr>
            </w:pPr>
            <w:del w:id="589" w:author="zhoujiansheng" w:date="2025-10-09T16:23:01Z">
              <w:r>
                <w:rPr>
                  <w:rFonts w:hint="eastAsia" w:ascii="宋体" w:hAnsi="宋体" w:eastAsia="宋体" w:cs="宋体"/>
                  <w:i w:val="0"/>
                  <w:iCs w:val="0"/>
                  <w:color w:val="000000"/>
                  <w:kern w:val="0"/>
                  <w:sz w:val="22"/>
                  <w:szCs w:val="22"/>
                  <w:u w:val="none"/>
                  <w:lang w:val="en-US" w:eastAsia="zh-CN" w:bidi="ar"/>
                </w:rPr>
                <w:delText>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48815">
            <w:pPr>
              <w:keepNext w:val="0"/>
              <w:keepLines w:val="0"/>
              <w:widowControl/>
              <w:suppressLineNumbers w:val="0"/>
              <w:jc w:val="center"/>
              <w:textAlignment w:val="center"/>
              <w:rPr>
                <w:del w:id="590" w:author="zhoujiansheng" w:date="2025-10-09T16:23:01Z"/>
                <w:rFonts w:hint="eastAsia" w:ascii="宋体" w:hAnsi="宋体" w:eastAsia="宋体" w:cs="宋体"/>
                <w:i w:val="0"/>
                <w:iCs w:val="0"/>
                <w:color w:val="000000"/>
                <w:sz w:val="22"/>
                <w:szCs w:val="22"/>
                <w:u w:val="none"/>
              </w:rPr>
            </w:pPr>
            <w:del w:id="591"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C7E8A">
            <w:pPr>
              <w:keepNext w:val="0"/>
              <w:keepLines w:val="0"/>
              <w:widowControl/>
              <w:suppressLineNumbers w:val="0"/>
              <w:jc w:val="center"/>
              <w:textAlignment w:val="center"/>
              <w:rPr>
                <w:del w:id="592" w:author="zhoujiansheng" w:date="2025-10-09T16:23:01Z"/>
                <w:rFonts w:hint="eastAsia" w:ascii="宋体" w:hAnsi="宋体" w:eastAsia="宋体" w:cs="宋体"/>
                <w:i w:val="0"/>
                <w:iCs w:val="0"/>
                <w:color w:val="000000"/>
                <w:sz w:val="22"/>
                <w:szCs w:val="22"/>
                <w:u w:val="none"/>
              </w:rPr>
            </w:pPr>
            <w:del w:id="593"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5C544">
            <w:pPr>
              <w:ind w:firstLine="0" w:firstLineChars="0"/>
              <w:jc w:val="center"/>
              <w:rPr>
                <w:del w:id="594" w:author="zhoujiansheng" w:date="2025-10-09T16:23:01Z"/>
                <w:rFonts w:hint="eastAsia" w:ascii="宋体" w:hAnsi="宋体" w:eastAsia="宋体" w:cs="宋体"/>
                <w:i w:val="0"/>
                <w:iCs w:val="0"/>
                <w:color w:val="000000"/>
                <w:sz w:val="22"/>
                <w:szCs w:val="22"/>
                <w:u w:val="none"/>
              </w:rPr>
            </w:pPr>
            <w:del w:id="59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AA78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59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33C5D">
            <w:pPr>
              <w:keepNext w:val="0"/>
              <w:keepLines w:val="0"/>
              <w:widowControl/>
              <w:suppressLineNumbers w:val="0"/>
              <w:jc w:val="center"/>
              <w:textAlignment w:val="center"/>
              <w:rPr>
                <w:del w:id="597" w:author="zhoujiansheng" w:date="2025-10-09T16:23:01Z"/>
                <w:rFonts w:hint="eastAsia" w:ascii="宋体" w:hAnsi="宋体" w:eastAsia="宋体" w:cs="宋体"/>
                <w:i w:val="0"/>
                <w:iCs w:val="0"/>
                <w:color w:val="000000"/>
                <w:sz w:val="22"/>
                <w:szCs w:val="22"/>
                <w:u w:val="none"/>
              </w:rPr>
            </w:pPr>
            <w:del w:id="598" w:author="zhoujiansheng" w:date="2025-10-09T16:23:01Z">
              <w:r>
                <w:rPr>
                  <w:rFonts w:hint="eastAsia" w:ascii="宋体" w:hAnsi="宋体" w:eastAsia="宋体" w:cs="宋体"/>
                  <w:i w:val="0"/>
                  <w:iCs w:val="0"/>
                  <w:color w:val="000000"/>
                  <w:kern w:val="0"/>
                  <w:sz w:val="22"/>
                  <w:szCs w:val="22"/>
                  <w:u w:val="none"/>
                  <w:lang w:val="en-US" w:eastAsia="zh-CN" w:bidi="ar"/>
                </w:rPr>
                <w:delText>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535B5">
            <w:pPr>
              <w:keepNext w:val="0"/>
              <w:keepLines w:val="0"/>
              <w:widowControl/>
              <w:suppressLineNumbers w:val="0"/>
              <w:jc w:val="center"/>
              <w:textAlignment w:val="center"/>
              <w:rPr>
                <w:del w:id="599" w:author="zhoujiansheng" w:date="2025-10-09T16:23:01Z"/>
                <w:rFonts w:hint="eastAsia" w:ascii="宋体" w:hAnsi="宋体" w:eastAsia="宋体" w:cs="宋体"/>
                <w:i w:val="0"/>
                <w:iCs w:val="0"/>
                <w:color w:val="000000"/>
                <w:sz w:val="22"/>
                <w:szCs w:val="22"/>
                <w:u w:val="none"/>
              </w:rPr>
            </w:pPr>
            <w:del w:id="600"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167E5B">
            <w:pPr>
              <w:keepNext w:val="0"/>
              <w:keepLines w:val="0"/>
              <w:widowControl/>
              <w:suppressLineNumbers w:val="0"/>
              <w:jc w:val="center"/>
              <w:textAlignment w:val="center"/>
              <w:rPr>
                <w:del w:id="601" w:author="zhoujiansheng" w:date="2025-10-09T16:23:01Z"/>
                <w:rFonts w:hint="eastAsia" w:ascii="宋体" w:hAnsi="宋体" w:eastAsia="宋体" w:cs="宋体"/>
                <w:i w:val="0"/>
                <w:iCs w:val="0"/>
                <w:color w:val="000000"/>
                <w:sz w:val="22"/>
                <w:szCs w:val="22"/>
                <w:u w:val="none"/>
              </w:rPr>
            </w:pPr>
            <w:del w:id="602"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7B540">
            <w:pPr>
              <w:ind w:firstLine="0" w:firstLineChars="0"/>
              <w:jc w:val="center"/>
              <w:rPr>
                <w:del w:id="603" w:author="zhoujiansheng" w:date="2025-10-09T16:23:01Z"/>
                <w:rFonts w:hint="eastAsia" w:ascii="宋体" w:hAnsi="宋体" w:eastAsia="宋体" w:cs="宋体"/>
                <w:i w:val="0"/>
                <w:iCs w:val="0"/>
                <w:color w:val="000000"/>
                <w:sz w:val="22"/>
                <w:szCs w:val="22"/>
                <w:u w:val="none"/>
              </w:rPr>
            </w:pPr>
            <w:del w:id="60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AC17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0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C6512">
            <w:pPr>
              <w:keepNext w:val="0"/>
              <w:keepLines w:val="0"/>
              <w:widowControl/>
              <w:suppressLineNumbers w:val="0"/>
              <w:jc w:val="center"/>
              <w:textAlignment w:val="center"/>
              <w:rPr>
                <w:del w:id="606" w:author="zhoujiansheng" w:date="2025-10-09T16:23:01Z"/>
                <w:rFonts w:hint="eastAsia" w:ascii="宋体" w:hAnsi="宋体" w:eastAsia="宋体" w:cs="宋体"/>
                <w:i w:val="0"/>
                <w:iCs w:val="0"/>
                <w:color w:val="000000"/>
                <w:sz w:val="22"/>
                <w:szCs w:val="22"/>
                <w:u w:val="none"/>
              </w:rPr>
            </w:pPr>
            <w:del w:id="607" w:author="zhoujiansheng" w:date="2025-10-09T16:23:01Z">
              <w:r>
                <w:rPr>
                  <w:rFonts w:hint="eastAsia" w:ascii="宋体" w:hAnsi="宋体" w:eastAsia="宋体" w:cs="宋体"/>
                  <w:i w:val="0"/>
                  <w:iCs w:val="0"/>
                  <w:color w:val="000000"/>
                  <w:kern w:val="0"/>
                  <w:sz w:val="22"/>
                  <w:szCs w:val="22"/>
                  <w:u w:val="none"/>
                  <w:lang w:val="en-US" w:eastAsia="zh-CN" w:bidi="ar"/>
                </w:rPr>
                <w:delText>10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9BE2A">
            <w:pPr>
              <w:keepNext w:val="0"/>
              <w:keepLines w:val="0"/>
              <w:widowControl/>
              <w:suppressLineNumbers w:val="0"/>
              <w:jc w:val="center"/>
              <w:textAlignment w:val="center"/>
              <w:rPr>
                <w:del w:id="608" w:author="zhoujiansheng" w:date="2025-10-09T16:23:01Z"/>
                <w:rFonts w:hint="eastAsia" w:ascii="宋体" w:hAnsi="宋体" w:eastAsia="宋体" w:cs="宋体"/>
                <w:i w:val="0"/>
                <w:iCs w:val="0"/>
                <w:color w:val="000000"/>
                <w:sz w:val="22"/>
                <w:szCs w:val="22"/>
                <w:u w:val="none"/>
              </w:rPr>
            </w:pPr>
            <w:del w:id="609"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65851">
            <w:pPr>
              <w:keepNext w:val="0"/>
              <w:keepLines w:val="0"/>
              <w:widowControl/>
              <w:suppressLineNumbers w:val="0"/>
              <w:jc w:val="center"/>
              <w:textAlignment w:val="center"/>
              <w:rPr>
                <w:del w:id="610" w:author="zhoujiansheng" w:date="2025-10-09T16:23:01Z"/>
                <w:rFonts w:hint="eastAsia" w:ascii="宋体" w:hAnsi="宋体" w:eastAsia="宋体" w:cs="宋体"/>
                <w:i w:val="0"/>
                <w:iCs w:val="0"/>
                <w:color w:val="000000"/>
                <w:sz w:val="22"/>
                <w:szCs w:val="22"/>
                <w:u w:val="none"/>
              </w:rPr>
            </w:pPr>
            <w:del w:id="611"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D735C">
            <w:pPr>
              <w:ind w:firstLine="0" w:firstLineChars="0"/>
              <w:jc w:val="center"/>
              <w:rPr>
                <w:del w:id="612" w:author="zhoujiansheng" w:date="2025-10-09T16:23:01Z"/>
                <w:rFonts w:hint="eastAsia" w:ascii="宋体" w:hAnsi="宋体" w:eastAsia="宋体" w:cs="宋体"/>
                <w:i w:val="0"/>
                <w:iCs w:val="0"/>
                <w:color w:val="000000"/>
                <w:sz w:val="22"/>
                <w:szCs w:val="22"/>
                <w:u w:val="none"/>
              </w:rPr>
            </w:pPr>
            <w:del w:id="61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5A34B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AB4C9">
            <w:pPr>
              <w:keepNext w:val="0"/>
              <w:keepLines w:val="0"/>
              <w:widowControl/>
              <w:suppressLineNumbers w:val="0"/>
              <w:jc w:val="center"/>
              <w:textAlignment w:val="center"/>
              <w:rPr>
                <w:del w:id="615" w:author="zhoujiansheng" w:date="2025-10-09T16:23:01Z"/>
                <w:rFonts w:hint="eastAsia" w:ascii="宋体" w:hAnsi="宋体" w:eastAsia="宋体" w:cs="宋体"/>
                <w:i w:val="0"/>
                <w:iCs w:val="0"/>
                <w:color w:val="000000"/>
                <w:sz w:val="22"/>
                <w:szCs w:val="22"/>
                <w:u w:val="none"/>
              </w:rPr>
            </w:pPr>
            <w:del w:id="616" w:author="zhoujiansheng" w:date="2025-10-09T16:23:01Z">
              <w:r>
                <w:rPr>
                  <w:rFonts w:hint="eastAsia" w:ascii="宋体" w:hAnsi="宋体" w:eastAsia="宋体" w:cs="宋体"/>
                  <w:i w:val="0"/>
                  <w:iCs w:val="0"/>
                  <w:color w:val="000000"/>
                  <w:kern w:val="0"/>
                  <w:sz w:val="22"/>
                  <w:szCs w:val="22"/>
                  <w:u w:val="none"/>
                  <w:lang w:val="en-US" w:eastAsia="zh-CN" w:bidi="ar"/>
                </w:rPr>
                <w:delText>11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41FE3">
            <w:pPr>
              <w:keepNext w:val="0"/>
              <w:keepLines w:val="0"/>
              <w:widowControl/>
              <w:suppressLineNumbers w:val="0"/>
              <w:jc w:val="center"/>
              <w:textAlignment w:val="center"/>
              <w:rPr>
                <w:del w:id="617" w:author="zhoujiansheng" w:date="2025-10-09T16:23:01Z"/>
                <w:rFonts w:hint="eastAsia" w:ascii="宋体" w:hAnsi="宋体" w:eastAsia="宋体" w:cs="宋体"/>
                <w:i w:val="0"/>
                <w:iCs w:val="0"/>
                <w:color w:val="000000"/>
                <w:sz w:val="22"/>
                <w:szCs w:val="22"/>
                <w:u w:val="none"/>
              </w:rPr>
            </w:pPr>
            <w:del w:id="618"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7DAEC">
            <w:pPr>
              <w:keepNext w:val="0"/>
              <w:keepLines w:val="0"/>
              <w:widowControl/>
              <w:suppressLineNumbers w:val="0"/>
              <w:jc w:val="center"/>
              <w:textAlignment w:val="center"/>
              <w:rPr>
                <w:del w:id="619" w:author="zhoujiansheng" w:date="2025-10-09T16:23:01Z"/>
                <w:rFonts w:hint="eastAsia" w:ascii="宋体" w:hAnsi="宋体" w:eastAsia="宋体" w:cs="宋体"/>
                <w:i w:val="0"/>
                <w:iCs w:val="0"/>
                <w:color w:val="000000"/>
                <w:sz w:val="22"/>
                <w:szCs w:val="22"/>
                <w:u w:val="none"/>
              </w:rPr>
            </w:pPr>
            <w:del w:id="620"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1FBEE">
            <w:pPr>
              <w:ind w:firstLine="0" w:firstLineChars="0"/>
              <w:jc w:val="center"/>
              <w:rPr>
                <w:del w:id="621" w:author="zhoujiansheng" w:date="2025-10-09T16:23:01Z"/>
                <w:rFonts w:hint="eastAsia" w:ascii="宋体" w:hAnsi="宋体" w:eastAsia="宋体" w:cs="宋体"/>
                <w:i w:val="0"/>
                <w:iCs w:val="0"/>
                <w:color w:val="000000"/>
                <w:sz w:val="22"/>
                <w:szCs w:val="22"/>
                <w:u w:val="none"/>
              </w:rPr>
            </w:pPr>
            <w:del w:id="62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069F2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62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A32FE">
            <w:pPr>
              <w:keepNext w:val="0"/>
              <w:keepLines w:val="0"/>
              <w:widowControl/>
              <w:suppressLineNumbers w:val="0"/>
              <w:jc w:val="center"/>
              <w:textAlignment w:val="center"/>
              <w:rPr>
                <w:del w:id="624" w:author="zhoujiansheng" w:date="2025-10-09T16:23:01Z"/>
                <w:rFonts w:hint="eastAsia" w:ascii="宋体" w:hAnsi="宋体" w:eastAsia="宋体" w:cs="宋体"/>
                <w:i w:val="0"/>
                <w:iCs w:val="0"/>
                <w:color w:val="000000"/>
                <w:sz w:val="22"/>
                <w:szCs w:val="22"/>
                <w:u w:val="none"/>
              </w:rPr>
            </w:pPr>
            <w:del w:id="625" w:author="zhoujiansheng" w:date="2025-10-09T16:23:01Z">
              <w:r>
                <w:rPr>
                  <w:rFonts w:hint="eastAsia" w:ascii="宋体" w:hAnsi="宋体" w:eastAsia="宋体" w:cs="宋体"/>
                  <w:i w:val="0"/>
                  <w:iCs w:val="0"/>
                  <w:color w:val="000000"/>
                  <w:kern w:val="0"/>
                  <w:sz w:val="22"/>
                  <w:szCs w:val="22"/>
                  <w:u w:val="none"/>
                  <w:lang w:val="en-US" w:eastAsia="zh-CN" w:bidi="ar"/>
                </w:rPr>
                <w:delText>12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E550B">
            <w:pPr>
              <w:keepNext w:val="0"/>
              <w:keepLines w:val="0"/>
              <w:widowControl/>
              <w:suppressLineNumbers w:val="0"/>
              <w:jc w:val="center"/>
              <w:textAlignment w:val="center"/>
              <w:rPr>
                <w:del w:id="626" w:author="zhoujiansheng" w:date="2025-10-09T16:23:01Z"/>
                <w:rFonts w:hint="eastAsia" w:ascii="宋体" w:hAnsi="宋体" w:eastAsia="宋体" w:cs="宋体"/>
                <w:i w:val="0"/>
                <w:iCs w:val="0"/>
                <w:color w:val="000000"/>
                <w:sz w:val="22"/>
                <w:szCs w:val="22"/>
                <w:u w:val="none"/>
              </w:rPr>
            </w:pPr>
            <w:del w:id="627"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B9EA1">
            <w:pPr>
              <w:keepNext w:val="0"/>
              <w:keepLines w:val="0"/>
              <w:widowControl/>
              <w:suppressLineNumbers w:val="0"/>
              <w:jc w:val="center"/>
              <w:textAlignment w:val="center"/>
              <w:rPr>
                <w:del w:id="628" w:author="zhoujiansheng" w:date="2025-10-09T16:23:01Z"/>
                <w:rFonts w:hint="eastAsia" w:ascii="宋体" w:hAnsi="宋体" w:eastAsia="宋体" w:cs="宋体"/>
                <w:i w:val="0"/>
                <w:iCs w:val="0"/>
                <w:color w:val="000000"/>
                <w:sz w:val="22"/>
                <w:szCs w:val="22"/>
                <w:u w:val="none"/>
              </w:rPr>
            </w:pPr>
            <w:del w:id="629"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62537">
            <w:pPr>
              <w:ind w:firstLine="0" w:firstLineChars="0"/>
              <w:jc w:val="center"/>
              <w:rPr>
                <w:del w:id="630" w:author="zhoujiansheng" w:date="2025-10-09T16:23:01Z"/>
                <w:rFonts w:hint="eastAsia" w:ascii="宋体" w:hAnsi="宋体" w:eastAsia="宋体" w:cs="宋体"/>
                <w:i w:val="0"/>
                <w:iCs w:val="0"/>
                <w:color w:val="000000"/>
                <w:sz w:val="22"/>
                <w:szCs w:val="22"/>
                <w:u w:val="none"/>
              </w:rPr>
            </w:pPr>
            <w:del w:id="63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56067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3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E9395">
            <w:pPr>
              <w:keepNext w:val="0"/>
              <w:keepLines w:val="0"/>
              <w:widowControl/>
              <w:suppressLineNumbers w:val="0"/>
              <w:jc w:val="center"/>
              <w:textAlignment w:val="center"/>
              <w:rPr>
                <w:del w:id="633" w:author="zhoujiansheng" w:date="2025-10-09T16:23:01Z"/>
                <w:rFonts w:hint="eastAsia" w:ascii="宋体" w:hAnsi="宋体" w:eastAsia="宋体" w:cs="宋体"/>
                <w:i w:val="0"/>
                <w:iCs w:val="0"/>
                <w:color w:val="000000"/>
                <w:sz w:val="22"/>
                <w:szCs w:val="22"/>
                <w:u w:val="none"/>
              </w:rPr>
            </w:pPr>
            <w:del w:id="634" w:author="zhoujiansheng" w:date="2025-10-09T16:23:01Z">
              <w:r>
                <w:rPr>
                  <w:rFonts w:hint="eastAsia" w:ascii="宋体" w:hAnsi="宋体" w:eastAsia="宋体" w:cs="宋体"/>
                  <w:i w:val="0"/>
                  <w:iCs w:val="0"/>
                  <w:color w:val="000000"/>
                  <w:kern w:val="0"/>
                  <w:sz w:val="22"/>
                  <w:szCs w:val="22"/>
                  <w:u w:val="none"/>
                  <w:lang w:val="en-US" w:eastAsia="zh-CN" w:bidi="ar"/>
                </w:rPr>
                <w:delText>13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BBFFE">
            <w:pPr>
              <w:keepNext w:val="0"/>
              <w:keepLines w:val="0"/>
              <w:widowControl/>
              <w:suppressLineNumbers w:val="0"/>
              <w:jc w:val="center"/>
              <w:textAlignment w:val="center"/>
              <w:rPr>
                <w:del w:id="635" w:author="zhoujiansheng" w:date="2025-10-09T16:23:01Z"/>
                <w:rFonts w:hint="eastAsia" w:ascii="宋体" w:hAnsi="宋体" w:eastAsia="宋体" w:cs="宋体"/>
                <w:i w:val="0"/>
                <w:iCs w:val="0"/>
                <w:color w:val="000000"/>
                <w:sz w:val="22"/>
                <w:szCs w:val="22"/>
                <w:u w:val="none"/>
              </w:rPr>
            </w:pPr>
            <w:del w:id="636"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4C838">
            <w:pPr>
              <w:keepNext w:val="0"/>
              <w:keepLines w:val="0"/>
              <w:widowControl/>
              <w:suppressLineNumbers w:val="0"/>
              <w:jc w:val="center"/>
              <w:textAlignment w:val="center"/>
              <w:rPr>
                <w:del w:id="637" w:author="zhoujiansheng" w:date="2025-10-09T16:23:01Z"/>
                <w:rFonts w:hint="eastAsia" w:ascii="宋体" w:hAnsi="宋体" w:eastAsia="宋体" w:cs="宋体"/>
                <w:i w:val="0"/>
                <w:iCs w:val="0"/>
                <w:color w:val="000000"/>
                <w:sz w:val="22"/>
                <w:szCs w:val="22"/>
                <w:u w:val="none"/>
              </w:rPr>
            </w:pPr>
            <w:del w:id="638"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52FD8">
            <w:pPr>
              <w:ind w:firstLine="0" w:firstLineChars="0"/>
              <w:jc w:val="center"/>
              <w:rPr>
                <w:del w:id="639" w:author="zhoujiansheng" w:date="2025-10-09T16:23:01Z"/>
                <w:rFonts w:hint="eastAsia" w:ascii="宋体" w:hAnsi="宋体" w:eastAsia="宋体" w:cs="宋体"/>
                <w:i w:val="0"/>
                <w:iCs w:val="0"/>
                <w:color w:val="000000"/>
                <w:sz w:val="22"/>
                <w:szCs w:val="22"/>
                <w:u w:val="none"/>
              </w:rPr>
            </w:pPr>
            <w:del w:id="64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4BAC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4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E9D8E">
            <w:pPr>
              <w:keepNext w:val="0"/>
              <w:keepLines w:val="0"/>
              <w:widowControl/>
              <w:suppressLineNumbers w:val="0"/>
              <w:jc w:val="center"/>
              <w:textAlignment w:val="center"/>
              <w:rPr>
                <w:del w:id="642" w:author="zhoujiansheng" w:date="2025-10-09T16:23:01Z"/>
                <w:rFonts w:hint="eastAsia" w:ascii="宋体" w:hAnsi="宋体" w:eastAsia="宋体" w:cs="宋体"/>
                <w:i w:val="0"/>
                <w:iCs w:val="0"/>
                <w:color w:val="000000"/>
                <w:sz w:val="22"/>
                <w:szCs w:val="22"/>
                <w:u w:val="none"/>
              </w:rPr>
            </w:pPr>
            <w:del w:id="643" w:author="zhoujiansheng" w:date="2025-10-09T16:23:01Z">
              <w:r>
                <w:rPr>
                  <w:rFonts w:hint="eastAsia" w:ascii="宋体" w:hAnsi="宋体" w:eastAsia="宋体" w:cs="宋体"/>
                  <w:i w:val="0"/>
                  <w:iCs w:val="0"/>
                  <w:color w:val="000000"/>
                  <w:kern w:val="0"/>
                  <w:sz w:val="22"/>
                  <w:szCs w:val="22"/>
                  <w:u w:val="none"/>
                  <w:lang w:val="en-US" w:eastAsia="zh-CN" w:bidi="ar"/>
                </w:rPr>
                <w:delText>14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DF382">
            <w:pPr>
              <w:keepNext w:val="0"/>
              <w:keepLines w:val="0"/>
              <w:widowControl/>
              <w:suppressLineNumbers w:val="0"/>
              <w:jc w:val="center"/>
              <w:textAlignment w:val="center"/>
              <w:rPr>
                <w:del w:id="644" w:author="zhoujiansheng" w:date="2025-10-09T16:23:01Z"/>
                <w:rFonts w:hint="eastAsia" w:ascii="宋体" w:hAnsi="宋体" w:eastAsia="宋体" w:cs="宋体"/>
                <w:i w:val="0"/>
                <w:iCs w:val="0"/>
                <w:color w:val="000000"/>
                <w:sz w:val="22"/>
                <w:szCs w:val="22"/>
                <w:u w:val="none"/>
              </w:rPr>
            </w:pPr>
            <w:del w:id="645"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E1930">
            <w:pPr>
              <w:keepNext w:val="0"/>
              <w:keepLines w:val="0"/>
              <w:widowControl/>
              <w:suppressLineNumbers w:val="0"/>
              <w:jc w:val="center"/>
              <w:textAlignment w:val="center"/>
              <w:rPr>
                <w:del w:id="646" w:author="zhoujiansheng" w:date="2025-10-09T16:23:01Z"/>
                <w:rFonts w:hint="eastAsia" w:ascii="宋体" w:hAnsi="宋体" w:eastAsia="宋体" w:cs="宋体"/>
                <w:i w:val="0"/>
                <w:iCs w:val="0"/>
                <w:color w:val="000000"/>
                <w:sz w:val="22"/>
                <w:szCs w:val="22"/>
                <w:u w:val="none"/>
              </w:rPr>
            </w:pPr>
            <w:del w:id="647"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74AB2">
            <w:pPr>
              <w:ind w:firstLine="0" w:firstLineChars="0"/>
              <w:jc w:val="center"/>
              <w:rPr>
                <w:del w:id="648" w:author="zhoujiansheng" w:date="2025-10-09T16:23:01Z"/>
                <w:rFonts w:hint="eastAsia" w:ascii="宋体" w:hAnsi="宋体" w:eastAsia="宋体" w:cs="宋体"/>
                <w:i w:val="0"/>
                <w:iCs w:val="0"/>
                <w:color w:val="000000"/>
                <w:sz w:val="22"/>
                <w:szCs w:val="22"/>
                <w:u w:val="none"/>
              </w:rPr>
            </w:pPr>
            <w:del w:id="64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54913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5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BDEDC">
            <w:pPr>
              <w:keepNext w:val="0"/>
              <w:keepLines w:val="0"/>
              <w:widowControl/>
              <w:suppressLineNumbers w:val="0"/>
              <w:jc w:val="center"/>
              <w:textAlignment w:val="center"/>
              <w:rPr>
                <w:del w:id="651" w:author="zhoujiansheng" w:date="2025-10-09T16:23:01Z"/>
                <w:rFonts w:hint="eastAsia" w:ascii="宋体" w:hAnsi="宋体" w:eastAsia="宋体" w:cs="宋体"/>
                <w:i w:val="0"/>
                <w:iCs w:val="0"/>
                <w:color w:val="000000"/>
                <w:sz w:val="22"/>
                <w:szCs w:val="22"/>
                <w:u w:val="none"/>
              </w:rPr>
            </w:pPr>
            <w:del w:id="652" w:author="zhoujiansheng" w:date="2025-10-09T16:23:01Z">
              <w:r>
                <w:rPr>
                  <w:rFonts w:hint="eastAsia" w:ascii="宋体" w:hAnsi="宋体" w:eastAsia="宋体" w:cs="宋体"/>
                  <w:i w:val="0"/>
                  <w:iCs w:val="0"/>
                  <w:color w:val="000000"/>
                  <w:kern w:val="0"/>
                  <w:sz w:val="22"/>
                  <w:szCs w:val="22"/>
                  <w:u w:val="none"/>
                  <w:lang w:val="en-US" w:eastAsia="zh-CN" w:bidi="ar"/>
                </w:rPr>
                <w:delText>15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ADBF6">
            <w:pPr>
              <w:keepNext w:val="0"/>
              <w:keepLines w:val="0"/>
              <w:widowControl/>
              <w:suppressLineNumbers w:val="0"/>
              <w:jc w:val="center"/>
              <w:textAlignment w:val="center"/>
              <w:rPr>
                <w:del w:id="653" w:author="zhoujiansheng" w:date="2025-10-09T16:23:01Z"/>
                <w:rFonts w:hint="eastAsia" w:ascii="宋体" w:hAnsi="宋体" w:eastAsia="宋体" w:cs="宋体"/>
                <w:i w:val="0"/>
                <w:iCs w:val="0"/>
                <w:color w:val="000000"/>
                <w:sz w:val="22"/>
                <w:szCs w:val="22"/>
                <w:u w:val="none"/>
              </w:rPr>
            </w:pPr>
            <w:del w:id="654"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DB3F8">
            <w:pPr>
              <w:keepNext w:val="0"/>
              <w:keepLines w:val="0"/>
              <w:widowControl/>
              <w:suppressLineNumbers w:val="0"/>
              <w:jc w:val="center"/>
              <w:textAlignment w:val="center"/>
              <w:rPr>
                <w:del w:id="655" w:author="zhoujiansheng" w:date="2025-10-09T16:23:01Z"/>
                <w:rFonts w:hint="eastAsia" w:ascii="宋体" w:hAnsi="宋体" w:eastAsia="宋体" w:cs="宋体"/>
                <w:i w:val="0"/>
                <w:iCs w:val="0"/>
                <w:color w:val="000000"/>
                <w:sz w:val="22"/>
                <w:szCs w:val="22"/>
                <w:u w:val="none"/>
              </w:rPr>
            </w:pPr>
            <w:del w:id="656"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8E244">
            <w:pPr>
              <w:ind w:firstLine="0" w:firstLineChars="0"/>
              <w:jc w:val="center"/>
              <w:rPr>
                <w:del w:id="657" w:author="zhoujiansheng" w:date="2025-10-09T16:23:01Z"/>
                <w:rFonts w:hint="eastAsia" w:ascii="宋体" w:hAnsi="宋体" w:eastAsia="宋体" w:cs="宋体"/>
                <w:i w:val="0"/>
                <w:iCs w:val="0"/>
                <w:color w:val="000000"/>
                <w:sz w:val="22"/>
                <w:szCs w:val="22"/>
                <w:u w:val="none"/>
              </w:rPr>
            </w:pPr>
            <w:del w:id="65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CDBC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5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57E79">
            <w:pPr>
              <w:keepNext w:val="0"/>
              <w:keepLines w:val="0"/>
              <w:widowControl/>
              <w:suppressLineNumbers w:val="0"/>
              <w:jc w:val="center"/>
              <w:textAlignment w:val="center"/>
              <w:rPr>
                <w:del w:id="660" w:author="zhoujiansheng" w:date="2025-10-09T16:23:01Z"/>
                <w:rFonts w:hint="eastAsia" w:ascii="宋体" w:hAnsi="宋体" w:eastAsia="宋体" w:cs="宋体"/>
                <w:i w:val="0"/>
                <w:iCs w:val="0"/>
                <w:color w:val="000000"/>
                <w:sz w:val="22"/>
                <w:szCs w:val="22"/>
                <w:u w:val="none"/>
              </w:rPr>
            </w:pPr>
            <w:del w:id="661" w:author="zhoujiansheng" w:date="2025-10-09T16:23:01Z">
              <w:r>
                <w:rPr>
                  <w:rFonts w:hint="eastAsia" w:ascii="宋体" w:hAnsi="宋体" w:eastAsia="宋体" w:cs="宋体"/>
                  <w:i w:val="0"/>
                  <w:iCs w:val="0"/>
                  <w:color w:val="000000"/>
                  <w:kern w:val="0"/>
                  <w:sz w:val="22"/>
                  <w:szCs w:val="22"/>
                  <w:u w:val="none"/>
                  <w:lang w:val="en-US" w:eastAsia="zh-CN" w:bidi="ar"/>
                </w:rPr>
                <w:delText>16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CB5A0">
            <w:pPr>
              <w:keepNext w:val="0"/>
              <w:keepLines w:val="0"/>
              <w:widowControl/>
              <w:suppressLineNumbers w:val="0"/>
              <w:jc w:val="center"/>
              <w:textAlignment w:val="center"/>
              <w:rPr>
                <w:del w:id="662" w:author="zhoujiansheng" w:date="2025-10-09T16:23:01Z"/>
                <w:rFonts w:hint="eastAsia" w:ascii="宋体" w:hAnsi="宋体" w:eastAsia="宋体" w:cs="宋体"/>
                <w:i w:val="0"/>
                <w:iCs w:val="0"/>
                <w:color w:val="000000"/>
                <w:sz w:val="22"/>
                <w:szCs w:val="22"/>
                <w:u w:val="none"/>
              </w:rPr>
            </w:pPr>
            <w:del w:id="663"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F2D79F">
            <w:pPr>
              <w:keepNext w:val="0"/>
              <w:keepLines w:val="0"/>
              <w:widowControl/>
              <w:suppressLineNumbers w:val="0"/>
              <w:jc w:val="center"/>
              <w:textAlignment w:val="center"/>
              <w:rPr>
                <w:del w:id="664" w:author="zhoujiansheng" w:date="2025-10-09T16:23:01Z"/>
                <w:rFonts w:hint="eastAsia" w:ascii="宋体" w:hAnsi="宋体" w:eastAsia="宋体" w:cs="宋体"/>
                <w:i w:val="0"/>
                <w:iCs w:val="0"/>
                <w:color w:val="000000"/>
                <w:sz w:val="22"/>
                <w:szCs w:val="22"/>
                <w:u w:val="none"/>
              </w:rPr>
            </w:pPr>
            <w:del w:id="665"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5C610">
            <w:pPr>
              <w:ind w:firstLine="0" w:firstLineChars="0"/>
              <w:jc w:val="center"/>
              <w:rPr>
                <w:del w:id="666" w:author="zhoujiansheng" w:date="2025-10-09T16:23:01Z"/>
                <w:rFonts w:hint="eastAsia" w:ascii="宋体" w:hAnsi="宋体" w:eastAsia="宋体" w:cs="宋体"/>
                <w:i w:val="0"/>
                <w:iCs w:val="0"/>
                <w:color w:val="000000"/>
                <w:sz w:val="22"/>
                <w:szCs w:val="22"/>
                <w:u w:val="none"/>
              </w:rPr>
            </w:pPr>
            <w:del w:id="66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30D1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6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FB1364">
            <w:pPr>
              <w:keepNext w:val="0"/>
              <w:keepLines w:val="0"/>
              <w:widowControl/>
              <w:suppressLineNumbers w:val="0"/>
              <w:jc w:val="center"/>
              <w:textAlignment w:val="center"/>
              <w:rPr>
                <w:del w:id="669" w:author="zhoujiansheng" w:date="2025-10-09T16:23:01Z"/>
                <w:rFonts w:hint="eastAsia" w:ascii="宋体" w:hAnsi="宋体" w:eastAsia="宋体" w:cs="宋体"/>
                <w:i w:val="0"/>
                <w:iCs w:val="0"/>
                <w:color w:val="000000"/>
                <w:sz w:val="22"/>
                <w:szCs w:val="22"/>
                <w:u w:val="none"/>
              </w:rPr>
            </w:pPr>
            <w:del w:id="670" w:author="zhoujiansheng" w:date="2025-10-09T16:23:01Z">
              <w:r>
                <w:rPr>
                  <w:rFonts w:hint="eastAsia" w:ascii="宋体" w:hAnsi="宋体" w:eastAsia="宋体" w:cs="宋体"/>
                  <w:i w:val="0"/>
                  <w:iCs w:val="0"/>
                  <w:color w:val="000000"/>
                  <w:kern w:val="0"/>
                  <w:sz w:val="22"/>
                  <w:szCs w:val="22"/>
                  <w:u w:val="none"/>
                  <w:lang w:val="en-US" w:eastAsia="zh-CN" w:bidi="ar"/>
                </w:rPr>
                <w:delText>17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C4810">
            <w:pPr>
              <w:keepNext w:val="0"/>
              <w:keepLines w:val="0"/>
              <w:widowControl/>
              <w:suppressLineNumbers w:val="0"/>
              <w:jc w:val="center"/>
              <w:textAlignment w:val="center"/>
              <w:rPr>
                <w:del w:id="671" w:author="zhoujiansheng" w:date="2025-10-09T16:23:01Z"/>
                <w:rFonts w:hint="eastAsia" w:ascii="宋体" w:hAnsi="宋体" w:eastAsia="宋体" w:cs="宋体"/>
                <w:i w:val="0"/>
                <w:iCs w:val="0"/>
                <w:color w:val="000000"/>
                <w:sz w:val="22"/>
                <w:szCs w:val="22"/>
                <w:u w:val="none"/>
              </w:rPr>
            </w:pPr>
            <w:del w:id="672"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C0681">
            <w:pPr>
              <w:keepNext w:val="0"/>
              <w:keepLines w:val="0"/>
              <w:widowControl/>
              <w:suppressLineNumbers w:val="0"/>
              <w:jc w:val="center"/>
              <w:textAlignment w:val="center"/>
              <w:rPr>
                <w:del w:id="673" w:author="zhoujiansheng" w:date="2025-10-09T16:23:01Z"/>
                <w:rFonts w:hint="eastAsia" w:ascii="宋体" w:hAnsi="宋体" w:eastAsia="宋体" w:cs="宋体"/>
                <w:i w:val="0"/>
                <w:iCs w:val="0"/>
                <w:color w:val="000000"/>
                <w:sz w:val="22"/>
                <w:szCs w:val="22"/>
                <w:u w:val="none"/>
              </w:rPr>
            </w:pPr>
            <w:del w:id="674"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CEF62">
            <w:pPr>
              <w:ind w:firstLine="0" w:firstLineChars="0"/>
              <w:jc w:val="center"/>
              <w:rPr>
                <w:del w:id="675" w:author="zhoujiansheng" w:date="2025-10-09T16:23:01Z"/>
                <w:rFonts w:hint="eastAsia" w:ascii="宋体" w:hAnsi="宋体" w:eastAsia="宋体" w:cs="宋体"/>
                <w:i w:val="0"/>
                <w:iCs w:val="0"/>
                <w:color w:val="000000"/>
                <w:sz w:val="22"/>
                <w:szCs w:val="22"/>
                <w:u w:val="none"/>
              </w:rPr>
            </w:pPr>
            <w:del w:id="67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53E46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7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C9972">
            <w:pPr>
              <w:keepNext w:val="0"/>
              <w:keepLines w:val="0"/>
              <w:widowControl/>
              <w:suppressLineNumbers w:val="0"/>
              <w:jc w:val="center"/>
              <w:textAlignment w:val="center"/>
              <w:rPr>
                <w:del w:id="678" w:author="zhoujiansheng" w:date="2025-10-09T16:23:01Z"/>
                <w:rFonts w:hint="eastAsia" w:ascii="宋体" w:hAnsi="宋体" w:eastAsia="宋体" w:cs="宋体"/>
                <w:i w:val="0"/>
                <w:iCs w:val="0"/>
                <w:color w:val="000000"/>
                <w:sz w:val="22"/>
                <w:szCs w:val="22"/>
                <w:u w:val="none"/>
              </w:rPr>
            </w:pPr>
            <w:del w:id="679" w:author="zhoujiansheng" w:date="2025-10-09T16:23:01Z">
              <w:r>
                <w:rPr>
                  <w:rFonts w:hint="eastAsia" w:ascii="宋体" w:hAnsi="宋体" w:eastAsia="宋体" w:cs="宋体"/>
                  <w:i w:val="0"/>
                  <w:iCs w:val="0"/>
                  <w:color w:val="000000"/>
                  <w:kern w:val="0"/>
                  <w:sz w:val="22"/>
                  <w:szCs w:val="22"/>
                  <w:u w:val="none"/>
                  <w:lang w:val="en-US" w:eastAsia="zh-CN" w:bidi="ar"/>
                </w:rPr>
                <w:delText>18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84E88">
            <w:pPr>
              <w:keepNext w:val="0"/>
              <w:keepLines w:val="0"/>
              <w:widowControl/>
              <w:suppressLineNumbers w:val="0"/>
              <w:jc w:val="center"/>
              <w:textAlignment w:val="center"/>
              <w:rPr>
                <w:del w:id="680" w:author="zhoujiansheng" w:date="2025-10-09T16:23:01Z"/>
                <w:rFonts w:hint="eastAsia" w:ascii="宋体" w:hAnsi="宋体" w:eastAsia="宋体" w:cs="宋体"/>
                <w:i w:val="0"/>
                <w:iCs w:val="0"/>
                <w:color w:val="000000"/>
                <w:sz w:val="22"/>
                <w:szCs w:val="22"/>
                <w:u w:val="none"/>
              </w:rPr>
            </w:pPr>
            <w:del w:id="681"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44970">
            <w:pPr>
              <w:keepNext w:val="0"/>
              <w:keepLines w:val="0"/>
              <w:widowControl/>
              <w:suppressLineNumbers w:val="0"/>
              <w:jc w:val="center"/>
              <w:textAlignment w:val="center"/>
              <w:rPr>
                <w:del w:id="682" w:author="zhoujiansheng" w:date="2025-10-09T16:23:01Z"/>
                <w:rFonts w:hint="eastAsia" w:ascii="宋体" w:hAnsi="宋体" w:eastAsia="宋体" w:cs="宋体"/>
                <w:i w:val="0"/>
                <w:iCs w:val="0"/>
                <w:color w:val="000000"/>
                <w:sz w:val="22"/>
                <w:szCs w:val="22"/>
                <w:u w:val="none"/>
              </w:rPr>
            </w:pPr>
            <w:del w:id="683"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183EF">
            <w:pPr>
              <w:ind w:firstLine="0" w:firstLineChars="0"/>
              <w:jc w:val="center"/>
              <w:rPr>
                <w:del w:id="684" w:author="zhoujiansheng" w:date="2025-10-09T16:23:01Z"/>
                <w:rFonts w:hint="eastAsia" w:ascii="宋体" w:hAnsi="宋体" w:eastAsia="宋体" w:cs="宋体"/>
                <w:i w:val="0"/>
                <w:iCs w:val="0"/>
                <w:color w:val="000000"/>
                <w:sz w:val="22"/>
                <w:szCs w:val="22"/>
                <w:u w:val="none"/>
              </w:rPr>
            </w:pPr>
            <w:del w:id="68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8FE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8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73534C">
            <w:pPr>
              <w:keepNext w:val="0"/>
              <w:keepLines w:val="0"/>
              <w:widowControl/>
              <w:suppressLineNumbers w:val="0"/>
              <w:jc w:val="center"/>
              <w:textAlignment w:val="center"/>
              <w:rPr>
                <w:del w:id="687" w:author="zhoujiansheng" w:date="2025-10-09T16:23:01Z"/>
                <w:rFonts w:hint="eastAsia" w:ascii="宋体" w:hAnsi="宋体" w:eastAsia="宋体" w:cs="宋体"/>
                <w:i w:val="0"/>
                <w:iCs w:val="0"/>
                <w:color w:val="000000"/>
                <w:sz w:val="22"/>
                <w:szCs w:val="22"/>
                <w:u w:val="none"/>
              </w:rPr>
            </w:pPr>
            <w:del w:id="688" w:author="zhoujiansheng" w:date="2025-10-09T16:23:01Z">
              <w:r>
                <w:rPr>
                  <w:rFonts w:hint="eastAsia" w:ascii="宋体" w:hAnsi="宋体" w:eastAsia="宋体" w:cs="宋体"/>
                  <w:i w:val="0"/>
                  <w:iCs w:val="0"/>
                  <w:color w:val="000000"/>
                  <w:kern w:val="0"/>
                  <w:sz w:val="22"/>
                  <w:szCs w:val="22"/>
                  <w:u w:val="none"/>
                  <w:lang w:val="en-US" w:eastAsia="zh-CN" w:bidi="ar"/>
                </w:rPr>
                <w:delText>19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B7CC2">
            <w:pPr>
              <w:keepNext w:val="0"/>
              <w:keepLines w:val="0"/>
              <w:widowControl/>
              <w:suppressLineNumbers w:val="0"/>
              <w:jc w:val="center"/>
              <w:textAlignment w:val="center"/>
              <w:rPr>
                <w:del w:id="689" w:author="zhoujiansheng" w:date="2025-10-09T16:23:01Z"/>
                <w:rFonts w:hint="eastAsia" w:ascii="宋体" w:hAnsi="宋体" w:eastAsia="宋体" w:cs="宋体"/>
                <w:i w:val="0"/>
                <w:iCs w:val="0"/>
                <w:color w:val="000000"/>
                <w:sz w:val="22"/>
                <w:szCs w:val="22"/>
                <w:u w:val="none"/>
              </w:rPr>
            </w:pPr>
            <w:del w:id="690"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DE9C0">
            <w:pPr>
              <w:keepNext w:val="0"/>
              <w:keepLines w:val="0"/>
              <w:widowControl/>
              <w:suppressLineNumbers w:val="0"/>
              <w:jc w:val="center"/>
              <w:textAlignment w:val="center"/>
              <w:rPr>
                <w:del w:id="691" w:author="zhoujiansheng" w:date="2025-10-09T16:23:01Z"/>
                <w:rFonts w:hint="eastAsia" w:ascii="宋体" w:hAnsi="宋体" w:eastAsia="宋体" w:cs="宋体"/>
                <w:i w:val="0"/>
                <w:iCs w:val="0"/>
                <w:color w:val="000000"/>
                <w:sz w:val="22"/>
                <w:szCs w:val="22"/>
                <w:u w:val="none"/>
              </w:rPr>
            </w:pPr>
            <w:del w:id="692"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EB8C2">
            <w:pPr>
              <w:ind w:firstLine="0" w:firstLineChars="0"/>
              <w:jc w:val="center"/>
              <w:rPr>
                <w:del w:id="693" w:author="zhoujiansheng" w:date="2025-10-09T16:23:01Z"/>
                <w:rFonts w:hint="eastAsia" w:ascii="宋体" w:hAnsi="宋体" w:eastAsia="宋体" w:cs="宋体"/>
                <w:i w:val="0"/>
                <w:iCs w:val="0"/>
                <w:color w:val="000000"/>
                <w:sz w:val="22"/>
                <w:szCs w:val="22"/>
                <w:u w:val="none"/>
              </w:rPr>
            </w:pPr>
            <w:del w:id="69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EB5A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69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B267A9">
            <w:pPr>
              <w:keepNext w:val="0"/>
              <w:keepLines w:val="0"/>
              <w:widowControl/>
              <w:suppressLineNumbers w:val="0"/>
              <w:jc w:val="center"/>
              <w:textAlignment w:val="center"/>
              <w:rPr>
                <w:del w:id="696" w:author="zhoujiansheng" w:date="2025-10-09T16:23:01Z"/>
                <w:rFonts w:hint="eastAsia" w:ascii="宋体" w:hAnsi="宋体" w:eastAsia="宋体" w:cs="宋体"/>
                <w:i w:val="0"/>
                <w:iCs w:val="0"/>
                <w:color w:val="000000"/>
                <w:sz w:val="22"/>
                <w:szCs w:val="22"/>
                <w:u w:val="none"/>
              </w:rPr>
            </w:pPr>
            <w:del w:id="697" w:author="zhoujiansheng" w:date="2025-10-09T16:23:01Z">
              <w:r>
                <w:rPr>
                  <w:rFonts w:hint="eastAsia" w:ascii="宋体" w:hAnsi="宋体" w:eastAsia="宋体" w:cs="宋体"/>
                  <w:i w:val="0"/>
                  <w:iCs w:val="0"/>
                  <w:color w:val="000000"/>
                  <w:kern w:val="0"/>
                  <w:sz w:val="22"/>
                  <w:szCs w:val="22"/>
                  <w:u w:val="none"/>
                  <w:lang w:val="en-US" w:eastAsia="zh-CN" w:bidi="ar"/>
                </w:rPr>
                <w:delText>20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B1ECE">
            <w:pPr>
              <w:keepNext w:val="0"/>
              <w:keepLines w:val="0"/>
              <w:widowControl/>
              <w:suppressLineNumbers w:val="0"/>
              <w:jc w:val="center"/>
              <w:textAlignment w:val="center"/>
              <w:rPr>
                <w:del w:id="698" w:author="zhoujiansheng" w:date="2025-10-09T16:23:01Z"/>
                <w:rFonts w:hint="eastAsia" w:ascii="宋体" w:hAnsi="宋体" w:eastAsia="宋体" w:cs="宋体"/>
                <w:i w:val="0"/>
                <w:iCs w:val="0"/>
                <w:color w:val="000000"/>
                <w:sz w:val="22"/>
                <w:szCs w:val="22"/>
                <w:u w:val="none"/>
              </w:rPr>
            </w:pPr>
            <w:del w:id="699"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F1C0A">
            <w:pPr>
              <w:keepNext w:val="0"/>
              <w:keepLines w:val="0"/>
              <w:widowControl/>
              <w:suppressLineNumbers w:val="0"/>
              <w:jc w:val="center"/>
              <w:textAlignment w:val="center"/>
              <w:rPr>
                <w:del w:id="700" w:author="zhoujiansheng" w:date="2025-10-09T16:23:01Z"/>
                <w:rFonts w:hint="eastAsia" w:ascii="宋体" w:hAnsi="宋体" w:eastAsia="宋体" w:cs="宋体"/>
                <w:i w:val="0"/>
                <w:iCs w:val="0"/>
                <w:color w:val="000000"/>
                <w:sz w:val="22"/>
                <w:szCs w:val="22"/>
                <w:u w:val="none"/>
              </w:rPr>
            </w:pPr>
            <w:del w:id="701"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7588E">
            <w:pPr>
              <w:ind w:firstLine="0" w:firstLineChars="0"/>
              <w:jc w:val="center"/>
              <w:rPr>
                <w:del w:id="702" w:author="zhoujiansheng" w:date="2025-10-09T16:23:01Z"/>
                <w:rFonts w:hint="eastAsia" w:ascii="宋体" w:hAnsi="宋体" w:eastAsia="宋体" w:cs="宋体"/>
                <w:i w:val="0"/>
                <w:iCs w:val="0"/>
                <w:color w:val="000000"/>
                <w:sz w:val="22"/>
                <w:szCs w:val="22"/>
                <w:u w:val="none"/>
              </w:rPr>
            </w:pPr>
            <w:del w:id="70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D99C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0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99929">
            <w:pPr>
              <w:keepNext w:val="0"/>
              <w:keepLines w:val="0"/>
              <w:widowControl/>
              <w:suppressLineNumbers w:val="0"/>
              <w:jc w:val="center"/>
              <w:textAlignment w:val="center"/>
              <w:rPr>
                <w:del w:id="705" w:author="zhoujiansheng" w:date="2025-10-09T16:23:01Z"/>
                <w:rFonts w:hint="eastAsia" w:ascii="宋体" w:hAnsi="宋体" w:eastAsia="宋体" w:cs="宋体"/>
                <w:i w:val="0"/>
                <w:iCs w:val="0"/>
                <w:color w:val="000000"/>
                <w:sz w:val="22"/>
                <w:szCs w:val="22"/>
                <w:u w:val="none"/>
              </w:rPr>
            </w:pPr>
            <w:del w:id="706" w:author="zhoujiansheng" w:date="2025-10-09T16:23:01Z">
              <w:r>
                <w:rPr>
                  <w:rFonts w:hint="eastAsia" w:ascii="宋体" w:hAnsi="宋体" w:eastAsia="宋体" w:cs="宋体"/>
                  <w:i w:val="0"/>
                  <w:iCs w:val="0"/>
                  <w:color w:val="000000"/>
                  <w:kern w:val="0"/>
                  <w:sz w:val="22"/>
                  <w:szCs w:val="22"/>
                  <w:u w:val="none"/>
                  <w:lang w:val="en-US" w:eastAsia="zh-CN" w:bidi="ar"/>
                </w:rPr>
                <w:delText>21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36C3F">
            <w:pPr>
              <w:keepNext w:val="0"/>
              <w:keepLines w:val="0"/>
              <w:widowControl/>
              <w:suppressLineNumbers w:val="0"/>
              <w:jc w:val="center"/>
              <w:textAlignment w:val="center"/>
              <w:rPr>
                <w:del w:id="707" w:author="zhoujiansheng" w:date="2025-10-09T16:23:01Z"/>
                <w:rFonts w:hint="eastAsia" w:ascii="宋体" w:hAnsi="宋体" w:eastAsia="宋体" w:cs="宋体"/>
                <w:i w:val="0"/>
                <w:iCs w:val="0"/>
                <w:color w:val="000000"/>
                <w:sz w:val="22"/>
                <w:szCs w:val="22"/>
                <w:u w:val="none"/>
              </w:rPr>
            </w:pPr>
            <w:del w:id="708"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5A3BC">
            <w:pPr>
              <w:keepNext w:val="0"/>
              <w:keepLines w:val="0"/>
              <w:widowControl/>
              <w:suppressLineNumbers w:val="0"/>
              <w:jc w:val="center"/>
              <w:textAlignment w:val="center"/>
              <w:rPr>
                <w:del w:id="709" w:author="zhoujiansheng" w:date="2025-10-09T16:23:01Z"/>
                <w:rFonts w:hint="eastAsia" w:ascii="宋体" w:hAnsi="宋体" w:eastAsia="宋体" w:cs="宋体"/>
                <w:i w:val="0"/>
                <w:iCs w:val="0"/>
                <w:color w:val="000000"/>
                <w:sz w:val="22"/>
                <w:szCs w:val="22"/>
                <w:u w:val="none"/>
              </w:rPr>
            </w:pPr>
            <w:del w:id="710"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8FD90">
            <w:pPr>
              <w:ind w:firstLine="0" w:firstLineChars="0"/>
              <w:jc w:val="center"/>
              <w:rPr>
                <w:del w:id="711" w:author="zhoujiansheng" w:date="2025-10-09T16:23:01Z"/>
                <w:rFonts w:hint="eastAsia" w:ascii="宋体" w:hAnsi="宋体" w:eastAsia="宋体" w:cs="宋体"/>
                <w:i w:val="0"/>
                <w:iCs w:val="0"/>
                <w:color w:val="000000"/>
                <w:sz w:val="22"/>
                <w:szCs w:val="22"/>
                <w:u w:val="none"/>
              </w:rPr>
            </w:pPr>
            <w:del w:id="71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E28B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1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F8B0D">
            <w:pPr>
              <w:keepNext w:val="0"/>
              <w:keepLines w:val="0"/>
              <w:widowControl/>
              <w:suppressLineNumbers w:val="0"/>
              <w:jc w:val="center"/>
              <w:textAlignment w:val="center"/>
              <w:rPr>
                <w:del w:id="714" w:author="zhoujiansheng" w:date="2025-10-09T16:23:01Z"/>
                <w:rFonts w:hint="eastAsia" w:ascii="宋体" w:hAnsi="宋体" w:eastAsia="宋体" w:cs="宋体"/>
                <w:i w:val="0"/>
                <w:iCs w:val="0"/>
                <w:color w:val="000000"/>
                <w:sz w:val="22"/>
                <w:szCs w:val="22"/>
                <w:u w:val="none"/>
              </w:rPr>
            </w:pPr>
            <w:del w:id="715" w:author="zhoujiansheng" w:date="2025-10-09T16:23:01Z">
              <w:r>
                <w:rPr>
                  <w:rFonts w:hint="eastAsia" w:ascii="宋体" w:hAnsi="宋体" w:eastAsia="宋体" w:cs="宋体"/>
                  <w:i w:val="0"/>
                  <w:iCs w:val="0"/>
                  <w:color w:val="000000"/>
                  <w:kern w:val="0"/>
                  <w:sz w:val="22"/>
                  <w:szCs w:val="22"/>
                  <w:u w:val="none"/>
                  <w:lang w:val="en-US" w:eastAsia="zh-CN" w:bidi="ar"/>
                </w:rPr>
                <w:delText>22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9C4A0">
            <w:pPr>
              <w:keepNext w:val="0"/>
              <w:keepLines w:val="0"/>
              <w:widowControl/>
              <w:suppressLineNumbers w:val="0"/>
              <w:jc w:val="center"/>
              <w:textAlignment w:val="center"/>
              <w:rPr>
                <w:del w:id="716" w:author="zhoujiansheng" w:date="2025-10-09T16:23:01Z"/>
                <w:rFonts w:hint="eastAsia" w:ascii="宋体" w:hAnsi="宋体" w:eastAsia="宋体" w:cs="宋体"/>
                <w:i w:val="0"/>
                <w:iCs w:val="0"/>
                <w:color w:val="000000"/>
                <w:sz w:val="22"/>
                <w:szCs w:val="22"/>
                <w:u w:val="none"/>
              </w:rPr>
            </w:pPr>
            <w:del w:id="717"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A75B5">
            <w:pPr>
              <w:keepNext w:val="0"/>
              <w:keepLines w:val="0"/>
              <w:widowControl/>
              <w:suppressLineNumbers w:val="0"/>
              <w:jc w:val="center"/>
              <w:textAlignment w:val="center"/>
              <w:rPr>
                <w:del w:id="718" w:author="zhoujiansheng" w:date="2025-10-09T16:23:01Z"/>
                <w:rFonts w:hint="eastAsia" w:ascii="宋体" w:hAnsi="宋体" w:eastAsia="宋体" w:cs="宋体"/>
                <w:i w:val="0"/>
                <w:iCs w:val="0"/>
                <w:color w:val="000000"/>
                <w:sz w:val="22"/>
                <w:szCs w:val="22"/>
                <w:u w:val="none"/>
              </w:rPr>
            </w:pPr>
            <w:del w:id="719"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22F4F">
            <w:pPr>
              <w:ind w:firstLine="0" w:firstLineChars="0"/>
              <w:jc w:val="center"/>
              <w:rPr>
                <w:del w:id="720" w:author="zhoujiansheng" w:date="2025-10-09T16:23:01Z"/>
                <w:rFonts w:hint="eastAsia" w:ascii="宋体" w:hAnsi="宋体" w:eastAsia="宋体" w:cs="宋体"/>
                <w:i w:val="0"/>
                <w:iCs w:val="0"/>
                <w:color w:val="000000"/>
                <w:sz w:val="22"/>
                <w:szCs w:val="22"/>
                <w:u w:val="none"/>
              </w:rPr>
            </w:pPr>
            <w:del w:id="72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0AEA5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2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4BF97">
            <w:pPr>
              <w:keepNext w:val="0"/>
              <w:keepLines w:val="0"/>
              <w:widowControl/>
              <w:suppressLineNumbers w:val="0"/>
              <w:jc w:val="center"/>
              <w:textAlignment w:val="center"/>
              <w:rPr>
                <w:del w:id="723" w:author="zhoujiansheng" w:date="2025-10-09T16:23:01Z"/>
                <w:rFonts w:hint="eastAsia" w:ascii="宋体" w:hAnsi="宋体" w:eastAsia="宋体" w:cs="宋体"/>
                <w:i w:val="0"/>
                <w:iCs w:val="0"/>
                <w:color w:val="000000"/>
                <w:sz w:val="22"/>
                <w:szCs w:val="22"/>
                <w:u w:val="none"/>
              </w:rPr>
            </w:pPr>
            <w:del w:id="724" w:author="zhoujiansheng" w:date="2025-10-09T16:23:01Z">
              <w:r>
                <w:rPr>
                  <w:rFonts w:hint="eastAsia" w:ascii="宋体" w:hAnsi="宋体" w:eastAsia="宋体" w:cs="宋体"/>
                  <w:i w:val="0"/>
                  <w:iCs w:val="0"/>
                  <w:color w:val="000000"/>
                  <w:kern w:val="0"/>
                  <w:sz w:val="22"/>
                  <w:szCs w:val="22"/>
                  <w:u w:val="none"/>
                  <w:lang w:val="en-US" w:eastAsia="zh-CN" w:bidi="ar"/>
                </w:rPr>
                <w:delText>23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069B5">
            <w:pPr>
              <w:keepNext w:val="0"/>
              <w:keepLines w:val="0"/>
              <w:widowControl/>
              <w:suppressLineNumbers w:val="0"/>
              <w:jc w:val="center"/>
              <w:textAlignment w:val="center"/>
              <w:rPr>
                <w:del w:id="725" w:author="zhoujiansheng" w:date="2025-10-09T16:23:01Z"/>
                <w:rFonts w:hint="eastAsia" w:ascii="宋体" w:hAnsi="宋体" w:eastAsia="宋体" w:cs="宋体"/>
                <w:i w:val="0"/>
                <w:iCs w:val="0"/>
                <w:color w:val="000000"/>
                <w:sz w:val="22"/>
                <w:szCs w:val="22"/>
                <w:u w:val="none"/>
              </w:rPr>
            </w:pPr>
            <w:del w:id="726"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6A3A5">
            <w:pPr>
              <w:keepNext w:val="0"/>
              <w:keepLines w:val="0"/>
              <w:widowControl/>
              <w:suppressLineNumbers w:val="0"/>
              <w:jc w:val="center"/>
              <w:textAlignment w:val="center"/>
              <w:rPr>
                <w:del w:id="727" w:author="zhoujiansheng" w:date="2025-10-09T16:23:01Z"/>
                <w:rFonts w:hint="eastAsia" w:ascii="宋体" w:hAnsi="宋体" w:eastAsia="宋体" w:cs="宋体"/>
                <w:i w:val="0"/>
                <w:iCs w:val="0"/>
                <w:color w:val="000000"/>
                <w:sz w:val="22"/>
                <w:szCs w:val="22"/>
                <w:u w:val="none"/>
              </w:rPr>
            </w:pPr>
            <w:del w:id="728"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3827A">
            <w:pPr>
              <w:ind w:firstLine="0" w:firstLineChars="0"/>
              <w:jc w:val="center"/>
              <w:rPr>
                <w:del w:id="729" w:author="zhoujiansheng" w:date="2025-10-09T16:23:01Z"/>
                <w:rFonts w:hint="eastAsia" w:ascii="宋体" w:hAnsi="宋体" w:eastAsia="宋体" w:cs="宋体"/>
                <w:i w:val="0"/>
                <w:iCs w:val="0"/>
                <w:color w:val="000000"/>
                <w:sz w:val="22"/>
                <w:szCs w:val="22"/>
                <w:u w:val="none"/>
              </w:rPr>
            </w:pPr>
            <w:del w:id="73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590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3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BB986">
            <w:pPr>
              <w:keepNext w:val="0"/>
              <w:keepLines w:val="0"/>
              <w:widowControl/>
              <w:suppressLineNumbers w:val="0"/>
              <w:jc w:val="center"/>
              <w:textAlignment w:val="center"/>
              <w:rPr>
                <w:del w:id="732" w:author="zhoujiansheng" w:date="2025-10-09T16:23:01Z"/>
                <w:rFonts w:hint="eastAsia" w:ascii="宋体" w:hAnsi="宋体" w:eastAsia="宋体" w:cs="宋体"/>
                <w:i w:val="0"/>
                <w:iCs w:val="0"/>
                <w:color w:val="000000"/>
                <w:sz w:val="22"/>
                <w:szCs w:val="22"/>
                <w:u w:val="none"/>
              </w:rPr>
            </w:pPr>
            <w:del w:id="733" w:author="zhoujiansheng" w:date="2025-10-09T16:23:01Z">
              <w:r>
                <w:rPr>
                  <w:rFonts w:hint="eastAsia" w:ascii="宋体" w:hAnsi="宋体" w:eastAsia="宋体" w:cs="宋体"/>
                  <w:i w:val="0"/>
                  <w:iCs w:val="0"/>
                  <w:color w:val="000000"/>
                  <w:kern w:val="0"/>
                  <w:sz w:val="22"/>
                  <w:szCs w:val="22"/>
                  <w:u w:val="none"/>
                  <w:lang w:val="en-US" w:eastAsia="zh-CN" w:bidi="ar"/>
                </w:rPr>
                <w:delText>24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4162A">
            <w:pPr>
              <w:keepNext w:val="0"/>
              <w:keepLines w:val="0"/>
              <w:widowControl/>
              <w:suppressLineNumbers w:val="0"/>
              <w:jc w:val="center"/>
              <w:textAlignment w:val="center"/>
              <w:rPr>
                <w:del w:id="734" w:author="zhoujiansheng" w:date="2025-10-09T16:23:01Z"/>
                <w:rFonts w:hint="eastAsia" w:ascii="宋体" w:hAnsi="宋体" w:eastAsia="宋体" w:cs="宋体"/>
                <w:i w:val="0"/>
                <w:iCs w:val="0"/>
                <w:color w:val="000000"/>
                <w:sz w:val="22"/>
                <w:szCs w:val="22"/>
                <w:u w:val="none"/>
              </w:rPr>
            </w:pPr>
            <w:del w:id="735"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2183B">
            <w:pPr>
              <w:keepNext w:val="0"/>
              <w:keepLines w:val="0"/>
              <w:widowControl/>
              <w:suppressLineNumbers w:val="0"/>
              <w:jc w:val="center"/>
              <w:textAlignment w:val="center"/>
              <w:rPr>
                <w:del w:id="736" w:author="zhoujiansheng" w:date="2025-10-09T16:23:01Z"/>
                <w:rFonts w:hint="eastAsia" w:ascii="宋体" w:hAnsi="宋体" w:eastAsia="宋体" w:cs="宋体"/>
                <w:i w:val="0"/>
                <w:iCs w:val="0"/>
                <w:color w:val="000000"/>
                <w:sz w:val="22"/>
                <w:szCs w:val="22"/>
                <w:u w:val="none"/>
              </w:rPr>
            </w:pPr>
            <w:del w:id="737"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EB72C">
            <w:pPr>
              <w:ind w:firstLine="0" w:firstLineChars="0"/>
              <w:jc w:val="center"/>
              <w:rPr>
                <w:del w:id="738" w:author="zhoujiansheng" w:date="2025-10-09T16:23:01Z"/>
                <w:rFonts w:hint="eastAsia" w:ascii="宋体" w:hAnsi="宋体" w:eastAsia="宋体" w:cs="宋体"/>
                <w:i w:val="0"/>
                <w:iCs w:val="0"/>
                <w:color w:val="000000"/>
                <w:sz w:val="22"/>
                <w:szCs w:val="22"/>
                <w:u w:val="none"/>
              </w:rPr>
            </w:pPr>
            <w:del w:id="73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82BB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4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17F84">
            <w:pPr>
              <w:keepNext w:val="0"/>
              <w:keepLines w:val="0"/>
              <w:widowControl/>
              <w:suppressLineNumbers w:val="0"/>
              <w:jc w:val="center"/>
              <w:textAlignment w:val="center"/>
              <w:rPr>
                <w:del w:id="741" w:author="zhoujiansheng" w:date="2025-10-09T16:23:01Z"/>
                <w:rFonts w:hint="eastAsia" w:ascii="宋体" w:hAnsi="宋体" w:eastAsia="宋体" w:cs="宋体"/>
                <w:i w:val="0"/>
                <w:iCs w:val="0"/>
                <w:color w:val="000000"/>
                <w:sz w:val="22"/>
                <w:szCs w:val="22"/>
                <w:u w:val="none"/>
              </w:rPr>
            </w:pPr>
            <w:del w:id="742" w:author="zhoujiansheng" w:date="2025-10-09T16:23:01Z">
              <w:r>
                <w:rPr>
                  <w:rFonts w:hint="eastAsia" w:ascii="宋体" w:hAnsi="宋体" w:eastAsia="宋体" w:cs="宋体"/>
                  <w:i w:val="0"/>
                  <w:iCs w:val="0"/>
                  <w:color w:val="000000"/>
                  <w:kern w:val="0"/>
                  <w:sz w:val="22"/>
                  <w:szCs w:val="22"/>
                  <w:u w:val="none"/>
                  <w:lang w:val="en-US" w:eastAsia="zh-CN" w:bidi="ar"/>
                </w:rPr>
                <w:delText>25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4B34DAE6">
            <w:pPr>
              <w:keepNext w:val="0"/>
              <w:keepLines w:val="0"/>
              <w:widowControl/>
              <w:suppressLineNumbers w:val="0"/>
              <w:jc w:val="center"/>
              <w:textAlignment w:val="center"/>
              <w:rPr>
                <w:del w:id="743" w:author="zhoujiansheng" w:date="2025-10-09T16:23:01Z"/>
                <w:rFonts w:hint="eastAsia" w:ascii="宋体" w:hAnsi="宋体" w:eastAsia="宋体" w:cs="宋体"/>
                <w:i w:val="0"/>
                <w:iCs w:val="0"/>
                <w:color w:val="000000"/>
                <w:sz w:val="22"/>
                <w:szCs w:val="22"/>
                <w:u w:val="none"/>
              </w:rPr>
            </w:pPr>
            <w:del w:id="744"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04CF8F9D">
            <w:pPr>
              <w:keepNext w:val="0"/>
              <w:keepLines w:val="0"/>
              <w:widowControl/>
              <w:suppressLineNumbers w:val="0"/>
              <w:jc w:val="center"/>
              <w:textAlignment w:val="center"/>
              <w:rPr>
                <w:del w:id="745" w:author="zhoujiansheng" w:date="2025-10-09T16:23:01Z"/>
                <w:rFonts w:hint="eastAsia" w:ascii="宋体" w:hAnsi="宋体" w:eastAsia="宋体" w:cs="宋体"/>
                <w:i w:val="0"/>
                <w:iCs w:val="0"/>
                <w:color w:val="000000"/>
                <w:sz w:val="22"/>
                <w:szCs w:val="22"/>
                <w:u w:val="none"/>
              </w:rPr>
            </w:pPr>
            <w:del w:id="746" w:author="zhoujiansheng" w:date="2025-10-09T16:23:01Z">
              <w:r>
                <w:rPr>
                  <w:rFonts w:hint="eastAsia" w:ascii="宋体" w:hAnsi="宋体" w:eastAsia="宋体" w:cs="宋体"/>
                  <w:i w:val="0"/>
                  <w:iCs w:val="0"/>
                  <w:color w:val="000000"/>
                  <w:kern w:val="0"/>
                  <w:sz w:val="22"/>
                  <w:szCs w:val="22"/>
                  <w:u w:val="none"/>
                  <w:lang w:val="en-US" w:eastAsia="zh-CN" w:bidi="ar"/>
                </w:rPr>
                <w:delText>高压直流配电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58D2DBA5">
            <w:pPr>
              <w:jc w:val="center"/>
              <w:rPr>
                <w:del w:id="747" w:author="zhoujiansheng" w:date="2025-10-09T16:23:01Z"/>
                <w:rFonts w:hint="default" w:ascii="宋体" w:hAnsi="宋体" w:eastAsia="宋体" w:cs="宋体"/>
                <w:i w:val="0"/>
                <w:iCs w:val="0"/>
                <w:color w:val="000000"/>
                <w:sz w:val="22"/>
                <w:szCs w:val="22"/>
                <w:u w:val="none"/>
                <w:lang w:val="en-US" w:eastAsia="zh-CN"/>
              </w:rPr>
            </w:pPr>
            <w:del w:id="748" w:author="zhoujiansheng" w:date="2025-10-09T16:23:01Z">
              <w:r>
                <w:rPr>
                  <w:rFonts w:hint="eastAsia" w:ascii="宋体" w:hAnsi="宋体" w:eastAsia="宋体" w:cs="宋体"/>
                  <w:i w:val="0"/>
                  <w:iCs w:val="0"/>
                  <w:color w:val="000000"/>
                  <w:sz w:val="22"/>
                  <w:szCs w:val="22"/>
                  <w:u w:val="none"/>
                  <w:lang w:val="en-US" w:eastAsia="zh-CN"/>
                </w:rPr>
                <w:delText>字典表与综资中的类型名称不一致</w:delText>
              </w:r>
            </w:del>
          </w:p>
        </w:tc>
      </w:tr>
      <w:tr w14:paraId="6A95B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4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EEB3F">
            <w:pPr>
              <w:keepNext w:val="0"/>
              <w:keepLines w:val="0"/>
              <w:widowControl/>
              <w:suppressLineNumbers w:val="0"/>
              <w:jc w:val="center"/>
              <w:textAlignment w:val="center"/>
              <w:rPr>
                <w:del w:id="750" w:author="zhoujiansheng" w:date="2025-10-09T16:23:01Z"/>
                <w:rFonts w:hint="eastAsia" w:ascii="宋体" w:hAnsi="宋体" w:eastAsia="宋体" w:cs="宋体"/>
                <w:i w:val="0"/>
                <w:iCs w:val="0"/>
                <w:color w:val="000000"/>
                <w:sz w:val="22"/>
                <w:szCs w:val="22"/>
                <w:u w:val="none"/>
              </w:rPr>
            </w:pPr>
            <w:del w:id="751" w:author="zhoujiansheng" w:date="2025-10-09T16:23:01Z">
              <w:r>
                <w:rPr>
                  <w:rFonts w:hint="eastAsia" w:ascii="宋体" w:hAnsi="宋体" w:eastAsia="宋体" w:cs="宋体"/>
                  <w:i w:val="0"/>
                  <w:iCs w:val="0"/>
                  <w:color w:val="000000"/>
                  <w:kern w:val="0"/>
                  <w:sz w:val="22"/>
                  <w:szCs w:val="22"/>
                  <w:u w:val="none"/>
                  <w:lang w:val="en-US" w:eastAsia="zh-CN" w:bidi="ar"/>
                </w:rPr>
                <w:delText>26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E8E2C">
            <w:pPr>
              <w:keepNext w:val="0"/>
              <w:keepLines w:val="0"/>
              <w:widowControl/>
              <w:suppressLineNumbers w:val="0"/>
              <w:jc w:val="center"/>
              <w:textAlignment w:val="center"/>
              <w:rPr>
                <w:del w:id="752" w:author="zhoujiansheng" w:date="2025-10-09T16:23:01Z"/>
                <w:rFonts w:hint="eastAsia" w:ascii="宋体" w:hAnsi="宋体" w:eastAsia="宋体" w:cs="宋体"/>
                <w:i w:val="0"/>
                <w:iCs w:val="0"/>
                <w:color w:val="000000"/>
                <w:sz w:val="22"/>
                <w:szCs w:val="22"/>
                <w:u w:val="none"/>
              </w:rPr>
            </w:pPr>
            <w:del w:id="753" w:author="zhoujiansheng" w:date="2025-10-09T16:23:01Z">
              <w:r>
                <w:rPr>
                  <w:rFonts w:hint="eastAsia" w:ascii="宋体" w:hAnsi="宋体" w:eastAsia="宋体" w:cs="宋体"/>
                  <w:i w:val="0"/>
                  <w:iCs w:val="0"/>
                  <w:color w:val="000000"/>
                  <w:kern w:val="0"/>
                  <w:sz w:val="22"/>
                  <w:szCs w:val="22"/>
                  <w:u w:val="none"/>
                  <w:lang w:val="en-US" w:eastAsia="zh-CN" w:bidi="ar"/>
                </w:rPr>
                <w:delText>消防系统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660B6">
            <w:pPr>
              <w:keepNext w:val="0"/>
              <w:keepLines w:val="0"/>
              <w:widowControl/>
              <w:suppressLineNumbers w:val="0"/>
              <w:jc w:val="center"/>
              <w:textAlignment w:val="center"/>
              <w:rPr>
                <w:del w:id="754" w:author="zhoujiansheng" w:date="2025-10-09T16:23:01Z"/>
                <w:rFonts w:hint="eastAsia" w:ascii="宋体" w:hAnsi="宋体" w:eastAsia="宋体" w:cs="宋体"/>
                <w:i w:val="0"/>
                <w:iCs w:val="0"/>
                <w:color w:val="000000"/>
                <w:sz w:val="22"/>
                <w:szCs w:val="22"/>
                <w:u w:val="none"/>
              </w:rPr>
            </w:pPr>
            <w:del w:id="755"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57400">
            <w:pPr>
              <w:jc w:val="center"/>
              <w:rPr>
                <w:del w:id="756" w:author="zhoujiansheng" w:date="2025-10-09T16:23:01Z"/>
                <w:rFonts w:hint="default" w:ascii="宋体" w:hAnsi="宋体" w:eastAsia="宋体" w:cs="宋体"/>
                <w:i w:val="0"/>
                <w:iCs w:val="0"/>
                <w:color w:val="000000"/>
                <w:sz w:val="22"/>
                <w:szCs w:val="22"/>
                <w:u w:val="none"/>
                <w:lang w:val="en-US" w:eastAsia="zh-CN"/>
              </w:rPr>
            </w:pPr>
            <w:del w:id="757" w:author="zhoujiansheng" w:date="2025-10-09T16:23:01Z">
              <w:r>
                <w:rPr>
                  <w:rFonts w:hint="eastAsia" w:ascii="宋体" w:hAnsi="宋体" w:eastAsia="宋体" w:cs="宋体"/>
                  <w:i w:val="0"/>
                  <w:iCs w:val="0"/>
                  <w:color w:val="000000"/>
                  <w:sz w:val="22"/>
                  <w:szCs w:val="22"/>
                  <w:u w:val="none"/>
                  <w:lang w:val="en-US" w:eastAsia="zh-CN"/>
                </w:rPr>
                <w:delText>非资源设备类型</w:delText>
              </w:r>
            </w:del>
          </w:p>
        </w:tc>
      </w:tr>
      <w:tr w14:paraId="59D41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5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DCB13">
            <w:pPr>
              <w:keepNext w:val="0"/>
              <w:keepLines w:val="0"/>
              <w:widowControl/>
              <w:suppressLineNumbers w:val="0"/>
              <w:jc w:val="center"/>
              <w:textAlignment w:val="center"/>
              <w:rPr>
                <w:del w:id="759" w:author="zhoujiansheng" w:date="2025-10-09T16:23:01Z"/>
                <w:rFonts w:hint="eastAsia" w:ascii="宋体" w:hAnsi="宋体" w:eastAsia="宋体" w:cs="宋体"/>
                <w:i w:val="0"/>
                <w:iCs w:val="0"/>
                <w:color w:val="000000"/>
                <w:sz w:val="22"/>
                <w:szCs w:val="22"/>
                <w:u w:val="none"/>
              </w:rPr>
            </w:pPr>
            <w:del w:id="760" w:author="zhoujiansheng" w:date="2025-10-09T16:23:01Z">
              <w:r>
                <w:rPr>
                  <w:rFonts w:hint="eastAsia" w:ascii="宋体" w:hAnsi="宋体" w:eastAsia="宋体" w:cs="宋体"/>
                  <w:i w:val="0"/>
                  <w:iCs w:val="0"/>
                  <w:color w:val="000000"/>
                  <w:kern w:val="0"/>
                  <w:sz w:val="22"/>
                  <w:szCs w:val="22"/>
                  <w:u w:val="none"/>
                  <w:lang w:val="en-US" w:eastAsia="zh-CN" w:bidi="ar"/>
                </w:rPr>
                <w:delText>27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C891D">
            <w:pPr>
              <w:keepNext w:val="0"/>
              <w:keepLines w:val="0"/>
              <w:widowControl/>
              <w:suppressLineNumbers w:val="0"/>
              <w:jc w:val="center"/>
              <w:textAlignment w:val="center"/>
              <w:rPr>
                <w:del w:id="761" w:author="zhoujiansheng" w:date="2025-10-09T16:23:01Z"/>
                <w:rFonts w:hint="eastAsia" w:ascii="宋体" w:hAnsi="宋体" w:eastAsia="宋体" w:cs="宋体"/>
                <w:i w:val="0"/>
                <w:iCs w:val="0"/>
                <w:color w:val="000000"/>
                <w:sz w:val="22"/>
                <w:szCs w:val="22"/>
                <w:u w:val="none"/>
              </w:rPr>
            </w:pPr>
            <w:del w:id="762" w:author="zhoujiansheng" w:date="2025-10-09T16:23:01Z">
              <w:r>
                <w:rPr>
                  <w:rFonts w:hint="eastAsia" w:ascii="宋体" w:hAnsi="宋体" w:eastAsia="宋体" w:cs="宋体"/>
                  <w:i w:val="0"/>
                  <w:iCs w:val="0"/>
                  <w:color w:val="000000"/>
                  <w:kern w:val="0"/>
                  <w:sz w:val="22"/>
                  <w:szCs w:val="22"/>
                  <w:u w:val="none"/>
                  <w:lang w:val="en-US" w:eastAsia="zh-CN" w:bidi="ar"/>
                </w:rPr>
                <w:delText>户外小型一体化电源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2D4AD">
            <w:pPr>
              <w:keepNext w:val="0"/>
              <w:keepLines w:val="0"/>
              <w:widowControl/>
              <w:suppressLineNumbers w:val="0"/>
              <w:jc w:val="center"/>
              <w:textAlignment w:val="center"/>
              <w:rPr>
                <w:del w:id="763" w:author="zhoujiansheng" w:date="2025-10-09T16:23:01Z"/>
                <w:rFonts w:hint="eastAsia" w:ascii="宋体" w:hAnsi="宋体" w:eastAsia="宋体" w:cs="宋体"/>
                <w:i w:val="0"/>
                <w:iCs w:val="0"/>
                <w:color w:val="000000"/>
                <w:sz w:val="22"/>
                <w:szCs w:val="22"/>
                <w:u w:val="none"/>
              </w:rPr>
            </w:pPr>
            <w:del w:id="76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682F3">
            <w:pPr>
              <w:jc w:val="center"/>
              <w:rPr>
                <w:del w:id="765" w:author="zhoujiansheng" w:date="2025-10-09T16:23:01Z"/>
                <w:rFonts w:hint="eastAsia" w:ascii="宋体" w:hAnsi="宋体" w:eastAsia="宋体" w:cs="宋体"/>
                <w:i w:val="0"/>
                <w:iCs w:val="0"/>
                <w:color w:val="000000"/>
                <w:sz w:val="22"/>
                <w:szCs w:val="22"/>
                <w:u w:val="none"/>
              </w:rPr>
            </w:pPr>
          </w:p>
        </w:tc>
      </w:tr>
      <w:tr w14:paraId="6E650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6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45840">
            <w:pPr>
              <w:keepNext w:val="0"/>
              <w:keepLines w:val="0"/>
              <w:widowControl/>
              <w:suppressLineNumbers w:val="0"/>
              <w:jc w:val="center"/>
              <w:textAlignment w:val="center"/>
              <w:rPr>
                <w:del w:id="767" w:author="zhoujiansheng" w:date="2025-10-09T16:23:01Z"/>
                <w:rFonts w:hint="eastAsia" w:ascii="宋体" w:hAnsi="宋体" w:eastAsia="宋体" w:cs="宋体"/>
                <w:i w:val="0"/>
                <w:iCs w:val="0"/>
                <w:color w:val="000000"/>
                <w:sz w:val="22"/>
                <w:szCs w:val="22"/>
                <w:u w:val="none"/>
              </w:rPr>
            </w:pPr>
            <w:del w:id="768" w:author="zhoujiansheng" w:date="2025-10-09T16:23:01Z">
              <w:r>
                <w:rPr>
                  <w:rFonts w:hint="eastAsia" w:ascii="宋体" w:hAnsi="宋体" w:eastAsia="宋体" w:cs="宋体"/>
                  <w:i w:val="0"/>
                  <w:iCs w:val="0"/>
                  <w:color w:val="000000"/>
                  <w:kern w:val="0"/>
                  <w:sz w:val="22"/>
                  <w:szCs w:val="22"/>
                  <w:u w:val="none"/>
                  <w:lang w:val="en-US" w:eastAsia="zh-CN" w:bidi="ar"/>
                </w:rPr>
                <w:delText>28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EE0BC">
            <w:pPr>
              <w:keepNext w:val="0"/>
              <w:keepLines w:val="0"/>
              <w:widowControl/>
              <w:suppressLineNumbers w:val="0"/>
              <w:jc w:val="center"/>
              <w:textAlignment w:val="center"/>
              <w:rPr>
                <w:del w:id="769" w:author="zhoujiansheng" w:date="2025-10-09T16:23:01Z"/>
                <w:rFonts w:hint="eastAsia" w:ascii="宋体" w:hAnsi="宋体" w:eastAsia="宋体" w:cs="宋体"/>
                <w:i w:val="0"/>
                <w:iCs w:val="0"/>
                <w:color w:val="000000"/>
                <w:sz w:val="22"/>
                <w:szCs w:val="22"/>
                <w:u w:val="none"/>
              </w:rPr>
            </w:pPr>
            <w:del w:id="770" w:author="zhoujiansheng" w:date="2025-10-09T16:23:01Z">
              <w:r>
                <w:rPr>
                  <w:rFonts w:hint="eastAsia" w:ascii="宋体" w:hAnsi="宋体" w:eastAsia="宋体" w:cs="宋体"/>
                  <w:i w:val="0"/>
                  <w:iCs w:val="0"/>
                  <w:color w:val="000000"/>
                  <w:kern w:val="0"/>
                  <w:sz w:val="22"/>
                  <w:szCs w:val="22"/>
                  <w:u w:val="none"/>
                  <w:lang w:val="en-US" w:eastAsia="zh-CN" w:bidi="ar"/>
                </w:rPr>
                <w:delText>交流母线配电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26CF9">
            <w:pPr>
              <w:keepNext w:val="0"/>
              <w:keepLines w:val="0"/>
              <w:widowControl/>
              <w:suppressLineNumbers w:val="0"/>
              <w:jc w:val="center"/>
              <w:textAlignment w:val="center"/>
              <w:rPr>
                <w:del w:id="771" w:author="zhoujiansheng" w:date="2025-10-09T16:23:01Z"/>
                <w:rFonts w:hint="eastAsia" w:ascii="宋体" w:hAnsi="宋体" w:eastAsia="宋体" w:cs="宋体"/>
                <w:i w:val="0"/>
                <w:iCs w:val="0"/>
                <w:color w:val="000000"/>
                <w:sz w:val="22"/>
                <w:szCs w:val="22"/>
                <w:u w:val="none"/>
              </w:rPr>
            </w:pPr>
            <w:del w:id="77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3C09A">
            <w:pPr>
              <w:jc w:val="center"/>
              <w:rPr>
                <w:del w:id="773" w:author="zhoujiansheng" w:date="2025-10-09T16:23:01Z"/>
                <w:rFonts w:hint="eastAsia" w:ascii="宋体" w:hAnsi="宋体" w:eastAsia="宋体" w:cs="宋体"/>
                <w:i w:val="0"/>
                <w:iCs w:val="0"/>
                <w:color w:val="000000"/>
                <w:sz w:val="22"/>
                <w:szCs w:val="22"/>
                <w:u w:val="none"/>
              </w:rPr>
            </w:pPr>
          </w:p>
        </w:tc>
      </w:tr>
      <w:tr w14:paraId="04FA5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77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2A67D">
            <w:pPr>
              <w:keepNext w:val="0"/>
              <w:keepLines w:val="0"/>
              <w:widowControl/>
              <w:suppressLineNumbers w:val="0"/>
              <w:jc w:val="center"/>
              <w:textAlignment w:val="center"/>
              <w:rPr>
                <w:del w:id="775" w:author="zhoujiansheng" w:date="2025-10-09T16:23:01Z"/>
                <w:rFonts w:hint="eastAsia" w:ascii="宋体" w:hAnsi="宋体" w:eastAsia="宋体" w:cs="宋体"/>
                <w:i w:val="0"/>
                <w:iCs w:val="0"/>
                <w:color w:val="000000"/>
                <w:sz w:val="22"/>
                <w:szCs w:val="22"/>
                <w:u w:val="none"/>
              </w:rPr>
            </w:pPr>
            <w:del w:id="776" w:author="zhoujiansheng" w:date="2025-10-09T16:23:01Z">
              <w:r>
                <w:rPr>
                  <w:rFonts w:hint="eastAsia" w:ascii="宋体" w:hAnsi="宋体" w:eastAsia="宋体" w:cs="宋体"/>
                  <w:i w:val="0"/>
                  <w:iCs w:val="0"/>
                  <w:color w:val="000000"/>
                  <w:kern w:val="0"/>
                  <w:sz w:val="22"/>
                  <w:szCs w:val="22"/>
                  <w:u w:val="none"/>
                  <w:lang w:val="en-US" w:eastAsia="zh-CN" w:bidi="ar"/>
                </w:rPr>
                <w:delText>29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238F2">
            <w:pPr>
              <w:keepNext w:val="0"/>
              <w:keepLines w:val="0"/>
              <w:widowControl/>
              <w:suppressLineNumbers w:val="0"/>
              <w:jc w:val="center"/>
              <w:textAlignment w:val="center"/>
              <w:rPr>
                <w:del w:id="777" w:author="zhoujiansheng" w:date="2025-10-09T16:23:01Z"/>
                <w:rFonts w:hint="eastAsia" w:ascii="宋体" w:hAnsi="宋体" w:eastAsia="宋体" w:cs="宋体"/>
                <w:i w:val="0"/>
                <w:iCs w:val="0"/>
                <w:color w:val="000000"/>
                <w:sz w:val="22"/>
                <w:szCs w:val="22"/>
                <w:u w:val="none"/>
              </w:rPr>
            </w:pPr>
            <w:del w:id="778" w:author="zhoujiansheng" w:date="2025-10-09T16:23:01Z">
              <w:r>
                <w:rPr>
                  <w:rFonts w:hint="eastAsia" w:ascii="宋体" w:hAnsi="宋体" w:eastAsia="宋体" w:cs="宋体"/>
                  <w:i w:val="0"/>
                  <w:iCs w:val="0"/>
                  <w:color w:val="000000"/>
                  <w:kern w:val="0"/>
                  <w:sz w:val="22"/>
                  <w:szCs w:val="22"/>
                  <w:u w:val="none"/>
                  <w:lang w:val="en-US" w:eastAsia="zh-CN" w:bidi="ar"/>
                </w:rPr>
                <w:delText>一体化能源柜</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782D2">
            <w:pPr>
              <w:keepNext w:val="0"/>
              <w:keepLines w:val="0"/>
              <w:widowControl/>
              <w:suppressLineNumbers w:val="0"/>
              <w:jc w:val="center"/>
              <w:textAlignment w:val="center"/>
              <w:rPr>
                <w:del w:id="779" w:author="zhoujiansheng" w:date="2025-10-09T16:23:01Z"/>
                <w:rFonts w:hint="eastAsia" w:ascii="宋体" w:hAnsi="宋体" w:eastAsia="宋体" w:cs="宋体"/>
                <w:i w:val="0"/>
                <w:iCs w:val="0"/>
                <w:color w:val="000000"/>
                <w:sz w:val="22"/>
                <w:szCs w:val="22"/>
                <w:u w:val="none"/>
              </w:rPr>
            </w:pPr>
            <w:del w:id="780"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5524B">
            <w:pPr>
              <w:jc w:val="center"/>
              <w:rPr>
                <w:del w:id="781" w:author="zhoujiansheng" w:date="2025-10-09T16:23:01Z"/>
                <w:rFonts w:hint="eastAsia" w:ascii="宋体" w:hAnsi="宋体" w:eastAsia="宋体" w:cs="宋体"/>
                <w:i w:val="0"/>
                <w:iCs w:val="0"/>
                <w:color w:val="000000"/>
                <w:sz w:val="22"/>
                <w:szCs w:val="22"/>
                <w:u w:val="none"/>
              </w:rPr>
            </w:pPr>
          </w:p>
        </w:tc>
      </w:tr>
      <w:tr w14:paraId="74A01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8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71839">
            <w:pPr>
              <w:keepNext w:val="0"/>
              <w:keepLines w:val="0"/>
              <w:widowControl/>
              <w:suppressLineNumbers w:val="0"/>
              <w:jc w:val="center"/>
              <w:textAlignment w:val="center"/>
              <w:rPr>
                <w:del w:id="783" w:author="zhoujiansheng" w:date="2025-10-09T16:23:01Z"/>
                <w:rFonts w:hint="eastAsia" w:ascii="宋体" w:hAnsi="宋体" w:eastAsia="宋体" w:cs="宋体"/>
                <w:i w:val="0"/>
                <w:iCs w:val="0"/>
                <w:color w:val="000000"/>
                <w:sz w:val="22"/>
                <w:szCs w:val="22"/>
                <w:u w:val="none"/>
              </w:rPr>
            </w:pPr>
            <w:del w:id="784" w:author="zhoujiansheng" w:date="2025-10-09T16:23:01Z">
              <w:r>
                <w:rPr>
                  <w:rFonts w:hint="eastAsia" w:ascii="宋体" w:hAnsi="宋体" w:eastAsia="宋体" w:cs="宋体"/>
                  <w:i w:val="0"/>
                  <w:iCs w:val="0"/>
                  <w:color w:val="000000"/>
                  <w:kern w:val="0"/>
                  <w:sz w:val="22"/>
                  <w:szCs w:val="22"/>
                  <w:u w:val="none"/>
                  <w:lang w:val="en-US" w:eastAsia="zh-CN" w:bidi="ar"/>
                </w:rPr>
                <w:delText>30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E8465">
            <w:pPr>
              <w:keepNext w:val="0"/>
              <w:keepLines w:val="0"/>
              <w:widowControl/>
              <w:suppressLineNumbers w:val="0"/>
              <w:jc w:val="center"/>
              <w:textAlignment w:val="center"/>
              <w:rPr>
                <w:del w:id="785" w:author="zhoujiansheng" w:date="2025-10-09T16:23:01Z"/>
                <w:rFonts w:hint="eastAsia" w:ascii="宋体" w:hAnsi="宋体" w:eastAsia="宋体" w:cs="宋体"/>
                <w:i w:val="0"/>
                <w:iCs w:val="0"/>
                <w:color w:val="000000"/>
                <w:sz w:val="22"/>
                <w:szCs w:val="22"/>
                <w:u w:val="none"/>
              </w:rPr>
            </w:pPr>
            <w:del w:id="78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8013B">
            <w:pPr>
              <w:keepNext w:val="0"/>
              <w:keepLines w:val="0"/>
              <w:widowControl/>
              <w:suppressLineNumbers w:val="0"/>
              <w:jc w:val="center"/>
              <w:textAlignment w:val="center"/>
              <w:rPr>
                <w:del w:id="787" w:author="zhoujiansheng" w:date="2025-10-09T16:23:01Z"/>
                <w:rFonts w:hint="eastAsia" w:ascii="宋体" w:hAnsi="宋体" w:eastAsia="宋体" w:cs="宋体"/>
                <w:i w:val="0"/>
                <w:iCs w:val="0"/>
                <w:color w:val="000000"/>
                <w:sz w:val="22"/>
                <w:szCs w:val="22"/>
                <w:u w:val="none"/>
              </w:rPr>
            </w:pPr>
            <w:del w:id="788" w:author="zhoujiansheng" w:date="2025-10-09T16:23:01Z">
              <w:r>
                <w:rPr>
                  <w:rFonts w:hint="eastAsia" w:ascii="宋体" w:hAnsi="宋体" w:eastAsia="宋体" w:cs="宋体"/>
                  <w:i w:val="0"/>
                  <w:iCs w:val="0"/>
                  <w:color w:val="000000"/>
                  <w:kern w:val="0"/>
                  <w:sz w:val="22"/>
                  <w:szCs w:val="22"/>
                  <w:u w:val="none"/>
                  <w:lang w:val="en-US" w:eastAsia="zh-CN" w:bidi="ar"/>
                </w:rPr>
                <w:delText>高压配电系统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E809E">
            <w:pPr>
              <w:jc w:val="center"/>
              <w:rPr>
                <w:del w:id="789" w:author="zhoujiansheng" w:date="2025-10-09T16:23:01Z"/>
                <w:rFonts w:hint="eastAsia" w:ascii="宋体" w:hAnsi="宋体" w:eastAsia="宋体" w:cs="宋体"/>
                <w:i w:val="0"/>
                <w:iCs w:val="0"/>
                <w:color w:val="000000"/>
                <w:sz w:val="22"/>
                <w:szCs w:val="22"/>
                <w:u w:val="none"/>
              </w:rPr>
            </w:pPr>
          </w:p>
        </w:tc>
      </w:tr>
      <w:tr w14:paraId="7E1F5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9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65450">
            <w:pPr>
              <w:keepNext w:val="0"/>
              <w:keepLines w:val="0"/>
              <w:widowControl/>
              <w:suppressLineNumbers w:val="0"/>
              <w:jc w:val="center"/>
              <w:textAlignment w:val="center"/>
              <w:rPr>
                <w:del w:id="791" w:author="zhoujiansheng" w:date="2025-10-09T16:23:01Z"/>
                <w:rFonts w:hint="eastAsia" w:ascii="宋体" w:hAnsi="宋体" w:eastAsia="宋体" w:cs="宋体"/>
                <w:i w:val="0"/>
                <w:iCs w:val="0"/>
                <w:color w:val="000000"/>
                <w:sz w:val="22"/>
                <w:szCs w:val="22"/>
                <w:u w:val="none"/>
              </w:rPr>
            </w:pPr>
            <w:del w:id="792" w:author="zhoujiansheng" w:date="2025-10-09T16:23:01Z">
              <w:r>
                <w:rPr>
                  <w:rFonts w:hint="eastAsia" w:ascii="宋体" w:hAnsi="宋体" w:eastAsia="宋体" w:cs="宋体"/>
                  <w:i w:val="0"/>
                  <w:iCs w:val="0"/>
                  <w:color w:val="000000"/>
                  <w:kern w:val="0"/>
                  <w:sz w:val="22"/>
                  <w:szCs w:val="22"/>
                  <w:u w:val="none"/>
                  <w:lang w:val="en-US" w:eastAsia="zh-CN" w:bidi="ar"/>
                </w:rPr>
                <w:delText>31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A4C3F">
            <w:pPr>
              <w:keepNext w:val="0"/>
              <w:keepLines w:val="0"/>
              <w:widowControl/>
              <w:suppressLineNumbers w:val="0"/>
              <w:jc w:val="center"/>
              <w:textAlignment w:val="center"/>
              <w:rPr>
                <w:del w:id="793" w:author="zhoujiansheng" w:date="2025-10-09T16:23:01Z"/>
                <w:rFonts w:hint="eastAsia" w:ascii="宋体" w:hAnsi="宋体" w:eastAsia="宋体" w:cs="宋体"/>
                <w:i w:val="0"/>
                <w:iCs w:val="0"/>
                <w:color w:val="000000"/>
                <w:sz w:val="22"/>
                <w:szCs w:val="22"/>
                <w:u w:val="none"/>
              </w:rPr>
            </w:pPr>
            <w:del w:id="79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51143">
            <w:pPr>
              <w:keepNext w:val="0"/>
              <w:keepLines w:val="0"/>
              <w:widowControl/>
              <w:suppressLineNumbers w:val="0"/>
              <w:jc w:val="center"/>
              <w:textAlignment w:val="center"/>
              <w:rPr>
                <w:del w:id="795" w:author="zhoujiansheng" w:date="2025-10-09T16:23:01Z"/>
                <w:rFonts w:hint="eastAsia" w:ascii="宋体" w:hAnsi="宋体" w:eastAsia="宋体" w:cs="宋体"/>
                <w:i w:val="0"/>
                <w:iCs w:val="0"/>
                <w:color w:val="000000"/>
                <w:sz w:val="22"/>
                <w:szCs w:val="22"/>
                <w:u w:val="none"/>
              </w:rPr>
            </w:pPr>
            <w:del w:id="796"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E77B1">
            <w:pPr>
              <w:jc w:val="center"/>
              <w:rPr>
                <w:del w:id="797" w:author="zhoujiansheng" w:date="2025-10-09T16:23:01Z"/>
                <w:rFonts w:hint="eastAsia" w:ascii="宋体" w:hAnsi="宋体" w:eastAsia="宋体" w:cs="宋体"/>
                <w:i w:val="0"/>
                <w:iCs w:val="0"/>
                <w:color w:val="000000"/>
                <w:sz w:val="22"/>
                <w:szCs w:val="22"/>
                <w:u w:val="none"/>
              </w:rPr>
            </w:pPr>
          </w:p>
        </w:tc>
      </w:tr>
      <w:tr w14:paraId="6218F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79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BDA99">
            <w:pPr>
              <w:keepNext w:val="0"/>
              <w:keepLines w:val="0"/>
              <w:widowControl/>
              <w:suppressLineNumbers w:val="0"/>
              <w:jc w:val="center"/>
              <w:textAlignment w:val="center"/>
              <w:rPr>
                <w:del w:id="799" w:author="zhoujiansheng" w:date="2025-10-09T16:23:01Z"/>
                <w:rFonts w:hint="eastAsia" w:ascii="宋体" w:hAnsi="宋体" w:eastAsia="宋体" w:cs="宋体"/>
                <w:i w:val="0"/>
                <w:iCs w:val="0"/>
                <w:color w:val="000000"/>
                <w:sz w:val="22"/>
                <w:szCs w:val="22"/>
                <w:u w:val="none"/>
              </w:rPr>
            </w:pPr>
            <w:del w:id="800" w:author="zhoujiansheng" w:date="2025-10-09T16:23:01Z">
              <w:r>
                <w:rPr>
                  <w:rFonts w:hint="eastAsia" w:ascii="宋体" w:hAnsi="宋体" w:eastAsia="宋体" w:cs="宋体"/>
                  <w:i w:val="0"/>
                  <w:iCs w:val="0"/>
                  <w:color w:val="000000"/>
                  <w:kern w:val="0"/>
                  <w:sz w:val="22"/>
                  <w:szCs w:val="22"/>
                  <w:u w:val="none"/>
                  <w:lang w:val="en-US" w:eastAsia="zh-CN" w:bidi="ar"/>
                </w:rPr>
                <w:delText>32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9D6BE">
            <w:pPr>
              <w:keepNext w:val="0"/>
              <w:keepLines w:val="0"/>
              <w:widowControl/>
              <w:suppressLineNumbers w:val="0"/>
              <w:jc w:val="center"/>
              <w:textAlignment w:val="center"/>
              <w:rPr>
                <w:del w:id="801" w:author="zhoujiansheng" w:date="2025-10-09T16:23:01Z"/>
                <w:rFonts w:hint="eastAsia" w:ascii="宋体" w:hAnsi="宋体" w:eastAsia="宋体" w:cs="宋体"/>
                <w:i w:val="0"/>
                <w:iCs w:val="0"/>
                <w:color w:val="000000"/>
                <w:sz w:val="22"/>
                <w:szCs w:val="22"/>
                <w:u w:val="none"/>
              </w:rPr>
            </w:pPr>
            <w:del w:id="80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80AEE">
            <w:pPr>
              <w:keepNext w:val="0"/>
              <w:keepLines w:val="0"/>
              <w:widowControl/>
              <w:suppressLineNumbers w:val="0"/>
              <w:jc w:val="center"/>
              <w:textAlignment w:val="center"/>
              <w:rPr>
                <w:del w:id="803" w:author="zhoujiansheng" w:date="2025-10-09T16:23:01Z"/>
                <w:rFonts w:hint="eastAsia" w:ascii="宋体" w:hAnsi="宋体" w:eastAsia="宋体" w:cs="宋体"/>
                <w:i w:val="0"/>
                <w:iCs w:val="0"/>
                <w:color w:val="000000"/>
                <w:sz w:val="22"/>
                <w:szCs w:val="22"/>
                <w:u w:val="none"/>
              </w:rPr>
            </w:pPr>
            <w:del w:id="804" w:author="zhoujiansheng" w:date="2025-10-09T16:23:01Z">
              <w:r>
                <w:rPr>
                  <w:rFonts w:hint="eastAsia" w:ascii="宋体" w:hAnsi="宋体" w:eastAsia="宋体" w:cs="宋体"/>
                  <w:i w:val="0"/>
                  <w:iCs w:val="0"/>
                  <w:color w:val="000000"/>
                  <w:kern w:val="0"/>
                  <w:sz w:val="22"/>
                  <w:szCs w:val="22"/>
                  <w:u w:val="none"/>
                  <w:lang w:val="en-US" w:eastAsia="zh-CN" w:bidi="ar"/>
                </w:rPr>
                <w:delText>低压配电系统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120ED">
            <w:pPr>
              <w:jc w:val="center"/>
              <w:rPr>
                <w:del w:id="805" w:author="zhoujiansheng" w:date="2025-10-09T16:23:01Z"/>
                <w:rFonts w:hint="eastAsia" w:ascii="宋体" w:hAnsi="宋体" w:eastAsia="宋体" w:cs="宋体"/>
                <w:i w:val="0"/>
                <w:iCs w:val="0"/>
                <w:color w:val="000000"/>
                <w:sz w:val="22"/>
                <w:szCs w:val="22"/>
                <w:u w:val="none"/>
              </w:rPr>
            </w:pPr>
          </w:p>
        </w:tc>
      </w:tr>
      <w:tr w14:paraId="2226C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80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6D22C">
            <w:pPr>
              <w:keepNext w:val="0"/>
              <w:keepLines w:val="0"/>
              <w:widowControl/>
              <w:suppressLineNumbers w:val="0"/>
              <w:jc w:val="center"/>
              <w:textAlignment w:val="center"/>
              <w:rPr>
                <w:del w:id="807" w:author="zhoujiansheng" w:date="2025-10-09T16:23:01Z"/>
                <w:rFonts w:hint="eastAsia" w:ascii="宋体" w:hAnsi="宋体" w:eastAsia="宋体" w:cs="宋体"/>
                <w:i w:val="0"/>
                <w:iCs w:val="0"/>
                <w:color w:val="000000"/>
                <w:sz w:val="22"/>
                <w:szCs w:val="22"/>
                <w:u w:val="none"/>
              </w:rPr>
            </w:pPr>
            <w:del w:id="808" w:author="zhoujiansheng" w:date="2025-10-09T16:23:01Z">
              <w:r>
                <w:rPr>
                  <w:rFonts w:hint="eastAsia" w:ascii="宋体" w:hAnsi="宋体" w:eastAsia="宋体" w:cs="宋体"/>
                  <w:i w:val="0"/>
                  <w:iCs w:val="0"/>
                  <w:color w:val="000000"/>
                  <w:kern w:val="0"/>
                  <w:sz w:val="22"/>
                  <w:szCs w:val="22"/>
                  <w:u w:val="none"/>
                  <w:lang w:val="en-US" w:eastAsia="zh-CN" w:bidi="ar"/>
                </w:rPr>
                <w:delText>33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47655">
            <w:pPr>
              <w:keepNext w:val="0"/>
              <w:keepLines w:val="0"/>
              <w:widowControl/>
              <w:suppressLineNumbers w:val="0"/>
              <w:jc w:val="center"/>
              <w:textAlignment w:val="center"/>
              <w:rPr>
                <w:del w:id="809" w:author="zhoujiansheng" w:date="2025-10-09T16:23:01Z"/>
                <w:rFonts w:hint="eastAsia" w:ascii="宋体" w:hAnsi="宋体" w:eastAsia="宋体" w:cs="宋体"/>
                <w:i w:val="0"/>
                <w:iCs w:val="0"/>
                <w:color w:val="000000"/>
                <w:sz w:val="22"/>
                <w:szCs w:val="22"/>
                <w:u w:val="none"/>
              </w:rPr>
            </w:pPr>
            <w:del w:id="810"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7E19B">
            <w:pPr>
              <w:keepNext w:val="0"/>
              <w:keepLines w:val="0"/>
              <w:widowControl/>
              <w:suppressLineNumbers w:val="0"/>
              <w:jc w:val="center"/>
              <w:textAlignment w:val="center"/>
              <w:rPr>
                <w:del w:id="811" w:author="zhoujiansheng" w:date="2025-10-09T16:23:01Z"/>
                <w:rFonts w:hint="eastAsia" w:ascii="宋体" w:hAnsi="宋体" w:eastAsia="宋体" w:cs="宋体"/>
                <w:i w:val="0"/>
                <w:iCs w:val="0"/>
                <w:color w:val="000000"/>
                <w:sz w:val="22"/>
                <w:szCs w:val="22"/>
                <w:u w:val="none"/>
              </w:rPr>
            </w:pPr>
            <w:del w:id="812" w:author="zhoujiansheng" w:date="2025-10-09T16:23:01Z">
              <w:r>
                <w:rPr>
                  <w:rFonts w:hint="eastAsia" w:ascii="宋体" w:hAnsi="宋体" w:eastAsia="宋体" w:cs="宋体"/>
                  <w:i w:val="0"/>
                  <w:iCs w:val="0"/>
                  <w:color w:val="000000"/>
                  <w:kern w:val="0"/>
                  <w:sz w:val="22"/>
                  <w:szCs w:val="22"/>
                  <w:u w:val="none"/>
                  <w:lang w:val="en-US" w:eastAsia="zh-CN" w:bidi="ar"/>
                </w:rPr>
                <w:delText>发电系统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E2BE1">
            <w:pPr>
              <w:jc w:val="center"/>
              <w:rPr>
                <w:del w:id="813" w:author="zhoujiansheng" w:date="2025-10-09T16:23:01Z"/>
                <w:rFonts w:hint="eastAsia" w:ascii="宋体" w:hAnsi="宋体" w:eastAsia="宋体" w:cs="宋体"/>
                <w:i w:val="0"/>
                <w:iCs w:val="0"/>
                <w:color w:val="000000"/>
                <w:sz w:val="22"/>
                <w:szCs w:val="22"/>
                <w:u w:val="none"/>
              </w:rPr>
            </w:pPr>
          </w:p>
        </w:tc>
      </w:tr>
      <w:tr w14:paraId="650AD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81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1A3EF">
            <w:pPr>
              <w:keepNext w:val="0"/>
              <w:keepLines w:val="0"/>
              <w:widowControl/>
              <w:suppressLineNumbers w:val="0"/>
              <w:jc w:val="center"/>
              <w:textAlignment w:val="center"/>
              <w:rPr>
                <w:del w:id="815" w:author="zhoujiansheng" w:date="2025-10-09T16:23:01Z"/>
                <w:rFonts w:hint="eastAsia" w:ascii="宋体" w:hAnsi="宋体" w:eastAsia="宋体" w:cs="宋体"/>
                <w:i w:val="0"/>
                <w:iCs w:val="0"/>
                <w:color w:val="000000"/>
                <w:sz w:val="22"/>
                <w:szCs w:val="22"/>
                <w:u w:val="none"/>
              </w:rPr>
            </w:pPr>
            <w:del w:id="816" w:author="zhoujiansheng" w:date="2025-10-09T16:23:01Z">
              <w:r>
                <w:rPr>
                  <w:rFonts w:hint="eastAsia" w:ascii="宋体" w:hAnsi="宋体" w:eastAsia="宋体" w:cs="宋体"/>
                  <w:i w:val="0"/>
                  <w:iCs w:val="0"/>
                  <w:color w:val="000000"/>
                  <w:kern w:val="0"/>
                  <w:sz w:val="22"/>
                  <w:szCs w:val="22"/>
                  <w:u w:val="none"/>
                  <w:lang w:val="en-US" w:eastAsia="zh-CN" w:bidi="ar"/>
                </w:rPr>
                <w:delText>34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BC46A">
            <w:pPr>
              <w:keepNext w:val="0"/>
              <w:keepLines w:val="0"/>
              <w:widowControl/>
              <w:suppressLineNumbers w:val="0"/>
              <w:jc w:val="center"/>
              <w:textAlignment w:val="center"/>
              <w:rPr>
                <w:del w:id="817" w:author="zhoujiansheng" w:date="2025-10-09T16:23:01Z"/>
                <w:rFonts w:hint="eastAsia" w:ascii="宋体" w:hAnsi="宋体" w:eastAsia="宋体" w:cs="宋体"/>
                <w:i w:val="0"/>
                <w:iCs w:val="0"/>
                <w:color w:val="000000"/>
                <w:sz w:val="22"/>
                <w:szCs w:val="22"/>
                <w:u w:val="none"/>
              </w:rPr>
            </w:pPr>
            <w:del w:id="818"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D859B">
            <w:pPr>
              <w:keepNext w:val="0"/>
              <w:keepLines w:val="0"/>
              <w:widowControl/>
              <w:suppressLineNumbers w:val="0"/>
              <w:jc w:val="center"/>
              <w:textAlignment w:val="center"/>
              <w:rPr>
                <w:del w:id="819" w:author="zhoujiansheng" w:date="2025-10-09T16:23:01Z"/>
                <w:rFonts w:hint="eastAsia" w:ascii="宋体" w:hAnsi="宋体" w:eastAsia="宋体" w:cs="宋体"/>
                <w:i w:val="0"/>
                <w:iCs w:val="0"/>
                <w:color w:val="000000"/>
                <w:sz w:val="22"/>
                <w:szCs w:val="22"/>
                <w:u w:val="none"/>
              </w:rPr>
            </w:pPr>
            <w:del w:id="820" w:author="zhoujiansheng" w:date="2025-10-09T16:23:01Z">
              <w:r>
                <w:rPr>
                  <w:rFonts w:hint="eastAsia" w:ascii="宋体" w:hAnsi="宋体" w:eastAsia="宋体" w:cs="宋体"/>
                  <w:i w:val="0"/>
                  <w:iCs w:val="0"/>
                  <w:color w:val="000000"/>
                  <w:kern w:val="0"/>
                  <w:sz w:val="22"/>
                  <w:szCs w:val="22"/>
                  <w:u w:val="none"/>
                  <w:lang w:val="en-US" w:eastAsia="zh-CN" w:bidi="ar"/>
                </w:rPr>
                <w:delText>开关电源系统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A8CC0">
            <w:pPr>
              <w:jc w:val="center"/>
              <w:rPr>
                <w:del w:id="821" w:author="zhoujiansheng" w:date="2025-10-09T16:23:01Z"/>
                <w:rFonts w:hint="eastAsia" w:ascii="宋体" w:hAnsi="宋体" w:eastAsia="宋体" w:cs="宋体"/>
                <w:i w:val="0"/>
                <w:iCs w:val="0"/>
                <w:color w:val="000000"/>
                <w:sz w:val="22"/>
                <w:szCs w:val="22"/>
                <w:u w:val="none"/>
              </w:rPr>
            </w:pPr>
          </w:p>
        </w:tc>
      </w:tr>
      <w:tr w14:paraId="78D4F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82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D2358">
            <w:pPr>
              <w:keepNext w:val="0"/>
              <w:keepLines w:val="0"/>
              <w:widowControl/>
              <w:suppressLineNumbers w:val="0"/>
              <w:jc w:val="center"/>
              <w:textAlignment w:val="center"/>
              <w:rPr>
                <w:del w:id="823" w:author="zhoujiansheng" w:date="2025-10-09T16:23:01Z"/>
                <w:rFonts w:hint="eastAsia" w:ascii="宋体" w:hAnsi="宋体" w:eastAsia="宋体" w:cs="宋体"/>
                <w:i w:val="0"/>
                <w:iCs w:val="0"/>
                <w:color w:val="000000"/>
                <w:sz w:val="22"/>
                <w:szCs w:val="22"/>
                <w:u w:val="none"/>
              </w:rPr>
            </w:pPr>
            <w:del w:id="824" w:author="zhoujiansheng" w:date="2025-10-09T16:23:01Z">
              <w:r>
                <w:rPr>
                  <w:rFonts w:hint="eastAsia" w:ascii="宋体" w:hAnsi="宋体" w:eastAsia="宋体" w:cs="宋体"/>
                  <w:i w:val="0"/>
                  <w:iCs w:val="0"/>
                  <w:color w:val="000000"/>
                  <w:kern w:val="0"/>
                  <w:sz w:val="22"/>
                  <w:szCs w:val="22"/>
                  <w:u w:val="none"/>
                  <w:lang w:val="en-US" w:eastAsia="zh-CN" w:bidi="ar"/>
                </w:rPr>
                <w:delText>35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F9FCF">
            <w:pPr>
              <w:keepNext w:val="0"/>
              <w:keepLines w:val="0"/>
              <w:widowControl/>
              <w:suppressLineNumbers w:val="0"/>
              <w:jc w:val="center"/>
              <w:textAlignment w:val="center"/>
              <w:rPr>
                <w:del w:id="825" w:author="zhoujiansheng" w:date="2025-10-09T16:23:01Z"/>
                <w:rFonts w:hint="eastAsia" w:ascii="宋体" w:hAnsi="宋体" w:eastAsia="宋体" w:cs="宋体"/>
                <w:i w:val="0"/>
                <w:iCs w:val="0"/>
                <w:color w:val="000000"/>
                <w:sz w:val="22"/>
                <w:szCs w:val="22"/>
                <w:u w:val="none"/>
              </w:rPr>
            </w:pPr>
            <w:del w:id="82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99EC33">
            <w:pPr>
              <w:keepNext w:val="0"/>
              <w:keepLines w:val="0"/>
              <w:widowControl/>
              <w:suppressLineNumbers w:val="0"/>
              <w:jc w:val="center"/>
              <w:textAlignment w:val="center"/>
              <w:rPr>
                <w:del w:id="827" w:author="zhoujiansheng" w:date="2025-10-09T16:23:01Z"/>
                <w:rFonts w:hint="eastAsia" w:ascii="宋体" w:hAnsi="宋体" w:eastAsia="宋体" w:cs="宋体"/>
                <w:i w:val="0"/>
                <w:iCs w:val="0"/>
                <w:color w:val="000000"/>
                <w:sz w:val="22"/>
                <w:szCs w:val="22"/>
                <w:u w:val="none"/>
              </w:rPr>
            </w:pPr>
            <w:del w:id="828" w:author="zhoujiansheng" w:date="2025-10-09T16:23:01Z">
              <w:r>
                <w:rPr>
                  <w:rFonts w:hint="eastAsia" w:ascii="宋体" w:hAnsi="宋体" w:eastAsia="宋体" w:cs="宋体"/>
                  <w:i w:val="0"/>
                  <w:iCs w:val="0"/>
                  <w:color w:val="000000"/>
                  <w:kern w:val="0"/>
                  <w:sz w:val="22"/>
                  <w:szCs w:val="22"/>
                  <w:u w:val="none"/>
                  <w:lang w:val="en-US" w:eastAsia="zh-CN" w:bidi="ar"/>
                </w:rPr>
                <w:delText>UPS系统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4AFEB">
            <w:pPr>
              <w:jc w:val="center"/>
              <w:rPr>
                <w:del w:id="829" w:author="zhoujiansheng" w:date="2025-10-09T16:23:01Z"/>
                <w:rFonts w:hint="eastAsia" w:ascii="宋体" w:hAnsi="宋体" w:eastAsia="宋体" w:cs="宋体"/>
                <w:i w:val="0"/>
                <w:iCs w:val="0"/>
                <w:color w:val="000000"/>
                <w:sz w:val="22"/>
                <w:szCs w:val="22"/>
                <w:u w:val="none"/>
              </w:rPr>
            </w:pPr>
          </w:p>
        </w:tc>
      </w:tr>
    </w:tbl>
    <w:p w14:paraId="23AA56DD">
      <w:pPr>
        <w:widowControl w:val="0"/>
        <w:numPr>
          <w:ilvl w:val="0"/>
          <w:numId w:val="0"/>
        </w:numPr>
        <w:jc w:val="left"/>
        <w:rPr>
          <w:rFonts w:hint="eastAsia"/>
          <w:lang w:val="en-US" w:eastAsia="zh-CN"/>
        </w:rPr>
      </w:pPr>
    </w:p>
    <w:p w14:paraId="35150D90">
      <w:pPr>
        <w:widowControl w:val="0"/>
        <w:numPr>
          <w:ilvl w:val="0"/>
          <w:numId w:val="0"/>
        </w:numPr>
        <w:jc w:val="left"/>
        <w:rPr>
          <w:rFonts w:hint="eastAsia"/>
          <w:lang w:val="en-US" w:eastAsia="zh-CN"/>
        </w:rPr>
      </w:pPr>
    </w:p>
    <w:p w14:paraId="55E65673">
      <w:pPr>
        <w:widowControl w:val="0"/>
        <w:numPr>
          <w:ilvl w:val="0"/>
          <w:numId w:val="0"/>
        </w:numPr>
        <w:jc w:val="left"/>
        <w:rPr>
          <w:rFonts w:hint="default"/>
          <w:b/>
          <w:bCs/>
          <w:lang w:val="en-US" w:eastAsia="zh-CN"/>
        </w:rPr>
      </w:pPr>
      <w:r>
        <w:rPr>
          <w:rFonts w:hint="eastAsia"/>
          <w:b/>
          <w:bCs/>
          <w:lang w:val="en-US" w:eastAsia="zh-CN"/>
        </w:rPr>
        <w:t>2、模板导入</w:t>
      </w:r>
    </w:p>
    <w:p w14:paraId="527671B2">
      <w:pPr>
        <w:widowControl w:val="0"/>
        <w:numPr>
          <w:ilvl w:val="0"/>
          <w:numId w:val="0"/>
        </w:numPr>
        <w:jc w:val="left"/>
        <w:rPr>
          <w:rFonts w:hint="eastAsia"/>
          <w:lang w:val="en-US" w:eastAsia="zh-CN"/>
        </w:rPr>
      </w:pPr>
      <w:r>
        <w:rPr>
          <w:rFonts w:hint="eastAsia"/>
          <w:lang w:val="en-US" w:eastAsia="zh-CN"/>
        </w:rPr>
        <w:t>模板导入页面支持标准模板导出。标准模板参考附件</w:t>
      </w:r>
    </w:p>
    <w:p w14:paraId="094ADC58">
      <w:pPr>
        <w:widowControl w:val="0"/>
        <w:numPr>
          <w:ilvl w:val="0"/>
          <w:numId w:val="0"/>
        </w:numPr>
        <w:jc w:val="left"/>
        <w:rPr>
          <w:rFonts w:hint="default"/>
          <w:lang w:val="en-US" w:eastAsia="zh-CN"/>
        </w:rPr>
      </w:pPr>
      <w:r>
        <w:rPr>
          <w:rFonts w:hint="default"/>
          <w:lang w:val="en-US" w:eastAsia="zh-CN"/>
        </w:rPr>
        <w:object>
          <v:shape id="_x0000_i1026" o:spt="75" type="#_x0000_t75" style="height:65.4pt;width:72.6pt;" o:ole="t" filled="f" o:preferrelative="t" stroked="f" coordsize="21600,21600">
            <v:path/>
            <v:fill on="f" focussize="0,0"/>
            <v:stroke on="f"/>
            <v:imagedata r:id="rId17" o:title=""/>
            <o:lock v:ext="edit" aspectratio="t"/>
            <w10:wrap type="none"/>
            <w10:anchorlock/>
          </v:shape>
          <o:OLEObject Type="Embed" ProgID="Excel.Sheet.12" ShapeID="_x0000_i1026" DrawAspect="Icon" ObjectID="_1468075726" r:id="rId16">
            <o:LockedField>false</o:LockedField>
          </o:OLEObject>
        </w:object>
      </w:r>
    </w:p>
    <w:tbl>
      <w:tblPr>
        <w:tblStyle w:val="32"/>
        <w:tblW w:w="959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6"/>
        <w:gridCol w:w="1416"/>
        <w:gridCol w:w="1174"/>
        <w:gridCol w:w="1284"/>
        <w:gridCol w:w="1368"/>
        <w:gridCol w:w="1248"/>
        <w:gridCol w:w="2449"/>
      </w:tblGrid>
      <w:tr w14:paraId="32D8A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4BF57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4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E6033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FEEBF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77BEF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w:t>
            </w:r>
          </w:p>
        </w:tc>
        <w:tc>
          <w:tcPr>
            <w:tcW w:w="136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6AA46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是否必测</w:t>
            </w:r>
          </w:p>
        </w:tc>
        <w:tc>
          <w:tcPr>
            <w:tcW w:w="124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95CBE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判定方式</w:t>
            </w:r>
          </w:p>
        </w:tc>
        <w:tc>
          <w:tcPr>
            <w:tcW w:w="2449"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1C77F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达标限值</w:t>
            </w:r>
          </w:p>
        </w:tc>
      </w:tr>
      <w:tr w14:paraId="2D87C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6FC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举例</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2E0A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F46A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F1FB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FE92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4A89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差值</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D489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14:paraId="53E8C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D4A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D2AD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D954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A7BD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B836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可选</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AEF1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A5D4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14:paraId="6598E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8B8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3E70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7CD0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677A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30AC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3D57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7819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44C9D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6A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7830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6904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F31C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AE09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0DCC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DDA1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10E4C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B7A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E0D4B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开机</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38B1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遥控</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7B2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7174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B182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4DD8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79362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C46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803B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温度设定值</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4786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遥调</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4C2C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E133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4172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4C87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r>
      <w:tr w14:paraId="39B12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CD0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5C4E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工作状态</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1D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遥信</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A790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08A5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5465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47B8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17C75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nil"/>
              <w:left w:val="nil"/>
              <w:bottom w:val="nil"/>
              <w:right w:val="nil"/>
            </w:tcBorders>
            <w:shd w:val="clear" w:color="auto" w:fill="auto"/>
            <w:noWrap/>
            <w:vAlign w:val="center"/>
          </w:tcPr>
          <w:p w14:paraId="3DDF2A01">
            <w:pPr>
              <w:jc w:val="center"/>
              <w:rPr>
                <w:rFonts w:hint="eastAsia" w:ascii="宋体" w:hAnsi="宋体" w:eastAsia="宋体" w:cs="宋体"/>
                <w:i w:val="0"/>
                <w:iCs w:val="0"/>
                <w:color w:val="000000"/>
                <w:sz w:val="22"/>
                <w:szCs w:val="22"/>
                <w:u w:val="none"/>
              </w:rPr>
            </w:pPr>
          </w:p>
        </w:tc>
        <w:tc>
          <w:tcPr>
            <w:tcW w:w="1416" w:type="dxa"/>
            <w:tcBorders>
              <w:top w:val="nil"/>
              <w:left w:val="nil"/>
              <w:bottom w:val="nil"/>
              <w:right w:val="nil"/>
            </w:tcBorders>
            <w:shd w:val="clear" w:color="auto" w:fill="auto"/>
            <w:noWrap/>
            <w:vAlign w:val="center"/>
          </w:tcPr>
          <w:p w14:paraId="79901EE5">
            <w:pPr>
              <w:rPr>
                <w:rFonts w:hint="eastAsia" w:ascii="宋体" w:hAnsi="宋体" w:eastAsia="宋体" w:cs="宋体"/>
                <w:i w:val="0"/>
                <w:iCs w:val="0"/>
                <w:color w:val="000000"/>
                <w:sz w:val="20"/>
                <w:szCs w:val="20"/>
                <w:u w:val="none"/>
              </w:rPr>
            </w:pPr>
          </w:p>
        </w:tc>
        <w:tc>
          <w:tcPr>
            <w:tcW w:w="1174" w:type="dxa"/>
            <w:tcBorders>
              <w:top w:val="nil"/>
              <w:left w:val="nil"/>
              <w:bottom w:val="nil"/>
              <w:right w:val="nil"/>
            </w:tcBorders>
            <w:shd w:val="clear" w:color="auto" w:fill="auto"/>
            <w:noWrap/>
            <w:vAlign w:val="center"/>
          </w:tcPr>
          <w:p w14:paraId="2B182D17">
            <w:pPr>
              <w:rPr>
                <w:rFonts w:hint="eastAsia" w:ascii="宋体" w:hAnsi="宋体" w:eastAsia="宋体" w:cs="宋体"/>
                <w:i w:val="0"/>
                <w:iCs w:val="0"/>
                <w:color w:val="000000"/>
                <w:sz w:val="20"/>
                <w:szCs w:val="20"/>
                <w:u w:val="none"/>
              </w:rPr>
            </w:pPr>
          </w:p>
        </w:tc>
        <w:tc>
          <w:tcPr>
            <w:tcW w:w="1284" w:type="dxa"/>
            <w:tcBorders>
              <w:top w:val="nil"/>
              <w:left w:val="nil"/>
              <w:bottom w:val="nil"/>
              <w:right w:val="nil"/>
            </w:tcBorders>
            <w:shd w:val="clear" w:color="auto" w:fill="auto"/>
            <w:noWrap/>
            <w:vAlign w:val="center"/>
          </w:tcPr>
          <w:p w14:paraId="15B58DC8">
            <w:pPr>
              <w:jc w:val="center"/>
              <w:rPr>
                <w:rFonts w:hint="eastAsia" w:ascii="宋体" w:hAnsi="宋体" w:eastAsia="宋体" w:cs="宋体"/>
                <w:i w:val="0"/>
                <w:iCs w:val="0"/>
                <w:color w:val="000000"/>
                <w:sz w:val="20"/>
                <w:szCs w:val="20"/>
                <w:u w:val="none"/>
              </w:rPr>
            </w:pPr>
          </w:p>
        </w:tc>
        <w:tc>
          <w:tcPr>
            <w:tcW w:w="1368" w:type="dxa"/>
            <w:tcBorders>
              <w:top w:val="nil"/>
              <w:left w:val="nil"/>
              <w:bottom w:val="nil"/>
              <w:right w:val="nil"/>
            </w:tcBorders>
            <w:shd w:val="clear" w:color="auto" w:fill="auto"/>
            <w:noWrap/>
            <w:vAlign w:val="center"/>
          </w:tcPr>
          <w:p w14:paraId="3203A2FC">
            <w:pPr>
              <w:jc w:val="center"/>
              <w:rPr>
                <w:rFonts w:hint="eastAsia" w:ascii="宋体" w:hAnsi="宋体" w:eastAsia="宋体" w:cs="宋体"/>
                <w:i w:val="0"/>
                <w:iCs w:val="0"/>
                <w:color w:val="000000"/>
                <w:sz w:val="20"/>
                <w:szCs w:val="20"/>
                <w:u w:val="none"/>
              </w:rPr>
            </w:pPr>
          </w:p>
        </w:tc>
        <w:tc>
          <w:tcPr>
            <w:tcW w:w="1248" w:type="dxa"/>
            <w:tcBorders>
              <w:top w:val="nil"/>
              <w:left w:val="nil"/>
              <w:bottom w:val="nil"/>
              <w:right w:val="nil"/>
            </w:tcBorders>
            <w:shd w:val="clear" w:color="auto" w:fill="auto"/>
            <w:noWrap/>
            <w:vAlign w:val="center"/>
          </w:tcPr>
          <w:p w14:paraId="346C05F8">
            <w:pPr>
              <w:jc w:val="center"/>
              <w:rPr>
                <w:rFonts w:hint="eastAsia" w:ascii="宋体" w:hAnsi="宋体" w:eastAsia="宋体" w:cs="宋体"/>
                <w:i w:val="0"/>
                <w:iCs w:val="0"/>
                <w:color w:val="000000"/>
                <w:sz w:val="20"/>
                <w:szCs w:val="20"/>
                <w:u w:val="none"/>
              </w:rPr>
            </w:pPr>
          </w:p>
        </w:tc>
        <w:tc>
          <w:tcPr>
            <w:tcW w:w="2449" w:type="dxa"/>
            <w:tcBorders>
              <w:top w:val="nil"/>
              <w:left w:val="nil"/>
              <w:bottom w:val="nil"/>
              <w:right w:val="nil"/>
            </w:tcBorders>
            <w:shd w:val="clear" w:color="auto" w:fill="auto"/>
            <w:noWrap/>
            <w:vAlign w:val="center"/>
          </w:tcPr>
          <w:p w14:paraId="7529E27A">
            <w:pPr>
              <w:jc w:val="center"/>
              <w:rPr>
                <w:rFonts w:hint="eastAsia" w:ascii="宋体" w:hAnsi="宋体" w:eastAsia="宋体" w:cs="宋体"/>
                <w:i w:val="0"/>
                <w:iCs w:val="0"/>
                <w:color w:val="000000"/>
                <w:sz w:val="20"/>
                <w:szCs w:val="20"/>
                <w:u w:val="none"/>
              </w:rPr>
            </w:pPr>
          </w:p>
        </w:tc>
      </w:tr>
      <w:tr w14:paraId="05B6D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9" w:hRule="atLeast"/>
        </w:trPr>
        <w:tc>
          <w:tcPr>
            <w:tcW w:w="65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BFD82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c>
          <w:tcPr>
            <w:tcW w:w="141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7421D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必填项，填写标准动环标准字典表的信号标准名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6BF1D8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必填项，体现信号类型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95BB4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w:t>
            </w:r>
          </w:p>
        </w:tc>
        <w:tc>
          <w:tcPr>
            <w:tcW w:w="136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00F215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必填项，选择必测/可选</w:t>
            </w:r>
          </w:p>
        </w:tc>
        <w:tc>
          <w:tcPr>
            <w:tcW w:w="124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C4E62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条件必填，信号类型为“遥测”时必填。选择差值/差异率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0B88DE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条件必填，信号类型为“遥测”时必填。其余信号非必填。填写非负数值。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差值：|系统值-现场值|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差异率：|(系统值-现场值)/现场值*100%|</w:t>
            </w:r>
          </w:p>
        </w:tc>
      </w:tr>
    </w:tbl>
    <w:p w14:paraId="35838D23">
      <w:pPr>
        <w:widowControl w:val="0"/>
        <w:numPr>
          <w:ilvl w:val="0"/>
          <w:numId w:val="0"/>
        </w:numPr>
        <w:jc w:val="left"/>
        <w:rPr>
          <w:rFonts w:hint="default"/>
          <w:lang w:val="en-US" w:eastAsia="zh-CN"/>
        </w:rPr>
      </w:pPr>
    </w:p>
    <w:p w14:paraId="1AC75C0F">
      <w:pPr>
        <w:widowControl w:val="0"/>
        <w:numPr>
          <w:ilvl w:val="0"/>
          <w:numId w:val="0"/>
        </w:numPr>
        <w:jc w:val="left"/>
        <w:rPr>
          <w:rFonts w:hint="eastAsia"/>
          <w:lang w:val="en-US" w:eastAsia="zh-CN"/>
        </w:rPr>
      </w:pPr>
      <w:r>
        <w:rPr>
          <w:rFonts w:hint="eastAsia"/>
          <w:lang w:val="en-US" w:eastAsia="zh-CN"/>
        </w:rPr>
        <w:t>其中：</w:t>
      </w:r>
    </w:p>
    <w:p w14:paraId="66A362DD">
      <w:pPr>
        <w:widowControl w:val="0"/>
        <w:numPr>
          <w:ilvl w:val="0"/>
          <w:numId w:val="18"/>
        </w:numPr>
        <w:ind w:left="420" w:leftChars="0" w:hanging="420" w:firstLineChars="0"/>
        <w:jc w:val="left"/>
        <w:rPr>
          <w:rFonts w:hint="default"/>
          <w:lang w:val="en-US" w:eastAsia="zh-CN"/>
        </w:rPr>
      </w:pPr>
      <w:r>
        <w:rPr>
          <w:rFonts w:hint="eastAsia"/>
          <w:highlight w:val="none"/>
          <w:lang w:val="en-US" w:eastAsia="zh-CN"/>
        </w:rPr>
        <w:t>文件的大小不超过50M，文件格式限定excel（.xls或.xlsx）。</w:t>
      </w:r>
    </w:p>
    <w:p w14:paraId="607E6CAF">
      <w:pPr>
        <w:widowControl w:val="0"/>
        <w:numPr>
          <w:ilvl w:val="0"/>
          <w:numId w:val="18"/>
        </w:numPr>
        <w:ind w:left="420" w:leftChars="0" w:hanging="420" w:firstLineChars="0"/>
        <w:jc w:val="left"/>
        <w:rPr>
          <w:rFonts w:hint="default"/>
          <w:lang w:val="en-US" w:eastAsia="zh-CN"/>
        </w:rPr>
      </w:pPr>
      <w:r>
        <w:rPr>
          <w:rFonts w:hint="eastAsia"/>
          <w:lang w:val="en-US" w:eastAsia="zh-CN"/>
        </w:rPr>
        <w:t>信号标准名：必填项。通过模板导入时，需校验填写内容是否为当前模板所选动环设备类型对应的信号标准名。。</w:t>
      </w:r>
    </w:p>
    <w:p w14:paraId="7BA3F552">
      <w:pPr>
        <w:widowControl w:val="0"/>
        <w:numPr>
          <w:ilvl w:val="0"/>
          <w:numId w:val="18"/>
        </w:numPr>
        <w:ind w:left="420" w:leftChars="0" w:hanging="420" w:firstLineChars="0"/>
        <w:jc w:val="left"/>
        <w:rPr>
          <w:rFonts w:hint="eastAsia"/>
          <w:lang w:val="en-US" w:eastAsia="zh-CN"/>
        </w:rPr>
      </w:pPr>
      <w:r>
        <w:rPr>
          <w:rFonts w:hint="eastAsia"/>
          <w:lang w:val="en-US" w:eastAsia="zh-CN"/>
        </w:rPr>
        <w:t>信号类型：必填项。通过模板导入时，需校验信号标准名对应的实际信号类型与填写内容是否一致，告警不校验。</w:t>
      </w:r>
    </w:p>
    <w:p w14:paraId="486B8925">
      <w:pPr>
        <w:widowControl w:val="0"/>
        <w:numPr>
          <w:ilvl w:val="0"/>
          <w:numId w:val="18"/>
        </w:numPr>
        <w:ind w:left="420" w:leftChars="0" w:hanging="420" w:firstLineChars="0"/>
        <w:jc w:val="left"/>
        <w:rPr>
          <w:rFonts w:hint="eastAsia"/>
          <w:lang w:val="en-US" w:eastAsia="zh-CN"/>
        </w:rPr>
      </w:pPr>
      <w:r>
        <w:rPr>
          <w:rFonts w:hint="eastAsia"/>
          <w:lang w:val="en-US" w:eastAsia="zh-CN"/>
        </w:rPr>
        <w:t>单位：条件必填，导入时校验遥测类信号是否填写，其余类型不校验。</w:t>
      </w:r>
    </w:p>
    <w:p w14:paraId="7BF48720">
      <w:pPr>
        <w:widowControl w:val="0"/>
        <w:numPr>
          <w:ilvl w:val="0"/>
          <w:numId w:val="18"/>
        </w:numPr>
        <w:ind w:left="420" w:leftChars="0" w:hanging="420" w:firstLineChars="0"/>
        <w:jc w:val="left"/>
        <w:rPr>
          <w:rFonts w:hint="eastAsia"/>
          <w:lang w:val="en-US" w:eastAsia="zh-CN"/>
        </w:rPr>
      </w:pPr>
      <w:r>
        <w:rPr>
          <w:rFonts w:hint="eastAsia"/>
          <w:lang w:val="en-US" w:eastAsia="zh-CN"/>
        </w:rPr>
        <w:t>是否必测：必填项，导入时校验是否为空，且内容是否为”必测/可选“。非法字段不允许导入</w:t>
      </w:r>
    </w:p>
    <w:p w14:paraId="518D0ED1">
      <w:pPr>
        <w:widowControl w:val="0"/>
        <w:numPr>
          <w:ilvl w:val="0"/>
          <w:numId w:val="18"/>
        </w:numPr>
        <w:ind w:left="420" w:leftChars="0" w:hanging="420" w:firstLineChars="0"/>
        <w:jc w:val="left"/>
        <w:rPr>
          <w:rFonts w:hint="eastAsia"/>
          <w:lang w:val="en-US" w:eastAsia="zh-CN"/>
        </w:rPr>
      </w:pPr>
      <w:r>
        <w:rPr>
          <w:rFonts w:hint="eastAsia"/>
          <w:lang w:val="en-US" w:eastAsia="zh-CN"/>
        </w:rPr>
        <w:t>判定方式：</w:t>
      </w:r>
      <w:r>
        <w:rPr>
          <w:rFonts w:hint="eastAsia" w:ascii="宋体" w:hAnsi="宋体" w:eastAsia="宋体" w:cs="宋体"/>
          <w:i w:val="0"/>
          <w:iCs w:val="0"/>
          <w:color w:val="000000"/>
          <w:kern w:val="0"/>
          <w:sz w:val="22"/>
          <w:szCs w:val="22"/>
          <w:u w:val="none"/>
          <w:lang w:val="en-US" w:eastAsia="zh-CN" w:bidi="ar"/>
        </w:rPr>
        <w:t>条件必填，</w:t>
      </w:r>
      <w:r>
        <w:rPr>
          <w:rFonts w:hint="eastAsia"/>
          <w:lang w:val="en-US" w:eastAsia="zh-CN"/>
        </w:rPr>
        <w:t>导入时校验遥测类信号是否填写，其余类型不校验。</w:t>
      </w:r>
    </w:p>
    <w:p w14:paraId="235C091B">
      <w:pPr>
        <w:widowControl w:val="0"/>
        <w:numPr>
          <w:ilvl w:val="0"/>
          <w:numId w:val="18"/>
        </w:numPr>
        <w:ind w:left="420" w:leftChars="0" w:hanging="420" w:firstLineChars="0"/>
        <w:jc w:val="left"/>
        <w:rPr>
          <w:rFonts w:hint="eastAsia"/>
          <w:lang w:val="en-US" w:eastAsia="zh-CN"/>
        </w:rPr>
      </w:pPr>
      <w:r>
        <w:rPr>
          <w:rFonts w:hint="eastAsia"/>
          <w:lang w:val="en-US" w:eastAsia="zh-CN"/>
        </w:rPr>
        <w:t>达标限值：条件必填，导入时校验值是否为非负数值。</w:t>
      </w:r>
    </w:p>
    <w:p w14:paraId="7F20B71E">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校验不通过，不允许导入、提示校验不通过原因。一次只允许上传一个文件，上传成功后，按钮置灰，已上传文件删除后，可重新上传文件。已导入成功的模板，也支持导出。</w:t>
      </w:r>
    </w:p>
    <w:p w14:paraId="183C5591">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模板上传后，可点击“预览模板”进入到模板预览环节，也可以点击提交完成模板上传。</w:t>
      </w:r>
    </w:p>
    <w:p w14:paraId="154781E9">
      <w:pPr>
        <w:widowControl w:val="0"/>
        <w:numPr>
          <w:ilvl w:val="0"/>
          <w:numId w:val="0"/>
        </w:numPr>
        <w:jc w:val="left"/>
        <w:rPr>
          <w:rFonts w:hint="default"/>
          <w:lang w:val="en-US" w:eastAsia="zh-CN"/>
        </w:rPr>
      </w:pPr>
    </w:p>
    <w:p w14:paraId="1385D0FE">
      <w:pPr>
        <w:shd w:val="clear" w:fill="D6E3BC" w:themeFill="accent3" w:themeFillTint="66"/>
        <w:jc w:val="left"/>
        <w:rPr>
          <w:rFonts w:hint="default"/>
          <w:b/>
          <w:bCs/>
          <w:lang w:val="en-US" w:eastAsia="zh-CN"/>
        </w:rPr>
      </w:pPr>
      <w:r>
        <w:rPr>
          <w:rFonts w:hint="eastAsia"/>
          <w:b/>
          <w:bCs/>
          <w:lang w:val="en-US" w:eastAsia="zh-CN"/>
        </w:rPr>
        <w:t>模板管理页面</w:t>
      </w:r>
    </w:p>
    <w:p w14:paraId="538B7952">
      <w:pPr>
        <w:jc w:val="left"/>
        <w:rPr>
          <w:rFonts w:hint="eastAsia"/>
          <w:lang w:val="en-US" w:eastAsia="zh-CN"/>
        </w:rPr>
      </w:pPr>
      <w:r>
        <w:rPr>
          <w:rFonts w:hint="eastAsia"/>
          <w:lang w:val="en-US" w:eastAsia="zh-CN"/>
        </w:rPr>
        <w:t>模板列表支持查询，查询条件可重置。</w:t>
      </w:r>
    </w:p>
    <w:p w14:paraId="4B7F2B2A">
      <w:pPr>
        <w:jc w:val="left"/>
        <w:rPr>
          <w:rFonts w:hint="eastAsia"/>
          <w:lang w:val="en-US" w:eastAsia="zh-CN"/>
        </w:rPr>
      </w:pPr>
      <w:r>
        <w:rPr>
          <w:rFonts w:hint="eastAsia"/>
          <w:lang w:val="en-US" w:eastAsia="zh-CN"/>
        </w:rPr>
        <w:t>筛选条件：</w:t>
      </w:r>
    </w:p>
    <w:p w14:paraId="474B1C38">
      <w:pPr>
        <w:numPr>
          <w:ilvl w:val="0"/>
          <w:numId w:val="18"/>
        </w:numPr>
        <w:ind w:left="420" w:leftChars="0" w:hanging="420" w:firstLineChars="0"/>
        <w:jc w:val="left"/>
        <w:rPr>
          <w:rFonts w:hint="eastAsia"/>
          <w:lang w:val="en-US" w:eastAsia="zh-CN"/>
        </w:rPr>
      </w:pPr>
      <w:r>
        <w:rPr>
          <w:rFonts w:hint="eastAsia"/>
          <w:lang w:val="en-US" w:eastAsia="zh-CN"/>
        </w:rPr>
        <w:t>模板名称：支持模糊查询，下拉显示对应已创建模板的名称。默认全选</w:t>
      </w:r>
    </w:p>
    <w:p w14:paraId="74753F9D">
      <w:pPr>
        <w:numPr>
          <w:ilvl w:val="0"/>
          <w:numId w:val="18"/>
        </w:numPr>
        <w:ind w:left="420" w:leftChars="0" w:hanging="420" w:firstLineChars="0"/>
        <w:jc w:val="left"/>
        <w:rPr>
          <w:del w:id="830" w:author="zhoujiansheng" w:date="2025-10-09T16:41:02Z"/>
          <w:rFonts w:hint="eastAsia"/>
          <w:lang w:val="en-US" w:eastAsia="zh-CN"/>
        </w:rPr>
      </w:pPr>
      <w:del w:id="831" w:author="zhoujiansheng" w:date="2025-10-09T16:41:02Z">
        <w:r>
          <w:rPr>
            <w:rFonts w:hint="eastAsia"/>
            <w:lang w:val="en-US" w:eastAsia="zh-CN"/>
          </w:rPr>
          <w:delText>资源分类：下拉可选，枚举——资源设备/非资源设备，默认全选。</w:delText>
        </w:r>
      </w:del>
    </w:p>
    <w:p w14:paraId="463A7AA2">
      <w:pPr>
        <w:numPr>
          <w:ilvl w:val="0"/>
          <w:numId w:val="18"/>
        </w:numPr>
        <w:ind w:left="420" w:leftChars="0" w:hanging="420" w:firstLineChars="0"/>
        <w:jc w:val="left"/>
        <w:rPr>
          <w:rFonts w:hint="default"/>
          <w:lang w:val="en-US" w:eastAsia="zh-CN"/>
        </w:rPr>
      </w:pPr>
      <w:del w:id="832" w:author="zhoujiansheng" w:date="2025-10-09T16:41:08Z">
        <w:r>
          <w:rPr>
            <w:rFonts w:hint="eastAsia"/>
            <w:lang w:val="en-US" w:eastAsia="zh-CN"/>
          </w:rPr>
          <w:delText>动环</w:delText>
        </w:r>
      </w:del>
      <w:r>
        <w:rPr>
          <w:rFonts w:hint="eastAsia"/>
          <w:lang w:val="en-US" w:eastAsia="zh-CN"/>
        </w:rPr>
        <w:t>设备类型：支持模糊查询，下拉可选，</w:t>
      </w:r>
      <w:del w:id="833" w:author="zhoujiansheng" w:date="2025-10-09T16:41:41Z">
        <w:r>
          <w:rPr>
            <w:rFonts w:hint="default"/>
            <w:lang w:val="en-US" w:eastAsia="zh-CN"/>
          </w:rPr>
          <w:delText>枚举值参考</w:delText>
        </w:r>
      </w:del>
      <w:del w:id="834" w:author="zhoujiansheng" w:date="2025-10-09T16:41:41Z">
        <w:r>
          <w:rPr>
            <w:rFonts w:hint="default"/>
            <w:lang w:val="en-US" w:eastAsia="zh-CN"/>
          </w:rPr>
          <w:fldChar w:fldCharType="begin"/>
        </w:r>
      </w:del>
      <w:del w:id="835" w:author="zhoujiansheng" w:date="2025-10-09T16:41:41Z">
        <w:r>
          <w:rPr>
            <w:rFonts w:hint="default"/>
            <w:lang w:val="en-US" w:eastAsia="zh-CN"/>
          </w:rPr>
          <w:delInstrText xml:space="preserve"> REF _Ref7587 \</w:delInstrText>
        </w:r>
      </w:del>
      <w:del w:id="836" w:author="zhoujiansheng" w:date="2025-10-09T16:41:42Z">
        <w:r>
          <w:rPr>
            <w:rFonts w:hint="default"/>
            <w:lang w:val="en-US" w:eastAsia="zh-CN"/>
          </w:rPr>
          <w:delInstrText xml:space="preserve">h</w:delInstrText>
        </w:r>
      </w:del>
      <w:ins w:id="837" w:author="zhoujiansheng" w:date="2025-10-09T16:41:41Z">
        <w:del w:id="838" w:author="zhoujiansheng" w:date="2025-10-09T16:41:42Z">
          <w:r>
            <w:rPr>
              <w:rFonts w:hint="default"/>
              <w:lang w:val="en-US" w:eastAsia="zh-CN"/>
            </w:rPr>
            <w:delInstrText xml:space="preserve">h</w:delInstrText>
          </w:r>
        </w:del>
      </w:ins>
      <w:ins w:id="839" w:author="zhoujiansheng" w:date="2025-10-09T16:41:42Z">
        <w:del w:id="840" w:author="zhoujiansheng" w:date="2025-10-09T16:41:44Z">
          <w:r>
            <w:rPr>
              <w:rFonts w:hint="default"/>
              <w:lang w:val="en-US" w:eastAsia="zh-CN"/>
            </w:rPr>
            <w:delInstrText xml:space="preserve">z</w:delInstrText>
          </w:r>
        </w:del>
      </w:ins>
      <w:ins w:id="841" w:author="zhoujiansheng" w:date="2025-10-09T16:41:43Z">
        <w:del w:id="842" w:author="zhoujiansheng" w:date="2025-10-09T16:41:44Z">
          <w:r>
            <w:rPr>
              <w:rFonts w:hint="default"/>
              <w:lang w:val="en-US" w:eastAsia="zh-CN"/>
            </w:rPr>
            <w:delInstrText xml:space="preserve">z</w:delInstrText>
          </w:r>
        </w:del>
      </w:ins>
      <w:ins w:id="843" w:author="zhoujiansheng" w:date="2025-10-09T16:41:43Z">
        <w:del w:id="844" w:author="zhoujiansheng" w:date="2025-10-09T16:41:44Z">
          <w:r>
            <w:rPr>
              <w:rFonts w:hint="default"/>
              <w:u w:val="dotted"/>
              <w:lang w:val="en-US" w:eastAsia="zh-CN"/>
            </w:rPr>
            <w:delInstrText xml:space="preserve">zzzo</w:delInstrText>
          </w:r>
        </w:del>
      </w:ins>
      <w:ins w:id="845" w:author="zhoujiansheng" w:date="2025-10-09T16:41:43Z">
        <w:del w:id="846" w:author="zhoujiansheng" w:date="2025-10-09T16:41:44Z">
          <w:r>
            <w:rPr>
              <w:rFonts w:hint="eastAsia"/>
              <w:u w:val="dotted"/>
              <w:lang w:val="en-US" w:eastAsia="zh-CN"/>
            </w:rPr>
            <w:delInstrText xml:space="preserve">z</w:delInstrText>
          </w:r>
        </w:del>
      </w:ins>
      <w:ins w:id="847" w:author="zhoujiansheng" w:date="2025-10-09T16:41:44Z">
        <w:del w:id="848" w:author="zhoujiansheng" w:date="2025-10-09T16:41:00Z">
          <w:r>
            <w:rPr>
              <w:rFonts w:hint="eastAsia"/>
              <w:u w:val="dotted"/>
              <w:lang w:val="en-US" w:eastAsia="zh-CN"/>
            </w:rPr>
            <w:delInstrText xml:space="preserve">综资</w:delInstrText>
          </w:r>
        </w:del>
      </w:ins>
      <w:ins w:id="849" w:author="zhoujiansheng" w:date="2025-10-09T16:41:43Z">
        <w:del w:id="850" w:author="zhoujiansheng" w:date="2025-10-09T16:41:00Z">
          <w:r>
            <w:rPr>
              <w:rFonts w:hint="eastAsia"/>
              <w:u w:val="dotted"/>
              <w:lang w:val="en-US" w:eastAsia="zh-CN"/>
            </w:rPr>
            <w:delInstrText xml:space="preserve">ong'zing'zongon</w:delInstrText>
          </w:r>
        </w:del>
      </w:ins>
      <w:ins w:id="851" w:author="zhoujiansheng" w:date="2025-10-09T16:41:43Z">
        <w:del w:id="852" w:author="zhoujiansheng" w:date="2025-10-09T16:41:00Z">
          <w:r>
            <w:rPr>
              <w:rFonts w:hint="eastAsia"/>
              <w:lang w:val="en-US" w:eastAsia="zh-CN"/>
            </w:rPr>
            <w:delInstrText xml:space="preserve">o</w:delInstrText>
          </w:r>
        </w:del>
      </w:ins>
      <w:ins w:id="853" w:author="zhoujiansheng" w:date="2025-10-09T16:41:41Z">
        <w:del w:id="854" w:author="zhoujiansheng" w:date="2025-10-09T16:41:42Z">
          <w:r>
            <w:rPr>
              <w:rFonts w:hint="default"/>
              <w:u w:val="dotted"/>
              <w:lang w:val="en-US" w:eastAsia="zh-CN"/>
            </w:rPr>
            <w:delInstrText xml:space="preserve">h</w:delInstrText>
          </w:r>
        </w:del>
      </w:ins>
      <w:ins w:id="855" w:author="zhoujiansheng" w:date="2025-10-09T16:41:42Z">
        <w:del w:id="856" w:author="zhoujiansheng" w:date="2025-10-09T16:41:42Z">
          <w:r>
            <w:rPr>
              <w:rFonts w:hint="default"/>
              <w:u w:val="dotted"/>
              <w:lang w:val="en-US" w:eastAsia="zh-CN"/>
            </w:rPr>
            <w:delInstrText xml:space="preserve">hu</w:delInstrText>
          </w:r>
        </w:del>
      </w:ins>
      <w:ins w:id="857" w:author="zhoujiansheng" w:date="2025-10-09T16:41:42Z">
        <w:del w:id="858" w:author="zhoujiansheng" w:date="2025-10-09T16:41:42Z">
          <w:r>
            <w:rPr>
              <w:rFonts w:hint="eastAsia"/>
              <w:u w:val="dotted"/>
              <w:lang w:val="en-US" w:eastAsia="zh-CN"/>
            </w:rPr>
            <w:delInstrText xml:space="preserve">h</w:delInstrText>
          </w:r>
        </w:del>
      </w:ins>
      <w:ins w:id="859" w:author="zhoujiansheng" w:date="2025-10-09T16:41:42Z">
        <w:del w:id="860" w:author="zhoujiansheng" w:date="2025-10-09T16:41:00Z">
          <w:r>
            <w:rPr>
              <w:rFonts w:hint="eastAsia"/>
              <w:u w:val="dotted"/>
              <w:lang w:val="en-US" w:eastAsia="zh-CN"/>
            </w:rPr>
            <w:delInstrText xml:space="preserve">获取uo'quo'q</w:delInstrText>
          </w:r>
        </w:del>
      </w:ins>
      <w:ins w:id="861" w:author="zhoujiansheng" w:date="2025-10-09T16:41:41Z">
        <w:del w:id="862" w:author="zhoujiansheng" w:date="2025-10-09T16:41:00Z">
          <w:r>
            <w:rPr>
              <w:rFonts w:hint="eastAsia"/>
              <w:u w:val="dotted"/>
              <w:lang w:val="en-US" w:eastAsia="zh-CN"/>
            </w:rPr>
            <w:delInstrText xml:space="preserve">uo</w:delInstrText>
          </w:r>
        </w:del>
      </w:ins>
      <w:ins w:id="863" w:author="zhoujiansheng" w:date="2025-10-09T16:41:41Z">
        <w:del w:id="864" w:author="zhoujiansheng" w:date="2025-10-09T16:41:00Z">
          <w:r>
            <w:rPr>
              <w:rFonts w:hint="eastAsia"/>
              <w:lang w:val="en-US" w:eastAsia="zh-CN"/>
            </w:rPr>
            <w:delInstrText xml:space="preserve">u</w:delInstrText>
          </w:r>
        </w:del>
      </w:ins>
      <w:del w:id="865" w:author="zhoujiansheng" w:date="2025-10-09T16:41:41Z">
        <w:r>
          <w:rPr>
            <w:rFonts w:hint="default"/>
            <w:lang w:val="en-US" w:eastAsia="zh-CN"/>
          </w:rPr>
          <w:delInstrText xml:space="preserve"> </w:delInstrText>
        </w:r>
      </w:del>
      <w:del w:id="866" w:author="zhoujiansheng" w:date="2025-10-09T16:41:41Z">
        <w:r>
          <w:rPr>
            <w:rFonts w:hint="default"/>
            <w:lang w:val="en-US" w:eastAsia="zh-CN"/>
          </w:rPr>
          <w:fldChar w:fldCharType="separate"/>
        </w:r>
      </w:del>
      <w:del w:id="867" w:author="zhoujiansheng" w:date="2025-10-09T16:41:41Z">
        <w:r>
          <w:rPr>
            <w:rFonts w:hint="default"/>
            <w:lang w:val="en-US"/>
          </w:rPr>
          <w:delText>表1</w:delText>
        </w:r>
      </w:del>
      <w:del w:id="868" w:author="zhoujiansheng" w:date="2025-10-09T16:41:41Z">
        <w:r>
          <w:rPr>
            <w:rFonts w:hint="default"/>
            <w:lang w:val="en-US" w:eastAsia="zh-CN"/>
          </w:rPr>
          <w:fldChar w:fldCharType="end"/>
        </w:r>
      </w:del>
      <w:del w:id="869" w:author="zhoujiansheng" w:date="2025-10-09T16:41:41Z">
        <w:r>
          <w:rPr>
            <w:rFonts w:hint="default"/>
            <w:lang w:val="en-US" w:eastAsia="zh-CN"/>
          </w:rPr>
          <w:delText>中的动环设备类型</w:delText>
        </w:r>
      </w:del>
      <w:ins w:id="870" w:author="zhoujiansheng" w:date="2025-10-09T16:42:21Z">
        <w:r>
          <w:rPr>
            <w:rFonts w:hint="eastAsia"/>
            <w:lang w:val="en-US" w:eastAsia="zh-CN"/>
          </w:rPr>
          <w:t>获取</w:t>
        </w:r>
      </w:ins>
      <w:ins w:id="871" w:author="zhoujiansheng" w:date="2025-10-09T16:42:23Z">
        <w:r>
          <w:rPr>
            <w:rFonts w:hint="eastAsia"/>
            <w:lang w:val="en-US" w:eastAsia="zh-CN"/>
          </w:rPr>
          <w:t>全量</w:t>
        </w:r>
      </w:ins>
      <w:ins w:id="872" w:author="zhoujiansheng" w:date="2025-10-09T16:42:24Z">
        <w:r>
          <w:rPr>
            <w:rFonts w:hint="eastAsia"/>
            <w:lang w:val="en-US" w:eastAsia="zh-CN"/>
          </w:rPr>
          <w:t>综资</w:t>
        </w:r>
      </w:ins>
      <w:ins w:id="873" w:author="zhoujiansheng" w:date="2025-10-09T16:42:25Z">
        <w:r>
          <w:rPr>
            <w:rFonts w:hint="eastAsia"/>
            <w:lang w:val="en-US" w:eastAsia="zh-CN"/>
          </w:rPr>
          <w:t>设备</w:t>
        </w:r>
      </w:ins>
      <w:ins w:id="874" w:author="zhoujiansheng" w:date="2025-10-09T16:42:28Z">
        <w:r>
          <w:rPr>
            <w:rFonts w:hint="eastAsia"/>
            <w:lang w:val="en-US" w:eastAsia="zh-CN"/>
          </w:rPr>
          <w:t>类型</w:t>
        </w:r>
      </w:ins>
      <w:r>
        <w:rPr>
          <w:rFonts w:hint="eastAsia"/>
          <w:lang w:val="en-US" w:eastAsia="zh-CN"/>
        </w:rPr>
        <w:t>，默认全选</w:t>
      </w:r>
    </w:p>
    <w:p w14:paraId="648F5AFA">
      <w:pPr>
        <w:jc w:val="left"/>
        <w:rPr>
          <w:rFonts w:hint="default"/>
          <w:lang w:val="en-US" w:eastAsia="zh-CN"/>
        </w:rPr>
      </w:pPr>
    </w:p>
    <w:p w14:paraId="49A16E36">
      <w:pPr>
        <w:jc w:val="left"/>
        <w:rPr>
          <w:rFonts w:hint="eastAsia"/>
          <w:lang w:val="en-US" w:eastAsia="zh-CN"/>
        </w:rPr>
      </w:pPr>
      <w:r>
        <w:rPr>
          <w:rFonts w:hint="eastAsia"/>
          <w:lang w:val="en-US" w:eastAsia="zh-CN"/>
        </w:rPr>
        <w:t>查询结果如下：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1370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14:paraId="011D33DB">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49E30A52">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3E27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36F57B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模板名称</w:t>
            </w:r>
          </w:p>
        </w:tc>
        <w:tc>
          <w:tcPr>
            <w:tcW w:w="6633" w:type="dxa"/>
          </w:tcPr>
          <w:p w14:paraId="036958B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14:paraId="3C24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875" w:author="zhoujiansheng" w:date="2025-10-09T16:43:30Z"/>
        </w:trPr>
        <w:tc>
          <w:tcPr>
            <w:tcW w:w="2571" w:type="dxa"/>
            <w:vAlign w:val="center"/>
          </w:tcPr>
          <w:p w14:paraId="1FB4449A">
            <w:pPr>
              <w:pStyle w:val="16"/>
              <w:keepNext w:val="0"/>
              <w:keepLines w:val="0"/>
              <w:pageBreakBefore w:val="0"/>
              <w:widowControl w:val="0"/>
              <w:kinsoku/>
              <w:wordWrap/>
              <w:overflowPunct/>
              <w:topLinePunct w:val="0"/>
              <w:autoSpaceDE/>
              <w:autoSpaceDN/>
              <w:bidi w:val="0"/>
              <w:adjustRightInd/>
              <w:snapToGrid/>
              <w:textAlignment w:val="auto"/>
              <w:rPr>
                <w:del w:id="876" w:author="zhoujiansheng" w:date="2025-10-09T16:43:30Z"/>
                <w:rFonts w:hint="default"/>
                <w:sz w:val="21"/>
                <w:szCs w:val="21"/>
                <w:vertAlign w:val="baseline"/>
                <w:lang w:val="en-US" w:eastAsia="zh-CN"/>
              </w:rPr>
            </w:pPr>
            <w:del w:id="877" w:author="zhoujiansheng" w:date="2025-10-09T16:43:30Z">
              <w:r>
                <w:rPr>
                  <w:rFonts w:hint="eastAsia"/>
                  <w:sz w:val="21"/>
                  <w:szCs w:val="21"/>
                  <w:vertAlign w:val="baseline"/>
                  <w:lang w:val="en-US" w:eastAsia="zh-CN"/>
                </w:rPr>
                <w:delText>资源分类</w:delText>
              </w:r>
            </w:del>
          </w:p>
        </w:tc>
        <w:tc>
          <w:tcPr>
            <w:tcW w:w="6633" w:type="dxa"/>
          </w:tcPr>
          <w:p w14:paraId="3B949148">
            <w:pPr>
              <w:pStyle w:val="16"/>
              <w:keepNext w:val="0"/>
              <w:keepLines w:val="0"/>
              <w:pageBreakBefore w:val="0"/>
              <w:widowControl w:val="0"/>
              <w:kinsoku/>
              <w:wordWrap/>
              <w:overflowPunct/>
              <w:topLinePunct w:val="0"/>
              <w:autoSpaceDE/>
              <w:autoSpaceDN/>
              <w:bidi w:val="0"/>
              <w:adjustRightInd/>
              <w:snapToGrid/>
              <w:textAlignment w:val="auto"/>
              <w:rPr>
                <w:del w:id="878" w:author="zhoujiansheng" w:date="2025-10-09T16:43:30Z"/>
                <w:rFonts w:hint="default"/>
                <w:sz w:val="21"/>
                <w:szCs w:val="21"/>
                <w:vertAlign w:val="baseline"/>
                <w:lang w:val="en-US" w:eastAsia="zh-CN"/>
              </w:rPr>
            </w:pPr>
            <w:del w:id="879" w:author="zhoujiansheng" w:date="2025-10-09T16:43:30Z">
              <w:r>
                <w:rPr>
                  <w:rFonts w:hint="eastAsia"/>
                  <w:sz w:val="21"/>
                  <w:szCs w:val="21"/>
                  <w:vertAlign w:val="baseline"/>
                  <w:lang w:val="en-US" w:eastAsia="zh-CN"/>
                </w:rPr>
                <w:delText>自动关联筛选条件</w:delText>
              </w:r>
            </w:del>
          </w:p>
        </w:tc>
      </w:tr>
      <w:tr w14:paraId="44E3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880" w:author="zhoujiansheng" w:date="2025-10-09T16:43:35Z"/>
        </w:trPr>
        <w:tc>
          <w:tcPr>
            <w:tcW w:w="2571" w:type="dxa"/>
            <w:vAlign w:val="center"/>
          </w:tcPr>
          <w:p w14:paraId="74B265A4">
            <w:pPr>
              <w:pStyle w:val="16"/>
              <w:keepNext w:val="0"/>
              <w:keepLines w:val="0"/>
              <w:pageBreakBefore w:val="0"/>
              <w:widowControl w:val="0"/>
              <w:kinsoku/>
              <w:wordWrap/>
              <w:overflowPunct/>
              <w:topLinePunct w:val="0"/>
              <w:autoSpaceDE/>
              <w:autoSpaceDN/>
              <w:bidi w:val="0"/>
              <w:adjustRightInd/>
              <w:snapToGrid/>
              <w:textAlignment w:val="auto"/>
              <w:rPr>
                <w:del w:id="881" w:author="zhoujiansheng" w:date="2025-10-09T16:43:35Z"/>
                <w:rFonts w:hint="default"/>
                <w:sz w:val="21"/>
                <w:szCs w:val="21"/>
                <w:vertAlign w:val="baseline"/>
                <w:lang w:val="en-US" w:eastAsia="zh-CN"/>
              </w:rPr>
            </w:pPr>
            <w:del w:id="882" w:author="zhoujiansheng" w:date="2025-10-09T16:43:35Z">
              <w:r>
                <w:rPr>
                  <w:rFonts w:hint="eastAsia"/>
                  <w:sz w:val="21"/>
                  <w:szCs w:val="21"/>
                  <w:vertAlign w:val="baseline"/>
                  <w:lang w:val="en-US" w:eastAsia="zh-CN"/>
                </w:rPr>
                <w:delText>动环设备类型</w:delText>
              </w:r>
            </w:del>
          </w:p>
        </w:tc>
        <w:tc>
          <w:tcPr>
            <w:tcW w:w="6633" w:type="dxa"/>
          </w:tcPr>
          <w:p w14:paraId="6ABA7035">
            <w:pPr>
              <w:pStyle w:val="16"/>
              <w:keepNext w:val="0"/>
              <w:keepLines w:val="0"/>
              <w:pageBreakBefore w:val="0"/>
              <w:widowControl w:val="0"/>
              <w:kinsoku/>
              <w:wordWrap/>
              <w:overflowPunct/>
              <w:topLinePunct w:val="0"/>
              <w:autoSpaceDE/>
              <w:autoSpaceDN/>
              <w:bidi w:val="0"/>
              <w:adjustRightInd/>
              <w:snapToGrid/>
              <w:textAlignment w:val="auto"/>
              <w:rPr>
                <w:del w:id="883" w:author="zhoujiansheng" w:date="2025-10-09T16:43:35Z"/>
                <w:rFonts w:hint="default"/>
                <w:sz w:val="21"/>
                <w:szCs w:val="21"/>
                <w:vertAlign w:val="baseline"/>
                <w:lang w:val="en-US" w:eastAsia="zh-CN"/>
              </w:rPr>
            </w:pPr>
            <w:del w:id="884" w:author="zhoujiansheng" w:date="2025-10-09T16:43:35Z">
              <w:r>
                <w:rPr>
                  <w:rFonts w:hint="eastAsia"/>
                  <w:sz w:val="21"/>
                  <w:szCs w:val="21"/>
                  <w:vertAlign w:val="baseline"/>
                  <w:lang w:val="en-US" w:eastAsia="zh-CN"/>
                </w:rPr>
                <w:delText>自动关联筛选条件</w:delText>
              </w:r>
            </w:del>
          </w:p>
        </w:tc>
      </w:tr>
      <w:tr w14:paraId="1BA65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89F79C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885" w:author="zhoujiansheng" w:date="2025-10-09T16:43:37Z">
              <w:r>
                <w:rPr>
                  <w:rFonts w:hint="eastAsia"/>
                  <w:sz w:val="21"/>
                  <w:szCs w:val="21"/>
                  <w:vertAlign w:val="baseline"/>
                  <w:lang w:val="en-US" w:eastAsia="zh-CN"/>
                </w:rPr>
                <w:delText>综资</w:delText>
              </w:r>
            </w:del>
            <w:r>
              <w:rPr>
                <w:rFonts w:hint="eastAsia"/>
                <w:sz w:val="21"/>
                <w:szCs w:val="21"/>
                <w:vertAlign w:val="baseline"/>
                <w:lang w:val="en-US" w:eastAsia="zh-CN"/>
              </w:rPr>
              <w:t>设备类型</w:t>
            </w:r>
          </w:p>
        </w:tc>
        <w:tc>
          <w:tcPr>
            <w:tcW w:w="6633" w:type="dxa"/>
          </w:tcPr>
          <w:p w14:paraId="0ED4594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ins w:id="886" w:author="zhoujiansheng" w:date="2025-10-09T16:43:47Z">
              <w:r>
                <w:rPr>
                  <w:rFonts w:hint="eastAsia"/>
                  <w:sz w:val="21"/>
                  <w:szCs w:val="21"/>
                  <w:vertAlign w:val="baseline"/>
                  <w:lang w:val="en-US" w:eastAsia="zh-CN"/>
                </w:rPr>
                <w:t>，</w:t>
              </w:r>
            </w:ins>
            <w:ins w:id="887" w:author="zhoujiansheng" w:date="2025-10-09T16:43:50Z">
              <w:r>
                <w:rPr>
                  <w:rFonts w:hint="eastAsia"/>
                  <w:sz w:val="21"/>
                  <w:szCs w:val="21"/>
                  <w:vertAlign w:val="baseline"/>
                  <w:lang w:val="en-US" w:eastAsia="zh-CN"/>
                </w:rPr>
                <w:t>取</w:t>
              </w:r>
            </w:ins>
            <w:ins w:id="888" w:author="zhoujiansheng" w:date="2025-10-09T16:43:51Z">
              <w:r>
                <w:rPr>
                  <w:rFonts w:hint="eastAsia"/>
                  <w:sz w:val="21"/>
                  <w:szCs w:val="21"/>
                  <w:vertAlign w:val="baseline"/>
                  <w:lang w:val="en-US" w:eastAsia="zh-CN"/>
                </w:rPr>
                <w:t>综资</w:t>
              </w:r>
            </w:ins>
            <w:ins w:id="889" w:author="zhoujiansheng" w:date="2025-10-09T16:43:52Z">
              <w:r>
                <w:rPr>
                  <w:rFonts w:hint="eastAsia"/>
                  <w:sz w:val="21"/>
                  <w:szCs w:val="21"/>
                  <w:vertAlign w:val="baseline"/>
                  <w:lang w:val="en-US" w:eastAsia="zh-CN"/>
                </w:rPr>
                <w:t>设备</w:t>
              </w:r>
            </w:ins>
            <w:ins w:id="890" w:author="zhoujiansheng" w:date="2025-10-09T16:43:54Z">
              <w:r>
                <w:rPr>
                  <w:rFonts w:hint="eastAsia"/>
                  <w:sz w:val="21"/>
                  <w:szCs w:val="21"/>
                  <w:vertAlign w:val="baseline"/>
                  <w:lang w:val="en-US" w:eastAsia="zh-CN"/>
                </w:rPr>
                <w:t>类型</w:t>
              </w:r>
            </w:ins>
          </w:p>
        </w:tc>
      </w:tr>
      <w:tr w14:paraId="09B2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91" w:author="zhoujiansheng" w:date="2025-10-09T16:43:59Z"/>
        </w:trPr>
        <w:tc>
          <w:tcPr>
            <w:tcW w:w="2571" w:type="dxa"/>
            <w:vAlign w:val="center"/>
          </w:tcPr>
          <w:p w14:paraId="5D6E7F46">
            <w:pPr>
              <w:pStyle w:val="16"/>
              <w:keepNext w:val="0"/>
              <w:keepLines w:val="0"/>
              <w:pageBreakBefore w:val="0"/>
              <w:widowControl w:val="0"/>
              <w:kinsoku/>
              <w:wordWrap/>
              <w:overflowPunct/>
              <w:topLinePunct w:val="0"/>
              <w:autoSpaceDE/>
              <w:autoSpaceDN/>
              <w:bidi w:val="0"/>
              <w:adjustRightInd/>
              <w:snapToGrid/>
              <w:textAlignment w:val="auto"/>
              <w:rPr>
                <w:ins w:id="892" w:author="zhoujiansheng" w:date="2025-10-09T16:43:59Z"/>
                <w:rFonts w:hint="default"/>
                <w:sz w:val="21"/>
                <w:szCs w:val="21"/>
                <w:vertAlign w:val="baseline"/>
                <w:lang w:val="en-US" w:eastAsia="zh-CN"/>
              </w:rPr>
            </w:pPr>
            <w:ins w:id="893" w:author="zhoujiansheng" w:date="2025-10-09T16:44:02Z">
              <w:r>
                <w:rPr>
                  <w:rFonts w:hint="eastAsia"/>
                  <w:sz w:val="21"/>
                  <w:szCs w:val="21"/>
                  <w:vertAlign w:val="baseline"/>
                  <w:lang w:val="en-US" w:eastAsia="zh-CN"/>
                </w:rPr>
                <w:t>设备</w:t>
              </w:r>
            </w:ins>
            <w:ins w:id="894" w:author="zhoujiansheng" w:date="2025-10-09T16:44:03Z">
              <w:r>
                <w:rPr>
                  <w:rFonts w:hint="eastAsia"/>
                  <w:sz w:val="21"/>
                  <w:szCs w:val="21"/>
                  <w:vertAlign w:val="baseline"/>
                  <w:lang w:val="en-US" w:eastAsia="zh-CN"/>
                </w:rPr>
                <w:t>子类</w:t>
              </w:r>
            </w:ins>
          </w:p>
        </w:tc>
        <w:tc>
          <w:tcPr>
            <w:tcW w:w="6633" w:type="dxa"/>
          </w:tcPr>
          <w:p w14:paraId="1DC6A300">
            <w:pPr>
              <w:pStyle w:val="16"/>
              <w:keepNext w:val="0"/>
              <w:keepLines w:val="0"/>
              <w:pageBreakBefore w:val="0"/>
              <w:widowControl w:val="0"/>
              <w:kinsoku/>
              <w:wordWrap/>
              <w:overflowPunct/>
              <w:topLinePunct w:val="0"/>
              <w:autoSpaceDE/>
              <w:autoSpaceDN/>
              <w:bidi w:val="0"/>
              <w:adjustRightInd/>
              <w:snapToGrid/>
              <w:textAlignment w:val="auto"/>
              <w:rPr>
                <w:ins w:id="895" w:author="zhoujiansheng" w:date="2025-10-09T16:43:59Z"/>
                <w:rFonts w:hint="default"/>
                <w:sz w:val="21"/>
                <w:szCs w:val="21"/>
                <w:vertAlign w:val="baseline"/>
                <w:lang w:val="en-US" w:eastAsia="zh-CN"/>
              </w:rPr>
            </w:pPr>
            <w:ins w:id="896" w:author="zhoujiansheng" w:date="2025-10-09T16:44:13Z">
              <w:r>
                <w:rPr>
                  <w:rFonts w:hint="eastAsia"/>
                  <w:sz w:val="21"/>
                  <w:szCs w:val="21"/>
                  <w:vertAlign w:val="baseline"/>
                  <w:lang w:val="en-US" w:eastAsia="zh-CN"/>
                </w:rPr>
                <w:t>显示</w:t>
              </w:r>
            </w:ins>
            <w:ins w:id="897" w:author="zhoujiansheng" w:date="2025-10-09T16:44:23Z">
              <w:r>
                <w:rPr>
                  <w:rFonts w:hint="eastAsia"/>
                  <w:sz w:val="21"/>
                  <w:szCs w:val="21"/>
                  <w:vertAlign w:val="baseline"/>
                  <w:lang w:val="en-US" w:eastAsia="zh-CN"/>
                </w:rPr>
                <w:t>新增</w:t>
              </w:r>
            </w:ins>
            <w:ins w:id="898" w:author="zhoujiansheng" w:date="2025-10-09T16:44:28Z">
              <w:r>
                <w:rPr>
                  <w:rFonts w:hint="eastAsia"/>
                  <w:sz w:val="21"/>
                  <w:szCs w:val="21"/>
                  <w:vertAlign w:val="baseline"/>
                  <w:lang w:val="en-US" w:eastAsia="zh-CN"/>
                </w:rPr>
                <w:t>或</w:t>
              </w:r>
            </w:ins>
            <w:ins w:id="899" w:author="zhoujiansheng" w:date="2025-10-09T16:44:30Z">
              <w:r>
                <w:rPr>
                  <w:rFonts w:hint="eastAsia"/>
                  <w:sz w:val="21"/>
                  <w:szCs w:val="21"/>
                  <w:vertAlign w:val="baseline"/>
                  <w:lang w:val="en-US" w:eastAsia="zh-CN"/>
                </w:rPr>
                <w:t>编辑</w:t>
              </w:r>
            </w:ins>
            <w:ins w:id="900" w:author="zhoujiansheng" w:date="2025-10-09T16:44:31Z">
              <w:r>
                <w:rPr>
                  <w:rFonts w:hint="eastAsia"/>
                  <w:sz w:val="21"/>
                  <w:szCs w:val="21"/>
                  <w:vertAlign w:val="baseline"/>
                  <w:lang w:val="en-US" w:eastAsia="zh-CN"/>
                </w:rPr>
                <w:t>模板</w:t>
              </w:r>
            </w:ins>
            <w:ins w:id="901" w:author="zhoujiansheng" w:date="2025-10-09T16:44:33Z">
              <w:r>
                <w:rPr>
                  <w:rFonts w:hint="eastAsia"/>
                  <w:sz w:val="21"/>
                  <w:szCs w:val="21"/>
                  <w:vertAlign w:val="baseline"/>
                  <w:lang w:val="en-US" w:eastAsia="zh-CN"/>
                </w:rPr>
                <w:t>时</w:t>
              </w:r>
            </w:ins>
            <w:ins w:id="902" w:author="zhoujiansheng" w:date="2025-10-09T16:44:34Z">
              <w:r>
                <w:rPr>
                  <w:rFonts w:hint="eastAsia"/>
                  <w:sz w:val="21"/>
                  <w:szCs w:val="21"/>
                  <w:vertAlign w:val="baseline"/>
                  <w:lang w:val="en-US" w:eastAsia="zh-CN"/>
                </w:rPr>
                <w:t>配置的</w:t>
              </w:r>
            </w:ins>
            <w:ins w:id="903" w:author="zhoujiansheng" w:date="2025-10-09T16:44:36Z">
              <w:r>
                <w:rPr>
                  <w:rFonts w:hint="eastAsia"/>
                  <w:sz w:val="21"/>
                  <w:szCs w:val="21"/>
                  <w:vertAlign w:val="baseline"/>
                  <w:lang w:val="en-US" w:eastAsia="zh-CN"/>
                </w:rPr>
                <w:t>设备</w:t>
              </w:r>
            </w:ins>
            <w:ins w:id="904" w:author="zhoujiansheng" w:date="2025-10-09T16:44:39Z">
              <w:r>
                <w:rPr>
                  <w:rFonts w:hint="eastAsia"/>
                  <w:sz w:val="21"/>
                  <w:szCs w:val="21"/>
                  <w:vertAlign w:val="baseline"/>
                  <w:lang w:val="en-US" w:eastAsia="zh-CN"/>
                </w:rPr>
                <w:t>子类，</w:t>
              </w:r>
            </w:ins>
            <w:ins w:id="905" w:author="zhoujiansheng" w:date="2025-10-09T16:44:41Z">
              <w:r>
                <w:rPr>
                  <w:rFonts w:hint="eastAsia"/>
                  <w:sz w:val="21"/>
                  <w:szCs w:val="21"/>
                  <w:vertAlign w:val="baseline"/>
                  <w:lang w:val="en-US" w:eastAsia="zh-CN"/>
                </w:rPr>
                <w:t>如有</w:t>
              </w:r>
            </w:ins>
            <w:ins w:id="906" w:author="zhoujiansheng" w:date="2025-10-09T16:44:42Z">
              <w:r>
                <w:rPr>
                  <w:rFonts w:hint="eastAsia"/>
                  <w:sz w:val="21"/>
                  <w:szCs w:val="21"/>
                  <w:vertAlign w:val="baseline"/>
                  <w:lang w:val="en-US" w:eastAsia="zh-CN"/>
                </w:rPr>
                <w:t>多个</w:t>
              </w:r>
            </w:ins>
            <w:ins w:id="907" w:author="zhoujiansheng" w:date="2025-10-09T16:44:43Z">
              <w:r>
                <w:rPr>
                  <w:rFonts w:hint="eastAsia"/>
                  <w:sz w:val="21"/>
                  <w:szCs w:val="21"/>
                  <w:vertAlign w:val="baseline"/>
                  <w:lang w:val="en-US" w:eastAsia="zh-CN"/>
                </w:rPr>
                <w:t>，</w:t>
              </w:r>
            </w:ins>
            <w:ins w:id="908" w:author="zhoujiansheng" w:date="2025-10-09T16:44:45Z">
              <w:r>
                <w:rPr>
                  <w:rFonts w:hint="eastAsia"/>
                  <w:sz w:val="21"/>
                  <w:szCs w:val="21"/>
                  <w:vertAlign w:val="baseline"/>
                  <w:lang w:val="en-US" w:eastAsia="zh-CN"/>
                </w:rPr>
                <w:t>以</w:t>
              </w:r>
            </w:ins>
            <w:ins w:id="909" w:author="zhoujiansheng" w:date="2025-10-09T16:45:34Z">
              <w:r>
                <w:rPr>
                  <w:rFonts w:hint="eastAsia"/>
                  <w:sz w:val="21"/>
                  <w:szCs w:val="21"/>
                  <w:vertAlign w:val="baseline"/>
                  <w:lang w:val="en-US" w:eastAsia="zh-CN"/>
                </w:rPr>
                <w:t>符号</w:t>
              </w:r>
            </w:ins>
            <w:ins w:id="910" w:author="zhoujiansheng" w:date="2025-10-09T16:45:41Z">
              <w:r>
                <w:rPr>
                  <w:rFonts w:hint="eastAsia"/>
                  <w:sz w:val="21"/>
                  <w:szCs w:val="21"/>
                  <w:vertAlign w:val="baseline"/>
                  <w:lang w:val="en-US" w:eastAsia="zh-CN"/>
                </w:rPr>
                <w:t>“</w:t>
              </w:r>
            </w:ins>
            <w:ins w:id="911" w:author="zhoujiansheng" w:date="2025-10-09T16:45:35Z">
              <w:r>
                <w:rPr>
                  <w:rFonts w:hint="eastAsia"/>
                  <w:sz w:val="21"/>
                  <w:szCs w:val="21"/>
                  <w:vertAlign w:val="baseline"/>
                  <w:lang w:val="en-US" w:eastAsia="zh-CN"/>
                </w:rPr>
                <w:t>/</w:t>
              </w:r>
            </w:ins>
            <w:ins w:id="912" w:author="zhoujiansheng" w:date="2025-10-09T16:45:45Z">
              <w:r>
                <w:rPr>
                  <w:rFonts w:hint="eastAsia"/>
                  <w:sz w:val="21"/>
                  <w:szCs w:val="21"/>
                  <w:vertAlign w:val="baseline"/>
                  <w:lang w:val="en-US" w:eastAsia="zh-CN"/>
                </w:rPr>
                <w:t>”</w:t>
              </w:r>
            </w:ins>
            <w:ins w:id="913" w:author="zhoujiansheng" w:date="2025-10-09T16:45:38Z">
              <w:r>
                <w:rPr>
                  <w:rFonts w:hint="eastAsia"/>
                  <w:sz w:val="21"/>
                  <w:szCs w:val="21"/>
                  <w:vertAlign w:val="baseline"/>
                  <w:lang w:val="en-US" w:eastAsia="zh-CN"/>
                </w:rPr>
                <w:t>进行</w:t>
              </w:r>
            </w:ins>
            <w:ins w:id="914" w:author="zhoujiansheng" w:date="2025-10-09T16:44:53Z">
              <w:r>
                <w:rPr>
                  <w:rFonts w:hint="eastAsia"/>
                  <w:sz w:val="21"/>
                  <w:szCs w:val="21"/>
                  <w:vertAlign w:val="baseline"/>
                  <w:lang w:val="en-US" w:eastAsia="zh-CN"/>
                </w:rPr>
                <w:t>区隔</w:t>
              </w:r>
            </w:ins>
            <w:ins w:id="915" w:author="zhoujiansheng" w:date="2025-10-09T16:45:49Z">
              <w:r>
                <w:rPr>
                  <w:rFonts w:hint="eastAsia"/>
                  <w:sz w:val="21"/>
                  <w:szCs w:val="21"/>
                  <w:vertAlign w:val="baseline"/>
                  <w:lang w:val="en-US" w:eastAsia="zh-CN"/>
                </w:rPr>
                <w:t>。</w:t>
              </w:r>
            </w:ins>
          </w:p>
        </w:tc>
      </w:tr>
      <w:tr w14:paraId="53F7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0C329C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w:t>
            </w:r>
          </w:p>
        </w:tc>
        <w:tc>
          <w:tcPr>
            <w:tcW w:w="6633" w:type="dxa"/>
          </w:tcPr>
          <w:p w14:paraId="2C1FCEB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模板创建时间，格式yyyy-mm-ddhh:mm:ss</w:t>
            </w:r>
          </w:p>
        </w:tc>
      </w:tr>
      <w:tr w14:paraId="07C6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80C582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最近一次修改人</w:t>
            </w:r>
          </w:p>
        </w:tc>
        <w:tc>
          <w:tcPr>
            <w:tcW w:w="6633" w:type="dxa"/>
          </w:tcPr>
          <w:p w14:paraId="15B00F6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模板创建后，最近一次修改此模板的账号人员名称，新建模板时为空</w:t>
            </w:r>
          </w:p>
        </w:tc>
      </w:tr>
      <w:tr w14:paraId="08F3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60E9E7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最近一次修改时间</w:t>
            </w:r>
          </w:p>
        </w:tc>
        <w:tc>
          <w:tcPr>
            <w:tcW w:w="6633" w:type="dxa"/>
          </w:tcPr>
          <w:p w14:paraId="0D2B243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模板创建后，最近一次修改此模板的时间，新建模板时为空</w:t>
            </w:r>
          </w:p>
        </w:tc>
      </w:tr>
      <w:tr w14:paraId="6CFF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AA0657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操作</w:t>
            </w:r>
          </w:p>
        </w:tc>
        <w:tc>
          <w:tcPr>
            <w:tcW w:w="6633" w:type="dxa"/>
          </w:tcPr>
          <w:p w14:paraId="74219CD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预览/下载/编辑/删除。单击预览可查看已上传模板，单击编辑，步骤与新建模板一致，</w:t>
            </w:r>
            <w:del w:id="916" w:author="zhoujiansheng" w:date="2025-10-09T16:49:19Z">
              <w:r>
                <w:rPr>
                  <w:rFonts w:hint="eastAsia"/>
                  <w:sz w:val="21"/>
                  <w:szCs w:val="21"/>
                  <w:vertAlign w:val="baseline"/>
                  <w:lang w:val="en-US" w:eastAsia="zh-CN"/>
                </w:rPr>
                <w:delText>已配置内容均可修改</w:delText>
              </w:r>
            </w:del>
            <w:ins w:id="917" w:author="zhoujiansheng" w:date="2025-10-09T16:49:29Z">
              <w:r>
                <w:rPr>
                  <w:rFonts w:hint="eastAsia"/>
                  <w:lang w:val="en-US" w:eastAsia="zh-CN"/>
                </w:rPr>
                <w:t>已保存的模板，进行再次编辑时，设备类型为不可编辑状态。当删除已导入模板后，设备类型字段可再次编辑。避免模板内容与所归类的信息不一致的问题。</w:t>
              </w:r>
            </w:ins>
            <w:r>
              <w:rPr>
                <w:rFonts w:hint="eastAsia"/>
                <w:sz w:val="21"/>
                <w:szCs w:val="21"/>
                <w:vertAlign w:val="baseline"/>
                <w:lang w:val="en-US" w:eastAsia="zh-CN"/>
              </w:rPr>
              <w:t>单击下载，可直接下载已经导入成功的模板。</w:t>
            </w:r>
          </w:p>
        </w:tc>
      </w:tr>
    </w:tbl>
    <w:p w14:paraId="0C74355A">
      <w:pPr>
        <w:jc w:val="left"/>
        <w:rPr>
          <w:rFonts w:hint="eastAsia"/>
          <w:lang w:val="en-US" w:eastAsia="zh-CN"/>
        </w:rPr>
      </w:pPr>
    </w:p>
    <w:p w14:paraId="0E6EEA8F">
      <w:pPr>
        <w:jc w:val="left"/>
        <w:rPr>
          <w:rFonts w:hint="default"/>
          <w:lang w:val="en-US" w:eastAsia="zh-CN"/>
        </w:rPr>
      </w:pPr>
    </w:p>
    <w:p w14:paraId="711E34A5">
      <w:pPr>
        <w:jc w:val="left"/>
        <w:rPr>
          <w:rFonts w:hint="default"/>
          <w:lang w:val="en-US" w:eastAsia="zh-CN"/>
        </w:rPr>
      </w:pPr>
      <w:r>
        <w:rPr>
          <w:rFonts w:hint="eastAsia"/>
          <w:lang w:val="en-US" w:eastAsia="zh-CN"/>
        </w:rPr>
        <w:t>注：单个设备类型的测试模板所包含的告警及信号一般不超过60条。</w:t>
      </w:r>
    </w:p>
    <w:sectPr>
      <w:pgSz w:w="11906" w:h="16838"/>
      <w:pgMar w:top="1440" w:right="1080" w:bottom="1440" w:left="1080" w:header="68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oujiansheng" w:date="2024-05-28T15:43:46Z" w:initials="">
    <w:p w14:paraId="580F1B72">
      <w:pPr>
        <w:pStyle w:val="16"/>
        <w:rPr>
          <w:rFonts w:hint="default" w:eastAsia="宋体"/>
          <w:lang w:val="en-US" w:eastAsia="zh-CN"/>
        </w:rPr>
      </w:pPr>
      <w:r>
        <w:rPr>
          <w:rFonts w:hint="eastAsia"/>
          <w:lang w:val="en-US" w:eastAsia="zh-CN"/>
        </w:rPr>
        <w:t>UI优化建议：此处的前端交互，后期可优化。优化方向，可选设备加载之后，对校验不通过的设备进行标识提示，避免设备选择之后校验不通过的反复操作。</w:t>
      </w:r>
    </w:p>
  </w:comment>
  <w:comment w:id="1" w:author="zhoujiansheng" w:date="2024-06-14T10:40:15Z" w:initials="">
    <w:p w14:paraId="1F6A3479">
      <w:pPr>
        <w:pStyle w:val="16"/>
        <w:rPr>
          <w:rFonts w:hint="eastAsia"/>
          <w:lang w:val="en-US" w:eastAsia="zh-CN"/>
        </w:rPr>
      </w:pPr>
      <w:r>
        <w:rPr>
          <w:rFonts w:hint="eastAsia"/>
          <w:lang w:val="en-US" w:eastAsia="zh-CN"/>
        </w:rPr>
        <w:t>待优化问题项：若标准信号编码存在多个通道号，如何对同一个信号的多个值进行区分并验收。</w:t>
      </w:r>
    </w:p>
    <w:p w14:paraId="0A37793E">
      <w:pPr>
        <w:pStyle w:val="16"/>
        <w:rPr>
          <w:rFonts w:hint="default"/>
          <w:lang w:val="en-US" w:eastAsia="zh-CN"/>
        </w:rPr>
      </w:pPr>
      <w:r>
        <w:rPr>
          <w:rFonts w:hint="eastAsia"/>
          <w:lang w:val="en-US" w:eastAsia="zh-CN"/>
        </w:rPr>
        <w:t>当前与客户沟通的临时解决办法：先只获取最新的一个值，上线试用后再优化。</w:t>
      </w:r>
    </w:p>
  </w:comment>
  <w:comment w:id="2" w:author="zhoujiansheng" w:date="2024-05-25T16:26:28Z" w:initials="">
    <w:p w14:paraId="5369709E">
      <w:pPr>
        <w:pStyle w:val="16"/>
        <w:rPr>
          <w:rFonts w:hint="default" w:eastAsia="宋体"/>
          <w:lang w:val="en-US" w:eastAsia="zh-CN"/>
        </w:rPr>
      </w:pPr>
      <w:r>
        <w:rPr>
          <w:rFonts w:hint="eastAsia"/>
          <w:lang w:val="en-US" w:eastAsia="zh-CN"/>
        </w:rPr>
        <w:t>与客户确认原因是单选还是可多选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0F1B72" w15:done="0"/>
  <w15:commentEx w15:paraId="0A37793E" w15:done="0"/>
  <w15:commentEx w15:paraId="5369709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0E961">
    <w:pPr>
      <w:pStyle w:val="52"/>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48F9F">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ab/>
    </w:r>
    <w:r>
      <w:rPr>
        <w:rFonts w:hint="eastAsia" w:asciiTheme="minorEastAsia" w:hAnsiTheme="minorEastAsia" w:eastAsiaTheme="minorEastAsia" w:cstheme="minorEastAsia"/>
        <w:lang w:val="en-US" w:eastAsia="zh-CN"/>
      </w:rPr>
      <w:t>广西动环工作台项目产品需求规格书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DAD671"/>
    <w:multiLevelType w:val="singleLevel"/>
    <w:tmpl w:val="B0DAD671"/>
    <w:lvl w:ilvl="0" w:tentative="0">
      <w:start w:val="1"/>
      <w:numFmt w:val="bullet"/>
      <w:lvlText w:val=""/>
      <w:lvlJc w:val="left"/>
      <w:pPr>
        <w:ind w:left="420" w:hanging="420"/>
      </w:pPr>
      <w:rPr>
        <w:rFonts w:hint="default" w:ascii="Wingdings" w:hAnsi="Wingdings"/>
      </w:rPr>
    </w:lvl>
  </w:abstractNum>
  <w:abstractNum w:abstractNumId="1">
    <w:nsid w:val="C6F66E9E"/>
    <w:multiLevelType w:val="singleLevel"/>
    <w:tmpl w:val="C6F66E9E"/>
    <w:lvl w:ilvl="0" w:tentative="0">
      <w:start w:val="1"/>
      <w:numFmt w:val="bullet"/>
      <w:lvlText w:val=""/>
      <w:lvlJc w:val="left"/>
      <w:pPr>
        <w:ind w:left="420" w:hanging="420"/>
      </w:pPr>
      <w:rPr>
        <w:rFonts w:hint="default" w:ascii="Wingdings" w:hAnsi="Wingdings"/>
      </w:rPr>
    </w:lvl>
  </w:abstractNum>
  <w:abstractNum w:abstractNumId="2">
    <w:nsid w:val="CE17A9B1"/>
    <w:multiLevelType w:val="singleLevel"/>
    <w:tmpl w:val="CE17A9B1"/>
    <w:lvl w:ilvl="0" w:tentative="0">
      <w:start w:val="1"/>
      <w:numFmt w:val="bullet"/>
      <w:lvlText w:val=""/>
      <w:lvlJc w:val="left"/>
      <w:pPr>
        <w:ind w:left="420" w:hanging="420"/>
      </w:pPr>
      <w:rPr>
        <w:rFonts w:hint="default" w:ascii="Wingdings" w:hAnsi="Wingdings"/>
      </w:rPr>
    </w:lvl>
  </w:abstractNum>
  <w:abstractNum w:abstractNumId="3">
    <w:nsid w:val="E7B7966D"/>
    <w:multiLevelType w:val="singleLevel"/>
    <w:tmpl w:val="E7B7966D"/>
    <w:lvl w:ilvl="0" w:tentative="0">
      <w:start w:val="1"/>
      <w:numFmt w:val="bullet"/>
      <w:lvlText w:val=""/>
      <w:lvlJc w:val="left"/>
      <w:pPr>
        <w:ind w:left="420" w:hanging="420"/>
      </w:pPr>
      <w:rPr>
        <w:rFonts w:hint="default" w:ascii="Wingdings" w:hAnsi="Wingdings"/>
      </w:rPr>
    </w:lvl>
  </w:abstractNum>
  <w:abstractNum w:abstractNumId="4">
    <w:nsid w:val="FBDD216D"/>
    <w:multiLevelType w:val="singleLevel"/>
    <w:tmpl w:val="FBDD216D"/>
    <w:lvl w:ilvl="0" w:tentative="0">
      <w:start w:val="1"/>
      <w:numFmt w:val="bullet"/>
      <w:lvlText w:val=""/>
      <w:lvlJc w:val="left"/>
      <w:pPr>
        <w:ind w:left="420" w:hanging="420"/>
      </w:pPr>
      <w:rPr>
        <w:rFonts w:hint="default" w:ascii="Wingdings" w:hAnsi="Wingdings"/>
      </w:rPr>
    </w:lvl>
  </w:abstractNum>
  <w:abstractNum w:abstractNumId="5">
    <w:nsid w:val="00000041"/>
    <w:multiLevelType w:val="multilevel"/>
    <w:tmpl w:val="00000041"/>
    <w:lvl w:ilvl="0" w:tentative="0">
      <w:start w:val="1"/>
      <w:numFmt w:val="decimal"/>
      <w:pStyle w:val="123"/>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6">
    <w:nsid w:val="00000053"/>
    <w:multiLevelType w:val="multilevel"/>
    <w:tmpl w:val="00000053"/>
    <w:lvl w:ilvl="0" w:tentative="0">
      <w:start w:val="1"/>
      <w:numFmt w:val="chineseCountingThousand"/>
      <w:pStyle w:val="118"/>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
    <w:nsid w:val="0000007C"/>
    <w:multiLevelType w:val="multilevel"/>
    <w:tmpl w:val="0000007C"/>
    <w:lvl w:ilvl="0" w:tentative="0">
      <w:start w:val="1"/>
      <w:numFmt w:val="decimal"/>
      <w:pStyle w:val="120"/>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21856C7"/>
    <w:multiLevelType w:val="multilevel"/>
    <w:tmpl w:val="121856C7"/>
    <w:lvl w:ilvl="0" w:tentative="0">
      <w:start w:val="1"/>
      <w:numFmt w:val="decimal"/>
      <w:pStyle w:val="6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D3A4568"/>
    <w:multiLevelType w:val="singleLevel"/>
    <w:tmpl w:val="1D3A4568"/>
    <w:lvl w:ilvl="0" w:tentative="0">
      <w:start w:val="1"/>
      <w:numFmt w:val="bullet"/>
      <w:lvlText w:val=""/>
      <w:lvlJc w:val="left"/>
      <w:pPr>
        <w:ind w:left="420" w:hanging="420"/>
      </w:pPr>
      <w:rPr>
        <w:rFonts w:hint="default" w:ascii="Wingdings" w:hAnsi="Wingdings"/>
      </w:rPr>
    </w:lvl>
  </w:abstractNum>
  <w:abstractNum w:abstractNumId="10">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7"/>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38512B6E"/>
    <w:multiLevelType w:val="multilevel"/>
    <w:tmpl w:val="38512B6E"/>
    <w:lvl w:ilvl="0" w:tentative="0">
      <w:start w:val="1"/>
      <w:numFmt w:val="lowerLetter"/>
      <w:pStyle w:val="90"/>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2">
    <w:nsid w:val="41609A44"/>
    <w:multiLevelType w:val="singleLevel"/>
    <w:tmpl w:val="41609A44"/>
    <w:lvl w:ilvl="0" w:tentative="0">
      <w:start w:val="1"/>
      <w:numFmt w:val="decimal"/>
      <w:suff w:val="nothing"/>
      <w:lvlText w:val="%1、"/>
      <w:lvlJc w:val="left"/>
    </w:lvl>
  </w:abstractNum>
  <w:abstractNum w:abstractNumId="13">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pStyle w:val="6"/>
      <w:lvlText w:val="%1.%2.%3.%4."/>
      <w:lvlJc w:val="left"/>
      <w:pPr>
        <w:tabs>
          <w:tab w:val="left" w:pos="864"/>
        </w:tabs>
        <w:ind w:left="864" w:hanging="864"/>
      </w:pPr>
      <w:rPr>
        <w:rFonts w:hint="default"/>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14">
    <w:nsid w:val="64042B09"/>
    <w:multiLevelType w:val="multilevel"/>
    <w:tmpl w:val="64042B09"/>
    <w:lvl w:ilvl="0" w:tentative="0">
      <w:start w:val="1"/>
      <w:numFmt w:val="decimal"/>
      <w:pStyle w:val="55"/>
      <w:suff w:val="space"/>
      <w:lvlText w:val="§%1 "/>
      <w:lvlJc w:val="left"/>
      <w:pPr>
        <w:ind w:left="85" w:hanging="85"/>
      </w:pPr>
      <w:rPr>
        <w:rFonts w:hint="eastAsia"/>
        <w:lang w:val="en-US"/>
      </w:rPr>
    </w:lvl>
    <w:lvl w:ilvl="1" w:tentative="0">
      <w:start w:val="1"/>
      <w:numFmt w:val="none"/>
      <w:pStyle w:val="56"/>
      <w:suff w:val="space"/>
      <w:lvlText w:val="§2"/>
      <w:lvlJc w:val="left"/>
      <w:pPr>
        <w:ind w:left="-500" w:firstLine="500"/>
      </w:pPr>
      <w:rPr>
        <w:rFonts w:hint="eastAsia"/>
        <w:lang w:val="en-US"/>
      </w:rPr>
    </w:lvl>
    <w:lvl w:ilvl="2" w:tentative="0">
      <w:start w:val="1"/>
      <w:numFmt w:val="decimal"/>
      <w:pStyle w:val="57"/>
      <w:suff w:val="space"/>
      <w:lvlText w:val="§%1.%2%3 "/>
      <w:lvlJc w:val="left"/>
      <w:pPr>
        <w:ind w:left="-244" w:firstLine="528"/>
      </w:pPr>
      <w:rPr>
        <w:rFonts w:hint="eastAsia"/>
      </w:rPr>
    </w:lvl>
    <w:lvl w:ilvl="3" w:tentative="0">
      <w:start w:val="1"/>
      <w:numFmt w:val="decimal"/>
      <w:pStyle w:val="58"/>
      <w:suff w:val="space"/>
      <w:lvlText w:val="§%1.%3.%4 "/>
      <w:lvlJc w:val="left"/>
      <w:pPr>
        <w:ind w:left="-500" w:firstLine="528"/>
      </w:pPr>
      <w:rPr>
        <w:rFonts w:hint="eastAsia"/>
      </w:rPr>
    </w:lvl>
    <w:lvl w:ilvl="4" w:tentative="0">
      <w:start w:val="1"/>
      <w:numFmt w:val="decimal"/>
      <w:pStyle w:val="59"/>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15">
    <w:nsid w:val="64FC496B"/>
    <w:multiLevelType w:val="singleLevel"/>
    <w:tmpl w:val="64FC496B"/>
    <w:lvl w:ilvl="0" w:tentative="0">
      <w:start w:val="1"/>
      <w:numFmt w:val="bullet"/>
      <w:lvlText w:val=""/>
      <w:lvlJc w:val="left"/>
      <w:pPr>
        <w:ind w:left="420" w:hanging="420"/>
      </w:pPr>
      <w:rPr>
        <w:rFonts w:hint="default" w:ascii="Wingdings" w:hAnsi="Wingdings"/>
      </w:rPr>
    </w:lvl>
  </w:abstractNum>
  <w:abstractNum w:abstractNumId="16">
    <w:nsid w:val="6AD0011B"/>
    <w:multiLevelType w:val="multilevel"/>
    <w:tmpl w:val="6AD0011B"/>
    <w:lvl w:ilvl="0" w:tentative="0">
      <w:start w:val="1"/>
      <w:numFmt w:val="lowerLetter"/>
      <w:pStyle w:val="85"/>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09"/>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3"/>
  </w:num>
  <w:num w:numId="2">
    <w:abstractNumId w:val="14"/>
  </w:num>
  <w:num w:numId="3">
    <w:abstractNumId w:val="8"/>
  </w:num>
  <w:num w:numId="4">
    <w:abstractNumId w:val="16"/>
  </w:num>
  <w:num w:numId="5">
    <w:abstractNumId w:val="11"/>
  </w:num>
  <w:num w:numId="6">
    <w:abstractNumId w:val="17"/>
  </w:num>
  <w:num w:numId="7">
    <w:abstractNumId w:val="10"/>
  </w:num>
  <w:num w:numId="8">
    <w:abstractNumId w:val="6"/>
  </w:num>
  <w:num w:numId="9">
    <w:abstractNumId w:val="7"/>
  </w:num>
  <w:num w:numId="10">
    <w:abstractNumId w:val="5"/>
  </w:num>
  <w:num w:numId="11">
    <w:abstractNumId w:val="0"/>
  </w:num>
  <w:num w:numId="12">
    <w:abstractNumId w:val="12"/>
  </w:num>
  <w:num w:numId="13">
    <w:abstractNumId w:val="15"/>
  </w:num>
  <w:num w:numId="14">
    <w:abstractNumId w:val="2"/>
  </w:num>
  <w:num w:numId="15">
    <w:abstractNumId w:val="3"/>
  </w:num>
  <w:num w:numId="16">
    <w:abstractNumId w:val="9"/>
  </w:num>
  <w:num w:numId="17">
    <w:abstractNumId w:val="1"/>
  </w:num>
  <w:num w:numId="1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oujiansheng">
    <w15:presenceInfo w15:providerId="None" w15:userId="zhoujiansh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ODJkNGQwYTQyNDZlYTZhMjU2ZDZiNWU5ZGZmODY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563"/>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664"/>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598B"/>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97E46"/>
    <w:rsid w:val="021C1EC3"/>
    <w:rsid w:val="021D43C0"/>
    <w:rsid w:val="021D4FA2"/>
    <w:rsid w:val="02230B82"/>
    <w:rsid w:val="02276789"/>
    <w:rsid w:val="022A74BF"/>
    <w:rsid w:val="022B0B0F"/>
    <w:rsid w:val="022C7A0E"/>
    <w:rsid w:val="02342C22"/>
    <w:rsid w:val="02351D35"/>
    <w:rsid w:val="023F7FAC"/>
    <w:rsid w:val="024018E3"/>
    <w:rsid w:val="02473FB9"/>
    <w:rsid w:val="024C06A2"/>
    <w:rsid w:val="02500949"/>
    <w:rsid w:val="02501F34"/>
    <w:rsid w:val="02507875"/>
    <w:rsid w:val="0254786C"/>
    <w:rsid w:val="025547A8"/>
    <w:rsid w:val="025B1BDD"/>
    <w:rsid w:val="025B4E93"/>
    <w:rsid w:val="026103D4"/>
    <w:rsid w:val="026779BA"/>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4212F"/>
    <w:rsid w:val="02E679C2"/>
    <w:rsid w:val="02EB326B"/>
    <w:rsid w:val="02F33124"/>
    <w:rsid w:val="02F75819"/>
    <w:rsid w:val="02FB606E"/>
    <w:rsid w:val="02FE1BC7"/>
    <w:rsid w:val="03037322"/>
    <w:rsid w:val="03056A3A"/>
    <w:rsid w:val="03110517"/>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A640E"/>
    <w:rsid w:val="043E4EAF"/>
    <w:rsid w:val="043E7B61"/>
    <w:rsid w:val="043F6C54"/>
    <w:rsid w:val="04402959"/>
    <w:rsid w:val="044621DF"/>
    <w:rsid w:val="04462425"/>
    <w:rsid w:val="044F167E"/>
    <w:rsid w:val="04501444"/>
    <w:rsid w:val="045104E2"/>
    <w:rsid w:val="04557FAB"/>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377A4"/>
    <w:rsid w:val="05A9572A"/>
    <w:rsid w:val="05A97BA7"/>
    <w:rsid w:val="05AD01F5"/>
    <w:rsid w:val="05AF5E0B"/>
    <w:rsid w:val="05B0219D"/>
    <w:rsid w:val="05B2319C"/>
    <w:rsid w:val="05B94CEC"/>
    <w:rsid w:val="05BF62FE"/>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66995"/>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860322"/>
    <w:rsid w:val="07946748"/>
    <w:rsid w:val="07951D34"/>
    <w:rsid w:val="07987E10"/>
    <w:rsid w:val="079B210D"/>
    <w:rsid w:val="079F68D0"/>
    <w:rsid w:val="07A67C68"/>
    <w:rsid w:val="07B005CD"/>
    <w:rsid w:val="07B121D1"/>
    <w:rsid w:val="07B80EE8"/>
    <w:rsid w:val="07CD4AD3"/>
    <w:rsid w:val="07CF06F8"/>
    <w:rsid w:val="07D0418F"/>
    <w:rsid w:val="07D23995"/>
    <w:rsid w:val="07D93842"/>
    <w:rsid w:val="07D95CFE"/>
    <w:rsid w:val="07DC1A6F"/>
    <w:rsid w:val="07DD6CF3"/>
    <w:rsid w:val="07E13DDB"/>
    <w:rsid w:val="07EA5B66"/>
    <w:rsid w:val="07ED25D5"/>
    <w:rsid w:val="07F57448"/>
    <w:rsid w:val="07F7788B"/>
    <w:rsid w:val="0800064B"/>
    <w:rsid w:val="0813440C"/>
    <w:rsid w:val="081432B9"/>
    <w:rsid w:val="08173EDD"/>
    <w:rsid w:val="0818114E"/>
    <w:rsid w:val="081942CF"/>
    <w:rsid w:val="081B5B19"/>
    <w:rsid w:val="081D6ED3"/>
    <w:rsid w:val="082D27CD"/>
    <w:rsid w:val="082E348F"/>
    <w:rsid w:val="0831020B"/>
    <w:rsid w:val="083318BB"/>
    <w:rsid w:val="08382001"/>
    <w:rsid w:val="083A5507"/>
    <w:rsid w:val="083B3EF2"/>
    <w:rsid w:val="084325F4"/>
    <w:rsid w:val="08465E68"/>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47235"/>
    <w:rsid w:val="09E70D23"/>
    <w:rsid w:val="09EB3AEB"/>
    <w:rsid w:val="09EE373D"/>
    <w:rsid w:val="09F13F95"/>
    <w:rsid w:val="09F227CD"/>
    <w:rsid w:val="09F42651"/>
    <w:rsid w:val="09F8676F"/>
    <w:rsid w:val="0A04546B"/>
    <w:rsid w:val="0A083970"/>
    <w:rsid w:val="0A093712"/>
    <w:rsid w:val="0A0A28CB"/>
    <w:rsid w:val="0A100C3D"/>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5D1224"/>
    <w:rsid w:val="0C6E4D98"/>
    <w:rsid w:val="0C7172F1"/>
    <w:rsid w:val="0C7C16BA"/>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22F05"/>
    <w:rsid w:val="0D2328B8"/>
    <w:rsid w:val="0D232F0E"/>
    <w:rsid w:val="0D25664B"/>
    <w:rsid w:val="0D27000A"/>
    <w:rsid w:val="0D31179F"/>
    <w:rsid w:val="0D361917"/>
    <w:rsid w:val="0D4231A8"/>
    <w:rsid w:val="0D4A2CA4"/>
    <w:rsid w:val="0D4D6207"/>
    <w:rsid w:val="0D526302"/>
    <w:rsid w:val="0D6D5EC1"/>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A2D74"/>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0FF7686E"/>
    <w:rsid w:val="0FF876FB"/>
    <w:rsid w:val="10016489"/>
    <w:rsid w:val="100B712E"/>
    <w:rsid w:val="10153867"/>
    <w:rsid w:val="10157554"/>
    <w:rsid w:val="101D1071"/>
    <w:rsid w:val="10231388"/>
    <w:rsid w:val="102C0838"/>
    <w:rsid w:val="10364434"/>
    <w:rsid w:val="103F3E75"/>
    <w:rsid w:val="10465350"/>
    <w:rsid w:val="10524DBE"/>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B252D"/>
    <w:rsid w:val="112C40DA"/>
    <w:rsid w:val="113300D8"/>
    <w:rsid w:val="11353246"/>
    <w:rsid w:val="114225DD"/>
    <w:rsid w:val="11461F55"/>
    <w:rsid w:val="114876A2"/>
    <w:rsid w:val="114B4B83"/>
    <w:rsid w:val="114F5C3D"/>
    <w:rsid w:val="114F6F8C"/>
    <w:rsid w:val="11503589"/>
    <w:rsid w:val="1150764D"/>
    <w:rsid w:val="11540A77"/>
    <w:rsid w:val="115B07DD"/>
    <w:rsid w:val="115B7B63"/>
    <w:rsid w:val="115C5621"/>
    <w:rsid w:val="11697AA1"/>
    <w:rsid w:val="116B0A54"/>
    <w:rsid w:val="1170208A"/>
    <w:rsid w:val="1170773C"/>
    <w:rsid w:val="117400AF"/>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0B5CE9"/>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118A6"/>
    <w:rsid w:val="12A60752"/>
    <w:rsid w:val="12AF5FAC"/>
    <w:rsid w:val="12B0025F"/>
    <w:rsid w:val="12B04EB4"/>
    <w:rsid w:val="12BB0AC6"/>
    <w:rsid w:val="12BD5A38"/>
    <w:rsid w:val="12C20263"/>
    <w:rsid w:val="12CA38DF"/>
    <w:rsid w:val="12D01375"/>
    <w:rsid w:val="12D036C3"/>
    <w:rsid w:val="12D207E9"/>
    <w:rsid w:val="12D93F9E"/>
    <w:rsid w:val="12DA36B7"/>
    <w:rsid w:val="12DB38A0"/>
    <w:rsid w:val="12E13BF6"/>
    <w:rsid w:val="12E64418"/>
    <w:rsid w:val="12EB38AB"/>
    <w:rsid w:val="12F61E9B"/>
    <w:rsid w:val="12FB286B"/>
    <w:rsid w:val="13080080"/>
    <w:rsid w:val="130845B2"/>
    <w:rsid w:val="130A1A1C"/>
    <w:rsid w:val="130B4EB9"/>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76F6B"/>
    <w:rsid w:val="140B13BA"/>
    <w:rsid w:val="141A2AE8"/>
    <w:rsid w:val="141D21D3"/>
    <w:rsid w:val="1424122F"/>
    <w:rsid w:val="14251780"/>
    <w:rsid w:val="1429496D"/>
    <w:rsid w:val="142B3451"/>
    <w:rsid w:val="142C68C7"/>
    <w:rsid w:val="14313725"/>
    <w:rsid w:val="143477A0"/>
    <w:rsid w:val="143F2C22"/>
    <w:rsid w:val="144E6A96"/>
    <w:rsid w:val="14510CA4"/>
    <w:rsid w:val="14543811"/>
    <w:rsid w:val="14566B12"/>
    <w:rsid w:val="14611979"/>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7C2149"/>
    <w:rsid w:val="15836D5B"/>
    <w:rsid w:val="15862CBD"/>
    <w:rsid w:val="158E2A4E"/>
    <w:rsid w:val="159021D1"/>
    <w:rsid w:val="159929E5"/>
    <w:rsid w:val="159C71E9"/>
    <w:rsid w:val="159E7BFA"/>
    <w:rsid w:val="15A753CA"/>
    <w:rsid w:val="15AA65F8"/>
    <w:rsid w:val="15BD5285"/>
    <w:rsid w:val="15BD531F"/>
    <w:rsid w:val="15C627D1"/>
    <w:rsid w:val="15D362DC"/>
    <w:rsid w:val="15D41483"/>
    <w:rsid w:val="15D706D0"/>
    <w:rsid w:val="15D72862"/>
    <w:rsid w:val="15DC7F04"/>
    <w:rsid w:val="15DD54C0"/>
    <w:rsid w:val="15E25C37"/>
    <w:rsid w:val="15E522E7"/>
    <w:rsid w:val="15E52F63"/>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93B1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410D2"/>
    <w:rsid w:val="183C25ED"/>
    <w:rsid w:val="183D19A0"/>
    <w:rsid w:val="183D1DD5"/>
    <w:rsid w:val="184E1F55"/>
    <w:rsid w:val="1854425B"/>
    <w:rsid w:val="1858057B"/>
    <w:rsid w:val="185C71B3"/>
    <w:rsid w:val="186C5CFE"/>
    <w:rsid w:val="186D19D3"/>
    <w:rsid w:val="18783829"/>
    <w:rsid w:val="187B27A6"/>
    <w:rsid w:val="187E7738"/>
    <w:rsid w:val="188661B8"/>
    <w:rsid w:val="18975B86"/>
    <w:rsid w:val="18A35ED0"/>
    <w:rsid w:val="18A97EFD"/>
    <w:rsid w:val="18AB01E7"/>
    <w:rsid w:val="18AB5540"/>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2A6367"/>
    <w:rsid w:val="19393B0D"/>
    <w:rsid w:val="193E3711"/>
    <w:rsid w:val="19432EED"/>
    <w:rsid w:val="19436F45"/>
    <w:rsid w:val="1945036B"/>
    <w:rsid w:val="19450FDB"/>
    <w:rsid w:val="19472F02"/>
    <w:rsid w:val="194F3E33"/>
    <w:rsid w:val="19506142"/>
    <w:rsid w:val="19520C76"/>
    <w:rsid w:val="19541B10"/>
    <w:rsid w:val="195A6A5F"/>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60FEC"/>
    <w:rsid w:val="19FA2AD1"/>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5521EA"/>
    <w:rsid w:val="1A552EEE"/>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63078"/>
    <w:rsid w:val="1AC72995"/>
    <w:rsid w:val="1AC960B6"/>
    <w:rsid w:val="1ACB424E"/>
    <w:rsid w:val="1AD27623"/>
    <w:rsid w:val="1AD4681C"/>
    <w:rsid w:val="1ADA5162"/>
    <w:rsid w:val="1ADA7128"/>
    <w:rsid w:val="1ADE1A03"/>
    <w:rsid w:val="1AE615DF"/>
    <w:rsid w:val="1AE64E4B"/>
    <w:rsid w:val="1AE92A77"/>
    <w:rsid w:val="1AED093D"/>
    <w:rsid w:val="1AEE7805"/>
    <w:rsid w:val="1AF04D85"/>
    <w:rsid w:val="1AF15D6A"/>
    <w:rsid w:val="1AF85239"/>
    <w:rsid w:val="1AF97B7F"/>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644160"/>
    <w:rsid w:val="1B6C5188"/>
    <w:rsid w:val="1B6D3A18"/>
    <w:rsid w:val="1B6E0763"/>
    <w:rsid w:val="1B826A32"/>
    <w:rsid w:val="1B874FCD"/>
    <w:rsid w:val="1B920B52"/>
    <w:rsid w:val="1B96287D"/>
    <w:rsid w:val="1B965C07"/>
    <w:rsid w:val="1B9D0C35"/>
    <w:rsid w:val="1BA71D28"/>
    <w:rsid w:val="1BAC3004"/>
    <w:rsid w:val="1BAE452F"/>
    <w:rsid w:val="1BAF1E84"/>
    <w:rsid w:val="1BB50677"/>
    <w:rsid w:val="1BBC4DA0"/>
    <w:rsid w:val="1BBC6AD1"/>
    <w:rsid w:val="1BBF39EE"/>
    <w:rsid w:val="1BCF5F25"/>
    <w:rsid w:val="1BD37C26"/>
    <w:rsid w:val="1BE3571E"/>
    <w:rsid w:val="1BE61F50"/>
    <w:rsid w:val="1BE81594"/>
    <w:rsid w:val="1BF04C16"/>
    <w:rsid w:val="1BF17169"/>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754A3"/>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61977"/>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90D66"/>
    <w:rsid w:val="202B2A83"/>
    <w:rsid w:val="202B5EFE"/>
    <w:rsid w:val="202D09E2"/>
    <w:rsid w:val="20330845"/>
    <w:rsid w:val="203A186B"/>
    <w:rsid w:val="203A201A"/>
    <w:rsid w:val="20492CE8"/>
    <w:rsid w:val="204C5A64"/>
    <w:rsid w:val="204E1EEF"/>
    <w:rsid w:val="204E6BA5"/>
    <w:rsid w:val="205651A8"/>
    <w:rsid w:val="205A7165"/>
    <w:rsid w:val="206C4A1D"/>
    <w:rsid w:val="206D249A"/>
    <w:rsid w:val="207100E9"/>
    <w:rsid w:val="207628EF"/>
    <w:rsid w:val="2079079F"/>
    <w:rsid w:val="2084254D"/>
    <w:rsid w:val="208A6E24"/>
    <w:rsid w:val="208D34FE"/>
    <w:rsid w:val="208E47EF"/>
    <w:rsid w:val="208F2C4B"/>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E96255"/>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76F5D"/>
    <w:rsid w:val="2189742D"/>
    <w:rsid w:val="21907E6C"/>
    <w:rsid w:val="21961926"/>
    <w:rsid w:val="21A03F31"/>
    <w:rsid w:val="21A34AA5"/>
    <w:rsid w:val="21AA2BCE"/>
    <w:rsid w:val="21AF7B36"/>
    <w:rsid w:val="21B328B0"/>
    <w:rsid w:val="21C223E6"/>
    <w:rsid w:val="21C53A12"/>
    <w:rsid w:val="21D17657"/>
    <w:rsid w:val="21E01FC7"/>
    <w:rsid w:val="21E53118"/>
    <w:rsid w:val="21F23BC7"/>
    <w:rsid w:val="21F76249"/>
    <w:rsid w:val="220A05FD"/>
    <w:rsid w:val="220A0FA0"/>
    <w:rsid w:val="220C357F"/>
    <w:rsid w:val="220F714A"/>
    <w:rsid w:val="22112EA6"/>
    <w:rsid w:val="2216059B"/>
    <w:rsid w:val="22191AA6"/>
    <w:rsid w:val="221C40F9"/>
    <w:rsid w:val="222A2C10"/>
    <w:rsid w:val="2235346B"/>
    <w:rsid w:val="22383191"/>
    <w:rsid w:val="223931E0"/>
    <w:rsid w:val="223D0885"/>
    <w:rsid w:val="22462B3E"/>
    <w:rsid w:val="22472229"/>
    <w:rsid w:val="224A590C"/>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201E7"/>
    <w:rsid w:val="247523E5"/>
    <w:rsid w:val="24765027"/>
    <w:rsid w:val="248142F7"/>
    <w:rsid w:val="248A180A"/>
    <w:rsid w:val="24A0175F"/>
    <w:rsid w:val="24A22E3F"/>
    <w:rsid w:val="24AB3EB2"/>
    <w:rsid w:val="24AB423A"/>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BB087F"/>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928D8"/>
    <w:rsid w:val="263C7842"/>
    <w:rsid w:val="263F2B65"/>
    <w:rsid w:val="2640159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45879"/>
    <w:rsid w:val="267A22BC"/>
    <w:rsid w:val="268326F8"/>
    <w:rsid w:val="2687518A"/>
    <w:rsid w:val="268847A6"/>
    <w:rsid w:val="268D0C9A"/>
    <w:rsid w:val="26936BA8"/>
    <w:rsid w:val="26982296"/>
    <w:rsid w:val="26A56052"/>
    <w:rsid w:val="26B3768D"/>
    <w:rsid w:val="26B918D1"/>
    <w:rsid w:val="26BB53EF"/>
    <w:rsid w:val="26C03BA8"/>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DF344C"/>
    <w:rsid w:val="27E95DF4"/>
    <w:rsid w:val="27ED3E74"/>
    <w:rsid w:val="27FA5A39"/>
    <w:rsid w:val="27FA6A98"/>
    <w:rsid w:val="28103003"/>
    <w:rsid w:val="2815376F"/>
    <w:rsid w:val="28185241"/>
    <w:rsid w:val="281E0A65"/>
    <w:rsid w:val="282240F5"/>
    <w:rsid w:val="282A3669"/>
    <w:rsid w:val="282C1F47"/>
    <w:rsid w:val="282C52EE"/>
    <w:rsid w:val="283F17E8"/>
    <w:rsid w:val="283F473A"/>
    <w:rsid w:val="28403A6F"/>
    <w:rsid w:val="28455F62"/>
    <w:rsid w:val="2847317D"/>
    <w:rsid w:val="28477F6A"/>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E2751"/>
    <w:rsid w:val="290F2281"/>
    <w:rsid w:val="29212667"/>
    <w:rsid w:val="292279DD"/>
    <w:rsid w:val="292474D6"/>
    <w:rsid w:val="292D361F"/>
    <w:rsid w:val="292D5EA7"/>
    <w:rsid w:val="292F72BD"/>
    <w:rsid w:val="29304C30"/>
    <w:rsid w:val="293F2889"/>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B763B"/>
    <w:rsid w:val="29CD44A1"/>
    <w:rsid w:val="29D24F33"/>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8653BF"/>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AFF362D"/>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35A42"/>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36680"/>
    <w:rsid w:val="2C885414"/>
    <w:rsid w:val="2C8F5FE1"/>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905A6"/>
    <w:rsid w:val="2D0A2A69"/>
    <w:rsid w:val="2D0C626E"/>
    <w:rsid w:val="2D144FDE"/>
    <w:rsid w:val="2D1C56B2"/>
    <w:rsid w:val="2D1E6D1B"/>
    <w:rsid w:val="2D230250"/>
    <w:rsid w:val="2D2460F6"/>
    <w:rsid w:val="2D2579B3"/>
    <w:rsid w:val="2D2E62AB"/>
    <w:rsid w:val="2D362B92"/>
    <w:rsid w:val="2D3918E0"/>
    <w:rsid w:val="2D3A7747"/>
    <w:rsid w:val="2D3E76D1"/>
    <w:rsid w:val="2D3F36CB"/>
    <w:rsid w:val="2D416A83"/>
    <w:rsid w:val="2D426C25"/>
    <w:rsid w:val="2D4D2210"/>
    <w:rsid w:val="2D5579E1"/>
    <w:rsid w:val="2D62677F"/>
    <w:rsid w:val="2D740784"/>
    <w:rsid w:val="2D7B3A50"/>
    <w:rsid w:val="2D7E3C87"/>
    <w:rsid w:val="2D7F5DB2"/>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D5317"/>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338FA"/>
    <w:rsid w:val="2EE71DF8"/>
    <w:rsid w:val="2EED15DF"/>
    <w:rsid w:val="2EEF0779"/>
    <w:rsid w:val="2EF47225"/>
    <w:rsid w:val="2EF93B9C"/>
    <w:rsid w:val="2F022434"/>
    <w:rsid w:val="2F033E34"/>
    <w:rsid w:val="2F094EC8"/>
    <w:rsid w:val="2F1362AD"/>
    <w:rsid w:val="2F1857C9"/>
    <w:rsid w:val="2F1B01D2"/>
    <w:rsid w:val="2F1D5D03"/>
    <w:rsid w:val="2F1F4FED"/>
    <w:rsid w:val="2F217494"/>
    <w:rsid w:val="2F311E3F"/>
    <w:rsid w:val="2F3720C1"/>
    <w:rsid w:val="2F39588D"/>
    <w:rsid w:val="2F3C1898"/>
    <w:rsid w:val="2F463F93"/>
    <w:rsid w:val="2F520BFC"/>
    <w:rsid w:val="2F580683"/>
    <w:rsid w:val="2F5C3677"/>
    <w:rsid w:val="2F5F02C4"/>
    <w:rsid w:val="2F5F6DBA"/>
    <w:rsid w:val="2F6E0192"/>
    <w:rsid w:val="2F720338"/>
    <w:rsid w:val="2F76125B"/>
    <w:rsid w:val="2F7D3268"/>
    <w:rsid w:val="2F8256C1"/>
    <w:rsid w:val="2F8858AC"/>
    <w:rsid w:val="2F894B79"/>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13966"/>
    <w:rsid w:val="2FE15344"/>
    <w:rsid w:val="2FE4240F"/>
    <w:rsid w:val="2FE42DD1"/>
    <w:rsid w:val="2FF00635"/>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1E149F"/>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6203"/>
    <w:rsid w:val="329C1B73"/>
    <w:rsid w:val="32A65FF3"/>
    <w:rsid w:val="32A761B5"/>
    <w:rsid w:val="32AB5AC7"/>
    <w:rsid w:val="32B704CD"/>
    <w:rsid w:val="32BA5E1B"/>
    <w:rsid w:val="32BC21F4"/>
    <w:rsid w:val="32BF58E1"/>
    <w:rsid w:val="32C52522"/>
    <w:rsid w:val="32D02187"/>
    <w:rsid w:val="32D11CF9"/>
    <w:rsid w:val="32DA7BC8"/>
    <w:rsid w:val="32E206DF"/>
    <w:rsid w:val="32EB391D"/>
    <w:rsid w:val="32F16930"/>
    <w:rsid w:val="32FB20A7"/>
    <w:rsid w:val="33004A4F"/>
    <w:rsid w:val="33055257"/>
    <w:rsid w:val="330C098A"/>
    <w:rsid w:val="331007B0"/>
    <w:rsid w:val="33100D58"/>
    <w:rsid w:val="3311699D"/>
    <w:rsid w:val="33146277"/>
    <w:rsid w:val="33155AB4"/>
    <w:rsid w:val="33162443"/>
    <w:rsid w:val="331A2CBC"/>
    <w:rsid w:val="331F147C"/>
    <w:rsid w:val="332522CF"/>
    <w:rsid w:val="332C1435"/>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458B3"/>
    <w:rsid w:val="33653EDD"/>
    <w:rsid w:val="336B09E9"/>
    <w:rsid w:val="33744CDA"/>
    <w:rsid w:val="337B649C"/>
    <w:rsid w:val="337D1F7D"/>
    <w:rsid w:val="33802972"/>
    <w:rsid w:val="338160D2"/>
    <w:rsid w:val="33821DA2"/>
    <w:rsid w:val="338241BC"/>
    <w:rsid w:val="339019A0"/>
    <w:rsid w:val="33923697"/>
    <w:rsid w:val="33940FF2"/>
    <w:rsid w:val="33A0261A"/>
    <w:rsid w:val="33A33745"/>
    <w:rsid w:val="33A87A5E"/>
    <w:rsid w:val="33BA733B"/>
    <w:rsid w:val="33BD7A3C"/>
    <w:rsid w:val="33C167E1"/>
    <w:rsid w:val="33CA7E16"/>
    <w:rsid w:val="33CD5D52"/>
    <w:rsid w:val="33D34AB7"/>
    <w:rsid w:val="33D428AB"/>
    <w:rsid w:val="33D60775"/>
    <w:rsid w:val="33D63DDC"/>
    <w:rsid w:val="33DE669C"/>
    <w:rsid w:val="33F418D3"/>
    <w:rsid w:val="34005AB9"/>
    <w:rsid w:val="34053E9E"/>
    <w:rsid w:val="34062E37"/>
    <w:rsid w:val="3407440E"/>
    <w:rsid w:val="340B0EF9"/>
    <w:rsid w:val="34111CD0"/>
    <w:rsid w:val="341D2CAB"/>
    <w:rsid w:val="34261570"/>
    <w:rsid w:val="34361643"/>
    <w:rsid w:val="3437684D"/>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317165"/>
    <w:rsid w:val="3533422A"/>
    <w:rsid w:val="353E6D46"/>
    <w:rsid w:val="35444B87"/>
    <w:rsid w:val="354648EE"/>
    <w:rsid w:val="35557DC1"/>
    <w:rsid w:val="355877A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268F9"/>
    <w:rsid w:val="36665D8F"/>
    <w:rsid w:val="366764CE"/>
    <w:rsid w:val="36691DC1"/>
    <w:rsid w:val="366D1A91"/>
    <w:rsid w:val="367240C0"/>
    <w:rsid w:val="36747B65"/>
    <w:rsid w:val="36755610"/>
    <w:rsid w:val="3675714C"/>
    <w:rsid w:val="36765BE5"/>
    <w:rsid w:val="36770B0B"/>
    <w:rsid w:val="36777B77"/>
    <w:rsid w:val="367A1BE2"/>
    <w:rsid w:val="367C3DEB"/>
    <w:rsid w:val="368A5F04"/>
    <w:rsid w:val="368C666D"/>
    <w:rsid w:val="368F04A5"/>
    <w:rsid w:val="36947847"/>
    <w:rsid w:val="369D0963"/>
    <w:rsid w:val="36A20F3C"/>
    <w:rsid w:val="36A611D8"/>
    <w:rsid w:val="36AB5330"/>
    <w:rsid w:val="36AE7909"/>
    <w:rsid w:val="36B83C78"/>
    <w:rsid w:val="36BF2959"/>
    <w:rsid w:val="36D32168"/>
    <w:rsid w:val="36D6130F"/>
    <w:rsid w:val="36D64C7A"/>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962D0"/>
    <w:rsid w:val="37532B44"/>
    <w:rsid w:val="37544EE7"/>
    <w:rsid w:val="375A7A3C"/>
    <w:rsid w:val="375E47D8"/>
    <w:rsid w:val="375F374E"/>
    <w:rsid w:val="37604559"/>
    <w:rsid w:val="376136A4"/>
    <w:rsid w:val="3763342A"/>
    <w:rsid w:val="376A6FB7"/>
    <w:rsid w:val="376D1944"/>
    <w:rsid w:val="37720E4F"/>
    <w:rsid w:val="37757EA8"/>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641F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970F8"/>
    <w:rsid w:val="390A1C7B"/>
    <w:rsid w:val="391D1085"/>
    <w:rsid w:val="3921085D"/>
    <w:rsid w:val="39297839"/>
    <w:rsid w:val="39353029"/>
    <w:rsid w:val="393A4EA3"/>
    <w:rsid w:val="394239AE"/>
    <w:rsid w:val="394C5111"/>
    <w:rsid w:val="394F01A3"/>
    <w:rsid w:val="395F0CC5"/>
    <w:rsid w:val="3965442A"/>
    <w:rsid w:val="39692262"/>
    <w:rsid w:val="39693A65"/>
    <w:rsid w:val="396C4202"/>
    <w:rsid w:val="396F650F"/>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76742"/>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522C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E6768"/>
    <w:rsid w:val="3BFF1089"/>
    <w:rsid w:val="3C0037BA"/>
    <w:rsid w:val="3C0362DF"/>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3192B"/>
    <w:rsid w:val="3C887D64"/>
    <w:rsid w:val="3C913D3E"/>
    <w:rsid w:val="3C91612A"/>
    <w:rsid w:val="3C932987"/>
    <w:rsid w:val="3C97310D"/>
    <w:rsid w:val="3C973B2B"/>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70EDC"/>
    <w:rsid w:val="3E5853F7"/>
    <w:rsid w:val="3E650F65"/>
    <w:rsid w:val="3E687587"/>
    <w:rsid w:val="3E6A6742"/>
    <w:rsid w:val="3E6D0EFB"/>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37C31"/>
    <w:rsid w:val="3EDB48DF"/>
    <w:rsid w:val="3EDF2612"/>
    <w:rsid w:val="3EE21D15"/>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344FC8"/>
    <w:rsid w:val="413D105C"/>
    <w:rsid w:val="41410A3F"/>
    <w:rsid w:val="4141291A"/>
    <w:rsid w:val="41412D72"/>
    <w:rsid w:val="41424F2B"/>
    <w:rsid w:val="41446F52"/>
    <w:rsid w:val="4144724A"/>
    <w:rsid w:val="4153733E"/>
    <w:rsid w:val="41547AC7"/>
    <w:rsid w:val="41550B5D"/>
    <w:rsid w:val="415557C3"/>
    <w:rsid w:val="41575D11"/>
    <w:rsid w:val="415768C0"/>
    <w:rsid w:val="41794A94"/>
    <w:rsid w:val="417C5188"/>
    <w:rsid w:val="417D7088"/>
    <w:rsid w:val="417F2208"/>
    <w:rsid w:val="417F4478"/>
    <w:rsid w:val="418641AB"/>
    <w:rsid w:val="418D4BF3"/>
    <w:rsid w:val="4191712C"/>
    <w:rsid w:val="41925126"/>
    <w:rsid w:val="41A71A00"/>
    <w:rsid w:val="41AF1AEE"/>
    <w:rsid w:val="41B00FAE"/>
    <w:rsid w:val="41B33186"/>
    <w:rsid w:val="41B55171"/>
    <w:rsid w:val="41B95491"/>
    <w:rsid w:val="41BA5D6E"/>
    <w:rsid w:val="41BF5EBB"/>
    <w:rsid w:val="41C06777"/>
    <w:rsid w:val="41C86694"/>
    <w:rsid w:val="41D6179B"/>
    <w:rsid w:val="41D66313"/>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B01FF"/>
    <w:rsid w:val="420E30A1"/>
    <w:rsid w:val="42103FFA"/>
    <w:rsid w:val="421644CB"/>
    <w:rsid w:val="421C56FA"/>
    <w:rsid w:val="421E4EB1"/>
    <w:rsid w:val="422D2FD4"/>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70AD3"/>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61664"/>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BB2C00"/>
    <w:rsid w:val="43BC218D"/>
    <w:rsid w:val="43C33CFA"/>
    <w:rsid w:val="43C73737"/>
    <w:rsid w:val="43C934C6"/>
    <w:rsid w:val="43C978EC"/>
    <w:rsid w:val="43CA00A7"/>
    <w:rsid w:val="43D050C7"/>
    <w:rsid w:val="43D40A3F"/>
    <w:rsid w:val="43D56E66"/>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F74B9"/>
    <w:rsid w:val="45245C22"/>
    <w:rsid w:val="452B3E0B"/>
    <w:rsid w:val="45375E45"/>
    <w:rsid w:val="45393054"/>
    <w:rsid w:val="453A516A"/>
    <w:rsid w:val="45400859"/>
    <w:rsid w:val="454A5D86"/>
    <w:rsid w:val="454F6440"/>
    <w:rsid w:val="4552346A"/>
    <w:rsid w:val="45527C62"/>
    <w:rsid w:val="45567C00"/>
    <w:rsid w:val="455E53AC"/>
    <w:rsid w:val="455F3D29"/>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C6055"/>
    <w:rsid w:val="45BD4295"/>
    <w:rsid w:val="45BF0112"/>
    <w:rsid w:val="45CD54CB"/>
    <w:rsid w:val="45D959DD"/>
    <w:rsid w:val="45E003FF"/>
    <w:rsid w:val="45E13AED"/>
    <w:rsid w:val="45E56561"/>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81729"/>
    <w:rsid w:val="468D1033"/>
    <w:rsid w:val="468E6980"/>
    <w:rsid w:val="46956054"/>
    <w:rsid w:val="469631E3"/>
    <w:rsid w:val="46AB6D9F"/>
    <w:rsid w:val="46B0047B"/>
    <w:rsid w:val="46B61A4C"/>
    <w:rsid w:val="46C416F8"/>
    <w:rsid w:val="46C6074D"/>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C597E"/>
    <w:rsid w:val="475C77CB"/>
    <w:rsid w:val="475D78F9"/>
    <w:rsid w:val="475F0D74"/>
    <w:rsid w:val="476012CC"/>
    <w:rsid w:val="47640896"/>
    <w:rsid w:val="47641958"/>
    <w:rsid w:val="476E4017"/>
    <w:rsid w:val="47735963"/>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76E0"/>
    <w:rsid w:val="482B7BFE"/>
    <w:rsid w:val="482C6875"/>
    <w:rsid w:val="482F2A7F"/>
    <w:rsid w:val="483048AA"/>
    <w:rsid w:val="483A192B"/>
    <w:rsid w:val="483E145B"/>
    <w:rsid w:val="48431620"/>
    <w:rsid w:val="484815E3"/>
    <w:rsid w:val="4848335F"/>
    <w:rsid w:val="485915B0"/>
    <w:rsid w:val="485B0679"/>
    <w:rsid w:val="485C5346"/>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83036"/>
    <w:rsid w:val="48AC53E6"/>
    <w:rsid w:val="48B62806"/>
    <w:rsid w:val="48C13C82"/>
    <w:rsid w:val="48C276CF"/>
    <w:rsid w:val="48C602C1"/>
    <w:rsid w:val="48C875BE"/>
    <w:rsid w:val="48CA704C"/>
    <w:rsid w:val="48CC7608"/>
    <w:rsid w:val="48D70D61"/>
    <w:rsid w:val="48DE5BEE"/>
    <w:rsid w:val="48E52767"/>
    <w:rsid w:val="48E67E5C"/>
    <w:rsid w:val="48E87DC4"/>
    <w:rsid w:val="48FC49E1"/>
    <w:rsid w:val="4902059E"/>
    <w:rsid w:val="49082794"/>
    <w:rsid w:val="49207D2A"/>
    <w:rsid w:val="4937340B"/>
    <w:rsid w:val="49376F16"/>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D3C89"/>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A0736"/>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904A2"/>
    <w:rsid w:val="4B1A0091"/>
    <w:rsid w:val="4B1E66C3"/>
    <w:rsid w:val="4B2608B2"/>
    <w:rsid w:val="4B2B2807"/>
    <w:rsid w:val="4B2C68A5"/>
    <w:rsid w:val="4B3D6C38"/>
    <w:rsid w:val="4B40669F"/>
    <w:rsid w:val="4B442707"/>
    <w:rsid w:val="4B4D152D"/>
    <w:rsid w:val="4B4F193D"/>
    <w:rsid w:val="4B524D38"/>
    <w:rsid w:val="4B5C66AF"/>
    <w:rsid w:val="4B625376"/>
    <w:rsid w:val="4B6563FC"/>
    <w:rsid w:val="4B716941"/>
    <w:rsid w:val="4B807D35"/>
    <w:rsid w:val="4B830BDC"/>
    <w:rsid w:val="4B8374E1"/>
    <w:rsid w:val="4B847D7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0268A"/>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CE3B46"/>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7971BD"/>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5F428F"/>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057BB"/>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C2C79"/>
    <w:rsid w:val="4FAD0551"/>
    <w:rsid w:val="4FB05EF2"/>
    <w:rsid w:val="4FB33B53"/>
    <w:rsid w:val="4FBD7517"/>
    <w:rsid w:val="4FC000E6"/>
    <w:rsid w:val="4FD25B30"/>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0627A"/>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9C191A"/>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1C55"/>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01683"/>
    <w:rsid w:val="52D22EEF"/>
    <w:rsid w:val="52D36E82"/>
    <w:rsid w:val="52D54C10"/>
    <w:rsid w:val="52D704E4"/>
    <w:rsid w:val="52D70B6D"/>
    <w:rsid w:val="52DA2A4B"/>
    <w:rsid w:val="52DE0759"/>
    <w:rsid w:val="52E6203B"/>
    <w:rsid w:val="52EE0AC4"/>
    <w:rsid w:val="52F6455E"/>
    <w:rsid w:val="52F65C4F"/>
    <w:rsid w:val="530A2100"/>
    <w:rsid w:val="530F3E25"/>
    <w:rsid w:val="531127EB"/>
    <w:rsid w:val="53113978"/>
    <w:rsid w:val="53161F0E"/>
    <w:rsid w:val="53220201"/>
    <w:rsid w:val="532233E1"/>
    <w:rsid w:val="532373DD"/>
    <w:rsid w:val="5325453D"/>
    <w:rsid w:val="532C61DE"/>
    <w:rsid w:val="532E3FCF"/>
    <w:rsid w:val="533005D8"/>
    <w:rsid w:val="533171B0"/>
    <w:rsid w:val="53467190"/>
    <w:rsid w:val="534820EA"/>
    <w:rsid w:val="534B1A9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30F0"/>
    <w:rsid w:val="541869FD"/>
    <w:rsid w:val="541E6824"/>
    <w:rsid w:val="541E7E43"/>
    <w:rsid w:val="5420319F"/>
    <w:rsid w:val="54245EA1"/>
    <w:rsid w:val="542A1E1E"/>
    <w:rsid w:val="542B0F2D"/>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576CB"/>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093D"/>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029C5"/>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6114E"/>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26A3C"/>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7723C"/>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43E4"/>
    <w:rsid w:val="5915619F"/>
    <w:rsid w:val="59215F3C"/>
    <w:rsid w:val="59283B17"/>
    <w:rsid w:val="592E4F95"/>
    <w:rsid w:val="59347BFB"/>
    <w:rsid w:val="593730C7"/>
    <w:rsid w:val="594275A4"/>
    <w:rsid w:val="59495919"/>
    <w:rsid w:val="594B59E4"/>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D5A19"/>
    <w:rsid w:val="59A72C5D"/>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06E5D"/>
    <w:rsid w:val="5A4278C0"/>
    <w:rsid w:val="5A481009"/>
    <w:rsid w:val="5A484041"/>
    <w:rsid w:val="5A4A064C"/>
    <w:rsid w:val="5A4D19E8"/>
    <w:rsid w:val="5A5433EB"/>
    <w:rsid w:val="5A543583"/>
    <w:rsid w:val="5A570F71"/>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AC132A"/>
    <w:rsid w:val="5BB2052D"/>
    <w:rsid w:val="5BBF2AA1"/>
    <w:rsid w:val="5BC65E29"/>
    <w:rsid w:val="5BCB1C4C"/>
    <w:rsid w:val="5BCD6C27"/>
    <w:rsid w:val="5BD57A7D"/>
    <w:rsid w:val="5BD7296E"/>
    <w:rsid w:val="5BE158B6"/>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054AB"/>
    <w:rsid w:val="5C723CF3"/>
    <w:rsid w:val="5C7F32C7"/>
    <w:rsid w:val="5C8A3B81"/>
    <w:rsid w:val="5C8E5D84"/>
    <w:rsid w:val="5C9023A1"/>
    <w:rsid w:val="5C9443DE"/>
    <w:rsid w:val="5C9D2710"/>
    <w:rsid w:val="5C9F4678"/>
    <w:rsid w:val="5CA12B9D"/>
    <w:rsid w:val="5CA6050B"/>
    <w:rsid w:val="5CA67FA3"/>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306F8"/>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C160A"/>
    <w:rsid w:val="5DED0295"/>
    <w:rsid w:val="5DFA75E5"/>
    <w:rsid w:val="5E0E7304"/>
    <w:rsid w:val="5E102902"/>
    <w:rsid w:val="5E195084"/>
    <w:rsid w:val="5E1B3E96"/>
    <w:rsid w:val="5E224486"/>
    <w:rsid w:val="5E25076B"/>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A4836"/>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197046"/>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A7272"/>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B19CD"/>
    <w:rsid w:val="625E0F9C"/>
    <w:rsid w:val="62661F39"/>
    <w:rsid w:val="626663F7"/>
    <w:rsid w:val="6269759B"/>
    <w:rsid w:val="626F52AC"/>
    <w:rsid w:val="6273764A"/>
    <w:rsid w:val="62737F46"/>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142FF"/>
    <w:rsid w:val="63825194"/>
    <w:rsid w:val="63872C0A"/>
    <w:rsid w:val="63887CAB"/>
    <w:rsid w:val="63924E39"/>
    <w:rsid w:val="63951097"/>
    <w:rsid w:val="63977553"/>
    <w:rsid w:val="63A50506"/>
    <w:rsid w:val="63B1399A"/>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0F0BB9"/>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5459C"/>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3EB2"/>
    <w:rsid w:val="655F762A"/>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E60DF"/>
    <w:rsid w:val="65AF2043"/>
    <w:rsid w:val="65B32593"/>
    <w:rsid w:val="65B42D4D"/>
    <w:rsid w:val="65B67073"/>
    <w:rsid w:val="65B808DD"/>
    <w:rsid w:val="65BA68B5"/>
    <w:rsid w:val="65CE072F"/>
    <w:rsid w:val="65D06541"/>
    <w:rsid w:val="65D42331"/>
    <w:rsid w:val="65D73AE7"/>
    <w:rsid w:val="65DF412C"/>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419FD"/>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A1072"/>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53BE9"/>
    <w:rsid w:val="68565CBD"/>
    <w:rsid w:val="68581432"/>
    <w:rsid w:val="685A29E2"/>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D91A56"/>
    <w:rsid w:val="69E0416D"/>
    <w:rsid w:val="69E45165"/>
    <w:rsid w:val="69E50B6F"/>
    <w:rsid w:val="69EC374B"/>
    <w:rsid w:val="69EF79B5"/>
    <w:rsid w:val="69F05B5A"/>
    <w:rsid w:val="69F34388"/>
    <w:rsid w:val="69FB465E"/>
    <w:rsid w:val="6A047508"/>
    <w:rsid w:val="6A0764F3"/>
    <w:rsid w:val="6A0D0D2C"/>
    <w:rsid w:val="6A120A92"/>
    <w:rsid w:val="6A176C2C"/>
    <w:rsid w:val="6A2650B1"/>
    <w:rsid w:val="6A275C93"/>
    <w:rsid w:val="6A3262A1"/>
    <w:rsid w:val="6A357F80"/>
    <w:rsid w:val="6A372349"/>
    <w:rsid w:val="6A3C62A2"/>
    <w:rsid w:val="6A44548C"/>
    <w:rsid w:val="6A4516A7"/>
    <w:rsid w:val="6A4A59B4"/>
    <w:rsid w:val="6A4C6866"/>
    <w:rsid w:val="6A521B11"/>
    <w:rsid w:val="6A6B21C5"/>
    <w:rsid w:val="6A7A5EA8"/>
    <w:rsid w:val="6A821225"/>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15388"/>
    <w:rsid w:val="6B241BFD"/>
    <w:rsid w:val="6B2525D8"/>
    <w:rsid w:val="6B285315"/>
    <w:rsid w:val="6B3200F6"/>
    <w:rsid w:val="6B3C1F89"/>
    <w:rsid w:val="6B3E796D"/>
    <w:rsid w:val="6B3F5143"/>
    <w:rsid w:val="6B4C4B73"/>
    <w:rsid w:val="6B5D71CF"/>
    <w:rsid w:val="6B677766"/>
    <w:rsid w:val="6B734240"/>
    <w:rsid w:val="6B743B2D"/>
    <w:rsid w:val="6B78051A"/>
    <w:rsid w:val="6B7C6A17"/>
    <w:rsid w:val="6B8240C6"/>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85C8A"/>
    <w:rsid w:val="6CCB0C58"/>
    <w:rsid w:val="6CD22553"/>
    <w:rsid w:val="6CD225DF"/>
    <w:rsid w:val="6CDA2B41"/>
    <w:rsid w:val="6CE60F23"/>
    <w:rsid w:val="6CE86223"/>
    <w:rsid w:val="6CE9268A"/>
    <w:rsid w:val="6CF32332"/>
    <w:rsid w:val="6CF355D0"/>
    <w:rsid w:val="6CF45263"/>
    <w:rsid w:val="6CFD30DC"/>
    <w:rsid w:val="6CFE5C40"/>
    <w:rsid w:val="6D054A70"/>
    <w:rsid w:val="6D080A78"/>
    <w:rsid w:val="6D0F5508"/>
    <w:rsid w:val="6D27486F"/>
    <w:rsid w:val="6D291CAA"/>
    <w:rsid w:val="6D29679F"/>
    <w:rsid w:val="6D2B5525"/>
    <w:rsid w:val="6D2E1A85"/>
    <w:rsid w:val="6D2E2DC5"/>
    <w:rsid w:val="6D2F1573"/>
    <w:rsid w:val="6D32474A"/>
    <w:rsid w:val="6D344FCC"/>
    <w:rsid w:val="6D364785"/>
    <w:rsid w:val="6D3B6F3F"/>
    <w:rsid w:val="6D3D67DF"/>
    <w:rsid w:val="6D4276FD"/>
    <w:rsid w:val="6D4455D2"/>
    <w:rsid w:val="6D4805E1"/>
    <w:rsid w:val="6D5464D3"/>
    <w:rsid w:val="6D572468"/>
    <w:rsid w:val="6D58015C"/>
    <w:rsid w:val="6D5E1EDD"/>
    <w:rsid w:val="6D5E317C"/>
    <w:rsid w:val="6D6058DC"/>
    <w:rsid w:val="6D650AF2"/>
    <w:rsid w:val="6D6A0E7F"/>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DFA73CA"/>
    <w:rsid w:val="6E043187"/>
    <w:rsid w:val="6E070112"/>
    <w:rsid w:val="6E0A1F77"/>
    <w:rsid w:val="6E0A54CE"/>
    <w:rsid w:val="6E0C5CFE"/>
    <w:rsid w:val="6E100CDE"/>
    <w:rsid w:val="6E103B60"/>
    <w:rsid w:val="6E162E5C"/>
    <w:rsid w:val="6E1F077F"/>
    <w:rsid w:val="6E26173D"/>
    <w:rsid w:val="6E2E0D88"/>
    <w:rsid w:val="6E3013E5"/>
    <w:rsid w:val="6E30606E"/>
    <w:rsid w:val="6E3170A7"/>
    <w:rsid w:val="6E324088"/>
    <w:rsid w:val="6E350B18"/>
    <w:rsid w:val="6E377D5D"/>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7221A"/>
    <w:rsid w:val="6F587830"/>
    <w:rsid w:val="6F5C3CFF"/>
    <w:rsid w:val="6F657ABF"/>
    <w:rsid w:val="6F6C3045"/>
    <w:rsid w:val="6F6F727F"/>
    <w:rsid w:val="6F775894"/>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E82825"/>
    <w:rsid w:val="6FF40CC4"/>
    <w:rsid w:val="6FF603C5"/>
    <w:rsid w:val="70033875"/>
    <w:rsid w:val="700C7C2C"/>
    <w:rsid w:val="701640FD"/>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8D50FA"/>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26E87"/>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226FE"/>
    <w:rsid w:val="72832F9D"/>
    <w:rsid w:val="728B2AEA"/>
    <w:rsid w:val="7290356F"/>
    <w:rsid w:val="72907330"/>
    <w:rsid w:val="72951B5C"/>
    <w:rsid w:val="729F74C3"/>
    <w:rsid w:val="72A133FA"/>
    <w:rsid w:val="72AA1911"/>
    <w:rsid w:val="72AB3168"/>
    <w:rsid w:val="72AD4484"/>
    <w:rsid w:val="72B3358B"/>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0B6D50"/>
    <w:rsid w:val="74182C7D"/>
    <w:rsid w:val="741A6AB0"/>
    <w:rsid w:val="74256DD0"/>
    <w:rsid w:val="74260DB5"/>
    <w:rsid w:val="742915A0"/>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31A8C"/>
    <w:rsid w:val="745341BE"/>
    <w:rsid w:val="74536DBC"/>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1C2DB2"/>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5181C"/>
    <w:rsid w:val="75781914"/>
    <w:rsid w:val="75840049"/>
    <w:rsid w:val="75864A13"/>
    <w:rsid w:val="758950E2"/>
    <w:rsid w:val="758A30C4"/>
    <w:rsid w:val="758C1477"/>
    <w:rsid w:val="759457E7"/>
    <w:rsid w:val="759E4723"/>
    <w:rsid w:val="75A863A2"/>
    <w:rsid w:val="75AA3A8D"/>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E0C5E"/>
    <w:rsid w:val="76AF222D"/>
    <w:rsid w:val="76B30A9E"/>
    <w:rsid w:val="76B75BAB"/>
    <w:rsid w:val="76B8668F"/>
    <w:rsid w:val="76B91A75"/>
    <w:rsid w:val="76BA4930"/>
    <w:rsid w:val="76C5401E"/>
    <w:rsid w:val="76CA30B5"/>
    <w:rsid w:val="76CE2C69"/>
    <w:rsid w:val="76D32D9E"/>
    <w:rsid w:val="76D50581"/>
    <w:rsid w:val="76D5109F"/>
    <w:rsid w:val="76D65C82"/>
    <w:rsid w:val="76D76645"/>
    <w:rsid w:val="76EA01E5"/>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42198"/>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2E24F1"/>
    <w:rsid w:val="783A0B35"/>
    <w:rsid w:val="78416D5F"/>
    <w:rsid w:val="78432321"/>
    <w:rsid w:val="784421BE"/>
    <w:rsid w:val="784A08E0"/>
    <w:rsid w:val="784F0E63"/>
    <w:rsid w:val="78685423"/>
    <w:rsid w:val="787563F2"/>
    <w:rsid w:val="78773A28"/>
    <w:rsid w:val="787A53D7"/>
    <w:rsid w:val="78814D83"/>
    <w:rsid w:val="788D7764"/>
    <w:rsid w:val="78911EB4"/>
    <w:rsid w:val="78957071"/>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03F99"/>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90729"/>
    <w:rsid w:val="79DA3D41"/>
    <w:rsid w:val="79EE60B7"/>
    <w:rsid w:val="79F20909"/>
    <w:rsid w:val="79F743DA"/>
    <w:rsid w:val="79FD261F"/>
    <w:rsid w:val="7A001FFE"/>
    <w:rsid w:val="7A114FAC"/>
    <w:rsid w:val="7A123AC6"/>
    <w:rsid w:val="7A1250F8"/>
    <w:rsid w:val="7A1E296F"/>
    <w:rsid w:val="7A3556CB"/>
    <w:rsid w:val="7A3729A6"/>
    <w:rsid w:val="7A3B66BC"/>
    <w:rsid w:val="7A3E0F07"/>
    <w:rsid w:val="7A420742"/>
    <w:rsid w:val="7A427DE1"/>
    <w:rsid w:val="7A4E6E9F"/>
    <w:rsid w:val="7A51340F"/>
    <w:rsid w:val="7A5663DB"/>
    <w:rsid w:val="7A5A65E2"/>
    <w:rsid w:val="7A5A6B97"/>
    <w:rsid w:val="7A6535A0"/>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50F0D"/>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82DAA"/>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1A9F"/>
    <w:rsid w:val="7CD437AF"/>
    <w:rsid w:val="7CDD5FF6"/>
    <w:rsid w:val="7CE24AFA"/>
    <w:rsid w:val="7CE7664F"/>
    <w:rsid w:val="7CE86BA1"/>
    <w:rsid w:val="7CE95992"/>
    <w:rsid w:val="7CEE3595"/>
    <w:rsid w:val="7CF6256F"/>
    <w:rsid w:val="7CF62881"/>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E42EEE"/>
    <w:rsid w:val="7DF47610"/>
    <w:rsid w:val="7DF86BD0"/>
    <w:rsid w:val="7DF9019E"/>
    <w:rsid w:val="7DFC507B"/>
    <w:rsid w:val="7DFC6BAE"/>
    <w:rsid w:val="7E0C47F6"/>
    <w:rsid w:val="7E23728F"/>
    <w:rsid w:val="7E2D5A29"/>
    <w:rsid w:val="7E317229"/>
    <w:rsid w:val="7E327CB3"/>
    <w:rsid w:val="7E506D3E"/>
    <w:rsid w:val="7E5159EF"/>
    <w:rsid w:val="7E595816"/>
    <w:rsid w:val="7E5B744A"/>
    <w:rsid w:val="7E5C0C0F"/>
    <w:rsid w:val="7E5E3A52"/>
    <w:rsid w:val="7E5F7062"/>
    <w:rsid w:val="7E611391"/>
    <w:rsid w:val="7E65086E"/>
    <w:rsid w:val="7E6668CE"/>
    <w:rsid w:val="7E69720A"/>
    <w:rsid w:val="7E726ED9"/>
    <w:rsid w:val="7E806BC1"/>
    <w:rsid w:val="7E8B53C8"/>
    <w:rsid w:val="7E900AD1"/>
    <w:rsid w:val="7E9478E0"/>
    <w:rsid w:val="7E9514D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136F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9B387F"/>
    <w:rsid w:val="7FA341ED"/>
    <w:rsid w:val="7FB23E87"/>
    <w:rsid w:val="7FB607D4"/>
    <w:rsid w:val="7FBD36C3"/>
    <w:rsid w:val="7FBF11EC"/>
    <w:rsid w:val="7FC56529"/>
    <w:rsid w:val="7FD173E2"/>
    <w:rsid w:val="7FE079F4"/>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0" w:firstLineChars="0"/>
      <w:jc w:val="both"/>
    </w:pPr>
    <w:rPr>
      <w:rFonts w:ascii="Calibri" w:hAnsi="Calibri" w:eastAsia="宋体" w:cs="Times New Roman"/>
      <w:kern w:val="2"/>
      <w:sz w:val="22"/>
      <w:szCs w:val="22"/>
      <w:lang w:val="en-US" w:eastAsia="zh-CN" w:bidi="ar-SA"/>
    </w:rPr>
  </w:style>
  <w:style w:type="paragraph" w:styleId="2">
    <w:name w:val="heading 1"/>
    <w:next w:val="3"/>
    <w:link w:val="46"/>
    <w:qFormat/>
    <w:uiPriority w:val="9"/>
    <w:pPr>
      <w:keepNext/>
      <w:keepLines/>
      <w:numPr>
        <w:ilvl w:val="0"/>
        <w:numId w:val="1"/>
      </w:numPr>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8"/>
    <w:unhideWhenUsed/>
    <w:qFormat/>
    <w:uiPriority w:val="0"/>
    <w:pPr>
      <w:keepNext/>
      <w:keepLines/>
      <w:numPr>
        <w:ilvl w:val="1"/>
        <w:numId w:val="1"/>
      </w:numPr>
      <w:tabs>
        <w:tab w:val="left" w:pos="432"/>
      </w:tabs>
      <w:ind w:left="0" w:firstLine="0" w:firstLineChars="0"/>
      <w:outlineLvl w:val="1"/>
    </w:pPr>
    <w:rPr>
      <w:rFonts w:eastAsia="宋体" w:asciiTheme="majorAscii" w:hAnsiTheme="majorAscii" w:cstheme="majorBidi"/>
      <w:sz w:val="32"/>
      <w:szCs w:val="32"/>
    </w:rPr>
  </w:style>
  <w:style w:type="paragraph" w:styleId="5">
    <w:name w:val="heading 3"/>
    <w:basedOn w:val="1"/>
    <w:next w:val="1"/>
    <w:link w:val="47"/>
    <w:unhideWhenUsed/>
    <w:qFormat/>
    <w:uiPriority w:val="9"/>
    <w:pPr>
      <w:keepNext/>
      <w:keepLines/>
      <w:numPr>
        <w:ilvl w:val="2"/>
        <w:numId w:val="1"/>
      </w:numPr>
      <w:tabs>
        <w:tab w:val="left" w:pos="432"/>
      </w:tabs>
      <w:spacing w:after="50" w:afterLines="50" w:line="240" w:lineRule="auto"/>
      <w:ind w:left="0" w:firstLine="0" w:firstLineChars="0"/>
      <w:outlineLvl w:val="2"/>
    </w:pPr>
    <w:rPr>
      <w:rFonts w:ascii="Times New Roman" w:hAnsi="Times New Roman"/>
      <w:sz w:val="28"/>
      <w:szCs w:val="32"/>
    </w:rPr>
  </w:style>
  <w:style w:type="paragraph" w:styleId="6">
    <w:name w:val="heading 4"/>
    <w:basedOn w:val="1"/>
    <w:next w:val="1"/>
    <w:link w:val="94"/>
    <w:unhideWhenUsed/>
    <w:qFormat/>
    <w:uiPriority w:val="9"/>
    <w:pPr>
      <w:keepNext/>
      <w:keepLines/>
      <w:numPr>
        <w:ilvl w:val="3"/>
        <w:numId w:val="1"/>
      </w:numPr>
      <w:tabs>
        <w:tab w:val="left" w:pos="432"/>
      </w:tabs>
      <w:spacing w:before="280" w:after="290" w:line="376" w:lineRule="auto"/>
      <w:ind w:firstLine="0" w:firstLineChars="0"/>
      <w:outlineLvl w:val="3"/>
    </w:pPr>
    <w:rPr>
      <w:rFonts w:asciiTheme="majorHAnsi" w:hAnsiTheme="majorHAnsi" w:eastAsiaTheme="majorEastAsia" w:cstheme="majorBidi"/>
      <w:bCs/>
      <w:sz w:val="28"/>
      <w:szCs w:val="28"/>
    </w:rPr>
  </w:style>
  <w:style w:type="paragraph" w:styleId="7">
    <w:name w:val="heading 5"/>
    <w:basedOn w:val="1"/>
    <w:next w:val="1"/>
    <w:link w:val="77"/>
    <w:unhideWhenUsed/>
    <w:qFormat/>
    <w:uiPriority w:val="9"/>
    <w:pPr>
      <w:keepNext/>
      <w:keepLines/>
      <w:numPr>
        <w:ilvl w:val="4"/>
        <w:numId w:val="1"/>
      </w:numPr>
      <w:tabs>
        <w:tab w:val="left" w:pos="432"/>
      </w:tabs>
      <w:spacing w:before="280" w:after="290" w:line="376" w:lineRule="auto"/>
      <w:ind w:firstLine="0" w:firstLineChars="0"/>
      <w:outlineLvl w:val="4"/>
    </w:pPr>
    <w:rPr>
      <w:b/>
      <w:bCs/>
      <w:sz w:val="28"/>
      <w:szCs w:val="28"/>
    </w:rPr>
  </w:style>
  <w:style w:type="paragraph" w:styleId="8">
    <w:name w:val="heading 6"/>
    <w:basedOn w:val="1"/>
    <w:next w:val="1"/>
    <w:link w:val="71"/>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2"/>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3"/>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4"/>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正文段落"/>
    <w:qFormat/>
    <w:uiPriority w:val="0"/>
    <w:pPr>
      <w:ind w:firstLine="0" w:firstLineChars="0"/>
    </w:pPr>
    <w:rPr>
      <w:rFonts w:hint="eastAsia" w:ascii="Times New Roman" w:hAnsi="Times New Roman" w:eastAsia="宋体" w:cs="Times New Roman"/>
    </w:rPr>
  </w:style>
  <w:style w:type="paragraph" w:styleId="12">
    <w:name w:val="toc 7"/>
    <w:basedOn w:val="1"/>
    <w:next w:val="1"/>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3"/>
    <w:unhideWhenUsed/>
    <w:qFormat/>
    <w:uiPriority w:val="0"/>
    <w:pPr>
      <w:ind w:firstLine="420"/>
    </w:pPr>
    <w:rPr>
      <w:rFonts w:ascii="Times New Roman" w:hAnsi="Times New Roman" w:eastAsia="宋体"/>
      <w:sz w:val="21"/>
      <w:szCs w:val="20"/>
    </w:rPr>
  </w:style>
  <w:style w:type="paragraph" w:styleId="14">
    <w:name w:val="caption"/>
    <w:basedOn w:val="1"/>
    <w:next w:val="1"/>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4"/>
    <w:unhideWhenUsed/>
    <w:qFormat/>
    <w:uiPriority w:val="99"/>
    <w:rPr>
      <w:rFonts w:ascii="宋体"/>
      <w:sz w:val="18"/>
      <w:szCs w:val="18"/>
    </w:rPr>
  </w:style>
  <w:style w:type="paragraph" w:styleId="16">
    <w:name w:val="annotation text"/>
    <w:basedOn w:val="1"/>
    <w:link w:val="76"/>
    <w:qFormat/>
    <w:uiPriority w:val="0"/>
    <w:pPr>
      <w:ind w:firstLine="0" w:firstLineChars="0"/>
      <w:jc w:val="left"/>
    </w:pPr>
    <w:rPr>
      <w:rFonts w:ascii="Times New Roman" w:hAnsi="Times New Roman" w:eastAsia="宋体"/>
      <w:sz w:val="21"/>
      <w:szCs w:val="20"/>
    </w:rPr>
  </w:style>
  <w:style w:type="paragraph" w:styleId="17">
    <w:name w:val="toc 5"/>
    <w:basedOn w:val="1"/>
    <w:next w:val="1"/>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unhideWhenUsed/>
    <w:qFormat/>
    <w:uiPriority w:val="39"/>
    <w:pPr>
      <w:ind w:left="840" w:leftChars="400"/>
    </w:pPr>
  </w:style>
  <w:style w:type="paragraph" w:styleId="19">
    <w:name w:val="Plain Text"/>
    <w:basedOn w:val="1"/>
    <w:qFormat/>
    <w:uiPriority w:val="0"/>
    <w:rPr>
      <w:rFonts w:ascii="宋体" w:hAnsi="Courier New"/>
    </w:rPr>
  </w:style>
  <w:style w:type="paragraph" w:styleId="20">
    <w:name w:val="toc 8"/>
    <w:basedOn w:val="1"/>
    <w:next w:val="1"/>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1"/>
    <w:unhideWhenUsed/>
    <w:qFormat/>
    <w:uiPriority w:val="99"/>
    <w:rPr>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0"/>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page number"/>
    <w:basedOn w:val="34"/>
    <w:qFormat/>
    <w:uiPriority w:val="0"/>
  </w:style>
  <w:style w:type="character" w:styleId="36">
    <w:name w:val="FollowedHyperlink"/>
    <w:basedOn w:val="34"/>
    <w:semiHidden/>
    <w:unhideWhenUsed/>
    <w:qFormat/>
    <w:uiPriority w:val="99"/>
    <w:rPr>
      <w:color w:val="3F88BF"/>
      <w:u w:val="none"/>
    </w:rPr>
  </w:style>
  <w:style w:type="character" w:styleId="37">
    <w:name w:val="Emphasis"/>
    <w:basedOn w:val="34"/>
    <w:qFormat/>
    <w:uiPriority w:val="20"/>
  </w:style>
  <w:style w:type="character" w:styleId="38">
    <w:name w:val="HTML Definition"/>
    <w:basedOn w:val="34"/>
    <w:semiHidden/>
    <w:unhideWhenUsed/>
    <w:qFormat/>
    <w:uiPriority w:val="99"/>
  </w:style>
  <w:style w:type="character" w:styleId="39">
    <w:name w:val="HTML Variable"/>
    <w:basedOn w:val="34"/>
    <w:semiHidden/>
    <w:unhideWhenUsed/>
    <w:qFormat/>
    <w:uiPriority w:val="99"/>
  </w:style>
  <w:style w:type="character" w:styleId="40">
    <w:name w:val="Hyperlink"/>
    <w:basedOn w:val="34"/>
    <w:unhideWhenUsed/>
    <w:qFormat/>
    <w:uiPriority w:val="99"/>
    <w:rPr>
      <w:color w:val="0000FF" w:themeColor="hyperlink"/>
      <w:u w:val="single"/>
      <w14:textFill>
        <w14:solidFill>
          <w14:schemeClr w14:val="hlink"/>
        </w14:solidFill>
      </w14:textFill>
    </w:rPr>
  </w:style>
  <w:style w:type="character" w:styleId="41">
    <w:name w:val="HTML Code"/>
    <w:basedOn w:val="34"/>
    <w:semiHidden/>
    <w:unhideWhenUsed/>
    <w:qFormat/>
    <w:uiPriority w:val="99"/>
    <w:rPr>
      <w:rFonts w:hint="eastAsia" w:ascii="微软雅黑" w:hAnsi="微软雅黑" w:eastAsia="微软雅黑" w:cs="微软雅黑"/>
      <w:sz w:val="20"/>
    </w:rPr>
  </w:style>
  <w:style w:type="character" w:styleId="42">
    <w:name w:val="annotation reference"/>
    <w:basedOn w:val="34"/>
    <w:unhideWhenUsed/>
    <w:qFormat/>
    <w:uiPriority w:val="99"/>
    <w:rPr>
      <w:sz w:val="21"/>
      <w:szCs w:val="21"/>
    </w:rPr>
  </w:style>
  <w:style w:type="character" w:styleId="43">
    <w:name w:val="HTML Cite"/>
    <w:basedOn w:val="34"/>
    <w:semiHidden/>
    <w:unhideWhenUsed/>
    <w:qFormat/>
    <w:uiPriority w:val="99"/>
  </w:style>
  <w:style w:type="character" w:styleId="44">
    <w:name w:val="HTML Keyboard"/>
    <w:basedOn w:val="34"/>
    <w:semiHidden/>
    <w:unhideWhenUsed/>
    <w:qFormat/>
    <w:uiPriority w:val="99"/>
    <w:rPr>
      <w:rFonts w:hint="eastAsia" w:ascii="微软雅黑" w:hAnsi="微软雅黑" w:eastAsia="微软雅黑" w:cs="微软雅黑"/>
      <w:sz w:val="20"/>
    </w:rPr>
  </w:style>
  <w:style w:type="character" w:styleId="45">
    <w:name w:val="HTML Sample"/>
    <w:basedOn w:val="34"/>
    <w:semiHidden/>
    <w:unhideWhenUsed/>
    <w:qFormat/>
    <w:uiPriority w:val="99"/>
    <w:rPr>
      <w:rFonts w:hint="eastAsia" w:ascii="微软雅黑" w:hAnsi="微软雅黑" w:eastAsia="微软雅黑" w:cs="微软雅黑"/>
    </w:rPr>
  </w:style>
  <w:style w:type="character" w:customStyle="1" w:styleId="46">
    <w:name w:val="标题 1 Char"/>
    <w:basedOn w:val="34"/>
    <w:link w:val="2"/>
    <w:qFormat/>
    <w:uiPriority w:val="9"/>
    <w:rPr>
      <w:rFonts w:ascii="Times New Roman" w:hAnsi="Times New Roman" w:eastAsia="宋体"/>
      <w:kern w:val="44"/>
      <w:sz w:val="36"/>
      <w:szCs w:val="44"/>
    </w:rPr>
  </w:style>
  <w:style w:type="character" w:customStyle="1" w:styleId="47">
    <w:name w:val="标题 3 Char"/>
    <w:basedOn w:val="34"/>
    <w:link w:val="5"/>
    <w:qFormat/>
    <w:uiPriority w:val="9"/>
    <w:rPr>
      <w:rFonts w:ascii="Times New Roman" w:hAnsi="Times New Roman" w:eastAsia="宋体"/>
      <w:kern w:val="2"/>
      <w:sz w:val="28"/>
      <w:szCs w:val="32"/>
    </w:rPr>
  </w:style>
  <w:style w:type="character" w:customStyle="1" w:styleId="48">
    <w:name w:val="标题 2 Char"/>
    <w:basedOn w:val="34"/>
    <w:link w:val="4"/>
    <w:qFormat/>
    <w:uiPriority w:val="0"/>
    <w:rPr>
      <w:rFonts w:eastAsia="宋体" w:asciiTheme="majorAscii" w:hAnsiTheme="majorAscii" w:cstheme="majorBidi"/>
      <w:kern w:val="2"/>
      <w:sz w:val="32"/>
      <w:szCs w:val="32"/>
    </w:rPr>
  </w:style>
  <w:style w:type="character" w:customStyle="1" w:styleId="49">
    <w:name w:val="页眉 Char"/>
    <w:basedOn w:val="34"/>
    <w:link w:val="23"/>
    <w:qFormat/>
    <w:uiPriority w:val="99"/>
    <w:rPr>
      <w:sz w:val="18"/>
      <w:szCs w:val="18"/>
    </w:rPr>
  </w:style>
  <w:style w:type="character" w:customStyle="1" w:styleId="50">
    <w:name w:val="页脚 Char"/>
    <w:basedOn w:val="34"/>
    <w:link w:val="22"/>
    <w:qFormat/>
    <w:uiPriority w:val="99"/>
    <w:rPr>
      <w:sz w:val="18"/>
      <w:szCs w:val="18"/>
    </w:rPr>
  </w:style>
  <w:style w:type="character" w:customStyle="1" w:styleId="51">
    <w:name w:val="批注框文本 Char"/>
    <w:basedOn w:val="34"/>
    <w:link w:val="21"/>
    <w:qFormat/>
    <w:uiPriority w:val="99"/>
    <w:rPr>
      <w:sz w:val="18"/>
      <w:szCs w:val="18"/>
    </w:rPr>
  </w:style>
  <w:style w:type="paragraph" w:customStyle="1" w:styleId="52">
    <w:name w:val="缺省文本"/>
    <w:basedOn w:val="1"/>
    <w:qFormat/>
    <w:uiPriority w:val="0"/>
    <w:pPr>
      <w:autoSpaceDE w:val="0"/>
      <w:autoSpaceDN w:val="0"/>
      <w:adjustRightInd w:val="0"/>
      <w:jc w:val="left"/>
    </w:pPr>
    <w:rPr>
      <w:rFonts w:ascii="Times New Roman" w:hAnsi="Times New Roman" w:cs="宋体"/>
      <w:kern w:val="0"/>
      <w:sz w:val="24"/>
      <w:szCs w:val="20"/>
    </w:rPr>
  </w:style>
  <w:style w:type="paragraph" w:customStyle="1" w:styleId="53">
    <w:name w:val="列出段落1"/>
    <w:basedOn w:val="1"/>
    <w:qFormat/>
    <w:uiPriority w:val="34"/>
    <w:pPr>
      <w:ind w:firstLine="420"/>
    </w:pPr>
  </w:style>
  <w:style w:type="character" w:customStyle="1" w:styleId="54">
    <w:name w:val="文档结构图 Char"/>
    <w:basedOn w:val="34"/>
    <w:link w:val="15"/>
    <w:semiHidden/>
    <w:qFormat/>
    <w:uiPriority w:val="99"/>
    <w:rPr>
      <w:rFonts w:ascii="宋体"/>
      <w:kern w:val="2"/>
      <w:sz w:val="18"/>
      <w:szCs w:val="18"/>
    </w:rPr>
  </w:style>
  <w:style w:type="paragraph" w:customStyle="1" w:styleId="55">
    <w:name w:val="小节标题级别1"/>
    <w:basedOn w:val="27"/>
    <w:next w:val="31"/>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6">
    <w:name w:val="小节标题级别2"/>
    <w:basedOn w:val="55"/>
    <w:next w:val="1"/>
    <w:qFormat/>
    <w:uiPriority w:val="0"/>
    <w:pPr>
      <w:pageBreakBefore w:val="0"/>
      <w:numPr>
        <w:ilvl w:val="1"/>
      </w:numPr>
      <w:outlineLvl w:val="1"/>
    </w:pPr>
    <w:rPr>
      <w:sz w:val="28"/>
      <w:szCs w:val="28"/>
    </w:rPr>
  </w:style>
  <w:style w:type="paragraph" w:customStyle="1" w:styleId="57">
    <w:name w:val="小节标题级别3"/>
    <w:basedOn w:val="1"/>
    <w:next w:val="1"/>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8">
    <w:name w:val="小节标题级别4"/>
    <w:basedOn w:val="57"/>
    <w:next w:val="1"/>
    <w:qFormat/>
    <w:uiPriority w:val="0"/>
    <w:pPr>
      <w:numPr>
        <w:ilvl w:val="3"/>
      </w:numPr>
      <w:outlineLvl w:val="3"/>
    </w:pPr>
  </w:style>
  <w:style w:type="paragraph" w:customStyle="1" w:styleId="59">
    <w:name w:val="小节标题级别5"/>
    <w:basedOn w:val="58"/>
    <w:next w:val="1"/>
    <w:qFormat/>
    <w:uiPriority w:val="0"/>
    <w:pPr>
      <w:numPr>
        <w:ilvl w:val="4"/>
      </w:numPr>
      <w:outlineLvl w:val="4"/>
    </w:pPr>
  </w:style>
  <w:style w:type="character" w:customStyle="1" w:styleId="60">
    <w:name w:val="标题 Char"/>
    <w:basedOn w:val="34"/>
    <w:link w:val="31"/>
    <w:qFormat/>
    <w:uiPriority w:val="10"/>
    <w:rPr>
      <w:rFonts w:asciiTheme="majorHAnsi" w:hAnsiTheme="majorHAnsi" w:cstheme="majorBidi"/>
      <w:b/>
      <w:bCs/>
      <w:kern w:val="2"/>
      <w:sz w:val="32"/>
      <w:szCs w:val="32"/>
    </w:rPr>
  </w:style>
  <w:style w:type="paragraph" w:customStyle="1" w:styleId="61">
    <w:name w:val="正文：首行缩进2字符-指导"/>
    <w:basedOn w:val="1"/>
    <w:link w:val="62"/>
    <w:qFormat/>
    <w:uiPriority w:val="0"/>
    <w:pPr>
      <w:spacing w:line="360" w:lineRule="atLeast"/>
      <w:ind w:firstLine="420"/>
    </w:pPr>
    <w:rPr>
      <w:rFonts w:ascii="Arial" w:hAnsi="Arial" w:eastAsia="宋体" w:cs="宋体"/>
      <w:color w:val="0000FF"/>
      <w:sz w:val="21"/>
      <w:szCs w:val="20"/>
    </w:rPr>
  </w:style>
  <w:style w:type="character" w:customStyle="1" w:styleId="62">
    <w:name w:val="正文：首行缩进2字符-指导 Char"/>
    <w:basedOn w:val="34"/>
    <w:link w:val="61"/>
    <w:qFormat/>
    <w:uiPriority w:val="0"/>
    <w:rPr>
      <w:rFonts w:ascii="Arial" w:hAnsi="Arial" w:cs="宋体"/>
      <w:color w:val="0000FF"/>
      <w:kern w:val="2"/>
      <w:sz w:val="21"/>
    </w:rPr>
  </w:style>
  <w:style w:type="character" w:customStyle="1" w:styleId="63">
    <w:name w:val="正文缩进 Char"/>
    <w:basedOn w:val="34"/>
    <w:link w:val="13"/>
    <w:qFormat/>
    <w:uiPriority w:val="0"/>
    <w:rPr>
      <w:rFonts w:ascii="Times New Roman" w:hAnsi="Times New Roman"/>
      <w:kern w:val="2"/>
      <w:sz w:val="21"/>
    </w:rPr>
  </w:style>
  <w:style w:type="paragraph" w:customStyle="1" w:styleId="64">
    <w:name w:val="8列项2：二级123-指导"/>
    <w:basedOn w:val="1"/>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5">
    <w:name w:val="正文：首行缩进2字符"/>
    <w:basedOn w:val="1"/>
    <w:link w:val="66"/>
    <w:qFormat/>
    <w:uiPriority w:val="0"/>
    <w:pPr>
      <w:spacing w:line="360" w:lineRule="atLeast"/>
      <w:ind w:firstLine="420"/>
    </w:pPr>
    <w:rPr>
      <w:rFonts w:ascii="Arial" w:hAnsi="Arial" w:eastAsia="宋体" w:cs="宋体"/>
      <w:sz w:val="21"/>
      <w:szCs w:val="20"/>
    </w:rPr>
  </w:style>
  <w:style w:type="character" w:customStyle="1" w:styleId="66">
    <w:name w:val="正文：首行缩进2字符 Char"/>
    <w:basedOn w:val="34"/>
    <w:link w:val="65"/>
    <w:qFormat/>
    <w:uiPriority w:val="0"/>
    <w:rPr>
      <w:rFonts w:ascii="Arial" w:hAnsi="Arial" w:cs="宋体"/>
      <w:kern w:val="2"/>
      <w:sz w:val="21"/>
    </w:rPr>
  </w:style>
  <w:style w:type="paragraph" w:customStyle="1" w:styleId="67">
    <w:name w:val="8列项1：一级abc-指导"/>
    <w:basedOn w:val="1"/>
    <w:qFormat/>
    <w:uiPriority w:val="0"/>
    <w:pPr>
      <w:spacing w:line="360" w:lineRule="atLeast"/>
      <w:ind w:firstLine="0" w:firstLineChars="0"/>
    </w:pPr>
    <w:rPr>
      <w:rFonts w:ascii="Arial" w:hAnsi="Arial" w:eastAsia="宋体" w:cs="Arial"/>
      <w:color w:val="0000FF"/>
      <w:sz w:val="21"/>
      <w:szCs w:val="21"/>
    </w:rPr>
  </w:style>
  <w:style w:type="paragraph" w:customStyle="1" w:styleId="68">
    <w:name w:val="表格内"/>
    <w:basedOn w:val="1"/>
    <w:qFormat/>
    <w:uiPriority w:val="0"/>
    <w:pPr>
      <w:ind w:firstLine="0" w:firstLineChars="0"/>
    </w:pPr>
    <w:rPr>
      <w:rFonts w:ascii="Arial" w:hAnsi="Arial" w:eastAsia="宋体"/>
      <w:sz w:val="18"/>
      <w:szCs w:val="20"/>
    </w:rPr>
  </w:style>
  <w:style w:type="paragraph" w:customStyle="1" w:styleId="69">
    <w:name w:val="表格的表头"/>
    <w:basedOn w:val="68"/>
    <w:next w:val="68"/>
    <w:qFormat/>
    <w:uiPriority w:val="0"/>
    <w:pPr>
      <w:spacing w:before="40" w:after="40"/>
      <w:jc w:val="center"/>
    </w:pPr>
  </w:style>
  <w:style w:type="paragraph" w:customStyle="1" w:styleId="70">
    <w:name w:val="a示例开始&amp;结束：顶格"/>
    <w:basedOn w:val="1"/>
    <w:next w:val="65"/>
    <w:qFormat/>
    <w:uiPriority w:val="0"/>
    <w:pPr>
      <w:spacing w:line="360" w:lineRule="atLeast"/>
      <w:ind w:firstLine="0" w:firstLineChars="0"/>
    </w:pPr>
    <w:rPr>
      <w:rFonts w:ascii="Arial" w:hAnsi="Arial" w:eastAsia="宋体" w:cs="宋体"/>
      <w:sz w:val="21"/>
      <w:szCs w:val="20"/>
    </w:rPr>
  </w:style>
  <w:style w:type="character" w:customStyle="1" w:styleId="71">
    <w:name w:val="标题 6 Char"/>
    <w:basedOn w:val="34"/>
    <w:link w:val="8"/>
    <w:qFormat/>
    <w:uiPriority w:val="0"/>
    <w:rPr>
      <w:rFonts w:ascii="Arial" w:hAnsi="Arial"/>
      <w:i/>
      <w:sz w:val="22"/>
    </w:rPr>
  </w:style>
  <w:style w:type="character" w:customStyle="1" w:styleId="72">
    <w:name w:val="标题 7 Char"/>
    <w:basedOn w:val="34"/>
    <w:link w:val="9"/>
    <w:qFormat/>
    <w:uiPriority w:val="0"/>
    <w:rPr>
      <w:rFonts w:ascii="Arial" w:hAnsi="Arial"/>
      <w:sz w:val="24"/>
    </w:rPr>
  </w:style>
  <w:style w:type="character" w:customStyle="1" w:styleId="73">
    <w:name w:val="标题 8 Char"/>
    <w:basedOn w:val="34"/>
    <w:link w:val="10"/>
    <w:qFormat/>
    <w:uiPriority w:val="0"/>
    <w:rPr>
      <w:rFonts w:ascii="Arial" w:hAnsi="Arial"/>
      <w:i/>
      <w:sz w:val="24"/>
    </w:rPr>
  </w:style>
  <w:style w:type="character" w:customStyle="1" w:styleId="74">
    <w:name w:val="标题 9 Char"/>
    <w:basedOn w:val="34"/>
    <w:link w:val="11"/>
    <w:qFormat/>
    <w:uiPriority w:val="0"/>
    <w:rPr>
      <w:rFonts w:ascii="Arial" w:hAnsi="Arial"/>
      <w:i/>
      <w:sz w:val="18"/>
    </w:rPr>
  </w:style>
  <w:style w:type="character" w:customStyle="1" w:styleId="75">
    <w:name w:val="批注文字 Char"/>
    <w:basedOn w:val="34"/>
    <w:qFormat/>
    <w:uiPriority w:val="0"/>
    <w:rPr>
      <w:rFonts w:ascii="Times New Roman" w:hAnsi="Times New Roman"/>
      <w:kern w:val="2"/>
      <w:sz w:val="21"/>
    </w:rPr>
  </w:style>
  <w:style w:type="character" w:customStyle="1" w:styleId="76">
    <w:name w:val="批注文字 Char1"/>
    <w:basedOn w:val="34"/>
    <w:link w:val="16"/>
    <w:qFormat/>
    <w:uiPriority w:val="0"/>
    <w:rPr>
      <w:rFonts w:eastAsia="SimSun-ExtB"/>
      <w:kern w:val="2"/>
      <w:sz w:val="22"/>
      <w:szCs w:val="22"/>
    </w:rPr>
  </w:style>
  <w:style w:type="character" w:customStyle="1" w:styleId="77">
    <w:name w:val="标题 5 Char"/>
    <w:basedOn w:val="34"/>
    <w:link w:val="7"/>
    <w:qFormat/>
    <w:uiPriority w:val="9"/>
    <w:rPr>
      <w:rFonts w:eastAsia="SimSun-ExtB"/>
      <w:b/>
      <w:bCs/>
      <w:kern w:val="2"/>
      <w:sz w:val="28"/>
      <w:szCs w:val="28"/>
    </w:rPr>
  </w:style>
  <w:style w:type="paragraph" w:customStyle="1" w:styleId="78">
    <w:name w:val="7表格1：表号&amp;表名"/>
    <w:basedOn w:val="1"/>
    <w:next w:val="65"/>
    <w:qFormat/>
    <w:uiPriority w:val="0"/>
    <w:pPr>
      <w:spacing w:line="360" w:lineRule="atLeast"/>
      <w:ind w:firstLine="0" w:firstLineChars="0"/>
      <w:jc w:val="center"/>
    </w:pPr>
    <w:rPr>
      <w:rFonts w:ascii="黑体" w:hAnsi="Arial" w:eastAsia="黑体" w:cs="宋体"/>
      <w:sz w:val="21"/>
      <w:szCs w:val="21"/>
    </w:rPr>
  </w:style>
  <w:style w:type="paragraph" w:customStyle="1" w:styleId="79">
    <w:name w:val="7表格2：表头（前后2磅，居中）"/>
    <w:basedOn w:val="1"/>
    <w:next w:val="1"/>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0">
    <w:name w:val="7表格3：表中文字居左"/>
    <w:link w:val="81"/>
    <w:qFormat/>
    <w:uiPriority w:val="0"/>
    <w:pPr>
      <w:spacing w:before="40" w:after="40"/>
    </w:pPr>
    <w:rPr>
      <w:rFonts w:ascii="Arial" w:hAnsi="Arial" w:eastAsia="宋体" w:cs="宋体"/>
      <w:sz w:val="18"/>
      <w:lang w:val="en-US" w:eastAsia="zh-CN" w:bidi="ar-SA"/>
    </w:rPr>
  </w:style>
  <w:style w:type="character" w:customStyle="1" w:styleId="81">
    <w:name w:val="7表格3：表中文字居左 Char"/>
    <w:basedOn w:val="34"/>
    <w:link w:val="80"/>
    <w:qFormat/>
    <w:uiPriority w:val="0"/>
    <w:rPr>
      <w:rFonts w:ascii="Arial" w:hAnsi="Arial" w:cs="宋体"/>
      <w:sz w:val="18"/>
    </w:rPr>
  </w:style>
  <w:style w:type="paragraph" w:customStyle="1" w:styleId="82">
    <w:name w:val="7表格2：表头（前后2磅，居中）-指导"/>
    <w:basedOn w:val="79"/>
    <w:qFormat/>
    <w:uiPriority w:val="0"/>
    <w:rPr>
      <w:color w:val="0000FF"/>
    </w:rPr>
  </w:style>
  <w:style w:type="paragraph" w:customStyle="1" w:styleId="83">
    <w:name w:val="7表格3：表中文字居左-指导"/>
    <w:basedOn w:val="80"/>
    <w:link w:val="87"/>
    <w:qFormat/>
    <w:uiPriority w:val="0"/>
    <w:pPr>
      <w:widowControl w:val="0"/>
      <w:ind w:firstLine="440"/>
    </w:pPr>
    <w:rPr>
      <w:color w:val="0000FF"/>
    </w:rPr>
  </w:style>
  <w:style w:type="paragraph" w:customStyle="1" w:styleId="84">
    <w:name w:val="7表格4：表中文字居中-指导"/>
    <w:basedOn w:val="1"/>
    <w:link w:val="89"/>
    <w:qFormat/>
    <w:uiPriority w:val="0"/>
    <w:pPr>
      <w:spacing w:before="40" w:after="40"/>
      <w:ind w:firstLine="0" w:firstLineChars="0"/>
      <w:jc w:val="center"/>
    </w:pPr>
    <w:rPr>
      <w:rFonts w:ascii="Arial" w:hAnsi="Arial" w:eastAsia="宋体" w:cs="宋体"/>
      <w:color w:val="0000FF"/>
      <w:sz w:val="18"/>
      <w:szCs w:val="20"/>
    </w:rPr>
  </w:style>
  <w:style w:type="paragraph" w:customStyle="1" w:styleId="85">
    <w:name w:val="7表格6：表中文字列项-指导"/>
    <w:basedOn w:val="1"/>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6">
    <w:name w:val="9注：首行缩进2字符-指导"/>
    <w:basedOn w:val="61"/>
    <w:next w:val="65"/>
    <w:link w:val="88"/>
    <w:qFormat/>
    <w:uiPriority w:val="0"/>
    <w:pPr>
      <w:ind w:firstLine="360"/>
    </w:pPr>
    <w:rPr>
      <w:sz w:val="18"/>
    </w:rPr>
  </w:style>
  <w:style w:type="character" w:customStyle="1" w:styleId="87">
    <w:name w:val="7表格3：表中文字居左-指导 Char"/>
    <w:basedOn w:val="81"/>
    <w:link w:val="83"/>
    <w:qFormat/>
    <w:uiPriority w:val="0"/>
    <w:rPr>
      <w:rFonts w:ascii="Arial" w:hAnsi="Arial" w:cs="宋体"/>
      <w:color w:val="0000FF"/>
      <w:sz w:val="18"/>
    </w:rPr>
  </w:style>
  <w:style w:type="character" w:customStyle="1" w:styleId="88">
    <w:name w:val="9注：首行缩进2字符-指导 Char"/>
    <w:basedOn w:val="62"/>
    <w:link w:val="86"/>
    <w:qFormat/>
    <w:uiPriority w:val="0"/>
    <w:rPr>
      <w:rFonts w:ascii="Arial" w:hAnsi="Arial" w:cs="宋体"/>
      <w:color w:val="0000FF"/>
      <w:kern w:val="2"/>
      <w:sz w:val="18"/>
    </w:rPr>
  </w:style>
  <w:style w:type="character" w:customStyle="1" w:styleId="89">
    <w:name w:val="7表格4：表中文字居中-指导 Char"/>
    <w:basedOn w:val="34"/>
    <w:link w:val="84"/>
    <w:qFormat/>
    <w:uiPriority w:val="0"/>
    <w:rPr>
      <w:rFonts w:ascii="Arial" w:hAnsi="Arial" w:cs="宋体"/>
      <w:color w:val="0000FF"/>
      <w:kern w:val="2"/>
      <w:sz w:val="18"/>
    </w:rPr>
  </w:style>
  <w:style w:type="paragraph" w:customStyle="1" w:styleId="90">
    <w:name w:val="8列项1：一级abc"/>
    <w:basedOn w:val="1"/>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1">
    <w:name w:val="正文：首行缩进2字符-加粗"/>
    <w:basedOn w:val="65"/>
    <w:link w:val="92"/>
    <w:qFormat/>
    <w:uiPriority w:val="0"/>
    <w:rPr>
      <w:b/>
    </w:rPr>
  </w:style>
  <w:style w:type="character" w:customStyle="1" w:styleId="92">
    <w:name w:val="正文：首行缩进2字符-加粗 Char"/>
    <w:basedOn w:val="66"/>
    <w:link w:val="91"/>
    <w:qFormat/>
    <w:uiPriority w:val="0"/>
    <w:rPr>
      <w:rFonts w:ascii="Arial" w:hAnsi="Arial" w:cs="宋体"/>
      <w:b/>
      <w:kern w:val="2"/>
      <w:sz w:val="21"/>
    </w:rPr>
  </w:style>
  <w:style w:type="paragraph" w:customStyle="1" w:styleId="93">
    <w:name w:val="7表格1：表号&amp;表名-指导"/>
    <w:basedOn w:val="78"/>
    <w:qFormat/>
    <w:uiPriority w:val="0"/>
    <w:rPr>
      <w:color w:val="0000FF"/>
    </w:rPr>
  </w:style>
  <w:style w:type="character" w:customStyle="1" w:styleId="94">
    <w:name w:val="标题 4 Char"/>
    <w:basedOn w:val="34"/>
    <w:link w:val="6"/>
    <w:qFormat/>
    <w:uiPriority w:val="9"/>
    <w:rPr>
      <w:rFonts w:asciiTheme="majorHAnsi" w:hAnsiTheme="majorHAnsi" w:eastAsiaTheme="majorEastAsia" w:cstheme="majorBidi"/>
      <w:bCs/>
      <w:kern w:val="2"/>
      <w:sz w:val="28"/>
      <w:szCs w:val="28"/>
    </w:rPr>
  </w:style>
  <w:style w:type="paragraph" w:customStyle="1" w:styleId="95">
    <w:name w:val="7表格4：表中文字居中"/>
    <w:basedOn w:val="1"/>
    <w:link w:val="96"/>
    <w:qFormat/>
    <w:uiPriority w:val="0"/>
    <w:pPr>
      <w:spacing w:before="40" w:after="40"/>
      <w:ind w:firstLine="0" w:firstLineChars="0"/>
      <w:jc w:val="center"/>
    </w:pPr>
    <w:rPr>
      <w:rFonts w:ascii="Arial" w:hAnsi="Arial" w:eastAsia="宋体" w:cs="宋体"/>
      <w:sz w:val="18"/>
      <w:szCs w:val="20"/>
    </w:rPr>
  </w:style>
  <w:style w:type="character" w:customStyle="1" w:styleId="96">
    <w:name w:val="7表格4：表中文字居中 Char"/>
    <w:basedOn w:val="34"/>
    <w:link w:val="95"/>
    <w:qFormat/>
    <w:uiPriority w:val="0"/>
    <w:rPr>
      <w:rFonts w:ascii="Arial" w:hAnsi="Arial" w:cs="宋体"/>
      <w:kern w:val="2"/>
      <w:sz w:val="18"/>
    </w:rPr>
  </w:style>
  <w:style w:type="paragraph" w:customStyle="1" w:styleId="97">
    <w:name w:val="列出段落2"/>
    <w:basedOn w:val="1"/>
    <w:unhideWhenUsed/>
    <w:qFormat/>
    <w:uiPriority w:val="99"/>
    <w:pPr>
      <w:ind w:firstLine="420"/>
    </w:pPr>
  </w:style>
  <w:style w:type="paragraph" w:customStyle="1" w:styleId="98">
    <w:name w:val="段"/>
    <w:basedOn w:val="1"/>
    <w:qFormat/>
    <w:uiPriority w:val="0"/>
    <w:pPr>
      <w:widowControl/>
      <w:autoSpaceDE w:val="0"/>
      <w:autoSpaceDN w:val="0"/>
    </w:pPr>
    <w:rPr>
      <w:rFonts w:ascii="宋体" w:hAnsi="宋体" w:eastAsia="宋体" w:cs="宋体"/>
      <w:sz w:val="21"/>
      <w:szCs w:val="21"/>
    </w:rPr>
  </w:style>
  <w:style w:type="paragraph" w:customStyle="1" w:styleId="99">
    <w:name w:val="列出段落3"/>
    <w:basedOn w:val="1"/>
    <w:unhideWhenUsed/>
    <w:qFormat/>
    <w:uiPriority w:val="99"/>
    <w:pPr>
      <w:ind w:firstLine="420"/>
    </w:pPr>
  </w:style>
  <w:style w:type="paragraph" w:customStyle="1" w:styleId="100">
    <w:name w:val="列出段落31"/>
    <w:basedOn w:val="1"/>
    <w:semiHidden/>
    <w:qFormat/>
    <w:uiPriority w:val="0"/>
    <w:pPr>
      <w:ind w:firstLine="420"/>
    </w:pPr>
  </w:style>
  <w:style w:type="paragraph" w:customStyle="1" w:styleId="101">
    <w:name w:val="列出段落4"/>
    <w:basedOn w:val="1"/>
    <w:unhideWhenUsed/>
    <w:qFormat/>
    <w:uiPriority w:val="99"/>
    <w:pPr>
      <w:ind w:firstLine="420"/>
    </w:pPr>
  </w:style>
  <w:style w:type="paragraph" w:customStyle="1" w:styleId="102">
    <w:name w:val="列出段落5"/>
    <w:basedOn w:val="1"/>
    <w:unhideWhenUsed/>
    <w:qFormat/>
    <w:uiPriority w:val="99"/>
    <w:pPr>
      <w:ind w:firstLine="420"/>
    </w:pPr>
  </w:style>
  <w:style w:type="paragraph" w:customStyle="1" w:styleId="103">
    <w:name w:val="正文编号1"/>
    <w:basedOn w:val="1"/>
    <w:link w:val="104"/>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4">
    <w:name w:val="正文编号1 Char"/>
    <w:basedOn w:val="34"/>
    <w:link w:val="103"/>
    <w:qFormat/>
    <w:uiPriority w:val="0"/>
    <w:rPr>
      <w:rFonts w:ascii="Times New Roman" w:hAnsi="Times New Roman"/>
      <w:kern w:val="21"/>
      <w:sz w:val="21"/>
    </w:rPr>
  </w:style>
  <w:style w:type="paragraph" w:customStyle="1" w:styleId="105">
    <w:name w:val="正文 1"/>
    <w:basedOn w:val="1"/>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6">
    <w:name w:val="short_text"/>
    <w:basedOn w:val="34"/>
    <w:qFormat/>
    <w:uiPriority w:val="0"/>
  </w:style>
  <w:style w:type="paragraph" w:customStyle="1" w:styleId="107">
    <w:name w:val="列出段落6"/>
    <w:basedOn w:val="1"/>
    <w:unhideWhenUsed/>
    <w:qFormat/>
    <w:uiPriority w:val="99"/>
    <w:pPr>
      <w:ind w:firstLine="420"/>
    </w:pPr>
  </w:style>
  <w:style w:type="paragraph" w:styleId="108">
    <w:name w:val="List Paragraph"/>
    <w:basedOn w:val="1"/>
    <w:unhideWhenUsed/>
    <w:qFormat/>
    <w:uiPriority w:val="99"/>
    <w:pPr>
      <w:ind w:firstLine="420"/>
    </w:pPr>
  </w:style>
  <w:style w:type="paragraph" w:customStyle="1" w:styleId="109">
    <w:name w:val="三级条标题"/>
    <w:basedOn w:val="1"/>
    <w:next w:val="1"/>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0">
    <w:name w:val="正文缩进 Char1"/>
    <w:qFormat/>
    <w:uiPriority w:val="0"/>
    <w:rPr>
      <w:rFonts w:eastAsia="宋体"/>
      <w:kern w:val="2"/>
      <w:sz w:val="21"/>
      <w:lang w:val="en-US" w:eastAsia="zh-CN" w:bidi="ar-SA"/>
    </w:rPr>
  </w:style>
  <w:style w:type="paragraph" w:customStyle="1" w:styleId="111">
    <w:name w:val="列出段落7"/>
    <w:basedOn w:val="1"/>
    <w:unhideWhenUsed/>
    <w:qFormat/>
    <w:uiPriority w:val="99"/>
    <w:pPr>
      <w:ind w:firstLine="420"/>
    </w:pPr>
  </w:style>
  <w:style w:type="character" w:customStyle="1" w:styleId="112">
    <w:name w:val="del-btn"/>
    <w:basedOn w:val="34"/>
    <w:qFormat/>
    <w:uiPriority w:val="0"/>
  </w:style>
  <w:style w:type="character" w:customStyle="1" w:styleId="113">
    <w:name w:val="del-btn1"/>
    <w:basedOn w:val="34"/>
    <w:qFormat/>
    <w:uiPriority w:val="0"/>
  </w:style>
  <w:style w:type="character" w:customStyle="1" w:styleId="114">
    <w:name w:val="bg"/>
    <w:basedOn w:val="34"/>
    <w:qFormat/>
    <w:uiPriority w:val="0"/>
    <w:rPr>
      <w:shd w:val="clear" w:color="auto" w:fill="000000"/>
    </w:rPr>
  </w:style>
  <w:style w:type="character" w:customStyle="1" w:styleId="115">
    <w:name w:val="bg1"/>
    <w:basedOn w:val="34"/>
    <w:qFormat/>
    <w:uiPriority w:val="0"/>
    <w:rPr>
      <w:shd w:val="clear" w:color="auto" w:fill="000000"/>
    </w:rPr>
  </w:style>
  <w:style w:type="character" w:customStyle="1" w:styleId="116">
    <w:name w:val="answer-title2"/>
    <w:basedOn w:val="34"/>
    <w:qFormat/>
    <w:uiPriority w:val="0"/>
  </w:style>
  <w:style w:type="paragraph" w:customStyle="1" w:styleId="117">
    <w:name w:val="标题3"/>
    <w:basedOn w:val="1"/>
    <w:qFormat/>
    <w:uiPriority w:val="0"/>
    <w:pPr>
      <w:numPr>
        <w:ilvl w:val="2"/>
        <w:numId w:val="7"/>
      </w:numPr>
    </w:pPr>
  </w:style>
  <w:style w:type="paragraph" w:customStyle="1" w:styleId="118">
    <w:name w:val="第x条"/>
    <w:basedOn w:val="1"/>
    <w:qFormat/>
    <w:uiPriority w:val="0"/>
    <w:pPr>
      <w:numPr>
        <w:ilvl w:val="0"/>
        <w:numId w:val="8"/>
      </w:numPr>
      <w:spacing w:line="360" w:lineRule="auto"/>
    </w:pPr>
    <w:rPr>
      <w:rFonts w:ascii="仿宋_GB2312" w:eastAsia="仿宋_GB2312"/>
      <w:sz w:val="24"/>
      <w:szCs w:val="24"/>
    </w:rPr>
  </w:style>
  <w:style w:type="paragraph" w:customStyle="1" w:styleId="119">
    <w:name w:val="注："/>
    <w:basedOn w:val="1"/>
    <w:qFormat/>
    <w:uiPriority w:val="0"/>
    <w:pPr>
      <w:spacing w:line="360" w:lineRule="auto"/>
    </w:pPr>
    <w:rPr>
      <w:rFonts w:ascii="仿宋_GB2312" w:hAnsi="宋体" w:eastAsia="仿宋_GB2312"/>
      <w:szCs w:val="21"/>
    </w:rPr>
  </w:style>
  <w:style w:type="paragraph" w:customStyle="1" w:styleId="120">
    <w:name w:val="1.2."/>
    <w:basedOn w:val="1"/>
    <w:qFormat/>
    <w:uiPriority w:val="0"/>
    <w:pPr>
      <w:numPr>
        <w:ilvl w:val="0"/>
        <w:numId w:val="9"/>
      </w:numPr>
      <w:spacing w:line="360" w:lineRule="auto"/>
    </w:pPr>
    <w:rPr>
      <w:rFonts w:ascii="仿宋_GB2312" w:eastAsia="仿宋_GB2312"/>
      <w:sz w:val="24"/>
      <w:szCs w:val="24"/>
    </w:rPr>
  </w:style>
  <w:style w:type="character" w:customStyle="1" w:styleId="121">
    <w:name w:val="font21"/>
    <w:basedOn w:val="34"/>
    <w:qFormat/>
    <w:uiPriority w:val="0"/>
    <w:rPr>
      <w:rFonts w:hint="eastAsia" w:ascii="微软雅黑" w:hAnsi="微软雅黑" w:eastAsia="微软雅黑" w:cs="微软雅黑"/>
      <w:color w:val="000000"/>
      <w:sz w:val="18"/>
      <w:szCs w:val="18"/>
      <w:u w:val="none"/>
    </w:rPr>
  </w:style>
  <w:style w:type="character" w:customStyle="1" w:styleId="122">
    <w:name w:val="font11"/>
    <w:basedOn w:val="34"/>
    <w:qFormat/>
    <w:uiPriority w:val="0"/>
    <w:rPr>
      <w:rFonts w:hint="eastAsia" w:ascii="微软雅黑" w:hAnsi="微软雅黑" w:eastAsia="微软雅黑" w:cs="微软雅黑"/>
      <w:color w:val="FF0000"/>
      <w:sz w:val="18"/>
      <w:szCs w:val="18"/>
      <w:u w:val="none"/>
    </w:rPr>
  </w:style>
  <w:style w:type="paragraph" w:customStyle="1" w:styleId="123">
    <w:name w:val="第（1）"/>
    <w:basedOn w:val="1"/>
    <w:qFormat/>
    <w:uiPriority w:val="0"/>
    <w:pPr>
      <w:numPr>
        <w:ilvl w:val="0"/>
        <w:numId w:val="10"/>
      </w:numPr>
      <w:spacing w:line="360" w:lineRule="auto"/>
      <w:jc w:val="left"/>
    </w:pPr>
    <w:rPr>
      <w:rFonts w:ascii="仿宋_GB2312" w:hAnsi="宋体" w:eastAsia="仿宋_GB2312"/>
      <w:sz w:val="24"/>
      <w:szCs w:val="24"/>
    </w:rPr>
  </w:style>
  <w:style w:type="paragraph" w:customStyle="1" w:styleId="124">
    <w:name w:val="缩进正文"/>
    <w:basedOn w:val="1"/>
    <w:qFormat/>
    <w:uiPriority w:val="0"/>
    <w:pPr>
      <w:spacing w:line="360" w:lineRule="auto"/>
      <w:ind w:firstLine="480" w:firstLineChars="200"/>
    </w:pPr>
    <w:rPr>
      <w:rFonts w:ascii="宋体" w:hAnsi="宋体"/>
      <w:color w:val="000000"/>
      <w:sz w:val="24"/>
      <w:szCs w:val="24"/>
    </w:rPr>
  </w:style>
  <w:style w:type="character" w:customStyle="1" w:styleId="125">
    <w:name w:val="font01"/>
    <w:basedOn w:val="34"/>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emf"/><Relationship Id="rId16" Type="http://schemas.openxmlformats.org/officeDocument/2006/relationships/oleObject" Target="embeddings/oleObject2.bin"/><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1582</Words>
  <Characters>1675</Characters>
  <Lines>2054</Lines>
  <Paragraphs>578</Paragraphs>
  <TotalTime>46</TotalTime>
  <ScaleCrop>false</ScaleCrop>
  <LinksUpToDate>false</LinksUpToDate>
  <CharactersWithSpaces>1675</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Sun</cp:lastModifiedBy>
  <dcterms:modified xsi:type="dcterms:W3CDTF">2025-10-22T10:57:36Z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6E6A199451E4465D9730BB01CF208839_13</vt:lpwstr>
  </property>
  <property fmtid="{D5CDD505-2E9C-101B-9397-08002B2CF9AE}" pid="4" name="KSOTemplateDocerSaveRecord">
    <vt:lpwstr>eyJoZGlkIjoiZWZlMzEyMTA5ZDE3MjNjOWFhYmIzMDY3OGIzOGM4YjUiLCJ1c2VySWQiOiIxNDAxNTEzMTI3In0=</vt:lpwstr>
  </property>
</Properties>
</file>