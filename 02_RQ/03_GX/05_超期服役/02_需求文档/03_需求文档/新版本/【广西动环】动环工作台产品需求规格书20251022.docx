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
    <w:p/>
    <w:p/>
    <w:p/>
    <w:p/>
    <w:p/>
    <w:p/>
    <w:p/>
    <w:p/>
    <w:p/>
    <w:p/>
    <w:p/>
    <w:p/>
    <w:p>
      <w:pPr>
        <w:jc w:val="center"/>
        <w:rPr>
          <w:rFonts w:hint="eastAsia" w:ascii="黑体" w:hAnsi="黑体" w:eastAsia="黑体" w:cs="黑体"/>
          <w:sz w:val="52"/>
          <w:szCs w:val="52"/>
          <w:lang w:val="en-US" w:eastAsia="zh-CN"/>
        </w:rPr>
      </w:pPr>
      <w:r>
        <w:rPr>
          <w:rFonts w:hint="eastAsia" w:ascii="黑体" w:hAnsi="黑体" w:eastAsia="黑体" w:cs="黑体"/>
          <w:sz w:val="52"/>
          <w:szCs w:val="52"/>
          <w:lang w:val="en-US" w:eastAsia="zh-CN"/>
        </w:rPr>
        <w:t>广西动环工作台项目产品需求规格书</w:t>
      </w:r>
    </w:p>
    <w:p>
      <w:pPr>
        <w:jc w:val="center"/>
        <w:rPr>
          <w:rFonts w:hint="default"/>
          <w:sz w:val="32"/>
          <w:szCs w:val="32"/>
          <w:lang w:val="en-US" w:eastAsia="zh-CN"/>
        </w:rPr>
      </w:pPr>
      <w:r>
        <w:rPr>
          <w:rFonts w:hint="eastAsia"/>
          <w:sz w:val="32"/>
          <w:szCs w:val="32"/>
          <w:lang w:val="en-US" w:eastAsia="zh-CN"/>
        </w:rPr>
        <w:t>版本V1.0</w:t>
      </w:r>
    </w:p>
    <w:p/>
    <w:p/>
    <w:p/>
    <w:p/>
    <w:p/>
    <w:p/>
    <w:p/>
    <w:p/>
    <w:p/>
    <w:p/>
    <w:p/>
    <w:p/>
    <w:p/>
    <w:p>
      <w:pPr>
        <w:jc w:val="center"/>
        <w:rPr>
          <w:rFonts w:hint="default" w:eastAsia="宋体"/>
          <w:sz w:val="36"/>
          <w:szCs w:val="36"/>
          <w:lang w:val="en-US" w:eastAsia="zh-CN"/>
        </w:rPr>
      </w:pPr>
      <w:r>
        <w:rPr>
          <w:rFonts w:hint="eastAsia"/>
          <w:sz w:val="36"/>
          <w:szCs w:val="36"/>
          <w:lang w:val="en-US" w:eastAsia="zh-CN"/>
        </w:rPr>
        <w:t>2024年4月</w:t>
      </w:r>
    </w:p>
    <w:p/>
    <w:p/>
    <w:p/>
    <w:p>
      <w:r>
        <w:br w:type="page"/>
      </w:r>
    </w:p>
    <w:p>
      <w:pPr>
        <w:jc w:val="center"/>
        <w:rPr>
          <w:b/>
          <w:bCs/>
        </w:rPr>
      </w:pPr>
      <w:r>
        <w:rPr>
          <w:rFonts w:hint="eastAsia"/>
          <w:sz w:val="32"/>
          <w:szCs w:val="32"/>
        </w:rPr>
        <w:t>卓望数码技术（深圳）有限公司</w:t>
      </w:r>
    </w:p>
    <w:tbl>
      <w:tblPr>
        <w:tblStyle w:val="33"/>
        <w:tblW w:w="9962"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101"/>
        <w:gridCol w:w="1402"/>
        <w:gridCol w:w="4800"/>
        <w:gridCol w:w="1620"/>
        <w:gridCol w:w="1039"/>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9962" w:type="dxa"/>
            <w:gridSpan w:val="5"/>
            <w:shd w:val="clear" w:color="auto" w:fill="BEBEBE" w:themeFill="background1" w:themeFillShade="BF"/>
          </w:tcPr>
          <w:p>
            <w:pPr>
              <w:keepNext w:val="0"/>
              <w:keepLines w:val="0"/>
              <w:suppressLineNumbers w:val="0"/>
              <w:spacing w:before="0" w:beforeAutospacing="0" w:after="0" w:afterAutospacing="0"/>
              <w:ind w:left="0" w:right="0" w:firstLine="440"/>
              <w:jc w:val="center"/>
              <w:rPr>
                <w:rFonts w:hint="default" w:ascii="SimSun-ExtB" w:hAnsi="SimSun-ExtB"/>
              </w:rPr>
            </w:pPr>
            <w:r>
              <w:rPr>
                <w:rFonts w:hint="eastAsia" w:ascii="SimSun-ExtB" w:hAnsi="SimSun-ExtB"/>
              </w:rPr>
              <w:t>修订履历</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101" w:type="dxa"/>
            <w:shd w:val="clear" w:color="auto" w:fill="BEBEBE" w:themeFill="background1" w:themeFillShade="BF"/>
          </w:tcPr>
          <w:p>
            <w:pPr>
              <w:keepNext w:val="0"/>
              <w:keepLines w:val="0"/>
              <w:suppressLineNumbers w:val="0"/>
              <w:spacing w:before="0" w:beforeAutospacing="0" w:after="0" w:afterAutospacing="0"/>
              <w:ind w:left="0" w:right="0" w:firstLine="0" w:firstLineChars="0"/>
              <w:jc w:val="center"/>
              <w:rPr>
                <w:rFonts w:hint="default" w:ascii="SimSun-ExtB" w:hAnsi="SimSun-ExtB"/>
              </w:rPr>
            </w:pPr>
            <w:r>
              <w:rPr>
                <w:rFonts w:hint="eastAsia" w:ascii="SimSun-ExtB" w:hAnsi="SimSun-ExtB"/>
              </w:rPr>
              <w:t>版号</w:t>
            </w:r>
          </w:p>
        </w:tc>
        <w:tc>
          <w:tcPr>
            <w:tcW w:w="1402" w:type="dxa"/>
            <w:shd w:val="clear" w:color="auto" w:fill="BEBEBE" w:themeFill="background1" w:themeFillShade="BF"/>
          </w:tcPr>
          <w:p>
            <w:pPr>
              <w:keepNext w:val="0"/>
              <w:keepLines w:val="0"/>
              <w:suppressLineNumbers w:val="0"/>
              <w:spacing w:before="0" w:beforeAutospacing="0" w:after="0" w:afterAutospacing="0"/>
              <w:ind w:left="0" w:right="0" w:firstLine="198" w:firstLineChars="90"/>
              <w:jc w:val="center"/>
              <w:rPr>
                <w:rFonts w:hint="default" w:ascii="SimSun-ExtB" w:hAnsi="SimSun-ExtB"/>
              </w:rPr>
            </w:pPr>
            <w:r>
              <w:rPr>
                <w:rFonts w:hint="eastAsia" w:ascii="SimSun-ExtB" w:hAnsi="SimSun-ExtB"/>
              </w:rPr>
              <w:t>日期</w:t>
            </w:r>
          </w:p>
        </w:tc>
        <w:tc>
          <w:tcPr>
            <w:tcW w:w="4800" w:type="dxa"/>
            <w:shd w:val="clear" w:color="auto" w:fill="BEBEBE" w:themeFill="background1" w:themeFillShade="BF"/>
          </w:tcPr>
          <w:p>
            <w:pPr>
              <w:keepNext w:val="0"/>
              <w:keepLines w:val="0"/>
              <w:suppressLineNumbers w:val="0"/>
              <w:spacing w:before="0" w:beforeAutospacing="0" w:after="0" w:afterAutospacing="0"/>
              <w:ind w:left="0" w:right="0" w:firstLine="440"/>
              <w:jc w:val="center"/>
              <w:rPr>
                <w:rFonts w:hint="default" w:ascii="SimSun-ExtB" w:hAnsi="SimSun-ExtB"/>
              </w:rPr>
            </w:pPr>
            <w:r>
              <w:rPr>
                <w:rFonts w:hint="eastAsia" w:ascii="SimSun-ExtB" w:hAnsi="SimSun-ExtB"/>
              </w:rPr>
              <w:t>内容</w:t>
            </w:r>
          </w:p>
        </w:tc>
        <w:tc>
          <w:tcPr>
            <w:tcW w:w="1620" w:type="dxa"/>
            <w:shd w:val="clear" w:color="auto" w:fill="BEBEBE" w:themeFill="background1" w:themeFillShade="BF"/>
          </w:tcPr>
          <w:p>
            <w:pPr>
              <w:keepNext w:val="0"/>
              <w:keepLines w:val="0"/>
              <w:suppressLineNumbers w:val="0"/>
              <w:spacing w:before="0" w:beforeAutospacing="0" w:after="0" w:afterAutospacing="0"/>
              <w:ind w:left="0" w:right="0" w:firstLine="0" w:firstLineChars="0"/>
              <w:jc w:val="center"/>
              <w:rPr>
                <w:rFonts w:hint="default" w:ascii="SimSun-ExtB" w:hAnsi="SimSun-ExtB"/>
              </w:rPr>
            </w:pPr>
            <w:r>
              <w:rPr>
                <w:rFonts w:hint="eastAsia" w:ascii="SimSun-ExtB" w:hAnsi="SimSun-ExtB"/>
              </w:rPr>
              <w:t>责任人</w:t>
            </w:r>
          </w:p>
        </w:tc>
        <w:tc>
          <w:tcPr>
            <w:tcW w:w="1039" w:type="dxa"/>
            <w:shd w:val="clear" w:color="auto" w:fill="BEBEBE" w:themeFill="background1" w:themeFillShade="BF"/>
          </w:tcPr>
          <w:p>
            <w:pPr>
              <w:keepNext w:val="0"/>
              <w:keepLines w:val="0"/>
              <w:suppressLineNumbers w:val="0"/>
              <w:spacing w:before="0" w:beforeAutospacing="0" w:after="0" w:afterAutospacing="0"/>
              <w:ind w:left="0" w:right="0" w:firstLine="0" w:firstLineChars="0"/>
              <w:jc w:val="center"/>
              <w:rPr>
                <w:rFonts w:hint="default" w:ascii="SimSun-ExtB" w:hAnsi="SimSun-ExtB"/>
              </w:rPr>
            </w:pPr>
            <w:r>
              <w:rPr>
                <w:rFonts w:hint="eastAsia" w:ascii="SimSun-ExtB" w:hAnsi="SimSun-ExtB"/>
              </w:rPr>
              <w:t>审批人</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2" w:hRule="atLeast"/>
        </w:trPr>
        <w:tc>
          <w:tcPr>
            <w:tcW w:w="1101" w:type="dxa"/>
          </w:tcPr>
          <w:p>
            <w:pPr>
              <w:keepNext w:val="0"/>
              <w:keepLines w:val="0"/>
              <w:suppressLineNumbers w:val="0"/>
              <w:spacing w:before="0" w:beforeAutospacing="0" w:after="0" w:afterAutospacing="0"/>
              <w:ind w:left="0" w:right="0" w:firstLine="0" w:firstLineChars="0"/>
              <w:jc w:val="center"/>
              <w:rPr>
                <w:rFonts w:hint="default" w:ascii="SimSun-ExtB" w:hAnsi="SimSun-ExtB" w:eastAsia="宋体"/>
                <w:lang w:val="en-US" w:eastAsia="zh-CN"/>
              </w:rPr>
            </w:pPr>
            <w:r>
              <w:rPr>
                <w:rFonts w:hint="eastAsia" w:ascii="SimSun-ExtB" w:hAnsi="SimSun-ExtB"/>
                <w:lang w:val="en-US" w:eastAsia="zh-CN"/>
              </w:rPr>
              <w:t>V1.0</w:t>
            </w:r>
          </w:p>
        </w:tc>
        <w:tc>
          <w:tcPr>
            <w:tcW w:w="1402" w:type="dxa"/>
          </w:tcPr>
          <w:p>
            <w:pPr>
              <w:keepNext w:val="0"/>
              <w:keepLines w:val="0"/>
              <w:suppressLineNumbers w:val="0"/>
              <w:spacing w:before="0" w:beforeAutospacing="0" w:after="0" w:afterAutospacing="0"/>
              <w:ind w:left="0" w:right="0" w:firstLine="0" w:firstLineChars="0"/>
              <w:jc w:val="center"/>
              <w:rPr>
                <w:rFonts w:hint="default" w:ascii="SimSun-ExtB" w:hAnsi="SimSun-ExtB" w:eastAsia="宋体"/>
                <w:lang w:val="en-US" w:eastAsia="zh-CN"/>
              </w:rPr>
            </w:pPr>
            <w:r>
              <w:rPr>
                <w:rFonts w:hint="eastAsia" w:ascii="SimSun-ExtB" w:hAnsi="SimSun-ExtB"/>
                <w:lang w:val="en-US" w:eastAsia="zh-CN"/>
              </w:rPr>
              <w:t>2024-04-07</w:t>
            </w:r>
          </w:p>
        </w:tc>
        <w:tc>
          <w:tcPr>
            <w:tcW w:w="4800" w:type="dxa"/>
          </w:tcPr>
          <w:p>
            <w:pPr>
              <w:keepNext w:val="0"/>
              <w:keepLines w:val="0"/>
              <w:suppressLineNumbers w:val="0"/>
              <w:spacing w:before="0" w:beforeAutospacing="0" w:after="0" w:afterAutospacing="0"/>
              <w:ind w:left="0" w:right="0" w:firstLine="0" w:firstLineChars="0"/>
              <w:jc w:val="left"/>
              <w:rPr>
                <w:rFonts w:hint="default" w:ascii="宋体" w:hAnsi="宋体" w:eastAsia="宋体" w:cs="宋体"/>
                <w:lang w:val="en-US" w:eastAsia="zh-CN"/>
              </w:rPr>
            </w:pPr>
            <w:r>
              <w:rPr>
                <w:rFonts w:hint="eastAsia" w:ascii="宋体" w:hAnsi="宋体" w:cs="宋体"/>
                <w:lang w:val="en-US" w:eastAsia="zh-CN"/>
              </w:rPr>
              <w:t>新增隐患识别、IP管理</w:t>
            </w:r>
          </w:p>
        </w:tc>
        <w:tc>
          <w:tcPr>
            <w:tcW w:w="1620" w:type="dxa"/>
          </w:tcPr>
          <w:p>
            <w:pPr>
              <w:keepNext w:val="0"/>
              <w:keepLines w:val="0"/>
              <w:suppressLineNumbers w:val="0"/>
              <w:spacing w:before="0" w:beforeAutospacing="0" w:after="0" w:afterAutospacing="0"/>
              <w:ind w:right="0"/>
              <w:jc w:val="center"/>
              <w:rPr>
                <w:rFonts w:hint="eastAsia" w:ascii="宋体" w:hAnsi="宋体" w:eastAsia="宋体" w:cs="宋体"/>
                <w:lang w:val="en-US" w:eastAsia="zh-CN"/>
              </w:rPr>
            </w:pPr>
            <w:r>
              <w:rPr>
                <w:rFonts w:hint="eastAsia" w:ascii="宋体" w:hAnsi="宋体" w:cs="宋体"/>
                <w:lang w:val="en-US" w:eastAsia="zh-CN"/>
              </w:rPr>
              <w:t>周健胜</w:t>
            </w:r>
          </w:p>
        </w:tc>
        <w:tc>
          <w:tcPr>
            <w:tcW w:w="1039" w:type="dxa"/>
          </w:tcPr>
          <w:p>
            <w:pPr>
              <w:keepNext w:val="0"/>
              <w:keepLines w:val="0"/>
              <w:suppressLineNumbers w:val="0"/>
              <w:spacing w:before="0" w:beforeAutospacing="0" w:after="0" w:afterAutospacing="0"/>
              <w:ind w:left="0" w:right="0" w:firstLine="198" w:firstLineChars="90"/>
              <w:jc w:val="center"/>
              <w:rPr>
                <w:rFonts w:hint="default" w:ascii="SimSun-ExtB" w:hAnsi="SimSun-ExtB"/>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90" w:hRule="atLeast"/>
        </w:trPr>
        <w:tc>
          <w:tcPr>
            <w:tcW w:w="1101" w:type="dxa"/>
          </w:tcPr>
          <w:p>
            <w:pPr>
              <w:keepNext w:val="0"/>
              <w:keepLines w:val="0"/>
              <w:suppressLineNumbers w:val="0"/>
              <w:spacing w:before="0" w:beforeAutospacing="0" w:after="0" w:afterAutospacing="0"/>
              <w:ind w:left="0" w:right="0" w:firstLine="0" w:firstLineChars="0"/>
              <w:jc w:val="center"/>
              <w:rPr>
                <w:rFonts w:hint="default" w:ascii="SimSun-ExtB" w:hAnsi="SimSun-ExtB"/>
              </w:rPr>
            </w:pPr>
            <w:r>
              <w:rPr>
                <w:rFonts w:hint="eastAsia" w:ascii="SimSun-ExtB" w:hAnsi="SimSun-ExtB"/>
                <w:lang w:val="en-US" w:eastAsia="zh-CN"/>
              </w:rPr>
              <w:t>V1.0</w:t>
            </w:r>
          </w:p>
        </w:tc>
        <w:tc>
          <w:tcPr>
            <w:tcW w:w="1402" w:type="dxa"/>
          </w:tcPr>
          <w:p>
            <w:pPr>
              <w:keepNext w:val="0"/>
              <w:keepLines w:val="0"/>
              <w:suppressLineNumbers w:val="0"/>
              <w:spacing w:before="0" w:beforeAutospacing="0" w:after="0" w:afterAutospacing="0"/>
              <w:ind w:left="0" w:right="0" w:firstLine="0" w:firstLineChars="0"/>
              <w:jc w:val="center"/>
              <w:rPr>
                <w:rFonts w:hint="default" w:ascii="SimSun-ExtB" w:hAnsi="SimSun-ExtB" w:eastAsia="宋体"/>
                <w:lang w:val="en-US" w:eastAsia="zh-CN"/>
              </w:rPr>
            </w:pPr>
            <w:r>
              <w:rPr>
                <w:rFonts w:hint="eastAsia" w:ascii="SimSun-ExtB" w:hAnsi="SimSun-ExtB"/>
                <w:lang w:val="en-US" w:eastAsia="zh-CN"/>
              </w:rPr>
              <w:t>2024-04-16</w:t>
            </w:r>
          </w:p>
        </w:tc>
        <w:tc>
          <w:tcPr>
            <w:tcW w:w="4800" w:type="dxa"/>
          </w:tcPr>
          <w:p>
            <w:pPr>
              <w:pStyle w:val="99"/>
              <w:keepNext w:val="0"/>
              <w:keepLines w:val="0"/>
              <w:suppressLineNumbers w:val="0"/>
              <w:spacing w:before="0" w:beforeAutospacing="0" w:after="0" w:afterAutospacing="0"/>
              <w:ind w:left="0" w:right="0" w:firstLine="0" w:firstLineChars="0"/>
              <w:jc w:val="left"/>
              <w:rPr>
                <w:rFonts w:hint="default" w:ascii="宋体" w:hAnsi="宋体" w:eastAsia="宋体" w:cs="宋体"/>
                <w:lang w:val="en-US" w:eastAsia="zh-CN"/>
              </w:rPr>
            </w:pPr>
            <w:r>
              <w:rPr>
                <w:rFonts w:hint="eastAsia" w:ascii="宋体" w:hAnsi="宋体" w:cs="宋体"/>
                <w:lang w:val="en-US" w:eastAsia="zh-CN"/>
              </w:rPr>
              <w:t>IP库管理功能修订</w:t>
            </w:r>
          </w:p>
        </w:tc>
        <w:tc>
          <w:tcPr>
            <w:tcW w:w="1620" w:type="dxa"/>
          </w:tcPr>
          <w:p>
            <w:pPr>
              <w:keepNext w:val="0"/>
              <w:keepLines w:val="0"/>
              <w:suppressLineNumbers w:val="0"/>
              <w:spacing w:before="0" w:beforeAutospacing="0" w:after="0" w:afterAutospacing="0"/>
              <w:ind w:right="0"/>
              <w:jc w:val="center"/>
              <w:rPr>
                <w:rFonts w:hint="eastAsia" w:ascii="宋体" w:hAnsi="宋体" w:eastAsia="宋体" w:cs="宋体"/>
                <w:lang w:val="en-US" w:eastAsia="zh-CN"/>
              </w:rPr>
            </w:pPr>
            <w:r>
              <w:rPr>
                <w:rFonts w:hint="eastAsia" w:ascii="宋体" w:hAnsi="宋体" w:cs="宋体"/>
                <w:lang w:val="en-US" w:eastAsia="zh-CN"/>
              </w:rPr>
              <w:t>周健胜</w:t>
            </w:r>
          </w:p>
        </w:tc>
        <w:tc>
          <w:tcPr>
            <w:tcW w:w="1039" w:type="dxa"/>
          </w:tcPr>
          <w:p>
            <w:pPr>
              <w:keepNext w:val="0"/>
              <w:keepLines w:val="0"/>
              <w:suppressLineNumbers w:val="0"/>
              <w:spacing w:before="0" w:beforeAutospacing="0" w:after="0" w:afterAutospacing="0"/>
              <w:ind w:left="0" w:right="0" w:firstLine="198" w:firstLineChars="90"/>
              <w:jc w:val="center"/>
              <w:rPr>
                <w:rFonts w:hint="default" w:ascii="SimSun-ExtB" w:hAnsi="SimSun-ExtB"/>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2" w:hRule="atLeast"/>
        </w:trPr>
        <w:tc>
          <w:tcPr>
            <w:tcW w:w="1101" w:type="dxa"/>
          </w:tcPr>
          <w:p>
            <w:pPr>
              <w:keepNext w:val="0"/>
              <w:keepLines w:val="0"/>
              <w:suppressLineNumbers w:val="0"/>
              <w:spacing w:before="0" w:beforeAutospacing="0" w:after="0" w:afterAutospacing="0"/>
              <w:ind w:left="0" w:right="0" w:firstLine="0" w:firstLineChars="0"/>
              <w:jc w:val="center"/>
              <w:rPr>
                <w:rFonts w:hint="default" w:ascii="SimSun-ExtB" w:hAnsi="SimSun-ExtB" w:eastAsia="宋体"/>
                <w:lang w:val="en-US" w:eastAsia="zh-CN"/>
              </w:rPr>
            </w:pPr>
            <w:r>
              <w:rPr>
                <w:rFonts w:hint="eastAsia" w:ascii="SimSun-ExtB" w:hAnsi="SimSun-ExtB"/>
                <w:lang w:val="en-US" w:eastAsia="zh-CN"/>
              </w:rPr>
              <w:t>V1.0</w:t>
            </w:r>
          </w:p>
        </w:tc>
        <w:tc>
          <w:tcPr>
            <w:tcW w:w="1402" w:type="dxa"/>
          </w:tcPr>
          <w:p>
            <w:pPr>
              <w:keepNext w:val="0"/>
              <w:keepLines w:val="0"/>
              <w:suppressLineNumbers w:val="0"/>
              <w:spacing w:before="0" w:beforeAutospacing="0" w:after="0" w:afterAutospacing="0"/>
              <w:ind w:left="0" w:right="0" w:firstLine="0" w:firstLineChars="0"/>
              <w:jc w:val="center"/>
              <w:rPr>
                <w:rFonts w:hint="default" w:ascii="SimSun-ExtB" w:hAnsi="SimSun-ExtB" w:eastAsia="宋体"/>
                <w:lang w:val="en-US" w:eastAsia="zh-CN"/>
              </w:rPr>
            </w:pPr>
            <w:r>
              <w:rPr>
                <w:rFonts w:hint="eastAsia" w:ascii="SimSun-ExtB" w:hAnsi="SimSun-ExtB"/>
                <w:lang w:val="en-US" w:eastAsia="zh-CN"/>
              </w:rPr>
              <w:t>2024-05-09</w:t>
            </w:r>
          </w:p>
        </w:tc>
        <w:tc>
          <w:tcPr>
            <w:tcW w:w="4800" w:type="dxa"/>
          </w:tcPr>
          <w:p>
            <w:pPr>
              <w:pStyle w:val="99"/>
              <w:keepNext w:val="0"/>
              <w:keepLines w:val="0"/>
              <w:suppressLineNumbers w:val="0"/>
              <w:spacing w:before="0" w:beforeAutospacing="0" w:after="0" w:afterAutospacing="0"/>
              <w:ind w:left="0" w:right="0" w:firstLine="0" w:firstLineChars="0"/>
              <w:jc w:val="left"/>
              <w:rPr>
                <w:rFonts w:hint="default" w:ascii="宋体" w:hAnsi="宋体" w:eastAsia="宋体" w:cs="宋体"/>
                <w:lang w:val="en-US" w:eastAsia="zh-CN"/>
              </w:rPr>
            </w:pPr>
            <w:r>
              <w:rPr>
                <w:rFonts w:hint="eastAsia" w:ascii="宋体" w:hAnsi="宋体" w:cs="宋体"/>
                <w:lang w:val="en-US" w:eastAsia="zh-CN"/>
              </w:rPr>
              <w:t>新增入网验收流程及验收表格模板</w:t>
            </w:r>
          </w:p>
        </w:tc>
        <w:tc>
          <w:tcPr>
            <w:tcW w:w="1620" w:type="dxa"/>
          </w:tcPr>
          <w:p>
            <w:pPr>
              <w:keepNext w:val="0"/>
              <w:keepLines w:val="0"/>
              <w:suppressLineNumbers w:val="0"/>
              <w:spacing w:before="0" w:beforeAutospacing="0" w:after="0" w:afterAutospacing="0"/>
              <w:ind w:right="0"/>
              <w:jc w:val="center"/>
              <w:rPr>
                <w:rFonts w:hint="eastAsia" w:ascii="SimSun-ExtB" w:hAnsi="SimSun-ExtB" w:eastAsia="宋体"/>
                <w:lang w:val="en-US" w:eastAsia="zh-CN"/>
              </w:rPr>
            </w:pPr>
            <w:r>
              <w:rPr>
                <w:rFonts w:hint="eastAsia" w:ascii="SimSun-ExtB" w:hAnsi="SimSun-ExtB"/>
                <w:lang w:val="en-US" w:eastAsia="zh-CN"/>
              </w:rPr>
              <w:t>周健胜</w:t>
            </w:r>
          </w:p>
        </w:tc>
        <w:tc>
          <w:tcPr>
            <w:tcW w:w="1039" w:type="dxa"/>
          </w:tcPr>
          <w:p>
            <w:pPr>
              <w:keepNext w:val="0"/>
              <w:keepLines w:val="0"/>
              <w:suppressLineNumbers w:val="0"/>
              <w:spacing w:before="0" w:beforeAutospacing="0" w:after="0" w:afterAutospacing="0"/>
              <w:ind w:left="0" w:right="0" w:firstLine="198" w:firstLineChars="90"/>
              <w:jc w:val="center"/>
              <w:rPr>
                <w:rFonts w:hint="default" w:ascii="SimSun-ExtB" w:hAnsi="SimSun-ExtB"/>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2" w:hRule="atLeast"/>
        </w:trPr>
        <w:tc>
          <w:tcPr>
            <w:tcW w:w="1101" w:type="dxa"/>
          </w:tcPr>
          <w:p>
            <w:pPr>
              <w:keepNext w:val="0"/>
              <w:keepLines w:val="0"/>
              <w:suppressLineNumbers w:val="0"/>
              <w:spacing w:before="0" w:beforeAutospacing="0" w:after="0" w:afterAutospacing="0"/>
              <w:ind w:left="0" w:right="0" w:firstLine="0" w:firstLineChars="0"/>
              <w:jc w:val="center"/>
              <w:rPr>
                <w:rFonts w:hint="default" w:ascii="SimSun-ExtB" w:hAnsi="SimSun-ExtB"/>
              </w:rPr>
            </w:pPr>
            <w:r>
              <w:rPr>
                <w:rFonts w:hint="eastAsia" w:ascii="SimSun-ExtB" w:hAnsi="SimSun-ExtB"/>
                <w:lang w:val="en-US" w:eastAsia="zh-CN"/>
              </w:rPr>
              <w:t>V1.0</w:t>
            </w:r>
          </w:p>
        </w:tc>
        <w:tc>
          <w:tcPr>
            <w:tcW w:w="1402" w:type="dxa"/>
          </w:tcPr>
          <w:p>
            <w:pPr>
              <w:keepNext w:val="0"/>
              <w:keepLines w:val="0"/>
              <w:suppressLineNumbers w:val="0"/>
              <w:spacing w:before="0" w:beforeAutospacing="0" w:after="0" w:afterAutospacing="0"/>
              <w:ind w:left="0" w:right="0" w:firstLine="0" w:firstLineChars="0"/>
              <w:jc w:val="center"/>
              <w:rPr>
                <w:rFonts w:hint="default" w:ascii="SimSun-ExtB" w:hAnsi="SimSun-ExtB" w:eastAsia="宋体"/>
                <w:lang w:val="en-US" w:eastAsia="zh-CN"/>
              </w:rPr>
            </w:pPr>
            <w:r>
              <w:rPr>
                <w:rFonts w:hint="eastAsia" w:ascii="SimSun-ExtB" w:hAnsi="SimSun-ExtB"/>
                <w:lang w:val="en-US" w:eastAsia="zh-CN"/>
              </w:rPr>
              <w:t>2024-07-08</w:t>
            </w:r>
          </w:p>
        </w:tc>
        <w:tc>
          <w:tcPr>
            <w:tcW w:w="4800" w:type="dxa"/>
          </w:tcPr>
          <w:p>
            <w:pPr>
              <w:keepNext w:val="0"/>
              <w:keepLines w:val="0"/>
              <w:suppressLineNumbers w:val="0"/>
              <w:spacing w:before="0" w:beforeAutospacing="0" w:after="0" w:afterAutospacing="0"/>
              <w:ind w:left="0" w:right="0" w:firstLine="0" w:firstLineChars="0"/>
              <w:jc w:val="left"/>
              <w:rPr>
                <w:rFonts w:hint="default" w:ascii="宋体" w:hAnsi="宋体" w:eastAsia="宋体" w:cs="宋体"/>
              </w:rPr>
            </w:pPr>
            <w:r>
              <w:rPr>
                <w:rFonts w:hint="eastAsia"/>
                <w:lang w:val="en-US" w:eastAsia="zh-CN"/>
              </w:rPr>
              <w:t>新增风险等级改造策略</w:t>
            </w:r>
          </w:p>
        </w:tc>
        <w:tc>
          <w:tcPr>
            <w:tcW w:w="1620" w:type="dxa"/>
          </w:tcPr>
          <w:p>
            <w:pPr>
              <w:keepNext w:val="0"/>
              <w:keepLines w:val="0"/>
              <w:suppressLineNumbers w:val="0"/>
              <w:spacing w:before="0" w:beforeAutospacing="0" w:after="0" w:afterAutospacing="0"/>
              <w:ind w:left="0" w:right="0" w:firstLine="198" w:firstLineChars="90"/>
              <w:jc w:val="center"/>
              <w:rPr>
                <w:rFonts w:hint="eastAsia" w:ascii="SimSun-ExtB" w:hAnsi="SimSun-ExtB" w:eastAsia="宋体"/>
                <w:lang w:val="en-US" w:eastAsia="zh-CN"/>
              </w:rPr>
            </w:pPr>
            <w:r>
              <w:rPr>
                <w:rFonts w:hint="eastAsia" w:ascii="SimSun-ExtB" w:hAnsi="SimSun-ExtB"/>
                <w:lang w:val="en-US" w:eastAsia="zh-CN"/>
              </w:rPr>
              <w:t>江丽</w:t>
            </w:r>
          </w:p>
        </w:tc>
        <w:tc>
          <w:tcPr>
            <w:tcW w:w="1039" w:type="dxa"/>
          </w:tcPr>
          <w:p>
            <w:pPr>
              <w:keepNext w:val="0"/>
              <w:keepLines w:val="0"/>
              <w:suppressLineNumbers w:val="0"/>
              <w:spacing w:before="0" w:beforeAutospacing="0" w:after="0" w:afterAutospacing="0"/>
              <w:ind w:left="0" w:right="0" w:firstLine="198" w:firstLineChars="90"/>
              <w:jc w:val="center"/>
              <w:rPr>
                <w:rFonts w:hint="default" w:ascii="SimSun-ExtB" w:hAnsi="SimSun-ExtB"/>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2" w:hRule="atLeast"/>
        </w:trPr>
        <w:tc>
          <w:tcPr>
            <w:tcW w:w="1101" w:type="dxa"/>
            <w:vAlign w:val="top"/>
          </w:tcPr>
          <w:p>
            <w:pPr>
              <w:keepNext w:val="0"/>
              <w:keepLines w:val="0"/>
              <w:suppressLineNumbers w:val="0"/>
              <w:spacing w:before="0" w:beforeAutospacing="0" w:after="0" w:afterAutospacing="0"/>
              <w:ind w:left="0" w:leftChars="0" w:right="0" w:rightChars="0" w:firstLine="0" w:firstLineChars="0"/>
              <w:jc w:val="center"/>
              <w:rPr>
                <w:rFonts w:hint="default" w:ascii="SimSun-ExtB" w:hAnsi="SimSun-ExtB"/>
              </w:rPr>
            </w:pPr>
            <w:r>
              <w:rPr>
                <w:rFonts w:hint="eastAsia" w:ascii="SimSun-ExtB" w:hAnsi="SimSun-ExtB"/>
                <w:lang w:val="en-US" w:eastAsia="zh-CN"/>
              </w:rPr>
              <w:t>V1.0</w:t>
            </w:r>
          </w:p>
        </w:tc>
        <w:tc>
          <w:tcPr>
            <w:tcW w:w="1402" w:type="dxa"/>
            <w:vAlign w:val="top"/>
          </w:tcPr>
          <w:p>
            <w:pPr>
              <w:keepNext w:val="0"/>
              <w:keepLines w:val="0"/>
              <w:suppressLineNumbers w:val="0"/>
              <w:spacing w:before="0" w:beforeAutospacing="0" w:after="0" w:afterAutospacing="0"/>
              <w:ind w:left="0" w:leftChars="0" w:right="0" w:rightChars="0" w:firstLine="0" w:firstLineChars="0"/>
              <w:jc w:val="center"/>
              <w:rPr>
                <w:rFonts w:hint="default" w:ascii="SimSun-ExtB" w:hAnsi="SimSun-ExtB"/>
                <w:lang w:val="en-US"/>
              </w:rPr>
            </w:pPr>
            <w:r>
              <w:rPr>
                <w:rFonts w:hint="eastAsia" w:ascii="SimSun-ExtB" w:hAnsi="SimSun-ExtB"/>
                <w:lang w:val="en-US" w:eastAsia="zh-CN"/>
              </w:rPr>
              <w:t>2024-07-22</w:t>
            </w:r>
          </w:p>
        </w:tc>
        <w:tc>
          <w:tcPr>
            <w:tcW w:w="4800" w:type="dxa"/>
          </w:tcPr>
          <w:p>
            <w:pPr>
              <w:pStyle w:val="101"/>
              <w:keepNext w:val="0"/>
              <w:keepLines w:val="0"/>
              <w:suppressLineNumbers w:val="0"/>
              <w:spacing w:before="0" w:beforeAutospacing="0" w:after="0" w:afterAutospacing="0"/>
              <w:ind w:left="0" w:right="0" w:firstLine="0" w:firstLineChars="0"/>
              <w:jc w:val="left"/>
              <w:rPr>
                <w:rFonts w:hint="default" w:ascii="宋体" w:hAnsi="宋体" w:eastAsia="宋体" w:cs="宋体"/>
                <w:lang w:val="en-US" w:eastAsia="zh-CN"/>
              </w:rPr>
            </w:pPr>
            <w:r>
              <w:rPr>
                <w:rFonts w:hint="eastAsia" w:ascii="宋体" w:hAnsi="宋体" w:cs="宋体"/>
                <w:lang w:val="en-US" w:eastAsia="zh-CN"/>
              </w:rPr>
              <w:t>新增用电预算预占</w:t>
            </w:r>
          </w:p>
        </w:tc>
        <w:tc>
          <w:tcPr>
            <w:tcW w:w="1620" w:type="dxa"/>
          </w:tcPr>
          <w:p>
            <w:pPr>
              <w:keepNext w:val="0"/>
              <w:keepLines w:val="0"/>
              <w:suppressLineNumbers w:val="0"/>
              <w:spacing w:before="0" w:beforeAutospacing="0" w:after="0" w:afterAutospacing="0"/>
              <w:ind w:right="0"/>
              <w:jc w:val="center"/>
              <w:rPr>
                <w:rFonts w:hint="eastAsia" w:ascii="宋体" w:hAnsi="宋体" w:eastAsia="宋体" w:cs="宋体"/>
                <w:lang w:val="en-US" w:eastAsia="zh-CN"/>
              </w:rPr>
            </w:pPr>
            <w:r>
              <w:rPr>
                <w:rFonts w:hint="eastAsia" w:ascii="宋体" w:hAnsi="宋体" w:cs="宋体"/>
                <w:lang w:val="en-US" w:eastAsia="zh-CN"/>
              </w:rPr>
              <w:t>周健胜</w:t>
            </w:r>
          </w:p>
        </w:tc>
        <w:tc>
          <w:tcPr>
            <w:tcW w:w="1039" w:type="dxa"/>
          </w:tcPr>
          <w:p>
            <w:pPr>
              <w:keepNext w:val="0"/>
              <w:keepLines w:val="0"/>
              <w:suppressLineNumbers w:val="0"/>
              <w:spacing w:before="0" w:beforeAutospacing="0" w:after="0" w:afterAutospacing="0"/>
              <w:ind w:left="0" w:right="0" w:firstLine="198" w:firstLineChars="90"/>
              <w:jc w:val="center"/>
              <w:rPr>
                <w:rFonts w:hint="default" w:ascii="SimSun-ExtB" w:hAnsi="SimSun-ExtB"/>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2" w:hRule="atLeast"/>
        </w:trPr>
        <w:tc>
          <w:tcPr>
            <w:tcW w:w="1101" w:type="dxa"/>
          </w:tcPr>
          <w:p>
            <w:pPr>
              <w:keepNext w:val="0"/>
              <w:keepLines w:val="0"/>
              <w:suppressLineNumbers w:val="0"/>
              <w:spacing w:before="0" w:beforeAutospacing="0" w:after="0" w:afterAutospacing="0"/>
              <w:ind w:left="0" w:right="0" w:firstLine="0" w:firstLineChars="0"/>
              <w:jc w:val="center"/>
              <w:rPr>
                <w:rFonts w:hint="default" w:ascii="SimSun-ExtB" w:hAnsi="SimSun-ExtB"/>
              </w:rPr>
            </w:pPr>
          </w:p>
        </w:tc>
        <w:tc>
          <w:tcPr>
            <w:tcW w:w="1402" w:type="dxa"/>
          </w:tcPr>
          <w:p>
            <w:pPr>
              <w:keepNext w:val="0"/>
              <w:keepLines w:val="0"/>
              <w:suppressLineNumbers w:val="0"/>
              <w:spacing w:before="0" w:beforeAutospacing="0" w:after="0" w:afterAutospacing="0"/>
              <w:ind w:left="0" w:right="0" w:firstLine="0" w:firstLineChars="0"/>
              <w:jc w:val="center"/>
              <w:rPr>
                <w:rFonts w:hint="default" w:ascii="SimSun-ExtB" w:hAnsi="SimSun-ExtB"/>
              </w:rPr>
            </w:pPr>
          </w:p>
        </w:tc>
        <w:tc>
          <w:tcPr>
            <w:tcW w:w="4800" w:type="dxa"/>
          </w:tcPr>
          <w:p>
            <w:pPr>
              <w:keepNext w:val="0"/>
              <w:keepLines w:val="0"/>
              <w:suppressLineNumbers w:val="0"/>
              <w:spacing w:before="0" w:beforeAutospacing="0" w:after="0" w:afterAutospacing="0"/>
              <w:ind w:left="0" w:right="0" w:firstLine="0" w:firstLineChars="0"/>
              <w:jc w:val="left"/>
              <w:rPr>
                <w:rFonts w:hint="default" w:ascii="宋体" w:hAnsi="宋体" w:eastAsia="宋体" w:cs="宋体"/>
              </w:rPr>
            </w:pPr>
          </w:p>
        </w:tc>
        <w:tc>
          <w:tcPr>
            <w:tcW w:w="1620" w:type="dxa"/>
          </w:tcPr>
          <w:p>
            <w:pPr>
              <w:keepNext w:val="0"/>
              <w:keepLines w:val="0"/>
              <w:suppressLineNumbers w:val="0"/>
              <w:spacing w:before="0" w:beforeAutospacing="0" w:after="0" w:afterAutospacing="0"/>
              <w:ind w:left="0" w:right="0" w:firstLine="198" w:firstLineChars="90"/>
              <w:jc w:val="center"/>
              <w:rPr>
                <w:rFonts w:hint="default" w:ascii="SimSun-ExtB" w:hAnsi="SimSun-ExtB"/>
              </w:rPr>
            </w:pPr>
          </w:p>
        </w:tc>
        <w:tc>
          <w:tcPr>
            <w:tcW w:w="1039" w:type="dxa"/>
          </w:tcPr>
          <w:p>
            <w:pPr>
              <w:keepNext w:val="0"/>
              <w:keepLines w:val="0"/>
              <w:suppressLineNumbers w:val="0"/>
              <w:spacing w:before="0" w:beforeAutospacing="0" w:after="0" w:afterAutospacing="0"/>
              <w:ind w:left="0" w:right="0" w:firstLine="198" w:firstLineChars="90"/>
              <w:jc w:val="center"/>
              <w:rPr>
                <w:rFonts w:hint="default" w:ascii="SimSun-ExtB" w:hAnsi="SimSun-ExtB"/>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90" w:hRule="atLeast"/>
        </w:trPr>
        <w:tc>
          <w:tcPr>
            <w:tcW w:w="1101" w:type="dxa"/>
          </w:tcPr>
          <w:p>
            <w:pPr>
              <w:keepNext w:val="0"/>
              <w:keepLines w:val="0"/>
              <w:suppressLineNumbers w:val="0"/>
              <w:spacing w:before="0" w:beforeAutospacing="0" w:after="0" w:afterAutospacing="0"/>
              <w:ind w:left="0" w:right="0" w:firstLine="0" w:firstLineChars="0"/>
              <w:jc w:val="center"/>
              <w:rPr>
                <w:rFonts w:hint="default" w:ascii="SimSun-ExtB" w:hAnsi="SimSun-ExtB"/>
              </w:rPr>
            </w:pPr>
          </w:p>
        </w:tc>
        <w:tc>
          <w:tcPr>
            <w:tcW w:w="1402" w:type="dxa"/>
          </w:tcPr>
          <w:p>
            <w:pPr>
              <w:keepNext w:val="0"/>
              <w:keepLines w:val="0"/>
              <w:suppressLineNumbers w:val="0"/>
              <w:spacing w:before="0" w:beforeAutospacing="0" w:after="0" w:afterAutospacing="0"/>
              <w:ind w:left="0" w:right="0" w:firstLine="0" w:firstLineChars="0"/>
              <w:jc w:val="center"/>
              <w:rPr>
                <w:rFonts w:hint="default" w:ascii="SimSun-ExtB" w:hAnsi="SimSun-ExtB"/>
              </w:rPr>
            </w:pPr>
          </w:p>
        </w:tc>
        <w:tc>
          <w:tcPr>
            <w:tcW w:w="4800" w:type="dxa"/>
          </w:tcPr>
          <w:p>
            <w:pPr>
              <w:keepNext w:val="0"/>
              <w:keepLines w:val="0"/>
              <w:suppressLineNumbers w:val="0"/>
              <w:spacing w:before="0" w:beforeAutospacing="0" w:after="0" w:afterAutospacing="0"/>
              <w:ind w:left="0" w:right="0" w:firstLine="0" w:firstLineChars="0"/>
              <w:jc w:val="left"/>
              <w:rPr>
                <w:rFonts w:hint="default" w:ascii="宋体" w:hAnsi="宋体" w:eastAsia="宋体" w:cs="宋体"/>
              </w:rPr>
            </w:pPr>
          </w:p>
        </w:tc>
        <w:tc>
          <w:tcPr>
            <w:tcW w:w="1620" w:type="dxa"/>
          </w:tcPr>
          <w:p>
            <w:pPr>
              <w:keepNext w:val="0"/>
              <w:keepLines w:val="0"/>
              <w:suppressLineNumbers w:val="0"/>
              <w:spacing w:before="0" w:beforeAutospacing="0" w:after="0" w:afterAutospacing="0"/>
              <w:ind w:left="0" w:right="0" w:firstLine="198" w:firstLineChars="90"/>
              <w:jc w:val="center"/>
              <w:rPr>
                <w:rFonts w:hint="default" w:ascii="SimSun-ExtB" w:hAnsi="SimSun-ExtB"/>
              </w:rPr>
            </w:pPr>
          </w:p>
        </w:tc>
        <w:tc>
          <w:tcPr>
            <w:tcW w:w="1039" w:type="dxa"/>
          </w:tcPr>
          <w:p>
            <w:pPr>
              <w:keepNext w:val="0"/>
              <w:keepLines w:val="0"/>
              <w:suppressLineNumbers w:val="0"/>
              <w:spacing w:before="0" w:beforeAutospacing="0" w:after="0" w:afterAutospacing="0"/>
              <w:ind w:left="0" w:right="0" w:firstLine="198" w:firstLineChars="90"/>
              <w:jc w:val="center"/>
              <w:rPr>
                <w:rFonts w:hint="default" w:ascii="SimSun-ExtB" w:hAnsi="SimSun-ExtB"/>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90" w:hRule="atLeast"/>
        </w:trPr>
        <w:tc>
          <w:tcPr>
            <w:tcW w:w="1101" w:type="dxa"/>
          </w:tcPr>
          <w:p>
            <w:pPr>
              <w:keepNext w:val="0"/>
              <w:keepLines w:val="0"/>
              <w:suppressLineNumbers w:val="0"/>
              <w:spacing w:before="0" w:beforeAutospacing="0" w:after="0" w:afterAutospacing="0"/>
              <w:ind w:left="0" w:right="0" w:firstLine="0" w:firstLineChars="0"/>
              <w:jc w:val="center"/>
              <w:rPr>
                <w:rFonts w:hint="default" w:ascii="SimSun-ExtB" w:hAnsi="SimSun-ExtB"/>
              </w:rPr>
            </w:pPr>
          </w:p>
        </w:tc>
        <w:tc>
          <w:tcPr>
            <w:tcW w:w="1402" w:type="dxa"/>
          </w:tcPr>
          <w:p>
            <w:pPr>
              <w:keepNext w:val="0"/>
              <w:keepLines w:val="0"/>
              <w:suppressLineNumbers w:val="0"/>
              <w:spacing w:before="0" w:beforeAutospacing="0" w:after="0" w:afterAutospacing="0"/>
              <w:ind w:left="0" w:right="0" w:firstLine="0" w:firstLineChars="0"/>
              <w:jc w:val="center"/>
              <w:rPr>
                <w:rFonts w:hint="default" w:ascii="SimSun-ExtB" w:hAnsi="SimSun-ExtB"/>
              </w:rPr>
            </w:pPr>
          </w:p>
        </w:tc>
        <w:tc>
          <w:tcPr>
            <w:tcW w:w="4800" w:type="dxa"/>
          </w:tcPr>
          <w:p>
            <w:pPr>
              <w:keepNext w:val="0"/>
              <w:keepLines w:val="0"/>
              <w:suppressLineNumbers w:val="0"/>
              <w:spacing w:before="0" w:beforeAutospacing="0" w:after="0" w:afterAutospacing="0"/>
              <w:ind w:left="0" w:right="0" w:firstLine="0" w:firstLineChars="0"/>
              <w:jc w:val="left"/>
              <w:rPr>
                <w:rFonts w:hint="default" w:ascii="SimSun-ExtB" w:hAnsi="SimSun-ExtB"/>
              </w:rPr>
            </w:pPr>
          </w:p>
        </w:tc>
        <w:tc>
          <w:tcPr>
            <w:tcW w:w="1620" w:type="dxa"/>
          </w:tcPr>
          <w:p>
            <w:pPr>
              <w:keepNext w:val="0"/>
              <w:keepLines w:val="0"/>
              <w:suppressLineNumbers w:val="0"/>
              <w:spacing w:before="0" w:beforeAutospacing="0" w:after="0" w:afterAutospacing="0"/>
              <w:ind w:left="0" w:right="0" w:firstLine="198" w:firstLineChars="90"/>
              <w:jc w:val="center"/>
              <w:rPr>
                <w:rFonts w:hint="default" w:ascii="SimSun-ExtB" w:hAnsi="SimSun-ExtB"/>
              </w:rPr>
            </w:pPr>
          </w:p>
        </w:tc>
        <w:tc>
          <w:tcPr>
            <w:tcW w:w="1039" w:type="dxa"/>
          </w:tcPr>
          <w:p>
            <w:pPr>
              <w:keepNext w:val="0"/>
              <w:keepLines w:val="0"/>
              <w:suppressLineNumbers w:val="0"/>
              <w:spacing w:before="0" w:beforeAutospacing="0" w:after="0" w:afterAutospacing="0"/>
              <w:ind w:left="0" w:right="0" w:firstLine="198" w:firstLineChars="90"/>
              <w:jc w:val="center"/>
              <w:rPr>
                <w:rFonts w:hint="default" w:ascii="SimSun-ExtB" w:hAnsi="SimSun-ExtB"/>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2" w:hRule="atLeast"/>
        </w:trPr>
        <w:tc>
          <w:tcPr>
            <w:tcW w:w="1101" w:type="dxa"/>
          </w:tcPr>
          <w:p>
            <w:pPr>
              <w:keepNext w:val="0"/>
              <w:keepLines w:val="0"/>
              <w:suppressLineNumbers w:val="0"/>
              <w:spacing w:before="0" w:beforeAutospacing="0" w:after="0" w:afterAutospacing="0"/>
              <w:ind w:left="0" w:right="0" w:firstLine="0" w:firstLineChars="0"/>
              <w:jc w:val="center"/>
              <w:rPr>
                <w:rFonts w:hint="default" w:ascii="SimSun-ExtB" w:hAnsi="SimSun-ExtB"/>
              </w:rPr>
            </w:pPr>
          </w:p>
        </w:tc>
        <w:tc>
          <w:tcPr>
            <w:tcW w:w="1402" w:type="dxa"/>
          </w:tcPr>
          <w:p>
            <w:pPr>
              <w:keepNext w:val="0"/>
              <w:keepLines w:val="0"/>
              <w:suppressLineNumbers w:val="0"/>
              <w:spacing w:before="0" w:beforeAutospacing="0" w:after="0" w:afterAutospacing="0"/>
              <w:ind w:left="0" w:right="0" w:firstLine="0" w:firstLineChars="0"/>
              <w:jc w:val="center"/>
              <w:rPr>
                <w:rFonts w:hint="default" w:ascii="SimSun-ExtB" w:hAnsi="SimSun-ExtB"/>
              </w:rPr>
            </w:pPr>
          </w:p>
        </w:tc>
        <w:tc>
          <w:tcPr>
            <w:tcW w:w="4800" w:type="dxa"/>
          </w:tcPr>
          <w:p>
            <w:pPr>
              <w:keepNext w:val="0"/>
              <w:keepLines w:val="0"/>
              <w:suppressLineNumbers w:val="0"/>
              <w:spacing w:before="0" w:beforeAutospacing="0" w:after="0" w:afterAutospacing="0"/>
              <w:ind w:left="0" w:right="0" w:firstLine="0" w:firstLineChars="0"/>
              <w:jc w:val="left"/>
              <w:rPr>
                <w:rFonts w:hint="default" w:ascii="SimSun-ExtB" w:hAnsi="SimSun-ExtB"/>
              </w:rPr>
            </w:pPr>
          </w:p>
        </w:tc>
        <w:tc>
          <w:tcPr>
            <w:tcW w:w="1620" w:type="dxa"/>
          </w:tcPr>
          <w:p>
            <w:pPr>
              <w:keepNext w:val="0"/>
              <w:keepLines w:val="0"/>
              <w:suppressLineNumbers w:val="0"/>
              <w:spacing w:before="0" w:beforeAutospacing="0" w:after="0" w:afterAutospacing="0"/>
              <w:ind w:left="0" w:right="0" w:firstLine="198" w:firstLineChars="90"/>
              <w:jc w:val="center"/>
              <w:rPr>
                <w:rFonts w:hint="default" w:ascii="SimSun-ExtB" w:hAnsi="SimSun-ExtB"/>
              </w:rPr>
            </w:pPr>
          </w:p>
        </w:tc>
        <w:tc>
          <w:tcPr>
            <w:tcW w:w="1039" w:type="dxa"/>
          </w:tcPr>
          <w:p>
            <w:pPr>
              <w:keepNext w:val="0"/>
              <w:keepLines w:val="0"/>
              <w:suppressLineNumbers w:val="0"/>
              <w:spacing w:before="0" w:beforeAutospacing="0" w:after="0" w:afterAutospacing="0"/>
              <w:ind w:left="0" w:right="0" w:firstLine="198" w:firstLineChars="90"/>
              <w:jc w:val="center"/>
              <w:rPr>
                <w:rFonts w:hint="default" w:ascii="SimSun-ExtB" w:hAnsi="SimSun-ExtB"/>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2" w:hRule="atLeast"/>
        </w:trPr>
        <w:tc>
          <w:tcPr>
            <w:tcW w:w="1101" w:type="dxa"/>
          </w:tcPr>
          <w:p>
            <w:pPr>
              <w:keepNext w:val="0"/>
              <w:keepLines w:val="0"/>
              <w:suppressLineNumbers w:val="0"/>
              <w:spacing w:before="0" w:beforeAutospacing="0" w:after="0" w:afterAutospacing="0"/>
              <w:ind w:left="0" w:right="0" w:firstLine="0" w:firstLineChars="0"/>
              <w:jc w:val="center"/>
              <w:rPr>
                <w:rFonts w:hint="default" w:ascii="SimSun-ExtB" w:hAnsi="SimSun-ExtB"/>
              </w:rPr>
            </w:pPr>
          </w:p>
        </w:tc>
        <w:tc>
          <w:tcPr>
            <w:tcW w:w="1402" w:type="dxa"/>
          </w:tcPr>
          <w:p>
            <w:pPr>
              <w:keepNext w:val="0"/>
              <w:keepLines w:val="0"/>
              <w:suppressLineNumbers w:val="0"/>
              <w:spacing w:before="0" w:beforeAutospacing="0" w:after="0" w:afterAutospacing="0"/>
              <w:ind w:left="0" w:right="0" w:firstLine="0" w:firstLineChars="0"/>
              <w:jc w:val="center"/>
              <w:rPr>
                <w:rFonts w:hint="default" w:ascii="SimSun-ExtB" w:hAnsi="SimSun-ExtB"/>
              </w:rPr>
            </w:pPr>
          </w:p>
        </w:tc>
        <w:tc>
          <w:tcPr>
            <w:tcW w:w="4800" w:type="dxa"/>
          </w:tcPr>
          <w:p>
            <w:pPr>
              <w:keepNext w:val="0"/>
              <w:keepLines w:val="0"/>
              <w:suppressLineNumbers w:val="0"/>
              <w:spacing w:before="0" w:beforeAutospacing="0" w:after="0" w:afterAutospacing="0"/>
              <w:ind w:left="0" w:right="0" w:firstLine="0" w:firstLineChars="0"/>
              <w:jc w:val="left"/>
              <w:rPr>
                <w:rFonts w:hint="default" w:ascii="SimSun-ExtB" w:hAnsi="SimSun-ExtB"/>
              </w:rPr>
            </w:pPr>
          </w:p>
        </w:tc>
        <w:tc>
          <w:tcPr>
            <w:tcW w:w="1620" w:type="dxa"/>
          </w:tcPr>
          <w:p>
            <w:pPr>
              <w:keepNext w:val="0"/>
              <w:keepLines w:val="0"/>
              <w:suppressLineNumbers w:val="0"/>
              <w:spacing w:before="0" w:beforeAutospacing="0" w:after="0" w:afterAutospacing="0"/>
              <w:ind w:left="0" w:right="0" w:firstLine="198" w:firstLineChars="90"/>
              <w:jc w:val="center"/>
              <w:rPr>
                <w:rFonts w:hint="default" w:ascii="SimSun-ExtB" w:hAnsi="SimSun-ExtB"/>
              </w:rPr>
            </w:pPr>
          </w:p>
        </w:tc>
        <w:tc>
          <w:tcPr>
            <w:tcW w:w="1039" w:type="dxa"/>
          </w:tcPr>
          <w:p>
            <w:pPr>
              <w:keepNext w:val="0"/>
              <w:keepLines w:val="0"/>
              <w:suppressLineNumbers w:val="0"/>
              <w:spacing w:before="0" w:beforeAutospacing="0" w:after="0" w:afterAutospacing="0"/>
              <w:ind w:left="0" w:right="0" w:firstLine="198" w:firstLineChars="90"/>
              <w:jc w:val="center"/>
              <w:rPr>
                <w:rFonts w:hint="default" w:ascii="SimSun-ExtB" w:hAnsi="SimSun-ExtB"/>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2" w:hRule="atLeast"/>
        </w:trPr>
        <w:tc>
          <w:tcPr>
            <w:tcW w:w="1101" w:type="dxa"/>
          </w:tcPr>
          <w:p>
            <w:pPr>
              <w:keepNext w:val="0"/>
              <w:keepLines w:val="0"/>
              <w:suppressLineNumbers w:val="0"/>
              <w:spacing w:before="0" w:beforeAutospacing="0" w:after="0" w:afterAutospacing="0"/>
              <w:ind w:left="0" w:right="0" w:firstLine="0" w:firstLineChars="0"/>
              <w:jc w:val="center"/>
              <w:rPr>
                <w:rFonts w:hint="default" w:ascii="SimSun-ExtB" w:hAnsi="SimSun-ExtB"/>
              </w:rPr>
            </w:pPr>
          </w:p>
        </w:tc>
        <w:tc>
          <w:tcPr>
            <w:tcW w:w="1402" w:type="dxa"/>
          </w:tcPr>
          <w:p>
            <w:pPr>
              <w:keepNext w:val="0"/>
              <w:keepLines w:val="0"/>
              <w:suppressLineNumbers w:val="0"/>
              <w:spacing w:before="0" w:beforeAutospacing="0" w:after="0" w:afterAutospacing="0"/>
              <w:ind w:left="0" w:right="0" w:firstLine="0" w:firstLineChars="0"/>
              <w:jc w:val="center"/>
              <w:rPr>
                <w:rFonts w:hint="default" w:ascii="SimSun-ExtB" w:hAnsi="SimSun-ExtB"/>
              </w:rPr>
            </w:pPr>
          </w:p>
        </w:tc>
        <w:tc>
          <w:tcPr>
            <w:tcW w:w="4800" w:type="dxa"/>
          </w:tcPr>
          <w:p>
            <w:pPr>
              <w:keepNext w:val="0"/>
              <w:keepLines w:val="0"/>
              <w:suppressLineNumbers w:val="0"/>
              <w:spacing w:before="0" w:beforeAutospacing="0" w:after="0" w:afterAutospacing="0"/>
              <w:ind w:left="0" w:right="0" w:firstLine="0" w:firstLineChars="0"/>
              <w:jc w:val="left"/>
              <w:rPr>
                <w:rFonts w:hint="default" w:ascii="SimSun-ExtB" w:hAnsi="SimSun-ExtB"/>
              </w:rPr>
            </w:pPr>
          </w:p>
        </w:tc>
        <w:tc>
          <w:tcPr>
            <w:tcW w:w="1620" w:type="dxa"/>
          </w:tcPr>
          <w:p>
            <w:pPr>
              <w:keepNext w:val="0"/>
              <w:keepLines w:val="0"/>
              <w:suppressLineNumbers w:val="0"/>
              <w:spacing w:before="0" w:beforeAutospacing="0" w:after="0" w:afterAutospacing="0"/>
              <w:ind w:left="0" w:right="0" w:firstLine="198" w:firstLineChars="90"/>
              <w:jc w:val="center"/>
              <w:rPr>
                <w:rFonts w:hint="default" w:ascii="SimSun-ExtB" w:hAnsi="SimSun-ExtB"/>
              </w:rPr>
            </w:pPr>
          </w:p>
        </w:tc>
        <w:tc>
          <w:tcPr>
            <w:tcW w:w="1039" w:type="dxa"/>
          </w:tcPr>
          <w:p>
            <w:pPr>
              <w:keepNext w:val="0"/>
              <w:keepLines w:val="0"/>
              <w:suppressLineNumbers w:val="0"/>
              <w:spacing w:before="0" w:beforeAutospacing="0" w:after="0" w:afterAutospacing="0"/>
              <w:ind w:left="0" w:right="0" w:firstLine="198" w:firstLineChars="90"/>
              <w:jc w:val="center"/>
              <w:rPr>
                <w:rFonts w:hint="default" w:ascii="SimSun-ExtB" w:hAnsi="SimSun-ExtB"/>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2" w:hRule="atLeast"/>
        </w:trPr>
        <w:tc>
          <w:tcPr>
            <w:tcW w:w="1101" w:type="dxa"/>
          </w:tcPr>
          <w:p>
            <w:pPr>
              <w:keepNext w:val="0"/>
              <w:keepLines w:val="0"/>
              <w:suppressLineNumbers w:val="0"/>
              <w:spacing w:before="0" w:beforeAutospacing="0" w:after="0" w:afterAutospacing="0"/>
              <w:ind w:left="0" w:right="0" w:firstLine="0" w:firstLineChars="0"/>
              <w:jc w:val="center"/>
              <w:rPr>
                <w:rFonts w:hint="default" w:ascii="SimSun-ExtB" w:hAnsi="SimSun-ExtB"/>
              </w:rPr>
            </w:pPr>
          </w:p>
        </w:tc>
        <w:tc>
          <w:tcPr>
            <w:tcW w:w="1402" w:type="dxa"/>
          </w:tcPr>
          <w:p>
            <w:pPr>
              <w:keepNext w:val="0"/>
              <w:keepLines w:val="0"/>
              <w:suppressLineNumbers w:val="0"/>
              <w:spacing w:before="0" w:beforeAutospacing="0" w:after="0" w:afterAutospacing="0"/>
              <w:ind w:left="0" w:right="0" w:firstLine="0" w:firstLineChars="0"/>
              <w:jc w:val="center"/>
              <w:rPr>
                <w:rFonts w:hint="default" w:ascii="SimSun-ExtB" w:hAnsi="SimSun-ExtB"/>
              </w:rPr>
            </w:pPr>
          </w:p>
        </w:tc>
        <w:tc>
          <w:tcPr>
            <w:tcW w:w="4800" w:type="dxa"/>
          </w:tcPr>
          <w:p>
            <w:pPr>
              <w:keepNext w:val="0"/>
              <w:keepLines w:val="0"/>
              <w:suppressLineNumbers w:val="0"/>
              <w:spacing w:before="0" w:beforeAutospacing="0" w:after="0" w:afterAutospacing="0"/>
              <w:ind w:left="0" w:right="0" w:firstLine="0" w:firstLineChars="0"/>
              <w:jc w:val="left"/>
              <w:rPr>
                <w:rFonts w:hint="default" w:ascii="SimSun-ExtB" w:hAnsi="SimSun-ExtB"/>
              </w:rPr>
            </w:pPr>
          </w:p>
        </w:tc>
        <w:tc>
          <w:tcPr>
            <w:tcW w:w="1620" w:type="dxa"/>
          </w:tcPr>
          <w:p>
            <w:pPr>
              <w:keepNext w:val="0"/>
              <w:keepLines w:val="0"/>
              <w:suppressLineNumbers w:val="0"/>
              <w:spacing w:before="0" w:beforeAutospacing="0" w:after="0" w:afterAutospacing="0"/>
              <w:ind w:left="0" w:right="0" w:firstLine="198" w:firstLineChars="90"/>
              <w:jc w:val="center"/>
              <w:rPr>
                <w:rFonts w:hint="default" w:ascii="SimSun-ExtB" w:hAnsi="SimSun-ExtB"/>
              </w:rPr>
            </w:pPr>
          </w:p>
        </w:tc>
        <w:tc>
          <w:tcPr>
            <w:tcW w:w="1039" w:type="dxa"/>
          </w:tcPr>
          <w:p>
            <w:pPr>
              <w:keepNext w:val="0"/>
              <w:keepLines w:val="0"/>
              <w:suppressLineNumbers w:val="0"/>
              <w:spacing w:before="0" w:beforeAutospacing="0" w:after="0" w:afterAutospacing="0"/>
              <w:ind w:left="0" w:right="0" w:firstLine="198" w:firstLineChars="90"/>
              <w:jc w:val="center"/>
              <w:rPr>
                <w:rFonts w:hint="default" w:ascii="SimSun-ExtB" w:hAnsi="SimSun-ExtB"/>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2" w:hRule="atLeast"/>
        </w:trPr>
        <w:tc>
          <w:tcPr>
            <w:tcW w:w="1101" w:type="dxa"/>
          </w:tcPr>
          <w:p>
            <w:pPr>
              <w:keepNext w:val="0"/>
              <w:keepLines w:val="0"/>
              <w:suppressLineNumbers w:val="0"/>
              <w:spacing w:before="0" w:beforeAutospacing="0" w:after="0" w:afterAutospacing="0"/>
              <w:ind w:left="0" w:right="0" w:firstLine="0" w:firstLineChars="0"/>
              <w:jc w:val="center"/>
              <w:rPr>
                <w:rFonts w:hint="default" w:ascii="SimSun-ExtB" w:hAnsi="SimSun-ExtB"/>
              </w:rPr>
            </w:pPr>
          </w:p>
        </w:tc>
        <w:tc>
          <w:tcPr>
            <w:tcW w:w="1402" w:type="dxa"/>
          </w:tcPr>
          <w:p>
            <w:pPr>
              <w:keepNext w:val="0"/>
              <w:keepLines w:val="0"/>
              <w:suppressLineNumbers w:val="0"/>
              <w:spacing w:before="0" w:beforeAutospacing="0" w:after="0" w:afterAutospacing="0"/>
              <w:ind w:left="0" w:right="0" w:firstLine="0" w:firstLineChars="0"/>
              <w:jc w:val="center"/>
              <w:rPr>
                <w:rFonts w:hint="default" w:ascii="SimSun-ExtB" w:hAnsi="SimSun-ExtB"/>
              </w:rPr>
            </w:pPr>
          </w:p>
        </w:tc>
        <w:tc>
          <w:tcPr>
            <w:tcW w:w="4800" w:type="dxa"/>
          </w:tcPr>
          <w:p>
            <w:pPr>
              <w:keepNext w:val="0"/>
              <w:keepLines w:val="0"/>
              <w:suppressLineNumbers w:val="0"/>
              <w:spacing w:before="0" w:beforeAutospacing="0" w:after="0" w:afterAutospacing="0"/>
              <w:ind w:left="0" w:right="0" w:firstLine="0" w:firstLineChars="0"/>
              <w:jc w:val="left"/>
              <w:rPr>
                <w:rFonts w:hint="default" w:ascii="SimSun-ExtB" w:hAnsi="SimSun-ExtB"/>
              </w:rPr>
            </w:pPr>
          </w:p>
        </w:tc>
        <w:tc>
          <w:tcPr>
            <w:tcW w:w="1620" w:type="dxa"/>
          </w:tcPr>
          <w:p>
            <w:pPr>
              <w:keepNext w:val="0"/>
              <w:keepLines w:val="0"/>
              <w:suppressLineNumbers w:val="0"/>
              <w:spacing w:before="0" w:beforeAutospacing="0" w:after="0" w:afterAutospacing="0"/>
              <w:ind w:left="0" w:right="0" w:firstLine="198" w:firstLineChars="90"/>
              <w:jc w:val="center"/>
              <w:rPr>
                <w:rFonts w:hint="default" w:ascii="SimSun-ExtB" w:hAnsi="SimSun-ExtB"/>
              </w:rPr>
            </w:pPr>
          </w:p>
        </w:tc>
        <w:tc>
          <w:tcPr>
            <w:tcW w:w="1039" w:type="dxa"/>
          </w:tcPr>
          <w:p>
            <w:pPr>
              <w:keepNext w:val="0"/>
              <w:keepLines w:val="0"/>
              <w:suppressLineNumbers w:val="0"/>
              <w:spacing w:before="0" w:beforeAutospacing="0" w:after="0" w:afterAutospacing="0"/>
              <w:ind w:left="0" w:right="0" w:firstLine="198" w:firstLineChars="90"/>
              <w:jc w:val="center"/>
              <w:rPr>
                <w:rFonts w:hint="default" w:ascii="SimSun-ExtB" w:hAnsi="SimSun-ExtB"/>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2" w:hRule="atLeast"/>
        </w:trPr>
        <w:tc>
          <w:tcPr>
            <w:tcW w:w="1101" w:type="dxa"/>
          </w:tcPr>
          <w:p>
            <w:pPr>
              <w:keepNext w:val="0"/>
              <w:keepLines w:val="0"/>
              <w:suppressLineNumbers w:val="0"/>
              <w:spacing w:before="0" w:beforeAutospacing="0" w:after="0" w:afterAutospacing="0"/>
              <w:ind w:left="0" w:right="0" w:firstLine="0" w:firstLineChars="0"/>
              <w:jc w:val="center"/>
              <w:rPr>
                <w:rFonts w:hint="default" w:ascii="SimSun-ExtB" w:hAnsi="SimSun-ExtB"/>
              </w:rPr>
            </w:pPr>
          </w:p>
        </w:tc>
        <w:tc>
          <w:tcPr>
            <w:tcW w:w="1402" w:type="dxa"/>
          </w:tcPr>
          <w:p>
            <w:pPr>
              <w:keepNext w:val="0"/>
              <w:keepLines w:val="0"/>
              <w:suppressLineNumbers w:val="0"/>
              <w:spacing w:before="0" w:beforeAutospacing="0" w:after="0" w:afterAutospacing="0"/>
              <w:ind w:left="0" w:right="0" w:firstLine="0" w:firstLineChars="0"/>
              <w:jc w:val="center"/>
              <w:rPr>
                <w:rFonts w:hint="default" w:ascii="SimSun-ExtB" w:hAnsi="SimSun-ExtB"/>
              </w:rPr>
            </w:pPr>
          </w:p>
        </w:tc>
        <w:tc>
          <w:tcPr>
            <w:tcW w:w="4800" w:type="dxa"/>
          </w:tcPr>
          <w:p>
            <w:pPr>
              <w:keepNext w:val="0"/>
              <w:keepLines w:val="0"/>
              <w:suppressLineNumbers w:val="0"/>
              <w:spacing w:before="0" w:beforeAutospacing="0" w:after="0" w:afterAutospacing="0"/>
              <w:ind w:left="0" w:right="0" w:firstLine="0" w:firstLineChars="0"/>
              <w:jc w:val="left"/>
              <w:rPr>
                <w:rFonts w:hint="default" w:ascii="SimSun-ExtB" w:hAnsi="SimSun-ExtB"/>
              </w:rPr>
            </w:pPr>
          </w:p>
        </w:tc>
        <w:tc>
          <w:tcPr>
            <w:tcW w:w="1620" w:type="dxa"/>
          </w:tcPr>
          <w:p>
            <w:pPr>
              <w:keepNext w:val="0"/>
              <w:keepLines w:val="0"/>
              <w:suppressLineNumbers w:val="0"/>
              <w:spacing w:before="0" w:beforeAutospacing="0" w:after="0" w:afterAutospacing="0"/>
              <w:ind w:left="0" w:right="0" w:firstLine="198" w:firstLineChars="90"/>
              <w:jc w:val="center"/>
              <w:rPr>
                <w:rFonts w:hint="default" w:ascii="SimSun-ExtB" w:hAnsi="SimSun-ExtB"/>
              </w:rPr>
            </w:pPr>
          </w:p>
        </w:tc>
        <w:tc>
          <w:tcPr>
            <w:tcW w:w="1039" w:type="dxa"/>
          </w:tcPr>
          <w:p>
            <w:pPr>
              <w:keepNext w:val="0"/>
              <w:keepLines w:val="0"/>
              <w:suppressLineNumbers w:val="0"/>
              <w:spacing w:before="0" w:beforeAutospacing="0" w:after="0" w:afterAutospacing="0"/>
              <w:ind w:left="0" w:right="0" w:firstLine="198" w:firstLineChars="90"/>
              <w:jc w:val="center"/>
              <w:rPr>
                <w:rFonts w:hint="default" w:ascii="SimSun-ExtB" w:hAnsi="SimSun-ExtB"/>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2" w:hRule="atLeast"/>
        </w:trPr>
        <w:tc>
          <w:tcPr>
            <w:tcW w:w="1101" w:type="dxa"/>
          </w:tcPr>
          <w:p>
            <w:pPr>
              <w:keepNext w:val="0"/>
              <w:keepLines w:val="0"/>
              <w:suppressLineNumbers w:val="0"/>
              <w:spacing w:before="0" w:beforeAutospacing="0" w:after="0" w:afterAutospacing="0"/>
              <w:ind w:left="0" w:right="0" w:firstLine="0" w:firstLineChars="0"/>
              <w:jc w:val="center"/>
              <w:rPr>
                <w:rFonts w:hint="default" w:ascii="SimSun-ExtB" w:hAnsi="SimSun-ExtB"/>
              </w:rPr>
            </w:pPr>
          </w:p>
        </w:tc>
        <w:tc>
          <w:tcPr>
            <w:tcW w:w="1402" w:type="dxa"/>
          </w:tcPr>
          <w:p>
            <w:pPr>
              <w:keepNext w:val="0"/>
              <w:keepLines w:val="0"/>
              <w:suppressLineNumbers w:val="0"/>
              <w:spacing w:before="0" w:beforeAutospacing="0" w:after="0" w:afterAutospacing="0"/>
              <w:ind w:left="0" w:right="0" w:firstLine="0" w:firstLineChars="0"/>
              <w:jc w:val="center"/>
              <w:rPr>
                <w:rFonts w:hint="default" w:ascii="SimSun-ExtB" w:hAnsi="SimSun-ExtB"/>
              </w:rPr>
            </w:pPr>
          </w:p>
        </w:tc>
        <w:tc>
          <w:tcPr>
            <w:tcW w:w="4800" w:type="dxa"/>
          </w:tcPr>
          <w:p>
            <w:pPr>
              <w:keepNext w:val="0"/>
              <w:keepLines w:val="0"/>
              <w:suppressLineNumbers w:val="0"/>
              <w:spacing w:before="0" w:beforeAutospacing="0" w:after="0" w:afterAutospacing="0"/>
              <w:ind w:left="0" w:right="0" w:firstLine="0" w:firstLineChars="0"/>
              <w:jc w:val="left"/>
              <w:rPr>
                <w:rFonts w:hint="default" w:ascii="SimSun-ExtB" w:hAnsi="SimSun-ExtB"/>
              </w:rPr>
            </w:pPr>
          </w:p>
        </w:tc>
        <w:tc>
          <w:tcPr>
            <w:tcW w:w="1620" w:type="dxa"/>
          </w:tcPr>
          <w:p>
            <w:pPr>
              <w:keepNext w:val="0"/>
              <w:keepLines w:val="0"/>
              <w:suppressLineNumbers w:val="0"/>
              <w:spacing w:before="0" w:beforeAutospacing="0" w:after="0" w:afterAutospacing="0"/>
              <w:ind w:left="0" w:right="0" w:firstLine="198" w:firstLineChars="90"/>
              <w:jc w:val="center"/>
              <w:rPr>
                <w:rFonts w:hint="default" w:ascii="SimSun-ExtB" w:hAnsi="SimSun-ExtB"/>
              </w:rPr>
            </w:pPr>
          </w:p>
        </w:tc>
        <w:tc>
          <w:tcPr>
            <w:tcW w:w="1039" w:type="dxa"/>
          </w:tcPr>
          <w:p>
            <w:pPr>
              <w:keepNext w:val="0"/>
              <w:keepLines w:val="0"/>
              <w:suppressLineNumbers w:val="0"/>
              <w:spacing w:before="0" w:beforeAutospacing="0" w:after="0" w:afterAutospacing="0"/>
              <w:ind w:left="0" w:right="0" w:firstLine="198" w:firstLineChars="90"/>
              <w:jc w:val="center"/>
              <w:rPr>
                <w:rFonts w:hint="default" w:ascii="SimSun-ExtB" w:hAnsi="SimSun-ExtB"/>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2" w:hRule="atLeast"/>
        </w:trPr>
        <w:tc>
          <w:tcPr>
            <w:tcW w:w="1101" w:type="dxa"/>
          </w:tcPr>
          <w:p>
            <w:pPr>
              <w:keepNext w:val="0"/>
              <w:keepLines w:val="0"/>
              <w:suppressLineNumbers w:val="0"/>
              <w:spacing w:before="0" w:beforeAutospacing="0" w:after="0" w:afterAutospacing="0"/>
              <w:ind w:left="0" w:right="0" w:firstLine="0" w:firstLineChars="0"/>
              <w:jc w:val="center"/>
              <w:rPr>
                <w:rFonts w:hint="default" w:ascii="SimSun-ExtB" w:hAnsi="SimSun-ExtB"/>
              </w:rPr>
            </w:pPr>
          </w:p>
        </w:tc>
        <w:tc>
          <w:tcPr>
            <w:tcW w:w="1402" w:type="dxa"/>
          </w:tcPr>
          <w:p>
            <w:pPr>
              <w:keepNext w:val="0"/>
              <w:keepLines w:val="0"/>
              <w:suppressLineNumbers w:val="0"/>
              <w:spacing w:before="0" w:beforeAutospacing="0" w:after="0" w:afterAutospacing="0"/>
              <w:ind w:left="0" w:right="0" w:firstLine="0" w:firstLineChars="0"/>
              <w:jc w:val="center"/>
              <w:rPr>
                <w:rFonts w:hint="default" w:ascii="SimSun-ExtB" w:hAnsi="SimSun-ExtB"/>
              </w:rPr>
            </w:pPr>
          </w:p>
        </w:tc>
        <w:tc>
          <w:tcPr>
            <w:tcW w:w="4800" w:type="dxa"/>
          </w:tcPr>
          <w:p>
            <w:pPr>
              <w:keepNext w:val="0"/>
              <w:keepLines w:val="0"/>
              <w:suppressLineNumbers w:val="0"/>
              <w:spacing w:before="0" w:beforeAutospacing="0" w:after="0" w:afterAutospacing="0"/>
              <w:ind w:left="0" w:right="0" w:firstLine="0" w:firstLineChars="0"/>
              <w:jc w:val="left"/>
              <w:rPr>
                <w:rFonts w:hint="default" w:ascii="宋体" w:hAnsi="宋体" w:eastAsia="宋体" w:cs="宋体"/>
              </w:rPr>
            </w:pPr>
          </w:p>
        </w:tc>
        <w:tc>
          <w:tcPr>
            <w:tcW w:w="1620" w:type="dxa"/>
          </w:tcPr>
          <w:p>
            <w:pPr>
              <w:keepNext w:val="0"/>
              <w:keepLines w:val="0"/>
              <w:suppressLineNumbers w:val="0"/>
              <w:spacing w:before="0" w:beforeAutospacing="0" w:after="0" w:afterAutospacing="0"/>
              <w:ind w:left="0" w:right="0" w:firstLine="198" w:firstLineChars="90"/>
              <w:jc w:val="center"/>
              <w:rPr>
                <w:rFonts w:hint="default" w:ascii="SimSun-ExtB" w:hAnsi="SimSun-ExtB"/>
              </w:rPr>
            </w:pPr>
          </w:p>
        </w:tc>
        <w:tc>
          <w:tcPr>
            <w:tcW w:w="1039" w:type="dxa"/>
          </w:tcPr>
          <w:p>
            <w:pPr>
              <w:keepNext w:val="0"/>
              <w:keepLines w:val="0"/>
              <w:suppressLineNumbers w:val="0"/>
              <w:spacing w:before="0" w:beforeAutospacing="0" w:after="0" w:afterAutospacing="0"/>
              <w:ind w:left="0" w:right="0" w:firstLine="198" w:firstLineChars="90"/>
              <w:jc w:val="center"/>
              <w:rPr>
                <w:rFonts w:hint="default" w:ascii="SimSun-ExtB" w:hAnsi="SimSun-ExtB"/>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2" w:hRule="atLeast"/>
        </w:trPr>
        <w:tc>
          <w:tcPr>
            <w:tcW w:w="1101" w:type="dxa"/>
          </w:tcPr>
          <w:p>
            <w:pPr>
              <w:keepNext w:val="0"/>
              <w:keepLines w:val="0"/>
              <w:suppressLineNumbers w:val="0"/>
              <w:spacing w:before="0" w:beforeAutospacing="0" w:after="0" w:afterAutospacing="0"/>
              <w:ind w:left="0" w:right="0" w:firstLine="0" w:firstLineChars="0"/>
              <w:jc w:val="center"/>
              <w:rPr>
                <w:rFonts w:hint="default" w:ascii="SimSun-ExtB" w:hAnsi="SimSun-ExtB"/>
              </w:rPr>
            </w:pPr>
          </w:p>
        </w:tc>
        <w:tc>
          <w:tcPr>
            <w:tcW w:w="1402" w:type="dxa"/>
          </w:tcPr>
          <w:p>
            <w:pPr>
              <w:keepNext w:val="0"/>
              <w:keepLines w:val="0"/>
              <w:suppressLineNumbers w:val="0"/>
              <w:spacing w:before="0" w:beforeAutospacing="0" w:after="0" w:afterAutospacing="0"/>
              <w:ind w:left="0" w:right="0" w:firstLine="0" w:firstLineChars="0"/>
              <w:jc w:val="center"/>
              <w:rPr>
                <w:rFonts w:hint="default" w:ascii="SimSun-ExtB" w:hAnsi="SimSun-ExtB"/>
              </w:rPr>
            </w:pPr>
          </w:p>
        </w:tc>
        <w:tc>
          <w:tcPr>
            <w:tcW w:w="4800" w:type="dxa"/>
          </w:tcPr>
          <w:p>
            <w:pPr>
              <w:keepNext w:val="0"/>
              <w:keepLines w:val="0"/>
              <w:suppressLineNumbers w:val="0"/>
              <w:spacing w:before="0" w:beforeAutospacing="0" w:after="0" w:afterAutospacing="0"/>
              <w:ind w:left="0" w:right="0" w:firstLine="0" w:firstLineChars="0"/>
              <w:jc w:val="left"/>
              <w:rPr>
                <w:rFonts w:hint="default" w:ascii="SimSun-ExtB" w:hAnsi="SimSun-ExtB"/>
              </w:rPr>
            </w:pPr>
          </w:p>
        </w:tc>
        <w:tc>
          <w:tcPr>
            <w:tcW w:w="1620" w:type="dxa"/>
          </w:tcPr>
          <w:p>
            <w:pPr>
              <w:keepNext w:val="0"/>
              <w:keepLines w:val="0"/>
              <w:suppressLineNumbers w:val="0"/>
              <w:spacing w:before="0" w:beforeAutospacing="0" w:after="0" w:afterAutospacing="0"/>
              <w:ind w:left="0" w:right="0" w:firstLine="198" w:firstLineChars="90"/>
              <w:jc w:val="center"/>
              <w:rPr>
                <w:rFonts w:hint="default" w:ascii="SimSun-ExtB" w:hAnsi="SimSun-ExtB"/>
              </w:rPr>
            </w:pPr>
          </w:p>
        </w:tc>
        <w:tc>
          <w:tcPr>
            <w:tcW w:w="1039" w:type="dxa"/>
          </w:tcPr>
          <w:p>
            <w:pPr>
              <w:keepNext w:val="0"/>
              <w:keepLines w:val="0"/>
              <w:suppressLineNumbers w:val="0"/>
              <w:spacing w:before="0" w:beforeAutospacing="0" w:after="0" w:afterAutospacing="0"/>
              <w:ind w:left="0" w:right="0" w:firstLine="198" w:firstLineChars="90"/>
              <w:jc w:val="center"/>
              <w:rPr>
                <w:rFonts w:hint="default" w:ascii="SimSun-ExtB" w:hAnsi="SimSun-ExtB"/>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90" w:hRule="atLeast"/>
        </w:trPr>
        <w:tc>
          <w:tcPr>
            <w:tcW w:w="1101" w:type="dxa"/>
          </w:tcPr>
          <w:p>
            <w:pPr>
              <w:keepNext w:val="0"/>
              <w:keepLines w:val="0"/>
              <w:suppressLineNumbers w:val="0"/>
              <w:spacing w:before="0" w:beforeAutospacing="0" w:after="0" w:afterAutospacing="0"/>
              <w:ind w:left="0" w:right="0" w:firstLine="0" w:firstLineChars="0"/>
              <w:jc w:val="center"/>
              <w:rPr>
                <w:rFonts w:hint="default" w:ascii="SimSun-ExtB" w:hAnsi="SimSun-ExtB"/>
              </w:rPr>
            </w:pPr>
          </w:p>
        </w:tc>
        <w:tc>
          <w:tcPr>
            <w:tcW w:w="1402" w:type="dxa"/>
          </w:tcPr>
          <w:p>
            <w:pPr>
              <w:keepNext w:val="0"/>
              <w:keepLines w:val="0"/>
              <w:suppressLineNumbers w:val="0"/>
              <w:spacing w:before="0" w:beforeAutospacing="0" w:after="0" w:afterAutospacing="0"/>
              <w:ind w:left="0" w:right="0" w:firstLine="0" w:firstLineChars="0"/>
              <w:jc w:val="center"/>
              <w:rPr>
                <w:rFonts w:hint="default" w:ascii="SimSun-ExtB" w:hAnsi="SimSun-ExtB"/>
              </w:rPr>
            </w:pPr>
          </w:p>
        </w:tc>
        <w:tc>
          <w:tcPr>
            <w:tcW w:w="4800" w:type="dxa"/>
          </w:tcPr>
          <w:p>
            <w:pPr>
              <w:keepNext w:val="0"/>
              <w:keepLines w:val="0"/>
              <w:suppressLineNumbers w:val="0"/>
              <w:spacing w:before="0" w:beforeAutospacing="0" w:after="0" w:afterAutospacing="0"/>
              <w:ind w:left="0" w:right="0" w:firstLine="0" w:firstLineChars="0"/>
              <w:jc w:val="left"/>
              <w:rPr>
                <w:rFonts w:hint="default" w:ascii="SimSun-ExtB" w:hAnsi="SimSun-ExtB"/>
              </w:rPr>
            </w:pPr>
          </w:p>
        </w:tc>
        <w:tc>
          <w:tcPr>
            <w:tcW w:w="1620" w:type="dxa"/>
          </w:tcPr>
          <w:p>
            <w:pPr>
              <w:keepNext w:val="0"/>
              <w:keepLines w:val="0"/>
              <w:suppressLineNumbers w:val="0"/>
              <w:spacing w:before="0" w:beforeAutospacing="0" w:after="0" w:afterAutospacing="0"/>
              <w:ind w:left="0" w:right="0" w:firstLine="198" w:firstLineChars="90"/>
              <w:jc w:val="center"/>
              <w:rPr>
                <w:rFonts w:hint="default" w:ascii="SimSun-ExtB" w:hAnsi="SimSun-ExtB"/>
              </w:rPr>
            </w:pPr>
          </w:p>
        </w:tc>
        <w:tc>
          <w:tcPr>
            <w:tcW w:w="1039" w:type="dxa"/>
          </w:tcPr>
          <w:p>
            <w:pPr>
              <w:keepNext w:val="0"/>
              <w:keepLines w:val="0"/>
              <w:suppressLineNumbers w:val="0"/>
              <w:spacing w:before="0" w:beforeAutospacing="0" w:after="0" w:afterAutospacing="0"/>
              <w:ind w:left="0" w:right="0" w:firstLine="198" w:firstLineChars="90"/>
              <w:jc w:val="center"/>
              <w:rPr>
                <w:rFonts w:hint="default" w:ascii="SimSun-ExtB" w:hAnsi="SimSun-ExtB"/>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2" w:hRule="atLeast"/>
        </w:trPr>
        <w:tc>
          <w:tcPr>
            <w:tcW w:w="1101" w:type="dxa"/>
          </w:tcPr>
          <w:p>
            <w:pPr>
              <w:keepNext w:val="0"/>
              <w:keepLines w:val="0"/>
              <w:suppressLineNumbers w:val="0"/>
              <w:spacing w:before="0" w:beforeAutospacing="0" w:after="0" w:afterAutospacing="0"/>
              <w:ind w:left="0" w:right="0" w:firstLine="0" w:firstLineChars="0"/>
              <w:jc w:val="center"/>
              <w:rPr>
                <w:rFonts w:hint="default" w:ascii="SimSun-ExtB" w:hAnsi="SimSun-ExtB"/>
              </w:rPr>
            </w:pPr>
          </w:p>
        </w:tc>
        <w:tc>
          <w:tcPr>
            <w:tcW w:w="1402" w:type="dxa"/>
          </w:tcPr>
          <w:p>
            <w:pPr>
              <w:keepNext w:val="0"/>
              <w:keepLines w:val="0"/>
              <w:suppressLineNumbers w:val="0"/>
              <w:spacing w:before="0" w:beforeAutospacing="0" w:after="0" w:afterAutospacing="0"/>
              <w:ind w:left="0" w:right="0" w:firstLine="0" w:firstLineChars="0"/>
              <w:jc w:val="center"/>
              <w:rPr>
                <w:rFonts w:hint="default" w:ascii="SimSun-ExtB" w:hAnsi="SimSun-ExtB"/>
              </w:rPr>
            </w:pPr>
          </w:p>
        </w:tc>
        <w:tc>
          <w:tcPr>
            <w:tcW w:w="4800" w:type="dxa"/>
          </w:tcPr>
          <w:p>
            <w:pPr>
              <w:keepNext w:val="0"/>
              <w:keepLines w:val="0"/>
              <w:suppressLineNumbers w:val="0"/>
              <w:spacing w:before="0" w:beforeAutospacing="0" w:after="0" w:afterAutospacing="0"/>
              <w:ind w:left="0" w:right="0" w:firstLine="0" w:firstLineChars="0"/>
              <w:jc w:val="left"/>
              <w:rPr>
                <w:rFonts w:hint="default" w:ascii="SimSun-ExtB" w:hAnsi="SimSun-ExtB"/>
              </w:rPr>
            </w:pPr>
          </w:p>
        </w:tc>
        <w:tc>
          <w:tcPr>
            <w:tcW w:w="1620" w:type="dxa"/>
          </w:tcPr>
          <w:p>
            <w:pPr>
              <w:keepNext w:val="0"/>
              <w:keepLines w:val="0"/>
              <w:suppressLineNumbers w:val="0"/>
              <w:spacing w:before="0" w:beforeAutospacing="0" w:after="0" w:afterAutospacing="0"/>
              <w:ind w:left="0" w:right="0" w:firstLine="198" w:firstLineChars="90"/>
              <w:jc w:val="center"/>
              <w:rPr>
                <w:rFonts w:hint="default" w:ascii="SimSun-ExtB" w:hAnsi="SimSun-ExtB"/>
              </w:rPr>
            </w:pPr>
          </w:p>
        </w:tc>
        <w:tc>
          <w:tcPr>
            <w:tcW w:w="1039" w:type="dxa"/>
          </w:tcPr>
          <w:p>
            <w:pPr>
              <w:keepNext w:val="0"/>
              <w:keepLines w:val="0"/>
              <w:suppressLineNumbers w:val="0"/>
              <w:spacing w:before="0" w:beforeAutospacing="0" w:after="0" w:afterAutospacing="0"/>
              <w:ind w:left="0" w:right="0" w:firstLine="198" w:firstLineChars="90"/>
              <w:jc w:val="center"/>
              <w:rPr>
                <w:rFonts w:hint="default" w:ascii="SimSun-ExtB" w:hAnsi="SimSun-ExtB"/>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2" w:hRule="atLeast"/>
        </w:trPr>
        <w:tc>
          <w:tcPr>
            <w:tcW w:w="1101" w:type="dxa"/>
          </w:tcPr>
          <w:p>
            <w:pPr>
              <w:keepNext w:val="0"/>
              <w:keepLines w:val="0"/>
              <w:suppressLineNumbers w:val="0"/>
              <w:spacing w:before="0" w:beforeAutospacing="0" w:after="0" w:afterAutospacing="0"/>
              <w:ind w:left="0" w:right="0" w:firstLine="0" w:firstLineChars="0"/>
              <w:jc w:val="center"/>
              <w:rPr>
                <w:rFonts w:hint="default" w:ascii="SimSun-ExtB" w:hAnsi="SimSun-ExtB"/>
              </w:rPr>
            </w:pPr>
          </w:p>
        </w:tc>
        <w:tc>
          <w:tcPr>
            <w:tcW w:w="1402" w:type="dxa"/>
          </w:tcPr>
          <w:p>
            <w:pPr>
              <w:keepNext w:val="0"/>
              <w:keepLines w:val="0"/>
              <w:suppressLineNumbers w:val="0"/>
              <w:spacing w:before="0" w:beforeAutospacing="0" w:after="0" w:afterAutospacing="0"/>
              <w:ind w:left="0" w:right="0" w:firstLine="0" w:firstLineChars="0"/>
              <w:jc w:val="center"/>
              <w:rPr>
                <w:rFonts w:hint="default" w:ascii="SimSun-ExtB" w:hAnsi="SimSun-ExtB"/>
              </w:rPr>
            </w:pPr>
          </w:p>
        </w:tc>
        <w:tc>
          <w:tcPr>
            <w:tcW w:w="4800" w:type="dxa"/>
          </w:tcPr>
          <w:p>
            <w:pPr>
              <w:keepNext w:val="0"/>
              <w:keepLines w:val="0"/>
              <w:suppressLineNumbers w:val="0"/>
              <w:spacing w:before="0" w:beforeAutospacing="0" w:after="0" w:afterAutospacing="0"/>
              <w:ind w:left="0" w:right="0" w:firstLine="0" w:firstLineChars="0"/>
              <w:jc w:val="left"/>
              <w:rPr>
                <w:rFonts w:hint="default" w:ascii="SimSun-ExtB" w:hAnsi="SimSun-ExtB"/>
              </w:rPr>
            </w:pPr>
          </w:p>
        </w:tc>
        <w:tc>
          <w:tcPr>
            <w:tcW w:w="1620" w:type="dxa"/>
          </w:tcPr>
          <w:p>
            <w:pPr>
              <w:keepNext w:val="0"/>
              <w:keepLines w:val="0"/>
              <w:suppressLineNumbers w:val="0"/>
              <w:spacing w:before="0" w:beforeAutospacing="0" w:after="0" w:afterAutospacing="0"/>
              <w:ind w:left="0" w:right="0" w:firstLine="198" w:firstLineChars="90"/>
              <w:jc w:val="center"/>
              <w:rPr>
                <w:rFonts w:hint="default" w:ascii="SimSun-ExtB" w:hAnsi="SimSun-ExtB"/>
              </w:rPr>
            </w:pPr>
          </w:p>
        </w:tc>
        <w:tc>
          <w:tcPr>
            <w:tcW w:w="1039" w:type="dxa"/>
          </w:tcPr>
          <w:p>
            <w:pPr>
              <w:keepNext w:val="0"/>
              <w:keepLines w:val="0"/>
              <w:suppressLineNumbers w:val="0"/>
              <w:spacing w:before="0" w:beforeAutospacing="0" w:after="0" w:afterAutospacing="0"/>
              <w:ind w:left="0" w:right="0" w:firstLine="198" w:firstLineChars="90"/>
              <w:jc w:val="center"/>
              <w:rPr>
                <w:rFonts w:hint="default" w:ascii="SimSun-ExtB" w:hAnsi="SimSun-ExtB"/>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2" w:hRule="atLeast"/>
        </w:trPr>
        <w:tc>
          <w:tcPr>
            <w:tcW w:w="1101" w:type="dxa"/>
          </w:tcPr>
          <w:p>
            <w:pPr>
              <w:keepNext w:val="0"/>
              <w:keepLines w:val="0"/>
              <w:suppressLineNumbers w:val="0"/>
              <w:spacing w:before="0" w:beforeAutospacing="0" w:after="0" w:afterAutospacing="0"/>
              <w:ind w:left="0" w:right="0" w:firstLine="0" w:firstLineChars="0"/>
              <w:jc w:val="center"/>
              <w:rPr>
                <w:rFonts w:hint="default" w:ascii="SimSun-ExtB" w:hAnsi="SimSun-ExtB"/>
              </w:rPr>
            </w:pPr>
          </w:p>
        </w:tc>
        <w:tc>
          <w:tcPr>
            <w:tcW w:w="1402" w:type="dxa"/>
          </w:tcPr>
          <w:p>
            <w:pPr>
              <w:keepNext w:val="0"/>
              <w:keepLines w:val="0"/>
              <w:suppressLineNumbers w:val="0"/>
              <w:spacing w:before="0" w:beforeAutospacing="0" w:after="0" w:afterAutospacing="0"/>
              <w:ind w:left="0" w:right="0" w:firstLine="0" w:firstLineChars="0"/>
              <w:jc w:val="center"/>
              <w:rPr>
                <w:rFonts w:hint="default" w:ascii="SimSun-ExtB" w:hAnsi="SimSun-ExtB"/>
              </w:rPr>
            </w:pPr>
          </w:p>
        </w:tc>
        <w:tc>
          <w:tcPr>
            <w:tcW w:w="4800" w:type="dxa"/>
          </w:tcPr>
          <w:p>
            <w:pPr>
              <w:keepNext w:val="0"/>
              <w:keepLines w:val="0"/>
              <w:suppressLineNumbers w:val="0"/>
              <w:spacing w:before="0" w:beforeAutospacing="0" w:after="0" w:afterAutospacing="0"/>
              <w:ind w:left="0" w:right="0" w:firstLine="0" w:firstLineChars="0"/>
              <w:jc w:val="left"/>
              <w:rPr>
                <w:rFonts w:hint="default" w:ascii="SimSun-ExtB" w:hAnsi="SimSun-ExtB"/>
              </w:rPr>
            </w:pPr>
          </w:p>
        </w:tc>
        <w:tc>
          <w:tcPr>
            <w:tcW w:w="1620" w:type="dxa"/>
          </w:tcPr>
          <w:p>
            <w:pPr>
              <w:keepNext w:val="0"/>
              <w:keepLines w:val="0"/>
              <w:suppressLineNumbers w:val="0"/>
              <w:spacing w:before="0" w:beforeAutospacing="0" w:after="0" w:afterAutospacing="0"/>
              <w:ind w:left="0" w:right="0" w:firstLine="198" w:firstLineChars="90"/>
              <w:jc w:val="center"/>
              <w:rPr>
                <w:rFonts w:hint="default" w:ascii="SimSun-ExtB" w:hAnsi="SimSun-ExtB"/>
              </w:rPr>
            </w:pPr>
          </w:p>
        </w:tc>
        <w:tc>
          <w:tcPr>
            <w:tcW w:w="1039" w:type="dxa"/>
          </w:tcPr>
          <w:p>
            <w:pPr>
              <w:keepNext w:val="0"/>
              <w:keepLines w:val="0"/>
              <w:suppressLineNumbers w:val="0"/>
              <w:spacing w:before="0" w:beforeAutospacing="0" w:after="0" w:afterAutospacing="0"/>
              <w:ind w:left="0" w:right="0" w:firstLine="198" w:firstLineChars="90"/>
              <w:jc w:val="center"/>
              <w:rPr>
                <w:rFonts w:hint="default" w:ascii="SimSun-ExtB" w:hAnsi="SimSun-ExtB"/>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2" w:hRule="atLeast"/>
        </w:trPr>
        <w:tc>
          <w:tcPr>
            <w:tcW w:w="1101" w:type="dxa"/>
          </w:tcPr>
          <w:p>
            <w:pPr>
              <w:keepNext w:val="0"/>
              <w:keepLines w:val="0"/>
              <w:suppressLineNumbers w:val="0"/>
              <w:spacing w:before="0" w:beforeAutospacing="0" w:after="0" w:afterAutospacing="0"/>
              <w:ind w:left="0" w:right="0" w:firstLine="0" w:firstLineChars="0"/>
              <w:jc w:val="center"/>
              <w:rPr>
                <w:rFonts w:hint="default" w:ascii="SimSun-ExtB" w:hAnsi="SimSun-ExtB"/>
              </w:rPr>
            </w:pPr>
          </w:p>
        </w:tc>
        <w:tc>
          <w:tcPr>
            <w:tcW w:w="1402" w:type="dxa"/>
          </w:tcPr>
          <w:p>
            <w:pPr>
              <w:keepNext w:val="0"/>
              <w:keepLines w:val="0"/>
              <w:suppressLineNumbers w:val="0"/>
              <w:spacing w:before="0" w:beforeAutospacing="0" w:after="0" w:afterAutospacing="0"/>
              <w:ind w:left="0" w:right="0" w:firstLine="0" w:firstLineChars="0"/>
              <w:jc w:val="center"/>
              <w:rPr>
                <w:rFonts w:hint="default" w:ascii="SimSun-ExtB" w:hAnsi="SimSun-ExtB"/>
              </w:rPr>
            </w:pPr>
          </w:p>
        </w:tc>
        <w:tc>
          <w:tcPr>
            <w:tcW w:w="4800" w:type="dxa"/>
          </w:tcPr>
          <w:p>
            <w:pPr>
              <w:keepNext w:val="0"/>
              <w:keepLines w:val="0"/>
              <w:suppressLineNumbers w:val="0"/>
              <w:spacing w:before="0" w:beforeAutospacing="0" w:after="0" w:afterAutospacing="0"/>
              <w:ind w:left="0" w:right="0" w:firstLine="0" w:firstLineChars="0"/>
              <w:jc w:val="left"/>
              <w:rPr>
                <w:rFonts w:hint="default" w:ascii="SimSun-ExtB" w:hAnsi="SimSun-ExtB"/>
              </w:rPr>
            </w:pPr>
          </w:p>
        </w:tc>
        <w:tc>
          <w:tcPr>
            <w:tcW w:w="1620" w:type="dxa"/>
          </w:tcPr>
          <w:p>
            <w:pPr>
              <w:keepNext w:val="0"/>
              <w:keepLines w:val="0"/>
              <w:suppressLineNumbers w:val="0"/>
              <w:spacing w:before="0" w:beforeAutospacing="0" w:after="0" w:afterAutospacing="0"/>
              <w:ind w:left="0" w:right="0" w:firstLine="198" w:firstLineChars="90"/>
              <w:jc w:val="center"/>
              <w:rPr>
                <w:rFonts w:hint="default" w:ascii="SimSun-ExtB" w:hAnsi="SimSun-ExtB"/>
              </w:rPr>
            </w:pPr>
          </w:p>
        </w:tc>
        <w:tc>
          <w:tcPr>
            <w:tcW w:w="1039" w:type="dxa"/>
          </w:tcPr>
          <w:p>
            <w:pPr>
              <w:keepNext w:val="0"/>
              <w:keepLines w:val="0"/>
              <w:suppressLineNumbers w:val="0"/>
              <w:spacing w:before="0" w:beforeAutospacing="0" w:after="0" w:afterAutospacing="0"/>
              <w:ind w:left="0" w:right="0" w:firstLine="198" w:firstLineChars="90"/>
              <w:jc w:val="center"/>
              <w:rPr>
                <w:rFonts w:hint="default" w:ascii="SimSun-ExtB" w:hAnsi="SimSun-ExtB"/>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2" w:hRule="atLeast"/>
        </w:trPr>
        <w:tc>
          <w:tcPr>
            <w:tcW w:w="1101" w:type="dxa"/>
          </w:tcPr>
          <w:p>
            <w:pPr>
              <w:keepNext w:val="0"/>
              <w:keepLines w:val="0"/>
              <w:suppressLineNumbers w:val="0"/>
              <w:spacing w:before="0" w:beforeAutospacing="0" w:after="0" w:afterAutospacing="0"/>
              <w:ind w:left="0" w:right="0" w:firstLine="0" w:firstLineChars="0"/>
              <w:jc w:val="center"/>
              <w:rPr>
                <w:rFonts w:hint="default" w:ascii="SimSun-ExtB" w:hAnsi="SimSun-ExtB"/>
              </w:rPr>
            </w:pPr>
          </w:p>
        </w:tc>
        <w:tc>
          <w:tcPr>
            <w:tcW w:w="1402" w:type="dxa"/>
          </w:tcPr>
          <w:p>
            <w:pPr>
              <w:keepNext w:val="0"/>
              <w:keepLines w:val="0"/>
              <w:suppressLineNumbers w:val="0"/>
              <w:spacing w:before="0" w:beforeAutospacing="0" w:after="0" w:afterAutospacing="0"/>
              <w:ind w:left="0" w:right="0" w:firstLine="0" w:firstLineChars="0"/>
              <w:jc w:val="center"/>
              <w:rPr>
                <w:rFonts w:hint="default" w:ascii="SimSun-ExtB" w:hAnsi="SimSun-ExtB"/>
              </w:rPr>
            </w:pPr>
          </w:p>
        </w:tc>
        <w:tc>
          <w:tcPr>
            <w:tcW w:w="4800" w:type="dxa"/>
          </w:tcPr>
          <w:p>
            <w:pPr>
              <w:keepNext w:val="0"/>
              <w:keepLines w:val="0"/>
              <w:suppressLineNumbers w:val="0"/>
              <w:spacing w:before="0" w:beforeAutospacing="0" w:after="0" w:afterAutospacing="0"/>
              <w:ind w:left="0" w:right="0" w:firstLine="0" w:firstLineChars="0"/>
              <w:jc w:val="left"/>
              <w:rPr>
                <w:rFonts w:hint="default" w:ascii="SimSun-ExtB" w:hAnsi="SimSun-ExtB"/>
              </w:rPr>
            </w:pPr>
          </w:p>
        </w:tc>
        <w:tc>
          <w:tcPr>
            <w:tcW w:w="1620" w:type="dxa"/>
          </w:tcPr>
          <w:p>
            <w:pPr>
              <w:keepNext w:val="0"/>
              <w:keepLines w:val="0"/>
              <w:suppressLineNumbers w:val="0"/>
              <w:spacing w:before="0" w:beforeAutospacing="0" w:after="0" w:afterAutospacing="0"/>
              <w:ind w:left="0" w:right="0" w:firstLine="198" w:firstLineChars="90"/>
              <w:jc w:val="center"/>
              <w:rPr>
                <w:rFonts w:hint="default" w:ascii="SimSun-ExtB" w:hAnsi="SimSun-ExtB"/>
              </w:rPr>
            </w:pPr>
          </w:p>
        </w:tc>
        <w:tc>
          <w:tcPr>
            <w:tcW w:w="1039" w:type="dxa"/>
          </w:tcPr>
          <w:p>
            <w:pPr>
              <w:keepNext w:val="0"/>
              <w:keepLines w:val="0"/>
              <w:suppressLineNumbers w:val="0"/>
              <w:spacing w:before="0" w:beforeAutospacing="0" w:after="0" w:afterAutospacing="0"/>
              <w:ind w:left="0" w:right="0" w:firstLine="198" w:firstLineChars="90"/>
              <w:jc w:val="center"/>
              <w:rPr>
                <w:rFonts w:hint="default" w:ascii="SimSun-ExtB" w:hAnsi="SimSun-ExtB"/>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2" w:hRule="atLeast"/>
        </w:trPr>
        <w:tc>
          <w:tcPr>
            <w:tcW w:w="1101" w:type="dxa"/>
          </w:tcPr>
          <w:p>
            <w:pPr>
              <w:keepNext w:val="0"/>
              <w:keepLines w:val="0"/>
              <w:suppressLineNumbers w:val="0"/>
              <w:spacing w:before="0" w:beforeAutospacing="0" w:after="0" w:afterAutospacing="0"/>
              <w:ind w:left="0" w:right="0" w:firstLine="0" w:firstLineChars="0"/>
              <w:jc w:val="center"/>
              <w:rPr>
                <w:rFonts w:hint="default" w:ascii="SimSun-ExtB" w:hAnsi="SimSun-ExtB"/>
              </w:rPr>
            </w:pPr>
          </w:p>
        </w:tc>
        <w:tc>
          <w:tcPr>
            <w:tcW w:w="1402" w:type="dxa"/>
          </w:tcPr>
          <w:p>
            <w:pPr>
              <w:keepNext w:val="0"/>
              <w:keepLines w:val="0"/>
              <w:suppressLineNumbers w:val="0"/>
              <w:spacing w:before="0" w:beforeAutospacing="0" w:after="0" w:afterAutospacing="0"/>
              <w:ind w:left="0" w:right="0" w:firstLine="0" w:firstLineChars="0"/>
              <w:jc w:val="center"/>
              <w:rPr>
                <w:rFonts w:hint="default" w:ascii="SimSun-ExtB" w:hAnsi="SimSun-ExtB"/>
              </w:rPr>
            </w:pPr>
          </w:p>
        </w:tc>
        <w:tc>
          <w:tcPr>
            <w:tcW w:w="4800" w:type="dxa"/>
          </w:tcPr>
          <w:p>
            <w:pPr>
              <w:keepNext w:val="0"/>
              <w:keepLines w:val="0"/>
              <w:suppressLineNumbers w:val="0"/>
              <w:spacing w:before="0" w:beforeAutospacing="0" w:after="0" w:afterAutospacing="0"/>
              <w:ind w:left="0" w:right="0" w:firstLine="0" w:firstLineChars="0"/>
              <w:jc w:val="left"/>
              <w:rPr>
                <w:rFonts w:hint="default" w:ascii="SimSun-ExtB" w:hAnsi="SimSun-ExtB"/>
              </w:rPr>
            </w:pPr>
          </w:p>
        </w:tc>
        <w:tc>
          <w:tcPr>
            <w:tcW w:w="1620" w:type="dxa"/>
          </w:tcPr>
          <w:p>
            <w:pPr>
              <w:keepNext w:val="0"/>
              <w:keepLines w:val="0"/>
              <w:suppressLineNumbers w:val="0"/>
              <w:spacing w:before="0" w:beforeAutospacing="0" w:after="0" w:afterAutospacing="0"/>
              <w:ind w:left="0" w:right="0" w:firstLine="198" w:firstLineChars="90"/>
              <w:jc w:val="center"/>
              <w:rPr>
                <w:rFonts w:hint="default" w:ascii="SimSun-ExtB" w:hAnsi="SimSun-ExtB"/>
              </w:rPr>
            </w:pPr>
          </w:p>
        </w:tc>
        <w:tc>
          <w:tcPr>
            <w:tcW w:w="1039" w:type="dxa"/>
          </w:tcPr>
          <w:p>
            <w:pPr>
              <w:keepNext w:val="0"/>
              <w:keepLines w:val="0"/>
              <w:suppressLineNumbers w:val="0"/>
              <w:spacing w:before="0" w:beforeAutospacing="0" w:after="0" w:afterAutospacing="0"/>
              <w:ind w:left="0" w:right="0" w:firstLine="198" w:firstLineChars="90"/>
              <w:jc w:val="center"/>
              <w:rPr>
                <w:rFonts w:hint="default" w:ascii="SimSun-ExtB" w:hAnsi="SimSun-ExtB"/>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2" w:hRule="atLeast"/>
        </w:trPr>
        <w:tc>
          <w:tcPr>
            <w:tcW w:w="1101" w:type="dxa"/>
          </w:tcPr>
          <w:p>
            <w:pPr>
              <w:keepNext w:val="0"/>
              <w:keepLines w:val="0"/>
              <w:suppressLineNumbers w:val="0"/>
              <w:spacing w:before="0" w:beforeAutospacing="0" w:after="0" w:afterAutospacing="0"/>
              <w:ind w:left="0" w:right="0" w:firstLine="0" w:firstLineChars="0"/>
              <w:jc w:val="center"/>
              <w:rPr>
                <w:rFonts w:hint="default" w:ascii="SimSun-ExtB" w:hAnsi="SimSun-ExtB"/>
              </w:rPr>
            </w:pPr>
          </w:p>
        </w:tc>
        <w:tc>
          <w:tcPr>
            <w:tcW w:w="1402" w:type="dxa"/>
          </w:tcPr>
          <w:p>
            <w:pPr>
              <w:keepNext w:val="0"/>
              <w:keepLines w:val="0"/>
              <w:suppressLineNumbers w:val="0"/>
              <w:spacing w:before="0" w:beforeAutospacing="0" w:after="0" w:afterAutospacing="0"/>
              <w:ind w:left="0" w:right="0" w:firstLine="0" w:firstLineChars="0"/>
              <w:jc w:val="center"/>
              <w:rPr>
                <w:rFonts w:hint="default" w:ascii="SimSun-ExtB" w:hAnsi="SimSun-ExtB"/>
              </w:rPr>
            </w:pPr>
          </w:p>
        </w:tc>
        <w:tc>
          <w:tcPr>
            <w:tcW w:w="4800" w:type="dxa"/>
          </w:tcPr>
          <w:p>
            <w:pPr>
              <w:keepNext w:val="0"/>
              <w:keepLines w:val="0"/>
              <w:suppressLineNumbers w:val="0"/>
              <w:spacing w:before="0" w:beforeAutospacing="0" w:after="0" w:afterAutospacing="0"/>
              <w:ind w:left="0" w:right="0" w:firstLine="0" w:firstLineChars="0"/>
              <w:jc w:val="left"/>
              <w:rPr>
                <w:rFonts w:hint="default" w:ascii="SimSun-ExtB" w:hAnsi="SimSun-ExtB"/>
              </w:rPr>
            </w:pPr>
          </w:p>
        </w:tc>
        <w:tc>
          <w:tcPr>
            <w:tcW w:w="1620" w:type="dxa"/>
          </w:tcPr>
          <w:p>
            <w:pPr>
              <w:keepNext w:val="0"/>
              <w:keepLines w:val="0"/>
              <w:suppressLineNumbers w:val="0"/>
              <w:spacing w:before="0" w:beforeAutospacing="0" w:after="0" w:afterAutospacing="0"/>
              <w:ind w:left="0" w:right="0" w:firstLine="198" w:firstLineChars="90"/>
              <w:jc w:val="center"/>
              <w:rPr>
                <w:rFonts w:hint="default" w:ascii="SimSun-ExtB" w:hAnsi="SimSun-ExtB"/>
              </w:rPr>
            </w:pPr>
          </w:p>
        </w:tc>
        <w:tc>
          <w:tcPr>
            <w:tcW w:w="1039" w:type="dxa"/>
          </w:tcPr>
          <w:p>
            <w:pPr>
              <w:keepNext w:val="0"/>
              <w:keepLines w:val="0"/>
              <w:suppressLineNumbers w:val="0"/>
              <w:spacing w:before="0" w:beforeAutospacing="0" w:after="0" w:afterAutospacing="0"/>
              <w:ind w:left="0" w:right="0" w:firstLine="198" w:firstLineChars="90"/>
              <w:jc w:val="center"/>
              <w:rPr>
                <w:rFonts w:hint="default" w:ascii="SimSun-ExtB" w:hAnsi="SimSun-ExtB"/>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2" w:hRule="atLeast"/>
        </w:trPr>
        <w:tc>
          <w:tcPr>
            <w:tcW w:w="1101" w:type="dxa"/>
          </w:tcPr>
          <w:p>
            <w:pPr>
              <w:keepNext w:val="0"/>
              <w:keepLines w:val="0"/>
              <w:suppressLineNumbers w:val="0"/>
              <w:spacing w:before="0" w:beforeAutospacing="0" w:after="0" w:afterAutospacing="0"/>
              <w:ind w:left="0" w:right="0" w:firstLine="0" w:firstLineChars="0"/>
              <w:jc w:val="center"/>
              <w:rPr>
                <w:rFonts w:hint="default" w:ascii="SimSun-ExtB" w:hAnsi="SimSun-ExtB"/>
              </w:rPr>
            </w:pPr>
          </w:p>
        </w:tc>
        <w:tc>
          <w:tcPr>
            <w:tcW w:w="1402" w:type="dxa"/>
          </w:tcPr>
          <w:p>
            <w:pPr>
              <w:keepNext w:val="0"/>
              <w:keepLines w:val="0"/>
              <w:suppressLineNumbers w:val="0"/>
              <w:spacing w:before="0" w:beforeAutospacing="0" w:after="0" w:afterAutospacing="0"/>
              <w:ind w:left="0" w:right="0" w:firstLine="0" w:firstLineChars="0"/>
              <w:jc w:val="center"/>
              <w:rPr>
                <w:rFonts w:hint="default" w:ascii="SimSun-ExtB" w:hAnsi="SimSun-ExtB"/>
              </w:rPr>
            </w:pPr>
          </w:p>
        </w:tc>
        <w:tc>
          <w:tcPr>
            <w:tcW w:w="4800" w:type="dxa"/>
          </w:tcPr>
          <w:p>
            <w:pPr>
              <w:keepNext w:val="0"/>
              <w:keepLines w:val="0"/>
              <w:suppressLineNumbers w:val="0"/>
              <w:spacing w:before="0" w:beforeAutospacing="0" w:after="0" w:afterAutospacing="0"/>
              <w:ind w:left="0" w:right="0" w:firstLine="0" w:firstLineChars="0"/>
              <w:jc w:val="left"/>
              <w:rPr>
                <w:rFonts w:hint="default" w:ascii="SimSun-ExtB" w:hAnsi="SimSun-ExtB"/>
              </w:rPr>
            </w:pPr>
          </w:p>
        </w:tc>
        <w:tc>
          <w:tcPr>
            <w:tcW w:w="1620" w:type="dxa"/>
          </w:tcPr>
          <w:p>
            <w:pPr>
              <w:keepNext w:val="0"/>
              <w:keepLines w:val="0"/>
              <w:suppressLineNumbers w:val="0"/>
              <w:spacing w:before="0" w:beforeAutospacing="0" w:after="0" w:afterAutospacing="0"/>
              <w:ind w:left="0" w:right="0" w:firstLine="198" w:firstLineChars="90"/>
              <w:jc w:val="center"/>
              <w:rPr>
                <w:rFonts w:hint="default" w:ascii="SimSun-ExtB" w:hAnsi="SimSun-ExtB"/>
              </w:rPr>
            </w:pPr>
          </w:p>
        </w:tc>
        <w:tc>
          <w:tcPr>
            <w:tcW w:w="1039" w:type="dxa"/>
          </w:tcPr>
          <w:p>
            <w:pPr>
              <w:keepNext w:val="0"/>
              <w:keepLines w:val="0"/>
              <w:suppressLineNumbers w:val="0"/>
              <w:spacing w:before="0" w:beforeAutospacing="0" w:after="0" w:afterAutospacing="0"/>
              <w:ind w:left="0" w:right="0" w:firstLine="198" w:firstLineChars="90"/>
              <w:jc w:val="center"/>
              <w:rPr>
                <w:rFonts w:hint="default" w:ascii="SimSun-ExtB" w:hAnsi="SimSun-ExtB"/>
              </w:rPr>
            </w:pPr>
          </w:p>
        </w:tc>
      </w:tr>
    </w:tbl>
    <w:p/>
    <w:p>
      <w:r>
        <w:br w:type="page"/>
      </w:r>
    </w:p>
    <w:sdt>
      <w:sdtPr>
        <w:rPr>
          <w:rFonts w:ascii="宋体" w:hAnsi="宋体" w:eastAsia="宋体" w:cs="Times New Roman"/>
          <w:kern w:val="2"/>
          <w:sz w:val="21"/>
          <w:szCs w:val="22"/>
          <w:lang w:val="en-US" w:eastAsia="zh-CN" w:bidi="ar-SA"/>
        </w:rPr>
        <w:id w:val="147459668"/>
        <w15:color w:val="DBDBDB"/>
        <w:docPartObj>
          <w:docPartGallery w:val="Table of Contents"/>
          <w:docPartUnique/>
        </w:docPartObj>
      </w:sdtPr>
      <w:sdtEndPr>
        <w:rPr>
          <w:rFonts w:hint="eastAsia" w:ascii="Calibri" w:hAnsi="Calibri" w:eastAsia="宋体" w:cs="Times New Roman"/>
          <w:kern w:val="2"/>
          <w:sz w:val="22"/>
          <w:szCs w:val="32"/>
          <w:lang w:val="en-US" w:eastAsia="zh-CN" w:bidi="ar-SA"/>
        </w:rPr>
      </w:sdtEndPr>
      <w:sdtContent>
        <w:p>
          <w:pPr>
            <w:spacing w:before="0" w:beforeLines="0" w:after="0" w:afterLines="0" w:line="240" w:lineRule="auto"/>
            <w:ind w:left="0" w:leftChars="0" w:right="0" w:rightChars="0" w:firstLine="0" w:firstLineChars="0"/>
            <w:jc w:val="center"/>
          </w:pPr>
          <w:r>
            <w:rPr>
              <w:rFonts w:ascii="宋体" w:hAnsi="宋体" w:eastAsia="宋体"/>
              <w:sz w:val="32"/>
              <w:szCs w:val="32"/>
            </w:rPr>
            <w:t>目录</w:t>
          </w:r>
        </w:p>
        <w:p>
          <w:pPr>
            <w:pStyle w:val="24"/>
            <w:tabs>
              <w:tab w:val="right" w:leader="dot" w:pos="9746"/>
            </w:tabs>
          </w:pPr>
          <w:r>
            <w:rPr>
              <w:rFonts w:hint="eastAsia"/>
              <w:sz w:val="32"/>
              <w:szCs w:val="32"/>
              <w:lang w:val="en-US" w:eastAsia="zh-CN"/>
            </w:rPr>
            <w:fldChar w:fldCharType="begin"/>
          </w:r>
          <w:r>
            <w:rPr>
              <w:rFonts w:hint="eastAsia"/>
              <w:sz w:val="32"/>
              <w:szCs w:val="32"/>
              <w:lang w:val="en-US" w:eastAsia="zh-CN"/>
            </w:rPr>
            <w:instrText xml:space="preserve">TOC \o "1-3" \h \u </w:instrText>
          </w:r>
          <w:r>
            <w:rPr>
              <w:rFonts w:hint="eastAsia"/>
              <w:sz w:val="32"/>
              <w:szCs w:val="32"/>
              <w:lang w:val="en-US" w:eastAsia="zh-CN"/>
            </w:rPr>
            <w:fldChar w:fldCharType="separate"/>
          </w:r>
          <w:r>
            <w:rPr>
              <w:rFonts w:hint="eastAsia"/>
              <w:szCs w:val="32"/>
              <w:lang w:val="en-US" w:eastAsia="zh-CN"/>
            </w:rPr>
            <w:fldChar w:fldCharType="begin"/>
          </w:r>
          <w:r>
            <w:rPr>
              <w:rFonts w:hint="eastAsia"/>
              <w:szCs w:val="32"/>
              <w:lang w:val="en-US" w:eastAsia="zh-CN"/>
            </w:rPr>
            <w:instrText xml:space="preserve"> HYPERLINK \l _Toc8512 </w:instrText>
          </w:r>
          <w:r>
            <w:rPr>
              <w:rFonts w:hint="eastAsia"/>
              <w:szCs w:val="32"/>
              <w:lang w:val="en-US" w:eastAsia="zh-CN"/>
            </w:rPr>
            <w:fldChar w:fldCharType="separate"/>
          </w:r>
          <w:r>
            <w:rPr>
              <w:rFonts w:hint="default"/>
              <w:lang w:val="en-US" w:eastAsia="zh-CN"/>
            </w:rPr>
            <w:t>1.</w:t>
          </w:r>
          <w:r>
            <w:rPr>
              <w:rFonts w:hint="eastAsia"/>
              <w:lang w:val="en-US" w:eastAsia="zh-CN"/>
            </w:rPr>
            <w:t>功能需求</w:t>
          </w:r>
          <w:r>
            <w:tab/>
          </w:r>
          <w:r>
            <w:fldChar w:fldCharType="begin"/>
          </w:r>
          <w:r>
            <w:instrText xml:space="preserve"> PAGEREF _Toc8512 \h </w:instrText>
          </w:r>
          <w:r>
            <w:fldChar w:fldCharType="separate"/>
          </w:r>
          <w:r>
            <w:t>4</w:t>
          </w:r>
          <w:r>
            <w:fldChar w:fldCharType="end"/>
          </w:r>
          <w:r>
            <w:rPr>
              <w:rFonts w:hint="eastAsia"/>
              <w:szCs w:val="32"/>
              <w:lang w:val="en-US" w:eastAsia="zh-CN"/>
            </w:rPr>
            <w:fldChar w:fldCharType="end"/>
          </w:r>
        </w:p>
        <w:p>
          <w:pPr>
            <w:pStyle w:val="27"/>
            <w:tabs>
              <w:tab w:val="right" w:leader="dot" w:pos="9746"/>
            </w:tabs>
          </w:pPr>
          <w:r>
            <w:rPr>
              <w:rFonts w:hint="eastAsia"/>
              <w:szCs w:val="32"/>
              <w:lang w:val="en-US" w:eastAsia="zh-CN"/>
            </w:rPr>
            <w:fldChar w:fldCharType="begin"/>
          </w:r>
          <w:r>
            <w:rPr>
              <w:rFonts w:hint="eastAsia"/>
              <w:szCs w:val="32"/>
              <w:lang w:val="en-US" w:eastAsia="zh-CN"/>
            </w:rPr>
            <w:instrText xml:space="preserve"> HYPERLINK \l _Toc19407 </w:instrText>
          </w:r>
          <w:r>
            <w:rPr>
              <w:rFonts w:hint="eastAsia"/>
              <w:szCs w:val="32"/>
              <w:lang w:val="en-US" w:eastAsia="zh-CN"/>
            </w:rPr>
            <w:fldChar w:fldCharType="separate"/>
          </w:r>
          <w:r>
            <w:rPr>
              <w:rFonts w:hint="default"/>
              <w:lang w:val="en-US" w:eastAsia="zh-CN"/>
            </w:rPr>
            <w:t>1.1.</w:t>
          </w:r>
          <w:r>
            <w:rPr>
              <w:rFonts w:hint="eastAsia"/>
              <w:lang w:val="en-US" w:eastAsia="zh-CN"/>
            </w:rPr>
            <w:t>运维管理</w:t>
          </w:r>
          <w:r>
            <w:tab/>
          </w:r>
          <w:r>
            <w:fldChar w:fldCharType="begin"/>
          </w:r>
          <w:r>
            <w:instrText xml:space="preserve"> PAGEREF _Toc19407 \h </w:instrText>
          </w:r>
          <w:r>
            <w:fldChar w:fldCharType="separate"/>
          </w:r>
          <w:r>
            <w:t>4</w:t>
          </w:r>
          <w:r>
            <w:fldChar w:fldCharType="end"/>
          </w:r>
          <w:r>
            <w:rPr>
              <w:rFonts w:hint="eastAsia"/>
              <w:szCs w:val="32"/>
              <w:lang w:val="en-US" w:eastAsia="zh-CN"/>
            </w:rPr>
            <w:fldChar w:fldCharType="end"/>
          </w:r>
        </w:p>
        <w:p>
          <w:pPr>
            <w:pStyle w:val="18"/>
            <w:tabs>
              <w:tab w:val="right" w:leader="dot" w:pos="9746"/>
            </w:tabs>
          </w:pPr>
          <w:r>
            <w:rPr>
              <w:rFonts w:hint="eastAsia"/>
              <w:szCs w:val="32"/>
              <w:lang w:val="en-US" w:eastAsia="zh-CN"/>
            </w:rPr>
            <w:fldChar w:fldCharType="begin"/>
          </w:r>
          <w:r>
            <w:rPr>
              <w:rFonts w:hint="eastAsia"/>
              <w:szCs w:val="32"/>
              <w:lang w:val="en-US" w:eastAsia="zh-CN"/>
            </w:rPr>
            <w:instrText xml:space="preserve"> HYPERLINK \l _Toc11725 </w:instrText>
          </w:r>
          <w:r>
            <w:rPr>
              <w:rFonts w:hint="eastAsia"/>
              <w:szCs w:val="32"/>
              <w:lang w:val="en-US" w:eastAsia="zh-CN"/>
            </w:rPr>
            <w:fldChar w:fldCharType="separate"/>
          </w:r>
          <w:r>
            <w:rPr>
              <w:rFonts w:hint="default"/>
            </w:rPr>
            <w:t>1.1.1.</w:t>
          </w:r>
          <w:r>
            <w:rPr>
              <w:rFonts w:hint="eastAsia"/>
            </w:rPr>
            <w:t>AIMIOps-</w:t>
          </w:r>
          <w:r>
            <w:rPr>
              <w:rFonts w:hint="eastAsia"/>
              <w:lang w:val="en-US" w:eastAsia="zh-CN"/>
            </w:rPr>
            <w:t>GX-</w:t>
          </w:r>
          <w:r>
            <w:rPr>
              <w:rFonts w:hint="eastAsia"/>
            </w:rPr>
            <w:t>BR-F-</w:t>
          </w:r>
          <w:r>
            <w:rPr>
              <w:rFonts w:hint="eastAsia"/>
              <w:lang w:val="en-US" w:eastAsia="zh-CN"/>
            </w:rPr>
            <w:t>01-001动环设备IP库</w:t>
          </w:r>
          <w:r>
            <w:tab/>
          </w:r>
          <w:r>
            <w:fldChar w:fldCharType="begin"/>
          </w:r>
          <w:r>
            <w:instrText xml:space="preserve"> PAGEREF _Toc11725 \h </w:instrText>
          </w:r>
          <w:r>
            <w:fldChar w:fldCharType="separate"/>
          </w:r>
          <w:r>
            <w:t>4</w:t>
          </w:r>
          <w:r>
            <w:fldChar w:fldCharType="end"/>
          </w:r>
          <w:r>
            <w:rPr>
              <w:rFonts w:hint="eastAsia"/>
              <w:szCs w:val="32"/>
              <w:lang w:val="en-US" w:eastAsia="zh-CN"/>
            </w:rPr>
            <w:fldChar w:fldCharType="end"/>
          </w:r>
        </w:p>
        <w:p>
          <w:pPr>
            <w:pStyle w:val="18"/>
            <w:tabs>
              <w:tab w:val="right" w:leader="dot" w:pos="9746"/>
            </w:tabs>
          </w:pPr>
          <w:r>
            <w:rPr>
              <w:rFonts w:hint="eastAsia"/>
              <w:szCs w:val="32"/>
              <w:lang w:val="en-US" w:eastAsia="zh-CN"/>
            </w:rPr>
            <w:fldChar w:fldCharType="begin"/>
          </w:r>
          <w:r>
            <w:rPr>
              <w:rFonts w:hint="eastAsia"/>
              <w:szCs w:val="32"/>
              <w:lang w:val="en-US" w:eastAsia="zh-CN"/>
            </w:rPr>
            <w:instrText xml:space="preserve"> HYPERLINK \l _Toc18821 </w:instrText>
          </w:r>
          <w:r>
            <w:rPr>
              <w:rFonts w:hint="eastAsia"/>
              <w:szCs w:val="32"/>
              <w:lang w:val="en-US" w:eastAsia="zh-CN"/>
            </w:rPr>
            <w:fldChar w:fldCharType="separate"/>
          </w:r>
          <w:r>
            <w:rPr>
              <w:rFonts w:hint="default"/>
            </w:rPr>
            <w:t>1.1.2.</w:t>
          </w:r>
          <w:r>
            <w:rPr>
              <w:rFonts w:hint="eastAsia"/>
            </w:rPr>
            <w:t>AIMIOps-</w:t>
          </w:r>
          <w:r>
            <w:rPr>
              <w:rFonts w:hint="eastAsia"/>
              <w:lang w:val="en-US" w:eastAsia="zh-CN"/>
            </w:rPr>
            <w:t>GX-</w:t>
          </w:r>
          <w:r>
            <w:rPr>
              <w:rFonts w:hint="eastAsia"/>
            </w:rPr>
            <w:t>BR-F</w:t>
          </w:r>
          <w:r>
            <w:rPr>
              <w:rFonts w:hint="eastAsia"/>
              <w:lang w:val="en-US" w:eastAsia="zh-CN"/>
            </w:rPr>
            <w:t>-01</w:t>
          </w:r>
          <w:r>
            <w:rPr>
              <w:rFonts w:hint="eastAsia"/>
            </w:rPr>
            <w:t>-</w:t>
          </w:r>
          <w:r>
            <w:rPr>
              <w:rFonts w:hint="eastAsia"/>
              <w:lang w:val="en-US" w:eastAsia="zh-CN"/>
            </w:rPr>
            <w:t>002IP申请流程</w:t>
          </w:r>
          <w:r>
            <w:tab/>
          </w:r>
          <w:r>
            <w:fldChar w:fldCharType="begin"/>
          </w:r>
          <w:r>
            <w:instrText xml:space="preserve"> PAGEREF _Toc18821 \h </w:instrText>
          </w:r>
          <w:r>
            <w:fldChar w:fldCharType="separate"/>
          </w:r>
          <w:r>
            <w:t>7</w:t>
          </w:r>
          <w:r>
            <w:fldChar w:fldCharType="end"/>
          </w:r>
          <w:r>
            <w:rPr>
              <w:rFonts w:hint="eastAsia"/>
              <w:szCs w:val="32"/>
              <w:lang w:val="en-US" w:eastAsia="zh-CN"/>
            </w:rPr>
            <w:fldChar w:fldCharType="end"/>
          </w:r>
        </w:p>
        <w:p>
          <w:pPr>
            <w:pStyle w:val="18"/>
            <w:tabs>
              <w:tab w:val="right" w:leader="dot" w:pos="9746"/>
            </w:tabs>
          </w:pPr>
          <w:r>
            <w:rPr>
              <w:rFonts w:hint="eastAsia"/>
              <w:szCs w:val="32"/>
              <w:lang w:val="en-US" w:eastAsia="zh-CN"/>
            </w:rPr>
            <w:fldChar w:fldCharType="begin"/>
          </w:r>
          <w:r>
            <w:rPr>
              <w:rFonts w:hint="eastAsia"/>
              <w:szCs w:val="32"/>
              <w:lang w:val="en-US" w:eastAsia="zh-CN"/>
            </w:rPr>
            <w:instrText xml:space="preserve"> HYPERLINK \l _Toc15669 </w:instrText>
          </w:r>
          <w:r>
            <w:rPr>
              <w:rFonts w:hint="eastAsia"/>
              <w:szCs w:val="32"/>
              <w:lang w:val="en-US" w:eastAsia="zh-CN"/>
            </w:rPr>
            <w:fldChar w:fldCharType="separate"/>
          </w:r>
          <w:r>
            <w:rPr>
              <w:rFonts w:hint="default"/>
            </w:rPr>
            <w:t>1.1.3.</w:t>
          </w:r>
          <w:r>
            <w:rPr>
              <w:rFonts w:hint="eastAsia"/>
            </w:rPr>
            <w:t>AIMIOps-</w:t>
          </w:r>
          <w:r>
            <w:rPr>
              <w:rFonts w:hint="eastAsia"/>
              <w:lang w:val="en-US" w:eastAsia="zh-CN"/>
            </w:rPr>
            <w:t>GX-</w:t>
          </w:r>
          <w:r>
            <w:rPr>
              <w:rFonts w:hint="eastAsia"/>
            </w:rPr>
            <w:t>BR-F</w:t>
          </w:r>
          <w:r>
            <w:rPr>
              <w:rFonts w:hint="eastAsia"/>
              <w:lang w:val="en-US" w:eastAsia="zh-CN"/>
            </w:rPr>
            <w:t>-01</w:t>
          </w:r>
          <w:r>
            <w:rPr>
              <w:rFonts w:hint="eastAsia"/>
            </w:rPr>
            <w:t>-</w:t>
          </w:r>
          <w:r>
            <w:rPr>
              <w:rFonts w:hint="eastAsia"/>
              <w:lang w:val="en-US" w:eastAsia="zh-CN"/>
            </w:rPr>
            <w:t>003隐患感知规则配置</w:t>
          </w:r>
          <w:r>
            <w:tab/>
          </w:r>
          <w:r>
            <w:fldChar w:fldCharType="begin"/>
          </w:r>
          <w:r>
            <w:instrText xml:space="preserve"> PAGEREF _Toc15669 \h </w:instrText>
          </w:r>
          <w:r>
            <w:fldChar w:fldCharType="separate"/>
          </w:r>
          <w:r>
            <w:t>12</w:t>
          </w:r>
          <w:r>
            <w:fldChar w:fldCharType="end"/>
          </w:r>
          <w:r>
            <w:rPr>
              <w:rFonts w:hint="eastAsia"/>
              <w:szCs w:val="32"/>
              <w:lang w:val="en-US" w:eastAsia="zh-CN"/>
            </w:rPr>
            <w:fldChar w:fldCharType="end"/>
          </w:r>
        </w:p>
        <w:p>
          <w:pPr>
            <w:pStyle w:val="18"/>
            <w:tabs>
              <w:tab w:val="right" w:leader="dot" w:pos="9746"/>
            </w:tabs>
          </w:pPr>
          <w:r>
            <w:rPr>
              <w:rFonts w:hint="eastAsia"/>
              <w:szCs w:val="32"/>
              <w:lang w:val="en-US" w:eastAsia="zh-CN"/>
            </w:rPr>
            <w:fldChar w:fldCharType="begin"/>
          </w:r>
          <w:r>
            <w:rPr>
              <w:rFonts w:hint="eastAsia"/>
              <w:szCs w:val="32"/>
              <w:lang w:val="en-US" w:eastAsia="zh-CN"/>
            </w:rPr>
            <w:instrText xml:space="preserve"> HYPERLINK \l _Toc10697 </w:instrText>
          </w:r>
          <w:r>
            <w:rPr>
              <w:rFonts w:hint="eastAsia"/>
              <w:szCs w:val="32"/>
              <w:lang w:val="en-US" w:eastAsia="zh-CN"/>
            </w:rPr>
            <w:fldChar w:fldCharType="separate"/>
          </w:r>
          <w:r>
            <w:rPr>
              <w:rFonts w:hint="default"/>
            </w:rPr>
            <w:t>1.1.4.</w:t>
          </w:r>
          <w:r>
            <w:rPr>
              <w:rFonts w:hint="eastAsia"/>
            </w:rPr>
            <w:t>AIMIOps-</w:t>
          </w:r>
          <w:r>
            <w:rPr>
              <w:rFonts w:hint="eastAsia"/>
              <w:lang w:val="en-US" w:eastAsia="zh-CN"/>
            </w:rPr>
            <w:t>GX-</w:t>
          </w:r>
          <w:r>
            <w:rPr>
              <w:rFonts w:hint="eastAsia"/>
            </w:rPr>
            <w:t>BR-F</w:t>
          </w:r>
          <w:r>
            <w:rPr>
              <w:rFonts w:hint="eastAsia"/>
              <w:lang w:val="en-US" w:eastAsia="zh-CN"/>
            </w:rPr>
            <w:t>-01</w:t>
          </w:r>
          <w:r>
            <w:rPr>
              <w:rFonts w:hint="eastAsia"/>
            </w:rPr>
            <w:t>-</w:t>
          </w:r>
          <w:r>
            <w:rPr>
              <w:rFonts w:hint="eastAsia"/>
              <w:lang w:val="en-US" w:eastAsia="zh-CN"/>
            </w:rPr>
            <w:t>004隐患管理</w:t>
          </w:r>
          <w:r>
            <w:tab/>
          </w:r>
          <w:r>
            <w:fldChar w:fldCharType="begin"/>
          </w:r>
          <w:r>
            <w:instrText xml:space="preserve"> PAGEREF _Toc10697 \h </w:instrText>
          </w:r>
          <w:r>
            <w:fldChar w:fldCharType="separate"/>
          </w:r>
          <w:r>
            <w:t>14</w:t>
          </w:r>
          <w:r>
            <w:fldChar w:fldCharType="end"/>
          </w:r>
          <w:r>
            <w:rPr>
              <w:rFonts w:hint="eastAsia"/>
              <w:szCs w:val="32"/>
              <w:lang w:val="en-US" w:eastAsia="zh-CN"/>
            </w:rPr>
            <w:fldChar w:fldCharType="end"/>
          </w:r>
        </w:p>
        <w:p>
          <w:pPr>
            <w:pStyle w:val="18"/>
            <w:tabs>
              <w:tab w:val="right" w:leader="dot" w:pos="9746"/>
            </w:tabs>
          </w:pPr>
          <w:r>
            <w:rPr>
              <w:rFonts w:hint="eastAsia"/>
              <w:szCs w:val="32"/>
              <w:lang w:val="en-US" w:eastAsia="zh-CN"/>
            </w:rPr>
            <w:fldChar w:fldCharType="begin"/>
          </w:r>
          <w:r>
            <w:rPr>
              <w:rFonts w:hint="eastAsia"/>
              <w:szCs w:val="32"/>
              <w:lang w:val="en-US" w:eastAsia="zh-CN"/>
            </w:rPr>
            <w:instrText xml:space="preserve"> HYPERLINK \l _Toc30865 </w:instrText>
          </w:r>
          <w:r>
            <w:rPr>
              <w:rFonts w:hint="eastAsia"/>
              <w:szCs w:val="32"/>
              <w:lang w:val="en-US" w:eastAsia="zh-CN"/>
            </w:rPr>
            <w:fldChar w:fldCharType="separate"/>
          </w:r>
          <w:r>
            <w:rPr>
              <w:rFonts w:hint="default"/>
            </w:rPr>
            <w:t>1.1.5.</w:t>
          </w:r>
          <w:r>
            <w:rPr>
              <w:rFonts w:hint="eastAsia"/>
            </w:rPr>
            <w:t>AIMIOps-</w:t>
          </w:r>
          <w:r>
            <w:rPr>
              <w:rFonts w:hint="eastAsia"/>
              <w:lang w:val="en-US" w:eastAsia="zh-CN"/>
            </w:rPr>
            <w:t>GX-</w:t>
          </w:r>
          <w:r>
            <w:rPr>
              <w:rFonts w:hint="eastAsia"/>
            </w:rPr>
            <w:t>BR-F</w:t>
          </w:r>
          <w:r>
            <w:rPr>
              <w:rFonts w:hint="eastAsia"/>
              <w:lang w:val="en-US" w:eastAsia="zh-CN"/>
            </w:rPr>
            <w:t>-01</w:t>
          </w:r>
          <w:r>
            <w:rPr>
              <w:rFonts w:hint="eastAsia"/>
            </w:rPr>
            <w:t>-</w:t>
          </w:r>
          <w:r>
            <w:rPr>
              <w:rFonts w:hint="eastAsia"/>
              <w:lang w:val="en-US" w:eastAsia="zh-CN"/>
            </w:rPr>
            <w:t>005网络健康度监测</w:t>
          </w:r>
          <w:r>
            <w:tab/>
          </w:r>
          <w:r>
            <w:fldChar w:fldCharType="begin"/>
          </w:r>
          <w:r>
            <w:instrText xml:space="preserve"> PAGEREF _Toc30865 \h </w:instrText>
          </w:r>
          <w:r>
            <w:fldChar w:fldCharType="separate"/>
          </w:r>
          <w:r>
            <w:t>17</w:t>
          </w:r>
          <w:r>
            <w:fldChar w:fldCharType="end"/>
          </w:r>
          <w:r>
            <w:rPr>
              <w:rFonts w:hint="eastAsia"/>
              <w:szCs w:val="32"/>
              <w:lang w:val="en-US" w:eastAsia="zh-CN"/>
            </w:rPr>
            <w:fldChar w:fldCharType="end"/>
          </w:r>
        </w:p>
        <w:p>
          <w:pPr>
            <w:pStyle w:val="18"/>
            <w:tabs>
              <w:tab w:val="right" w:leader="dot" w:pos="9746"/>
            </w:tabs>
          </w:pPr>
          <w:r>
            <w:rPr>
              <w:rFonts w:hint="eastAsia"/>
              <w:szCs w:val="32"/>
              <w:lang w:val="en-US" w:eastAsia="zh-CN"/>
            </w:rPr>
            <w:fldChar w:fldCharType="begin"/>
          </w:r>
          <w:r>
            <w:rPr>
              <w:rFonts w:hint="eastAsia"/>
              <w:szCs w:val="32"/>
              <w:lang w:val="en-US" w:eastAsia="zh-CN"/>
            </w:rPr>
            <w:instrText xml:space="preserve"> HYPERLINK \l _Toc19551 </w:instrText>
          </w:r>
          <w:r>
            <w:rPr>
              <w:rFonts w:hint="eastAsia"/>
              <w:szCs w:val="32"/>
              <w:lang w:val="en-US" w:eastAsia="zh-CN"/>
            </w:rPr>
            <w:fldChar w:fldCharType="separate"/>
          </w:r>
          <w:r>
            <w:rPr>
              <w:rFonts w:hint="default"/>
            </w:rPr>
            <w:t>1.1.6.</w:t>
          </w:r>
          <w:r>
            <w:rPr>
              <w:rFonts w:hint="eastAsia"/>
            </w:rPr>
            <w:t>AIMIOps-</w:t>
          </w:r>
          <w:r>
            <w:rPr>
              <w:rFonts w:hint="eastAsia"/>
              <w:lang w:val="en-US" w:eastAsia="zh-CN"/>
            </w:rPr>
            <w:t>GX-</w:t>
          </w:r>
          <w:r>
            <w:rPr>
              <w:rFonts w:hint="eastAsia"/>
            </w:rPr>
            <w:t>BR-F</w:t>
          </w:r>
          <w:r>
            <w:rPr>
              <w:rFonts w:hint="eastAsia"/>
              <w:lang w:val="en-US" w:eastAsia="zh-CN"/>
            </w:rPr>
            <w:t>-01</w:t>
          </w:r>
          <w:r>
            <w:rPr>
              <w:rFonts w:hint="eastAsia"/>
            </w:rPr>
            <w:t>-</w:t>
          </w:r>
          <w:r>
            <w:rPr>
              <w:rFonts w:hint="eastAsia"/>
              <w:lang w:val="en-US" w:eastAsia="zh-CN"/>
            </w:rPr>
            <w:t>006故障预测规则配置</w:t>
          </w:r>
          <w:r>
            <w:tab/>
          </w:r>
          <w:r>
            <w:fldChar w:fldCharType="begin"/>
          </w:r>
          <w:r>
            <w:instrText xml:space="preserve"> PAGEREF _Toc19551 \h </w:instrText>
          </w:r>
          <w:r>
            <w:fldChar w:fldCharType="separate"/>
          </w:r>
          <w:r>
            <w:t>18</w:t>
          </w:r>
          <w:r>
            <w:fldChar w:fldCharType="end"/>
          </w:r>
          <w:r>
            <w:rPr>
              <w:rFonts w:hint="eastAsia"/>
              <w:szCs w:val="32"/>
              <w:lang w:val="en-US" w:eastAsia="zh-CN"/>
            </w:rPr>
            <w:fldChar w:fldCharType="end"/>
          </w:r>
        </w:p>
        <w:p>
          <w:pPr>
            <w:pStyle w:val="18"/>
            <w:tabs>
              <w:tab w:val="right" w:leader="dot" w:pos="9746"/>
            </w:tabs>
          </w:pPr>
          <w:r>
            <w:rPr>
              <w:rFonts w:hint="eastAsia"/>
              <w:szCs w:val="32"/>
              <w:lang w:val="en-US" w:eastAsia="zh-CN"/>
            </w:rPr>
            <w:fldChar w:fldCharType="begin"/>
          </w:r>
          <w:r>
            <w:rPr>
              <w:rFonts w:hint="eastAsia"/>
              <w:szCs w:val="32"/>
              <w:lang w:val="en-US" w:eastAsia="zh-CN"/>
            </w:rPr>
            <w:instrText xml:space="preserve"> HYPERLINK \l _Toc22388 </w:instrText>
          </w:r>
          <w:r>
            <w:rPr>
              <w:rFonts w:hint="eastAsia"/>
              <w:szCs w:val="32"/>
              <w:lang w:val="en-US" w:eastAsia="zh-CN"/>
            </w:rPr>
            <w:fldChar w:fldCharType="separate"/>
          </w:r>
          <w:r>
            <w:rPr>
              <w:rFonts w:hint="default"/>
            </w:rPr>
            <w:t>1.1.7.</w:t>
          </w:r>
          <w:r>
            <w:rPr>
              <w:rFonts w:hint="eastAsia"/>
            </w:rPr>
            <w:t>AIMIOps-</w:t>
          </w:r>
          <w:r>
            <w:rPr>
              <w:rFonts w:hint="eastAsia"/>
              <w:lang w:val="en-US" w:eastAsia="zh-CN"/>
            </w:rPr>
            <w:t>GX-</w:t>
          </w:r>
          <w:r>
            <w:rPr>
              <w:rFonts w:hint="eastAsia"/>
            </w:rPr>
            <w:t>BR-F</w:t>
          </w:r>
          <w:r>
            <w:rPr>
              <w:rFonts w:hint="eastAsia"/>
              <w:lang w:val="en-US" w:eastAsia="zh-CN"/>
            </w:rPr>
            <w:t>-01</w:t>
          </w:r>
          <w:r>
            <w:rPr>
              <w:rFonts w:hint="eastAsia"/>
            </w:rPr>
            <w:t>-</w:t>
          </w:r>
          <w:r>
            <w:rPr>
              <w:rFonts w:hint="eastAsia"/>
              <w:lang w:val="en-US" w:eastAsia="zh-CN"/>
            </w:rPr>
            <w:t>007故障预测管理</w:t>
          </w:r>
          <w:r>
            <w:tab/>
          </w:r>
          <w:r>
            <w:fldChar w:fldCharType="begin"/>
          </w:r>
          <w:r>
            <w:instrText xml:space="preserve"> PAGEREF _Toc22388 \h </w:instrText>
          </w:r>
          <w:r>
            <w:fldChar w:fldCharType="separate"/>
          </w:r>
          <w:r>
            <w:t>20</w:t>
          </w:r>
          <w:r>
            <w:fldChar w:fldCharType="end"/>
          </w:r>
          <w:r>
            <w:rPr>
              <w:rFonts w:hint="eastAsia"/>
              <w:szCs w:val="32"/>
              <w:lang w:val="en-US" w:eastAsia="zh-CN"/>
            </w:rPr>
            <w:fldChar w:fldCharType="end"/>
          </w:r>
        </w:p>
        <w:p>
          <w:pPr>
            <w:pStyle w:val="18"/>
            <w:tabs>
              <w:tab w:val="right" w:leader="dot" w:pos="9746"/>
            </w:tabs>
          </w:pPr>
          <w:r>
            <w:rPr>
              <w:rFonts w:hint="eastAsia"/>
              <w:szCs w:val="32"/>
              <w:lang w:val="en-US" w:eastAsia="zh-CN"/>
            </w:rPr>
            <w:fldChar w:fldCharType="begin"/>
          </w:r>
          <w:r>
            <w:rPr>
              <w:rFonts w:hint="eastAsia"/>
              <w:szCs w:val="32"/>
              <w:lang w:val="en-US" w:eastAsia="zh-CN"/>
            </w:rPr>
            <w:instrText xml:space="preserve"> HYPERLINK \l _Toc3554 </w:instrText>
          </w:r>
          <w:r>
            <w:rPr>
              <w:rFonts w:hint="eastAsia"/>
              <w:szCs w:val="32"/>
              <w:lang w:val="en-US" w:eastAsia="zh-CN"/>
            </w:rPr>
            <w:fldChar w:fldCharType="separate"/>
          </w:r>
          <w:r>
            <w:rPr>
              <w:rFonts w:hint="default"/>
            </w:rPr>
            <w:t>1.1.8.</w:t>
          </w:r>
          <w:r>
            <w:rPr>
              <w:rFonts w:hint="eastAsia"/>
            </w:rPr>
            <w:t>AIMIOps-</w:t>
          </w:r>
          <w:r>
            <w:rPr>
              <w:rFonts w:hint="eastAsia"/>
              <w:lang w:val="en-US" w:eastAsia="zh-CN"/>
            </w:rPr>
            <w:t>GX-</w:t>
          </w:r>
          <w:r>
            <w:rPr>
              <w:rFonts w:hint="eastAsia"/>
            </w:rPr>
            <w:t>BR-F</w:t>
          </w:r>
          <w:r>
            <w:rPr>
              <w:rFonts w:hint="eastAsia"/>
              <w:lang w:val="en-US" w:eastAsia="zh-CN"/>
            </w:rPr>
            <w:t>-01</w:t>
          </w:r>
          <w:r>
            <w:rPr>
              <w:rFonts w:hint="eastAsia"/>
            </w:rPr>
            <w:t>-</w:t>
          </w:r>
          <w:r>
            <w:rPr>
              <w:rFonts w:hint="eastAsia"/>
              <w:lang w:val="en-US" w:eastAsia="zh-CN"/>
            </w:rPr>
            <w:t>008协议库管理</w:t>
          </w:r>
          <w:r>
            <w:tab/>
          </w:r>
          <w:r>
            <w:fldChar w:fldCharType="begin"/>
          </w:r>
          <w:r>
            <w:instrText xml:space="preserve"> PAGEREF _Toc3554 \h </w:instrText>
          </w:r>
          <w:r>
            <w:fldChar w:fldCharType="separate"/>
          </w:r>
          <w:r>
            <w:t>22</w:t>
          </w:r>
          <w:r>
            <w:fldChar w:fldCharType="end"/>
          </w:r>
          <w:r>
            <w:rPr>
              <w:rFonts w:hint="eastAsia"/>
              <w:szCs w:val="32"/>
              <w:lang w:val="en-US" w:eastAsia="zh-CN"/>
            </w:rPr>
            <w:fldChar w:fldCharType="end"/>
          </w:r>
        </w:p>
        <w:p>
          <w:pPr>
            <w:pStyle w:val="18"/>
            <w:tabs>
              <w:tab w:val="right" w:leader="dot" w:pos="9746"/>
            </w:tabs>
          </w:pPr>
          <w:r>
            <w:rPr>
              <w:rFonts w:hint="eastAsia"/>
              <w:szCs w:val="32"/>
              <w:lang w:val="en-US" w:eastAsia="zh-CN"/>
            </w:rPr>
            <w:fldChar w:fldCharType="begin"/>
          </w:r>
          <w:r>
            <w:rPr>
              <w:rFonts w:hint="eastAsia"/>
              <w:szCs w:val="32"/>
              <w:lang w:val="en-US" w:eastAsia="zh-CN"/>
            </w:rPr>
            <w:instrText xml:space="preserve"> HYPERLINK \l _Toc25090 </w:instrText>
          </w:r>
          <w:r>
            <w:rPr>
              <w:rFonts w:hint="eastAsia"/>
              <w:szCs w:val="32"/>
              <w:lang w:val="en-US" w:eastAsia="zh-CN"/>
            </w:rPr>
            <w:fldChar w:fldCharType="separate"/>
          </w:r>
          <w:r>
            <w:rPr>
              <w:rFonts w:hint="default"/>
            </w:rPr>
            <w:t>1.1.9.</w:t>
          </w:r>
          <w:r>
            <w:rPr>
              <w:rFonts w:hint="eastAsia"/>
            </w:rPr>
            <w:t>AIMIOps-</w:t>
          </w:r>
          <w:r>
            <w:rPr>
              <w:rFonts w:hint="eastAsia"/>
              <w:lang w:val="en-US" w:eastAsia="zh-CN"/>
            </w:rPr>
            <w:t>GX-</w:t>
          </w:r>
          <w:r>
            <w:rPr>
              <w:rFonts w:hint="eastAsia"/>
            </w:rPr>
            <w:t>BR-F</w:t>
          </w:r>
          <w:r>
            <w:rPr>
              <w:rFonts w:hint="eastAsia"/>
              <w:lang w:val="en-US" w:eastAsia="zh-CN"/>
            </w:rPr>
            <w:t>-01</w:t>
          </w:r>
          <w:r>
            <w:rPr>
              <w:rFonts w:hint="eastAsia"/>
            </w:rPr>
            <w:t>-</w:t>
          </w:r>
          <w:r>
            <w:rPr>
              <w:rFonts w:hint="eastAsia"/>
              <w:lang w:val="en-US" w:eastAsia="zh-CN"/>
            </w:rPr>
            <w:t>009</w:t>
          </w:r>
          <w:r>
            <w:rPr>
              <w:rFonts w:hint="eastAsia"/>
              <w:lang w:eastAsia="zh-CN"/>
            </w:rPr>
            <w:t>（</w:t>
          </w:r>
          <w:r>
            <w:rPr>
              <w:rFonts w:hint="eastAsia"/>
              <w:lang w:val="en-US" w:eastAsia="zh-CN"/>
            </w:rPr>
            <w:t>变更）IP申请流程</w:t>
          </w:r>
          <w:r>
            <w:tab/>
          </w:r>
          <w:r>
            <w:fldChar w:fldCharType="begin"/>
          </w:r>
          <w:r>
            <w:instrText xml:space="preserve"> PAGEREF _Toc25090 \h </w:instrText>
          </w:r>
          <w:r>
            <w:fldChar w:fldCharType="separate"/>
          </w:r>
          <w:r>
            <w:t>25</w:t>
          </w:r>
          <w:r>
            <w:fldChar w:fldCharType="end"/>
          </w:r>
          <w:r>
            <w:rPr>
              <w:rFonts w:hint="eastAsia"/>
              <w:szCs w:val="32"/>
              <w:lang w:val="en-US" w:eastAsia="zh-CN"/>
            </w:rPr>
            <w:fldChar w:fldCharType="end"/>
          </w:r>
        </w:p>
        <w:p>
          <w:pPr>
            <w:pStyle w:val="27"/>
            <w:tabs>
              <w:tab w:val="right" w:leader="dot" w:pos="9746"/>
            </w:tabs>
          </w:pPr>
          <w:r>
            <w:rPr>
              <w:rFonts w:hint="eastAsia"/>
              <w:szCs w:val="32"/>
              <w:lang w:val="en-US" w:eastAsia="zh-CN"/>
            </w:rPr>
            <w:fldChar w:fldCharType="begin"/>
          </w:r>
          <w:r>
            <w:rPr>
              <w:rFonts w:hint="eastAsia"/>
              <w:szCs w:val="32"/>
              <w:lang w:val="en-US" w:eastAsia="zh-CN"/>
            </w:rPr>
            <w:instrText xml:space="preserve"> HYPERLINK \l _Toc17432 </w:instrText>
          </w:r>
          <w:r>
            <w:rPr>
              <w:rFonts w:hint="eastAsia"/>
              <w:szCs w:val="32"/>
              <w:lang w:val="en-US" w:eastAsia="zh-CN"/>
            </w:rPr>
            <w:fldChar w:fldCharType="separate"/>
          </w:r>
          <w:r>
            <w:rPr>
              <w:rFonts w:hint="default"/>
              <w:lang w:val="en-US" w:eastAsia="zh-CN"/>
            </w:rPr>
            <w:t>1.2.</w:t>
          </w:r>
          <w:r>
            <w:rPr>
              <w:rFonts w:hint="eastAsia"/>
              <w:lang w:val="en-US" w:eastAsia="zh-CN"/>
            </w:rPr>
            <w:t>流程管理</w:t>
          </w:r>
          <w:r>
            <w:tab/>
          </w:r>
          <w:r>
            <w:fldChar w:fldCharType="begin"/>
          </w:r>
          <w:r>
            <w:instrText xml:space="preserve"> PAGEREF _Toc17432 \h </w:instrText>
          </w:r>
          <w:r>
            <w:fldChar w:fldCharType="separate"/>
          </w:r>
          <w:r>
            <w:t>31</w:t>
          </w:r>
          <w:r>
            <w:fldChar w:fldCharType="end"/>
          </w:r>
          <w:r>
            <w:rPr>
              <w:rFonts w:hint="eastAsia"/>
              <w:szCs w:val="32"/>
              <w:lang w:val="en-US" w:eastAsia="zh-CN"/>
            </w:rPr>
            <w:fldChar w:fldCharType="end"/>
          </w:r>
        </w:p>
        <w:p>
          <w:pPr>
            <w:pStyle w:val="18"/>
            <w:tabs>
              <w:tab w:val="right" w:leader="dot" w:pos="9746"/>
            </w:tabs>
          </w:pPr>
          <w:r>
            <w:rPr>
              <w:rFonts w:hint="eastAsia"/>
              <w:szCs w:val="32"/>
              <w:lang w:val="en-US" w:eastAsia="zh-CN"/>
            </w:rPr>
            <w:fldChar w:fldCharType="begin"/>
          </w:r>
          <w:r>
            <w:rPr>
              <w:rFonts w:hint="eastAsia"/>
              <w:szCs w:val="32"/>
              <w:lang w:val="en-US" w:eastAsia="zh-CN"/>
            </w:rPr>
            <w:instrText xml:space="preserve"> HYPERLINK \l _Toc29802 </w:instrText>
          </w:r>
          <w:r>
            <w:rPr>
              <w:rFonts w:hint="eastAsia"/>
              <w:szCs w:val="32"/>
              <w:lang w:val="en-US" w:eastAsia="zh-CN"/>
            </w:rPr>
            <w:fldChar w:fldCharType="separate"/>
          </w:r>
          <w:r>
            <w:rPr>
              <w:rFonts w:hint="default"/>
            </w:rPr>
            <w:t>1.2.1.</w:t>
          </w:r>
          <w:r>
            <w:rPr>
              <w:rFonts w:hint="eastAsia"/>
            </w:rPr>
            <w:t>AIMIOps-</w:t>
          </w:r>
          <w:r>
            <w:rPr>
              <w:rFonts w:hint="eastAsia"/>
              <w:lang w:val="en-US" w:eastAsia="zh-CN"/>
            </w:rPr>
            <w:t>GX-</w:t>
          </w:r>
          <w:r>
            <w:rPr>
              <w:rFonts w:hint="eastAsia"/>
            </w:rPr>
            <w:t>BR-F</w:t>
          </w:r>
          <w:r>
            <w:rPr>
              <w:rFonts w:hint="eastAsia"/>
              <w:lang w:val="en-US" w:eastAsia="zh-CN"/>
            </w:rPr>
            <w:t>-02</w:t>
          </w:r>
          <w:r>
            <w:rPr>
              <w:rFonts w:hint="eastAsia"/>
            </w:rPr>
            <w:t>-</w:t>
          </w:r>
          <w:r>
            <w:rPr>
              <w:rFonts w:hint="eastAsia"/>
              <w:lang w:val="en-US" w:eastAsia="zh-CN"/>
            </w:rPr>
            <w:t>001入网验收</w:t>
          </w:r>
          <w:r>
            <w:tab/>
          </w:r>
          <w:r>
            <w:fldChar w:fldCharType="begin"/>
          </w:r>
          <w:r>
            <w:instrText xml:space="preserve"> PAGEREF _Toc29802 \h </w:instrText>
          </w:r>
          <w:r>
            <w:fldChar w:fldCharType="separate"/>
          </w:r>
          <w:r>
            <w:t>31</w:t>
          </w:r>
          <w:r>
            <w:fldChar w:fldCharType="end"/>
          </w:r>
          <w:r>
            <w:rPr>
              <w:rFonts w:hint="eastAsia"/>
              <w:szCs w:val="32"/>
              <w:lang w:val="en-US" w:eastAsia="zh-CN"/>
            </w:rPr>
            <w:fldChar w:fldCharType="end"/>
          </w:r>
        </w:p>
        <w:p>
          <w:pPr>
            <w:pStyle w:val="18"/>
            <w:tabs>
              <w:tab w:val="right" w:leader="dot" w:pos="9746"/>
            </w:tabs>
          </w:pPr>
          <w:r>
            <w:rPr>
              <w:rFonts w:hint="eastAsia"/>
              <w:szCs w:val="32"/>
              <w:lang w:val="en-US" w:eastAsia="zh-CN"/>
            </w:rPr>
            <w:fldChar w:fldCharType="begin"/>
          </w:r>
          <w:r>
            <w:rPr>
              <w:rFonts w:hint="eastAsia"/>
              <w:szCs w:val="32"/>
              <w:lang w:val="en-US" w:eastAsia="zh-CN"/>
            </w:rPr>
            <w:instrText xml:space="preserve"> HYPERLINK \l _Toc18917 </w:instrText>
          </w:r>
          <w:r>
            <w:rPr>
              <w:rFonts w:hint="eastAsia"/>
              <w:szCs w:val="32"/>
              <w:lang w:val="en-US" w:eastAsia="zh-CN"/>
            </w:rPr>
            <w:fldChar w:fldCharType="separate"/>
          </w:r>
          <w:r>
            <w:rPr>
              <w:rFonts w:hint="default"/>
            </w:rPr>
            <w:t>1.2.2.</w:t>
          </w:r>
          <w:r>
            <w:rPr>
              <w:rFonts w:hint="eastAsia"/>
            </w:rPr>
            <w:t>AIMIOps-</w:t>
          </w:r>
          <w:r>
            <w:rPr>
              <w:rFonts w:hint="eastAsia"/>
              <w:lang w:val="en-US" w:eastAsia="zh-CN"/>
            </w:rPr>
            <w:t>GX-</w:t>
          </w:r>
          <w:r>
            <w:rPr>
              <w:rFonts w:hint="eastAsia"/>
            </w:rPr>
            <w:t>BR-F</w:t>
          </w:r>
          <w:r>
            <w:rPr>
              <w:rFonts w:hint="eastAsia"/>
              <w:lang w:val="en-US" w:eastAsia="zh-CN"/>
            </w:rPr>
            <w:t>-02</w:t>
          </w:r>
          <w:r>
            <w:rPr>
              <w:rFonts w:hint="eastAsia"/>
            </w:rPr>
            <w:t>-</w:t>
          </w:r>
          <w:r>
            <w:rPr>
              <w:rFonts w:hint="eastAsia"/>
              <w:lang w:val="en-US" w:eastAsia="zh-CN"/>
            </w:rPr>
            <w:t>002验收规范表模板</w:t>
          </w:r>
          <w:r>
            <w:tab/>
          </w:r>
          <w:r>
            <w:fldChar w:fldCharType="begin"/>
          </w:r>
          <w:r>
            <w:instrText xml:space="preserve"> PAGEREF _Toc18917 \h </w:instrText>
          </w:r>
          <w:r>
            <w:fldChar w:fldCharType="separate"/>
          </w:r>
          <w:r>
            <w:t>36</w:t>
          </w:r>
          <w:r>
            <w:fldChar w:fldCharType="end"/>
          </w:r>
          <w:r>
            <w:rPr>
              <w:rFonts w:hint="eastAsia"/>
              <w:szCs w:val="32"/>
              <w:lang w:val="en-US" w:eastAsia="zh-CN"/>
            </w:rPr>
            <w:fldChar w:fldCharType="end"/>
          </w:r>
        </w:p>
        <w:p>
          <w:pPr>
            <w:pStyle w:val="18"/>
            <w:tabs>
              <w:tab w:val="right" w:leader="dot" w:pos="9746"/>
            </w:tabs>
          </w:pPr>
          <w:r>
            <w:rPr>
              <w:rFonts w:hint="eastAsia"/>
              <w:szCs w:val="32"/>
              <w:lang w:val="en-US" w:eastAsia="zh-CN"/>
            </w:rPr>
            <w:fldChar w:fldCharType="begin"/>
          </w:r>
          <w:r>
            <w:rPr>
              <w:rFonts w:hint="eastAsia"/>
              <w:szCs w:val="32"/>
              <w:lang w:val="en-US" w:eastAsia="zh-CN"/>
            </w:rPr>
            <w:instrText xml:space="preserve"> HYPERLINK \l _Toc6032 </w:instrText>
          </w:r>
          <w:r>
            <w:rPr>
              <w:rFonts w:hint="eastAsia"/>
              <w:szCs w:val="32"/>
              <w:lang w:val="en-US" w:eastAsia="zh-CN"/>
            </w:rPr>
            <w:fldChar w:fldCharType="separate"/>
          </w:r>
          <w:r>
            <w:rPr>
              <w:rFonts w:hint="default"/>
            </w:rPr>
            <w:t>1.2.3.</w:t>
          </w:r>
          <w:r>
            <w:rPr>
              <w:rFonts w:hint="eastAsia"/>
            </w:rPr>
            <w:t>AIMIOps-</w:t>
          </w:r>
          <w:r>
            <w:rPr>
              <w:rFonts w:hint="eastAsia"/>
              <w:lang w:val="en-US" w:eastAsia="zh-CN"/>
            </w:rPr>
            <w:t>GX-</w:t>
          </w:r>
          <w:r>
            <w:rPr>
              <w:rFonts w:hint="eastAsia"/>
            </w:rPr>
            <w:t>BR-F</w:t>
          </w:r>
          <w:r>
            <w:rPr>
              <w:rFonts w:hint="eastAsia"/>
              <w:lang w:val="en-US" w:eastAsia="zh-CN"/>
            </w:rPr>
            <w:t>-02</w:t>
          </w:r>
          <w:r>
            <w:rPr>
              <w:rFonts w:hint="eastAsia"/>
            </w:rPr>
            <w:t>-</w:t>
          </w:r>
          <w:r>
            <w:rPr>
              <w:rFonts w:hint="eastAsia"/>
              <w:lang w:val="en-US" w:eastAsia="zh-CN"/>
            </w:rPr>
            <w:t>003动环告警信号验收</w:t>
          </w:r>
          <w:r>
            <w:tab/>
          </w:r>
          <w:r>
            <w:fldChar w:fldCharType="begin"/>
          </w:r>
          <w:r>
            <w:instrText xml:space="preserve"> PAGEREF _Toc6032 \h </w:instrText>
          </w:r>
          <w:r>
            <w:fldChar w:fldCharType="separate"/>
          </w:r>
          <w:r>
            <w:t>39</w:t>
          </w:r>
          <w:r>
            <w:fldChar w:fldCharType="end"/>
          </w:r>
          <w:r>
            <w:rPr>
              <w:rFonts w:hint="eastAsia"/>
              <w:szCs w:val="32"/>
              <w:lang w:val="en-US" w:eastAsia="zh-CN"/>
            </w:rPr>
            <w:fldChar w:fldCharType="end"/>
          </w:r>
        </w:p>
        <w:p>
          <w:pPr>
            <w:pStyle w:val="18"/>
            <w:tabs>
              <w:tab w:val="right" w:leader="dot" w:pos="9746"/>
            </w:tabs>
          </w:pPr>
          <w:r>
            <w:rPr>
              <w:rFonts w:hint="eastAsia"/>
              <w:szCs w:val="32"/>
              <w:lang w:val="en-US" w:eastAsia="zh-CN"/>
            </w:rPr>
            <w:fldChar w:fldCharType="begin"/>
          </w:r>
          <w:r>
            <w:rPr>
              <w:rFonts w:hint="eastAsia"/>
              <w:szCs w:val="32"/>
              <w:lang w:val="en-US" w:eastAsia="zh-CN"/>
            </w:rPr>
            <w:instrText xml:space="preserve"> HYPERLINK \l _Toc32748 </w:instrText>
          </w:r>
          <w:r>
            <w:rPr>
              <w:rFonts w:hint="eastAsia"/>
              <w:szCs w:val="32"/>
              <w:lang w:val="en-US" w:eastAsia="zh-CN"/>
            </w:rPr>
            <w:fldChar w:fldCharType="separate"/>
          </w:r>
          <w:r>
            <w:rPr>
              <w:rFonts w:hint="default"/>
            </w:rPr>
            <w:t>1.2.4.</w:t>
          </w:r>
          <w:r>
            <w:rPr>
              <w:rFonts w:hint="eastAsia"/>
            </w:rPr>
            <w:t>AIMIOps-</w:t>
          </w:r>
          <w:r>
            <w:rPr>
              <w:rFonts w:hint="eastAsia"/>
              <w:lang w:val="en-US" w:eastAsia="zh-CN"/>
            </w:rPr>
            <w:t>GX-</w:t>
          </w:r>
          <w:r>
            <w:rPr>
              <w:rFonts w:hint="eastAsia"/>
            </w:rPr>
            <w:t>BR-F</w:t>
          </w:r>
          <w:r>
            <w:rPr>
              <w:rFonts w:hint="eastAsia"/>
              <w:lang w:val="en-US" w:eastAsia="zh-CN"/>
            </w:rPr>
            <w:t>-02</w:t>
          </w:r>
          <w:r>
            <w:rPr>
              <w:rFonts w:hint="eastAsia"/>
            </w:rPr>
            <w:t>-</w:t>
          </w:r>
          <w:r>
            <w:rPr>
              <w:rFonts w:hint="eastAsia"/>
              <w:lang w:val="en-US" w:eastAsia="zh-CN"/>
            </w:rPr>
            <w:t>004动环告警信号测试模板</w:t>
          </w:r>
          <w:r>
            <w:tab/>
          </w:r>
          <w:r>
            <w:fldChar w:fldCharType="begin"/>
          </w:r>
          <w:r>
            <w:instrText xml:space="preserve"> PAGEREF _Toc32748 \h </w:instrText>
          </w:r>
          <w:r>
            <w:fldChar w:fldCharType="separate"/>
          </w:r>
          <w:r>
            <w:t>46</w:t>
          </w:r>
          <w:r>
            <w:fldChar w:fldCharType="end"/>
          </w:r>
          <w:r>
            <w:rPr>
              <w:rFonts w:hint="eastAsia"/>
              <w:szCs w:val="32"/>
              <w:lang w:val="en-US" w:eastAsia="zh-CN"/>
            </w:rPr>
            <w:fldChar w:fldCharType="end"/>
          </w:r>
        </w:p>
        <w:p>
          <w:pPr>
            <w:pStyle w:val="18"/>
            <w:tabs>
              <w:tab w:val="right" w:leader="dot" w:pos="9746"/>
            </w:tabs>
          </w:pPr>
          <w:r>
            <w:rPr>
              <w:rFonts w:hint="eastAsia"/>
              <w:szCs w:val="32"/>
              <w:lang w:val="en-US" w:eastAsia="zh-CN"/>
            </w:rPr>
            <w:fldChar w:fldCharType="begin"/>
          </w:r>
          <w:r>
            <w:rPr>
              <w:rFonts w:hint="eastAsia"/>
              <w:szCs w:val="32"/>
              <w:lang w:val="en-US" w:eastAsia="zh-CN"/>
            </w:rPr>
            <w:instrText xml:space="preserve"> HYPERLINK \l _Toc24492 </w:instrText>
          </w:r>
          <w:r>
            <w:rPr>
              <w:rFonts w:hint="eastAsia"/>
              <w:szCs w:val="32"/>
              <w:lang w:val="en-US" w:eastAsia="zh-CN"/>
            </w:rPr>
            <w:fldChar w:fldCharType="separate"/>
          </w:r>
          <w:r>
            <w:rPr>
              <w:rFonts w:hint="default"/>
            </w:rPr>
            <w:t>1.2.5.</w:t>
          </w:r>
          <w:r>
            <w:rPr>
              <w:rFonts w:hint="eastAsia"/>
            </w:rPr>
            <w:t>AIMIOps-</w:t>
          </w:r>
          <w:r>
            <w:rPr>
              <w:rFonts w:hint="eastAsia"/>
              <w:lang w:val="en-US" w:eastAsia="zh-CN"/>
            </w:rPr>
            <w:t>GX-</w:t>
          </w:r>
          <w:r>
            <w:rPr>
              <w:rFonts w:hint="eastAsia"/>
            </w:rPr>
            <w:t>BR-F</w:t>
          </w:r>
          <w:r>
            <w:rPr>
              <w:rFonts w:hint="eastAsia"/>
              <w:lang w:val="en-US" w:eastAsia="zh-CN"/>
            </w:rPr>
            <w:t>-02</w:t>
          </w:r>
          <w:r>
            <w:rPr>
              <w:rFonts w:hint="eastAsia"/>
            </w:rPr>
            <w:t>-</w:t>
          </w:r>
          <w:r>
            <w:rPr>
              <w:rFonts w:hint="eastAsia"/>
              <w:lang w:val="en-US" w:eastAsia="zh-CN"/>
            </w:rPr>
            <w:t>005动环割接管理</w:t>
          </w:r>
          <w:r>
            <w:tab/>
          </w:r>
          <w:r>
            <w:fldChar w:fldCharType="begin"/>
          </w:r>
          <w:r>
            <w:instrText xml:space="preserve"> PAGEREF _Toc24492 \h </w:instrText>
          </w:r>
          <w:r>
            <w:fldChar w:fldCharType="separate"/>
          </w:r>
          <w:r>
            <w:t>50</w:t>
          </w:r>
          <w:r>
            <w:fldChar w:fldCharType="end"/>
          </w:r>
          <w:r>
            <w:rPr>
              <w:rFonts w:hint="eastAsia"/>
              <w:szCs w:val="32"/>
              <w:lang w:val="en-US" w:eastAsia="zh-CN"/>
            </w:rPr>
            <w:fldChar w:fldCharType="end"/>
          </w:r>
        </w:p>
        <w:p>
          <w:pPr>
            <w:pStyle w:val="27"/>
            <w:tabs>
              <w:tab w:val="right" w:leader="dot" w:pos="9746"/>
            </w:tabs>
          </w:pPr>
          <w:r>
            <w:rPr>
              <w:rFonts w:hint="eastAsia"/>
              <w:szCs w:val="32"/>
              <w:lang w:val="en-US" w:eastAsia="zh-CN"/>
            </w:rPr>
            <w:fldChar w:fldCharType="begin"/>
          </w:r>
          <w:r>
            <w:rPr>
              <w:rFonts w:hint="eastAsia"/>
              <w:szCs w:val="32"/>
              <w:lang w:val="en-US" w:eastAsia="zh-CN"/>
            </w:rPr>
            <w:instrText xml:space="preserve"> HYPERLINK \l _Toc3871 </w:instrText>
          </w:r>
          <w:r>
            <w:rPr>
              <w:rFonts w:hint="eastAsia"/>
              <w:szCs w:val="32"/>
              <w:lang w:val="en-US" w:eastAsia="zh-CN"/>
            </w:rPr>
            <w:fldChar w:fldCharType="separate"/>
          </w:r>
          <w:r>
            <w:rPr>
              <w:rFonts w:hint="default"/>
              <w:lang w:val="en-US" w:eastAsia="zh-CN"/>
            </w:rPr>
            <w:t>1.3.</w:t>
          </w:r>
          <w:r>
            <w:rPr>
              <w:rFonts w:hint="eastAsia"/>
              <w:lang w:val="en-US" w:eastAsia="zh-CN"/>
            </w:rPr>
            <w:t>设备</w:t>
          </w:r>
          <w:r>
            <w:tab/>
          </w:r>
          <w:r>
            <w:fldChar w:fldCharType="begin"/>
          </w:r>
          <w:r>
            <w:instrText xml:space="preserve"> PAGEREF _Toc3871 \h </w:instrText>
          </w:r>
          <w:r>
            <w:fldChar w:fldCharType="separate"/>
          </w:r>
          <w:r>
            <w:t>51</w:t>
          </w:r>
          <w:r>
            <w:fldChar w:fldCharType="end"/>
          </w:r>
          <w:r>
            <w:rPr>
              <w:rFonts w:hint="eastAsia"/>
              <w:szCs w:val="32"/>
              <w:lang w:val="en-US" w:eastAsia="zh-CN"/>
            </w:rPr>
            <w:fldChar w:fldCharType="end"/>
          </w:r>
        </w:p>
        <w:p>
          <w:pPr>
            <w:pStyle w:val="18"/>
            <w:tabs>
              <w:tab w:val="right" w:leader="dot" w:pos="9746"/>
            </w:tabs>
          </w:pPr>
          <w:r>
            <w:rPr>
              <w:rFonts w:hint="eastAsia"/>
              <w:szCs w:val="32"/>
              <w:lang w:val="en-US" w:eastAsia="zh-CN"/>
            </w:rPr>
            <w:fldChar w:fldCharType="begin"/>
          </w:r>
          <w:r>
            <w:rPr>
              <w:rFonts w:hint="eastAsia"/>
              <w:szCs w:val="32"/>
              <w:lang w:val="en-US" w:eastAsia="zh-CN"/>
            </w:rPr>
            <w:instrText xml:space="preserve"> HYPERLINK \l _Toc2336 </w:instrText>
          </w:r>
          <w:r>
            <w:rPr>
              <w:rFonts w:hint="eastAsia"/>
              <w:szCs w:val="32"/>
              <w:lang w:val="en-US" w:eastAsia="zh-CN"/>
            </w:rPr>
            <w:fldChar w:fldCharType="separate"/>
          </w:r>
          <w:r>
            <w:rPr>
              <w:rFonts w:hint="default"/>
            </w:rPr>
            <w:t>1.3.1.</w:t>
          </w:r>
          <w:r>
            <w:rPr>
              <w:rFonts w:hint="eastAsia"/>
            </w:rPr>
            <w:t>AIMIOps-</w:t>
          </w:r>
          <w:r>
            <w:rPr>
              <w:rFonts w:hint="eastAsia"/>
              <w:lang w:val="en-US" w:eastAsia="zh-CN"/>
            </w:rPr>
            <w:t>GX-</w:t>
          </w:r>
          <w:r>
            <w:rPr>
              <w:rFonts w:hint="eastAsia"/>
            </w:rPr>
            <w:t>BR-F</w:t>
          </w:r>
          <w:r>
            <w:rPr>
              <w:rFonts w:hint="eastAsia"/>
              <w:lang w:val="en-US" w:eastAsia="zh-CN"/>
            </w:rPr>
            <w:t>-03</w:t>
          </w:r>
          <w:r>
            <w:rPr>
              <w:rFonts w:hint="eastAsia"/>
            </w:rPr>
            <w:t>-</w:t>
          </w:r>
          <w:r>
            <w:rPr>
              <w:rFonts w:hint="eastAsia"/>
              <w:lang w:val="en-US" w:eastAsia="zh-CN"/>
            </w:rPr>
            <w:t>001大修更新设备库</w:t>
          </w:r>
          <w:r>
            <w:tab/>
          </w:r>
          <w:r>
            <w:fldChar w:fldCharType="begin"/>
          </w:r>
          <w:r>
            <w:instrText xml:space="preserve"> PAGEREF _Toc2336 \h </w:instrText>
          </w:r>
          <w:r>
            <w:fldChar w:fldCharType="separate"/>
          </w:r>
          <w:r>
            <w:t>51</w:t>
          </w:r>
          <w:r>
            <w:fldChar w:fldCharType="end"/>
          </w:r>
          <w:r>
            <w:rPr>
              <w:rFonts w:hint="eastAsia"/>
              <w:szCs w:val="32"/>
              <w:lang w:val="en-US" w:eastAsia="zh-CN"/>
            </w:rPr>
            <w:fldChar w:fldCharType="end"/>
          </w:r>
        </w:p>
        <w:p>
          <w:pPr>
            <w:pStyle w:val="18"/>
            <w:tabs>
              <w:tab w:val="right" w:leader="dot" w:pos="9746"/>
            </w:tabs>
          </w:pPr>
          <w:r>
            <w:rPr>
              <w:rFonts w:hint="eastAsia"/>
              <w:szCs w:val="32"/>
              <w:lang w:val="en-US" w:eastAsia="zh-CN"/>
            </w:rPr>
            <w:fldChar w:fldCharType="begin"/>
          </w:r>
          <w:r>
            <w:rPr>
              <w:rFonts w:hint="eastAsia"/>
              <w:szCs w:val="32"/>
              <w:lang w:val="en-US" w:eastAsia="zh-CN"/>
            </w:rPr>
            <w:instrText xml:space="preserve"> HYPERLINK \l _Toc25793 </w:instrText>
          </w:r>
          <w:r>
            <w:rPr>
              <w:rFonts w:hint="eastAsia"/>
              <w:szCs w:val="32"/>
              <w:lang w:val="en-US" w:eastAsia="zh-CN"/>
            </w:rPr>
            <w:fldChar w:fldCharType="separate"/>
          </w:r>
          <w:r>
            <w:rPr>
              <w:rFonts w:hint="default"/>
            </w:rPr>
            <w:t>1.3.2.</w:t>
          </w:r>
          <w:r>
            <w:rPr>
              <w:rFonts w:hint="eastAsia"/>
            </w:rPr>
            <w:t>AIMIOps-</w:t>
          </w:r>
          <w:r>
            <w:rPr>
              <w:rFonts w:hint="eastAsia"/>
              <w:lang w:val="en-US" w:eastAsia="zh-CN"/>
            </w:rPr>
            <w:t>GX-</w:t>
          </w:r>
          <w:r>
            <w:rPr>
              <w:rFonts w:hint="eastAsia"/>
            </w:rPr>
            <w:t>BR-F</w:t>
          </w:r>
          <w:r>
            <w:rPr>
              <w:rFonts w:hint="eastAsia"/>
              <w:lang w:val="en-US" w:eastAsia="zh-CN"/>
            </w:rPr>
            <w:t>-03</w:t>
          </w:r>
          <w:r>
            <w:rPr>
              <w:rFonts w:hint="eastAsia"/>
            </w:rPr>
            <w:t>-</w:t>
          </w:r>
          <w:r>
            <w:rPr>
              <w:rFonts w:hint="eastAsia"/>
              <w:lang w:val="en-US" w:eastAsia="zh-CN"/>
            </w:rPr>
            <w:t>002风险等级改造策略</w:t>
          </w:r>
          <w:r>
            <w:tab/>
          </w:r>
          <w:r>
            <w:fldChar w:fldCharType="begin"/>
          </w:r>
          <w:r>
            <w:instrText xml:space="preserve"> PAGEREF _Toc25793 \h </w:instrText>
          </w:r>
          <w:r>
            <w:fldChar w:fldCharType="separate"/>
          </w:r>
          <w:r>
            <w:t>52</w:t>
          </w:r>
          <w:r>
            <w:fldChar w:fldCharType="end"/>
          </w:r>
          <w:r>
            <w:rPr>
              <w:rFonts w:hint="eastAsia"/>
              <w:szCs w:val="32"/>
              <w:lang w:val="en-US" w:eastAsia="zh-CN"/>
            </w:rPr>
            <w:fldChar w:fldCharType="end"/>
          </w:r>
        </w:p>
        <w:p>
          <w:pPr>
            <w:pStyle w:val="27"/>
            <w:tabs>
              <w:tab w:val="right" w:leader="dot" w:pos="9746"/>
            </w:tabs>
          </w:pPr>
          <w:r>
            <w:rPr>
              <w:rFonts w:hint="eastAsia"/>
              <w:szCs w:val="32"/>
              <w:lang w:val="en-US" w:eastAsia="zh-CN"/>
            </w:rPr>
            <w:fldChar w:fldCharType="begin"/>
          </w:r>
          <w:r>
            <w:rPr>
              <w:rFonts w:hint="eastAsia"/>
              <w:szCs w:val="32"/>
              <w:lang w:val="en-US" w:eastAsia="zh-CN"/>
            </w:rPr>
            <w:instrText xml:space="preserve"> HYPERLINK \l _Toc3294 </w:instrText>
          </w:r>
          <w:r>
            <w:rPr>
              <w:rFonts w:hint="eastAsia"/>
              <w:szCs w:val="32"/>
              <w:lang w:val="en-US" w:eastAsia="zh-CN"/>
            </w:rPr>
            <w:fldChar w:fldCharType="separate"/>
          </w:r>
          <w:r>
            <w:rPr>
              <w:rFonts w:hint="default"/>
              <w:lang w:val="en-US" w:eastAsia="zh-CN"/>
            </w:rPr>
            <w:t>1.4.</w:t>
          </w:r>
          <w:r>
            <w:rPr>
              <w:rFonts w:hint="eastAsia"/>
              <w:lang w:val="en-US" w:eastAsia="zh-CN"/>
            </w:rPr>
            <w:t>配置</w:t>
          </w:r>
          <w:r>
            <w:tab/>
          </w:r>
          <w:r>
            <w:fldChar w:fldCharType="begin"/>
          </w:r>
          <w:r>
            <w:instrText xml:space="preserve"> PAGEREF _Toc3294 \h </w:instrText>
          </w:r>
          <w:r>
            <w:fldChar w:fldCharType="separate"/>
          </w:r>
          <w:r>
            <w:t>62</w:t>
          </w:r>
          <w:r>
            <w:fldChar w:fldCharType="end"/>
          </w:r>
          <w:r>
            <w:rPr>
              <w:rFonts w:hint="eastAsia"/>
              <w:szCs w:val="32"/>
              <w:lang w:val="en-US" w:eastAsia="zh-CN"/>
            </w:rPr>
            <w:fldChar w:fldCharType="end"/>
          </w:r>
        </w:p>
        <w:p>
          <w:pPr>
            <w:pStyle w:val="18"/>
            <w:tabs>
              <w:tab w:val="right" w:leader="dot" w:pos="9746"/>
            </w:tabs>
          </w:pPr>
          <w:r>
            <w:rPr>
              <w:rFonts w:hint="eastAsia"/>
              <w:szCs w:val="32"/>
              <w:lang w:val="en-US" w:eastAsia="zh-CN"/>
            </w:rPr>
            <w:fldChar w:fldCharType="begin"/>
          </w:r>
          <w:r>
            <w:rPr>
              <w:rFonts w:hint="eastAsia"/>
              <w:szCs w:val="32"/>
              <w:lang w:val="en-US" w:eastAsia="zh-CN"/>
            </w:rPr>
            <w:instrText xml:space="preserve"> HYPERLINK \l _Toc23480 </w:instrText>
          </w:r>
          <w:r>
            <w:rPr>
              <w:rFonts w:hint="eastAsia"/>
              <w:szCs w:val="32"/>
              <w:lang w:val="en-US" w:eastAsia="zh-CN"/>
            </w:rPr>
            <w:fldChar w:fldCharType="separate"/>
          </w:r>
          <w:r>
            <w:rPr>
              <w:rFonts w:hint="default"/>
            </w:rPr>
            <w:t>1.4.1.</w:t>
          </w:r>
          <w:r>
            <w:rPr>
              <w:rFonts w:hint="eastAsia"/>
            </w:rPr>
            <w:t>AIMIOps-</w:t>
          </w:r>
          <w:r>
            <w:rPr>
              <w:rFonts w:hint="eastAsia"/>
              <w:lang w:val="en-US" w:eastAsia="zh-CN"/>
            </w:rPr>
            <w:t>GX-</w:t>
          </w:r>
          <w:r>
            <w:rPr>
              <w:rFonts w:hint="eastAsia"/>
            </w:rPr>
            <w:t>BR-F</w:t>
          </w:r>
          <w:r>
            <w:rPr>
              <w:rFonts w:hint="eastAsia"/>
              <w:lang w:val="en-US" w:eastAsia="zh-CN"/>
            </w:rPr>
            <w:t>-04</w:t>
          </w:r>
          <w:r>
            <w:rPr>
              <w:rFonts w:hint="eastAsia"/>
            </w:rPr>
            <w:t>-</w:t>
          </w:r>
          <w:r>
            <w:rPr>
              <w:rFonts w:hint="eastAsia"/>
              <w:lang w:val="en-US" w:eastAsia="zh-CN"/>
            </w:rPr>
            <w:t>001网络拓扑配置</w:t>
          </w:r>
          <w:r>
            <w:tab/>
          </w:r>
          <w:r>
            <w:fldChar w:fldCharType="begin"/>
          </w:r>
          <w:r>
            <w:instrText xml:space="preserve"> PAGEREF _Toc23480 \h </w:instrText>
          </w:r>
          <w:r>
            <w:fldChar w:fldCharType="separate"/>
          </w:r>
          <w:r>
            <w:t>62</w:t>
          </w:r>
          <w:r>
            <w:fldChar w:fldCharType="end"/>
          </w:r>
          <w:r>
            <w:rPr>
              <w:rFonts w:hint="eastAsia"/>
              <w:szCs w:val="32"/>
              <w:lang w:val="en-US" w:eastAsia="zh-CN"/>
            </w:rPr>
            <w:fldChar w:fldCharType="end"/>
          </w:r>
        </w:p>
        <w:p>
          <w:pPr>
            <w:pStyle w:val="18"/>
            <w:tabs>
              <w:tab w:val="right" w:leader="dot" w:pos="9746"/>
            </w:tabs>
          </w:pPr>
          <w:r>
            <w:rPr>
              <w:rFonts w:hint="eastAsia"/>
              <w:szCs w:val="32"/>
              <w:lang w:val="en-US" w:eastAsia="zh-CN"/>
            </w:rPr>
            <w:fldChar w:fldCharType="begin"/>
          </w:r>
          <w:r>
            <w:rPr>
              <w:rFonts w:hint="eastAsia"/>
              <w:szCs w:val="32"/>
              <w:lang w:val="en-US" w:eastAsia="zh-CN"/>
            </w:rPr>
            <w:instrText xml:space="preserve"> HYPERLINK \l _Toc28941 </w:instrText>
          </w:r>
          <w:r>
            <w:rPr>
              <w:rFonts w:hint="eastAsia"/>
              <w:szCs w:val="32"/>
              <w:lang w:val="en-US" w:eastAsia="zh-CN"/>
            </w:rPr>
            <w:fldChar w:fldCharType="separate"/>
          </w:r>
          <w:r>
            <w:rPr>
              <w:rFonts w:hint="default"/>
            </w:rPr>
            <w:t>1.4.2.</w:t>
          </w:r>
          <w:r>
            <w:rPr>
              <w:rFonts w:hint="eastAsia"/>
            </w:rPr>
            <w:t>AIMIOps-</w:t>
          </w:r>
          <w:r>
            <w:rPr>
              <w:rFonts w:hint="eastAsia"/>
              <w:lang w:val="en-US" w:eastAsia="zh-CN"/>
            </w:rPr>
            <w:t>GX-</w:t>
          </w:r>
          <w:r>
            <w:rPr>
              <w:rFonts w:hint="eastAsia"/>
            </w:rPr>
            <w:t>BR-F</w:t>
          </w:r>
          <w:r>
            <w:rPr>
              <w:rFonts w:hint="eastAsia"/>
              <w:lang w:val="en-US" w:eastAsia="zh-CN"/>
            </w:rPr>
            <w:t>-04</w:t>
          </w:r>
          <w:r>
            <w:rPr>
              <w:rFonts w:hint="eastAsia"/>
            </w:rPr>
            <w:t>-</w:t>
          </w:r>
          <w:r>
            <w:rPr>
              <w:rFonts w:hint="eastAsia"/>
              <w:lang w:val="en-US" w:eastAsia="zh-CN"/>
            </w:rPr>
            <w:t>002指标管理</w:t>
          </w:r>
          <w:r>
            <w:tab/>
          </w:r>
          <w:r>
            <w:fldChar w:fldCharType="begin"/>
          </w:r>
          <w:r>
            <w:instrText xml:space="preserve"> PAGEREF _Toc28941 \h </w:instrText>
          </w:r>
          <w:r>
            <w:fldChar w:fldCharType="separate"/>
          </w:r>
          <w:r>
            <w:t>63</w:t>
          </w:r>
          <w:r>
            <w:fldChar w:fldCharType="end"/>
          </w:r>
          <w:r>
            <w:rPr>
              <w:rFonts w:hint="eastAsia"/>
              <w:szCs w:val="32"/>
              <w:lang w:val="en-US" w:eastAsia="zh-CN"/>
            </w:rPr>
            <w:fldChar w:fldCharType="end"/>
          </w:r>
        </w:p>
        <w:p>
          <w:pPr>
            <w:pStyle w:val="18"/>
            <w:tabs>
              <w:tab w:val="right" w:leader="dot" w:pos="9746"/>
            </w:tabs>
          </w:pPr>
          <w:r>
            <w:rPr>
              <w:rFonts w:hint="eastAsia"/>
              <w:szCs w:val="32"/>
              <w:lang w:val="en-US" w:eastAsia="zh-CN"/>
            </w:rPr>
            <w:fldChar w:fldCharType="begin"/>
          </w:r>
          <w:r>
            <w:rPr>
              <w:rFonts w:hint="eastAsia"/>
              <w:szCs w:val="32"/>
              <w:lang w:val="en-US" w:eastAsia="zh-CN"/>
            </w:rPr>
            <w:instrText xml:space="preserve"> HYPERLINK \l _Toc25878 </w:instrText>
          </w:r>
          <w:r>
            <w:rPr>
              <w:rFonts w:hint="eastAsia"/>
              <w:szCs w:val="32"/>
              <w:lang w:val="en-US" w:eastAsia="zh-CN"/>
            </w:rPr>
            <w:fldChar w:fldCharType="separate"/>
          </w:r>
          <w:r>
            <w:rPr>
              <w:rFonts w:hint="default"/>
            </w:rPr>
            <w:t>1.4.3.</w:t>
          </w:r>
          <w:r>
            <w:rPr>
              <w:rFonts w:hint="eastAsia"/>
            </w:rPr>
            <w:t>AIMIOps-</w:t>
          </w:r>
          <w:r>
            <w:rPr>
              <w:rFonts w:hint="eastAsia"/>
              <w:lang w:val="en-US" w:eastAsia="zh-CN"/>
            </w:rPr>
            <w:t>GX-</w:t>
          </w:r>
          <w:r>
            <w:rPr>
              <w:rFonts w:hint="eastAsia"/>
            </w:rPr>
            <w:t>BR-F</w:t>
          </w:r>
          <w:r>
            <w:rPr>
              <w:rFonts w:hint="eastAsia"/>
              <w:lang w:val="en-US" w:eastAsia="zh-CN"/>
            </w:rPr>
            <w:t>-04</w:t>
          </w:r>
          <w:r>
            <w:rPr>
              <w:rFonts w:hint="eastAsia"/>
            </w:rPr>
            <w:t>-</w:t>
          </w:r>
          <w:r>
            <w:rPr>
              <w:rFonts w:hint="eastAsia"/>
              <w:lang w:val="en-US" w:eastAsia="zh-CN"/>
            </w:rPr>
            <w:t>003供电自动化拓扑</w:t>
          </w:r>
          <w:r>
            <w:tab/>
          </w:r>
          <w:r>
            <w:fldChar w:fldCharType="begin"/>
          </w:r>
          <w:r>
            <w:instrText xml:space="preserve"> PAGEREF _Toc25878 \h </w:instrText>
          </w:r>
          <w:r>
            <w:fldChar w:fldCharType="separate"/>
          </w:r>
          <w:r>
            <w:t>65</w:t>
          </w:r>
          <w:r>
            <w:fldChar w:fldCharType="end"/>
          </w:r>
          <w:r>
            <w:rPr>
              <w:rFonts w:hint="eastAsia"/>
              <w:szCs w:val="32"/>
              <w:lang w:val="en-US" w:eastAsia="zh-CN"/>
            </w:rPr>
            <w:fldChar w:fldCharType="end"/>
          </w:r>
        </w:p>
        <w:p>
          <w:pPr>
            <w:pStyle w:val="18"/>
            <w:tabs>
              <w:tab w:val="right" w:leader="dot" w:pos="9746"/>
            </w:tabs>
          </w:pPr>
          <w:r>
            <w:rPr>
              <w:rFonts w:hint="eastAsia"/>
              <w:szCs w:val="32"/>
              <w:lang w:val="en-US" w:eastAsia="zh-CN"/>
            </w:rPr>
            <w:fldChar w:fldCharType="begin"/>
          </w:r>
          <w:r>
            <w:rPr>
              <w:rFonts w:hint="eastAsia"/>
              <w:szCs w:val="32"/>
              <w:lang w:val="en-US" w:eastAsia="zh-CN"/>
            </w:rPr>
            <w:instrText xml:space="preserve"> HYPERLINK \l _Toc32723 </w:instrText>
          </w:r>
          <w:r>
            <w:rPr>
              <w:rFonts w:hint="eastAsia"/>
              <w:szCs w:val="32"/>
              <w:lang w:val="en-US" w:eastAsia="zh-CN"/>
            </w:rPr>
            <w:fldChar w:fldCharType="separate"/>
          </w:r>
          <w:r>
            <w:rPr>
              <w:rFonts w:hint="default"/>
            </w:rPr>
            <w:t>1.4.4.</w:t>
          </w:r>
          <w:r>
            <w:rPr>
              <w:rFonts w:hint="eastAsia"/>
            </w:rPr>
            <w:t>AIMIOps-</w:t>
          </w:r>
          <w:r>
            <w:rPr>
              <w:rFonts w:hint="eastAsia"/>
              <w:lang w:val="en-US" w:eastAsia="zh-CN"/>
            </w:rPr>
            <w:t>GX-</w:t>
          </w:r>
          <w:r>
            <w:rPr>
              <w:rFonts w:hint="eastAsia"/>
            </w:rPr>
            <w:t>BR-F</w:t>
          </w:r>
          <w:r>
            <w:rPr>
              <w:rFonts w:hint="eastAsia"/>
              <w:lang w:val="en-US" w:eastAsia="zh-CN"/>
            </w:rPr>
            <w:t>-04</w:t>
          </w:r>
          <w:r>
            <w:rPr>
              <w:rFonts w:hint="eastAsia"/>
            </w:rPr>
            <w:t>-</w:t>
          </w:r>
          <w:r>
            <w:rPr>
              <w:rFonts w:hint="eastAsia"/>
              <w:lang w:val="en-US" w:eastAsia="zh-CN"/>
            </w:rPr>
            <w:t>004拓扑评估</w:t>
          </w:r>
          <w:r>
            <w:tab/>
          </w:r>
          <w:r>
            <w:fldChar w:fldCharType="begin"/>
          </w:r>
          <w:r>
            <w:instrText xml:space="preserve"> PAGEREF _Toc32723 \h </w:instrText>
          </w:r>
          <w:r>
            <w:fldChar w:fldCharType="separate"/>
          </w:r>
          <w:r>
            <w:t>66</w:t>
          </w:r>
          <w:r>
            <w:fldChar w:fldCharType="end"/>
          </w:r>
          <w:r>
            <w:rPr>
              <w:rFonts w:hint="eastAsia"/>
              <w:szCs w:val="32"/>
              <w:lang w:val="en-US" w:eastAsia="zh-CN"/>
            </w:rPr>
            <w:fldChar w:fldCharType="end"/>
          </w:r>
        </w:p>
        <w:p>
          <w:pPr>
            <w:pStyle w:val="27"/>
            <w:tabs>
              <w:tab w:val="right" w:leader="dot" w:pos="9746"/>
            </w:tabs>
          </w:pPr>
          <w:r>
            <w:rPr>
              <w:rFonts w:hint="eastAsia"/>
              <w:szCs w:val="32"/>
              <w:lang w:val="en-US" w:eastAsia="zh-CN"/>
            </w:rPr>
            <w:fldChar w:fldCharType="begin"/>
          </w:r>
          <w:r>
            <w:rPr>
              <w:rFonts w:hint="eastAsia"/>
              <w:szCs w:val="32"/>
              <w:lang w:val="en-US" w:eastAsia="zh-CN"/>
            </w:rPr>
            <w:instrText xml:space="preserve"> HYPERLINK \l _Toc21059 </w:instrText>
          </w:r>
          <w:r>
            <w:rPr>
              <w:rFonts w:hint="eastAsia"/>
              <w:szCs w:val="32"/>
              <w:lang w:val="en-US" w:eastAsia="zh-CN"/>
            </w:rPr>
            <w:fldChar w:fldCharType="separate"/>
          </w:r>
          <w:r>
            <w:rPr>
              <w:rFonts w:hint="default"/>
              <w:lang w:val="en-US" w:eastAsia="zh-CN"/>
            </w:rPr>
            <w:t>1.5.</w:t>
          </w:r>
          <w:r>
            <w:rPr>
              <w:rFonts w:hint="eastAsia"/>
              <w:lang w:val="en-US" w:eastAsia="zh-CN"/>
            </w:rPr>
            <w:t>容量管理</w:t>
          </w:r>
          <w:r>
            <w:tab/>
          </w:r>
          <w:r>
            <w:fldChar w:fldCharType="begin"/>
          </w:r>
          <w:r>
            <w:instrText xml:space="preserve"> PAGEREF _Toc21059 \h </w:instrText>
          </w:r>
          <w:r>
            <w:fldChar w:fldCharType="separate"/>
          </w:r>
          <w:r>
            <w:t>70</w:t>
          </w:r>
          <w:r>
            <w:fldChar w:fldCharType="end"/>
          </w:r>
          <w:r>
            <w:rPr>
              <w:rFonts w:hint="eastAsia"/>
              <w:szCs w:val="32"/>
              <w:lang w:val="en-US" w:eastAsia="zh-CN"/>
            </w:rPr>
            <w:fldChar w:fldCharType="end"/>
          </w:r>
        </w:p>
        <w:p>
          <w:pPr>
            <w:pStyle w:val="18"/>
            <w:tabs>
              <w:tab w:val="right" w:leader="dot" w:pos="9746"/>
            </w:tabs>
          </w:pPr>
          <w:r>
            <w:rPr>
              <w:rFonts w:hint="eastAsia"/>
              <w:szCs w:val="32"/>
              <w:lang w:val="en-US" w:eastAsia="zh-CN"/>
            </w:rPr>
            <w:fldChar w:fldCharType="begin"/>
          </w:r>
          <w:r>
            <w:rPr>
              <w:rFonts w:hint="eastAsia"/>
              <w:szCs w:val="32"/>
              <w:lang w:val="en-US" w:eastAsia="zh-CN"/>
            </w:rPr>
            <w:instrText xml:space="preserve"> HYPERLINK \l _Toc7532 </w:instrText>
          </w:r>
          <w:r>
            <w:rPr>
              <w:rFonts w:hint="eastAsia"/>
              <w:szCs w:val="32"/>
              <w:lang w:val="en-US" w:eastAsia="zh-CN"/>
            </w:rPr>
            <w:fldChar w:fldCharType="separate"/>
          </w:r>
          <w:r>
            <w:rPr>
              <w:rFonts w:hint="default"/>
            </w:rPr>
            <w:t>1.5.1.</w:t>
          </w:r>
          <w:r>
            <w:rPr>
              <w:rFonts w:hint="eastAsia"/>
            </w:rPr>
            <w:t>AIMIOps-</w:t>
          </w:r>
          <w:r>
            <w:rPr>
              <w:rFonts w:hint="eastAsia"/>
              <w:lang w:val="en-US" w:eastAsia="zh-CN"/>
            </w:rPr>
            <w:t>GX-</w:t>
          </w:r>
          <w:r>
            <w:rPr>
              <w:rFonts w:hint="eastAsia"/>
            </w:rPr>
            <w:t>BR-F</w:t>
          </w:r>
          <w:r>
            <w:rPr>
              <w:rFonts w:hint="eastAsia"/>
              <w:lang w:val="en-US" w:eastAsia="zh-CN"/>
            </w:rPr>
            <w:t>-05</w:t>
          </w:r>
          <w:r>
            <w:rPr>
              <w:rFonts w:hint="eastAsia"/>
            </w:rPr>
            <w:t>-</w:t>
          </w:r>
          <w:r>
            <w:rPr>
              <w:rFonts w:hint="eastAsia"/>
              <w:lang w:val="en-US" w:eastAsia="zh-CN"/>
            </w:rPr>
            <w:t>001容量扩容策略</w:t>
          </w:r>
          <w:r>
            <w:tab/>
          </w:r>
          <w:r>
            <w:fldChar w:fldCharType="begin"/>
          </w:r>
          <w:r>
            <w:instrText xml:space="preserve"> PAGEREF _Toc7532 \h </w:instrText>
          </w:r>
          <w:r>
            <w:fldChar w:fldCharType="separate"/>
          </w:r>
          <w:r>
            <w:t>70</w:t>
          </w:r>
          <w:r>
            <w:fldChar w:fldCharType="end"/>
          </w:r>
          <w:r>
            <w:rPr>
              <w:rFonts w:hint="eastAsia"/>
              <w:szCs w:val="32"/>
              <w:lang w:val="en-US" w:eastAsia="zh-CN"/>
            </w:rPr>
            <w:fldChar w:fldCharType="end"/>
          </w:r>
        </w:p>
        <w:p>
          <w:pPr>
            <w:pStyle w:val="18"/>
            <w:tabs>
              <w:tab w:val="right" w:leader="dot" w:pos="9746"/>
            </w:tabs>
          </w:pPr>
          <w:r>
            <w:rPr>
              <w:rFonts w:hint="eastAsia"/>
              <w:szCs w:val="32"/>
              <w:lang w:val="en-US" w:eastAsia="zh-CN"/>
            </w:rPr>
            <w:fldChar w:fldCharType="begin"/>
          </w:r>
          <w:r>
            <w:rPr>
              <w:rFonts w:hint="eastAsia"/>
              <w:szCs w:val="32"/>
              <w:lang w:val="en-US" w:eastAsia="zh-CN"/>
            </w:rPr>
            <w:instrText xml:space="preserve"> HYPERLINK \l _Toc13622 </w:instrText>
          </w:r>
          <w:r>
            <w:rPr>
              <w:rFonts w:hint="eastAsia"/>
              <w:szCs w:val="32"/>
              <w:lang w:val="en-US" w:eastAsia="zh-CN"/>
            </w:rPr>
            <w:fldChar w:fldCharType="separate"/>
          </w:r>
          <w:r>
            <w:rPr>
              <w:rFonts w:hint="default"/>
            </w:rPr>
            <w:t>1.5.2.</w:t>
          </w:r>
          <w:r>
            <w:rPr>
              <w:rFonts w:hint="eastAsia"/>
            </w:rPr>
            <w:t>AIMIOps-</w:t>
          </w:r>
          <w:r>
            <w:rPr>
              <w:rFonts w:hint="eastAsia"/>
              <w:lang w:val="en-US" w:eastAsia="zh-CN"/>
            </w:rPr>
            <w:t>GX-</w:t>
          </w:r>
          <w:r>
            <w:rPr>
              <w:rFonts w:hint="eastAsia"/>
            </w:rPr>
            <w:t>BR-F</w:t>
          </w:r>
          <w:r>
            <w:rPr>
              <w:rFonts w:hint="eastAsia"/>
              <w:lang w:val="en-US" w:eastAsia="zh-CN"/>
            </w:rPr>
            <w:t>-05</w:t>
          </w:r>
          <w:r>
            <w:rPr>
              <w:rFonts w:hint="eastAsia"/>
            </w:rPr>
            <w:t>-</w:t>
          </w:r>
          <w:r>
            <w:rPr>
              <w:rFonts w:hint="eastAsia"/>
              <w:lang w:val="en-US" w:eastAsia="zh-CN"/>
            </w:rPr>
            <w:t>002用电预算预占</w:t>
          </w:r>
          <w:r>
            <w:tab/>
          </w:r>
          <w:r>
            <w:fldChar w:fldCharType="begin"/>
          </w:r>
          <w:r>
            <w:instrText xml:space="preserve"> PAGEREF _Toc13622 \h </w:instrText>
          </w:r>
          <w:r>
            <w:fldChar w:fldCharType="separate"/>
          </w:r>
          <w:r>
            <w:t>74</w:t>
          </w:r>
          <w:r>
            <w:fldChar w:fldCharType="end"/>
          </w:r>
          <w:r>
            <w:rPr>
              <w:rFonts w:hint="eastAsia"/>
              <w:szCs w:val="32"/>
              <w:lang w:val="en-US" w:eastAsia="zh-CN"/>
            </w:rPr>
            <w:fldChar w:fldCharType="end"/>
          </w:r>
        </w:p>
        <w:p>
          <w:pPr>
            <w:pStyle w:val="18"/>
            <w:tabs>
              <w:tab w:val="right" w:leader="dot" w:pos="9746"/>
            </w:tabs>
          </w:pPr>
          <w:r>
            <w:rPr>
              <w:rFonts w:hint="eastAsia"/>
              <w:szCs w:val="32"/>
              <w:lang w:val="en-US" w:eastAsia="zh-CN"/>
            </w:rPr>
            <w:fldChar w:fldCharType="begin"/>
          </w:r>
          <w:r>
            <w:rPr>
              <w:rFonts w:hint="eastAsia"/>
              <w:szCs w:val="32"/>
              <w:lang w:val="en-US" w:eastAsia="zh-CN"/>
            </w:rPr>
            <w:instrText xml:space="preserve"> HYPERLINK \l _Toc32757 </w:instrText>
          </w:r>
          <w:r>
            <w:rPr>
              <w:rFonts w:hint="eastAsia"/>
              <w:szCs w:val="32"/>
              <w:lang w:val="en-US" w:eastAsia="zh-CN"/>
            </w:rPr>
            <w:fldChar w:fldCharType="separate"/>
          </w:r>
          <w:r>
            <w:rPr>
              <w:rFonts w:hint="default"/>
            </w:rPr>
            <w:t>1.5.3.</w:t>
          </w:r>
          <w:r>
            <w:rPr>
              <w:rFonts w:hint="eastAsia"/>
            </w:rPr>
            <w:t>AIMIOps-</w:t>
          </w:r>
          <w:r>
            <w:rPr>
              <w:rFonts w:hint="eastAsia"/>
              <w:lang w:val="en-US" w:eastAsia="zh-CN"/>
            </w:rPr>
            <w:t>GX-</w:t>
          </w:r>
          <w:r>
            <w:rPr>
              <w:rFonts w:hint="eastAsia"/>
            </w:rPr>
            <w:t>BR-F</w:t>
          </w:r>
          <w:r>
            <w:rPr>
              <w:rFonts w:hint="eastAsia"/>
              <w:lang w:val="en-US" w:eastAsia="zh-CN"/>
            </w:rPr>
            <w:t>-05</w:t>
          </w:r>
          <w:r>
            <w:rPr>
              <w:rFonts w:hint="eastAsia"/>
            </w:rPr>
            <w:t>-</w:t>
          </w:r>
          <w:r>
            <w:rPr>
              <w:rFonts w:hint="eastAsia"/>
              <w:lang w:val="en-US" w:eastAsia="zh-CN"/>
            </w:rPr>
            <w:t>003容量仿真</w:t>
          </w:r>
          <w:r>
            <w:tab/>
          </w:r>
          <w:r>
            <w:fldChar w:fldCharType="begin"/>
          </w:r>
          <w:r>
            <w:instrText xml:space="preserve"> PAGEREF _Toc32757 \h </w:instrText>
          </w:r>
          <w:r>
            <w:fldChar w:fldCharType="separate"/>
          </w:r>
          <w:r>
            <w:t>82</w:t>
          </w:r>
          <w:r>
            <w:fldChar w:fldCharType="end"/>
          </w:r>
          <w:r>
            <w:rPr>
              <w:rFonts w:hint="eastAsia"/>
              <w:szCs w:val="32"/>
              <w:lang w:val="en-US" w:eastAsia="zh-CN"/>
            </w:rPr>
            <w:fldChar w:fldCharType="end"/>
          </w:r>
        </w:p>
        <w:p>
          <w:pPr>
            <w:pStyle w:val="27"/>
            <w:tabs>
              <w:tab w:val="right" w:leader="dot" w:pos="9746"/>
            </w:tabs>
          </w:pPr>
          <w:r>
            <w:rPr>
              <w:rFonts w:hint="eastAsia"/>
              <w:szCs w:val="32"/>
              <w:lang w:val="en-US" w:eastAsia="zh-CN"/>
            </w:rPr>
            <w:fldChar w:fldCharType="begin"/>
          </w:r>
          <w:r>
            <w:rPr>
              <w:rFonts w:hint="eastAsia"/>
              <w:szCs w:val="32"/>
              <w:lang w:val="en-US" w:eastAsia="zh-CN"/>
            </w:rPr>
            <w:instrText xml:space="preserve"> HYPERLINK \l _Toc12179 </w:instrText>
          </w:r>
          <w:r>
            <w:rPr>
              <w:rFonts w:hint="eastAsia"/>
              <w:szCs w:val="32"/>
              <w:lang w:val="en-US" w:eastAsia="zh-CN"/>
            </w:rPr>
            <w:fldChar w:fldCharType="separate"/>
          </w:r>
          <w:r>
            <w:rPr>
              <w:rFonts w:hint="default"/>
              <w:lang w:val="en-US" w:eastAsia="zh-CN"/>
            </w:rPr>
            <w:t>1.6.</w:t>
          </w:r>
          <w:r>
            <w:rPr>
              <w:rFonts w:hint="eastAsia"/>
              <w:lang w:val="en-US" w:eastAsia="zh-CN"/>
            </w:rPr>
            <w:t>综合监控</w:t>
          </w:r>
          <w:r>
            <w:tab/>
          </w:r>
          <w:r>
            <w:fldChar w:fldCharType="begin"/>
          </w:r>
          <w:r>
            <w:instrText xml:space="preserve"> PAGEREF _Toc12179 \h </w:instrText>
          </w:r>
          <w:r>
            <w:fldChar w:fldCharType="separate"/>
          </w:r>
          <w:r>
            <w:t>83</w:t>
          </w:r>
          <w:r>
            <w:fldChar w:fldCharType="end"/>
          </w:r>
          <w:r>
            <w:rPr>
              <w:rFonts w:hint="eastAsia"/>
              <w:szCs w:val="32"/>
              <w:lang w:val="en-US" w:eastAsia="zh-CN"/>
            </w:rPr>
            <w:fldChar w:fldCharType="end"/>
          </w:r>
        </w:p>
        <w:p>
          <w:pPr>
            <w:pStyle w:val="18"/>
            <w:tabs>
              <w:tab w:val="right" w:leader="dot" w:pos="9746"/>
            </w:tabs>
          </w:pPr>
          <w:r>
            <w:rPr>
              <w:rFonts w:hint="eastAsia"/>
              <w:szCs w:val="32"/>
              <w:lang w:val="en-US" w:eastAsia="zh-CN"/>
            </w:rPr>
            <w:fldChar w:fldCharType="begin"/>
          </w:r>
          <w:r>
            <w:rPr>
              <w:rFonts w:hint="eastAsia"/>
              <w:szCs w:val="32"/>
              <w:lang w:val="en-US" w:eastAsia="zh-CN"/>
            </w:rPr>
            <w:instrText xml:space="preserve"> HYPERLINK \l _Toc24213 </w:instrText>
          </w:r>
          <w:r>
            <w:rPr>
              <w:rFonts w:hint="eastAsia"/>
              <w:szCs w:val="32"/>
              <w:lang w:val="en-US" w:eastAsia="zh-CN"/>
            </w:rPr>
            <w:fldChar w:fldCharType="separate"/>
          </w:r>
          <w:r>
            <w:rPr>
              <w:rFonts w:hint="default"/>
            </w:rPr>
            <w:t>1.6.1.</w:t>
          </w:r>
          <w:r>
            <w:rPr>
              <w:rFonts w:hint="eastAsia"/>
            </w:rPr>
            <w:t>AIMIOps-</w:t>
          </w:r>
          <w:r>
            <w:rPr>
              <w:rFonts w:hint="eastAsia"/>
              <w:lang w:val="en-US" w:eastAsia="zh-CN"/>
            </w:rPr>
            <w:t>GX-</w:t>
          </w:r>
          <w:r>
            <w:rPr>
              <w:rFonts w:hint="eastAsia"/>
            </w:rPr>
            <w:t>BR-F</w:t>
          </w:r>
          <w:r>
            <w:rPr>
              <w:rFonts w:hint="eastAsia"/>
              <w:lang w:val="en-US" w:eastAsia="zh-CN"/>
            </w:rPr>
            <w:t>-06</w:t>
          </w:r>
          <w:r>
            <w:rPr>
              <w:rFonts w:hint="eastAsia"/>
            </w:rPr>
            <w:t>-</w:t>
          </w:r>
          <w:r>
            <w:rPr>
              <w:rFonts w:hint="eastAsia"/>
              <w:lang w:val="en-US" w:eastAsia="zh-CN"/>
            </w:rPr>
            <w:t>001图像管理</w:t>
          </w:r>
          <w:r>
            <w:tab/>
          </w:r>
          <w:r>
            <w:fldChar w:fldCharType="begin"/>
          </w:r>
          <w:r>
            <w:instrText xml:space="preserve"> PAGEREF _Toc24213 \h </w:instrText>
          </w:r>
          <w:r>
            <w:fldChar w:fldCharType="separate"/>
          </w:r>
          <w:r>
            <w:t>83</w:t>
          </w:r>
          <w:r>
            <w:fldChar w:fldCharType="end"/>
          </w:r>
          <w:r>
            <w:rPr>
              <w:rFonts w:hint="eastAsia"/>
              <w:szCs w:val="32"/>
              <w:lang w:val="en-US" w:eastAsia="zh-CN"/>
            </w:rPr>
            <w:fldChar w:fldCharType="end"/>
          </w:r>
        </w:p>
        <w:p>
          <w:pPr>
            <w:pStyle w:val="27"/>
            <w:tabs>
              <w:tab w:val="right" w:leader="dot" w:pos="9746"/>
            </w:tabs>
          </w:pPr>
          <w:r>
            <w:rPr>
              <w:rFonts w:hint="eastAsia"/>
              <w:szCs w:val="32"/>
              <w:lang w:val="en-US" w:eastAsia="zh-CN"/>
            </w:rPr>
            <w:fldChar w:fldCharType="begin"/>
          </w:r>
          <w:r>
            <w:rPr>
              <w:rFonts w:hint="eastAsia"/>
              <w:szCs w:val="32"/>
              <w:lang w:val="en-US" w:eastAsia="zh-CN"/>
            </w:rPr>
            <w:instrText xml:space="preserve"> HYPERLINK \l _Toc4017 </w:instrText>
          </w:r>
          <w:r>
            <w:rPr>
              <w:rFonts w:hint="eastAsia"/>
              <w:szCs w:val="32"/>
              <w:lang w:val="en-US" w:eastAsia="zh-CN"/>
            </w:rPr>
            <w:fldChar w:fldCharType="separate"/>
          </w:r>
          <w:r>
            <w:rPr>
              <w:rFonts w:hint="default"/>
              <w:lang w:val="en-US" w:eastAsia="zh-CN"/>
            </w:rPr>
            <w:t>1.7.</w:t>
          </w:r>
          <w:r>
            <w:rPr>
              <w:rFonts w:hint="eastAsia"/>
              <w:lang w:val="en-US" w:eastAsia="zh-CN"/>
            </w:rPr>
            <w:t>报表管理</w:t>
          </w:r>
          <w:r>
            <w:tab/>
          </w:r>
          <w:r>
            <w:fldChar w:fldCharType="begin"/>
          </w:r>
          <w:r>
            <w:instrText xml:space="preserve"> PAGEREF _Toc4017 \h </w:instrText>
          </w:r>
          <w:r>
            <w:fldChar w:fldCharType="separate"/>
          </w:r>
          <w:r>
            <w:t>85</w:t>
          </w:r>
          <w:r>
            <w:fldChar w:fldCharType="end"/>
          </w:r>
          <w:r>
            <w:rPr>
              <w:rFonts w:hint="eastAsia"/>
              <w:szCs w:val="32"/>
              <w:lang w:val="en-US" w:eastAsia="zh-CN"/>
            </w:rPr>
            <w:fldChar w:fldCharType="end"/>
          </w:r>
        </w:p>
        <w:p>
          <w:pPr>
            <w:pStyle w:val="27"/>
            <w:tabs>
              <w:tab w:val="right" w:leader="dot" w:pos="9746"/>
            </w:tabs>
          </w:pPr>
          <w:r>
            <w:rPr>
              <w:rFonts w:hint="eastAsia"/>
              <w:szCs w:val="32"/>
              <w:lang w:val="en-US" w:eastAsia="zh-CN"/>
            </w:rPr>
            <w:fldChar w:fldCharType="begin"/>
          </w:r>
          <w:r>
            <w:rPr>
              <w:rFonts w:hint="eastAsia"/>
              <w:szCs w:val="32"/>
              <w:lang w:val="en-US" w:eastAsia="zh-CN"/>
            </w:rPr>
            <w:instrText xml:space="preserve"> HYPERLINK \l _Toc6888 </w:instrText>
          </w:r>
          <w:r>
            <w:rPr>
              <w:rFonts w:hint="eastAsia"/>
              <w:szCs w:val="32"/>
              <w:lang w:val="en-US" w:eastAsia="zh-CN"/>
            </w:rPr>
            <w:fldChar w:fldCharType="separate"/>
          </w:r>
          <w:r>
            <w:rPr>
              <w:rFonts w:hint="default"/>
              <w:lang w:val="en-US" w:eastAsia="zh-CN"/>
            </w:rPr>
            <w:t>1.8.</w:t>
          </w:r>
          <w:r>
            <w:rPr>
              <w:rFonts w:hint="eastAsia"/>
              <w:lang w:val="en-US" w:eastAsia="zh-CN"/>
            </w:rPr>
            <w:t>综合监控-网络拓扑</w:t>
          </w:r>
          <w:r>
            <w:tab/>
          </w:r>
          <w:r>
            <w:fldChar w:fldCharType="begin"/>
          </w:r>
          <w:r>
            <w:instrText xml:space="preserve"> PAGEREF _Toc6888 \h </w:instrText>
          </w:r>
          <w:r>
            <w:fldChar w:fldCharType="separate"/>
          </w:r>
          <w:r>
            <w:t>87</w:t>
          </w:r>
          <w:r>
            <w:fldChar w:fldCharType="end"/>
          </w:r>
          <w:r>
            <w:rPr>
              <w:rFonts w:hint="eastAsia"/>
              <w:szCs w:val="32"/>
              <w:lang w:val="en-US" w:eastAsia="zh-CN"/>
            </w:rPr>
            <w:fldChar w:fldCharType="end"/>
          </w:r>
        </w:p>
        <w:p>
          <w:pPr>
            <w:pStyle w:val="27"/>
            <w:tabs>
              <w:tab w:val="right" w:leader="dot" w:pos="9746"/>
            </w:tabs>
          </w:pPr>
          <w:r>
            <w:rPr>
              <w:rFonts w:hint="eastAsia"/>
              <w:szCs w:val="32"/>
              <w:lang w:val="en-US" w:eastAsia="zh-CN"/>
            </w:rPr>
            <w:fldChar w:fldCharType="begin"/>
          </w:r>
          <w:r>
            <w:rPr>
              <w:rFonts w:hint="eastAsia"/>
              <w:szCs w:val="32"/>
              <w:lang w:val="en-US" w:eastAsia="zh-CN"/>
            </w:rPr>
            <w:instrText xml:space="preserve"> HYPERLINK \l _Toc21200 </w:instrText>
          </w:r>
          <w:r>
            <w:rPr>
              <w:rFonts w:hint="eastAsia"/>
              <w:szCs w:val="32"/>
              <w:lang w:val="en-US" w:eastAsia="zh-CN"/>
            </w:rPr>
            <w:fldChar w:fldCharType="separate"/>
          </w:r>
          <w:r>
            <w:rPr>
              <w:rFonts w:hint="eastAsia"/>
              <w:lang w:val="en-US" w:eastAsia="zh-CN"/>
            </w:rPr>
            <w:t>附录1：动环设备类型与综资设备类型对应关系表</w:t>
          </w:r>
          <w:r>
            <w:tab/>
          </w:r>
          <w:r>
            <w:fldChar w:fldCharType="begin"/>
          </w:r>
          <w:r>
            <w:instrText xml:space="preserve"> PAGEREF _Toc21200 \h </w:instrText>
          </w:r>
          <w:r>
            <w:fldChar w:fldCharType="separate"/>
          </w:r>
          <w:r>
            <w:t>87</w:t>
          </w:r>
          <w:r>
            <w:fldChar w:fldCharType="end"/>
          </w:r>
          <w:r>
            <w:rPr>
              <w:rFonts w:hint="eastAsia"/>
              <w:szCs w:val="32"/>
              <w:lang w:val="en-US" w:eastAsia="zh-CN"/>
            </w:rPr>
            <w:fldChar w:fldCharType="end"/>
          </w:r>
        </w:p>
        <w:p>
          <w:pPr>
            <w:jc w:val="center"/>
            <w:rPr>
              <w:rFonts w:hint="eastAsia"/>
              <w:sz w:val="32"/>
              <w:szCs w:val="32"/>
              <w:lang w:val="en-US" w:eastAsia="zh-CN"/>
            </w:rPr>
          </w:pPr>
          <w:r>
            <w:rPr>
              <w:rFonts w:hint="eastAsia"/>
              <w:szCs w:val="32"/>
              <w:lang w:val="en-US" w:eastAsia="zh-CN"/>
            </w:rPr>
            <w:fldChar w:fldCharType="end"/>
          </w:r>
        </w:p>
      </w:sdtContent>
    </w:sdt>
    <w:p>
      <w:r>
        <w:br w:type="page"/>
      </w:r>
    </w:p>
    <w:p>
      <w:pPr>
        <w:pStyle w:val="2"/>
        <w:bidi w:val="0"/>
        <w:rPr>
          <w:rFonts w:hint="default"/>
          <w:lang w:val="en-US" w:eastAsia="zh-CN"/>
        </w:rPr>
      </w:pPr>
      <w:bookmarkStart w:id="0" w:name="_Toc8512"/>
      <w:r>
        <w:rPr>
          <w:rFonts w:hint="eastAsia"/>
          <w:lang w:val="en-US" w:eastAsia="zh-CN"/>
        </w:rPr>
        <w:t>功能需求</w:t>
      </w:r>
      <w:bookmarkEnd w:id="0"/>
    </w:p>
    <w:p>
      <w:pPr>
        <w:pStyle w:val="4"/>
        <w:bidi w:val="0"/>
        <w:rPr>
          <w:rFonts w:hint="default"/>
          <w:lang w:val="en-US" w:eastAsia="zh-CN"/>
        </w:rPr>
      </w:pPr>
      <w:bookmarkStart w:id="1" w:name="_Toc19407"/>
      <w:r>
        <w:rPr>
          <w:rFonts w:hint="eastAsia"/>
          <w:lang w:val="en-US" w:eastAsia="zh-CN"/>
        </w:rPr>
        <w:t>运维管理</w:t>
      </w:r>
      <w:bookmarkEnd w:id="1"/>
    </w:p>
    <w:p>
      <w:pPr>
        <w:pStyle w:val="5"/>
      </w:pPr>
      <w:bookmarkStart w:id="2" w:name="_Toc11725"/>
      <w:r>
        <w:rPr>
          <w:rFonts w:hint="eastAsia"/>
        </w:rPr>
        <w:t>AIMIOps-</w:t>
      </w:r>
      <w:r>
        <w:rPr>
          <w:rFonts w:hint="eastAsia"/>
          <w:lang w:val="en-US" w:eastAsia="zh-CN"/>
        </w:rPr>
        <w:t>GX-</w:t>
      </w:r>
      <w:r>
        <w:rPr>
          <w:rFonts w:hint="eastAsia"/>
        </w:rPr>
        <w:t>BR-F-</w:t>
      </w:r>
      <w:r>
        <w:rPr>
          <w:rFonts w:hint="eastAsia"/>
          <w:lang w:val="en-US" w:eastAsia="zh-CN"/>
        </w:rPr>
        <w:t>01-001动环设备IP库</w:t>
      </w:r>
      <w:bookmarkEnd w:id="2"/>
    </w:p>
    <w:tbl>
      <w:tblPr>
        <w:tblStyle w:val="32"/>
        <w:tblW w:w="996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9"/>
        <w:gridCol w:w="1324"/>
        <w:gridCol w:w="384"/>
        <w:gridCol w:w="1296"/>
        <w:gridCol w:w="3091"/>
        <w:gridCol w:w="1173"/>
        <w:gridCol w:w="17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shd w:val="clear" w:color="auto" w:fill="BFBFBF"/>
          </w:tcPr>
          <w:p>
            <w:pPr>
              <w:pStyle w:val="16"/>
              <w:rPr>
                <w:sz w:val="22"/>
                <w:szCs w:val="22"/>
              </w:rPr>
            </w:pPr>
            <w:r>
              <w:rPr>
                <w:rFonts w:hint="eastAsia"/>
                <w:sz w:val="22"/>
                <w:szCs w:val="22"/>
              </w:rPr>
              <w:t>用户(Actor)</w:t>
            </w:r>
          </w:p>
        </w:tc>
        <w:tc>
          <w:tcPr>
            <w:tcW w:w="6341" w:type="dxa"/>
            <w:gridSpan w:val="4"/>
            <w:shd w:val="clear" w:color="auto" w:fill="BFBFBF"/>
          </w:tcPr>
          <w:p>
            <w:pPr>
              <w:pStyle w:val="16"/>
              <w:rPr>
                <w:rFonts w:hint="default" w:eastAsia="宋体"/>
                <w:sz w:val="22"/>
                <w:szCs w:val="22"/>
                <w:lang w:val="en-US" w:eastAsia="zh-CN"/>
              </w:rPr>
            </w:pPr>
            <w:r>
              <w:rPr>
                <w:rFonts w:hint="eastAsia"/>
                <w:sz w:val="22"/>
                <w:szCs w:val="22"/>
              </w:rPr>
              <w:t>平台</w:t>
            </w:r>
            <w:r>
              <w:rPr>
                <w:rFonts w:hint="eastAsia"/>
                <w:sz w:val="22"/>
                <w:szCs w:val="22"/>
                <w:lang w:val="en-US" w:eastAsia="zh-CN"/>
              </w:rPr>
              <w:t>广西动环工作台</w:t>
            </w:r>
          </w:p>
        </w:tc>
        <w:tc>
          <w:tcPr>
            <w:tcW w:w="995" w:type="dxa"/>
            <w:shd w:val="clear" w:color="auto" w:fill="BFBFBF"/>
          </w:tcPr>
          <w:p>
            <w:pPr>
              <w:pStyle w:val="16"/>
              <w:rPr>
                <w:sz w:val="22"/>
                <w:szCs w:val="22"/>
              </w:rPr>
            </w:pPr>
            <w:r>
              <w:rPr>
                <w:rFonts w:hint="eastAsia"/>
                <w:sz w:val="22"/>
                <w:szCs w:val="22"/>
              </w:rPr>
              <w:t>版本</w:t>
            </w:r>
          </w:p>
        </w:tc>
        <w:tc>
          <w:tcPr>
            <w:tcW w:w="1504" w:type="dxa"/>
            <w:shd w:val="clear" w:color="auto" w:fill="BFBFBF"/>
          </w:tcPr>
          <w:p>
            <w:pPr>
              <w:pStyle w:val="16"/>
              <w:rPr>
                <w:rFonts w:hint="default" w:eastAsia="宋体"/>
                <w:sz w:val="22"/>
                <w:szCs w:val="22"/>
                <w:lang w:val="en-US" w:eastAsia="zh-CN"/>
              </w:rPr>
            </w:pPr>
            <w:r>
              <w:rPr>
                <w:rFonts w:hint="eastAsia"/>
                <w:sz w:val="22"/>
                <w:szCs w:val="22"/>
                <w:lang w:val="en-US" w:eastAsia="zh-CN"/>
              </w:rPr>
              <w:t>V1.0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shd w:val="clear" w:color="auto" w:fill="auto"/>
          </w:tcPr>
          <w:p>
            <w:pPr>
              <w:pStyle w:val="16"/>
              <w:rPr>
                <w:sz w:val="22"/>
                <w:szCs w:val="22"/>
              </w:rPr>
            </w:pPr>
            <w:r>
              <w:rPr>
                <w:rFonts w:hint="eastAsia"/>
                <w:sz w:val="22"/>
                <w:szCs w:val="22"/>
              </w:rPr>
              <w:t>需求</w:t>
            </w:r>
            <w:r>
              <w:rPr>
                <w:sz w:val="22"/>
                <w:szCs w:val="22"/>
              </w:rPr>
              <w:t>描述</w:t>
            </w:r>
          </w:p>
        </w:tc>
        <w:tc>
          <w:tcPr>
            <w:tcW w:w="8840" w:type="dxa"/>
            <w:gridSpan w:val="6"/>
            <w:shd w:val="clear" w:color="auto" w:fill="auto"/>
          </w:tcPr>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lang w:val="en-US" w:eastAsia="zh-CN"/>
              </w:rPr>
            </w:pPr>
            <w:r>
              <w:rPr>
                <w:rFonts w:hint="eastAsia"/>
                <w:b/>
                <w:bCs/>
                <w:lang w:val="en-US" w:eastAsia="zh-CN"/>
              </w:rPr>
              <w:t>功能背景</w:t>
            </w:r>
            <w:r>
              <w:rPr>
                <w:rFonts w:hint="eastAsia"/>
                <w:lang w:val="en-US" w:eastAsia="zh-CN"/>
              </w:rPr>
              <w:t>：由动环平台替代手工报表，对广西全区的动环IP进行管理。包括对全区动环IP的记录与维护。同时还能对动环设备IP的新增、修改、入网、退网等操作进行线上流程管理。流程审批通过后，自动更新IP库中的状态信息，以提升IP库的数据准确性、数据更新的及时性与IP分配查找的便捷性。</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lang w:val="en-US" w:eastAsia="zh-CN"/>
              </w:rPr>
            </w:pPr>
            <w:r>
              <w:rPr>
                <w:rFonts w:hint="eastAsia"/>
                <w:b/>
                <w:bCs/>
                <w:lang w:val="en-US" w:eastAsia="zh-CN"/>
              </w:rPr>
              <w:t>功能位置</w:t>
            </w:r>
            <w:r>
              <w:rPr>
                <w:rFonts w:hint="eastAsia"/>
                <w:lang w:val="en-US" w:eastAsia="zh-CN"/>
              </w:rPr>
              <w:t>：运维管理——网络——动环设备IP库</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lang w:val="en-US" w:eastAsia="zh-CN"/>
              </w:rPr>
            </w:pPr>
            <w:r>
              <w:rPr>
                <w:rFonts w:hint="eastAsia"/>
                <w:b/>
                <w:bCs/>
                <w:lang w:val="en-US" w:eastAsia="zh-CN"/>
              </w:rPr>
              <w:t>数据来源</w:t>
            </w:r>
            <w:r>
              <w:rPr>
                <w:rFonts w:hint="eastAsia"/>
                <w:lang w:val="en-US" w:eastAsia="zh-CN"/>
              </w:rPr>
              <w:t>：由省动环管理员手动维护</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lang w:val="en-US" w:eastAsia="zh-CN"/>
              </w:rPr>
            </w:pPr>
            <w:r>
              <w:rPr>
                <w:rFonts w:hint="eastAsia"/>
                <w:b/>
                <w:bCs/>
                <w:lang w:val="en-US" w:eastAsia="zh-CN"/>
              </w:rPr>
              <w:t>功能权限</w:t>
            </w:r>
            <w:r>
              <w:rPr>
                <w:rFonts w:hint="eastAsia"/>
                <w:lang w:val="en-US" w:eastAsia="zh-CN"/>
              </w:rPr>
              <w:t>：该功能只开放给省级管理员，省级管理员可查看、编辑、导入、导出、删除</w:t>
            </w:r>
            <w:r>
              <w:commentReference w:id="0"/>
            </w:r>
            <w:r>
              <w:rPr>
                <w:rFonts w:hint="eastAsia"/>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lang w:val="en-US" w:eastAsia="zh-CN"/>
              </w:rPr>
            </w:pPr>
            <w:r>
              <w:rPr>
                <w:rFonts w:hint="eastAsia"/>
                <w:lang w:val="en-US" w:eastAsia="zh-CN"/>
              </w:rPr>
              <w:t>筛选条件：</w:t>
            </w:r>
          </w:p>
          <w:p>
            <w:pPr>
              <w:keepNext w:val="0"/>
              <w:keepLines w:val="0"/>
              <w:pageBreakBefore w:val="0"/>
              <w:widowControl w:val="0"/>
              <w:numPr>
                <w:ilvl w:val="0"/>
                <w:numId w:val="11"/>
              </w:numPr>
              <w:kinsoku/>
              <w:wordWrap/>
              <w:overflowPunct/>
              <w:topLinePunct w:val="0"/>
              <w:autoSpaceDE/>
              <w:autoSpaceDN/>
              <w:bidi w:val="0"/>
              <w:adjustRightInd/>
              <w:snapToGrid/>
              <w:ind w:left="420" w:leftChars="0" w:hanging="420" w:firstLineChars="0"/>
              <w:textAlignment w:val="auto"/>
              <w:rPr>
                <w:rFonts w:hint="eastAsia"/>
                <w:lang w:val="en-US" w:eastAsia="zh-CN"/>
              </w:rPr>
            </w:pPr>
            <w:r>
              <w:rPr>
                <w:rFonts w:hint="eastAsia"/>
                <w:lang w:val="en-US" w:eastAsia="zh-CN"/>
              </w:rPr>
              <w:t>地市：广西所有地市，默认全选</w:t>
            </w:r>
          </w:p>
          <w:p>
            <w:pPr>
              <w:keepNext w:val="0"/>
              <w:keepLines w:val="0"/>
              <w:pageBreakBefore w:val="0"/>
              <w:widowControl w:val="0"/>
              <w:numPr>
                <w:ilvl w:val="0"/>
                <w:numId w:val="11"/>
              </w:numPr>
              <w:kinsoku/>
              <w:wordWrap/>
              <w:overflowPunct/>
              <w:topLinePunct w:val="0"/>
              <w:autoSpaceDE/>
              <w:autoSpaceDN/>
              <w:bidi w:val="0"/>
              <w:adjustRightInd/>
              <w:snapToGrid/>
              <w:ind w:left="420" w:leftChars="0" w:hanging="420" w:firstLineChars="0"/>
              <w:textAlignment w:val="auto"/>
              <w:rPr>
                <w:rFonts w:hint="default"/>
                <w:lang w:val="en-US" w:eastAsia="zh-CN"/>
              </w:rPr>
            </w:pPr>
            <w:r>
              <w:rPr>
                <w:rFonts w:hint="eastAsia"/>
                <w:lang w:val="en-US" w:eastAsia="zh-CN"/>
              </w:rPr>
              <w:t>动环监控系统类别：枚举——局房动环、基站动环</w:t>
            </w:r>
            <w:r>
              <w:commentReference w:id="1"/>
            </w:r>
            <w:r>
              <w:rPr>
                <w:rFonts w:hint="eastAsia"/>
                <w:lang w:val="en-US" w:eastAsia="zh-CN"/>
              </w:rPr>
              <w:t>，默认全选</w:t>
            </w:r>
          </w:p>
          <w:p>
            <w:pPr>
              <w:keepNext w:val="0"/>
              <w:keepLines w:val="0"/>
              <w:pageBreakBefore w:val="0"/>
              <w:widowControl w:val="0"/>
              <w:numPr>
                <w:ilvl w:val="0"/>
                <w:numId w:val="11"/>
              </w:numPr>
              <w:kinsoku/>
              <w:wordWrap/>
              <w:overflowPunct/>
              <w:topLinePunct w:val="0"/>
              <w:autoSpaceDE/>
              <w:autoSpaceDN/>
              <w:bidi w:val="0"/>
              <w:adjustRightInd/>
              <w:snapToGrid/>
              <w:ind w:left="420" w:leftChars="0" w:hanging="420" w:firstLineChars="0"/>
              <w:textAlignment w:val="auto"/>
              <w:rPr>
                <w:rFonts w:hint="default"/>
                <w:lang w:val="en-US" w:eastAsia="zh-CN"/>
              </w:rPr>
            </w:pPr>
            <w:r>
              <w:rPr>
                <w:rFonts w:hint="eastAsia"/>
                <w:lang w:val="en-US" w:eastAsia="zh-CN"/>
              </w:rPr>
              <w:t>局房名称：枚举——关联已导入信息中的“局房名称”字段，默认全选。导入新增信息新增局房信息时，能自动更新筛选条件的枚举值</w:t>
            </w:r>
          </w:p>
          <w:p>
            <w:pPr>
              <w:keepNext w:val="0"/>
              <w:keepLines w:val="0"/>
              <w:pageBreakBefore w:val="0"/>
              <w:widowControl w:val="0"/>
              <w:numPr>
                <w:ilvl w:val="0"/>
                <w:numId w:val="11"/>
              </w:numPr>
              <w:kinsoku/>
              <w:wordWrap/>
              <w:overflowPunct/>
              <w:topLinePunct w:val="0"/>
              <w:autoSpaceDE/>
              <w:autoSpaceDN/>
              <w:bidi w:val="0"/>
              <w:adjustRightInd/>
              <w:snapToGrid/>
              <w:ind w:left="420" w:leftChars="0" w:hanging="420" w:firstLineChars="0"/>
              <w:textAlignment w:val="auto"/>
              <w:rPr>
                <w:rFonts w:hint="eastAsia"/>
                <w:lang w:val="en-US" w:eastAsia="zh-CN"/>
              </w:rPr>
            </w:pPr>
            <w:r>
              <w:rPr>
                <w:rFonts w:hint="eastAsia"/>
                <w:lang w:val="en-US" w:eastAsia="zh-CN"/>
              </w:rPr>
              <w:t>站点名称：关联空间资源信息</w:t>
            </w:r>
          </w:p>
          <w:p>
            <w:pPr>
              <w:keepNext w:val="0"/>
              <w:keepLines w:val="0"/>
              <w:pageBreakBefore w:val="0"/>
              <w:widowControl w:val="0"/>
              <w:numPr>
                <w:ilvl w:val="0"/>
                <w:numId w:val="11"/>
              </w:numPr>
              <w:kinsoku/>
              <w:wordWrap/>
              <w:overflowPunct/>
              <w:topLinePunct w:val="0"/>
              <w:autoSpaceDE/>
              <w:autoSpaceDN/>
              <w:bidi w:val="0"/>
              <w:adjustRightInd/>
              <w:snapToGrid/>
              <w:ind w:left="420" w:leftChars="0" w:hanging="420" w:firstLineChars="0"/>
              <w:textAlignment w:val="auto"/>
              <w:rPr>
                <w:rFonts w:hint="default"/>
                <w:highlight w:val="none"/>
                <w:lang w:val="en-US" w:eastAsia="zh-CN"/>
              </w:rPr>
            </w:pPr>
            <w:r>
              <w:rPr>
                <w:rFonts w:hint="eastAsia"/>
                <w:highlight w:val="none"/>
                <w:lang w:val="en-US" w:eastAsia="zh-CN"/>
              </w:rPr>
              <w:t>站点类型：枚举——数据中心、通信机楼、传输节点、通信基站，默认全选</w:t>
            </w:r>
          </w:p>
          <w:p>
            <w:pPr>
              <w:keepNext w:val="0"/>
              <w:keepLines w:val="0"/>
              <w:pageBreakBefore w:val="0"/>
              <w:widowControl w:val="0"/>
              <w:numPr>
                <w:ilvl w:val="0"/>
                <w:numId w:val="11"/>
              </w:numPr>
              <w:kinsoku/>
              <w:wordWrap/>
              <w:overflowPunct/>
              <w:topLinePunct w:val="0"/>
              <w:autoSpaceDE/>
              <w:autoSpaceDN/>
              <w:bidi w:val="0"/>
              <w:adjustRightInd/>
              <w:snapToGrid/>
              <w:ind w:left="420" w:leftChars="0" w:hanging="420" w:firstLineChars="0"/>
              <w:textAlignment w:val="auto"/>
              <w:rPr>
                <w:rFonts w:hint="eastAsia"/>
                <w:lang w:val="en-US" w:eastAsia="zh-CN"/>
              </w:rPr>
            </w:pPr>
            <w:r>
              <w:rPr>
                <w:rFonts w:hint="eastAsia"/>
                <w:lang w:val="en-US" w:eastAsia="zh-CN"/>
              </w:rPr>
              <w:t>机房名称：关联空间资源信息</w:t>
            </w:r>
          </w:p>
          <w:p>
            <w:pPr>
              <w:keepNext w:val="0"/>
              <w:keepLines w:val="0"/>
              <w:pageBreakBefore w:val="0"/>
              <w:widowControl w:val="0"/>
              <w:numPr>
                <w:ilvl w:val="0"/>
                <w:numId w:val="11"/>
              </w:numPr>
              <w:kinsoku/>
              <w:wordWrap/>
              <w:overflowPunct/>
              <w:topLinePunct w:val="0"/>
              <w:autoSpaceDE/>
              <w:autoSpaceDN/>
              <w:bidi w:val="0"/>
              <w:adjustRightInd/>
              <w:snapToGrid/>
              <w:ind w:left="420" w:leftChars="0" w:hanging="420" w:firstLineChars="0"/>
              <w:textAlignment w:val="auto"/>
              <w:rPr>
                <w:rFonts w:hint="default"/>
                <w:lang w:val="en-US" w:eastAsia="zh-CN"/>
              </w:rPr>
            </w:pPr>
            <w:r>
              <w:rPr>
                <w:rFonts w:hint="eastAsia"/>
                <w:lang w:val="en-US" w:eastAsia="zh-CN"/>
              </w:rPr>
              <w:t>设备类型：</w:t>
            </w:r>
            <w:r>
              <w:rPr>
                <w:rFonts w:hint="eastAsia"/>
                <w:highlight w:val="none"/>
                <w:lang w:val="en-US" w:eastAsia="zh-CN"/>
              </w:rPr>
              <w:t>枚举——</w:t>
            </w:r>
            <w:r>
              <w:rPr>
                <w:rFonts w:hint="eastAsia"/>
                <w:lang w:val="en-US" w:eastAsia="zh-CN"/>
              </w:rPr>
              <w:t>服务器,磁盘阵列,交换机,监控主机,业务台,FSU,图像设备,智能门禁,工控机，默认全选</w:t>
            </w:r>
          </w:p>
          <w:p>
            <w:pPr>
              <w:keepNext w:val="0"/>
              <w:keepLines w:val="0"/>
              <w:pageBreakBefore w:val="0"/>
              <w:widowControl w:val="0"/>
              <w:numPr>
                <w:ilvl w:val="0"/>
                <w:numId w:val="11"/>
              </w:numPr>
              <w:kinsoku/>
              <w:wordWrap/>
              <w:overflowPunct/>
              <w:topLinePunct w:val="0"/>
              <w:autoSpaceDE/>
              <w:autoSpaceDN/>
              <w:bidi w:val="0"/>
              <w:adjustRightInd/>
              <w:snapToGrid/>
              <w:ind w:left="420" w:leftChars="0" w:hanging="420" w:firstLineChars="0"/>
              <w:textAlignment w:val="auto"/>
              <w:rPr>
                <w:rFonts w:hint="default"/>
                <w:lang w:val="en-US" w:eastAsia="zh-CN"/>
              </w:rPr>
            </w:pPr>
            <w:r>
              <w:rPr>
                <w:rFonts w:hint="eastAsia"/>
                <w:lang w:val="en-US" w:eastAsia="zh-CN"/>
              </w:rPr>
              <w:t>IP占用情况：枚举值——在线、离线、空闲，默认全选</w:t>
            </w:r>
          </w:p>
          <w:p>
            <w:pPr>
              <w:keepNext w:val="0"/>
              <w:keepLines w:val="0"/>
              <w:pageBreakBefore w:val="0"/>
              <w:widowControl w:val="0"/>
              <w:numPr>
                <w:ilvl w:val="0"/>
                <w:numId w:val="11"/>
              </w:numPr>
              <w:kinsoku/>
              <w:wordWrap/>
              <w:overflowPunct/>
              <w:topLinePunct w:val="0"/>
              <w:autoSpaceDE/>
              <w:autoSpaceDN/>
              <w:bidi w:val="0"/>
              <w:adjustRightInd/>
              <w:snapToGrid/>
              <w:ind w:left="420" w:leftChars="0" w:hanging="420" w:firstLineChars="0"/>
              <w:textAlignment w:val="auto"/>
              <w:rPr>
                <w:rFonts w:hint="default"/>
                <w:lang w:val="en-US" w:eastAsia="zh-CN"/>
              </w:rPr>
            </w:pPr>
            <w:r>
              <w:rPr>
                <w:rFonts w:hint="eastAsia"/>
                <w:lang w:val="en-US" w:eastAsia="zh-CN"/>
              </w:rPr>
              <w:t>IP：支持IP模糊查找</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lang w:val="en-US" w:eastAsia="zh-CN"/>
              </w:rPr>
            </w:pPr>
            <w:r>
              <w:rPr>
                <w:rFonts w:hint="eastAsia"/>
                <w:lang w:val="en-US" w:eastAsia="zh-CN"/>
              </w:rPr>
              <w:t>查询结果字段如下，查询结果支持导出。</w:t>
            </w:r>
          </w:p>
          <w:tbl>
            <w:tblPr>
              <w:tblStyle w:val="33"/>
              <w:tblW w:w="862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11"/>
              <w:gridCol w:w="581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11" w:type="dxa"/>
                  <w:shd w:val="clear" w:color="auto" w:fill="BEBEBE" w:themeFill="background1" w:themeFillShade="BF"/>
                </w:tcPr>
                <w:p>
                  <w:pPr>
                    <w:numPr>
                      <w:ilvl w:val="0"/>
                      <w:numId w:val="0"/>
                    </w:numPr>
                    <w:jc w:val="center"/>
                    <w:rPr>
                      <w:rFonts w:hint="default"/>
                      <w:b w:val="0"/>
                      <w:bCs w:val="0"/>
                      <w:vertAlign w:val="baseline"/>
                      <w:lang w:val="en-US" w:eastAsia="zh-CN"/>
                    </w:rPr>
                  </w:pPr>
                  <w:r>
                    <w:rPr>
                      <w:rFonts w:hint="eastAsia"/>
                      <w:b w:val="0"/>
                      <w:bCs w:val="0"/>
                      <w:vertAlign w:val="baseline"/>
                      <w:lang w:val="en-US" w:eastAsia="zh-CN"/>
                    </w:rPr>
                    <w:t>字段</w:t>
                  </w:r>
                </w:p>
              </w:tc>
              <w:tc>
                <w:tcPr>
                  <w:tcW w:w="5813" w:type="dxa"/>
                  <w:shd w:val="clear" w:color="auto" w:fill="BEBEBE" w:themeFill="background1" w:themeFillShade="BF"/>
                </w:tcPr>
                <w:p>
                  <w:pPr>
                    <w:numPr>
                      <w:ilvl w:val="0"/>
                      <w:numId w:val="0"/>
                    </w:numPr>
                    <w:jc w:val="center"/>
                    <w:rPr>
                      <w:rFonts w:hint="default"/>
                      <w:b w:val="0"/>
                      <w:bCs w:val="0"/>
                      <w:vertAlign w:val="baseline"/>
                      <w:lang w:val="en-US" w:eastAsia="zh-CN"/>
                    </w:rPr>
                  </w:pPr>
                  <w:r>
                    <w:rPr>
                      <w:rFonts w:hint="eastAsia"/>
                      <w:b w:val="0"/>
                      <w:bCs w:val="0"/>
                      <w:vertAlign w:val="baseline"/>
                      <w:lang w:val="en-US" w:eastAsia="zh-CN"/>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11" w:type="dxa"/>
                  <w:vAlign w:val="center"/>
                </w:tcPr>
                <w:p>
                  <w:pPr>
                    <w:numPr>
                      <w:ilvl w:val="0"/>
                      <w:numId w:val="0"/>
                    </w:numPr>
                    <w:rPr>
                      <w:rFonts w:hint="default"/>
                      <w:highlight w:val="none"/>
                      <w:vertAlign w:val="baseline"/>
                      <w:lang w:val="en-US" w:eastAsia="zh-CN"/>
                    </w:rPr>
                  </w:pPr>
                  <w:r>
                    <w:rPr>
                      <w:rFonts w:hint="eastAsia"/>
                      <w:highlight w:val="none"/>
                      <w:vertAlign w:val="baseline"/>
                      <w:lang w:val="en-US" w:eastAsia="zh-CN"/>
                    </w:rPr>
                    <w:t>地市</w:t>
                  </w:r>
                </w:p>
              </w:tc>
              <w:tc>
                <w:tcPr>
                  <w:tcW w:w="5813" w:type="dxa"/>
                </w:tcPr>
                <w:p>
                  <w:pPr>
                    <w:numPr>
                      <w:ilvl w:val="0"/>
                      <w:numId w:val="0"/>
                    </w:numPr>
                    <w:rPr>
                      <w:rFonts w:hint="default"/>
                      <w:highlight w:val="none"/>
                      <w:vertAlign w:val="baseline"/>
                      <w:lang w:val="en-US" w:eastAsia="zh-CN"/>
                    </w:rPr>
                  </w:pPr>
                  <w:r>
                    <w:rPr>
                      <w:rFonts w:hint="eastAsia"/>
                      <w:highlight w:val="none"/>
                      <w:vertAlign w:val="baseline"/>
                      <w:lang w:val="en-US" w:eastAsia="zh-CN"/>
                    </w:rPr>
                    <w:t>自动关联筛选条件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11" w:type="dxa"/>
                  <w:vAlign w:val="top"/>
                </w:tcPr>
                <w:p>
                  <w:pPr>
                    <w:numPr>
                      <w:ilvl w:val="0"/>
                      <w:numId w:val="0"/>
                    </w:numPr>
                    <w:ind w:left="0" w:leftChars="0" w:firstLine="0" w:firstLineChars="0"/>
                    <w:rPr>
                      <w:rFonts w:hint="default"/>
                      <w:vertAlign w:val="baseline"/>
                      <w:lang w:val="en-US" w:eastAsia="zh-CN"/>
                    </w:rPr>
                  </w:pPr>
                  <w:r>
                    <w:rPr>
                      <w:rFonts w:hint="eastAsia"/>
                      <w:vertAlign w:val="baseline"/>
                      <w:lang w:val="en-US" w:eastAsia="zh-CN"/>
                    </w:rPr>
                    <w:t>IP</w:t>
                  </w:r>
                </w:p>
              </w:tc>
              <w:tc>
                <w:tcPr>
                  <w:tcW w:w="5813" w:type="dxa"/>
                  <w:vAlign w:val="top"/>
                </w:tcPr>
                <w:p>
                  <w:pPr>
                    <w:numPr>
                      <w:ilvl w:val="0"/>
                      <w:numId w:val="0"/>
                    </w:numPr>
                    <w:ind w:left="0" w:leftChars="0" w:firstLine="0" w:firstLineChars="0"/>
                    <w:rPr>
                      <w:rFonts w:hint="default"/>
                      <w:vertAlign w:val="baseline"/>
                      <w:lang w:val="en-US" w:eastAsia="zh-CN"/>
                    </w:rPr>
                  </w:pPr>
                  <w:r>
                    <w:rPr>
                      <w:rFonts w:hint="eastAsia"/>
                      <w:highlight w:val="none"/>
                      <w:vertAlign w:val="baseline"/>
                      <w:lang w:val="en-US" w:eastAsia="zh-CN"/>
                    </w:rPr>
                    <w:t>自动关联筛选条件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11" w:type="dxa"/>
                  <w:vAlign w:val="top"/>
                </w:tcPr>
                <w:p>
                  <w:pPr>
                    <w:numPr>
                      <w:ilvl w:val="0"/>
                      <w:numId w:val="0"/>
                    </w:numPr>
                    <w:ind w:left="0" w:leftChars="0" w:firstLine="0" w:firstLineChars="0"/>
                    <w:rPr>
                      <w:rFonts w:hint="eastAsia"/>
                      <w:vertAlign w:val="baseline"/>
                      <w:lang w:val="en-US" w:eastAsia="zh-CN"/>
                    </w:rPr>
                  </w:pPr>
                  <w:r>
                    <w:rPr>
                      <w:rFonts w:hint="eastAsia"/>
                      <w:vertAlign w:val="baseline"/>
                      <w:lang w:val="en-US" w:eastAsia="zh-CN"/>
                    </w:rPr>
                    <w:t>子网掩码</w:t>
                  </w:r>
                </w:p>
              </w:tc>
              <w:tc>
                <w:tcPr>
                  <w:tcW w:w="5813" w:type="dxa"/>
                  <w:vAlign w:val="top"/>
                </w:tcPr>
                <w:p>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自动关联筛选条件，可编辑输入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11" w:type="dxa"/>
                  <w:vAlign w:val="top"/>
                </w:tcPr>
                <w:p>
                  <w:pPr>
                    <w:numPr>
                      <w:ilvl w:val="0"/>
                      <w:numId w:val="0"/>
                    </w:numPr>
                    <w:ind w:left="0" w:leftChars="0" w:firstLine="0" w:firstLineChars="0"/>
                    <w:rPr>
                      <w:rFonts w:hint="eastAsia"/>
                      <w:vertAlign w:val="baseline"/>
                      <w:lang w:val="en-US" w:eastAsia="zh-CN"/>
                    </w:rPr>
                  </w:pPr>
                  <w:r>
                    <w:rPr>
                      <w:rFonts w:hint="eastAsia"/>
                      <w:vertAlign w:val="baseline"/>
                      <w:lang w:val="en-US" w:eastAsia="zh-CN"/>
                    </w:rPr>
                    <w:t>网关</w:t>
                  </w:r>
                </w:p>
              </w:tc>
              <w:tc>
                <w:tcPr>
                  <w:tcW w:w="5813" w:type="dxa"/>
                  <w:vAlign w:val="top"/>
                </w:tcPr>
                <w:p>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自动关联筛选条件，可编辑输入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11" w:type="dxa"/>
                  <w:vAlign w:val="top"/>
                </w:tcPr>
                <w:p>
                  <w:pPr>
                    <w:numPr>
                      <w:ilvl w:val="0"/>
                      <w:numId w:val="0"/>
                    </w:numPr>
                    <w:ind w:left="0" w:leftChars="0" w:firstLine="0" w:firstLineChars="0"/>
                    <w:rPr>
                      <w:rFonts w:hint="eastAsia"/>
                      <w:vertAlign w:val="baseline"/>
                      <w:lang w:val="en-US" w:eastAsia="zh-CN"/>
                    </w:rPr>
                  </w:pPr>
                  <w:r>
                    <w:rPr>
                      <w:rFonts w:hint="eastAsia"/>
                      <w:vertAlign w:val="baseline"/>
                      <w:lang w:val="en-US" w:eastAsia="zh-CN"/>
                    </w:rPr>
                    <w:t>VLAN</w:t>
                  </w:r>
                </w:p>
              </w:tc>
              <w:tc>
                <w:tcPr>
                  <w:tcW w:w="5813" w:type="dxa"/>
                  <w:vAlign w:val="top"/>
                </w:tcPr>
                <w:p>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自动关联筛选条件，可编辑输入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811" w:type="dxa"/>
                  <w:vAlign w:val="top"/>
                </w:tcPr>
                <w:p>
                  <w:pPr>
                    <w:numPr>
                      <w:ilvl w:val="0"/>
                      <w:numId w:val="0"/>
                    </w:numPr>
                    <w:ind w:left="0" w:leftChars="0" w:firstLine="0" w:firstLineChars="0"/>
                    <w:rPr>
                      <w:rFonts w:hint="default"/>
                      <w:highlight w:val="none"/>
                      <w:vertAlign w:val="baseline"/>
                      <w:lang w:val="en-US" w:eastAsia="zh-CN"/>
                    </w:rPr>
                  </w:pPr>
                  <w:r>
                    <w:rPr>
                      <w:rFonts w:hint="eastAsia"/>
                      <w:vertAlign w:val="baseline"/>
                      <w:lang w:val="en-US" w:eastAsia="zh-CN"/>
                    </w:rPr>
                    <w:t>站点名称</w:t>
                  </w:r>
                </w:p>
              </w:tc>
              <w:tc>
                <w:tcPr>
                  <w:tcW w:w="5813" w:type="dxa"/>
                  <w:vAlign w:val="top"/>
                </w:tcPr>
                <w:p>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自动关联筛选条件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811" w:type="dxa"/>
                  <w:vAlign w:val="top"/>
                </w:tcPr>
                <w:p>
                  <w:pPr>
                    <w:numPr>
                      <w:ilvl w:val="0"/>
                      <w:numId w:val="0"/>
                    </w:numPr>
                    <w:ind w:left="0" w:leftChars="0" w:firstLine="0" w:firstLineChars="0"/>
                    <w:rPr>
                      <w:rFonts w:hint="default"/>
                      <w:vertAlign w:val="baseline"/>
                      <w:lang w:val="en-US" w:eastAsia="zh-CN"/>
                    </w:rPr>
                  </w:pPr>
                  <w:r>
                    <w:rPr>
                      <w:rFonts w:hint="eastAsia"/>
                      <w:vertAlign w:val="baseline"/>
                      <w:lang w:val="en-US" w:eastAsia="zh-CN"/>
                    </w:rPr>
                    <w:t>站点类型</w:t>
                  </w:r>
                </w:p>
              </w:tc>
              <w:tc>
                <w:tcPr>
                  <w:tcW w:w="5813" w:type="dxa"/>
                  <w:vAlign w:val="top"/>
                </w:tcPr>
                <w:p>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自动关联筛选条件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811" w:type="dxa"/>
                  <w:vAlign w:val="top"/>
                </w:tcPr>
                <w:p>
                  <w:pPr>
                    <w:numPr>
                      <w:ilvl w:val="0"/>
                      <w:numId w:val="0"/>
                    </w:numPr>
                    <w:ind w:left="0" w:leftChars="0" w:firstLine="0" w:firstLineChars="0"/>
                    <w:rPr>
                      <w:rFonts w:hint="default"/>
                      <w:vertAlign w:val="baseline"/>
                      <w:lang w:val="en-US" w:eastAsia="zh-CN"/>
                    </w:rPr>
                  </w:pPr>
                  <w:r>
                    <w:rPr>
                      <w:rFonts w:hint="eastAsia"/>
                      <w:vertAlign w:val="baseline"/>
                      <w:lang w:val="en-US" w:eastAsia="zh-CN"/>
                    </w:rPr>
                    <w:t>机房名称</w:t>
                  </w:r>
                </w:p>
              </w:tc>
              <w:tc>
                <w:tcPr>
                  <w:tcW w:w="5813" w:type="dxa"/>
                  <w:vAlign w:val="top"/>
                </w:tcPr>
                <w:p>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自动关联筛选条件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811" w:type="dxa"/>
                  <w:vAlign w:val="top"/>
                </w:tcPr>
                <w:p>
                  <w:pPr>
                    <w:numPr>
                      <w:ilvl w:val="0"/>
                      <w:numId w:val="0"/>
                    </w:numPr>
                    <w:ind w:left="0" w:leftChars="0" w:firstLine="0" w:firstLineChars="0"/>
                    <w:rPr>
                      <w:rFonts w:hint="default"/>
                      <w:vertAlign w:val="baseline"/>
                      <w:lang w:val="en-US" w:eastAsia="zh-CN"/>
                    </w:rPr>
                  </w:pPr>
                  <w:r>
                    <w:rPr>
                      <w:rFonts w:hint="eastAsia"/>
                      <w:vertAlign w:val="baseline"/>
                      <w:lang w:val="en-US" w:eastAsia="zh-CN"/>
                    </w:rPr>
                    <w:t>设备类型</w:t>
                  </w:r>
                </w:p>
              </w:tc>
              <w:tc>
                <w:tcPr>
                  <w:tcW w:w="5813" w:type="dxa"/>
                  <w:vAlign w:val="top"/>
                </w:tcPr>
                <w:p>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自动关联筛选条件，可编辑，下拉选择枚举值：</w:t>
                  </w:r>
                  <w:r>
                    <w:rPr>
                      <w:rFonts w:hint="eastAsia"/>
                      <w:lang w:val="en-US" w:eastAsia="zh-CN"/>
                    </w:rPr>
                    <w:t>服务器,磁盘阵列,交换机,监控主机,业务台,FSU,图像设备,智能门禁,工控机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811" w:type="dxa"/>
                  <w:vAlign w:val="top"/>
                </w:tcPr>
                <w:p>
                  <w:pPr>
                    <w:numPr>
                      <w:ilvl w:val="0"/>
                      <w:numId w:val="0"/>
                    </w:numPr>
                    <w:ind w:left="0" w:leftChars="0" w:firstLine="0" w:firstLineChars="0"/>
                    <w:rPr>
                      <w:rFonts w:hint="default"/>
                      <w:vertAlign w:val="baseline"/>
                      <w:lang w:val="en-US" w:eastAsia="zh-CN"/>
                    </w:rPr>
                  </w:pPr>
                  <w:r>
                    <w:rPr>
                      <w:rFonts w:hint="eastAsia"/>
                      <w:vertAlign w:val="baseline"/>
                      <w:lang w:val="en-US" w:eastAsia="zh-CN"/>
                    </w:rPr>
                    <w:t>设备名称</w:t>
                  </w:r>
                </w:p>
              </w:tc>
              <w:tc>
                <w:tcPr>
                  <w:tcW w:w="5813" w:type="dxa"/>
                  <w:vAlign w:val="top"/>
                </w:tcPr>
                <w:p>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自动关联筛选条件，可编辑输入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811" w:type="dxa"/>
                  <w:vAlign w:val="top"/>
                </w:tcPr>
                <w:p>
                  <w:pPr>
                    <w:numPr>
                      <w:ilvl w:val="0"/>
                      <w:numId w:val="0"/>
                    </w:numPr>
                    <w:ind w:left="0" w:leftChars="0" w:firstLine="0" w:firstLineChars="0"/>
                    <w:rPr>
                      <w:rFonts w:hint="default"/>
                      <w:vertAlign w:val="baseline"/>
                      <w:lang w:val="en-US" w:eastAsia="zh-CN"/>
                    </w:rPr>
                  </w:pPr>
                  <w:r>
                    <w:rPr>
                      <w:rFonts w:hint="eastAsia"/>
                      <w:vertAlign w:val="baseline"/>
                      <w:lang w:val="en-US" w:eastAsia="zh-CN"/>
                    </w:rPr>
                    <w:t>IP占用情况</w:t>
                  </w:r>
                </w:p>
              </w:tc>
              <w:tc>
                <w:tcPr>
                  <w:tcW w:w="5813" w:type="dxa"/>
                  <w:vAlign w:val="top"/>
                </w:tcPr>
                <w:p>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自动关联筛选条件，可编辑，下拉选择枚举值：</w:t>
                  </w:r>
                  <w:r>
                    <w:rPr>
                      <w:rFonts w:hint="eastAsia"/>
                      <w:lang w:val="en-US" w:eastAsia="zh-CN"/>
                    </w:rPr>
                    <w:t>在线、离线、空闲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811" w:type="dxa"/>
                  <w:vAlign w:val="top"/>
                </w:tcPr>
                <w:p>
                  <w:pPr>
                    <w:numPr>
                      <w:ilvl w:val="0"/>
                      <w:numId w:val="0"/>
                    </w:numPr>
                    <w:ind w:left="0" w:leftChars="0" w:firstLine="0" w:firstLineChars="0"/>
                    <w:rPr>
                      <w:rFonts w:hint="default"/>
                      <w:vertAlign w:val="baseline"/>
                      <w:lang w:val="en-US" w:eastAsia="zh-CN"/>
                    </w:rPr>
                  </w:pPr>
                  <w:r>
                    <w:rPr>
                      <w:rFonts w:hint="eastAsia"/>
                      <w:vertAlign w:val="baseline"/>
                      <w:lang w:val="en-US" w:eastAsia="zh-CN"/>
                    </w:rPr>
                    <w:t>设备厂家</w:t>
                  </w:r>
                </w:p>
              </w:tc>
              <w:tc>
                <w:tcPr>
                  <w:tcW w:w="5813" w:type="dxa"/>
                  <w:vAlign w:val="top"/>
                </w:tcPr>
                <w:p>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自动关联筛选条件，可编辑输入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811" w:type="dxa"/>
                  <w:vAlign w:val="top"/>
                </w:tcPr>
                <w:p>
                  <w:pPr>
                    <w:numPr>
                      <w:ilvl w:val="0"/>
                      <w:numId w:val="0"/>
                    </w:numPr>
                    <w:ind w:left="0" w:leftChars="0" w:firstLine="0" w:firstLineChars="0"/>
                    <w:rPr>
                      <w:rFonts w:hint="default"/>
                      <w:vertAlign w:val="baseline"/>
                      <w:lang w:val="en-US" w:eastAsia="zh-CN"/>
                    </w:rPr>
                  </w:pPr>
                  <w:r>
                    <w:rPr>
                      <w:rFonts w:hint="eastAsia"/>
                      <w:vertAlign w:val="baseline"/>
                      <w:lang w:val="en-US" w:eastAsia="zh-CN"/>
                    </w:rPr>
                    <w:t>动环监控系统类别</w:t>
                  </w:r>
                </w:p>
              </w:tc>
              <w:tc>
                <w:tcPr>
                  <w:tcW w:w="5813" w:type="dxa"/>
                  <w:vAlign w:val="top"/>
                </w:tcPr>
                <w:p>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自动关联筛选条件，可编辑，下拉选择枚举值：局房动环、基站动环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811" w:type="dxa"/>
                  <w:vAlign w:val="top"/>
                </w:tcPr>
                <w:p>
                  <w:pPr>
                    <w:numPr>
                      <w:ilvl w:val="0"/>
                      <w:numId w:val="0"/>
                    </w:numPr>
                    <w:ind w:left="0" w:leftChars="0" w:firstLine="0" w:firstLineChars="0"/>
                    <w:rPr>
                      <w:rFonts w:hint="default"/>
                      <w:vertAlign w:val="baseline"/>
                      <w:lang w:val="en-US" w:eastAsia="zh-CN"/>
                    </w:rPr>
                  </w:pPr>
                  <w:r>
                    <w:rPr>
                      <w:rFonts w:hint="eastAsia"/>
                      <w:vertAlign w:val="baseline"/>
                      <w:lang w:val="en-US" w:eastAsia="zh-CN"/>
                    </w:rPr>
                    <w:t>局房名称</w:t>
                  </w:r>
                </w:p>
              </w:tc>
              <w:tc>
                <w:tcPr>
                  <w:tcW w:w="5813" w:type="dxa"/>
                  <w:vAlign w:val="top"/>
                </w:tcPr>
                <w:p>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自动关联筛选条件，可编辑输入。动环监控系统类别选择基站动环时，不允许编辑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811" w:type="dxa"/>
                  <w:vAlign w:val="top"/>
                </w:tcPr>
                <w:p>
                  <w:pPr>
                    <w:numPr>
                      <w:ilvl w:val="0"/>
                      <w:numId w:val="0"/>
                    </w:numPr>
                    <w:ind w:left="0" w:leftChars="0" w:firstLine="0" w:firstLineChars="0"/>
                    <w:rPr>
                      <w:rFonts w:hint="default"/>
                      <w:vertAlign w:val="baseline"/>
                      <w:lang w:val="en-US" w:eastAsia="zh-CN"/>
                    </w:rPr>
                  </w:pPr>
                  <w:r>
                    <w:rPr>
                      <w:rFonts w:hint="eastAsia"/>
                      <w:vertAlign w:val="baseline"/>
                      <w:lang w:val="en-US" w:eastAsia="zh-CN"/>
                    </w:rPr>
                    <w:t>备注</w:t>
                  </w:r>
                </w:p>
              </w:tc>
              <w:tc>
                <w:tcPr>
                  <w:tcW w:w="5813" w:type="dxa"/>
                  <w:vAlign w:val="top"/>
                </w:tcPr>
                <w:p>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自动关联筛选条件，可编辑输入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811" w:type="dxa"/>
                  <w:vAlign w:val="top"/>
                </w:tcPr>
                <w:p>
                  <w:pPr>
                    <w:numPr>
                      <w:ilvl w:val="0"/>
                      <w:numId w:val="0"/>
                    </w:numPr>
                    <w:ind w:left="0" w:leftChars="0" w:firstLine="0" w:firstLineChars="0"/>
                    <w:rPr>
                      <w:rFonts w:hint="default"/>
                      <w:vertAlign w:val="baseline"/>
                      <w:lang w:val="en-US" w:eastAsia="zh-CN"/>
                    </w:rPr>
                  </w:pPr>
                  <w:r>
                    <w:rPr>
                      <w:rFonts w:hint="eastAsia"/>
                      <w:vertAlign w:val="baseline"/>
                      <w:lang w:val="en-US" w:eastAsia="zh-CN"/>
                    </w:rPr>
                    <w:t>操作</w:t>
                  </w:r>
                </w:p>
              </w:tc>
              <w:tc>
                <w:tcPr>
                  <w:tcW w:w="5813" w:type="dxa"/>
                  <w:vAlign w:val="top"/>
                </w:tcPr>
                <w:p>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支持编辑和删除。当IP存在发起未完结工单，即工单状态为“待批复”或“工单驳回”，IP所在行信息不允许删除。</w:t>
                  </w:r>
                </w:p>
              </w:tc>
            </w:tr>
          </w:tbl>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lang w:val="en-US" w:eastAsia="zh-CN"/>
              </w:rPr>
            </w:pPr>
          </w:p>
          <w:p>
            <w:pPr>
              <w:numPr>
                <w:ilvl w:val="0"/>
                <w:numId w:val="0"/>
              </w:numPr>
              <w:ind w:leftChars="0"/>
              <w:rPr>
                <w:rFonts w:hint="eastAsia"/>
                <w:lang w:val="en-US" w:eastAsia="zh-CN"/>
              </w:rPr>
            </w:pPr>
          </w:p>
          <w:p>
            <w:pPr>
              <w:numPr>
                <w:ilvl w:val="0"/>
                <w:numId w:val="0"/>
              </w:numPr>
              <w:ind w:leftChars="0"/>
              <w:rPr>
                <w:rFonts w:hint="eastAsia"/>
                <w:lang w:val="en-US" w:eastAsia="zh-CN"/>
              </w:rPr>
            </w:pPr>
            <w:r>
              <w:rPr>
                <w:rFonts w:hint="eastAsia"/>
                <w:lang w:val="en-US" w:eastAsia="zh-CN"/>
              </w:rPr>
              <w:t>导入模板：</w:t>
            </w:r>
          </w:p>
          <w:tbl>
            <w:tblPr>
              <w:tblStyle w:val="33"/>
              <w:tblW w:w="862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11"/>
              <w:gridCol w:w="581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11" w:type="dxa"/>
                  <w:shd w:val="clear" w:color="auto" w:fill="BEBEBE" w:themeFill="background1" w:themeFillShade="BF"/>
                </w:tcPr>
                <w:p>
                  <w:pPr>
                    <w:numPr>
                      <w:ilvl w:val="0"/>
                      <w:numId w:val="0"/>
                    </w:numPr>
                    <w:jc w:val="center"/>
                    <w:rPr>
                      <w:rFonts w:hint="default"/>
                      <w:b w:val="0"/>
                      <w:bCs w:val="0"/>
                      <w:vertAlign w:val="baseline"/>
                      <w:lang w:val="en-US" w:eastAsia="zh-CN"/>
                    </w:rPr>
                  </w:pPr>
                  <w:r>
                    <w:rPr>
                      <w:rFonts w:hint="eastAsia"/>
                      <w:b w:val="0"/>
                      <w:bCs w:val="0"/>
                      <w:vertAlign w:val="baseline"/>
                      <w:lang w:val="en-US" w:eastAsia="zh-CN"/>
                    </w:rPr>
                    <w:t>字段</w:t>
                  </w:r>
                </w:p>
              </w:tc>
              <w:tc>
                <w:tcPr>
                  <w:tcW w:w="5813" w:type="dxa"/>
                  <w:shd w:val="clear" w:color="auto" w:fill="BEBEBE" w:themeFill="background1" w:themeFillShade="BF"/>
                </w:tcPr>
                <w:p>
                  <w:pPr>
                    <w:numPr>
                      <w:ilvl w:val="0"/>
                      <w:numId w:val="0"/>
                    </w:numPr>
                    <w:jc w:val="center"/>
                    <w:rPr>
                      <w:rFonts w:hint="default"/>
                      <w:b w:val="0"/>
                      <w:bCs w:val="0"/>
                      <w:vertAlign w:val="baseline"/>
                      <w:lang w:val="en-US" w:eastAsia="zh-CN"/>
                    </w:rPr>
                  </w:pPr>
                  <w:r>
                    <w:rPr>
                      <w:rFonts w:hint="eastAsia"/>
                      <w:b w:val="0"/>
                      <w:bCs w:val="0"/>
                      <w:vertAlign w:val="baseline"/>
                      <w:lang w:val="en-US" w:eastAsia="zh-CN"/>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11" w:type="dxa"/>
                  <w:vAlign w:val="center"/>
                </w:tcPr>
                <w:p>
                  <w:pPr>
                    <w:numPr>
                      <w:ilvl w:val="0"/>
                      <w:numId w:val="0"/>
                    </w:numPr>
                    <w:rPr>
                      <w:rFonts w:hint="default"/>
                      <w:highlight w:val="none"/>
                      <w:vertAlign w:val="baseline"/>
                      <w:lang w:val="en-US" w:eastAsia="zh-CN"/>
                    </w:rPr>
                  </w:pPr>
                  <w:r>
                    <w:rPr>
                      <w:rFonts w:hint="eastAsia"/>
                      <w:highlight w:val="none"/>
                      <w:vertAlign w:val="baseline"/>
                      <w:lang w:val="en-US" w:eastAsia="zh-CN"/>
                    </w:rPr>
                    <w:t>地市</w:t>
                  </w:r>
                </w:p>
              </w:tc>
              <w:tc>
                <w:tcPr>
                  <w:tcW w:w="5813" w:type="dxa"/>
                </w:tcPr>
                <w:p>
                  <w:pPr>
                    <w:numPr>
                      <w:ilvl w:val="0"/>
                      <w:numId w:val="0"/>
                    </w:numPr>
                    <w:rPr>
                      <w:rFonts w:hint="default"/>
                      <w:highlight w:val="none"/>
                      <w:vertAlign w:val="baseline"/>
                      <w:lang w:val="en-US" w:eastAsia="zh-CN"/>
                    </w:rPr>
                  </w:pPr>
                  <w:r>
                    <w:rPr>
                      <w:rFonts w:hint="eastAsia"/>
                      <w:highlight w:val="none"/>
                      <w:vertAlign w:val="baseline"/>
                      <w:lang w:val="en-US" w:eastAsia="zh-CN"/>
                    </w:rPr>
                    <w:t>必填项，填写地级市全称，如“南宁市”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11" w:type="dxa"/>
                  <w:vAlign w:val="top"/>
                </w:tcPr>
                <w:p>
                  <w:pPr>
                    <w:numPr>
                      <w:ilvl w:val="0"/>
                      <w:numId w:val="0"/>
                    </w:numPr>
                    <w:ind w:left="0" w:leftChars="0" w:firstLine="0" w:firstLineChars="0"/>
                    <w:rPr>
                      <w:rFonts w:hint="default"/>
                      <w:vertAlign w:val="baseline"/>
                      <w:lang w:val="en-US" w:eastAsia="zh-CN"/>
                    </w:rPr>
                  </w:pPr>
                  <w:r>
                    <w:rPr>
                      <w:rFonts w:hint="eastAsia"/>
                      <w:vertAlign w:val="baseline"/>
                      <w:lang w:val="en-US" w:eastAsia="zh-CN"/>
                    </w:rPr>
                    <w:t>IP</w:t>
                  </w:r>
                </w:p>
              </w:tc>
              <w:tc>
                <w:tcPr>
                  <w:tcW w:w="5813" w:type="dxa"/>
                  <w:vAlign w:val="top"/>
                </w:tcPr>
                <w:p>
                  <w:pPr>
                    <w:numPr>
                      <w:ilvl w:val="0"/>
                      <w:numId w:val="0"/>
                    </w:numPr>
                    <w:ind w:left="0" w:leftChars="0" w:firstLine="0" w:firstLineChars="0"/>
                    <w:rPr>
                      <w:rFonts w:hint="default"/>
                      <w:vertAlign w:val="baseline"/>
                      <w:lang w:val="en-US" w:eastAsia="zh-CN"/>
                    </w:rPr>
                  </w:pPr>
                  <w:r>
                    <w:rPr>
                      <w:rFonts w:hint="eastAsia"/>
                      <w:highlight w:val="none"/>
                      <w:vertAlign w:val="baseline"/>
                      <w:lang w:val="en-US" w:eastAsia="zh-CN"/>
                    </w:rPr>
                    <w:t>必填项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811" w:type="dxa"/>
                  <w:vAlign w:val="top"/>
                </w:tcPr>
                <w:p>
                  <w:pPr>
                    <w:numPr>
                      <w:ilvl w:val="0"/>
                      <w:numId w:val="0"/>
                    </w:numPr>
                    <w:ind w:left="0" w:leftChars="0" w:firstLine="0" w:firstLineChars="0"/>
                    <w:rPr>
                      <w:rFonts w:hint="eastAsia"/>
                      <w:vertAlign w:val="baseline"/>
                      <w:lang w:val="en-US" w:eastAsia="zh-CN"/>
                    </w:rPr>
                  </w:pPr>
                  <w:r>
                    <w:rPr>
                      <w:rFonts w:hint="eastAsia"/>
                      <w:vertAlign w:val="baseline"/>
                      <w:lang w:val="en-US" w:eastAsia="zh-CN"/>
                    </w:rPr>
                    <w:t>子网掩码</w:t>
                  </w:r>
                </w:p>
              </w:tc>
              <w:tc>
                <w:tcPr>
                  <w:tcW w:w="5813" w:type="dxa"/>
                  <w:vAlign w:val="top"/>
                </w:tcPr>
                <w:p>
                  <w:pPr>
                    <w:numPr>
                      <w:ilvl w:val="0"/>
                      <w:numId w:val="0"/>
                    </w:numPr>
                    <w:ind w:left="0" w:leftChars="0" w:firstLine="0" w:firstLineChars="0"/>
                    <w:rPr>
                      <w:rFonts w:hint="eastAsia"/>
                      <w:highlight w:val="none"/>
                      <w:vertAlign w:val="baseline"/>
                      <w:lang w:val="en-US" w:eastAsia="zh-CN"/>
                    </w:rPr>
                  </w:pPr>
                  <w:r>
                    <w:rPr>
                      <w:rFonts w:hint="eastAsia"/>
                      <w:highlight w:val="none"/>
                      <w:vertAlign w:val="baseline"/>
                      <w:lang w:val="en-US" w:eastAsia="zh-CN"/>
                    </w:rPr>
                    <w:t>非必填项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11" w:type="dxa"/>
                  <w:vAlign w:val="top"/>
                </w:tcPr>
                <w:p>
                  <w:pPr>
                    <w:numPr>
                      <w:ilvl w:val="0"/>
                      <w:numId w:val="0"/>
                    </w:numPr>
                    <w:ind w:left="0" w:leftChars="0" w:firstLine="0" w:firstLineChars="0"/>
                    <w:rPr>
                      <w:rFonts w:hint="eastAsia"/>
                      <w:vertAlign w:val="baseline"/>
                      <w:lang w:val="en-US" w:eastAsia="zh-CN"/>
                    </w:rPr>
                  </w:pPr>
                  <w:r>
                    <w:rPr>
                      <w:rFonts w:hint="eastAsia"/>
                      <w:vertAlign w:val="baseline"/>
                      <w:lang w:val="en-US" w:eastAsia="zh-CN"/>
                    </w:rPr>
                    <w:t>网关</w:t>
                  </w:r>
                </w:p>
              </w:tc>
              <w:tc>
                <w:tcPr>
                  <w:tcW w:w="5813" w:type="dxa"/>
                  <w:vAlign w:val="top"/>
                </w:tcPr>
                <w:p>
                  <w:pPr>
                    <w:numPr>
                      <w:ilvl w:val="0"/>
                      <w:numId w:val="0"/>
                    </w:numPr>
                    <w:ind w:left="0" w:leftChars="0" w:firstLine="0" w:firstLineChars="0"/>
                    <w:rPr>
                      <w:rFonts w:hint="eastAsia"/>
                      <w:highlight w:val="none"/>
                      <w:vertAlign w:val="baseline"/>
                      <w:lang w:val="en-US" w:eastAsia="zh-CN"/>
                    </w:rPr>
                  </w:pPr>
                  <w:r>
                    <w:rPr>
                      <w:rFonts w:hint="eastAsia"/>
                      <w:highlight w:val="none"/>
                      <w:vertAlign w:val="baseline"/>
                      <w:lang w:val="en-US" w:eastAsia="zh-CN"/>
                    </w:rPr>
                    <w:t>非必填项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11" w:type="dxa"/>
                  <w:vAlign w:val="top"/>
                </w:tcPr>
                <w:p>
                  <w:pPr>
                    <w:numPr>
                      <w:ilvl w:val="0"/>
                      <w:numId w:val="0"/>
                    </w:numPr>
                    <w:ind w:left="0" w:leftChars="0" w:firstLine="0" w:firstLineChars="0"/>
                    <w:rPr>
                      <w:rFonts w:hint="eastAsia"/>
                      <w:vertAlign w:val="baseline"/>
                      <w:lang w:val="en-US" w:eastAsia="zh-CN"/>
                    </w:rPr>
                  </w:pPr>
                  <w:r>
                    <w:rPr>
                      <w:rFonts w:hint="eastAsia"/>
                      <w:vertAlign w:val="baseline"/>
                      <w:lang w:val="en-US" w:eastAsia="zh-CN"/>
                    </w:rPr>
                    <w:t>VLAN</w:t>
                  </w:r>
                </w:p>
              </w:tc>
              <w:tc>
                <w:tcPr>
                  <w:tcW w:w="5813" w:type="dxa"/>
                  <w:vAlign w:val="top"/>
                </w:tcPr>
                <w:p>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非必填项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811" w:type="dxa"/>
                  <w:vAlign w:val="top"/>
                </w:tcPr>
                <w:p>
                  <w:pPr>
                    <w:numPr>
                      <w:ilvl w:val="0"/>
                      <w:numId w:val="0"/>
                    </w:numPr>
                    <w:ind w:left="0" w:leftChars="0" w:firstLine="0" w:firstLineChars="0"/>
                    <w:rPr>
                      <w:rFonts w:hint="default"/>
                      <w:highlight w:val="none"/>
                      <w:vertAlign w:val="baseline"/>
                      <w:lang w:val="en-US" w:eastAsia="zh-CN"/>
                    </w:rPr>
                  </w:pPr>
                  <w:r>
                    <w:rPr>
                      <w:rFonts w:hint="eastAsia"/>
                      <w:vertAlign w:val="baseline"/>
                      <w:lang w:val="en-US" w:eastAsia="zh-CN"/>
                    </w:rPr>
                    <w:t>站点名称</w:t>
                  </w:r>
                </w:p>
              </w:tc>
              <w:tc>
                <w:tcPr>
                  <w:tcW w:w="5813" w:type="dxa"/>
                  <w:vAlign w:val="top"/>
                </w:tcPr>
                <w:p>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条件必填项，若IP占用情况为“在线”或“离线”的，必填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811" w:type="dxa"/>
                  <w:vAlign w:val="top"/>
                </w:tcPr>
                <w:p>
                  <w:pPr>
                    <w:numPr>
                      <w:ilvl w:val="0"/>
                      <w:numId w:val="0"/>
                    </w:numPr>
                    <w:ind w:left="0" w:leftChars="0" w:firstLine="0" w:firstLineChars="0"/>
                    <w:rPr>
                      <w:rFonts w:hint="default"/>
                      <w:vertAlign w:val="baseline"/>
                      <w:lang w:val="en-US" w:eastAsia="zh-CN"/>
                    </w:rPr>
                  </w:pPr>
                  <w:r>
                    <w:rPr>
                      <w:rFonts w:hint="eastAsia"/>
                      <w:vertAlign w:val="baseline"/>
                      <w:lang w:val="en-US" w:eastAsia="zh-CN"/>
                    </w:rPr>
                    <w:t>站点类型</w:t>
                  </w:r>
                </w:p>
              </w:tc>
              <w:tc>
                <w:tcPr>
                  <w:tcW w:w="5813" w:type="dxa"/>
                  <w:vAlign w:val="top"/>
                </w:tcPr>
                <w:p>
                  <w:pPr>
                    <w:numPr>
                      <w:ilvl w:val="0"/>
                      <w:numId w:val="0"/>
                    </w:numPr>
                    <w:ind w:left="0" w:leftChars="0" w:firstLine="0" w:firstLineChars="0"/>
                    <w:rPr>
                      <w:rFonts w:hint="eastAsia"/>
                      <w:highlight w:val="none"/>
                      <w:vertAlign w:val="baseline"/>
                      <w:lang w:val="en-US" w:eastAsia="zh-CN"/>
                    </w:rPr>
                  </w:pPr>
                  <w:r>
                    <w:rPr>
                      <w:rFonts w:hint="eastAsia"/>
                      <w:highlight w:val="none"/>
                      <w:vertAlign w:val="baseline"/>
                      <w:lang w:val="en-US" w:eastAsia="zh-CN"/>
                    </w:rPr>
                    <w:t>条件必填项，若IP占用情况为“在线”或“离线”的，必填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811" w:type="dxa"/>
                  <w:vAlign w:val="top"/>
                </w:tcPr>
                <w:p>
                  <w:pPr>
                    <w:numPr>
                      <w:ilvl w:val="0"/>
                      <w:numId w:val="0"/>
                    </w:numPr>
                    <w:ind w:left="0" w:leftChars="0" w:firstLine="0" w:firstLineChars="0"/>
                    <w:rPr>
                      <w:rFonts w:hint="default"/>
                      <w:vertAlign w:val="baseline"/>
                      <w:lang w:val="en-US" w:eastAsia="zh-CN"/>
                    </w:rPr>
                  </w:pPr>
                  <w:r>
                    <w:rPr>
                      <w:rFonts w:hint="eastAsia"/>
                      <w:vertAlign w:val="baseline"/>
                      <w:lang w:val="en-US" w:eastAsia="zh-CN"/>
                    </w:rPr>
                    <w:t>机房名称</w:t>
                  </w:r>
                </w:p>
              </w:tc>
              <w:tc>
                <w:tcPr>
                  <w:tcW w:w="5813" w:type="dxa"/>
                  <w:vAlign w:val="top"/>
                </w:tcPr>
                <w:p>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条件必填项，若IP占用情况为“在线”或“离线”的，必填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811" w:type="dxa"/>
                  <w:vAlign w:val="top"/>
                </w:tcPr>
                <w:p>
                  <w:pPr>
                    <w:numPr>
                      <w:ilvl w:val="0"/>
                      <w:numId w:val="0"/>
                    </w:numPr>
                    <w:ind w:left="0" w:leftChars="0" w:firstLine="0" w:firstLineChars="0"/>
                    <w:rPr>
                      <w:rFonts w:hint="default"/>
                      <w:vertAlign w:val="baseline"/>
                      <w:lang w:val="en-US" w:eastAsia="zh-CN"/>
                    </w:rPr>
                  </w:pPr>
                  <w:r>
                    <w:rPr>
                      <w:rFonts w:hint="eastAsia"/>
                      <w:vertAlign w:val="baseline"/>
                      <w:lang w:val="en-US" w:eastAsia="zh-CN"/>
                    </w:rPr>
                    <w:t>设备类型</w:t>
                  </w:r>
                </w:p>
              </w:tc>
              <w:tc>
                <w:tcPr>
                  <w:tcW w:w="5813" w:type="dxa"/>
                  <w:vAlign w:val="top"/>
                </w:tcPr>
                <w:p>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条件必填项，若IP占用情况为“在线”或“离线”的，必填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811" w:type="dxa"/>
                  <w:vAlign w:val="top"/>
                </w:tcPr>
                <w:p>
                  <w:pPr>
                    <w:numPr>
                      <w:ilvl w:val="0"/>
                      <w:numId w:val="0"/>
                    </w:numPr>
                    <w:ind w:left="0" w:leftChars="0" w:firstLine="0" w:firstLineChars="0"/>
                    <w:rPr>
                      <w:rFonts w:hint="default"/>
                      <w:vertAlign w:val="baseline"/>
                      <w:lang w:val="en-US" w:eastAsia="zh-CN"/>
                    </w:rPr>
                  </w:pPr>
                  <w:r>
                    <w:rPr>
                      <w:rFonts w:hint="eastAsia"/>
                      <w:vertAlign w:val="baseline"/>
                      <w:lang w:val="en-US" w:eastAsia="zh-CN"/>
                    </w:rPr>
                    <w:t>设备名称</w:t>
                  </w:r>
                </w:p>
              </w:tc>
              <w:tc>
                <w:tcPr>
                  <w:tcW w:w="5813" w:type="dxa"/>
                  <w:vAlign w:val="top"/>
                </w:tcPr>
                <w:p>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条件必填项，若IP占用情况为“在线”或“离线”的，必填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811" w:type="dxa"/>
                  <w:vAlign w:val="top"/>
                </w:tcPr>
                <w:p>
                  <w:pPr>
                    <w:numPr>
                      <w:ilvl w:val="0"/>
                      <w:numId w:val="0"/>
                    </w:numPr>
                    <w:ind w:left="0" w:leftChars="0" w:firstLine="0" w:firstLineChars="0"/>
                    <w:rPr>
                      <w:rFonts w:hint="default"/>
                      <w:vertAlign w:val="baseline"/>
                      <w:lang w:val="en-US" w:eastAsia="zh-CN"/>
                    </w:rPr>
                  </w:pPr>
                  <w:r>
                    <w:rPr>
                      <w:rFonts w:hint="eastAsia"/>
                      <w:vertAlign w:val="baseline"/>
                      <w:lang w:val="en-US" w:eastAsia="zh-CN"/>
                    </w:rPr>
                    <w:t>IP占用情况</w:t>
                  </w:r>
                </w:p>
              </w:tc>
              <w:tc>
                <w:tcPr>
                  <w:tcW w:w="5813" w:type="dxa"/>
                  <w:vAlign w:val="top"/>
                </w:tcPr>
                <w:p>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必填项，已占用填“在线”或“离线”；未占用填“空闲”。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811" w:type="dxa"/>
                  <w:vAlign w:val="top"/>
                </w:tcPr>
                <w:p>
                  <w:pPr>
                    <w:numPr>
                      <w:ilvl w:val="0"/>
                      <w:numId w:val="0"/>
                    </w:numPr>
                    <w:ind w:left="0" w:leftChars="0" w:firstLine="0" w:firstLineChars="0"/>
                    <w:rPr>
                      <w:rFonts w:hint="default"/>
                      <w:vertAlign w:val="baseline"/>
                      <w:lang w:val="en-US" w:eastAsia="zh-CN"/>
                    </w:rPr>
                  </w:pPr>
                  <w:r>
                    <w:rPr>
                      <w:rFonts w:hint="eastAsia"/>
                      <w:vertAlign w:val="baseline"/>
                      <w:lang w:val="en-US" w:eastAsia="zh-CN"/>
                    </w:rPr>
                    <w:t>设备厂家</w:t>
                  </w:r>
                </w:p>
              </w:tc>
              <w:tc>
                <w:tcPr>
                  <w:tcW w:w="5813" w:type="dxa"/>
                  <w:vAlign w:val="top"/>
                </w:tcPr>
                <w:p>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条件必填项，若IP占用情况为“在线”或“离线”的，必填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811" w:type="dxa"/>
                  <w:vAlign w:val="top"/>
                </w:tcPr>
                <w:p>
                  <w:pPr>
                    <w:numPr>
                      <w:ilvl w:val="0"/>
                      <w:numId w:val="0"/>
                    </w:numPr>
                    <w:ind w:left="0" w:leftChars="0" w:firstLine="0" w:firstLineChars="0"/>
                    <w:rPr>
                      <w:rFonts w:hint="eastAsia"/>
                      <w:vertAlign w:val="baseline"/>
                      <w:lang w:val="en-US" w:eastAsia="zh-CN"/>
                    </w:rPr>
                  </w:pPr>
                  <w:r>
                    <w:rPr>
                      <w:rFonts w:hint="eastAsia"/>
                      <w:vertAlign w:val="baseline"/>
                      <w:lang w:val="en-US" w:eastAsia="zh-CN"/>
                    </w:rPr>
                    <w:t>动环监控系统类别</w:t>
                  </w:r>
                </w:p>
              </w:tc>
              <w:tc>
                <w:tcPr>
                  <w:tcW w:w="5813" w:type="dxa"/>
                  <w:vAlign w:val="top"/>
                </w:tcPr>
                <w:p>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必填项，枚举值：局房动环、基站动环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811" w:type="dxa"/>
                  <w:vAlign w:val="top"/>
                </w:tcPr>
                <w:p>
                  <w:pPr>
                    <w:numPr>
                      <w:ilvl w:val="0"/>
                      <w:numId w:val="0"/>
                    </w:numPr>
                    <w:ind w:left="0" w:leftChars="0" w:firstLine="0" w:firstLineChars="0"/>
                    <w:rPr>
                      <w:rFonts w:hint="eastAsia"/>
                      <w:vertAlign w:val="baseline"/>
                      <w:lang w:val="en-US" w:eastAsia="zh-CN"/>
                    </w:rPr>
                  </w:pPr>
                  <w:r>
                    <w:rPr>
                      <w:rFonts w:hint="eastAsia"/>
                      <w:vertAlign w:val="baseline"/>
                      <w:lang w:val="en-US" w:eastAsia="zh-CN"/>
                    </w:rPr>
                    <w:t>局房名称</w:t>
                  </w:r>
                </w:p>
              </w:tc>
              <w:tc>
                <w:tcPr>
                  <w:tcW w:w="5813" w:type="dxa"/>
                  <w:vAlign w:val="top"/>
                </w:tcPr>
                <w:p>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非必填项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811" w:type="dxa"/>
                  <w:vAlign w:val="top"/>
                </w:tcPr>
                <w:p>
                  <w:pPr>
                    <w:numPr>
                      <w:ilvl w:val="0"/>
                      <w:numId w:val="0"/>
                    </w:numPr>
                    <w:ind w:left="0" w:leftChars="0" w:firstLine="0" w:firstLineChars="0"/>
                    <w:rPr>
                      <w:rFonts w:hint="default"/>
                      <w:vertAlign w:val="baseline"/>
                      <w:lang w:val="en-US" w:eastAsia="zh-CN"/>
                    </w:rPr>
                  </w:pPr>
                  <w:r>
                    <w:rPr>
                      <w:rFonts w:hint="eastAsia"/>
                      <w:vertAlign w:val="baseline"/>
                      <w:lang w:val="en-US" w:eastAsia="zh-CN"/>
                    </w:rPr>
                    <w:t>备注</w:t>
                  </w:r>
                </w:p>
              </w:tc>
              <w:tc>
                <w:tcPr>
                  <w:tcW w:w="5813" w:type="dxa"/>
                  <w:vAlign w:val="top"/>
                </w:tcPr>
                <w:p>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非必填项</w:t>
                  </w:r>
                </w:p>
              </w:tc>
            </w:tr>
          </w:tbl>
          <w:p>
            <w:pPr>
              <w:numPr>
                <w:ilvl w:val="0"/>
                <w:numId w:val="0"/>
              </w:numPr>
              <w:ind w:leftChars="0"/>
              <w:rPr>
                <w:rFonts w:hint="eastAsia"/>
                <w:lang w:val="en-US" w:eastAsia="zh-CN"/>
              </w:rPr>
            </w:pPr>
            <w:r>
              <w:rPr>
                <w:rFonts w:hint="eastAsia"/>
                <w:lang w:val="en-US" w:eastAsia="zh-CN"/>
              </w:rPr>
              <w:t>导入规则：</w:t>
            </w:r>
          </w:p>
          <w:p>
            <w:pPr>
              <w:numPr>
                <w:ilvl w:val="0"/>
                <w:numId w:val="12"/>
              </w:numPr>
              <w:ind w:left="425" w:leftChars="0" w:hanging="425" w:firstLineChars="0"/>
              <w:rPr>
                <w:rFonts w:hint="default"/>
                <w:lang w:val="en-US" w:eastAsia="zh-CN"/>
              </w:rPr>
            </w:pPr>
            <w:r>
              <w:rPr>
                <w:rFonts w:hint="eastAsia"/>
                <w:lang w:val="en-US" w:eastAsia="zh-CN"/>
              </w:rPr>
              <w:t>模板导入需校验必填项是否缺失；</w:t>
            </w:r>
          </w:p>
          <w:p>
            <w:pPr>
              <w:numPr>
                <w:ilvl w:val="0"/>
                <w:numId w:val="12"/>
              </w:numPr>
              <w:ind w:left="425" w:leftChars="0" w:hanging="425" w:firstLineChars="0"/>
              <w:rPr>
                <w:rFonts w:hint="default"/>
                <w:lang w:val="en-US" w:eastAsia="zh-CN"/>
              </w:rPr>
            </w:pPr>
            <w:r>
              <w:rPr>
                <w:rFonts w:hint="eastAsia"/>
                <w:lang w:val="en-US" w:eastAsia="zh-CN"/>
              </w:rPr>
              <w:t>必填内容中，需校验“地市、站点名称、机房名称”是否和动环库中的信息一致，若不一致则校验不通过；</w:t>
            </w:r>
          </w:p>
          <w:p>
            <w:pPr>
              <w:numPr>
                <w:ilvl w:val="0"/>
                <w:numId w:val="12"/>
              </w:numPr>
              <w:ind w:left="425" w:leftChars="0" w:hanging="425" w:firstLineChars="0"/>
              <w:rPr>
                <w:rFonts w:hint="default"/>
                <w:lang w:val="en-US" w:eastAsia="zh-CN"/>
              </w:rPr>
            </w:pPr>
            <w:r>
              <w:rPr>
                <w:rFonts w:hint="eastAsia"/>
                <w:lang w:val="en-US" w:eastAsia="zh-CN"/>
              </w:rPr>
              <w:t>导入信息需校验IP地址是否符合标准IPv4的格式规范；</w:t>
            </w:r>
          </w:p>
          <w:p>
            <w:pPr>
              <w:numPr>
                <w:ilvl w:val="0"/>
                <w:numId w:val="12"/>
              </w:numPr>
              <w:ind w:left="425" w:leftChars="0" w:hanging="425" w:firstLineChars="0"/>
              <w:rPr>
                <w:rFonts w:hint="default"/>
                <w:lang w:val="en-US" w:eastAsia="zh-CN"/>
              </w:rPr>
            </w:pPr>
            <w:r>
              <w:rPr>
                <w:rFonts w:hint="eastAsia"/>
                <w:lang w:val="en-US" w:eastAsia="zh-CN"/>
              </w:rPr>
              <w:t>模板导入需要校验IP是否重复；若IP重复，进行弹窗提示“存在IP地址重复内容，是否覆盖？”，可选择“覆盖”或“不覆盖”，选择“不覆盖”，此部分信息不导入；</w:t>
            </w:r>
          </w:p>
          <w:p>
            <w:pPr>
              <w:numPr>
                <w:ilvl w:val="0"/>
                <w:numId w:val="12"/>
              </w:numPr>
              <w:ind w:left="425" w:leftChars="0" w:hanging="425" w:firstLineChars="0"/>
              <w:rPr>
                <w:rFonts w:hint="default"/>
                <w:lang w:val="en-US" w:eastAsia="zh-CN"/>
              </w:rPr>
            </w:pPr>
            <w:r>
              <w:rPr>
                <w:rFonts w:hint="eastAsia"/>
                <w:lang w:val="en-US" w:eastAsia="zh-CN"/>
              </w:rPr>
              <w:t>模板导入日志信息支持查看导出；日志提示导入成功条数和导入失败条数。日志中校验不通过信息，需告知其所在行信息；</w:t>
            </w:r>
          </w:p>
          <w:p>
            <w:pPr>
              <w:numPr>
                <w:ilvl w:val="0"/>
                <w:numId w:val="12"/>
              </w:numPr>
              <w:ind w:left="425" w:leftChars="0" w:hanging="425" w:firstLineChars="0"/>
              <w:rPr>
                <w:rFonts w:hint="default"/>
                <w:lang w:val="en-US" w:eastAsia="zh-CN"/>
              </w:rPr>
            </w:pPr>
            <w:r>
              <w:rPr>
                <w:rFonts w:hint="eastAsia"/>
                <w:lang w:val="en-US" w:eastAsia="zh-CN"/>
              </w:rPr>
              <w:t>校验通过信息导入，校验不通过信息不导入；</w:t>
            </w:r>
          </w:p>
          <w:p>
            <w:pPr>
              <w:numPr>
                <w:ilvl w:val="0"/>
                <w:numId w:val="12"/>
              </w:numPr>
              <w:ind w:left="425" w:leftChars="0" w:hanging="425" w:firstLineChars="0"/>
              <w:rPr>
                <w:rFonts w:hint="default"/>
                <w:lang w:val="en-US" w:eastAsia="zh-CN"/>
              </w:rPr>
            </w:pPr>
            <w:r>
              <w:rPr>
                <w:rFonts w:hint="eastAsia"/>
                <w:lang w:val="en-US" w:eastAsia="zh-CN"/>
              </w:rPr>
              <w:t>单次导入上限1万行。</w:t>
            </w:r>
          </w:p>
          <w:p>
            <w:pPr>
              <w:widowControl w:val="0"/>
              <w:numPr>
                <w:ilvl w:val="0"/>
                <w:numId w:val="0"/>
              </w:numPr>
              <w:jc w:val="both"/>
              <w:rPr>
                <w:rFonts w:hint="default"/>
                <w:lang w:val="en-US" w:eastAsia="zh-CN"/>
              </w:rPr>
            </w:pPr>
            <w:r>
              <w:rPr>
                <w:rFonts w:hint="eastAsia"/>
                <w:lang w:val="en-US" w:eastAsia="zh-CN"/>
              </w:rPr>
              <w:t>导入模板附件：</w:t>
            </w:r>
            <w:r>
              <w:rPr>
                <w:rFonts w:hint="eastAsia"/>
                <w:lang w:val="en-US" w:eastAsia="zh-CN"/>
              </w:rPr>
              <w:object>
                <v:shape id="_x0000_i1025" o:spt="75" type="#_x0000_t75" style="height:65.4pt;width:72.6pt;" o:ole="t" filled="f" o:preferrelative="t" stroked="f" coordsize="21600,21600">
                  <v:path/>
                  <v:fill on="f" focussize="0,0"/>
                  <v:stroke on="f"/>
                  <v:imagedata r:id="rId11" o:title=""/>
                  <o:lock v:ext="edit" aspectratio="t"/>
                  <w10:wrap type="none"/>
                  <w10:anchorlock/>
                </v:shape>
                <o:OLEObject Type="Embed" ProgID="Excel.Sheet.12" ShapeID="_x0000_i1025" DrawAspect="Icon" ObjectID="_1468075725" r:id="rId10">
                  <o:LockedField>false</o:LockedField>
                </o:OLEObject>
              </w:object>
            </w:r>
          </w:p>
          <w:p>
            <w:pPr>
              <w:widowControl w:val="0"/>
              <w:numPr>
                <w:ilvl w:val="0"/>
                <w:numId w:val="0"/>
              </w:numPr>
              <w:jc w:val="both"/>
              <w:rPr>
                <w:rFonts w:hint="default"/>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shd w:val="clear" w:color="auto" w:fill="auto"/>
          </w:tcPr>
          <w:p>
            <w:pPr>
              <w:pStyle w:val="16"/>
              <w:rPr>
                <w:sz w:val="22"/>
                <w:szCs w:val="22"/>
              </w:rPr>
            </w:pPr>
            <w:r>
              <w:rPr>
                <w:rFonts w:hint="eastAsia"/>
                <w:sz w:val="22"/>
                <w:szCs w:val="22"/>
              </w:rPr>
              <w:t>优先级</w:t>
            </w:r>
          </w:p>
        </w:tc>
        <w:tc>
          <w:tcPr>
            <w:tcW w:w="1622" w:type="dxa"/>
            <w:gridSpan w:val="2"/>
            <w:shd w:val="clear" w:color="auto" w:fill="auto"/>
          </w:tcPr>
          <w:p>
            <w:pPr>
              <w:pStyle w:val="16"/>
              <w:rPr>
                <w:rFonts w:hint="eastAsia" w:eastAsia="宋体"/>
                <w:sz w:val="22"/>
                <w:szCs w:val="22"/>
                <w:lang w:eastAsia="zh-CN"/>
              </w:rPr>
            </w:pPr>
            <w:r>
              <w:rPr>
                <w:rFonts w:hint="eastAsia"/>
                <w:sz w:val="22"/>
                <w:szCs w:val="22"/>
                <w:lang w:val="en-US" w:eastAsia="zh-CN"/>
              </w:rPr>
              <w:t>高</w:t>
            </w:r>
          </w:p>
        </w:tc>
        <w:tc>
          <w:tcPr>
            <w:tcW w:w="1146" w:type="dxa"/>
            <w:shd w:val="clear" w:color="auto" w:fill="auto"/>
          </w:tcPr>
          <w:p>
            <w:pPr>
              <w:pStyle w:val="16"/>
              <w:rPr>
                <w:sz w:val="22"/>
                <w:szCs w:val="22"/>
              </w:rPr>
            </w:pPr>
            <w:r>
              <w:rPr>
                <w:rFonts w:hint="eastAsia"/>
                <w:sz w:val="22"/>
                <w:szCs w:val="22"/>
              </w:rPr>
              <w:t>使用频度</w:t>
            </w:r>
          </w:p>
        </w:tc>
        <w:tc>
          <w:tcPr>
            <w:tcW w:w="6072" w:type="dxa"/>
            <w:gridSpan w:val="3"/>
            <w:shd w:val="clear" w:color="auto" w:fill="auto"/>
          </w:tcPr>
          <w:p>
            <w:pPr>
              <w:pStyle w:val="16"/>
              <w:rPr>
                <w:rFonts w:hint="default" w:eastAsia="宋体"/>
                <w:sz w:val="22"/>
                <w:szCs w:val="22"/>
                <w:lang w:val="en-US" w:eastAsia="zh-CN"/>
              </w:rPr>
            </w:pPr>
            <w:r>
              <w:rPr>
                <w:rFonts w:hint="eastAsia"/>
                <w:sz w:val="22"/>
                <w:szCs w:val="22"/>
                <w:lang w:val="en-US" w:eastAsia="zh-CN"/>
              </w:rPr>
              <w:t>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shd w:val="clear" w:color="auto" w:fill="auto"/>
          </w:tcPr>
          <w:p>
            <w:pPr>
              <w:pStyle w:val="16"/>
              <w:rPr>
                <w:sz w:val="22"/>
                <w:szCs w:val="22"/>
              </w:rPr>
            </w:pPr>
            <w:r>
              <w:rPr>
                <w:rFonts w:hint="eastAsia"/>
                <w:sz w:val="22"/>
                <w:szCs w:val="22"/>
              </w:rPr>
              <w:t>前置</w:t>
            </w:r>
            <w:r>
              <w:rPr>
                <w:sz w:val="22"/>
                <w:szCs w:val="22"/>
              </w:rPr>
              <w:t>条件</w:t>
            </w:r>
          </w:p>
        </w:tc>
        <w:tc>
          <w:tcPr>
            <w:tcW w:w="8840" w:type="dxa"/>
            <w:gridSpan w:val="6"/>
            <w:shd w:val="clear" w:color="auto" w:fill="auto"/>
          </w:tcPr>
          <w:p>
            <w:pPr>
              <w:pStyle w:val="16"/>
              <w:rPr>
                <w:rFonts w:hint="default" w:ascii="宋体" w:hAnsi="宋体" w:eastAsia="宋体"/>
                <w:sz w:val="22"/>
                <w:szCs w:val="22"/>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shd w:val="clear" w:color="auto" w:fill="auto"/>
          </w:tcPr>
          <w:p>
            <w:pPr>
              <w:pStyle w:val="16"/>
              <w:rPr>
                <w:sz w:val="22"/>
                <w:szCs w:val="22"/>
              </w:rPr>
            </w:pPr>
            <w:r>
              <w:rPr>
                <w:rFonts w:hint="eastAsia"/>
                <w:sz w:val="22"/>
                <w:szCs w:val="22"/>
              </w:rPr>
              <w:t>后置</w:t>
            </w:r>
            <w:r>
              <w:rPr>
                <w:sz w:val="22"/>
                <w:szCs w:val="22"/>
              </w:rPr>
              <w:t>条件</w:t>
            </w:r>
          </w:p>
        </w:tc>
        <w:tc>
          <w:tcPr>
            <w:tcW w:w="8840" w:type="dxa"/>
            <w:gridSpan w:val="6"/>
            <w:shd w:val="clear" w:color="auto" w:fill="auto"/>
          </w:tcPr>
          <w:p>
            <w:pPr>
              <w:pStyle w:val="16"/>
              <w:rPr>
                <w:rFonts w:hint="default" w:ascii="宋体" w:hAnsi="宋体" w:eastAsia="宋体"/>
                <w:sz w:val="22"/>
                <w:szCs w:val="22"/>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vMerge w:val="restart"/>
            <w:shd w:val="clear" w:color="auto" w:fill="auto"/>
            <w:vAlign w:val="center"/>
          </w:tcPr>
          <w:p>
            <w:pPr>
              <w:pStyle w:val="16"/>
              <w:rPr>
                <w:sz w:val="22"/>
                <w:szCs w:val="22"/>
              </w:rPr>
            </w:pPr>
            <w:r>
              <w:rPr>
                <w:rFonts w:hint="eastAsia"/>
                <w:sz w:val="22"/>
                <w:szCs w:val="22"/>
              </w:rPr>
              <w:t>事件流</w:t>
            </w:r>
          </w:p>
        </w:tc>
        <w:tc>
          <w:tcPr>
            <w:tcW w:w="1179" w:type="dxa"/>
            <w:shd w:val="clear" w:color="auto" w:fill="auto"/>
          </w:tcPr>
          <w:p>
            <w:pPr>
              <w:pStyle w:val="16"/>
              <w:rPr>
                <w:sz w:val="22"/>
                <w:szCs w:val="22"/>
              </w:rPr>
            </w:pPr>
            <w:r>
              <w:rPr>
                <w:rFonts w:hint="eastAsia"/>
                <w:sz w:val="22"/>
                <w:szCs w:val="22"/>
              </w:rPr>
              <w:t>正常过程</w:t>
            </w:r>
          </w:p>
        </w:tc>
        <w:tc>
          <w:tcPr>
            <w:tcW w:w="7661" w:type="dxa"/>
            <w:gridSpan w:val="5"/>
            <w:shd w:val="clear" w:color="auto" w:fill="auto"/>
          </w:tcPr>
          <w:p>
            <w:pPr>
              <w:pStyle w:val="16"/>
              <w:rPr>
                <w:sz w:val="22"/>
                <w:szCs w:val="22"/>
              </w:rPr>
            </w:pPr>
            <w:r>
              <w:rPr>
                <w:rFonts w:hint="eastAsia"/>
                <w:sz w:val="22"/>
                <w:szCs w:val="22"/>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vMerge w:val="continue"/>
            <w:shd w:val="clear" w:color="auto" w:fill="auto"/>
          </w:tcPr>
          <w:p>
            <w:pPr>
              <w:pStyle w:val="16"/>
              <w:rPr>
                <w:sz w:val="22"/>
                <w:szCs w:val="22"/>
              </w:rPr>
            </w:pPr>
          </w:p>
        </w:tc>
        <w:tc>
          <w:tcPr>
            <w:tcW w:w="1179" w:type="dxa"/>
            <w:shd w:val="clear" w:color="auto" w:fill="auto"/>
          </w:tcPr>
          <w:p>
            <w:pPr>
              <w:pStyle w:val="16"/>
              <w:rPr>
                <w:sz w:val="22"/>
                <w:szCs w:val="22"/>
              </w:rPr>
            </w:pPr>
            <w:r>
              <w:rPr>
                <w:rFonts w:hint="eastAsia"/>
                <w:sz w:val="22"/>
                <w:szCs w:val="22"/>
              </w:rPr>
              <w:t>可选过程</w:t>
            </w:r>
          </w:p>
        </w:tc>
        <w:tc>
          <w:tcPr>
            <w:tcW w:w="7661" w:type="dxa"/>
            <w:gridSpan w:val="5"/>
            <w:shd w:val="clear" w:color="auto" w:fill="auto"/>
          </w:tcPr>
          <w:p>
            <w:pPr>
              <w:pStyle w:val="16"/>
              <w:rPr>
                <w:sz w:val="22"/>
                <w:szCs w:val="22"/>
              </w:rPr>
            </w:pPr>
            <w:r>
              <w:rPr>
                <w:rFonts w:hint="eastAsia"/>
                <w:sz w:val="22"/>
                <w:szCs w:val="22"/>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vMerge w:val="continue"/>
            <w:shd w:val="clear" w:color="auto" w:fill="auto"/>
          </w:tcPr>
          <w:p>
            <w:pPr>
              <w:pStyle w:val="16"/>
              <w:rPr>
                <w:sz w:val="22"/>
                <w:szCs w:val="22"/>
              </w:rPr>
            </w:pPr>
          </w:p>
        </w:tc>
        <w:tc>
          <w:tcPr>
            <w:tcW w:w="1179" w:type="dxa"/>
            <w:shd w:val="clear" w:color="auto" w:fill="auto"/>
          </w:tcPr>
          <w:p>
            <w:pPr>
              <w:pStyle w:val="16"/>
              <w:rPr>
                <w:sz w:val="22"/>
                <w:szCs w:val="22"/>
              </w:rPr>
            </w:pPr>
            <w:r>
              <w:rPr>
                <w:rFonts w:hint="eastAsia"/>
                <w:sz w:val="22"/>
                <w:szCs w:val="22"/>
              </w:rPr>
              <w:t>异常过程</w:t>
            </w:r>
          </w:p>
        </w:tc>
        <w:tc>
          <w:tcPr>
            <w:tcW w:w="7661" w:type="dxa"/>
            <w:gridSpan w:val="5"/>
            <w:shd w:val="clear" w:color="auto" w:fill="auto"/>
          </w:tcPr>
          <w:p>
            <w:pPr>
              <w:pStyle w:val="16"/>
              <w:rPr>
                <w:sz w:val="22"/>
                <w:szCs w:val="22"/>
              </w:rPr>
            </w:pPr>
            <w:r>
              <w:rPr>
                <w:rFonts w:hint="eastAsia" w:ascii="宋体" w:hAnsi="宋体"/>
                <w:sz w:val="22"/>
                <w:szCs w:val="22"/>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trPr>
        <w:tc>
          <w:tcPr>
            <w:tcW w:w="1122" w:type="dxa"/>
            <w:shd w:val="clear" w:color="auto" w:fill="auto"/>
            <w:vAlign w:val="center"/>
          </w:tcPr>
          <w:p>
            <w:pPr>
              <w:pStyle w:val="16"/>
              <w:rPr>
                <w:sz w:val="22"/>
                <w:szCs w:val="22"/>
              </w:rPr>
            </w:pPr>
            <w:r>
              <w:rPr>
                <w:rFonts w:hint="eastAsia"/>
                <w:sz w:val="22"/>
                <w:szCs w:val="22"/>
              </w:rPr>
              <w:t>特殊需求</w:t>
            </w:r>
          </w:p>
        </w:tc>
        <w:tc>
          <w:tcPr>
            <w:tcW w:w="8840" w:type="dxa"/>
            <w:gridSpan w:val="6"/>
            <w:shd w:val="clear" w:color="auto" w:fill="auto"/>
          </w:tcPr>
          <w:p>
            <w:pPr>
              <w:pStyle w:val="16"/>
              <w:rPr>
                <w:color w:val="FF0000"/>
                <w:sz w:val="22"/>
                <w:szCs w:val="22"/>
              </w:rPr>
            </w:pPr>
          </w:p>
        </w:tc>
      </w:tr>
    </w:tbl>
    <w:p/>
    <w:p/>
    <w:p>
      <w:pPr>
        <w:pStyle w:val="5"/>
      </w:pPr>
      <w:bookmarkStart w:id="3" w:name="_Toc18821"/>
      <w:r>
        <w:rPr>
          <w:rFonts w:hint="eastAsia"/>
        </w:rPr>
        <w:t>AIMIOps-</w:t>
      </w:r>
      <w:r>
        <w:rPr>
          <w:rFonts w:hint="eastAsia"/>
          <w:lang w:val="en-US" w:eastAsia="zh-CN"/>
        </w:rPr>
        <w:t>GX-</w:t>
      </w:r>
      <w:r>
        <w:rPr>
          <w:rFonts w:hint="eastAsia"/>
        </w:rPr>
        <w:t>BR-F</w:t>
      </w:r>
      <w:r>
        <w:rPr>
          <w:rFonts w:hint="eastAsia"/>
          <w:lang w:val="en-US" w:eastAsia="zh-CN"/>
        </w:rPr>
        <w:t>-01</w:t>
      </w:r>
      <w:r>
        <w:rPr>
          <w:rFonts w:hint="eastAsia"/>
        </w:rPr>
        <w:t>-</w:t>
      </w:r>
      <w:r>
        <w:rPr>
          <w:rFonts w:hint="eastAsia"/>
          <w:lang w:val="en-US" w:eastAsia="zh-CN"/>
        </w:rPr>
        <w:t>002IP申请流程</w:t>
      </w:r>
      <w:bookmarkEnd w:id="3"/>
    </w:p>
    <w:tbl>
      <w:tblPr>
        <w:tblStyle w:val="32"/>
        <w:tblW w:w="996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2"/>
        <w:gridCol w:w="1179"/>
        <w:gridCol w:w="443"/>
        <w:gridCol w:w="1146"/>
        <w:gridCol w:w="3573"/>
        <w:gridCol w:w="995"/>
        <w:gridCol w:w="15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shd w:val="clear" w:color="auto" w:fill="BFBFBF"/>
          </w:tcPr>
          <w:p>
            <w:pPr>
              <w:pStyle w:val="16"/>
              <w:rPr>
                <w:sz w:val="22"/>
                <w:szCs w:val="22"/>
              </w:rPr>
            </w:pPr>
            <w:r>
              <w:rPr>
                <w:rFonts w:hint="eastAsia"/>
                <w:sz w:val="22"/>
                <w:szCs w:val="22"/>
              </w:rPr>
              <w:t>用户(Actor)</w:t>
            </w:r>
          </w:p>
        </w:tc>
        <w:tc>
          <w:tcPr>
            <w:tcW w:w="6341" w:type="dxa"/>
            <w:gridSpan w:val="4"/>
            <w:shd w:val="clear" w:color="auto" w:fill="BFBFBF"/>
          </w:tcPr>
          <w:p>
            <w:pPr>
              <w:pStyle w:val="16"/>
              <w:rPr>
                <w:rFonts w:hint="default" w:eastAsia="宋体"/>
                <w:sz w:val="22"/>
                <w:szCs w:val="22"/>
                <w:lang w:val="en-US" w:eastAsia="zh-CN"/>
              </w:rPr>
            </w:pPr>
            <w:r>
              <w:rPr>
                <w:rFonts w:hint="eastAsia"/>
                <w:sz w:val="22"/>
                <w:szCs w:val="22"/>
              </w:rPr>
              <w:t>平台</w:t>
            </w:r>
            <w:r>
              <w:rPr>
                <w:rFonts w:hint="eastAsia"/>
                <w:sz w:val="22"/>
                <w:szCs w:val="22"/>
                <w:lang w:val="en-US" w:eastAsia="zh-CN"/>
              </w:rPr>
              <w:t>广西动环工作台</w:t>
            </w:r>
          </w:p>
        </w:tc>
        <w:tc>
          <w:tcPr>
            <w:tcW w:w="995" w:type="dxa"/>
            <w:shd w:val="clear" w:color="auto" w:fill="BFBFBF"/>
          </w:tcPr>
          <w:p>
            <w:pPr>
              <w:pStyle w:val="16"/>
              <w:rPr>
                <w:sz w:val="22"/>
                <w:szCs w:val="22"/>
              </w:rPr>
            </w:pPr>
            <w:r>
              <w:rPr>
                <w:rFonts w:hint="eastAsia"/>
                <w:sz w:val="22"/>
                <w:szCs w:val="22"/>
              </w:rPr>
              <w:t>版本</w:t>
            </w:r>
          </w:p>
        </w:tc>
        <w:tc>
          <w:tcPr>
            <w:tcW w:w="1504" w:type="dxa"/>
            <w:shd w:val="clear" w:color="auto" w:fill="BFBFBF"/>
          </w:tcPr>
          <w:p>
            <w:pPr>
              <w:pStyle w:val="16"/>
              <w:rPr>
                <w:rFonts w:hint="default" w:eastAsia="宋体"/>
                <w:sz w:val="22"/>
                <w:szCs w:val="22"/>
                <w:lang w:val="en-US" w:eastAsia="zh-CN"/>
              </w:rPr>
            </w:pPr>
            <w:r>
              <w:rPr>
                <w:rFonts w:hint="eastAsia"/>
                <w:sz w:val="22"/>
                <w:szCs w:val="22"/>
                <w:lang w:val="en-US" w:eastAsia="zh-CN"/>
              </w:rPr>
              <w:t>V1.0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shd w:val="clear" w:color="auto" w:fill="auto"/>
          </w:tcPr>
          <w:p>
            <w:pPr>
              <w:pStyle w:val="16"/>
              <w:rPr>
                <w:sz w:val="22"/>
                <w:szCs w:val="22"/>
              </w:rPr>
            </w:pPr>
            <w:r>
              <w:rPr>
                <w:rFonts w:hint="eastAsia"/>
                <w:sz w:val="22"/>
                <w:szCs w:val="22"/>
              </w:rPr>
              <w:t>需求</w:t>
            </w:r>
            <w:r>
              <w:rPr>
                <w:sz w:val="22"/>
                <w:szCs w:val="22"/>
              </w:rPr>
              <w:t>描述</w:t>
            </w:r>
          </w:p>
        </w:tc>
        <w:tc>
          <w:tcPr>
            <w:tcW w:w="8840" w:type="dxa"/>
            <w:gridSpan w:val="6"/>
            <w:shd w:val="clear" w:color="auto" w:fill="auto"/>
          </w:tcPr>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lang w:val="en-US" w:eastAsia="zh-CN"/>
              </w:rPr>
            </w:pPr>
            <w:r>
              <w:rPr>
                <w:rFonts w:hint="eastAsia"/>
                <w:b/>
                <w:bCs/>
                <w:lang w:val="en-US" w:eastAsia="zh-CN"/>
              </w:rPr>
              <w:t>功能位置</w:t>
            </w:r>
            <w:r>
              <w:rPr>
                <w:rFonts w:hint="eastAsia"/>
                <w:lang w:val="en-US" w:eastAsia="zh-CN"/>
              </w:rPr>
              <w:t>：运维管理——网络——IP申请流程</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lang w:val="en-US" w:eastAsia="zh-CN"/>
              </w:rPr>
            </w:pPr>
            <w:r>
              <w:rPr>
                <w:rFonts w:hint="eastAsia"/>
                <w:b/>
                <w:bCs/>
                <w:lang w:val="en-US" w:eastAsia="zh-CN"/>
              </w:rPr>
              <w:t>功能权限</w:t>
            </w:r>
            <w:r>
              <w:rPr>
                <w:rFonts w:hint="eastAsia"/>
                <w:lang w:val="en-US" w:eastAsia="zh-CN"/>
              </w:rPr>
              <w:t>：该功能对所有用户开放</w:t>
            </w:r>
          </w:p>
          <w:p>
            <w:pPr>
              <w:widowControl w:val="0"/>
              <w:numPr>
                <w:ilvl w:val="0"/>
                <w:numId w:val="0"/>
              </w:numPr>
              <w:jc w:val="both"/>
              <w:rPr>
                <w:rFonts w:hint="eastAsia"/>
                <w:lang w:val="en-US" w:eastAsia="zh-CN"/>
              </w:rPr>
            </w:pPr>
            <w:r>
              <w:rPr>
                <w:rFonts w:hint="eastAsia"/>
                <w:lang w:val="en-US" w:eastAsia="zh-CN"/>
              </w:rPr>
              <w:t>IP申请流程，分3个tab页：我的发起、待处理、已处理</w:t>
            </w:r>
          </w:p>
          <w:p>
            <w:pPr>
              <w:widowControl w:val="0"/>
              <w:numPr>
                <w:ilvl w:val="0"/>
                <w:numId w:val="0"/>
              </w:numPr>
              <w:jc w:val="both"/>
              <w:rPr>
                <w:rFonts w:hint="eastAsia"/>
                <w:b/>
                <w:bCs/>
                <w:lang w:val="en-US" w:eastAsia="zh-CN"/>
              </w:rPr>
            </w:pPr>
            <w:r>
              <w:rPr>
                <w:rFonts w:hint="eastAsia"/>
                <w:b/>
                <w:bCs/>
                <w:lang w:val="en-US" w:eastAsia="zh-CN"/>
              </w:rPr>
              <w:t>1.流程管理页面</w:t>
            </w:r>
          </w:p>
          <w:p>
            <w:pPr>
              <w:widowControl w:val="0"/>
              <w:numPr>
                <w:ilvl w:val="0"/>
                <w:numId w:val="0"/>
              </w:numPr>
              <w:jc w:val="both"/>
              <w:rPr>
                <w:rFonts w:hint="eastAsia"/>
                <w:lang w:val="en-US" w:eastAsia="zh-CN"/>
              </w:rPr>
            </w:pPr>
            <w:r>
              <w:rPr>
                <w:rFonts w:hint="eastAsia"/>
                <w:lang w:val="en-US" w:eastAsia="zh-CN"/>
              </w:rPr>
              <w:t>页面分为字段筛选和工单列表两个部分。可筛选字段：工单号、地市、IP、工单状态。</w:t>
            </w:r>
          </w:p>
          <w:tbl>
            <w:tblPr>
              <w:tblStyle w:val="33"/>
              <w:tblW w:w="862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11"/>
              <w:gridCol w:w="581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11" w:type="dxa"/>
                  <w:shd w:val="clear" w:color="auto" w:fill="BEBEBE" w:themeFill="background1" w:themeFillShade="BF"/>
                </w:tcPr>
                <w:p>
                  <w:pPr>
                    <w:numPr>
                      <w:ilvl w:val="0"/>
                      <w:numId w:val="0"/>
                    </w:numPr>
                    <w:jc w:val="center"/>
                    <w:rPr>
                      <w:rFonts w:hint="default"/>
                      <w:b w:val="0"/>
                      <w:bCs w:val="0"/>
                      <w:vertAlign w:val="baseline"/>
                      <w:lang w:val="en-US" w:eastAsia="zh-CN"/>
                    </w:rPr>
                  </w:pPr>
                  <w:r>
                    <w:rPr>
                      <w:rFonts w:hint="eastAsia"/>
                      <w:b w:val="0"/>
                      <w:bCs w:val="0"/>
                      <w:vertAlign w:val="baseline"/>
                      <w:lang w:val="en-US" w:eastAsia="zh-CN"/>
                    </w:rPr>
                    <w:t>字段</w:t>
                  </w:r>
                </w:p>
              </w:tc>
              <w:tc>
                <w:tcPr>
                  <w:tcW w:w="5813" w:type="dxa"/>
                  <w:shd w:val="clear" w:color="auto" w:fill="BEBEBE" w:themeFill="background1" w:themeFillShade="BF"/>
                </w:tcPr>
                <w:p>
                  <w:pPr>
                    <w:numPr>
                      <w:ilvl w:val="0"/>
                      <w:numId w:val="0"/>
                    </w:numPr>
                    <w:jc w:val="center"/>
                    <w:rPr>
                      <w:rFonts w:hint="default"/>
                      <w:b w:val="0"/>
                      <w:bCs w:val="0"/>
                      <w:vertAlign w:val="baseline"/>
                      <w:lang w:val="en-US" w:eastAsia="zh-CN"/>
                    </w:rPr>
                  </w:pPr>
                  <w:r>
                    <w:rPr>
                      <w:rFonts w:hint="eastAsia"/>
                      <w:b w:val="0"/>
                      <w:bCs w:val="0"/>
                      <w:vertAlign w:val="baseline"/>
                      <w:lang w:val="en-US" w:eastAsia="zh-CN"/>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11" w:type="dxa"/>
                  <w:vAlign w:val="center"/>
                </w:tcPr>
                <w:p>
                  <w:pPr>
                    <w:numPr>
                      <w:ilvl w:val="0"/>
                      <w:numId w:val="0"/>
                    </w:numPr>
                    <w:rPr>
                      <w:rFonts w:hint="default"/>
                      <w:highlight w:val="none"/>
                      <w:vertAlign w:val="baseline"/>
                      <w:lang w:val="en-US" w:eastAsia="zh-CN"/>
                    </w:rPr>
                  </w:pPr>
                  <w:r>
                    <w:rPr>
                      <w:rFonts w:hint="eastAsia"/>
                      <w:highlight w:val="none"/>
                      <w:vertAlign w:val="baseline"/>
                      <w:lang w:val="en-US" w:eastAsia="zh-CN"/>
                    </w:rPr>
                    <w:t>工单号</w:t>
                  </w:r>
                </w:p>
              </w:tc>
              <w:tc>
                <w:tcPr>
                  <w:tcW w:w="5813" w:type="dxa"/>
                </w:tcPr>
                <w:p>
                  <w:pPr>
                    <w:numPr>
                      <w:ilvl w:val="0"/>
                      <w:numId w:val="0"/>
                    </w:numPr>
                    <w:rPr>
                      <w:rFonts w:hint="default"/>
                      <w:highlight w:val="none"/>
                      <w:vertAlign w:val="baseline"/>
                      <w:lang w:val="en-US" w:eastAsia="zh-CN"/>
                    </w:rPr>
                  </w:pPr>
                  <w:r>
                    <w:rPr>
                      <w:rFonts w:hint="eastAsia"/>
                      <w:highlight w:val="none"/>
                      <w:vertAlign w:val="baseline"/>
                      <w:lang w:val="en-US" w:eastAsia="zh-CN"/>
                    </w:rPr>
                    <w:t>按工单提交时间生成工单号，生成规则：GX+时间+三位数顺序编号。如：GX20240409001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11" w:type="dxa"/>
                  <w:vAlign w:val="center"/>
                </w:tcPr>
                <w:p>
                  <w:pPr>
                    <w:numPr>
                      <w:ilvl w:val="0"/>
                      <w:numId w:val="0"/>
                    </w:numPr>
                    <w:rPr>
                      <w:rFonts w:hint="default"/>
                      <w:highlight w:val="none"/>
                      <w:vertAlign w:val="baseline"/>
                      <w:lang w:val="en-US" w:eastAsia="zh-CN"/>
                    </w:rPr>
                  </w:pPr>
                  <w:r>
                    <w:rPr>
                      <w:rFonts w:hint="eastAsia"/>
                      <w:highlight w:val="none"/>
                      <w:vertAlign w:val="baseline"/>
                      <w:lang w:val="en-US" w:eastAsia="zh-CN"/>
                    </w:rPr>
                    <w:t>设备状态</w:t>
                  </w:r>
                </w:p>
              </w:tc>
              <w:tc>
                <w:tcPr>
                  <w:tcW w:w="5813" w:type="dxa"/>
                </w:tcPr>
                <w:p>
                  <w:pPr>
                    <w:numPr>
                      <w:ilvl w:val="0"/>
                      <w:numId w:val="0"/>
                    </w:numPr>
                    <w:rPr>
                      <w:rFonts w:hint="default"/>
                      <w:highlight w:val="none"/>
                      <w:vertAlign w:val="baseline"/>
                      <w:lang w:val="en-US" w:eastAsia="zh-CN"/>
                    </w:rPr>
                  </w:pPr>
                  <w:r>
                    <w:rPr>
                      <w:rFonts w:hint="eastAsia"/>
                      <w:highlight w:val="none"/>
                      <w:vertAlign w:val="baseline"/>
                      <w:lang w:val="en-US" w:eastAsia="zh-CN"/>
                    </w:rPr>
                    <w:t>关联工单，入网、退网、变更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11" w:type="dxa"/>
                  <w:vAlign w:val="center"/>
                </w:tcPr>
                <w:p>
                  <w:pPr>
                    <w:numPr>
                      <w:ilvl w:val="0"/>
                      <w:numId w:val="0"/>
                    </w:numPr>
                    <w:rPr>
                      <w:rFonts w:hint="default"/>
                      <w:highlight w:val="none"/>
                      <w:vertAlign w:val="baseline"/>
                      <w:lang w:val="en-US" w:eastAsia="zh-CN"/>
                    </w:rPr>
                  </w:pPr>
                  <w:r>
                    <w:rPr>
                      <w:rFonts w:hint="eastAsia"/>
                      <w:highlight w:val="none"/>
                      <w:vertAlign w:val="baseline"/>
                      <w:lang w:val="en-US" w:eastAsia="zh-CN"/>
                    </w:rPr>
                    <w:t>地市</w:t>
                  </w:r>
                </w:p>
              </w:tc>
              <w:tc>
                <w:tcPr>
                  <w:tcW w:w="5813" w:type="dxa"/>
                </w:tcPr>
                <w:p>
                  <w:pPr>
                    <w:numPr>
                      <w:ilvl w:val="0"/>
                      <w:numId w:val="0"/>
                    </w:numPr>
                    <w:rPr>
                      <w:rFonts w:hint="default"/>
                      <w:highlight w:val="none"/>
                      <w:vertAlign w:val="baseline"/>
                      <w:lang w:val="en-US" w:eastAsia="zh-CN"/>
                    </w:rPr>
                  </w:pPr>
                  <w:r>
                    <w:rPr>
                      <w:rFonts w:hint="eastAsia"/>
                      <w:highlight w:val="none"/>
                      <w:vertAlign w:val="baseline"/>
                      <w:lang w:val="en-US" w:eastAsia="zh-CN"/>
                    </w:rPr>
                    <w:t>关联工单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11" w:type="dxa"/>
                  <w:vAlign w:val="top"/>
                </w:tcPr>
                <w:p>
                  <w:pPr>
                    <w:numPr>
                      <w:ilvl w:val="0"/>
                      <w:numId w:val="0"/>
                    </w:numPr>
                    <w:ind w:left="0" w:leftChars="0" w:firstLine="0" w:firstLineChars="0"/>
                    <w:rPr>
                      <w:rFonts w:hint="default"/>
                      <w:vertAlign w:val="baseline"/>
                      <w:lang w:val="en-US" w:eastAsia="zh-CN"/>
                    </w:rPr>
                  </w:pPr>
                  <w:r>
                    <w:rPr>
                      <w:rFonts w:hint="eastAsia"/>
                      <w:vertAlign w:val="baseline"/>
                      <w:lang w:val="en-US" w:eastAsia="zh-CN"/>
                    </w:rPr>
                    <w:t>IP</w:t>
                  </w:r>
                </w:p>
              </w:tc>
              <w:tc>
                <w:tcPr>
                  <w:tcW w:w="5813" w:type="dxa"/>
                  <w:vAlign w:val="top"/>
                </w:tcPr>
                <w:p>
                  <w:pPr>
                    <w:numPr>
                      <w:ilvl w:val="0"/>
                      <w:numId w:val="0"/>
                    </w:numPr>
                    <w:ind w:left="0" w:leftChars="0" w:firstLine="0" w:firstLineChars="0"/>
                    <w:rPr>
                      <w:rFonts w:hint="default"/>
                      <w:vertAlign w:val="baseline"/>
                      <w:lang w:val="en-US" w:eastAsia="zh-CN"/>
                    </w:rPr>
                  </w:pPr>
                  <w:r>
                    <w:rPr>
                      <w:rFonts w:hint="eastAsia"/>
                      <w:vertAlign w:val="baseline"/>
                      <w:lang w:val="en-US" w:eastAsia="zh-CN"/>
                    </w:rPr>
                    <w:t>关联工单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811" w:type="dxa"/>
                  <w:vAlign w:val="top"/>
                </w:tcPr>
                <w:p>
                  <w:pPr>
                    <w:numPr>
                      <w:ilvl w:val="0"/>
                      <w:numId w:val="0"/>
                    </w:numPr>
                    <w:ind w:left="0" w:leftChars="0" w:firstLine="0" w:firstLineChars="0"/>
                    <w:rPr>
                      <w:rFonts w:hint="default"/>
                      <w:vertAlign w:val="baseline"/>
                      <w:lang w:val="en-US" w:eastAsia="zh-CN"/>
                    </w:rPr>
                  </w:pPr>
                  <w:r>
                    <w:rPr>
                      <w:rFonts w:hint="eastAsia"/>
                      <w:vertAlign w:val="baseline"/>
                      <w:lang w:val="en-US" w:eastAsia="zh-CN"/>
                    </w:rPr>
                    <w:t>申请人</w:t>
                  </w:r>
                </w:p>
              </w:tc>
              <w:tc>
                <w:tcPr>
                  <w:tcW w:w="5813" w:type="dxa"/>
                  <w:vAlign w:val="top"/>
                </w:tcPr>
                <w:p>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关联工单申请人账号真实姓名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11" w:type="dxa"/>
                  <w:vAlign w:val="top"/>
                </w:tcPr>
                <w:p>
                  <w:pPr>
                    <w:numPr>
                      <w:ilvl w:val="0"/>
                      <w:numId w:val="0"/>
                    </w:numPr>
                    <w:ind w:left="0" w:leftChars="0" w:firstLine="0" w:firstLineChars="0"/>
                    <w:rPr>
                      <w:rFonts w:hint="default"/>
                      <w:vertAlign w:val="baseline"/>
                      <w:lang w:val="en-US" w:eastAsia="zh-CN"/>
                    </w:rPr>
                  </w:pPr>
                  <w:r>
                    <w:rPr>
                      <w:rFonts w:hint="eastAsia"/>
                      <w:vertAlign w:val="baseline"/>
                      <w:lang w:val="en-US" w:eastAsia="zh-CN"/>
                    </w:rPr>
                    <w:t>申请时间</w:t>
                  </w:r>
                </w:p>
              </w:tc>
              <w:tc>
                <w:tcPr>
                  <w:tcW w:w="5813" w:type="dxa"/>
                  <w:vAlign w:val="top"/>
                </w:tcPr>
                <w:p>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关联工单提交时间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811" w:type="dxa"/>
                  <w:vAlign w:val="top"/>
                </w:tcPr>
                <w:p>
                  <w:pPr>
                    <w:numPr>
                      <w:ilvl w:val="0"/>
                      <w:numId w:val="0"/>
                    </w:numPr>
                    <w:ind w:left="0" w:leftChars="0" w:firstLine="0" w:firstLineChars="0"/>
                    <w:rPr>
                      <w:rFonts w:hint="default"/>
                      <w:vertAlign w:val="baseline"/>
                      <w:lang w:val="en-US" w:eastAsia="zh-CN"/>
                    </w:rPr>
                  </w:pPr>
                  <w:r>
                    <w:rPr>
                      <w:rFonts w:hint="eastAsia"/>
                      <w:vertAlign w:val="baseline"/>
                      <w:lang w:val="en-US" w:eastAsia="zh-CN"/>
                    </w:rPr>
                    <w:t>批复人</w:t>
                  </w:r>
                </w:p>
              </w:tc>
              <w:tc>
                <w:tcPr>
                  <w:tcW w:w="5813" w:type="dxa"/>
                  <w:vAlign w:val="top"/>
                </w:tcPr>
                <w:p>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关联工单批复人账号真实姓名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811" w:type="dxa"/>
                  <w:vAlign w:val="top"/>
                </w:tcPr>
                <w:p>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批复时间</w:t>
                  </w:r>
                </w:p>
              </w:tc>
              <w:tc>
                <w:tcPr>
                  <w:tcW w:w="5813" w:type="dxa"/>
                  <w:vAlign w:val="top"/>
                </w:tcPr>
                <w:p>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关联工单批复时间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811" w:type="dxa"/>
                  <w:vAlign w:val="top"/>
                </w:tcPr>
                <w:p>
                  <w:pPr>
                    <w:numPr>
                      <w:ilvl w:val="0"/>
                      <w:numId w:val="0"/>
                    </w:numPr>
                    <w:ind w:left="0" w:leftChars="0" w:firstLine="0" w:firstLineChars="0"/>
                    <w:rPr>
                      <w:rFonts w:hint="default"/>
                      <w:vertAlign w:val="baseline"/>
                      <w:lang w:val="en-US" w:eastAsia="zh-CN"/>
                    </w:rPr>
                  </w:pPr>
                  <w:r>
                    <w:rPr>
                      <w:rFonts w:hint="eastAsia"/>
                      <w:vertAlign w:val="baseline"/>
                      <w:lang w:val="en-US" w:eastAsia="zh-CN"/>
                    </w:rPr>
                    <w:t>工单状态</w:t>
                  </w:r>
                </w:p>
              </w:tc>
              <w:tc>
                <w:tcPr>
                  <w:tcW w:w="5813" w:type="dxa"/>
                  <w:vAlign w:val="top"/>
                </w:tcPr>
                <w:p>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枚举：待批复、工单驳回、已批复、已废弃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811" w:type="dxa"/>
                  <w:vAlign w:val="top"/>
                </w:tcPr>
                <w:p>
                  <w:pPr>
                    <w:numPr>
                      <w:ilvl w:val="0"/>
                      <w:numId w:val="0"/>
                    </w:numPr>
                    <w:ind w:left="0" w:leftChars="0" w:firstLine="0" w:firstLineChars="0"/>
                    <w:rPr>
                      <w:rFonts w:hint="default"/>
                      <w:vertAlign w:val="baseline"/>
                      <w:lang w:val="en-US" w:eastAsia="zh-CN"/>
                    </w:rPr>
                  </w:pPr>
                  <w:r>
                    <w:rPr>
                      <w:rFonts w:hint="eastAsia"/>
                      <w:vertAlign w:val="baseline"/>
                      <w:lang w:val="en-US" w:eastAsia="zh-CN"/>
                    </w:rPr>
                    <w:t>操作</w:t>
                  </w:r>
                </w:p>
              </w:tc>
              <w:tc>
                <w:tcPr>
                  <w:tcW w:w="5813" w:type="dxa"/>
                  <w:vAlign w:val="top"/>
                </w:tcPr>
                <w:p>
                  <w:pPr>
                    <w:numPr>
                      <w:ilvl w:val="0"/>
                      <w:numId w:val="0"/>
                    </w:numPr>
                    <w:ind w:left="0" w:leftChars="0" w:firstLine="0" w:firstLineChars="0"/>
                    <w:rPr>
                      <w:rFonts w:hint="eastAsia"/>
                      <w:highlight w:val="none"/>
                      <w:vertAlign w:val="baseline"/>
                      <w:lang w:val="en-US" w:eastAsia="zh-CN"/>
                    </w:rPr>
                  </w:pPr>
                  <w:r>
                    <w:rPr>
                      <w:rFonts w:hint="eastAsia"/>
                      <w:highlight w:val="none"/>
                      <w:vertAlign w:val="baseline"/>
                      <w:lang w:val="en-US" w:eastAsia="zh-CN"/>
                    </w:rPr>
                    <w:t>查看、批复、编辑</w:t>
                  </w:r>
                </w:p>
                <w:p>
                  <w:pPr>
                    <w:numPr>
                      <w:ilvl w:val="0"/>
                      <w:numId w:val="13"/>
                    </w:numPr>
                    <w:ind w:left="420" w:leftChars="0" w:hanging="420" w:firstLineChars="0"/>
                    <w:rPr>
                      <w:rFonts w:hint="eastAsia"/>
                      <w:highlight w:val="none"/>
                      <w:vertAlign w:val="baseline"/>
                      <w:lang w:val="en-US" w:eastAsia="zh-CN"/>
                    </w:rPr>
                  </w:pPr>
                  <w:r>
                    <w:rPr>
                      <w:rFonts w:hint="eastAsia"/>
                      <w:highlight w:val="none"/>
                      <w:vertAlign w:val="baseline"/>
                      <w:lang w:val="en-US" w:eastAsia="zh-CN"/>
                    </w:rPr>
                    <w:t>工单待批复：申请人可以查看，省级管理员可以查看，批复人可以查看和批复</w:t>
                  </w:r>
                </w:p>
                <w:p>
                  <w:pPr>
                    <w:numPr>
                      <w:ilvl w:val="0"/>
                      <w:numId w:val="13"/>
                    </w:numPr>
                    <w:ind w:left="420" w:leftChars="0" w:hanging="420" w:firstLineChars="0"/>
                    <w:rPr>
                      <w:rFonts w:hint="default"/>
                      <w:highlight w:val="none"/>
                      <w:vertAlign w:val="baseline"/>
                      <w:lang w:val="en-US" w:eastAsia="zh-CN"/>
                    </w:rPr>
                  </w:pPr>
                  <w:r>
                    <w:rPr>
                      <w:rFonts w:hint="eastAsia"/>
                      <w:highlight w:val="none"/>
                      <w:vertAlign w:val="baseline"/>
                      <w:lang w:val="en-US" w:eastAsia="zh-CN"/>
                    </w:rPr>
                    <w:t>工单驳回：申请人可以编辑后提交，也可以进入编辑页面后选择废弃。省级管理员可以查看。</w:t>
                  </w:r>
                </w:p>
                <w:p>
                  <w:pPr>
                    <w:numPr>
                      <w:ilvl w:val="0"/>
                      <w:numId w:val="13"/>
                    </w:numPr>
                    <w:ind w:left="420" w:leftChars="0" w:hanging="420" w:firstLineChars="0"/>
                    <w:rPr>
                      <w:rFonts w:hint="default"/>
                      <w:highlight w:val="none"/>
                      <w:vertAlign w:val="baseline"/>
                      <w:lang w:val="en-US" w:eastAsia="zh-CN"/>
                    </w:rPr>
                  </w:pPr>
                  <w:r>
                    <w:rPr>
                      <w:rFonts w:hint="eastAsia"/>
                      <w:highlight w:val="none"/>
                      <w:vertAlign w:val="baseline"/>
                      <w:lang w:val="en-US" w:eastAsia="zh-CN"/>
                    </w:rPr>
                    <w:t>工单已批复：申请人和省级管理员均可查看</w:t>
                  </w:r>
                </w:p>
                <w:p>
                  <w:pPr>
                    <w:numPr>
                      <w:ilvl w:val="0"/>
                      <w:numId w:val="13"/>
                    </w:numPr>
                    <w:ind w:left="420" w:leftChars="0" w:hanging="420" w:firstLineChars="0"/>
                    <w:rPr>
                      <w:rFonts w:hint="default"/>
                      <w:highlight w:val="none"/>
                      <w:vertAlign w:val="baseline"/>
                      <w:lang w:val="en-US" w:eastAsia="zh-CN"/>
                    </w:rPr>
                  </w:pPr>
                  <w:r>
                    <w:rPr>
                      <w:rFonts w:hint="eastAsia"/>
                      <w:highlight w:val="none"/>
                      <w:vertAlign w:val="baseline"/>
                      <w:lang w:val="en-US" w:eastAsia="zh-CN"/>
                    </w:rPr>
                    <w:t>工单已废弃：申请人和省级管理员均可查看</w:t>
                  </w:r>
                </w:p>
              </w:tc>
            </w:tr>
          </w:tbl>
          <w:p>
            <w:pPr>
              <w:widowControl w:val="0"/>
              <w:numPr>
                <w:ilvl w:val="0"/>
                <w:numId w:val="0"/>
              </w:numPr>
              <w:jc w:val="both"/>
              <w:rPr>
                <w:rFonts w:hint="default"/>
                <w:lang w:val="en-US" w:eastAsia="zh-CN"/>
              </w:rPr>
            </w:pPr>
            <w:r>
              <w:rPr>
                <w:rFonts w:hint="eastAsia"/>
                <w:lang w:val="en-US" w:eastAsia="zh-CN"/>
              </w:rPr>
              <w:t>审批历史中的操作记录，操作记录4种动作：发起IP申请、批复通过、驳回IP申请、废弃工单。</w:t>
            </w: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r>
              <w:rPr>
                <w:rFonts w:hint="eastAsia"/>
                <w:b/>
                <w:bCs/>
                <w:lang w:val="en-US" w:eastAsia="zh-CN"/>
              </w:rPr>
              <w:t>2.我的发起页面</w:t>
            </w:r>
          </w:p>
          <w:p>
            <w:pPr>
              <w:widowControl w:val="0"/>
              <w:numPr>
                <w:ilvl w:val="0"/>
                <w:numId w:val="0"/>
              </w:numPr>
              <w:jc w:val="both"/>
              <w:rPr>
                <w:rFonts w:hint="eastAsia"/>
                <w:lang w:val="en-US" w:eastAsia="zh-CN"/>
              </w:rPr>
            </w:pPr>
            <w:r>
              <w:rPr>
                <w:rFonts w:hint="eastAsia"/>
                <w:lang w:val="en-US" w:eastAsia="zh-CN"/>
              </w:rPr>
              <w:t>该页面可以发起IP申请流程，单击“发起IP申请”可新建工单</w:t>
            </w:r>
          </w:p>
          <w:p>
            <w:pPr>
              <w:widowControl w:val="0"/>
              <w:numPr>
                <w:ilvl w:val="0"/>
                <w:numId w:val="0"/>
              </w:numPr>
              <w:jc w:val="both"/>
              <w:rPr>
                <w:rFonts w:hint="default"/>
                <w:lang w:val="en-US" w:eastAsia="zh-CN"/>
              </w:rPr>
            </w:pPr>
            <w:r>
              <w:rPr>
                <w:rFonts w:hint="eastAsia"/>
                <w:lang w:val="en-US" w:eastAsia="zh-CN"/>
              </w:rPr>
              <w:t>根据表单第一个字段“设备状态”所选择的内容，IP申请流程分：入网、退网、变更，三种流程。</w:t>
            </w:r>
          </w:p>
          <w:p>
            <w:pPr>
              <w:widowControl w:val="0"/>
              <w:numPr>
                <w:ilvl w:val="0"/>
                <w:numId w:val="0"/>
              </w:numPr>
              <w:jc w:val="both"/>
              <w:rPr>
                <w:rFonts w:hint="default"/>
                <w:lang w:val="en-US" w:eastAsia="zh-CN"/>
              </w:rPr>
            </w:pPr>
            <w:r>
              <w:rPr>
                <w:rFonts w:hint="eastAsia"/>
                <w:lang w:val="en-US" w:eastAsia="zh-CN"/>
              </w:rPr>
              <w:t>2.1表单字段——</w:t>
            </w:r>
            <w:r>
              <w:rPr>
                <w:rFonts w:hint="eastAsia"/>
                <w:b/>
                <w:bCs/>
                <w:lang w:val="en-US" w:eastAsia="zh-CN"/>
              </w:rPr>
              <w:t>入网</w:t>
            </w:r>
            <w:r>
              <w:rPr>
                <w:rFonts w:hint="eastAsia"/>
                <w:lang w:val="en-US" w:eastAsia="zh-CN"/>
              </w:rPr>
              <w:t>申请</w:t>
            </w:r>
          </w:p>
          <w:tbl>
            <w:tblPr>
              <w:tblStyle w:val="33"/>
              <w:tblW w:w="8807" w:type="dxa"/>
              <w:tblInd w:w="-2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Change w:id="0" w:author="zhoujiansheng" w:date="2024-06-06T09:13:22Z">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PrChange>
            </w:tblPr>
            <w:tblGrid>
              <w:gridCol w:w="1901"/>
              <w:gridCol w:w="5416"/>
              <w:gridCol w:w="1490"/>
              <w:tblGridChange w:id="1">
                <w:tblGrid>
                  <w:gridCol w:w="1901"/>
                  <w:gridCol w:w="5416"/>
                  <w:gridCol w:w="1490"/>
                </w:tblGrid>
              </w:tblGridChange>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2" w:author="zhoujiansheng" w:date="2024-06-06T09:13:2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c>
                <w:tcPr>
                  <w:tcW w:w="1901" w:type="dxa"/>
                  <w:shd w:val="clear" w:color="auto" w:fill="BEBEBE" w:themeFill="background1" w:themeFillShade="BF"/>
                  <w:tcPrChange w:id="3" w:author="zhoujiansheng" w:date="2024-06-06T09:13:22Z">
                    <w:tcPr>
                      <w:tcW w:w="1901" w:type="dxa"/>
                      <w:shd w:val="clear" w:color="auto" w:fill="BEBEBE" w:themeFill="background1" w:themeFillShade="BF"/>
                    </w:tcPr>
                  </w:tcPrChange>
                </w:tcPr>
                <w:p>
                  <w:pPr>
                    <w:numPr>
                      <w:ilvl w:val="0"/>
                      <w:numId w:val="0"/>
                    </w:numPr>
                    <w:jc w:val="center"/>
                    <w:rPr>
                      <w:rFonts w:hint="default"/>
                      <w:b w:val="0"/>
                      <w:bCs w:val="0"/>
                      <w:vertAlign w:val="baseline"/>
                      <w:lang w:val="en-US" w:eastAsia="zh-CN"/>
                    </w:rPr>
                  </w:pPr>
                  <w:r>
                    <w:rPr>
                      <w:rFonts w:hint="eastAsia"/>
                      <w:b w:val="0"/>
                      <w:bCs w:val="0"/>
                      <w:vertAlign w:val="baseline"/>
                      <w:lang w:val="en-US" w:eastAsia="zh-CN"/>
                    </w:rPr>
                    <w:t>字段</w:t>
                  </w:r>
                </w:p>
              </w:tc>
              <w:tc>
                <w:tcPr>
                  <w:tcW w:w="5416" w:type="dxa"/>
                  <w:shd w:val="clear" w:color="auto" w:fill="BEBEBE" w:themeFill="background1" w:themeFillShade="BF"/>
                  <w:tcPrChange w:id="4" w:author="zhoujiansheng" w:date="2024-06-06T09:13:22Z">
                    <w:tcPr>
                      <w:tcW w:w="5416" w:type="dxa"/>
                      <w:shd w:val="clear" w:color="auto" w:fill="BEBEBE" w:themeFill="background1" w:themeFillShade="BF"/>
                    </w:tcPr>
                  </w:tcPrChange>
                </w:tcPr>
                <w:p>
                  <w:pPr>
                    <w:numPr>
                      <w:ilvl w:val="0"/>
                      <w:numId w:val="0"/>
                    </w:numPr>
                    <w:jc w:val="center"/>
                    <w:rPr>
                      <w:rFonts w:hint="default"/>
                      <w:b w:val="0"/>
                      <w:bCs w:val="0"/>
                      <w:vertAlign w:val="baseline"/>
                      <w:lang w:val="en-US" w:eastAsia="zh-CN"/>
                    </w:rPr>
                  </w:pPr>
                  <w:r>
                    <w:rPr>
                      <w:rFonts w:hint="eastAsia"/>
                      <w:b w:val="0"/>
                      <w:bCs w:val="0"/>
                      <w:vertAlign w:val="baseline"/>
                      <w:lang w:val="en-US" w:eastAsia="zh-CN"/>
                    </w:rPr>
                    <w:t>说明</w:t>
                  </w:r>
                </w:p>
              </w:tc>
              <w:tc>
                <w:tcPr>
                  <w:tcW w:w="1490" w:type="dxa"/>
                  <w:shd w:val="clear" w:color="auto" w:fill="BEBEBE" w:themeFill="background1" w:themeFillShade="BF"/>
                  <w:tcPrChange w:id="5" w:author="zhoujiansheng" w:date="2024-06-06T09:13:22Z">
                    <w:tcPr>
                      <w:tcW w:w="1490" w:type="dxa"/>
                      <w:shd w:val="clear" w:color="auto" w:fill="BEBEBE" w:themeFill="background1" w:themeFillShade="BF"/>
                    </w:tcPr>
                  </w:tcPrChange>
                </w:tcPr>
                <w:p>
                  <w:pPr>
                    <w:numPr>
                      <w:ilvl w:val="0"/>
                      <w:numId w:val="0"/>
                    </w:numPr>
                    <w:jc w:val="center"/>
                    <w:rPr>
                      <w:rFonts w:hint="default"/>
                      <w:b w:val="0"/>
                      <w:bCs w:val="0"/>
                      <w:vertAlign w:val="baseline"/>
                      <w:lang w:val="en-US" w:eastAsia="zh-CN"/>
                    </w:rPr>
                  </w:pPr>
                  <w:r>
                    <w:rPr>
                      <w:rFonts w:hint="eastAsia"/>
                      <w:b w:val="0"/>
                      <w:bCs w:val="0"/>
                      <w:vertAlign w:val="baseline"/>
                      <w:lang w:val="en-US" w:eastAsia="zh-CN"/>
                    </w:rPr>
                    <w:t>填写人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6" w:author="zhoujiansheng" w:date="2024-06-06T09:13:2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c>
                <w:tcPr>
                  <w:tcW w:w="1901" w:type="dxa"/>
                  <w:vAlign w:val="center"/>
                  <w:tcPrChange w:id="7" w:author="zhoujiansheng" w:date="2024-06-06T09:13:22Z">
                    <w:tcPr>
                      <w:tcW w:w="1901" w:type="dxa"/>
                      <w:vAlign w:val="center"/>
                    </w:tcPr>
                  </w:tcPrChange>
                </w:tcPr>
                <w:p>
                  <w:pPr>
                    <w:numPr>
                      <w:ilvl w:val="0"/>
                      <w:numId w:val="0"/>
                    </w:numPr>
                    <w:rPr>
                      <w:rFonts w:hint="default"/>
                      <w:highlight w:val="none"/>
                      <w:vertAlign w:val="baseline"/>
                      <w:lang w:val="en-US" w:eastAsia="zh-CN"/>
                    </w:rPr>
                  </w:pPr>
                  <w:r>
                    <w:rPr>
                      <w:rFonts w:hint="eastAsia"/>
                      <w:lang w:val="en-US" w:eastAsia="zh-CN"/>
                    </w:rPr>
                    <w:t>设备状态</w:t>
                  </w:r>
                </w:p>
              </w:tc>
              <w:tc>
                <w:tcPr>
                  <w:tcW w:w="5416" w:type="dxa"/>
                  <w:vAlign w:val="center"/>
                  <w:tcPrChange w:id="8" w:author="zhoujiansheng" w:date="2024-06-06T09:13:22Z">
                    <w:tcPr>
                      <w:tcW w:w="5416" w:type="dxa"/>
                      <w:vAlign w:val="center"/>
                    </w:tcPr>
                  </w:tcPrChange>
                </w:tcPr>
                <w:p>
                  <w:pPr>
                    <w:numPr>
                      <w:ilvl w:val="0"/>
                      <w:numId w:val="0"/>
                    </w:numPr>
                    <w:rPr>
                      <w:rFonts w:hint="default"/>
                      <w:highlight w:val="none"/>
                      <w:lang w:val="en-US" w:eastAsia="zh-CN"/>
                    </w:rPr>
                  </w:pPr>
                  <w:r>
                    <w:rPr>
                      <w:rFonts w:hint="eastAsia"/>
                      <w:highlight w:val="none"/>
                      <w:lang w:val="en-US" w:eastAsia="zh-CN"/>
                    </w:rPr>
                    <w:t>若分不同的入口创建表单，则根据所选入口，直接填充“入网”</w:t>
                  </w:r>
                </w:p>
              </w:tc>
              <w:tc>
                <w:tcPr>
                  <w:tcW w:w="1490" w:type="dxa"/>
                  <w:vAlign w:val="center"/>
                  <w:tcPrChange w:id="9" w:author="zhoujiansheng" w:date="2024-06-06T09:13:22Z">
                    <w:tcPr>
                      <w:tcW w:w="1490" w:type="dxa"/>
                      <w:vAlign w:val="center"/>
                    </w:tcPr>
                  </w:tcPrChange>
                </w:tcPr>
                <w:p>
                  <w:pPr>
                    <w:numPr>
                      <w:ilvl w:val="0"/>
                      <w:numId w:val="0"/>
                    </w:numPr>
                    <w:rPr>
                      <w:rFonts w:hint="default"/>
                      <w:b/>
                      <w:bCs/>
                      <w:color w:val="00B050"/>
                      <w:lang w:val="en-US" w:eastAsia="zh-CN"/>
                    </w:rPr>
                  </w:pPr>
                  <w:r>
                    <w:rPr>
                      <w:rFonts w:hint="eastAsia"/>
                      <w:b w:val="0"/>
                      <w:bCs w:val="0"/>
                      <w:color w:val="auto"/>
                      <w:lang w:val="en-US" w:eastAsia="zh-CN"/>
                    </w:rPr>
                    <w:t>申请人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10" w:author="zhoujiansheng" w:date="2024-06-06T09:13:2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c>
                <w:tcPr>
                  <w:tcW w:w="1901" w:type="dxa"/>
                  <w:vAlign w:val="center"/>
                  <w:tcPrChange w:id="11" w:author="zhoujiansheng" w:date="2024-06-06T09:13:22Z">
                    <w:tcPr>
                      <w:tcW w:w="1901" w:type="dxa"/>
                      <w:vAlign w:val="center"/>
                    </w:tcPr>
                  </w:tcPrChange>
                </w:tcPr>
                <w:p>
                  <w:pPr>
                    <w:numPr>
                      <w:ilvl w:val="0"/>
                      <w:numId w:val="0"/>
                    </w:numPr>
                    <w:ind w:left="0" w:leftChars="0" w:firstLine="0" w:firstLineChars="0"/>
                    <w:rPr>
                      <w:rFonts w:hint="default"/>
                      <w:vertAlign w:val="baseline"/>
                      <w:lang w:val="en-US" w:eastAsia="zh-CN"/>
                    </w:rPr>
                  </w:pPr>
                  <w:r>
                    <w:rPr>
                      <w:rFonts w:hint="eastAsia"/>
                      <w:lang w:val="en-US" w:eastAsia="zh-CN"/>
                    </w:rPr>
                    <w:t>接入动环监控系统类别</w:t>
                  </w:r>
                </w:p>
              </w:tc>
              <w:tc>
                <w:tcPr>
                  <w:tcW w:w="5416" w:type="dxa"/>
                  <w:vAlign w:val="center"/>
                  <w:tcPrChange w:id="12" w:author="zhoujiansheng" w:date="2024-06-06T09:13:22Z">
                    <w:tcPr>
                      <w:tcW w:w="5416" w:type="dxa"/>
                      <w:vAlign w:val="center"/>
                    </w:tcPr>
                  </w:tcPrChange>
                </w:tcPr>
                <w:p>
                  <w:pPr>
                    <w:numPr>
                      <w:ilvl w:val="0"/>
                      <w:numId w:val="0"/>
                    </w:numPr>
                    <w:ind w:left="0" w:leftChars="0" w:firstLine="0" w:firstLineChars="0"/>
                    <w:rPr>
                      <w:rFonts w:hint="default"/>
                      <w:vertAlign w:val="baseline"/>
                      <w:lang w:val="en-US" w:eastAsia="zh-CN"/>
                    </w:rPr>
                  </w:pPr>
                  <w:r>
                    <w:rPr>
                      <w:rFonts w:hint="eastAsia"/>
                      <w:b w:val="0"/>
                      <w:bCs w:val="0"/>
                      <w:color w:val="auto"/>
                      <w:lang w:val="en-US" w:eastAsia="zh-CN"/>
                    </w:rPr>
                    <w:t>必填项</w:t>
                  </w:r>
                  <w:r>
                    <w:rPr>
                      <w:rFonts w:hint="eastAsia"/>
                      <w:lang w:val="en-US" w:eastAsia="zh-CN"/>
                    </w:rPr>
                    <w:t>，下拉选项——局房动环、基站动环</w:t>
                  </w:r>
                </w:p>
              </w:tc>
              <w:tc>
                <w:tcPr>
                  <w:tcW w:w="1490" w:type="dxa"/>
                  <w:vAlign w:val="center"/>
                  <w:tcPrChange w:id="13" w:author="zhoujiansheng" w:date="2024-06-06T09:13:22Z">
                    <w:tcPr>
                      <w:tcW w:w="1490" w:type="dxa"/>
                      <w:vAlign w:val="center"/>
                    </w:tcPr>
                  </w:tcPrChange>
                </w:tcPr>
                <w:p>
                  <w:pPr>
                    <w:numPr>
                      <w:ilvl w:val="0"/>
                      <w:numId w:val="0"/>
                    </w:numPr>
                    <w:ind w:left="0" w:leftChars="0" w:firstLine="0" w:firstLineChars="0"/>
                    <w:rPr>
                      <w:rFonts w:hint="eastAsia"/>
                      <w:b/>
                      <w:bCs/>
                      <w:color w:val="00B050"/>
                      <w:lang w:val="en-US" w:eastAsia="zh-CN"/>
                    </w:rPr>
                  </w:pPr>
                  <w:r>
                    <w:rPr>
                      <w:rFonts w:hint="eastAsia"/>
                      <w:b w:val="0"/>
                      <w:bCs w:val="0"/>
                      <w:color w:val="auto"/>
                      <w:lang w:val="en-US" w:eastAsia="zh-CN"/>
                    </w:rPr>
                    <w:t>申请人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14" w:author="zhoujiansheng" w:date="2024-06-06T09:13:2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90" w:hRule="atLeast"/>
                <w:trPrChange w:id="14" w:author="zhoujiansheng" w:date="2024-06-06T09:13:22Z">
                  <w:trPr>
                    <w:trHeight w:val="90" w:hRule="atLeast"/>
                  </w:trPr>
                </w:trPrChange>
              </w:trPr>
              <w:tc>
                <w:tcPr>
                  <w:tcW w:w="1901" w:type="dxa"/>
                  <w:vAlign w:val="top"/>
                  <w:tcPrChange w:id="15" w:author="zhoujiansheng" w:date="2024-06-06T09:13:22Z">
                    <w:tcPr>
                      <w:tcW w:w="1901" w:type="dxa"/>
                      <w:vAlign w:val="top"/>
                    </w:tcPr>
                  </w:tcPrChange>
                </w:tcPr>
                <w:p>
                  <w:pPr>
                    <w:numPr>
                      <w:ilvl w:val="0"/>
                      <w:numId w:val="0"/>
                    </w:numPr>
                    <w:ind w:left="0" w:leftChars="0" w:firstLine="0" w:firstLineChars="0"/>
                    <w:rPr>
                      <w:rFonts w:hint="default"/>
                      <w:lang w:val="en-US" w:eastAsia="zh-CN"/>
                    </w:rPr>
                  </w:pPr>
                  <w:r>
                    <w:rPr>
                      <w:rFonts w:hint="eastAsia"/>
                      <w:lang w:val="en-US" w:eastAsia="zh-CN"/>
                    </w:rPr>
                    <w:t>地市</w:t>
                  </w:r>
                </w:p>
              </w:tc>
              <w:tc>
                <w:tcPr>
                  <w:tcW w:w="5416" w:type="dxa"/>
                  <w:vAlign w:val="center"/>
                  <w:tcPrChange w:id="16" w:author="zhoujiansheng" w:date="2024-06-06T09:13:22Z">
                    <w:tcPr>
                      <w:tcW w:w="5416" w:type="dxa"/>
                      <w:vAlign w:val="center"/>
                    </w:tcPr>
                  </w:tcPrChange>
                </w:tcPr>
                <w:p>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必填项，下拉选择</w:t>
                  </w:r>
                </w:p>
              </w:tc>
              <w:tc>
                <w:tcPr>
                  <w:tcW w:w="1490" w:type="dxa"/>
                  <w:vAlign w:val="center"/>
                  <w:tcPrChange w:id="17" w:author="zhoujiansheng" w:date="2024-06-06T09:13:22Z">
                    <w:tcPr>
                      <w:tcW w:w="1490" w:type="dxa"/>
                      <w:vAlign w:val="center"/>
                    </w:tcPr>
                  </w:tcPrChange>
                </w:tcPr>
                <w:p>
                  <w:pPr>
                    <w:numPr>
                      <w:ilvl w:val="0"/>
                      <w:numId w:val="0"/>
                    </w:numPr>
                    <w:ind w:left="0" w:leftChars="0" w:firstLine="0" w:firstLineChars="0"/>
                    <w:rPr>
                      <w:rFonts w:hint="eastAsia"/>
                      <w:b/>
                      <w:bCs/>
                      <w:color w:val="00B050"/>
                      <w:lang w:val="en-US" w:eastAsia="zh-CN"/>
                    </w:rPr>
                  </w:pPr>
                  <w:r>
                    <w:rPr>
                      <w:rFonts w:hint="eastAsia"/>
                      <w:b w:val="0"/>
                      <w:bCs w:val="0"/>
                      <w:color w:val="auto"/>
                      <w:lang w:val="en-US" w:eastAsia="zh-CN"/>
                    </w:rPr>
                    <w:t>申请人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18" w:author="zhoujiansheng" w:date="2024-06-06T09:13:2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90" w:hRule="atLeast"/>
                <w:trPrChange w:id="18" w:author="zhoujiansheng" w:date="2024-06-06T09:13:22Z">
                  <w:trPr>
                    <w:trHeight w:val="90" w:hRule="atLeast"/>
                  </w:trPr>
                </w:trPrChange>
              </w:trPr>
              <w:tc>
                <w:tcPr>
                  <w:tcW w:w="1901" w:type="dxa"/>
                  <w:vAlign w:val="center"/>
                  <w:tcPrChange w:id="19" w:author="zhoujiansheng" w:date="2024-06-06T09:13:22Z">
                    <w:tcPr>
                      <w:tcW w:w="1901" w:type="dxa"/>
                      <w:vAlign w:val="center"/>
                    </w:tcPr>
                  </w:tcPrChange>
                </w:tcPr>
                <w:p>
                  <w:pPr>
                    <w:numPr>
                      <w:ilvl w:val="0"/>
                      <w:numId w:val="0"/>
                    </w:numPr>
                    <w:ind w:left="0" w:leftChars="0" w:firstLine="0" w:firstLineChars="0"/>
                    <w:rPr>
                      <w:rFonts w:hint="default"/>
                      <w:lang w:val="en-US" w:eastAsia="zh-CN"/>
                    </w:rPr>
                  </w:pPr>
                  <w:r>
                    <w:rPr>
                      <w:rFonts w:hint="eastAsia"/>
                      <w:lang w:val="en-US" w:eastAsia="zh-CN"/>
                    </w:rPr>
                    <w:t>站点类型</w:t>
                  </w:r>
                </w:p>
              </w:tc>
              <w:tc>
                <w:tcPr>
                  <w:tcW w:w="5416" w:type="dxa"/>
                  <w:vAlign w:val="center"/>
                  <w:tcPrChange w:id="20" w:author="zhoujiansheng" w:date="2024-06-06T09:13:22Z">
                    <w:tcPr>
                      <w:tcW w:w="5416" w:type="dxa"/>
                      <w:vAlign w:val="center"/>
                    </w:tcPr>
                  </w:tcPrChange>
                </w:tcPr>
                <w:p>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必填项，下拉选择</w:t>
                  </w:r>
                </w:p>
              </w:tc>
              <w:tc>
                <w:tcPr>
                  <w:tcW w:w="1490" w:type="dxa"/>
                  <w:vAlign w:val="center"/>
                  <w:tcPrChange w:id="21" w:author="zhoujiansheng" w:date="2024-06-06T09:13:22Z">
                    <w:tcPr>
                      <w:tcW w:w="1490" w:type="dxa"/>
                      <w:vAlign w:val="center"/>
                    </w:tcPr>
                  </w:tcPrChange>
                </w:tcPr>
                <w:p>
                  <w:pPr>
                    <w:numPr>
                      <w:ilvl w:val="0"/>
                      <w:numId w:val="0"/>
                    </w:numPr>
                    <w:ind w:left="0" w:leftChars="0" w:firstLine="0" w:firstLineChars="0"/>
                    <w:rPr>
                      <w:rFonts w:hint="default"/>
                      <w:b/>
                      <w:bCs/>
                      <w:color w:val="00B050"/>
                      <w:lang w:val="en-US" w:eastAsia="zh-CN"/>
                    </w:rPr>
                  </w:pPr>
                  <w:r>
                    <w:rPr>
                      <w:rFonts w:hint="eastAsia"/>
                      <w:b w:val="0"/>
                      <w:bCs w:val="0"/>
                      <w:color w:val="auto"/>
                      <w:lang w:val="en-US" w:eastAsia="zh-CN"/>
                    </w:rPr>
                    <w:t>申请人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22" w:author="zhoujiansheng" w:date="2024-06-06T09:13:2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90" w:hRule="atLeast"/>
                <w:trPrChange w:id="22" w:author="zhoujiansheng" w:date="2024-06-06T09:13:22Z">
                  <w:trPr>
                    <w:trHeight w:val="90" w:hRule="atLeast"/>
                  </w:trPr>
                </w:trPrChange>
              </w:trPr>
              <w:tc>
                <w:tcPr>
                  <w:tcW w:w="1901" w:type="dxa"/>
                  <w:vAlign w:val="top"/>
                  <w:tcPrChange w:id="23" w:author="zhoujiansheng" w:date="2024-06-06T09:13:22Z">
                    <w:tcPr>
                      <w:tcW w:w="1901" w:type="dxa"/>
                      <w:vAlign w:val="top"/>
                    </w:tcPr>
                  </w:tcPrChange>
                </w:tcPr>
                <w:p>
                  <w:pPr>
                    <w:numPr>
                      <w:ilvl w:val="0"/>
                      <w:numId w:val="0"/>
                    </w:numPr>
                    <w:ind w:left="0" w:leftChars="0" w:firstLine="0" w:firstLineChars="0"/>
                    <w:rPr>
                      <w:rFonts w:hint="default"/>
                      <w:lang w:val="en-US" w:eastAsia="zh-CN"/>
                    </w:rPr>
                  </w:pPr>
                  <w:r>
                    <w:rPr>
                      <w:rFonts w:hint="eastAsia"/>
                      <w:lang w:val="en-US" w:eastAsia="zh-CN"/>
                    </w:rPr>
                    <w:t>站点名称</w:t>
                  </w:r>
                </w:p>
              </w:tc>
              <w:tc>
                <w:tcPr>
                  <w:tcW w:w="5416" w:type="dxa"/>
                  <w:vAlign w:val="center"/>
                  <w:tcPrChange w:id="24" w:author="zhoujiansheng" w:date="2024-06-06T09:13:22Z">
                    <w:tcPr>
                      <w:tcW w:w="5416" w:type="dxa"/>
                      <w:vAlign w:val="center"/>
                    </w:tcPr>
                  </w:tcPrChange>
                </w:tcPr>
                <w:p>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必填项，支持模糊查找下拉选择</w:t>
                  </w:r>
                </w:p>
              </w:tc>
              <w:tc>
                <w:tcPr>
                  <w:tcW w:w="1490" w:type="dxa"/>
                  <w:vAlign w:val="center"/>
                  <w:tcPrChange w:id="25" w:author="zhoujiansheng" w:date="2024-06-06T09:13:22Z">
                    <w:tcPr>
                      <w:tcW w:w="1490" w:type="dxa"/>
                      <w:vAlign w:val="center"/>
                    </w:tcPr>
                  </w:tcPrChange>
                </w:tcPr>
                <w:p>
                  <w:pPr>
                    <w:numPr>
                      <w:ilvl w:val="0"/>
                      <w:numId w:val="0"/>
                    </w:numPr>
                    <w:ind w:left="0" w:leftChars="0" w:firstLine="0" w:firstLineChars="0"/>
                    <w:rPr>
                      <w:rFonts w:hint="default"/>
                      <w:highlight w:val="none"/>
                      <w:vertAlign w:val="baseline"/>
                      <w:lang w:val="en-US" w:eastAsia="zh-CN"/>
                    </w:rPr>
                  </w:pPr>
                  <w:r>
                    <w:rPr>
                      <w:rFonts w:hint="eastAsia"/>
                      <w:b w:val="0"/>
                      <w:bCs w:val="0"/>
                      <w:color w:val="auto"/>
                      <w:lang w:val="en-US" w:eastAsia="zh-CN"/>
                    </w:rPr>
                    <w:t>申请人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26" w:author="zhoujiansheng" w:date="2024-06-06T09:13:2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90" w:hRule="atLeast"/>
                <w:trPrChange w:id="26" w:author="zhoujiansheng" w:date="2024-06-06T09:13:22Z">
                  <w:trPr>
                    <w:trHeight w:val="90" w:hRule="atLeast"/>
                  </w:trPr>
                </w:trPrChange>
              </w:trPr>
              <w:tc>
                <w:tcPr>
                  <w:tcW w:w="1901" w:type="dxa"/>
                  <w:vAlign w:val="top"/>
                  <w:tcPrChange w:id="27" w:author="zhoujiansheng" w:date="2024-06-06T09:13:22Z">
                    <w:tcPr>
                      <w:tcW w:w="1901" w:type="dxa"/>
                      <w:vAlign w:val="top"/>
                    </w:tcPr>
                  </w:tcPrChange>
                </w:tcPr>
                <w:p>
                  <w:pPr>
                    <w:numPr>
                      <w:ilvl w:val="0"/>
                      <w:numId w:val="0"/>
                    </w:numPr>
                    <w:ind w:left="0" w:leftChars="0" w:firstLine="0" w:firstLineChars="0"/>
                    <w:rPr>
                      <w:rFonts w:hint="default"/>
                      <w:lang w:val="en-US" w:eastAsia="zh-CN"/>
                    </w:rPr>
                  </w:pPr>
                  <w:r>
                    <w:rPr>
                      <w:rFonts w:hint="eastAsia"/>
                      <w:lang w:val="en-US" w:eastAsia="zh-CN"/>
                    </w:rPr>
                    <w:t>机房名称</w:t>
                  </w:r>
                </w:p>
              </w:tc>
              <w:tc>
                <w:tcPr>
                  <w:tcW w:w="5416" w:type="dxa"/>
                  <w:vAlign w:val="center"/>
                  <w:tcPrChange w:id="28" w:author="zhoujiansheng" w:date="2024-06-06T09:13:22Z">
                    <w:tcPr>
                      <w:tcW w:w="5416" w:type="dxa"/>
                      <w:vAlign w:val="center"/>
                    </w:tcPr>
                  </w:tcPrChange>
                </w:tcPr>
                <w:p>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必填项，支持模糊查找下拉选择</w:t>
                  </w:r>
                </w:p>
              </w:tc>
              <w:tc>
                <w:tcPr>
                  <w:tcW w:w="1490" w:type="dxa"/>
                  <w:vAlign w:val="center"/>
                  <w:tcPrChange w:id="29" w:author="zhoujiansheng" w:date="2024-06-06T09:13:22Z">
                    <w:tcPr>
                      <w:tcW w:w="1490" w:type="dxa"/>
                      <w:vAlign w:val="center"/>
                    </w:tcPr>
                  </w:tcPrChange>
                </w:tcPr>
                <w:p>
                  <w:pPr>
                    <w:numPr>
                      <w:ilvl w:val="0"/>
                      <w:numId w:val="0"/>
                    </w:numPr>
                    <w:ind w:left="0" w:leftChars="0" w:firstLine="0" w:firstLineChars="0"/>
                    <w:rPr>
                      <w:rFonts w:hint="default"/>
                      <w:highlight w:val="none"/>
                      <w:vertAlign w:val="baseline"/>
                      <w:lang w:val="en-US" w:eastAsia="zh-CN"/>
                    </w:rPr>
                  </w:pPr>
                  <w:r>
                    <w:rPr>
                      <w:rFonts w:hint="eastAsia"/>
                      <w:b w:val="0"/>
                      <w:bCs w:val="0"/>
                      <w:color w:val="auto"/>
                      <w:lang w:val="en-US" w:eastAsia="zh-CN"/>
                    </w:rPr>
                    <w:t>申请人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30" w:author="zhoujiansheng" w:date="2024-06-06T09:13:2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90" w:hRule="atLeast"/>
                <w:trPrChange w:id="30" w:author="zhoujiansheng" w:date="2024-06-06T09:13:22Z">
                  <w:trPr>
                    <w:trHeight w:val="90" w:hRule="atLeast"/>
                  </w:trPr>
                </w:trPrChange>
              </w:trPr>
              <w:tc>
                <w:tcPr>
                  <w:tcW w:w="1901" w:type="dxa"/>
                  <w:vAlign w:val="top"/>
                  <w:tcPrChange w:id="31" w:author="zhoujiansheng" w:date="2024-06-06T09:13:22Z">
                    <w:tcPr>
                      <w:tcW w:w="1901" w:type="dxa"/>
                      <w:vAlign w:val="top"/>
                    </w:tcPr>
                  </w:tcPrChange>
                </w:tcPr>
                <w:p>
                  <w:pPr>
                    <w:numPr>
                      <w:ilvl w:val="0"/>
                      <w:numId w:val="0"/>
                    </w:numPr>
                    <w:ind w:left="0" w:leftChars="0" w:firstLine="0" w:firstLineChars="0"/>
                    <w:rPr>
                      <w:rFonts w:hint="default"/>
                      <w:lang w:val="en-US" w:eastAsia="zh-CN"/>
                    </w:rPr>
                  </w:pPr>
                  <w:r>
                    <w:rPr>
                      <w:rFonts w:hint="eastAsia"/>
                      <w:lang w:val="en-US" w:eastAsia="zh-CN"/>
                    </w:rPr>
                    <w:t>设备类型</w:t>
                  </w:r>
                </w:p>
              </w:tc>
              <w:tc>
                <w:tcPr>
                  <w:tcW w:w="5416" w:type="dxa"/>
                  <w:vAlign w:val="center"/>
                  <w:tcPrChange w:id="32" w:author="zhoujiansheng" w:date="2024-06-06T09:13:22Z">
                    <w:tcPr>
                      <w:tcW w:w="5416" w:type="dxa"/>
                      <w:vAlign w:val="center"/>
                    </w:tcPr>
                  </w:tcPrChange>
                </w:tcPr>
                <w:p>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必填项，下拉选择</w:t>
                  </w:r>
                  <w:ins w:id="33" w:author="zhoujiansheng" w:date="2024-05-28T21:48:43Z">
                    <w:r>
                      <w:rPr>
                        <w:rFonts w:hint="eastAsia"/>
                        <w:highlight w:val="none"/>
                        <w:vertAlign w:val="baseline"/>
                        <w:lang w:val="en-US" w:eastAsia="zh-CN"/>
                      </w:rPr>
                      <w:t>。</w:t>
                    </w:r>
                  </w:ins>
                  <w:ins w:id="34" w:author="zhoujiansheng" w:date="2024-05-28T21:48:44Z">
                    <w:r>
                      <w:rPr>
                        <w:rFonts w:hint="eastAsia"/>
                        <w:highlight w:val="none"/>
                        <w:lang w:val="en-US" w:eastAsia="zh-CN"/>
                      </w:rPr>
                      <w:t>枚举——</w:t>
                    </w:r>
                  </w:ins>
                  <w:ins w:id="35" w:author="zhoujiansheng" w:date="2024-05-28T21:48:44Z">
                    <w:r>
                      <w:rPr>
                        <w:rFonts w:hint="eastAsia"/>
                        <w:lang w:val="en-US" w:eastAsia="zh-CN"/>
                      </w:rPr>
                      <w:t>服务器,磁盘阵列,交换机,监控主机,业务台,FSU,图像设备,智能门禁,工控机</w:t>
                    </w:r>
                  </w:ins>
                </w:p>
              </w:tc>
              <w:tc>
                <w:tcPr>
                  <w:tcW w:w="1490" w:type="dxa"/>
                  <w:vAlign w:val="center"/>
                  <w:tcPrChange w:id="36" w:author="zhoujiansheng" w:date="2024-06-06T09:13:22Z">
                    <w:tcPr>
                      <w:tcW w:w="1490" w:type="dxa"/>
                      <w:vAlign w:val="center"/>
                    </w:tcPr>
                  </w:tcPrChange>
                </w:tcPr>
                <w:p>
                  <w:pPr>
                    <w:numPr>
                      <w:ilvl w:val="0"/>
                      <w:numId w:val="0"/>
                    </w:numPr>
                    <w:ind w:left="0" w:leftChars="0" w:firstLine="0" w:firstLineChars="0"/>
                    <w:rPr>
                      <w:rFonts w:hint="eastAsia"/>
                      <w:b w:val="0"/>
                      <w:bCs w:val="0"/>
                      <w:color w:val="auto"/>
                      <w:lang w:val="en-US" w:eastAsia="zh-CN"/>
                    </w:rPr>
                  </w:pPr>
                  <w:r>
                    <w:rPr>
                      <w:rFonts w:hint="eastAsia"/>
                      <w:b w:val="0"/>
                      <w:bCs w:val="0"/>
                      <w:color w:val="auto"/>
                      <w:lang w:val="en-US" w:eastAsia="zh-CN"/>
                    </w:rPr>
                    <w:t>申请人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37" w:author="zhoujiansheng" w:date="2024-06-06T09:13:2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90" w:hRule="atLeast"/>
                <w:trPrChange w:id="37" w:author="zhoujiansheng" w:date="2024-06-06T09:13:22Z">
                  <w:trPr>
                    <w:trHeight w:val="90" w:hRule="atLeast"/>
                  </w:trPr>
                </w:trPrChange>
              </w:trPr>
              <w:tc>
                <w:tcPr>
                  <w:tcW w:w="1901" w:type="dxa"/>
                  <w:vAlign w:val="top"/>
                  <w:tcPrChange w:id="38" w:author="zhoujiansheng" w:date="2024-06-06T09:13:22Z">
                    <w:tcPr>
                      <w:tcW w:w="1901" w:type="dxa"/>
                      <w:vAlign w:val="top"/>
                    </w:tcPr>
                  </w:tcPrChange>
                </w:tcPr>
                <w:p>
                  <w:pPr>
                    <w:numPr>
                      <w:ilvl w:val="0"/>
                      <w:numId w:val="0"/>
                    </w:numPr>
                    <w:ind w:left="0" w:leftChars="0" w:firstLine="0" w:firstLineChars="0"/>
                    <w:rPr>
                      <w:rFonts w:hint="default"/>
                      <w:lang w:val="en-US" w:eastAsia="zh-CN"/>
                    </w:rPr>
                  </w:pPr>
                  <w:r>
                    <w:rPr>
                      <w:rFonts w:hint="eastAsia"/>
                      <w:lang w:val="en-US" w:eastAsia="zh-CN"/>
                    </w:rPr>
                    <w:t>设备名称</w:t>
                  </w:r>
                </w:p>
              </w:tc>
              <w:tc>
                <w:tcPr>
                  <w:tcW w:w="5416" w:type="dxa"/>
                  <w:vAlign w:val="center"/>
                  <w:tcPrChange w:id="39" w:author="zhoujiansheng" w:date="2024-06-06T09:13:22Z">
                    <w:tcPr>
                      <w:tcW w:w="5416" w:type="dxa"/>
                      <w:vAlign w:val="center"/>
                    </w:tcPr>
                  </w:tcPrChange>
                </w:tcPr>
                <w:p>
                  <w:pPr>
                    <w:numPr>
                      <w:ilvl w:val="0"/>
                      <w:numId w:val="0"/>
                    </w:numPr>
                    <w:ind w:left="0" w:leftChars="0" w:firstLine="0" w:firstLineChars="0"/>
                    <w:rPr>
                      <w:ins w:id="40" w:author="zhoujiansheng" w:date="2024-05-28T21:56:58Z"/>
                      <w:rFonts w:hint="eastAsia"/>
                      <w:highlight w:val="none"/>
                      <w:vertAlign w:val="baseline"/>
                      <w:lang w:val="en-US" w:eastAsia="zh-CN"/>
                    </w:rPr>
                  </w:pPr>
                  <w:r>
                    <w:rPr>
                      <w:rFonts w:hint="eastAsia"/>
                      <w:highlight w:val="none"/>
                      <w:vertAlign w:val="baseline"/>
                      <w:lang w:val="en-US" w:eastAsia="zh-CN"/>
                    </w:rPr>
                    <w:t>必填项，</w:t>
                  </w:r>
                  <w:del w:id="41" w:author="zhoujiansheng" w:date="2024-05-28T21:49:06Z">
                    <w:r>
                      <w:rPr>
                        <w:rFonts w:hint="eastAsia"/>
                        <w:highlight w:val="none"/>
                        <w:vertAlign w:val="baseline"/>
                        <w:lang w:val="en-US" w:eastAsia="zh-CN"/>
                      </w:rPr>
                      <w:delText>手</w:delText>
                    </w:r>
                  </w:del>
                  <w:del w:id="42" w:author="zhoujiansheng" w:date="2024-05-28T21:49:05Z">
                    <w:r>
                      <w:rPr>
                        <w:rFonts w:hint="eastAsia"/>
                        <w:highlight w:val="none"/>
                        <w:vertAlign w:val="baseline"/>
                        <w:lang w:val="en-US" w:eastAsia="zh-CN"/>
                      </w:rPr>
                      <w:delText>动输入</w:delText>
                    </w:r>
                  </w:del>
                  <w:ins w:id="43" w:author="zhoujiansheng" w:date="2024-05-28T21:49:15Z">
                    <w:r>
                      <w:rPr>
                        <w:rFonts w:hint="eastAsia"/>
                        <w:highlight w:val="none"/>
                        <w:vertAlign w:val="baseline"/>
                        <w:lang w:val="en-US" w:eastAsia="zh-CN"/>
                      </w:rPr>
                      <w:t>当</w:t>
                    </w:r>
                  </w:ins>
                  <w:ins w:id="44" w:author="zhoujiansheng" w:date="2024-05-28T21:49:17Z">
                    <w:r>
                      <w:rPr>
                        <w:rFonts w:hint="eastAsia"/>
                        <w:highlight w:val="none"/>
                        <w:vertAlign w:val="baseline"/>
                        <w:lang w:val="en-US" w:eastAsia="zh-CN"/>
                      </w:rPr>
                      <w:t>设备</w:t>
                    </w:r>
                  </w:ins>
                  <w:ins w:id="45" w:author="zhoujiansheng" w:date="2024-05-28T21:49:18Z">
                    <w:r>
                      <w:rPr>
                        <w:rFonts w:hint="eastAsia"/>
                        <w:highlight w:val="none"/>
                        <w:vertAlign w:val="baseline"/>
                        <w:lang w:val="en-US" w:eastAsia="zh-CN"/>
                      </w:rPr>
                      <w:t>类型</w:t>
                    </w:r>
                  </w:ins>
                  <w:ins w:id="46" w:author="zhoujiansheng" w:date="2024-05-28T21:49:20Z">
                    <w:r>
                      <w:rPr>
                        <w:rFonts w:hint="eastAsia"/>
                        <w:highlight w:val="none"/>
                        <w:vertAlign w:val="baseline"/>
                        <w:lang w:val="en-US" w:eastAsia="zh-CN"/>
                      </w:rPr>
                      <w:t>选择</w:t>
                    </w:r>
                  </w:ins>
                  <w:ins w:id="47" w:author="zhoujiansheng" w:date="2024-05-28T21:49:27Z">
                    <w:r>
                      <w:rPr>
                        <w:rFonts w:hint="eastAsia"/>
                        <w:highlight w:val="none"/>
                        <w:vertAlign w:val="baseline"/>
                        <w:lang w:val="en-US" w:eastAsia="zh-CN"/>
                      </w:rPr>
                      <w:t>为</w:t>
                    </w:r>
                  </w:ins>
                  <w:ins w:id="48" w:author="zhoujiansheng" w:date="2024-05-28T21:49:28Z">
                    <w:r>
                      <w:rPr>
                        <w:rFonts w:hint="eastAsia"/>
                        <w:highlight w:val="none"/>
                        <w:vertAlign w:val="baseline"/>
                        <w:lang w:val="en-US" w:eastAsia="zh-CN"/>
                      </w:rPr>
                      <w:t>“</w:t>
                    </w:r>
                  </w:ins>
                  <w:ins w:id="49" w:author="zhoujiansheng" w:date="2024-05-28T21:49:30Z">
                    <w:r>
                      <w:rPr>
                        <w:rFonts w:hint="eastAsia"/>
                        <w:highlight w:val="none"/>
                        <w:vertAlign w:val="baseline"/>
                        <w:lang w:val="en-US" w:eastAsia="zh-CN"/>
                      </w:rPr>
                      <w:t>交换机</w:t>
                    </w:r>
                  </w:ins>
                  <w:ins w:id="50" w:author="zhoujiansheng" w:date="2024-05-28T21:49:31Z">
                    <w:r>
                      <w:rPr>
                        <w:rFonts w:hint="eastAsia"/>
                        <w:highlight w:val="none"/>
                        <w:vertAlign w:val="baseline"/>
                        <w:lang w:val="en-US" w:eastAsia="zh-CN"/>
                      </w:rPr>
                      <w:t>”</w:t>
                    </w:r>
                  </w:ins>
                  <w:ins w:id="51" w:author="zhoujiansheng" w:date="2024-05-28T21:49:33Z">
                    <w:r>
                      <w:rPr>
                        <w:rFonts w:hint="eastAsia"/>
                        <w:highlight w:val="none"/>
                        <w:vertAlign w:val="baseline"/>
                        <w:lang w:val="en-US" w:eastAsia="zh-CN"/>
                      </w:rPr>
                      <w:t>或“</w:t>
                    </w:r>
                  </w:ins>
                  <w:ins w:id="52" w:author="zhoujiansheng" w:date="2024-05-28T21:49:35Z">
                    <w:r>
                      <w:rPr>
                        <w:rFonts w:hint="eastAsia"/>
                        <w:highlight w:val="none"/>
                        <w:vertAlign w:val="baseline"/>
                        <w:lang w:val="en-US" w:eastAsia="zh-CN"/>
                      </w:rPr>
                      <w:t>F</w:t>
                    </w:r>
                  </w:ins>
                  <w:ins w:id="53" w:author="zhoujiansheng" w:date="2024-05-28T21:49:36Z">
                    <w:r>
                      <w:rPr>
                        <w:rFonts w:hint="eastAsia"/>
                        <w:highlight w:val="none"/>
                        <w:vertAlign w:val="baseline"/>
                        <w:lang w:val="en-US" w:eastAsia="zh-CN"/>
                      </w:rPr>
                      <w:t>SU</w:t>
                    </w:r>
                  </w:ins>
                  <w:ins w:id="54" w:author="zhoujiansheng" w:date="2024-05-28T21:49:38Z">
                    <w:r>
                      <w:rPr>
                        <w:rFonts w:hint="eastAsia"/>
                        <w:highlight w:val="none"/>
                        <w:vertAlign w:val="baseline"/>
                        <w:lang w:val="en-US" w:eastAsia="zh-CN"/>
                      </w:rPr>
                      <w:t>”</w:t>
                    </w:r>
                  </w:ins>
                  <w:ins w:id="55" w:author="zhoujiansheng" w:date="2024-05-28T21:49:40Z">
                    <w:r>
                      <w:rPr>
                        <w:rFonts w:hint="eastAsia"/>
                        <w:highlight w:val="none"/>
                        <w:vertAlign w:val="baseline"/>
                        <w:lang w:val="en-US" w:eastAsia="zh-CN"/>
                      </w:rPr>
                      <w:t>时，</w:t>
                    </w:r>
                  </w:ins>
                  <w:ins w:id="56" w:author="zhoujiansheng" w:date="2024-05-28T21:49:44Z">
                    <w:r>
                      <w:rPr>
                        <w:rFonts w:hint="eastAsia"/>
                        <w:highlight w:val="none"/>
                        <w:vertAlign w:val="baseline"/>
                        <w:lang w:val="en-US" w:eastAsia="zh-CN"/>
                      </w:rPr>
                      <w:t>设备</w:t>
                    </w:r>
                  </w:ins>
                  <w:ins w:id="57" w:author="zhoujiansheng" w:date="2024-05-28T21:49:46Z">
                    <w:r>
                      <w:rPr>
                        <w:rFonts w:hint="eastAsia"/>
                        <w:highlight w:val="none"/>
                        <w:vertAlign w:val="baseline"/>
                        <w:lang w:val="en-US" w:eastAsia="zh-CN"/>
                      </w:rPr>
                      <w:t>名称</w:t>
                    </w:r>
                  </w:ins>
                  <w:ins w:id="58" w:author="zhoujiansheng" w:date="2024-05-28T21:49:49Z">
                    <w:r>
                      <w:rPr>
                        <w:rFonts w:hint="eastAsia"/>
                        <w:highlight w:val="none"/>
                        <w:vertAlign w:val="baseline"/>
                        <w:lang w:val="en-US" w:eastAsia="zh-CN"/>
                      </w:rPr>
                      <w:t>下拉</w:t>
                    </w:r>
                  </w:ins>
                  <w:ins w:id="59" w:author="zhoujiansheng" w:date="2024-05-28T21:49:51Z">
                    <w:r>
                      <w:rPr>
                        <w:rFonts w:hint="eastAsia"/>
                        <w:highlight w:val="none"/>
                        <w:vertAlign w:val="baseline"/>
                        <w:lang w:val="en-US" w:eastAsia="zh-CN"/>
                      </w:rPr>
                      <w:t>选择</w:t>
                    </w:r>
                  </w:ins>
                  <w:ins w:id="60" w:author="zhoujiansheng" w:date="2024-05-28T21:49:56Z">
                    <w:r>
                      <w:rPr>
                        <w:rFonts w:hint="eastAsia"/>
                        <w:highlight w:val="none"/>
                        <w:vertAlign w:val="baseline"/>
                        <w:lang w:val="en-US" w:eastAsia="zh-CN"/>
                      </w:rPr>
                      <w:t>，</w:t>
                    </w:r>
                  </w:ins>
                  <w:ins w:id="61" w:author="zhoujiansheng" w:date="2024-05-28T21:50:05Z">
                    <w:r>
                      <w:rPr>
                        <w:rFonts w:hint="eastAsia"/>
                        <w:highlight w:val="none"/>
                        <w:vertAlign w:val="baseline"/>
                        <w:lang w:val="en-US" w:eastAsia="zh-CN"/>
                      </w:rPr>
                      <w:t>可选择</w:t>
                    </w:r>
                  </w:ins>
                  <w:ins w:id="62" w:author="zhoujiansheng" w:date="2024-05-28T21:50:07Z">
                    <w:r>
                      <w:rPr>
                        <w:rFonts w:hint="eastAsia"/>
                        <w:highlight w:val="none"/>
                        <w:vertAlign w:val="baseline"/>
                        <w:lang w:val="en-US" w:eastAsia="zh-CN"/>
                      </w:rPr>
                      <w:t>设备</w:t>
                    </w:r>
                  </w:ins>
                  <w:ins w:id="63" w:author="zhoujiansheng" w:date="2024-05-28T21:51:49Z">
                    <w:r>
                      <w:rPr>
                        <w:rFonts w:hint="eastAsia"/>
                        <w:highlight w:val="none"/>
                        <w:vertAlign w:val="baseline"/>
                        <w:lang w:val="en-US" w:eastAsia="zh-CN"/>
                      </w:rPr>
                      <w:t>范围</w:t>
                    </w:r>
                  </w:ins>
                  <w:ins w:id="64" w:author="zhoujiansheng" w:date="2024-05-28T21:50:09Z">
                    <w:r>
                      <w:rPr>
                        <w:rFonts w:hint="eastAsia"/>
                        <w:highlight w:val="none"/>
                        <w:vertAlign w:val="baseline"/>
                        <w:lang w:val="en-US" w:eastAsia="zh-CN"/>
                      </w:rPr>
                      <w:t>为</w:t>
                    </w:r>
                  </w:ins>
                  <w:ins w:id="65" w:author="zhoujiansheng" w:date="2024-05-28T21:51:11Z">
                    <w:r>
                      <w:rPr>
                        <w:rFonts w:hint="eastAsia"/>
                        <w:highlight w:val="none"/>
                        <w:vertAlign w:val="baseline"/>
                        <w:lang w:val="en-US" w:eastAsia="zh-CN"/>
                      </w:rPr>
                      <w:t>当前</w:t>
                    </w:r>
                  </w:ins>
                  <w:ins w:id="66" w:author="zhoujiansheng" w:date="2024-05-28T21:51:13Z">
                    <w:r>
                      <w:rPr>
                        <w:rFonts w:hint="eastAsia"/>
                        <w:highlight w:val="none"/>
                        <w:vertAlign w:val="baseline"/>
                        <w:lang w:val="en-US" w:eastAsia="zh-CN"/>
                      </w:rPr>
                      <w:t>所选</w:t>
                    </w:r>
                  </w:ins>
                  <w:ins w:id="67" w:author="zhoujiansheng" w:date="2024-05-28T21:51:14Z">
                    <w:r>
                      <w:rPr>
                        <w:rFonts w:hint="eastAsia"/>
                        <w:highlight w:val="none"/>
                        <w:vertAlign w:val="baseline"/>
                        <w:lang w:val="en-US" w:eastAsia="zh-CN"/>
                      </w:rPr>
                      <w:t>机房的</w:t>
                    </w:r>
                  </w:ins>
                  <w:ins w:id="68" w:author="zhoujiansheng" w:date="2024-05-28T21:51:42Z">
                    <w:r>
                      <w:rPr>
                        <w:rFonts w:hint="eastAsia"/>
                        <w:highlight w:val="none"/>
                        <w:vertAlign w:val="baseline"/>
                        <w:lang w:val="en-US" w:eastAsia="zh-CN"/>
                      </w:rPr>
                      <w:t>全量</w:t>
                    </w:r>
                  </w:ins>
                  <w:ins w:id="69" w:author="zhoujiansheng" w:date="2024-05-28T21:51:59Z">
                    <w:r>
                      <w:rPr>
                        <w:rFonts w:hint="eastAsia"/>
                        <w:highlight w:val="none"/>
                        <w:vertAlign w:val="baseline"/>
                        <w:lang w:val="en-US" w:eastAsia="zh-CN"/>
                      </w:rPr>
                      <w:t>“</w:t>
                    </w:r>
                  </w:ins>
                  <w:ins w:id="70" w:author="zhoujiansheng" w:date="2024-05-28T21:52:01Z">
                    <w:r>
                      <w:rPr>
                        <w:rFonts w:hint="eastAsia"/>
                        <w:highlight w:val="none"/>
                        <w:vertAlign w:val="baseline"/>
                        <w:lang w:val="en-US" w:eastAsia="zh-CN"/>
                      </w:rPr>
                      <w:t>交换机”</w:t>
                    </w:r>
                  </w:ins>
                  <w:ins w:id="71" w:author="zhoujiansheng" w:date="2024-05-28T21:52:03Z">
                    <w:r>
                      <w:rPr>
                        <w:rFonts w:hint="eastAsia"/>
                        <w:highlight w:val="none"/>
                        <w:vertAlign w:val="baseline"/>
                        <w:lang w:val="en-US" w:eastAsia="zh-CN"/>
                      </w:rPr>
                      <w:t>或</w:t>
                    </w:r>
                  </w:ins>
                  <w:ins w:id="72" w:author="zhoujiansheng" w:date="2024-05-28T21:52:08Z">
                    <w:r>
                      <w:rPr>
                        <w:rFonts w:hint="eastAsia"/>
                        <w:highlight w:val="none"/>
                        <w:vertAlign w:val="baseline"/>
                        <w:lang w:val="en-US" w:eastAsia="zh-CN"/>
                      </w:rPr>
                      <w:t>“</w:t>
                    </w:r>
                  </w:ins>
                  <w:ins w:id="73" w:author="zhoujiansheng" w:date="2024-05-28T21:52:10Z">
                    <w:r>
                      <w:rPr>
                        <w:rFonts w:hint="eastAsia"/>
                        <w:highlight w:val="none"/>
                        <w:vertAlign w:val="baseline"/>
                        <w:lang w:val="en-US" w:eastAsia="zh-CN"/>
                      </w:rPr>
                      <w:t>FS</w:t>
                    </w:r>
                  </w:ins>
                  <w:ins w:id="74" w:author="zhoujiansheng" w:date="2024-05-28T21:52:11Z">
                    <w:r>
                      <w:rPr>
                        <w:rFonts w:hint="eastAsia"/>
                        <w:highlight w:val="none"/>
                        <w:vertAlign w:val="baseline"/>
                        <w:lang w:val="en-US" w:eastAsia="zh-CN"/>
                      </w:rPr>
                      <w:t>U</w:t>
                    </w:r>
                  </w:ins>
                  <w:ins w:id="75" w:author="zhoujiansheng" w:date="2024-05-28T21:52:12Z">
                    <w:r>
                      <w:rPr>
                        <w:rFonts w:hint="eastAsia"/>
                        <w:highlight w:val="none"/>
                        <w:vertAlign w:val="baseline"/>
                        <w:lang w:val="en-US" w:eastAsia="zh-CN"/>
                      </w:rPr>
                      <w:t>”</w:t>
                    </w:r>
                  </w:ins>
                  <w:ins w:id="76" w:author="zhoujiansheng" w:date="2024-05-28T21:52:17Z">
                    <w:r>
                      <w:rPr>
                        <w:rFonts w:hint="eastAsia"/>
                        <w:highlight w:val="none"/>
                        <w:vertAlign w:val="baseline"/>
                        <w:lang w:val="en-US" w:eastAsia="zh-CN"/>
                      </w:rPr>
                      <w:t>。</w:t>
                    </w:r>
                  </w:ins>
                  <w:ins w:id="77" w:author="zhoujiansheng" w:date="2024-05-28T21:52:19Z">
                    <w:r>
                      <w:rPr>
                        <w:rFonts w:hint="eastAsia"/>
                        <w:highlight w:val="none"/>
                        <w:vertAlign w:val="baseline"/>
                        <w:lang w:val="en-US" w:eastAsia="zh-CN"/>
                      </w:rPr>
                      <w:t>通过</w:t>
                    </w:r>
                  </w:ins>
                  <w:ins w:id="78" w:author="zhoujiansheng" w:date="2024-05-28T21:52:23Z">
                    <w:r>
                      <w:rPr>
                        <w:rFonts w:hint="eastAsia"/>
                        <w:highlight w:val="none"/>
                        <w:vertAlign w:val="baseline"/>
                        <w:lang w:val="en-US" w:eastAsia="zh-CN"/>
                      </w:rPr>
                      <w:t>查询</w:t>
                    </w:r>
                  </w:ins>
                  <w:ins w:id="79" w:author="zhoujiansheng" w:date="2024-05-28T21:52:29Z">
                    <w:r>
                      <w:rPr>
                        <w:rFonts w:hint="eastAsia"/>
                        <w:highlight w:val="none"/>
                        <w:vertAlign w:val="baseline"/>
                        <w:lang w:val="en-US" w:eastAsia="zh-CN"/>
                      </w:rPr>
                      <w:t>综资</w:t>
                    </w:r>
                  </w:ins>
                  <w:ins w:id="80" w:author="zhoujiansheng" w:date="2024-05-28T21:55:09Z">
                    <w:r>
                      <w:rPr>
                        <w:rFonts w:hint="eastAsia"/>
                        <w:highlight w:val="none"/>
                        <w:vertAlign w:val="baseline"/>
                        <w:lang w:val="en-US" w:eastAsia="zh-CN"/>
                      </w:rPr>
                      <w:t>“</w:t>
                    </w:r>
                  </w:ins>
                  <w:ins w:id="81" w:author="zhoujiansheng" w:date="2024-05-28T21:55:10Z">
                    <w:r>
                      <w:rPr>
                        <w:rFonts w:hint="eastAsia"/>
                        <w:highlight w:val="none"/>
                        <w:vertAlign w:val="baseline"/>
                        <w:lang w:val="en-US" w:eastAsia="zh-CN"/>
                      </w:rPr>
                      <w:t>动环</w:t>
                    </w:r>
                  </w:ins>
                  <w:ins w:id="82" w:author="zhoujiansheng" w:date="2024-05-28T21:55:12Z">
                    <w:r>
                      <w:rPr>
                        <w:rFonts w:hint="eastAsia"/>
                        <w:highlight w:val="none"/>
                        <w:vertAlign w:val="baseline"/>
                        <w:lang w:val="en-US" w:eastAsia="zh-CN"/>
                      </w:rPr>
                      <w:t>监控”</w:t>
                    </w:r>
                  </w:ins>
                  <w:ins w:id="83" w:author="zhoujiansheng" w:date="2024-05-28T21:55:13Z">
                    <w:r>
                      <w:rPr>
                        <w:rFonts w:hint="eastAsia"/>
                        <w:highlight w:val="none"/>
                        <w:vertAlign w:val="baseline"/>
                        <w:lang w:val="en-US" w:eastAsia="zh-CN"/>
                      </w:rPr>
                      <w:t>设备</w:t>
                    </w:r>
                  </w:ins>
                  <w:ins w:id="84" w:author="zhoujiansheng" w:date="2024-05-28T21:55:14Z">
                    <w:r>
                      <w:rPr>
                        <w:rFonts w:hint="eastAsia"/>
                        <w:highlight w:val="none"/>
                        <w:vertAlign w:val="baseline"/>
                        <w:lang w:val="en-US" w:eastAsia="zh-CN"/>
                      </w:rPr>
                      <w:t>类型</w:t>
                    </w:r>
                  </w:ins>
                  <w:ins w:id="85" w:author="zhoujiansheng" w:date="2024-05-28T21:55:15Z">
                    <w:r>
                      <w:rPr>
                        <w:rFonts w:hint="eastAsia"/>
                        <w:highlight w:val="none"/>
                        <w:vertAlign w:val="baseline"/>
                        <w:lang w:val="en-US" w:eastAsia="zh-CN"/>
                      </w:rPr>
                      <w:t>，</w:t>
                    </w:r>
                  </w:ins>
                  <w:ins w:id="86" w:author="zhoujiansheng" w:date="2024-05-28T21:55:29Z">
                    <w:r>
                      <w:rPr>
                        <w:rFonts w:hint="eastAsia"/>
                        <w:highlight w:val="none"/>
                        <w:vertAlign w:val="baseline"/>
                        <w:lang w:val="en-US" w:eastAsia="zh-CN"/>
                      </w:rPr>
                      <w:t>“</w:t>
                    </w:r>
                  </w:ins>
                  <w:ins w:id="87" w:author="zhoujiansheng" w:date="2024-05-28T21:55:31Z">
                    <w:r>
                      <w:rPr>
                        <w:rFonts w:hint="eastAsia"/>
                        <w:highlight w:val="none"/>
                        <w:vertAlign w:val="baseline"/>
                        <w:lang w:val="en-US" w:eastAsia="zh-CN"/>
                      </w:rPr>
                      <w:t>F</w:t>
                    </w:r>
                  </w:ins>
                  <w:ins w:id="88" w:author="zhoujiansheng" w:date="2024-05-28T21:55:32Z">
                    <w:r>
                      <w:rPr>
                        <w:rFonts w:hint="eastAsia"/>
                        <w:highlight w:val="none"/>
                        <w:vertAlign w:val="baseline"/>
                        <w:lang w:val="en-US" w:eastAsia="zh-CN"/>
                      </w:rPr>
                      <w:t>SU</w:t>
                    </w:r>
                  </w:ins>
                  <w:ins w:id="89" w:author="zhoujiansheng" w:date="2024-05-28T21:55:38Z">
                    <w:r>
                      <w:rPr>
                        <w:rFonts w:hint="eastAsia"/>
                        <w:highlight w:val="none"/>
                        <w:vertAlign w:val="baseline"/>
                        <w:lang w:val="en-US" w:eastAsia="zh-CN"/>
                      </w:rPr>
                      <w:t>”</w:t>
                    </w:r>
                  </w:ins>
                  <w:ins w:id="90" w:author="zhoujiansheng" w:date="2024-05-28T21:55:40Z">
                    <w:r>
                      <w:rPr>
                        <w:rFonts w:hint="eastAsia"/>
                        <w:highlight w:val="none"/>
                        <w:vertAlign w:val="baseline"/>
                        <w:lang w:val="en-US" w:eastAsia="zh-CN"/>
                      </w:rPr>
                      <w:t>或“</w:t>
                    </w:r>
                  </w:ins>
                  <w:ins w:id="91" w:author="zhoujiansheng" w:date="2024-05-28T21:55:47Z">
                    <w:r>
                      <w:rPr>
                        <w:rFonts w:hint="eastAsia"/>
                        <w:highlight w:val="none"/>
                        <w:vertAlign w:val="baseline"/>
                        <w:lang w:val="en-US" w:eastAsia="zh-CN"/>
                      </w:rPr>
                      <w:t>交换机”</w:t>
                    </w:r>
                  </w:ins>
                  <w:ins w:id="92" w:author="zhoujiansheng" w:date="2024-05-28T21:55:49Z">
                    <w:r>
                      <w:rPr>
                        <w:rFonts w:hint="eastAsia"/>
                        <w:highlight w:val="none"/>
                        <w:vertAlign w:val="baseline"/>
                        <w:lang w:val="en-US" w:eastAsia="zh-CN"/>
                      </w:rPr>
                      <w:t>的</w:t>
                    </w:r>
                  </w:ins>
                  <w:ins w:id="93" w:author="zhoujiansheng" w:date="2024-05-28T21:55:50Z">
                    <w:r>
                      <w:rPr>
                        <w:rFonts w:hint="eastAsia"/>
                        <w:highlight w:val="none"/>
                        <w:vertAlign w:val="baseline"/>
                        <w:lang w:val="en-US" w:eastAsia="zh-CN"/>
                      </w:rPr>
                      <w:t>设备</w:t>
                    </w:r>
                  </w:ins>
                  <w:ins w:id="94" w:author="zhoujiansheng" w:date="2024-05-28T21:55:52Z">
                    <w:r>
                      <w:rPr>
                        <w:rFonts w:hint="eastAsia"/>
                        <w:highlight w:val="none"/>
                        <w:vertAlign w:val="baseline"/>
                        <w:lang w:val="en-US" w:eastAsia="zh-CN"/>
                      </w:rPr>
                      <w:t>子类</w:t>
                    </w:r>
                  </w:ins>
                  <w:ins w:id="95" w:author="zhoujiansheng" w:date="2024-05-28T21:55:53Z">
                    <w:r>
                      <w:rPr>
                        <w:rFonts w:hint="eastAsia"/>
                        <w:highlight w:val="none"/>
                        <w:vertAlign w:val="baseline"/>
                        <w:lang w:val="en-US" w:eastAsia="zh-CN"/>
                      </w:rPr>
                      <w:t>。</w:t>
                    </w:r>
                  </w:ins>
                </w:p>
                <w:p>
                  <w:pPr>
                    <w:numPr>
                      <w:ilvl w:val="0"/>
                      <w:numId w:val="0"/>
                    </w:numPr>
                    <w:ind w:left="0" w:leftChars="0" w:firstLine="0" w:firstLineChars="0"/>
                    <w:rPr>
                      <w:rFonts w:hint="default"/>
                      <w:highlight w:val="none"/>
                      <w:vertAlign w:val="baseline"/>
                      <w:lang w:val="en-US" w:eastAsia="zh-CN"/>
                    </w:rPr>
                  </w:pPr>
                  <w:ins w:id="96" w:author="zhoujiansheng" w:date="2024-05-28T21:57:17Z">
                    <w:r>
                      <w:rPr>
                        <w:rFonts w:hint="eastAsia"/>
                        <w:highlight w:val="none"/>
                        <w:vertAlign w:val="baseline"/>
                        <w:lang w:val="en-US" w:eastAsia="zh-CN"/>
                      </w:rPr>
                      <w:t>选择</w:t>
                    </w:r>
                  </w:ins>
                  <w:ins w:id="97" w:author="zhoujiansheng" w:date="2024-05-28T21:57:07Z">
                    <w:r>
                      <w:rPr>
                        <w:rFonts w:hint="eastAsia"/>
                        <w:highlight w:val="none"/>
                        <w:vertAlign w:val="baseline"/>
                        <w:lang w:val="en-US" w:eastAsia="zh-CN"/>
                      </w:rPr>
                      <w:t>其余</w:t>
                    </w:r>
                  </w:ins>
                  <w:ins w:id="98" w:author="zhoujiansheng" w:date="2024-05-28T21:57:08Z">
                    <w:r>
                      <w:rPr>
                        <w:rFonts w:hint="eastAsia"/>
                        <w:highlight w:val="none"/>
                        <w:vertAlign w:val="baseline"/>
                        <w:lang w:val="en-US" w:eastAsia="zh-CN"/>
                      </w:rPr>
                      <w:t>设备</w:t>
                    </w:r>
                  </w:ins>
                  <w:ins w:id="99" w:author="zhoujiansheng" w:date="2024-05-28T21:57:09Z">
                    <w:r>
                      <w:rPr>
                        <w:rFonts w:hint="eastAsia"/>
                        <w:highlight w:val="none"/>
                        <w:vertAlign w:val="baseline"/>
                        <w:lang w:val="en-US" w:eastAsia="zh-CN"/>
                      </w:rPr>
                      <w:t>类型</w:t>
                    </w:r>
                  </w:ins>
                  <w:ins w:id="100" w:author="zhoujiansheng" w:date="2024-05-28T21:57:21Z">
                    <w:r>
                      <w:rPr>
                        <w:rFonts w:hint="eastAsia"/>
                        <w:highlight w:val="none"/>
                        <w:vertAlign w:val="baseline"/>
                        <w:lang w:val="en-US" w:eastAsia="zh-CN"/>
                      </w:rPr>
                      <w:t>时，</w:t>
                    </w:r>
                  </w:ins>
                  <w:ins w:id="101" w:author="zhoujiansheng" w:date="2024-05-28T21:57:23Z">
                    <w:r>
                      <w:rPr>
                        <w:rFonts w:hint="eastAsia"/>
                        <w:highlight w:val="none"/>
                        <w:vertAlign w:val="baseline"/>
                        <w:lang w:val="en-US" w:eastAsia="zh-CN"/>
                      </w:rPr>
                      <w:t>设备</w:t>
                    </w:r>
                  </w:ins>
                  <w:ins w:id="102" w:author="zhoujiansheng" w:date="2024-05-28T21:57:24Z">
                    <w:r>
                      <w:rPr>
                        <w:rFonts w:hint="eastAsia"/>
                        <w:highlight w:val="none"/>
                        <w:vertAlign w:val="baseline"/>
                        <w:lang w:val="en-US" w:eastAsia="zh-CN"/>
                      </w:rPr>
                      <w:t>名称</w:t>
                    </w:r>
                  </w:ins>
                  <w:ins w:id="103" w:author="zhoujiansheng" w:date="2024-05-28T21:57:25Z">
                    <w:r>
                      <w:rPr>
                        <w:rFonts w:hint="eastAsia"/>
                        <w:highlight w:val="none"/>
                        <w:vertAlign w:val="baseline"/>
                        <w:lang w:val="en-US" w:eastAsia="zh-CN"/>
                      </w:rPr>
                      <w:t>手动</w:t>
                    </w:r>
                  </w:ins>
                  <w:ins w:id="104" w:author="zhoujiansheng" w:date="2024-05-28T21:57:27Z">
                    <w:r>
                      <w:rPr>
                        <w:rFonts w:hint="eastAsia"/>
                        <w:highlight w:val="none"/>
                        <w:vertAlign w:val="baseline"/>
                        <w:lang w:val="en-US" w:eastAsia="zh-CN"/>
                      </w:rPr>
                      <w:t>输入。</w:t>
                    </w:r>
                  </w:ins>
                </w:p>
              </w:tc>
              <w:tc>
                <w:tcPr>
                  <w:tcW w:w="1490" w:type="dxa"/>
                  <w:vAlign w:val="center"/>
                  <w:tcPrChange w:id="105" w:author="zhoujiansheng" w:date="2024-06-06T09:13:22Z">
                    <w:tcPr>
                      <w:tcW w:w="1490" w:type="dxa"/>
                      <w:vAlign w:val="center"/>
                    </w:tcPr>
                  </w:tcPrChange>
                </w:tcPr>
                <w:p>
                  <w:pPr>
                    <w:numPr>
                      <w:ilvl w:val="0"/>
                      <w:numId w:val="0"/>
                    </w:numPr>
                    <w:ind w:left="0" w:leftChars="0" w:firstLine="0" w:firstLineChars="0"/>
                    <w:rPr>
                      <w:rFonts w:hint="eastAsia"/>
                      <w:b w:val="0"/>
                      <w:bCs w:val="0"/>
                      <w:color w:val="auto"/>
                      <w:lang w:val="en-US" w:eastAsia="zh-CN"/>
                    </w:rPr>
                  </w:pPr>
                  <w:r>
                    <w:rPr>
                      <w:rFonts w:hint="eastAsia"/>
                      <w:b w:val="0"/>
                      <w:bCs w:val="0"/>
                      <w:color w:val="auto"/>
                      <w:lang w:val="en-US" w:eastAsia="zh-CN"/>
                    </w:rPr>
                    <w:t>申请人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106" w:author="zhoujiansheng" w:date="2024-06-06T09:13:2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90" w:hRule="atLeast"/>
                <w:trPrChange w:id="106" w:author="zhoujiansheng" w:date="2024-06-06T09:13:22Z">
                  <w:trPr>
                    <w:trHeight w:val="90" w:hRule="atLeast"/>
                  </w:trPr>
                </w:trPrChange>
              </w:trPr>
              <w:tc>
                <w:tcPr>
                  <w:tcW w:w="1901" w:type="dxa"/>
                  <w:vAlign w:val="top"/>
                  <w:tcPrChange w:id="107" w:author="zhoujiansheng" w:date="2024-06-06T09:13:22Z">
                    <w:tcPr>
                      <w:tcW w:w="1901" w:type="dxa"/>
                      <w:vAlign w:val="top"/>
                    </w:tcPr>
                  </w:tcPrChange>
                </w:tcPr>
                <w:p>
                  <w:pPr>
                    <w:numPr>
                      <w:ilvl w:val="0"/>
                      <w:numId w:val="0"/>
                    </w:numPr>
                    <w:ind w:left="0" w:leftChars="0" w:firstLine="0" w:firstLineChars="0"/>
                    <w:rPr>
                      <w:rFonts w:hint="default"/>
                      <w:lang w:val="en-US" w:eastAsia="zh-CN"/>
                    </w:rPr>
                  </w:pPr>
                  <w:r>
                    <w:rPr>
                      <w:rFonts w:hint="eastAsia"/>
                      <w:lang w:val="en-US" w:eastAsia="zh-CN"/>
                    </w:rPr>
                    <w:t>设备厂家</w:t>
                  </w:r>
                </w:p>
              </w:tc>
              <w:tc>
                <w:tcPr>
                  <w:tcW w:w="5416" w:type="dxa"/>
                  <w:vAlign w:val="center"/>
                  <w:tcPrChange w:id="108" w:author="zhoujiansheng" w:date="2024-06-06T09:13:22Z">
                    <w:tcPr>
                      <w:tcW w:w="5416" w:type="dxa"/>
                      <w:vAlign w:val="center"/>
                    </w:tcPr>
                  </w:tcPrChange>
                </w:tcPr>
                <w:p>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必填项，手动输入</w:t>
                  </w:r>
                </w:p>
              </w:tc>
              <w:tc>
                <w:tcPr>
                  <w:tcW w:w="1490" w:type="dxa"/>
                  <w:vAlign w:val="center"/>
                  <w:tcPrChange w:id="109" w:author="zhoujiansheng" w:date="2024-06-06T09:13:22Z">
                    <w:tcPr>
                      <w:tcW w:w="1490" w:type="dxa"/>
                      <w:vAlign w:val="center"/>
                    </w:tcPr>
                  </w:tcPrChange>
                </w:tcPr>
                <w:p>
                  <w:pPr>
                    <w:numPr>
                      <w:ilvl w:val="0"/>
                      <w:numId w:val="0"/>
                    </w:numPr>
                    <w:ind w:left="0" w:leftChars="0" w:firstLine="0" w:firstLineChars="0"/>
                    <w:rPr>
                      <w:rFonts w:hint="eastAsia"/>
                      <w:b w:val="0"/>
                      <w:bCs w:val="0"/>
                      <w:color w:val="auto"/>
                      <w:lang w:val="en-US" w:eastAsia="zh-CN"/>
                    </w:rPr>
                  </w:pPr>
                  <w:r>
                    <w:rPr>
                      <w:rFonts w:hint="eastAsia"/>
                      <w:b w:val="0"/>
                      <w:bCs w:val="0"/>
                      <w:color w:val="auto"/>
                      <w:lang w:val="en-US" w:eastAsia="zh-CN"/>
                    </w:rPr>
                    <w:t>申请人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110" w:author="zhoujiansheng" w:date="2024-06-06T09:13:2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326" w:hRule="atLeast"/>
                <w:trPrChange w:id="110" w:author="zhoujiansheng" w:date="2024-06-06T09:13:22Z">
                  <w:trPr>
                    <w:trHeight w:val="326" w:hRule="atLeast"/>
                  </w:trPr>
                </w:trPrChange>
              </w:trPr>
              <w:tc>
                <w:tcPr>
                  <w:tcW w:w="1901" w:type="dxa"/>
                  <w:vAlign w:val="top"/>
                  <w:tcPrChange w:id="111" w:author="zhoujiansheng" w:date="2024-06-06T09:13:22Z">
                    <w:tcPr>
                      <w:tcW w:w="1901" w:type="dxa"/>
                      <w:vAlign w:val="top"/>
                    </w:tcPr>
                  </w:tcPrChange>
                </w:tcPr>
                <w:p>
                  <w:pPr>
                    <w:numPr>
                      <w:ilvl w:val="0"/>
                      <w:numId w:val="0"/>
                    </w:numPr>
                    <w:ind w:left="0" w:leftChars="0" w:firstLine="0" w:firstLineChars="0"/>
                    <w:rPr>
                      <w:rFonts w:hint="default"/>
                      <w:vertAlign w:val="baseline"/>
                      <w:lang w:val="en-US" w:eastAsia="zh-CN"/>
                    </w:rPr>
                  </w:pPr>
                  <w:r>
                    <w:rPr>
                      <w:rFonts w:hint="eastAsia"/>
                      <w:sz w:val="18"/>
                      <w:szCs w:val="18"/>
                      <w:lang w:val="en-US" w:eastAsia="zh-CN"/>
                    </w:rPr>
                    <w:t>（基站侧）传输PTN配置端口</w:t>
                  </w:r>
                </w:p>
              </w:tc>
              <w:tc>
                <w:tcPr>
                  <w:tcW w:w="5416" w:type="dxa"/>
                  <w:vAlign w:val="center"/>
                  <w:tcPrChange w:id="112" w:author="zhoujiansheng" w:date="2024-06-06T09:13:22Z">
                    <w:tcPr>
                      <w:tcW w:w="5416" w:type="dxa"/>
                      <w:vAlign w:val="center"/>
                    </w:tcPr>
                  </w:tcPrChange>
                </w:tcPr>
                <w:p>
                  <w:pPr>
                    <w:numPr>
                      <w:ilvl w:val="0"/>
                      <w:numId w:val="0"/>
                    </w:numPr>
                    <w:ind w:left="0" w:leftChars="0" w:firstLine="0" w:firstLineChars="0"/>
                    <w:rPr>
                      <w:rFonts w:hint="default"/>
                      <w:highlight w:val="none"/>
                      <w:vertAlign w:val="baseline"/>
                      <w:lang w:val="en-US" w:eastAsia="zh-CN"/>
                    </w:rPr>
                  </w:pPr>
                  <w:r>
                    <w:rPr>
                      <w:rFonts w:hint="eastAsia"/>
                      <w:b w:val="0"/>
                      <w:bCs w:val="0"/>
                      <w:color w:val="auto"/>
                      <w:lang w:val="en-US" w:eastAsia="zh-CN"/>
                    </w:rPr>
                    <w:t>非必填项，手动输入</w:t>
                  </w:r>
                </w:p>
              </w:tc>
              <w:tc>
                <w:tcPr>
                  <w:tcW w:w="1490" w:type="dxa"/>
                  <w:vAlign w:val="center"/>
                  <w:tcPrChange w:id="113" w:author="zhoujiansheng" w:date="2024-06-06T09:13:22Z">
                    <w:tcPr>
                      <w:tcW w:w="1490" w:type="dxa"/>
                      <w:vAlign w:val="center"/>
                    </w:tcPr>
                  </w:tcPrChange>
                </w:tcPr>
                <w:p>
                  <w:pPr>
                    <w:numPr>
                      <w:ilvl w:val="0"/>
                      <w:numId w:val="0"/>
                    </w:numPr>
                    <w:ind w:left="0" w:leftChars="0" w:firstLine="0" w:firstLineChars="0"/>
                    <w:rPr>
                      <w:rFonts w:hint="default"/>
                      <w:highlight w:val="none"/>
                      <w:vertAlign w:val="baseline"/>
                      <w:lang w:val="en-US" w:eastAsia="zh-CN"/>
                    </w:rPr>
                  </w:pPr>
                  <w:r>
                    <w:rPr>
                      <w:rFonts w:hint="eastAsia"/>
                      <w:b w:val="0"/>
                      <w:bCs w:val="0"/>
                      <w:color w:val="auto"/>
                      <w:lang w:val="en-US" w:eastAsia="zh-CN"/>
                    </w:rPr>
                    <w:t>申请人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114" w:author="zhoujiansheng" w:date="2024-06-06T09:13:2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90" w:hRule="atLeast"/>
                <w:trPrChange w:id="114" w:author="zhoujiansheng" w:date="2024-06-06T09:13:22Z">
                  <w:trPr>
                    <w:trHeight w:val="90" w:hRule="atLeast"/>
                  </w:trPr>
                </w:trPrChange>
              </w:trPr>
              <w:tc>
                <w:tcPr>
                  <w:tcW w:w="1901" w:type="dxa"/>
                  <w:vAlign w:val="top"/>
                  <w:tcPrChange w:id="115" w:author="zhoujiansheng" w:date="2024-06-06T09:13:22Z">
                    <w:tcPr>
                      <w:tcW w:w="1901" w:type="dxa"/>
                      <w:vAlign w:val="top"/>
                    </w:tcPr>
                  </w:tcPrChange>
                </w:tcPr>
                <w:p>
                  <w:pPr>
                    <w:numPr>
                      <w:ilvl w:val="0"/>
                      <w:numId w:val="0"/>
                    </w:numPr>
                    <w:ind w:left="0" w:leftChars="0" w:firstLine="0" w:firstLineChars="0"/>
                    <w:rPr>
                      <w:rFonts w:hint="default"/>
                      <w:vertAlign w:val="baseline"/>
                      <w:lang w:val="en-US" w:eastAsia="zh-CN"/>
                    </w:rPr>
                  </w:pPr>
                  <w:r>
                    <w:rPr>
                      <w:rFonts w:hint="eastAsia"/>
                      <w:sz w:val="18"/>
                      <w:szCs w:val="18"/>
                      <w:lang w:val="en-US" w:eastAsia="zh-CN"/>
                    </w:rPr>
                    <w:t>（核心机房侧）PTN配置端口</w:t>
                  </w:r>
                </w:p>
              </w:tc>
              <w:tc>
                <w:tcPr>
                  <w:tcW w:w="5416" w:type="dxa"/>
                  <w:vAlign w:val="center"/>
                  <w:tcPrChange w:id="116" w:author="zhoujiansheng" w:date="2024-06-06T09:13:22Z">
                    <w:tcPr>
                      <w:tcW w:w="5416" w:type="dxa"/>
                      <w:vAlign w:val="center"/>
                    </w:tcPr>
                  </w:tcPrChange>
                </w:tcPr>
                <w:p>
                  <w:pPr>
                    <w:numPr>
                      <w:ilvl w:val="0"/>
                      <w:numId w:val="0"/>
                    </w:numPr>
                    <w:ind w:left="0" w:leftChars="0" w:firstLine="0" w:firstLineChars="0"/>
                    <w:rPr>
                      <w:rFonts w:hint="default"/>
                      <w:highlight w:val="none"/>
                      <w:vertAlign w:val="baseline"/>
                      <w:lang w:val="en-US" w:eastAsia="zh-CN"/>
                    </w:rPr>
                  </w:pPr>
                  <w:r>
                    <w:rPr>
                      <w:rFonts w:hint="eastAsia"/>
                      <w:b w:val="0"/>
                      <w:bCs w:val="0"/>
                      <w:color w:val="auto"/>
                      <w:lang w:val="en-US" w:eastAsia="zh-CN"/>
                    </w:rPr>
                    <w:t>非必填项，手动输入</w:t>
                  </w:r>
                </w:p>
              </w:tc>
              <w:tc>
                <w:tcPr>
                  <w:tcW w:w="1490" w:type="dxa"/>
                  <w:vAlign w:val="center"/>
                  <w:tcPrChange w:id="117" w:author="zhoujiansheng" w:date="2024-06-06T09:13:22Z">
                    <w:tcPr>
                      <w:tcW w:w="1490" w:type="dxa"/>
                      <w:vAlign w:val="center"/>
                    </w:tcPr>
                  </w:tcPrChange>
                </w:tcPr>
                <w:p>
                  <w:pPr>
                    <w:numPr>
                      <w:ilvl w:val="0"/>
                      <w:numId w:val="0"/>
                    </w:numPr>
                    <w:ind w:left="0" w:leftChars="0" w:firstLine="0" w:firstLineChars="0"/>
                    <w:rPr>
                      <w:rFonts w:hint="eastAsia"/>
                      <w:highlight w:val="none"/>
                      <w:vertAlign w:val="baseline"/>
                      <w:lang w:val="en-US" w:eastAsia="zh-CN"/>
                    </w:rPr>
                  </w:pPr>
                  <w:r>
                    <w:rPr>
                      <w:rFonts w:hint="eastAsia"/>
                      <w:b w:val="0"/>
                      <w:bCs w:val="0"/>
                      <w:color w:val="auto"/>
                      <w:lang w:val="en-US" w:eastAsia="zh-CN"/>
                    </w:rPr>
                    <w:t>申请人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118" w:author="zhoujiansheng" w:date="2024-06-06T09:13:2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90" w:hRule="atLeast"/>
                <w:trPrChange w:id="118" w:author="zhoujiansheng" w:date="2024-06-06T09:13:22Z">
                  <w:trPr>
                    <w:trHeight w:val="90" w:hRule="atLeast"/>
                  </w:trPr>
                </w:trPrChange>
              </w:trPr>
              <w:tc>
                <w:tcPr>
                  <w:tcW w:w="1901" w:type="dxa"/>
                  <w:vAlign w:val="center"/>
                  <w:tcPrChange w:id="119" w:author="zhoujiansheng" w:date="2024-06-06T09:13:22Z">
                    <w:tcPr>
                      <w:tcW w:w="1901" w:type="dxa"/>
                      <w:vAlign w:val="center"/>
                    </w:tcPr>
                  </w:tcPrChange>
                </w:tcPr>
                <w:p>
                  <w:pPr>
                    <w:numPr>
                      <w:ilvl w:val="0"/>
                      <w:numId w:val="0"/>
                    </w:numPr>
                    <w:ind w:left="0" w:leftChars="0" w:firstLine="0" w:firstLineChars="0"/>
                    <w:rPr>
                      <w:rFonts w:hint="eastAsia"/>
                      <w:sz w:val="18"/>
                      <w:szCs w:val="18"/>
                      <w:lang w:val="en-US" w:eastAsia="zh-CN"/>
                    </w:rPr>
                  </w:pPr>
                  <w:r>
                    <w:rPr>
                      <w:rFonts w:hint="eastAsia"/>
                      <w:vertAlign w:val="baseline"/>
                      <w:lang w:val="en-US" w:eastAsia="zh-CN"/>
                    </w:rPr>
                    <w:t>IP</w:t>
                  </w:r>
                </w:p>
              </w:tc>
              <w:tc>
                <w:tcPr>
                  <w:tcW w:w="5416" w:type="dxa"/>
                  <w:vAlign w:val="center"/>
                  <w:tcPrChange w:id="120" w:author="zhoujiansheng" w:date="2024-06-06T09:13:22Z">
                    <w:tcPr>
                      <w:tcW w:w="5416" w:type="dxa"/>
                      <w:vAlign w:val="center"/>
                    </w:tcPr>
                  </w:tcPrChange>
                </w:tcPr>
                <w:p>
                  <w:pPr>
                    <w:numPr>
                      <w:ilvl w:val="0"/>
                      <w:numId w:val="0"/>
                    </w:numPr>
                    <w:ind w:left="0" w:leftChars="0" w:firstLine="0" w:firstLineChars="0"/>
                    <w:rPr>
                      <w:rFonts w:hint="eastAsia"/>
                      <w:highlight w:val="none"/>
                      <w:vertAlign w:val="baseline"/>
                      <w:lang w:val="en-US" w:eastAsia="zh-CN"/>
                    </w:rPr>
                  </w:pPr>
                  <w:r>
                    <w:rPr>
                      <w:rFonts w:hint="eastAsia"/>
                      <w:highlight w:val="none"/>
                      <w:vertAlign w:val="baseline"/>
                      <w:lang w:val="en-US" w:eastAsia="zh-CN"/>
                    </w:rPr>
                    <w:t>入网表单新建时锁定，在批复环节选择相应空闲IP进行批复。</w:t>
                  </w:r>
                </w:p>
                <w:p>
                  <w:pPr>
                    <w:numPr>
                      <w:ilvl w:val="0"/>
                      <w:numId w:val="0"/>
                    </w:numPr>
                    <w:ind w:left="0" w:leftChars="0" w:firstLine="0" w:firstLineChars="0"/>
                    <w:rPr>
                      <w:rFonts w:hint="eastAsia"/>
                      <w:highlight w:val="none"/>
                      <w:vertAlign w:val="baseline"/>
                      <w:lang w:val="en-US" w:eastAsia="zh-CN"/>
                    </w:rPr>
                  </w:pPr>
                  <w:r>
                    <w:rPr>
                      <w:rFonts w:hint="eastAsia"/>
                      <w:highlight w:val="none"/>
                      <w:vertAlign w:val="baseline"/>
                      <w:lang w:val="en-US" w:eastAsia="zh-CN"/>
                    </w:rPr>
                    <w:t>IP选择逻辑：</w:t>
                  </w:r>
                </w:p>
                <w:p>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1、动环监控系统类别为“局房动环”，南宁和其余地市区分。</w:t>
                  </w:r>
                </w:p>
                <w:p>
                  <w:pPr>
                    <w:numPr>
                      <w:ilvl w:val="0"/>
                      <w:numId w:val="14"/>
                    </w:numPr>
                    <w:ind w:left="420" w:leftChars="0" w:hanging="420" w:firstLineChars="0"/>
                    <w:rPr>
                      <w:rFonts w:hint="eastAsia"/>
                      <w:highlight w:val="none"/>
                      <w:vertAlign w:val="baseline"/>
                      <w:lang w:val="en-US" w:eastAsia="zh-CN"/>
                    </w:rPr>
                  </w:pPr>
                  <w:r>
                    <w:rPr>
                      <w:rFonts w:hint="eastAsia"/>
                      <w:highlight w:val="none"/>
                      <w:vertAlign w:val="baseline"/>
                      <w:lang w:val="en-US" w:eastAsia="zh-CN"/>
                    </w:rPr>
                    <w:t>南宁：弹窗显示南宁市、局房动环IP库，支持局房名称筛选，显示筛选条件下的所有空闲IP，选择IP填入</w:t>
                  </w:r>
                </w:p>
                <w:p>
                  <w:pPr>
                    <w:numPr>
                      <w:ilvl w:val="0"/>
                      <w:numId w:val="14"/>
                    </w:numPr>
                    <w:ind w:left="420" w:leftChars="0" w:hanging="420" w:firstLineChars="0"/>
                    <w:rPr>
                      <w:rFonts w:hint="default"/>
                      <w:highlight w:val="none"/>
                      <w:vertAlign w:val="baseline"/>
                      <w:lang w:val="en-US" w:eastAsia="zh-CN"/>
                    </w:rPr>
                  </w:pPr>
                  <w:r>
                    <w:rPr>
                      <w:rFonts w:hint="eastAsia"/>
                      <w:highlight w:val="none"/>
                      <w:vertAlign w:val="baseline"/>
                      <w:lang w:val="en-US" w:eastAsia="zh-CN"/>
                    </w:rPr>
                    <w:t>其余地市：弹窗显示对应地市局房动环IP库，显示该地市所有空闲IP，选择IP填入</w:t>
                  </w:r>
                </w:p>
                <w:p>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2、动环监控类别为“基站动环”，弹窗显示对应地市，基站动环IP库，显示该地市所有空闲IP，选择IP填入</w:t>
                  </w:r>
                </w:p>
              </w:tc>
              <w:tc>
                <w:tcPr>
                  <w:tcW w:w="1490" w:type="dxa"/>
                  <w:vAlign w:val="center"/>
                  <w:tcPrChange w:id="121" w:author="zhoujiansheng" w:date="2024-06-06T09:13:22Z">
                    <w:tcPr>
                      <w:tcW w:w="1490" w:type="dxa"/>
                      <w:vAlign w:val="center"/>
                    </w:tcPr>
                  </w:tcPrChange>
                </w:tcPr>
                <w:p>
                  <w:pPr>
                    <w:numPr>
                      <w:ilvl w:val="0"/>
                      <w:numId w:val="0"/>
                    </w:numPr>
                    <w:ind w:left="0" w:leftChars="0" w:firstLine="0" w:firstLineChars="0"/>
                    <w:rPr>
                      <w:rFonts w:hint="eastAsia"/>
                      <w:b w:val="0"/>
                      <w:bCs w:val="0"/>
                      <w:color w:val="auto"/>
                      <w:lang w:val="en-US" w:eastAsia="zh-CN"/>
                    </w:rPr>
                  </w:pPr>
                  <w:r>
                    <w:rPr>
                      <w:rFonts w:hint="eastAsia"/>
                      <w:b w:val="0"/>
                      <w:bCs w:val="0"/>
                      <w:color w:val="auto"/>
                      <w:lang w:val="en-US" w:eastAsia="zh-CN"/>
                    </w:rPr>
                    <w:t>批复人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122" w:author="zhoujiansheng" w:date="2024-06-06T09:13:2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90" w:hRule="atLeast"/>
                <w:trPrChange w:id="122" w:author="zhoujiansheng" w:date="2024-06-06T09:13:22Z">
                  <w:trPr>
                    <w:trHeight w:val="90" w:hRule="atLeast"/>
                  </w:trPr>
                </w:trPrChange>
              </w:trPr>
              <w:tc>
                <w:tcPr>
                  <w:tcW w:w="1901" w:type="dxa"/>
                  <w:vAlign w:val="top"/>
                  <w:tcPrChange w:id="123" w:author="zhoujiansheng" w:date="2024-06-06T09:13:22Z">
                    <w:tcPr>
                      <w:tcW w:w="1901" w:type="dxa"/>
                      <w:vAlign w:val="top"/>
                    </w:tcPr>
                  </w:tcPrChange>
                </w:tcPr>
                <w:p>
                  <w:pPr>
                    <w:numPr>
                      <w:ilvl w:val="0"/>
                      <w:numId w:val="0"/>
                    </w:numPr>
                    <w:ind w:left="0" w:leftChars="0" w:firstLine="0" w:firstLineChars="0"/>
                    <w:rPr>
                      <w:rFonts w:hint="eastAsia"/>
                      <w:vertAlign w:val="baseline"/>
                      <w:lang w:val="en-US" w:eastAsia="zh-CN"/>
                    </w:rPr>
                  </w:pPr>
                  <w:r>
                    <w:rPr>
                      <w:rFonts w:hint="eastAsia"/>
                      <w:vertAlign w:val="baseline"/>
                      <w:lang w:val="en-US" w:eastAsia="zh-CN"/>
                    </w:rPr>
                    <w:t>子网掩码</w:t>
                  </w:r>
                </w:p>
              </w:tc>
              <w:tc>
                <w:tcPr>
                  <w:tcW w:w="5416" w:type="dxa"/>
                  <w:vAlign w:val="center"/>
                  <w:tcPrChange w:id="124" w:author="zhoujiansheng" w:date="2024-06-06T09:13:22Z">
                    <w:tcPr>
                      <w:tcW w:w="5416" w:type="dxa"/>
                      <w:vAlign w:val="center"/>
                    </w:tcPr>
                  </w:tcPrChange>
                </w:tcPr>
                <w:p>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不可编辑，输入IP后，自动带出</w:t>
                  </w:r>
                </w:p>
              </w:tc>
              <w:tc>
                <w:tcPr>
                  <w:tcW w:w="1490" w:type="dxa"/>
                  <w:vAlign w:val="center"/>
                  <w:tcPrChange w:id="125" w:author="zhoujiansheng" w:date="2024-06-06T09:13:22Z">
                    <w:tcPr>
                      <w:tcW w:w="1490" w:type="dxa"/>
                      <w:vAlign w:val="center"/>
                    </w:tcPr>
                  </w:tcPrChange>
                </w:tcPr>
                <w:p>
                  <w:pPr>
                    <w:numPr>
                      <w:ilvl w:val="0"/>
                      <w:numId w:val="0"/>
                    </w:numPr>
                    <w:ind w:left="0" w:leftChars="0" w:firstLine="0" w:firstLineChars="0"/>
                    <w:rPr>
                      <w:rFonts w:hint="eastAsia"/>
                      <w:highlight w:val="none"/>
                      <w:vertAlign w:val="baseline"/>
                      <w:lang w:val="en-US" w:eastAsia="zh-CN"/>
                    </w:rPr>
                  </w:pPr>
                  <w:r>
                    <w:rPr>
                      <w:rFonts w:hint="eastAsia"/>
                      <w:highlight w:val="none"/>
                      <w:vertAlign w:val="baseline"/>
                      <w:lang w:val="en-US" w:eastAsia="zh-CN"/>
                    </w:rPr>
                    <w:t>批复人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126" w:author="zhoujiansheng" w:date="2024-06-06T09:13:2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90" w:hRule="atLeast"/>
                <w:trPrChange w:id="126" w:author="zhoujiansheng" w:date="2024-06-06T09:13:22Z">
                  <w:trPr>
                    <w:trHeight w:val="90" w:hRule="atLeast"/>
                  </w:trPr>
                </w:trPrChange>
              </w:trPr>
              <w:tc>
                <w:tcPr>
                  <w:tcW w:w="1901" w:type="dxa"/>
                  <w:vAlign w:val="top"/>
                  <w:tcPrChange w:id="127" w:author="zhoujiansheng" w:date="2024-06-06T09:13:22Z">
                    <w:tcPr>
                      <w:tcW w:w="1901" w:type="dxa"/>
                      <w:vAlign w:val="top"/>
                    </w:tcPr>
                  </w:tcPrChange>
                </w:tcPr>
                <w:p>
                  <w:pPr>
                    <w:numPr>
                      <w:ilvl w:val="0"/>
                      <w:numId w:val="0"/>
                    </w:numPr>
                    <w:ind w:left="0" w:leftChars="0" w:firstLine="0" w:firstLineChars="0"/>
                    <w:rPr>
                      <w:rFonts w:hint="eastAsia"/>
                      <w:vertAlign w:val="baseline"/>
                      <w:lang w:val="en-US" w:eastAsia="zh-CN"/>
                    </w:rPr>
                  </w:pPr>
                  <w:r>
                    <w:rPr>
                      <w:rFonts w:hint="eastAsia"/>
                      <w:vertAlign w:val="baseline"/>
                      <w:lang w:val="en-US" w:eastAsia="zh-CN"/>
                    </w:rPr>
                    <w:t>网关</w:t>
                  </w:r>
                </w:p>
              </w:tc>
              <w:tc>
                <w:tcPr>
                  <w:tcW w:w="5416" w:type="dxa"/>
                  <w:vAlign w:val="center"/>
                  <w:tcPrChange w:id="128" w:author="zhoujiansheng" w:date="2024-06-06T09:13:22Z">
                    <w:tcPr>
                      <w:tcW w:w="5416" w:type="dxa"/>
                      <w:vAlign w:val="center"/>
                    </w:tcPr>
                  </w:tcPrChange>
                </w:tcPr>
                <w:p>
                  <w:pPr>
                    <w:numPr>
                      <w:ilvl w:val="0"/>
                      <w:numId w:val="0"/>
                    </w:numPr>
                    <w:ind w:left="0" w:leftChars="0" w:firstLine="0" w:firstLineChars="0"/>
                    <w:rPr>
                      <w:rFonts w:hint="eastAsia"/>
                      <w:highlight w:val="none"/>
                      <w:vertAlign w:val="baseline"/>
                      <w:lang w:val="en-US" w:eastAsia="zh-CN"/>
                    </w:rPr>
                  </w:pPr>
                  <w:r>
                    <w:rPr>
                      <w:rFonts w:hint="eastAsia"/>
                      <w:highlight w:val="none"/>
                      <w:vertAlign w:val="baseline"/>
                      <w:lang w:val="en-US" w:eastAsia="zh-CN"/>
                    </w:rPr>
                    <w:t>不可编辑，输入IP后，自动带出</w:t>
                  </w:r>
                </w:p>
              </w:tc>
              <w:tc>
                <w:tcPr>
                  <w:tcW w:w="1490" w:type="dxa"/>
                  <w:vAlign w:val="center"/>
                  <w:tcPrChange w:id="129" w:author="zhoujiansheng" w:date="2024-06-06T09:13:22Z">
                    <w:tcPr>
                      <w:tcW w:w="1490" w:type="dxa"/>
                      <w:vAlign w:val="center"/>
                    </w:tcPr>
                  </w:tcPrChange>
                </w:tcPr>
                <w:p>
                  <w:pPr>
                    <w:numPr>
                      <w:ilvl w:val="0"/>
                      <w:numId w:val="0"/>
                    </w:numPr>
                    <w:ind w:left="0" w:leftChars="0" w:firstLine="0" w:firstLineChars="0"/>
                    <w:rPr>
                      <w:rFonts w:hint="eastAsia"/>
                      <w:highlight w:val="none"/>
                      <w:vertAlign w:val="baseline"/>
                      <w:lang w:val="en-US" w:eastAsia="zh-CN"/>
                    </w:rPr>
                  </w:pPr>
                  <w:r>
                    <w:rPr>
                      <w:rFonts w:hint="eastAsia"/>
                      <w:highlight w:val="none"/>
                      <w:vertAlign w:val="baseline"/>
                      <w:lang w:val="en-US" w:eastAsia="zh-CN"/>
                    </w:rPr>
                    <w:t>批复人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130" w:author="zhoujiansheng" w:date="2024-06-06T09:13:2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90" w:hRule="atLeast"/>
                <w:trPrChange w:id="130" w:author="zhoujiansheng" w:date="2024-06-06T09:13:22Z">
                  <w:trPr>
                    <w:trHeight w:val="90" w:hRule="atLeast"/>
                  </w:trPr>
                </w:trPrChange>
              </w:trPr>
              <w:tc>
                <w:tcPr>
                  <w:tcW w:w="1901" w:type="dxa"/>
                  <w:vAlign w:val="top"/>
                  <w:tcPrChange w:id="131" w:author="zhoujiansheng" w:date="2024-06-06T09:13:22Z">
                    <w:tcPr>
                      <w:tcW w:w="1901" w:type="dxa"/>
                      <w:vAlign w:val="top"/>
                    </w:tcPr>
                  </w:tcPrChange>
                </w:tcPr>
                <w:p>
                  <w:pPr>
                    <w:numPr>
                      <w:ilvl w:val="0"/>
                      <w:numId w:val="0"/>
                    </w:numPr>
                    <w:ind w:left="0" w:leftChars="0" w:firstLine="0" w:firstLineChars="0"/>
                    <w:rPr>
                      <w:rFonts w:hint="eastAsia"/>
                      <w:vertAlign w:val="baseline"/>
                      <w:lang w:val="en-US" w:eastAsia="zh-CN"/>
                    </w:rPr>
                  </w:pPr>
                  <w:r>
                    <w:rPr>
                      <w:rFonts w:hint="eastAsia"/>
                      <w:vertAlign w:val="baseline"/>
                      <w:lang w:val="en-US" w:eastAsia="zh-CN"/>
                    </w:rPr>
                    <w:t>VLAN</w:t>
                  </w:r>
                </w:p>
              </w:tc>
              <w:tc>
                <w:tcPr>
                  <w:tcW w:w="5416" w:type="dxa"/>
                  <w:vAlign w:val="center"/>
                  <w:tcPrChange w:id="132" w:author="zhoujiansheng" w:date="2024-06-06T09:13:22Z">
                    <w:tcPr>
                      <w:tcW w:w="5416" w:type="dxa"/>
                      <w:vAlign w:val="center"/>
                    </w:tcPr>
                  </w:tcPrChange>
                </w:tcPr>
                <w:p>
                  <w:pPr>
                    <w:numPr>
                      <w:ilvl w:val="0"/>
                      <w:numId w:val="0"/>
                    </w:numPr>
                    <w:ind w:left="0" w:leftChars="0" w:firstLine="0" w:firstLineChars="0"/>
                    <w:rPr>
                      <w:rFonts w:hint="eastAsia"/>
                      <w:highlight w:val="none"/>
                      <w:vertAlign w:val="baseline"/>
                      <w:lang w:val="en-US" w:eastAsia="zh-CN"/>
                    </w:rPr>
                  </w:pPr>
                  <w:r>
                    <w:rPr>
                      <w:rFonts w:hint="eastAsia"/>
                      <w:highlight w:val="none"/>
                      <w:vertAlign w:val="baseline"/>
                      <w:lang w:val="en-US" w:eastAsia="zh-CN"/>
                    </w:rPr>
                    <w:t>不可编辑，输入IP后，自动带出</w:t>
                  </w:r>
                </w:p>
              </w:tc>
              <w:tc>
                <w:tcPr>
                  <w:tcW w:w="1490" w:type="dxa"/>
                  <w:vAlign w:val="center"/>
                  <w:tcPrChange w:id="133" w:author="zhoujiansheng" w:date="2024-06-06T09:13:22Z">
                    <w:tcPr>
                      <w:tcW w:w="1490" w:type="dxa"/>
                      <w:vAlign w:val="center"/>
                    </w:tcPr>
                  </w:tcPrChange>
                </w:tcPr>
                <w:p>
                  <w:pPr>
                    <w:numPr>
                      <w:ilvl w:val="0"/>
                      <w:numId w:val="0"/>
                    </w:numPr>
                    <w:ind w:left="0" w:leftChars="0" w:firstLine="0" w:firstLineChars="0"/>
                    <w:rPr>
                      <w:rFonts w:hint="eastAsia"/>
                      <w:highlight w:val="none"/>
                      <w:vertAlign w:val="baseline"/>
                      <w:lang w:val="en-US" w:eastAsia="zh-CN"/>
                    </w:rPr>
                  </w:pPr>
                  <w:r>
                    <w:rPr>
                      <w:rFonts w:hint="eastAsia"/>
                      <w:highlight w:val="none"/>
                      <w:vertAlign w:val="baseline"/>
                      <w:lang w:val="en-US" w:eastAsia="zh-CN"/>
                    </w:rPr>
                    <w:t>批复人</w:t>
                  </w:r>
                </w:p>
              </w:tc>
            </w:tr>
          </w:tbl>
          <w:p>
            <w:pPr>
              <w:widowControl w:val="0"/>
              <w:numPr>
                <w:ilvl w:val="0"/>
                <w:numId w:val="0"/>
              </w:numPr>
              <w:jc w:val="both"/>
              <w:rPr>
                <w:rFonts w:hint="default"/>
                <w:lang w:val="en-US" w:eastAsia="zh-CN"/>
              </w:rPr>
            </w:pPr>
            <w:r>
              <w:rPr>
                <w:rFonts w:hint="eastAsia"/>
                <w:lang w:val="en-US" w:eastAsia="zh-CN"/>
              </w:rPr>
              <w:t>表单提交时需校验必填项是否填写。</w:t>
            </w:r>
          </w:p>
          <w:p>
            <w:pPr>
              <w:widowControl w:val="0"/>
              <w:numPr>
                <w:ilvl w:val="0"/>
                <w:numId w:val="0"/>
              </w:numPr>
              <w:jc w:val="both"/>
              <w:rPr>
                <w:rFonts w:hint="default"/>
                <w:lang w:val="en-US" w:eastAsia="zh-CN"/>
              </w:rPr>
            </w:pPr>
          </w:p>
          <w:p>
            <w:pPr>
              <w:widowControl w:val="0"/>
              <w:numPr>
                <w:ilvl w:val="0"/>
                <w:numId w:val="0"/>
              </w:numPr>
              <w:jc w:val="both"/>
              <w:rPr>
                <w:rFonts w:hint="eastAsia"/>
                <w:lang w:val="en-US" w:eastAsia="zh-CN"/>
              </w:rPr>
            </w:pPr>
            <w:r>
              <w:rPr>
                <w:rFonts w:hint="eastAsia"/>
                <w:lang w:val="en-US" w:eastAsia="zh-CN"/>
              </w:rPr>
              <w:t>2.2表单字段——</w:t>
            </w:r>
            <w:r>
              <w:rPr>
                <w:rFonts w:hint="eastAsia"/>
                <w:b/>
                <w:bCs/>
                <w:lang w:val="en-US" w:eastAsia="zh-CN"/>
              </w:rPr>
              <w:t>退网</w:t>
            </w:r>
            <w:r>
              <w:rPr>
                <w:rFonts w:hint="eastAsia"/>
                <w:lang w:val="en-US" w:eastAsia="zh-CN"/>
              </w:rPr>
              <w:t>申请</w:t>
            </w:r>
          </w:p>
          <w:p>
            <w:pPr>
              <w:rPr>
                <w:rFonts w:hint="eastAsia"/>
                <w:lang w:val="en-US" w:eastAsia="zh-CN"/>
              </w:rPr>
            </w:pPr>
            <w:r>
              <w:rPr>
                <w:rFonts w:hint="eastAsia"/>
                <w:lang w:val="en-US" w:eastAsia="zh-CN"/>
              </w:rPr>
              <w:t>新增退网申请工单，可通过填写IP地址，自动带出相关信息。也可通过逐层填写空间位置信息：地市→站点类型→站点名称→机房名称→设备类型→设备名称，找到待退网设备名称，选择对应设备名称，自动带出其IP及其余网络信息，单击确认后新增。</w:t>
            </w:r>
          </w:p>
          <w:p>
            <w:pPr>
              <w:widowControl w:val="0"/>
              <w:numPr>
                <w:ilvl w:val="0"/>
                <w:numId w:val="0"/>
              </w:numPr>
              <w:jc w:val="both"/>
              <w:rPr>
                <w:rFonts w:hint="default"/>
                <w:lang w:val="en-US" w:eastAsia="zh-CN"/>
              </w:rPr>
            </w:pPr>
            <w:r>
              <w:rPr>
                <w:rFonts w:hint="eastAsia"/>
                <w:lang w:val="en-US" w:eastAsia="zh-CN"/>
              </w:rPr>
              <w:t>若填写IP后需要修改编辑，可直接修改IP，也可以通过修改设备信息来修改。若重新选择空间位置信息，则自动清空其下层选项信息并锁定，选择完成后开放下一层级选项可编辑，直到选择相应设备。</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1"/>
              <w:gridCol w:w="5416"/>
              <w:gridCol w:w="149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1" w:type="dxa"/>
                  <w:shd w:val="clear" w:color="auto" w:fill="BEBEBE" w:themeFill="background1" w:themeFillShade="BF"/>
                </w:tcPr>
                <w:p>
                  <w:pPr>
                    <w:numPr>
                      <w:ilvl w:val="0"/>
                      <w:numId w:val="0"/>
                    </w:numPr>
                    <w:jc w:val="center"/>
                    <w:rPr>
                      <w:rFonts w:hint="default"/>
                      <w:b w:val="0"/>
                      <w:bCs w:val="0"/>
                      <w:vertAlign w:val="baseline"/>
                      <w:lang w:val="en-US" w:eastAsia="zh-CN"/>
                    </w:rPr>
                  </w:pPr>
                  <w:r>
                    <w:rPr>
                      <w:rFonts w:hint="eastAsia"/>
                      <w:b w:val="0"/>
                      <w:bCs w:val="0"/>
                      <w:vertAlign w:val="baseline"/>
                      <w:lang w:val="en-US" w:eastAsia="zh-CN"/>
                    </w:rPr>
                    <w:t>字段</w:t>
                  </w:r>
                </w:p>
              </w:tc>
              <w:tc>
                <w:tcPr>
                  <w:tcW w:w="5416" w:type="dxa"/>
                  <w:shd w:val="clear" w:color="auto" w:fill="BEBEBE" w:themeFill="background1" w:themeFillShade="BF"/>
                </w:tcPr>
                <w:p>
                  <w:pPr>
                    <w:numPr>
                      <w:ilvl w:val="0"/>
                      <w:numId w:val="0"/>
                    </w:numPr>
                    <w:jc w:val="center"/>
                    <w:rPr>
                      <w:rFonts w:hint="default"/>
                      <w:b w:val="0"/>
                      <w:bCs w:val="0"/>
                      <w:vertAlign w:val="baseline"/>
                      <w:lang w:val="en-US" w:eastAsia="zh-CN"/>
                    </w:rPr>
                  </w:pPr>
                  <w:r>
                    <w:rPr>
                      <w:rFonts w:hint="eastAsia"/>
                      <w:b w:val="0"/>
                      <w:bCs w:val="0"/>
                      <w:vertAlign w:val="baseline"/>
                      <w:lang w:val="en-US" w:eastAsia="zh-CN"/>
                    </w:rPr>
                    <w:t>说明</w:t>
                  </w:r>
                </w:p>
              </w:tc>
              <w:tc>
                <w:tcPr>
                  <w:tcW w:w="1490" w:type="dxa"/>
                  <w:shd w:val="clear" w:color="auto" w:fill="BEBEBE" w:themeFill="background1" w:themeFillShade="BF"/>
                </w:tcPr>
                <w:p>
                  <w:pPr>
                    <w:numPr>
                      <w:ilvl w:val="0"/>
                      <w:numId w:val="0"/>
                    </w:numPr>
                    <w:jc w:val="center"/>
                    <w:rPr>
                      <w:rFonts w:hint="default"/>
                      <w:b w:val="0"/>
                      <w:bCs w:val="0"/>
                      <w:vertAlign w:val="baseline"/>
                      <w:lang w:val="en-US" w:eastAsia="zh-CN"/>
                    </w:rPr>
                  </w:pPr>
                  <w:r>
                    <w:rPr>
                      <w:rFonts w:hint="eastAsia"/>
                      <w:b w:val="0"/>
                      <w:bCs w:val="0"/>
                      <w:vertAlign w:val="baseline"/>
                      <w:lang w:val="en-US" w:eastAsia="zh-CN"/>
                    </w:rPr>
                    <w:t>填写人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1" w:type="dxa"/>
                  <w:vAlign w:val="center"/>
                </w:tcPr>
                <w:p>
                  <w:pPr>
                    <w:numPr>
                      <w:ilvl w:val="0"/>
                      <w:numId w:val="0"/>
                    </w:numPr>
                    <w:rPr>
                      <w:rFonts w:hint="default"/>
                      <w:highlight w:val="none"/>
                      <w:vertAlign w:val="baseline"/>
                      <w:lang w:val="en-US" w:eastAsia="zh-CN"/>
                    </w:rPr>
                  </w:pPr>
                  <w:r>
                    <w:rPr>
                      <w:rFonts w:hint="eastAsia"/>
                      <w:lang w:val="en-US" w:eastAsia="zh-CN"/>
                    </w:rPr>
                    <w:t>设备状态</w:t>
                  </w:r>
                </w:p>
              </w:tc>
              <w:tc>
                <w:tcPr>
                  <w:tcW w:w="5416" w:type="dxa"/>
                  <w:vAlign w:val="center"/>
                </w:tcPr>
                <w:p>
                  <w:pPr>
                    <w:numPr>
                      <w:ilvl w:val="0"/>
                      <w:numId w:val="0"/>
                    </w:numPr>
                    <w:rPr>
                      <w:rFonts w:hint="default"/>
                      <w:highlight w:val="none"/>
                      <w:lang w:val="en-US" w:eastAsia="zh-CN"/>
                    </w:rPr>
                  </w:pPr>
                  <w:r>
                    <w:rPr>
                      <w:rFonts w:hint="eastAsia"/>
                      <w:highlight w:val="none"/>
                      <w:lang w:val="en-US" w:eastAsia="zh-CN"/>
                    </w:rPr>
                    <w:t>若分不同的入口创建表单，则根据所选入口，直接填充“退网”</w:t>
                  </w:r>
                </w:p>
              </w:tc>
              <w:tc>
                <w:tcPr>
                  <w:tcW w:w="1490" w:type="dxa"/>
                  <w:vAlign w:val="center"/>
                </w:tcPr>
                <w:p>
                  <w:pPr>
                    <w:numPr>
                      <w:ilvl w:val="0"/>
                      <w:numId w:val="0"/>
                    </w:numPr>
                    <w:rPr>
                      <w:rFonts w:hint="default"/>
                      <w:b/>
                      <w:bCs/>
                      <w:color w:val="00B050"/>
                      <w:lang w:val="en-US" w:eastAsia="zh-CN"/>
                    </w:rPr>
                  </w:pPr>
                  <w:r>
                    <w:rPr>
                      <w:rFonts w:hint="eastAsia"/>
                      <w:b w:val="0"/>
                      <w:bCs w:val="0"/>
                      <w:color w:val="auto"/>
                      <w:lang w:val="en-US" w:eastAsia="zh-CN"/>
                    </w:rPr>
                    <w:t>申请人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1" w:type="dxa"/>
                  <w:vAlign w:val="center"/>
                </w:tcPr>
                <w:p>
                  <w:pPr>
                    <w:numPr>
                      <w:ilvl w:val="0"/>
                      <w:numId w:val="0"/>
                    </w:numPr>
                    <w:ind w:left="0" w:leftChars="0" w:firstLine="0" w:firstLineChars="0"/>
                    <w:rPr>
                      <w:rFonts w:hint="default"/>
                      <w:vertAlign w:val="baseline"/>
                      <w:lang w:val="en-US" w:eastAsia="zh-CN"/>
                    </w:rPr>
                  </w:pPr>
                  <w:r>
                    <w:rPr>
                      <w:rFonts w:hint="eastAsia"/>
                      <w:lang w:val="en-US" w:eastAsia="zh-CN"/>
                    </w:rPr>
                    <w:t>接入动环监控系统类别</w:t>
                  </w:r>
                </w:p>
              </w:tc>
              <w:tc>
                <w:tcPr>
                  <w:tcW w:w="5416" w:type="dxa"/>
                  <w:vAlign w:val="center"/>
                </w:tcPr>
                <w:p>
                  <w:pPr>
                    <w:numPr>
                      <w:ilvl w:val="0"/>
                      <w:numId w:val="0"/>
                    </w:numPr>
                    <w:ind w:left="0" w:leftChars="0" w:firstLine="0" w:firstLineChars="0"/>
                    <w:rPr>
                      <w:rFonts w:hint="default"/>
                      <w:vertAlign w:val="baseline"/>
                      <w:lang w:val="en-US" w:eastAsia="zh-CN"/>
                    </w:rPr>
                  </w:pPr>
                  <w:r>
                    <w:rPr>
                      <w:rFonts w:hint="eastAsia"/>
                      <w:b w:val="0"/>
                      <w:bCs w:val="0"/>
                      <w:color w:val="auto"/>
                      <w:lang w:val="en-US" w:eastAsia="zh-CN"/>
                    </w:rPr>
                    <w:t>必填项</w:t>
                  </w:r>
                  <w:r>
                    <w:rPr>
                      <w:rFonts w:hint="eastAsia"/>
                      <w:lang w:val="en-US" w:eastAsia="zh-CN"/>
                    </w:rPr>
                    <w:t>，下拉选项——局房动环、基站动环</w:t>
                  </w:r>
                </w:p>
              </w:tc>
              <w:tc>
                <w:tcPr>
                  <w:tcW w:w="1490" w:type="dxa"/>
                  <w:vAlign w:val="center"/>
                </w:tcPr>
                <w:p>
                  <w:pPr>
                    <w:numPr>
                      <w:ilvl w:val="0"/>
                      <w:numId w:val="0"/>
                    </w:numPr>
                    <w:ind w:left="0" w:leftChars="0" w:firstLine="0" w:firstLineChars="0"/>
                    <w:rPr>
                      <w:rFonts w:hint="eastAsia"/>
                      <w:b/>
                      <w:bCs/>
                      <w:color w:val="00B050"/>
                      <w:lang w:val="en-US" w:eastAsia="zh-CN"/>
                    </w:rPr>
                  </w:pPr>
                  <w:r>
                    <w:rPr>
                      <w:rFonts w:hint="eastAsia"/>
                      <w:b w:val="0"/>
                      <w:bCs w:val="0"/>
                      <w:color w:val="auto"/>
                      <w:lang w:val="en-US" w:eastAsia="zh-CN"/>
                    </w:rPr>
                    <w:t>申请人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901" w:type="dxa"/>
                  <w:vAlign w:val="center"/>
                </w:tcPr>
                <w:p>
                  <w:pPr>
                    <w:numPr>
                      <w:ilvl w:val="0"/>
                      <w:numId w:val="0"/>
                    </w:numPr>
                    <w:ind w:left="0" w:leftChars="0" w:firstLine="0" w:firstLineChars="0"/>
                    <w:rPr>
                      <w:rFonts w:hint="default"/>
                      <w:sz w:val="18"/>
                      <w:szCs w:val="18"/>
                      <w:highlight w:val="none"/>
                      <w:vertAlign w:val="baseline"/>
                      <w:lang w:val="en-US" w:eastAsia="zh-CN"/>
                    </w:rPr>
                  </w:pPr>
                  <w:r>
                    <w:rPr>
                      <w:rFonts w:hint="eastAsia"/>
                      <w:vertAlign w:val="baseline"/>
                      <w:lang w:val="en-US" w:eastAsia="zh-CN"/>
                    </w:rPr>
                    <w:t>IP</w:t>
                  </w:r>
                </w:p>
              </w:tc>
              <w:tc>
                <w:tcPr>
                  <w:tcW w:w="5416" w:type="dxa"/>
                  <w:vAlign w:val="center"/>
                </w:tcPr>
                <w:p>
                  <w:pPr>
                    <w:numPr>
                      <w:ilvl w:val="0"/>
                      <w:numId w:val="0"/>
                    </w:numPr>
                    <w:ind w:left="0" w:leftChars="0" w:firstLine="0" w:firstLineChars="0"/>
                    <w:rPr>
                      <w:rFonts w:hint="default"/>
                      <w:highlight w:val="none"/>
                      <w:vertAlign w:val="baseline"/>
                      <w:lang w:val="en-US" w:eastAsia="zh-CN"/>
                    </w:rPr>
                  </w:pPr>
                  <w:r>
                    <w:rPr>
                      <w:rFonts w:hint="eastAsia"/>
                      <w:b w:val="0"/>
                      <w:bCs w:val="0"/>
                      <w:color w:val="auto"/>
                      <w:lang w:val="en-US" w:eastAsia="zh-CN"/>
                    </w:rPr>
                    <w:t>必填项，支持模糊查找下拉选择。IP占用情况为在线或者离线的IP可选。</w:t>
                  </w:r>
                </w:p>
              </w:tc>
              <w:tc>
                <w:tcPr>
                  <w:tcW w:w="1490" w:type="dxa"/>
                  <w:vAlign w:val="center"/>
                </w:tcPr>
                <w:p>
                  <w:pPr>
                    <w:numPr>
                      <w:ilvl w:val="0"/>
                      <w:numId w:val="0"/>
                    </w:numPr>
                    <w:ind w:left="0" w:leftChars="0" w:firstLine="0" w:firstLineChars="0"/>
                    <w:rPr>
                      <w:rFonts w:hint="eastAsia"/>
                      <w:b/>
                      <w:bCs/>
                      <w:color w:val="00B050"/>
                      <w:lang w:val="en-US" w:eastAsia="zh-CN"/>
                    </w:rPr>
                  </w:pPr>
                  <w:r>
                    <w:rPr>
                      <w:rFonts w:hint="eastAsia"/>
                      <w:b w:val="0"/>
                      <w:bCs w:val="0"/>
                      <w:color w:val="auto"/>
                      <w:lang w:val="en-US" w:eastAsia="zh-CN"/>
                    </w:rPr>
                    <w:t>申请人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901" w:type="dxa"/>
                  <w:vAlign w:val="top"/>
                </w:tcPr>
                <w:p>
                  <w:pPr>
                    <w:numPr>
                      <w:ilvl w:val="0"/>
                      <w:numId w:val="0"/>
                    </w:numPr>
                    <w:ind w:left="0" w:leftChars="0" w:firstLine="0" w:firstLineChars="0"/>
                    <w:rPr>
                      <w:rFonts w:hint="default"/>
                      <w:lang w:val="en-US" w:eastAsia="zh-CN"/>
                    </w:rPr>
                  </w:pPr>
                  <w:r>
                    <w:rPr>
                      <w:rFonts w:hint="eastAsia"/>
                      <w:lang w:val="en-US" w:eastAsia="zh-CN"/>
                    </w:rPr>
                    <w:t>地市</w:t>
                  </w:r>
                </w:p>
              </w:tc>
              <w:tc>
                <w:tcPr>
                  <w:tcW w:w="5416" w:type="dxa"/>
                  <w:vAlign w:val="center"/>
                </w:tcPr>
                <w:p>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必填项，下拉选择。若输入IP，则自动带出</w:t>
                  </w:r>
                </w:p>
              </w:tc>
              <w:tc>
                <w:tcPr>
                  <w:tcW w:w="1490" w:type="dxa"/>
                  <w:vAlign w:val="center"/>
                </w:tcPr>
                <w:p>
                  <w:pPr>
                    <w:numPr>
                      <w:ilvl w:val="0"/>
                      <w:numId w:val="0"/>
                    </w:numPr>
                    <w:ind w:left="0" w:leftChars="0" w:firstLine="0" w:firstLineChars="0"/>
                    <w:rPr>
                      <w:rFonts w:hint="eastAsia"/>
                      <w:b/>
                      <w:bCs/>
                      <w:color w:val="00B050"/>
                      <w:lang w:val="en-US" w:eastAsia="zh-CN"/>
                    </w:rPr>
                  </w:pPr>
                  <w:r>
                    <w:rPr>
                      <w:rFonts w:hint="eastAsia"/>
                      <w:b w:val="0"/>
                      <w:bCs w:val="0"/>
                      <w:color w:val="auto"/>
                      <w:lang w:val="en-US" w:eastAsia="zh-CN"/>
                    </w:rPr>
                    <w:t>申请人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901" w:type="dxa"/>
                  <w:vAlign w:val="center"/>
                </w:tcPr>
                <w:p>
                  <w:pPr>
                    <w:numPr>
                      <w:ilvl w:val="0"/>
                      <w:numId w:val="0"/>
                    </w:numPr>
                    <w:ind w:left="0" w:leftChars="0" w:firstLine="0" w:firstLineChars="0"/>
                    <w:rPr>
                      <w:rFonts w:hint="default"/>
                      <w:lang w:val="en-US" w:eastAsia="zh-CN"/>
                    </w:rPr>
                  </w:pPr>
                  <w:r>
                    <w:rPr>
                      <w:rFonts w:hint="eastAsia"/>
                      <w:lang w:val="en-US" w:eastAsia="zh-CN"/>
                    </w:rPr>
                    <w:t>站点类型</w:t>
                  </w:r>
                </w:p>
              </w:tc>
              <w:tc>
                <w:tcPr>
                  <w:tcW w:w="5416" w:type="dxa"/>
                  <w:vAlign w:val="center"/>
                </w:tcPr>
                <w:p>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必填项，下拉选择。若输入IP，则自动带出</w:t>
                  </w:r>
                </w:p>
              </w:tc>
              <w:tc>
                <w:tcPr>
                  <w:tcW w:w="1490" w:type="dxa"/>
                  <w:vAlign w:val="center"/>
                </w:tcPr>
                <w:p>
                  <w:pPr>
                    <w:numPr>
                      <w:ilvl w:val="0"/>
                      <w:numId w:val="0"/>
                    </w:numPr>
                    <w:ind w:left="0" w:leftChars="0" w:firstLine="0" w:firstLineChars="0"/>
                    <w:rPr>
                      <w:rFonts w:hint="default"/>
                      <w:b/>
                      <w:bCs/>
                      <w:color w:val="00B050"/>
                      <w:lang w:val="en-US" w:eastAsia="zh-CN"/>
                    </w:rPr>
                  </w:pPr>
                  <w:r>
                    <w:rPr>
                      <w:rFonts w:hint="eastAsia"/>
                      <w:b w:val="0"/>
                      <w:bCs w:val="0"/>
                      <w:color w:val="auto"/>
                      <w:lang w:val="en-US" w:eastAsia="zh-CN"/>
                    </w:rPr>
                    <w:t>申请人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901" w:type="dxa"/>
                  <w:vAlign w:val="top"/>
                </w:tcPr>
                <w:p>
                  <w:pPr>
                    <w:numPr>
                      <w:ilvl w:val="0"/>
                      <w:numId w:val="0"/>
                    </w:numPr>
                    <w:ind w:left="0" w:leftChars="0" w:firstLine="0" w:firstLineChars="0"/>
                    <w:rPr>
                      <w:rFonts w:hint="default"/>
                      <w:lang w:val="en-US" w:eastAsia="zh-CN"/>
                    </w:rPr>
                  </w:pPr>
                  <w:r>
                    <w:rPr>
                      <w:rFonts w:hint="eastAsia"/>
                      <w:lang w:val="en-US" w:eastAsia="zh-CN"/>
                    </w:rPr>
                    <w:t>站点名称</w:t>
                  </w:r>
                </w:p>
              </w:tc>
              <w:tc>
                <w:tcPr>
                  <w:tcW w:w="5416" w:type="dxa"/>
                  <w:vAlign w:val="center"/>
                </w:tcPr>
                <w:p>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必填项，支持模糊查找下拉选择。若输入IP，则自动带出</w:t>
                  </w:r>
                </w:p>
              </w:tc>
              <w:tc>
                <w:tcPr>
                  <w:tcW w:w="1490" w:type="dxa"/>
                  <w:vAlign w:val="center"/>
                </w:tcPr>
                <w:p>
                  <w:pPr>
                    <w:numPr>
                      <w:ilvl w:val="0"/>
                      <w:numId w:val="0"/>
                    </w:numPr>
                    <w:ind w:left="0" w:leftChars="0" w:firstLine="0" w:firstLineChars="0"/>
                    <w:rPr>
                      <w:rFonts w:hint="default"/>
                      <w:highlight w:val="none"/>
                      <w:vertAlign w:val="baseline"/>
                      <w:lang w:val="en-US" w:eastAsia="zh-CN"/>
                    </w:rPr>
                  </w:pPr>
                  <w:r>
                    <w:rPr>
                      <w:rFonts w:hint="eastAsia"/>
                      <w:b w:val="0"/>
                      <w:bCs w:val="0"/>
                      <w:color w:val="auto"/>
                      <w:lang w:val="en-US" w:eastAsia="zh-CN"/>
                    </w:rPr>
                    <w:t>申请人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901" w:type="dxa"/>
                  <w:vAlign w:val="top"/>
                </w:tcPr>
                <w:p>
                  <w:pPr>
                    <w:numPr>
                      <w:ilvl w:val="0"/>
                      <w:numId w:val="0"/>
                    </w:numPr>
                    <w:ind w:left="0" w:leftChars="0" w:firstLine="0" w:firstLineChars="0"/>
                    <w:rPr>
                      <w:rFonts w:hint="default"/>
                      <w:lang w:val="en-US" w:eastAsia="zh-CN"/>
                    </w:rPr>
                  </w:pPr>
                  <w:r>
                    <w:rPr>
                      <w:rFonts w:hint="eastAsia"/>
                      <w:lang w:val="en-US" w:eastAsia="zh-CN"/>
                    </w:rPr>
                    <w:t>机房名称</w:t>
                  </w:r>
                </w:p>
              </w:tc>
              <w:tc>
                <w:tcPr>
                  <w:tcW w:w="5416" w:type="dxa"/>
                  <w:vAlign w:val="center"/>
                </w:tcPr>
                <w:p>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必填项，支持模糊查找下拉选择。若输入IP，则自动带出</w:t>
                  </w:r>
                </w:p>
              </w:tc>
              <w:tc>
                <w:tcPr>
                  <w:tcW w:w="1490" w:type="dxa"/>
                  <w:vAlign w:val="center"/>
                </w:tcPr>
                <w:p>
                  <w:pPr>
                    <w:numPr>
                      <w:ilvl w:val="0"/>
                      <w:numId w:val="0"/>
                    </w:numPr>
                    <w:ind w:left="0" w:leftChars="0" w:firstLine="0" w:firstLineChars="0"/>
                    <w:rPr>
                      <w:rFonts w:hint="default"/>
                      <w:highlight w:val="none"/>
                      <w:vertAlign w:val="baseline"/>
                      <w:lang w:val="en-US" w:eastAsia="zh-CN"/>
                    </w:rPr>
                  </w:pPr>
                  <w:r>
                    <w:rPr>
                      <w:rFonts w:hint="eastAsia"/>
                      <w:b w:val="0"/>
                      <w:bCs w:val="0"/>
                      <w:color w:val="auto"/>
                      <w:lang w:val="en-US" w:eastAsia="zh-CN"/>
                    </w:rPr>
                    <w:t>申请人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901" w:type="dxa"/>
                  <w:vAlign w:val="top"/>
                </w:tcPr>
                <w:p>
                  <w:pPr>
                    <w:numPr>
                      <w:ilvl w:val="0"/>
                      <w:numId w:val="0"/>
                    </w:numPr>
                    <w:ind w:left="0" w:leftChars="0" w:firstLine="0" w:firstLineChars="0"/>
                    <w:rPr>
                      <w:rFonts w:hint="default"/>
                      <w:lang w:val="en-US" w:eastAsia="zh-CN"/>
                    </w:rPr>
                  </w:pPr>
                  <w:r>
                    <w:rPr>
                      <w:rFonts w:hint="eastAsia"/>
                      <w:lang w:val="en-US" w:eastAsia="zh-CN"/>
                    </w:rPr>
                    <w:t>设备类型</w:t>
                  </w:r>
                </w:p>
              </w:tc>
              <w:tc>
                <w:tcPr>
                  <w:tcW w:w="5416" w:type="dxa"/>
                  <w:vAlign w:val="center"/>
                </w:tcPr>
                <w:p>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必填项，下拉选择。若输入IP，则自动带出</w:t>
                  </w:r>
                </w:p>
              </w:tc>
              <w:tc>
                <w:tcPr>
                  <w:tcW w:w="1490" w:type="dxa"/>
                  <w:vAlign w:val="center"/>
                </w:tcPr>
                <w:p>
                  <w:pPr>
                    <w:numPr>
                      <w:ilvl w:val="0"/>
                      <w:numId w:val="0"/>
                    </w:numPr>
                    <w:ind w:left="0" w:leftChars="0" w:firstLine="0" w:firstLineChars="0"/>
                    <w:rPr>
                      <w:rFonts w:hint="eastAsia"/>
                      <w:b w:val="0"/>
                      <w:bCs w:val="0"/>
                      <w:color w:val="auto"/>
                      <w:lang w:val="en-US" w:eastAsia="zh-CN"/>
                    </w:rPr>
                  </w:pPr>
                  <w:r>
                    <w:rPr>
                      <w:rFonts w:hint="eastAsia"/>
                      <w:b w:val="0"/>
                      <w:bCs w:val="0"/>
                      <w:color w:val="auto"/>
                      <w:lang w:val="en-US" w:eastAsia="zh-CN"/>
                    </w:rPr>
                    <w:t>申请人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901" w:type="dxa"/>
                  <w:vAlign w:val="top"/>
                </w:tcPr>
                <w:p>
                  <w:pPr>
                    <w:numPr>
                      <w:ilvl w:val="0"/>
                      <w:numId w:val="0"/>
                    </w:numPr>
                    <w:ind w:left="0" w:leftChars="0" w:firstLine="0" w:firstLineChars="0"/>
                    <w:rPr>
                      <w:rFonts w:hint="default"/>
                      <w:lang w:val="en-US" w:eastAsia="zh-CN"/>
                    </w:rPr>
                  </w:pPr>
                  <w:r>
                    <w:rPr>
                      <w:rFonts w:hint="eastAsia"/>
                      <w:lang w:val="en-US" w:eastAsia="zh-CN"/>
                    </w:rPr>
                    <w:t>设备名称</w:t>
                  </w:r>
                </w:p>
              </w:tc>
              <w:tc>
                <w:tcPr>
                  <w:tcW w:w="5416" w:type="dxa"/>
                  <w:vAlign w:val="center"/>
                </w:tcPr>
                <w:p>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必填项，下拉选择，选择后可带出其关联的IP。若输入IP，则自动带出</w:t>
                  </w:r>
                </w:p>
              </w:tc>
              <w:tc>
                <w:tcPr>
                  <w:tcW w:w="1490" w:type="dxa"/>
                  <w:vAlign w:val="center"/>
                </w:tcPr>
                <w:p>
                  <w:pPr>
                    <w:numPr>
                      <w:ilvl w:val="0"/>
                      <w:numId w:val="0"/>
                    </w:numPr>
                    <w:ind w:left="0" w:leftChars="0" w:firstLine="0" w:firstLineChars="0"/>
                    <w:rPr>
                      <w:rFonts w:hint="eastAsia"/>
                      <w:b w:val="0"/>
                      <w:bCs w:val="0"/>
                      <w:color w:val="auto"/>
                      <w:lang w:val="en-US" w:eastAsia="zh-CN"/>
                    </w:rPr>
                  </w:pPr>
                  <w:r>
                    <w:rPr>
                      <w:rFonts w:hint="eastAsia"/>
                      <w:b w:val="0"/>
                      <w:bCs w:val="0"/>
                      <w:color w:val="auto"/>
                      <w:lang w:val="en-US" w:eastAsia="zh-CN"/>
                    </w:rPr>
                    <w:t>申请人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901" w:type="dxa"/>
                  <w:vAlign w:val="top"/>
                </w:tcPr>
                <w:p>
                  <w:pPr>
                    <w:numPr>
                      <w:ilvl w:val="0"/>
                      <w:numId w:val="0"/>
                    </w:numPr>
                    <w:ind w:left="0" w:leftChars="0" w:firstLine="0" w:firstLineChars="0"/>
                    <w:rPr>
                      <w:rFonts w:hint="default"/>
                      <w:lang w:val="en-US" w:eastAsia="zh-CN"/>
                    </w:rPr>
                  </w:pPr>
                  <w:r>
                    <w:rPr>
                      <w:rFonts w:hint="eastAsia"/>
                      <w:lang w:val="en-US" w:eastAsia="zh-CN"/>
                    </w:rPr>
                    <w:t>设备厂家</w:t>
                  </w:r>
                </w:p>
              </w:tc>
              <w:tc>
                <w:tcPr>
                  <w:tcW w:w="5416" w:type="dxa"/>
                  <w:vAlign w:val="center"/>
                </w:tcPr>
                <w:p>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不可编辑，输入IP后，自动带出</w:t>
                  </w:r>
                </w:p>
              </w:tc>
              <w:tc>
                <w:tcPr>
                  <w:tcW w:w="1490" w:type="dxa"/>
                  <w:vAlign w:val="center"/>
                </w:tcPr>
                <w:p>
                  <w:pPr>
                    <w:numPr>
                      <w:ilvl w:val="0"/>
                      <w:numId w:val="0"/>
                    </w:numPr>
                    <w:ind w:left="0" w:leftChars="0" w:firstLine="0" w:firstLineChars="0"/>
                    <w:rPr>
                      <w:rFonts w:hint="eastAsia"/>
                      <w:b w:val="0"/>
                      <w:bCs w:val="0"/>
                      <w:color w:val="auto"/>
                      <w:lang w:val="en-US" w:eastAsia="zh-CN"/>
                    </w:rPr>
                  </w:pPr>
                  <w:r>
                    <w:rPr>
                      <w:rFonts w:hint="eastAsia"/>
                      <w:b w:val="0"/>
                      <w:bCs w:val="0"/>
                      <w:color w:val="auto"/>
                      <w:lang w:val="en-US" w:eastAsia="zh-CN"/>
                    </w:rPr>
                    <w:t>申请人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1901" w:type="dxa"/>
                  <w:vAlign w:val="top"/>
                </w:tcPr>
                <w:p>
                  <w:pPr>
                    <w:numPr>
                      <w:ilvl w:val="0"/>
                      <w:numId w:val="0"/>
                    </w:numPr>
                    <w:ind w:left="0" w:leftChars="0" w:firstLine="0" w:firstLineChars="0"/>
                    <w:rPr>
                      <w:rFonts w:hint="default"/>
                      <w:vertAlign w:val="baseline"/>
                      <w:lang w:val="en-US" w:eastAsia="zh-CN"/>
                    </w:rPr>
                  </w:pPr>
                  <w:r>
                    <w:rPr>
                      <w:rFonts w:hint="eastAsia"/>
                      <w:sz w:val="18"/>
                      <w:szCs w:val="18"/>
                      <w:lang w:val="en-US" w:eastAsia="zh-CN"/>
                    </w:rPr>
                    <w:t>（基站侧）传输PTN配置端口</w:t>
                  </w:r>
                </w:p>
              </w:tc>
              <w:tc>
                <w:tcPr>
                  <w:tcW w:w="5416" w:type="dxa"/>
                  <w:vAlign w:val="center"/>
                </w:tcPr>
                <w:p>
                  <w:pPr>
                    <w:numPr>
                      <w:ilvl w:val="0"/>
                      <w:numId w:val="0"/>
                    </w:numPr>
                    <w:ind w:left="0" w:leftChars="0" w:firstLine="0" w:firstLineChars="0"/>
                    <w:rPr>
                      <w:rFonts w:hint="default"/>
                      <w:highlight w:val="none"/>
                      <w:vertAlign w:val="baseline"/>
                      <w:lang w:val="en-US" w:eastAsia="zh-CN"/>
                    </w:rPr>
                  </w:pPr>
                  <w:r>
                    <w:rPr>
                      <w:rFonts w:hint="eastAsia"/>
                      <w:b w:val="0"/>
                      <w:bCs w:val="0"/>
                      <w:color w:val="auto"/>
                      <w:lang w:val="en-US" w:eastAsia="zh-CN"/>
                    </w:rPr>
                    <w:t>非必填项，手动输入</w:t>
                  </w:r>
                </w:p>
              </w:tc>
              <w:tc>
                <w:tcPr>
                  <w:tcW w:w="1490" w:type="dxa"/>
                  <w:vAlign w:val="center"/>
                </w:tcPr>
                <w:p>
                  <w:pPr>
                    <w:numPr>
                      <w:ilvl w:val="0"/>
                      <w:numId w:val="0"/>
                    </w:numPr>
                    <w:ind w:left="0" w:leftChars="0" w:firstLine="0" w:firstLineChars="0"/>
                    <w:rPr>
                      <w:rFonts w:hint="default"/>
                      <w:highlight w:val="none"/>
                      <w:vertAlign w:val="baseline"/>
                      <w:lang w:val="en-US" w:eastAsia="zh-CN"/>
                    </w:rPr>
                  </w:pPr>
                  <w:r>
                    <w:rPr>
                      <w:rFonts w:hint="eastAsia"/>
                      <w:b w:val="0"/>
                      <w:bCs w:val="0"/>
                      <w:color w:val="auto"/>
                      <w:lang w:val="en-US" w:eastAsia="zh-CN"/>
                    </w:rPr>
                    <w:t>申请人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901" w:type="dxa"/>
                  <w:vAlign w:val="top"/>
                </w:tcPr>
                <w:p>
                  <w:pPr>
                    <w:numPr>
                      <w:ilvl w:val="0"/>
                      <w:numId w:val="0"/>
                    </w:numPr>
                    <w:ind w:left="0" w:leftChars="0" w:firstLine="0" w:firstLineChars="0"/>
                    <w:rPr>
                      <w:rFonts w:hint="default"/>
                      <w:vertAlign w:val="baseline"/>
                      <w:lang w:val="en-US" w:eastAsia="zh-CN"/>
                    </w:rPr>
                  </w:pPr>
                  <w:r>
                    <w:rPr>
                      <w:rFonts w:hint="eastAsia"/>
                      <w:sz w:val="18"/>
                      <w:szCs w:val="18"/>
                      <w:lang w:val="en-US" w:eastAsia="zh-CN"/>
                    </w:rPr>
                    <w:t>（核心机房侧）PTN配置端口</w:t>
                  </w:r>
                </w:p>
              </w:tc>
              <w:tc>
                <w:tcPr>
                  <w:tcW w:w="5416" w:type="dxa"/>
                  <w:vAlign w:val="center"/>
                </w:tcPr>
                <w:p>
                  <w:pPr>
                    <w:numPr>
                      <w:ilvl w:val="0"/>
                      <w:numId w:val="0"/>
                    </w:numPr>
                    <w:ind w:left="0" w:leftChars="0" w:firstLine="0" w:firstLineChars="0"/>
                    <w:rPr>
                      <w:rFonts w:hint="default"/>
                      <w:highlight w:val="none"/>
                      <w:vertAlign w:val="baseline"/>
                      <w:lang w:val="en-US" w:eastAsia="zh-CN"/>
                    </w:rPr>
                  </w:pPr>
                  <w:r>
                    <w:rPr>
                      <w:rFonts w:hint="eastAsia"/>
                      <w:b w:val="0"/>
                      <w:bCs w:val="0"/>
                      <w:color w:val="auto"/>
                      <w:lang w:val="en-US" w:eastAsia="zh-CN"/>
                    </w:rPr>
                    <w:t>非必填项，手动输入</w:t>
                  </w:r>
                </w:p>
              </w:tc>
              <w:tc>
                <w:tcPr>
                  <w:tcW w:w="1490" w:type="dxa"/>
                  <w:vAlign w:val="center"/>
                </w:tcPr>
                <w:p>
                  <w:pPr>
                    <w:numPr>
                      <w:ilvl w:val="0"/>
                      <w:numId w:val="0"/>
                    </w:numPr>
                    <w:ind w:left="0" w:leftChars="0" w:firstLine="0" w:firstLineChars="0"/>
                    <w:rPr>
                      <w:rFonts w:hint="eastAsia"/>
                      <w:highlight w:val="none"/>
                      <w:vertAlign w:val="baseline"/>
                      <w:lang w:val="en-US" w:eastAsia="zh-CN"/>
                    </w:rPr>
                  </w:pPr>
                  <w:r>
                    <w:rPr>
                      <w:rFonts w:hint="eastAsia"/>
                      <w:b w:val="0"/>
                      <w:bCs w:val="0"/>
                      <w:color w:val="auto"/>
                      <w:lang w:val="en-US" w:eastAsia="zh-CN"/>
                    </w:rPr>
                    <w:t>申请人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901" w:type="dxa"/>
                  <w:vAlign w:val="top"/>
                </w:tcPr>
                <w:p>
                  <w:pPr>
                    <w:numPr>
                      <w:ilvl w:val="0"/>
                      <w:numId w:val="0"/>
                    </w:numPr>
                    <w:ind w:left="0" w:leftChars="0" w:firstLine="0" w:firstLineChars="0"/>
                    <w:rPr>
                      <w:rFonts w:hint="eastAsia"/>
                      <w:vertAlign w:val="baseline"/>
                      <w:lang w:val="en-US" w:eastAsia="zh-CN"/>
                    </w:rPr>
                  </w:pPr>
                  <w:r>
                    <w:rPr>
                      <w:rFonts w:hint="eastAsia"/>
                      <w:vertAlign w:val="baseline"/>
                      <w:lang w:val="en-US" w:eastAsia="zh-CN"/>
                    </w:rPr>
                    <w:t>子网掩码</w:t>
                  </w:r>
                </w:p>
              </w:tc>
              <w:tc>
                <w:tcPr>
                  <w:tcW w:w="5416" w:type="dxa"/>
                  <w:vAlign w:val="center"/>
                </w:tcPr>
                <w:p>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不可编辑，输入IP后，自动带出</w:t>
                  </w:r>
                </w:p>
              </w:tc>
              <w:tc>
                <w:tcPr>
                  <w:tcW w:w="1490" w:type="dxa"/>
                  <w:vAlign w:val="center"/>
                </w:tcPr>
                <w:p>
                  <w:pPr>
                    <w:numPr>
                      <w:ilvl w:val="0"/>
                      <w:numId w:val="0"/>
                    </w:numPr>
                    <w:ind w:left="0" w:leftChars="0" w:firstLine="0" w:firstLineChars="0"/>
                    <w:rPr>
                      <w:rFonts w:hint="eastAsia"/>
                      <w:highlight w:val="none"/>
                      <w:vertAlign w:val="baseline"/>
                      <w:lang w:val="en-US" w:eastAsia="zh-CN"/>
                    </w:rPr>
                  </w:pPr>
                  <w:r>
                    <w:rPr>
                      <w:rFonts w:hint="eastAsia"/>
                      <w:b w:val="0"/>
                      <w:bCs w:val="0"/>
                      <w:color w:val="auto"/>
                      <w:lang w:val="en-US" w:eastAsia="zh-CN"/>
                    </w:rPr>
                    <w:t>申请人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901" w:type="dxa"/>
                  <w:vAlign w:val="top"/>
                </w:tcPr>
                <w:p>
                  <w:pPr>
                    <w:numPr>
                      <w:ilvl w:val="0"/>
                      <w:numId w:val="0"/>
                    </w:numPr>
                    <w:ind w:left="0" w:leftChars="0" w:firstLine="0" w:firstLineChars="0"/>
                    <w:rPr>
                      <w:rFonts w:hint="eastAsia"/>
                      <w:vertAlign w:val="baseline"/>
                      <w:lang w:val="en-US" w:eastAsia="zh-CN"/>
                    </w:rPr>
                  </w:pPr>
                  <w:r>
                    <w:rPr>
                      <w:rFonts w:hint="eastAsia"/>
                      <w:vertAlign w:val="baseline"/>
                      <w:lang w:val="en-US" w:eastAsia="zh-CN"/>
                    </w:rPr>
                    <w:t>网关</w:t>
                  </w:r>
                </w:p>
              </w:tc>
              <w:tc>
                <w:tcPr>
                  <w:tcW w:w="5416" w:type="dxa"/>
                  <w:vAlign w:val="center"/>
                </w:tcPr>
                <w:p>
                  <w:pPr>
                    <w:numPr>
                      <w:ilvl w:val="0"/>
                      <w:numId w:val="0"/>
                    </w:numPr>
                    <w:ind w:left="0" w:leftChars="0" w:firstLine="0" w:firstLineChars="0"/>
                    <w:rPr>
                      <w:rFonts w:hint="eastAsia"/>
                      <w:highlight w:val="none"/>
                      <w:vertAlign w:val="baseline"/>
                      <w:lang w:val="en-US" w:eastAsia="zh-CN"/>
                    </w:rPr>
                  </w:pPr>
                  <w:r>
                    <w:rPr>
                      <w:rFonts w:hint="eastAsia"/>
                      <w:highlight w:val="none"/>
                      <w:vertAlign w:val="baseline"/>
                      <w:lang w:val="en-US" w:eastAsia="zh-CN"/>
                    </w:rPr>
                    <w:t>不可编辑，输入IP后，自动带出</w:t>
                  </w:r>
                </w:p>
              </w:tc>
              <w:tc>
                <w:tcPr>
                  <w:tcW w:w="1490" w:type="dxa"/>
                  <w:vAlign w:val="center"/>
                </w:tcPr>
                <w:p>
                  <w:pPr>
                    <w:numPr>
                      <w:ilvl w:val="0"/>
                      <w:numId w:val="0"/>
                    </w:numPr>
                    <w:ind w:left="0" w:leftChars="0" w:firstLine="0" w:firstLineChars="0"/>
                    <w:rPr>
                      <w:rFonts w:hint="eastAsia"/>
                      <w:highlight w:val="none"/>
                      <w:vertAlign w:val="baseline"/>
                      <w:lang w:val="en-US" w:eastAsia="zh-CN"/>
                    </w:rPr>
                  </w:pPr>
                  <w:r>
                    <w:rPr>
                      <w:rFonts w:hint="eastAsia"/>
                      <w:b w:val="0"/>
                      <w:bCs w:val="0"/>
                      <w:color w:val="auto"/>
                      <w:lang w:val="en-US" w:eastAsia="zh-CN"/>
                    </w:rPr>
                    <w:t>申请人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901" w:type="dxa"/>
                  <w:vAlign w:val="top"/>
                </w:tcPr>
                <w:p>
                  <w:pPr>
                    <w:numPr>
                      <w:ilvl w:val="0"/>
                      <w:numId w:val="0"/>
                    </w:numPr>
                    <w:ind w:left="0" w:leftChars="0" w:firstLine="0" w:firstLineChars="0"/>
                    <w:rPr>
                      <w:rFonts w:hint="eastAsia"/>
                      <w:vertAlign w:val="baseline"/>
                      <w:lang w:val="en-US" w:eastAsia="zh-CN"/>
                    </w:rPr>
                  </w:pPr>
                  <w:r>
                    <w:rPr>
                      <w:rFonts w:hint="eastAsia"/>
                      <w:vertAlign w:val="baseline"/>
                      <w:lang w:val="en-US" w:eastAsia="zh-CN"/>
                    </w:rPr>
                    <w:t>VLAN</w:t>
                  </w:r>
                </w:p>
              </w:tc>
              <w:tc>
                <w:tcPr>
                  <w:tcW w:w="5416" w:type="dxa"/>
                  <w:vAlign w:val="center"/>
                </w:tcPr>
                <w:p>
                  <w:pPr>
                    <w:numPr>
                      <w:ilvl w:val="0"/>
                      <w:numId w:val="0"/>
                    </w:numPr>
                    <w:ind w:left="0" w:leftChars="0" w:firstLine="0" w:firstLineChars="0"/>
                    <w:rPr>
                      <w:rFonts w:hint="eastAsia"/>
                      <w:highlight w:val="none"/>
                      <w:vertAlign w:val="baseline"/>
                      <w:lang w:val="en-US" w:eastAsia="zh-CN"/>
                    </w:rPr>
                  </w:pPr>
                  <w:r>
                    <w:rPr>
                      <w:rFonts w:hint="eastAsia"/>
                      <w:highlight w:val="none"/>
                      <w:vertAlign w:val="baseline"/>
                      <w:lang w:val="en-US" w:eastAsia="zh-CN"/>
                    </w:rPr>
                    <w:t>不可编辑，输入IP后，自动带出</w:t>
                  </w:r>
                </w:p>
              </w:tc>
              <w:tc>
                <w:tcPr>
                  <w:tcW w:w="1490" w:type="dxa"/>
                  <w:vAlign w:val="center"/>
                </w:tcPr>
                <w:p>
                  <w:pPr>
                    <w:numPr>
                      <w:ilvl w:val="0"/>
                      <w:numId w:val="0"/>
                    </w:numPr>
                    <w:ind w:left="0" w:leftChars="0" w:firstLine="0" w:firstLineChars="0"/>
                    <w:rPr>
                      <w:rFonts w:hint="eastAsia"/>
                      <w:highlight w:val="none"/>
                      <w:vertAlign w:val="baseline"/>
                      <w:lang w:val="en-US" w:eastAsia="zh-CN"/>
                    </w:rPr>
                  </w:pPr>
                  <w:r>
                    <w:rPr>
                      <w:rFonts w:hint="eastAsia"/>
                      <w:b w:val="0"/>
                      <w:bCs w:val="0"/>
                      <w:color w:val="auto"/>
                      <w:lang w:val="en-US" w:eastAsia="zh-CN"/>
                    </w:rPr>
                    <w:t>申请人</w:t>
                  </w:r>
                </w:p>
              </w:tc>
            </w:tr>
          </w:tbl>
          <w:p>
            <w:pPr>
              <w:widowControl w:val="0"/>
              <w:numPr>
                <w:ilvl w:val="0"/>
                <w:numId w:val="0"/>
              </w:numPr>
              <w:jc w:val="both"/>
              <w:rPr>
                <w:rFonts w:hint="default"/>
                <w:lang w:val="en-US" w:eastAsia="zh-CN"/>
              </w:rPr>
            </w:pPr>
            <w:r>
              <w:rPr>
                <w:rFonts w:hint="eastAsia"/>
                <w:lang w:val="en-US" w:eastAsia="zh-CN"/>
              </w:rPr>
              <w:t>表单提交时需校验必填项是否填写。</w:t>
            </w: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eastAsia"/>
                <w:lang w:val="en-US" w:eastAsia="zh-CN"/>
              </w:rPr>
            </w:pPr>
            <w:r>
              <w:rPr>
                <w:rFonts w:hint="eastAsia"/>
                <w:lang w:val="en-US" w:eastAsia="zh-CN"/>
              </w:rPr>
              <w:t>2.3表单字段——</w:t>
            </w:r>
            <w:r>
              <w:rPr>
                <w:rFonts w:hint="eastAsia"/>
                <w:b/>
                <w:bCs/>
                <w:lang w:val="en-US" w:eastAsia="zh-CN"/>
              </w:rPr>
              <w:t>变更</w:t>
            </w:r>
            <w:r>
              <w:rPr>
                <w:rFonts w:hint="eastAsia"/>
                <w:lang w:val="en-US" w:eastAsia="zh-CN"/>
              </w:rPr>
              <w:t>申请</w:t>
            </w:r>
          </w:p>
          <w:p>
            <w:pPr>
              <w:rPr>
                <w:rFonts w:hint="eastAsia"/>
                <w:lang w:val="en-US" w:eastAsia="zh-CN"/>
              </w:rPr>
            </w:pPr>
            <w:r>
              <w:rPr>
                <w:rFonts w:hint="eastAsia"/>
                <w:lang w:val="en-US" w:eastAsia="zh-CN"/>
              </w:rPr>
              <w:t>新增变更申请工单，可通过填写IP地址，自动带出相关信息。也可通过逐层填写空间位置信息：地市→站点类型→站点名称→机房名称→设备类型→设备名称，找到待退网设备名称，选择对应设备名称，自动带出其IP及其余网络信息，单击确认后新增。</w:t>
            </w:r>
          </w:p>
          <w:p>
            <w:pPr>
              <w:widowControl w:val="0"/>
              <w:numPr>
                <w:ilvl w:val="0"/>
                <w:numId w:val="0"/>
              </w:numPr>
              <w:jc w:val="both"/>
              <w:rPr>
                <w:rFonts w:hint="default"/>
                <w:lang w:val="en-US" w:eastAsia="zh-CN"/>
              </w:rPr>
            </w:pPr>
            <w:r>
              <w:rPr>
                <w:rFonts w:hint="eastAsia"/>
                <w:lang w:val="en-US" w:eastAsia="zh-CN"/>
              </w:rPr>
              <w:t>若填写IP后需要修改编辑，可直接修改IP，也可以通过修改设备信息来修改。若重新选择空间位置信息，则自动清空其下层选项信息并锁定，选择完成后开放下一层级选项可编辑，直到选择相应设备。</w:t>
            </w:r>
            <w:r>
              <w:commentReference w:id="2"/>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1"/>
              <w:gridCol w:w="5416"/>
              <w:gridCol w:w="149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1" w:type="dxa"/>
                  <w:shd w:val="clear" w:color="auto" w:fill="BEBEBE" w:themeFill="background1" w:themeFillShade="BF"/>
                </w:tcPr>
                <w:p>
                  <w:pPr>
                    <w:numPr>
                      <w:ilvl w:val="0"/>
                      <w:numId w:val="0"/>
                    </w:numPr>
                    <w:jc w:val="center"/>
                    <w:rPr>
                      <w:rFonts w:hint="default"/>
                      <w:b w:val="0"/>
                      <w:bCs w:val="0"/>
                      <w:vertAlign w:val="baseline"/>
                      <w:lang w:val="en-US" w:eastAsia="zh-CN"/>
                    </w:rPr>
                  </w:pPr>
                  <w:r>
                    <w:rPr>
                      <w:rFonts w:hint="eastAsia"/>
                      <w:b w:val="0"/>
                      <w:bCs w:val="0"/>
                      <w:vertAlign w:val="baseline"/>
                      <w:lang w:val="en-US" w:eastAsia="zh-CN"/>
                    </w:rPr>
                    <w:t>字段</w:t>
                  </w:r>
                </w:p>
              </w:tc>
              <w:tc>
                <w:tcPr>
                  <w:tcW w:w="5416" w:type="dxa"/>
                  <w:shd w:val="clear" w:color="auto" w:fill="BEBEBE" w:themeFill="background1" w:themeFillShade="BF"/>
                </w:tcPr>
                <w:p>
                  <w:pPr>
                    <w:numPr>
                      <w:ilvl w:val="0"/>
                      <w:numId w:val="0"/>
                    </w:numPr>
                    <w:jc w:val="center"/>
                    <w:rPr>
                      <w:rFonts w:hint="default"/>
                      <w:b w:val="0"/>
                      <w:bCs w:val="0"/>
                      <w:vertAlign w:val="baseline"/>
                      <w:lang w:val="en-US" w:eastAsia="zh-CN"/>
                    </w:rPr>
                  </w:pPr>
                  <w:r>
                    <w:rPr>
                      <w:rFonts w:hint="eastAsia"/>
                      <w:b w:val="0"/>
                      <w:bCs w:val="0"/>
                      <w:vertAlign w:val="baseline"/>
                      <w:lang w:val="en-US" w:eastAsia="zh-CN"/>
                    </w:rPr>
                    <w:t>说明</w:t>
                  </w:r>
                </w:p>
              </w:tc>
              <w:tc>
                <w:tcPr>
                  <w:tcW w:w="1490" w:type="dxa"/>
                  <w:shd w:val="clear" w:color="auto" w:fill="BEBEBE" w:themeFill="background1" w:themeFillShade="BF"/>
                </w:tcPr>
                <w:p>
                  <w:pPr>
                    <w:numPr>
                      <w:ilvl w:val="0"/>
                      <w:numId w:val="0"/>
                    </w:numPr>
                    <w:jc w:val="center"/>
                    <w:rPr>
                      <w:rFonts w:hint="default"/>
                      <w:b w:val="0"/>
                      <w:bCs w:val="0"/>
                      <w:vertAlign w:val="baseline"/>
                      <w:lang w:val="en-US" w:eastAsia="zh-CN"/>
                    </w:rPr>
                  </w:pPr>
                  <w:r>
                    <w:rPr>
                      <w:rFonts w:hint="eastAsia"/>
                      <w:b w:val="0"/>
                      <w:bCs w:val="0"/>
                      <w:vertAlign w:val="baseline"/>
                      <w:lang w:val="en-US" w:eastAsia="zh-CN"/>
                    </w:rPr>
                    <w:t>填写人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1" w:type="dxa"/>
                  <w:vAlign w:val="center"/>
                </w:tcPr>
                <w:p>
                  <w:pPr>
                    <w:numPr>
                      <w:ilvl w:val="0"/>
                      <w:numId w:val="0"/>
                    </w:numPr>
                    <w:rPr>
                      <w:rFonts w:hint="default"/>
                      <w:highlight w:val="none"/>
                      <w:vertAlign w:val="baseline"/>
                      <w:lang w:val="en-US" w:eastAsia="zh-CN"/>
                    </w:rPr>
                  </w:pPr>
                  <w:r>
                    <w:rPr>
                      <w:rFonts w:hint="eastAsia"/>
                      <w:lang w:val="en-US" w:eastAsia="zh-CN"/>
                    </w:rPr>
                    <w:t>设备状态</w:t>
                  </w:r>
                </w:p>
              </w:tc>
              <w:tc>
                <w:tcPr>
                  <w:tcW w:w="5416" w:type="dxa"/>
                  <w:vAlign w:val="center"/>
                </w:tcPr>
                <w:p>
                  <w:pPr>
                    <w:numPr>
                      <w:ilvl w:val="0"/>
                      <w:numId w:val="0"/>
                    </w:numPr>
                    <w:rPr>
                      <w:rFonts w:hint="default"/>
                      <w:highlight w:val="none"/>
                      <w:lang w:val="en-US" w:eastAsia="zh-CN"/>
                    </w:rPr>
                  </w:pPr>
                  <w:r>
                    <w:rPr>
                      <w:rFonts w:hint="eastAsia"/>
                      <w:highlight w:val="none"/>
                      <w:lang w:val="en-US" w:eastAsia="zh-CN"/>
                    </w:rPr>
                    <w:t>若分不同的入口创建表单，则根据所选入口，直接填充“变更”</w:t>
                  </w:r>
                </w:p>
              </w:tc>
              <w:tc>
                <w:tcPr>
                  <w:tcW w:w="1490" w:type="dxa"/>
                  <w:vAlign w:val="center"/>
                </w:tcPr>
                <w:p>
                  <w:pPr>
                    <w:numPr>
                      <w:ilvl w:val="0"/>
                      <w:numId w:val="0"/>
                    </w:numPr>
                    <w:rPr>
                      <w:rFonts w:hint="default"/>
                      <w:b/>
                      <w:bCs/>
                      <w:color w:val="00B050"/>
                      <w:lang w:val="en-US" w:eastAsia="zh-CN"/>
                    </w:rPr>
                  </w:pPr>
                  <w:r>
                    <w:rPr>
                      <w:rFonts w:hint="eastAsia"/>
                      <w:b w:val="0"/>
                      <w:bCs w:val="0"/>
                      <w:color w:val="auto"/>
                      <w:lang w:val="en-US" w:eastAsia="zh-CN"/>
                    </w:rPr>
                    <w:t>申请人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1" w:type="dxa"/>
                  <w:vAlign w:val="center"/>
                </w:tcPr>
                <w:p>
                  <w:pPr>
                    <w:numPr>
                      <w:ilvl w:val="0"/>
                      <w:numId w:val="0"/>
                    </w:numPr>
                    <w:ind w:left="0" w:leftChars="0" w:firstLine="0" w:firstLineChars="0"/>
                    <w:rPr>
                      <w:rFonts w:hint="default"/>
                      <w:vertAlign w:val="baseline"/>
                      <w:lang w:val="en-US" w:eastAsia="zh-CN"/>
                    </w:rPr>
                  </w:pPr>
                  <w:r>
                    <w:rPr>
                      <w:rFonts w:hint="eastAsia"/>
                      <w:lang w:val="en-US" w:eastAsia="zh-CN"/>
                    </w:rPr>
                    <w:t>接入动环监控系统类别</w:t>
                  </w:r>
                </w:p>
              </w:tc>
              <w:tc>
                <w:tcPr>
                  <w:tcW w:w="5416" w:type="dxa"/>
                  <w:vAlign w:val="center"/>
                </w:tcPr>
                <w:p>
                  <w:pPr>
                    <w:numPr>
                      <w:ilvl w:val="0"/>
                      <w:numId w:val="0"/>
                    </w:numPr>
                    <w:ind w:left="0" w:leftChars="0" w:firstLine="0" w:firstLineChars="0"/>
                    <w:rPr>
                      <w:rFonts w:hint="default"/>
                      <w:vertAlign w:val="baseline"/>
                      <w:lang w:val="en-US" w:eastAsia="zh-CN"/>
                    </w:rPr>
                  </w:pPr>
                  <w:r>
                    <w:rPr>
                      <w:rFonts w:hint="eastAsia"/>
                      <w:b w:val="0"/>
                      <w:bCs w:val="0"/>
                      <w:color w:val="auto"/>
                      <w:lang w:val="en-US" w:eastAsia="zh-CN"/>
                    </w:rPr>
                    <w:t>必填项</w:t>
                  </w:r>
                  <w:r>
                    <w:rPr>
                      <w:rFonts w:hint="eastAsia"/>
                      <w:lang w:val="en-US" w:eastAsia="zh-CN"/>
                    </w:rPr>
                    <w:t>，下拉选项——局房动环、基站动环</w:t>
                  </w:r>
                </w:p>
              </w:tc>
              <w:tc>
                <w:tcPr>
                  <w:tcW w:w="1490" w:type="dxa"/>
                  <w:vAlign w:val="center"/>
                </w:tcPr>
                <w:p>
                  <w:pPr>
                    <w:numPr>
                      <w:ilvl w:val="0"/>
                      <w:numId w:val="0"/>
                    </w:numPr>
                    <w:ind w:left="0" w:leftChars="0" w:firstLine="0" w:firstLineChars="0"/>
                    <w:rPr>
                      <w:rFonts w:hint="eastAsia"/>
                      <w:b/>
                      <w:bCs/>
                      <w:color w:val="00B050"/>
                      <w:lang w:val="en-US" w:eastAsia="zh-CN"/>
                    </w:rPr>
                  </w:pPr>
                  <w:r>
                    <w:rPr>
                      <w:rFonts w:hint="eastAsia"/>
                      <w:b w:val="0"/>
                      <w:bCs w:val="0"/>
                      <w:color w:val="auto"/>
                      <w:lang w:val="en-US" w:eastAsia="zh-CN"/>
                    </w:rPr>
                    <w:t>申请人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901" w:type="dxa"/>
                  <w:vAlign w:val="center"/>
                </w:tcPr>
                <w:p>
                  <w:pPr>
                    <w:numPr>
                      <w:ilvl w:val="0"/>
                      <w:numId w:val="0"/>
                    </w:numPr>
                    <w:ind w:left="0" w:leftChars="0" w:firstLine="0" w:firstLineChars="0"/>
                    <w:rPr>
                      <w:rFonts w:hint="default"/>
                      <w:sz w:val="18"/>
                      <w:szCs w:val="18"/>
                      <w:highlight w:val="none"/>
                      <w:vertAlign w:val="baseline"/>
                      <w:lang w:val="en-US" w:eastAsia="zh-CN"/>
                    </w:rPr>
                  </w:pPr>
                  <w:r>
                    <w:rPr>
                      <w:rFonts w:hint="eastAsia"/>
                      <w:vertAlign w:val="baseline"/>
                      <w:lang w:val="en-US" w:eastAsia="zh-CN"/>
                    </w:rPr>
                    <w:t>IP</w:t>
                  </w:r>
                </w:p>
              </w:tc>
              <w:tc>
                <w:tcPr>
                  <w:tcW w:w="5416" w:type="dxa"/>
                  <w:vAlign w:val="center"/>
                </w:tcPr>
                <w:p>
                  <w:pPr>
                    <w:numPr>
                      <w:ilvl w:val="0"/>
                      <w:numId w:val="0"/>
                    </w:numPr>
                    <w:ind w:left="0" w:leftChars="0" w:firstLine="0" w:firstLineChars="0"/>
                    <w:rPr>
                      <w:rFonts w:hint="default"/>
                      <w:highlight w:val="none"/>
                      <w:vertAlign w:val="baseline"/>
                      <w:lang w:val="en-US" w:eastAsia="zh-CN"/>
                    </w:rPr>
                  </w:pPr>
                  <w:r>
                    <w:rPr>
                      <w:rFonts w:hint="eastAsia"/>
                      <w:b w:val="0"/>
                      <w:bCs w:val="0"/>
                      <w:color w:val="auto"/>
                      <w:lang w:val="en-US" w:eastAsia="zh-CN"/>
                    </w:rPr>
                    <w:t>必填项，支持模糊查找下拉选择。IP占用情况为在线或者离线的IP可选。</w:t>
                  </w:r>
                </w:p>
              </w:tc>
              <w:tc>
                <w:tcPr>
                  <w:tcW w:w="1490" w:type="dxa"/>
                  <w:vAlign w:val="center"/>
                </w:tcPr>
                <w:p>
                  <w:pPr>
                    <w:numPr>
                      <w:ilvl w:val="0"/>
                      <w:numId w:val="0"/>
                    </w:numPr>
                    <w:ind w:left="0" w:leftChars="0" w:firstLine="0" w:firstLineChars="0"/>
                    <w:rPr>
                      <w:rFonts w:hint="eastAsia"/>
                      <w:b/>
                      <w:bCs/>
                      <w:color w:val="00B050"/>
                      <w:lang w:val="en-US" w:eastAsia="zh-CN"/>
                    </w:rPr>
                  </w:pPr>
                  <w:r>
                    <w:rPr>
                      <w:rFonts w:hint="eastAsia"/>
                      <w:b w:val="0"/>
                      <w:bCs w:val="0"/>
                      <w:color w:val="auto"/>
                      <w:lang w:val="en-US" w:eastAsia="zh-CN"/>
                    </w:rPr>
                    <w:t>申请人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901" w:type="dxa"/>
                  <w:vAlign w:val="top"/>
                </w:tcPr>
                <w:p>
                  <w:pPr>
                    <w:numPr>
                      <w:ilvl w:val="0"/>
                      <w:numId w:val="0"/>
                    </w:numPr>
                    <w:ind w:left="0" w:leftChars="0" w:firstLine="0" w:firstLineChars="0"/>
                    <w:rPr>
                      <w:rFonts w:hint="default"/>
                      <w:lang w:val="en-US" w:eastAsia="zh-CN"/>
                    </w:rPr>
                  </w:pPr>
                  <w:r>
                    <w:rPr>
                      <w:rFonts w:hint="eastAsia"/>
                      <w:lang w:val="en-US" w:eastAsia="zh-CN"/>
                    </w:rPr>
                    <w:t>地市</w:t>
                  </w:r>
                </w:p>
              </w:tc>
              <w:tc>
                <w:tcPr>
                  <w:tcW w:w="5416" w:type="dxa"/>
                  <w:vAlign w:val="center"/>
                </w:tcPr>
                <w:p>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必填项，下拉选择。若输入IP，则自动带出</w:t>
                  </w:r>
                </w:p>
              </w:tc>
              <w:tc>
                <w:tcPr>
                  <w:tcW w:w="1490" w:type="dxa"/>
                  <w:vAlign w:val="center"/>
                </w:tcPr>
                <w:p>
                  <w:pPr>
                    <w:numPr>
                      <w:ilvl w:val="0"/>
                      <w:numId w:val="0"/>
                    </w:numPr>
                    <w:ind w:left="0" w:leftChars="0" w:firstLine="0" w:firstLineChars="0"/>
                    <w:rPr>
                      <w:rFonts w:hint="eastAsia"/>
                      <w:b/>
                      <w:bCs/>
                      <w:color w:val="00B050"/>
                      <w:lang w:val="en-US" w:eastAsia="zh-CN"/>
                    </w:rPr>
                  </w:pPr>
                  <w:r>
                    <w:rPr>
                      <w:rFonts w:hint="eastAsia"/>
                      <w:b w:val="0"/>
                      <w:bCs w:val="0"/>
                      <w:color w:val="auto"/>
                      <w:lang w:val="en-US" w:eastAsia="zh-CN"/>
                    </w:rPr>
                    <w:t>申请人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901" w:type="dxa"/>
                  <w:vAlign w:val="center"/>
                </w:tcPr>
                <w:p>
                  <w:pPr>
                    <w:numPr>
                      <w:ilvl w:val="0"/>
                      <w:numId w:val="0"/>
                    </w:numPr>
                    <w:ind w:left="0" w:leftChars="0" w:firstLine="0" w:firstLineChars="0"/>
                    <w:rPr>
                      <w:rFonts w:hint="default"/>
                      <w:lang w:val="en-US" w:eastAsia="zh-CN"/>
                    </w:rPr>
                  </w:pPr>
                  <w:r>
                    <w:rPr>
                      <w:rFonts w:hint="eastAsia"/>
                      <w:lang w:val="en-US" w:eastAsia="zh-CN"/>
                    </w:rPr>
                    <w:t>站点类型</w:t>
                  </w:r>
                </w:p>
              </w:tc>
              <w:tc>
                <w:tcPr>
                  <w:tcW w:w="5416" w:type="dxa"/>
                  <w:vAlign w:val="center"/>
                </w:tcPr>
                <w:p>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必填项，下拉选择。若输入IP，则自动带出</w:t>
                  </w:r>
                </w:p>
              </w:tc>
              <w:tc>
                <w:tcPr>
                  <w:tcW w:w="1490" w:type="dxa"/>
                  <w:vAlign w:val="center"/>
                </w:tcPr>
                <w:p>
                  <w:pPr>
                    <w:numPr>
                      <w:ilvl w:val="0"/>
                      <w:numId w:val="0"/>
                    </w:numPr>
                    <w:ind w:left="0" w:leftChars="0" w:firstLine="0" w:firstLineChars="0"/>
                    <w:rPr>
                      <w:rFonts w:hint="default"/>
                      <w:b/>
                      <w:bCs/>
                      <w:color w:val="00B050"/>
                      <w:lang w:val="en-US" w:eastAsia="zh-CN"/>
                    </w:rPr>
                  </w:pPr>
                  <w:r>
                    <w:rPr>
                      <w:rFonts w:hint="eastAsia"/>
                      <w:b w:val="0"/>
                      <w:bCs w:val="0"/>
                      <w:color w:val="auto"/>
                      <w:lang w:val="en-US" w:eastAsia="zh-CN"/>
                    </w:rPr>
                    <w:t>申请人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901" w:type="dxa"/>
                  <w:vAlign w:val="top"/>
                </w:tcPr>
                <w:p>
                  <w:pPr>
                    <w:numPr>
                      <w:ilvl w:val="0"/>
                      <w:numId w:val="0"/>
                    </w:numPr>
                    <w:ind w:left="0" w:leftChars="0" w:firstLine="0" w:firstLineChars="0"/>
                    <w:rPr>
                      <w:rFonts w:hint="default"/>
                      <w:lang w:val="en-US" w:eastAsia="zh-CN"/>
                    </w:rPr>
                  </w:pPr>
                  <w:r>
                    <w:rPr>
                      <w:rFonts w:hint="eastAsia"/>
                      <w:lang w:val="en-US" w:eastAsia="zh-CN"/>
                    </w:rPr>
                    <w:t>站点名称</w:t>
                  </w:r>
                </w:p>
              </w:tc>
              <w:tc>
                <w:tcPr>
                  <w:tcW w:w="5416" w:type="dxa"/>
                  <w:vAlign w:val="center"/>
                </w:tcPr>
                <w:p>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必填项，支持模糊查找下拉选择。若输入IP，则自动带出</w:t>
                  </w:r>
                </w:p>
              </w:tc>
              <w:tc>
                <w:tcPr>
                  <w:tcW w:w="1490" w:type="dxa"/>
                  <w:vAlign w:val="center"/>
                </w:tcPr>
                <w:p>
                  <w:pPr>
                    <w:numPr>
                      <w:ilvl w:val="0"/>
                      <w:numId w:val="0"/>
                    </w:numPr>
                    <w:ind w:left="0" w:leftChars="0" w:firstLine="0" w:firstLineChars="0"/>
                    <w:rPr>
                      <w:rFonts w:hint="default"/>
                      <w:highlight w:val="none"/>
                      <w:vertAlign w:val="baseline"/>
                      <w:lang w:val="en-US" w:eastAsia="zh-CN"/>
                    </w:rPr>
                  </w:pPr>
                  <w:r>
                    <w:rPr>
                      <w:rFonts w:hint="eastAsia"/>
                      <w:b w:val="0"/>
                      <w:bCs w:val="0"/>
                      <w:color w:val="auto"/>
                      <w:lang w:val="en-US" w:eastAsia="zh-CN"/>
                    </w:rPr>
                    <w:t>申请人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901" w:type="dxa"/>
                  <w:vAlign w:val="top"/>
                </w:tcPr>
                <w:p>
                  <w:pPr>
                    <w:numPr>
                      <w:ilvl w:val="0"/>
                      <w:numId w:val="0"/>
                    </w:numPr>
                    <w:ind w:left="0" w:leftChars="0" w:firstLine="0" w:firstLineChars="0"/>
                    <w:rPr>
                      <w:rFonts w:hint="default"/>
                      <w:lang w:val="en-US" w:eastAsia="zh-CN"/>
                    </w:rPr>
                  </w:pPr>
                  <w:r>
                    <w:rPr>
                      <w:rFonts w:hint="eastAsia"/>
                      <w:lang w:val="en-US" w:eastAsia="zh-CN"/>
                    </w:rPr>
                    <w:t>机房名称</w:t>
                  </w:r>
                </w:p>
              </w:tc>
              <w:tc>
                <w:tcPr>
                  <w:tcW w:w="5416" w:type="dxa"/>
                  <w:vAlign w:val="center"/>
                </w:tcPr>
                <w:p>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必填项，支持模糊查找下拉选择。若输入IP，则自动带出</w:t>
                  </w:r>
                </w:p>
              </w:tc>
              <w:tc>
                <w:tcPr>
                  <w:tcW w:w="1490" w:type="dxa"/>
                  <w:vAlign w:val="center"/>
                </w:tcPr>
                <w:p>
                  <w:pPr>
                    <w:numPr>
                      <w:ilvl w:val="0"/>
                      <w:numId w:val="0"/>
                    </w:numPr>
                    <w:ind w:left="0" w:leftChars="0" w:firstLine="0" w:firstLineChars="0"/>
                    <w:rPr>
                      <w:rFonts w:hint="default"/>
                      <w:highlight w:val="none"/>
                      <w:vertAlign w:val="baseline"/>
                      <w:lang w:val="en-US" w:eastAsia="zh-CN"/>
                    </w:rPr>
                  </w:pPr>
                  <w:r>
                    <w:rPr>
                      <w:rFonts w:hint="eastAsia"/>
                      <w:b w:val="0"/>
                      <w:bCs w:val="0"/>
                      <w:color w:val="auto"/>
                      <w:lang w:val="en-US" w:eastAsia="zh-CN"/>
                    </w:rPr>
                    <w:t>申请人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901" w:type="dxa"/>
                  <w:vAlign w:val="top"/>
                </w:tcPr>
                <w:p>
                  <w:pPr>
                    <w:numPr>
                      <w:ilvl w:val="0"/>
                      <w:numId w:val="0"/>
                    </w:numPr>
                    <w:ind w:left="0" w:leftChars="0" w:firstLine="0" w:firstLineChars="0"/>
                    <w:rPr>
                      <w:rFonts w:hint="default"/>
                      <w:lang w:val="en-US" w:eastAsia="zh-CN"/>
                    </w:rPr>
                  </w:pPr>
                  <w:r>
                    <w:rPr>
                      <w:rFonts w:hint="eastAsia"/>
                      <w:lang w:val="en-US" w:eastAsia="zh-CN"/>
                    </w:rPr>
                    <w:t>设备类型</w:t>
                  </w:r>
                </w:p>
              </w:tc>
              <w:tc>
                <w:tcPr>
                  <w:tcW w:w="5416" w:type="dxa"/>
                  <w:vAlign w:val="center"/>
                </w:tcPr>
                <w:p>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必填项，下拉选择。若输入IP，则自动带出</w:t>
                  </w:r>
                </w:p>
              </w:tc>
              <w:tc>
                <w:tcPr>
                  <w:tcW w:w="1490" w:type="dxa"/>
                  <w:vAlign w:val="center"/>
                </w:tcPr>
                <w:p>
                  <w:pPr>
                    <w:numPr>
                      <w:ilvl w:val="0"/>
                      <w:numId w:val="0"/>
                    </w:numPr>
                    <w:ind w:left="0" w:leftChars="0" w:firstLine="0" w:firstLineChars="0"/>
                    <w:rPr>
                      <w:rFonts w:hint="eastAsia"/>
                      <w:b w:val="0"/>
                      <w:bCs w:val="0"/>
                      <w:color w:val="auto"/>
                      <w:lang w:val="en-US" w:eastAsia="zh-CN"/>
                    </w:rPr>
                  </w:pPr>
                  <w:r>
                    <w:rPr>
                      <w:rFonts w:hint="eastAsia"/>
                      <w:b w:val="0"/>
                      <w:bCs w:val="0"/>
                      <w:color w:val="auto"/>
                      <w:lang w:val="en-US" w:eastAsia="zh-CN"/>
                    </w:rPr>
                    <w:t>申请人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901" w:type="dxa"/>
                  <w:vAlign w:val="top"/>
                </w:tcPr>
                <w:p>
                  <w:pPr>
                    <w:numPr>
                      <w:ilvl w:val="0"/>
                      <w:numId w:val="0"/>
                    </w:numPr>
                    <w:ind w:left="0" w:leftChars="0" w:firstLine="0" w:firstLineChars="0"/>
                    <w:rPr>
                      <w:rFonts w:hint="default"/>
                      <w:lang w:val="en-US" w:eastAsia="zh-CN"/>
                    </w:rPr>
                  </w:pPr>
                  <w:r>
                    <w:rPr>
                      <w:rFonts w:hint="eastAsia"/>
                      <w:lang w:val="en-US" w:eastAsia="zh-CN"/>
                    </w:rPr>
                    <w:t>设备名称</w:t>
                  </w:r>
                </w:p>
              </w:tc>
              <w:tc>
                <w:tcPr>
                  <w:tcW w:w="5416" w:type="dxa"/>
                  <w:vAlign w:val="center"/>
                </w:tcPr>
                <w:p>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必填项，下拉选择，选择后可带出其关联的IP。若输入IP，则自动带出</w:t>
                  </w:r>
                </w:p>
              </w:tc>
              <w:tc>
                <w:tcPr>
                  <w:tcW w:w="1490" w:type="dxa"/>
                  <w:vAlign w:val="center"/>
                </w:tcPr>
                <w:p>
                  <w:pPr>
                    <w:numPr>
                      <w:ilvl w:val="0"/>
                      <w:numId w:val="0"/>
                    </w:numPr>
                    <w:ind w:left="0" w:leftChars="0" w:firstLine="0" w:firstLineChars="0"/>
                    <w:rPr>
                      <w:rFonts w:hint="eastAsia"/>
                      <w:b w:val="0"/>
                      <w:bCs w:val="0"/>
                      <w:color w:val="auto"/>
                      <w:lang w:val="en-US" w:eastAsia="zh-CN"/>
                    </w:rPr>
                  </w:pPr>
                  <w:r>
                    <w:rPr>
                      <w:rFonts w:hint="eastAsia"/>
                      <w:b w:val="0"/>
                      <w:bCs w:val="0"/>
                      <w:color w:val="auto"/>
                      <w:lang w:val="en-US" w:eastAsia="zh-CN"/>
                    </w:rPr>
                    <w:t>申请人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901" w:type="dxa"/>
                  <w:vAlign w:val="top"/>
                </w:tcPr>
                <w:p>
                  <w:pPr>
                    <w:numPr>
                      <w:ilvl w:val="0"/>
                      <w:numId w:val="0"/>
                    </w:numPr>
                    <w:ind w:left="0" w:leftChars="0" w:firstLine="0" w:firstLineChars="0"/>
                    <w:rPr>
                      <w:rFonts w:hint="default"/>
                      <w:lang w:val="en-US" w:eastAsia="zh-CN"/>
                    </w:rPr>
                  </w:pPr>
                  <w:r>
                    <w:rPr>
                      <w:rFonts w:hint="eastAsia"/>
                      <w:lang w:val="en-US" w:eastAsia="zh-CN"/>
                    </w:rPr>
                    <w:t>设备厂家</w:t>
                  </w:r>
                </w:p>
              </w:tc>
              <w:tc>
                <w:tcPr>
                  <w:tcW w:w="5416" w:type="dxa"/>
                  <w:vAlign w:val="center"/>
                </w:tcPr>
                <w:p>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不可编辑，输入IP后，自动带出</w:t>
                  </w:r>
                </w:p>
              </w:tc>
              <w:tc>
                <w:tcPr>
                  <w:tcW w:w="1490" w:type="dxa"/>
                  <w:vAlign w:val="center"/>
                </w:tcPr>
                <w:p>
                  <w:pPr>
                    <w:numPr>
                      <w:ilvl w:val="0"/>
                      <w:numId w:val="0"/>
                    </w:numPr>
                    <w:ind w:left="0" w:leftChars="0" w:firstLine="0" w:firstLineChars="0"/>
                    <w:rPr>
                      <w:rFonts w:hint="eastAsia"/>
                      <w:b w:val="0"/>
                      <w:bCs w:val="0"/>
                      <w:color w:val="auto"/>
                      <w:lang w:val="en-US" w:eastAsia="zh-CN"/>
                    </w:rPr>
                  </w:pPr>
                  <w:r>
                    <w:rPr>
                      <w:rFonts w:hint="eastAsia"/>
                      <w:b w:val="0"/>
                      <w:bCs w:val="0"/>
                      <w:color w:val="auto"/>
                      <w:lang w:val="en-US" w:eastAsia="zh-CN"/>
                    </w:rPr>
                    <w:t>申请人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1901" w:type="dxa"/>
                  <w:vAlign w:val="top"/>
                </w:tcPr>
                <w:p>
                  <w:pPr>
                    <w:numPr>
                      <w:ilvl w:val="0"/>
                      <w:numId w:val="0"/>
                    </w:numPr>
                    <w:ind w:left="0" w:leftChars="0" w:firstLine="0" w:firstLineChars="0"/>
                    <w:rPr>
                      <w:rFonts w:hint="default"/>
                      <w:vertAlign w:val="baseline"/>
                      <w:lang w:val="en-US" w:eastAsia="zh-CN"/>
                    </w:rPr>
                  </w:pPr>
                  <w:r>
                    <w:rPr>
                      <w:rFonts w:hint="eastAsia"/>
                      <w:sz w:val="18"/>
                      <w:szCs w:val="18"/>
                      <w:lang w:val="en-US" w:eastAsia="zh-CN"/>
                    </w:rPr>
                    <w:t>（基站侧）传输PTN配置端口</w:t>
                  </w:r>
                </w:p>
              </w:tc>
              <w:tc>
                <w:tcPr>
                  <w:tcW w:w="5416" w:type="dxa"/>
                  <w:vAlign w:val="center"/>
                </w:tcPr>
                <w:p>
                  <w:pPr>
                    <w:numPr>
                      <w:ilvl w:val="0"/>
                      <w:numId w:val="0"/>
                    </w:numPr>
                    <w:ind w:left="0" w:leftChars="0" w:firstLine="0" w:firstLineChars="0"/>
                    <w:rPr>
                      <w:rFonts w:hint="default"/>
                      <w:highlight w:val="none"/>
                      <w:vertAlign w:val="baseline"/>
                      <w:lang w:val="en-US" w:eastAsia="zh-CN"/>
                    </w:rPr>
                  </w:pPr>
                  <w:r>
                    <w:rPr>
                      <w:rFonts w:hint="eastAsia"/>
                      <w:b w:val="0"/>
                      <w:bCs w:val="0"/>
                      <w:color w:val="auto"/>
                      <w:lang w:val="en-US" w:eastAsia="zh-CN"/>
                    </w:rPr>
                    <w:t>非必填项，手动输入</w:t>
                  </w:r>
                </w:p>
              </w:tc>
              <w:tc>
                <w:tcPr>
                  <w:tcW w:w="1490" w:type="dxa"/>
                  <w:vAlign w:val="center"/>
                </w:tcPr>
                <w:p>
                  <w:pPr>
                    <w:numPr>
                      <w:ilvl w:val="0"/>
                      <w:numId w:val="0"/>
                    </w:numPr>
                    <w:ind w:left="0" w:leftChars="0" w:firstLine="0" w:firstLineChars="0"/>
                    <w:rPr>
                      <w:rFonts w:hint="default"/>
                      <w:highlight w:val="none"/>
                      <w:vertAlign w:val="baseline"/>
                      <w:lang w:val="en-US" w:eastAsia="zh-CN"/>
                    </w:rPr>
                  </w:pPr>
                  <w:r>
                    <w:rPr>
                      <w:rFonts w:hint="eastAsia"/>
                      <w:b w:val="0"/>
                      <w:bCs w:val="0"/>
                      <w:color w:val="auto"/>
                      <w:lang w:val="en-US" w:eastAsia="zh-CN"/>
                    </w:rPr>
                    <w:t>申请人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901" w:type="dxa"/>
                  <w:vAlign w:val="top"/>
                </w:tcPr>
                <w:p>
                  <w:pPr>
                    <w:numPr>
                      <w:ilvl w:val="0"/>
                      <w:numId w:val="0"/>
                    </w:numPr>
                    <w:ind w:left="0" w:leftChars="0" w:firstLine="0" w:firstLineChars="0"/>
                    <w:rPr>
                      <w:rFonts w:hint="default"/>
                      <w:vertAlign w:val="baseline"/>
                      <w:lang w:val="en-US" w:eastAsia="zh-CN"/>
                    </w:rPr>
                  </w:pPr>
                  <w:r>
                    <w:rPr>
                      <w:rFonts w:hint="eastAsia"/>
                      <w:sz w:val="18"/>
                      <w:szCs w:val="18"/>
                      <w:lang w:val="en-US" w:eastAsia="zh-CN"/>
                    </w:rPr>
                    <w:t>（核心机房侧）PTN配置端口</w:t>
                  </w:r>
                </w:p>
              </w:tc>
              <w:tc>
                <w:tcPr>
                  <w:tcW w:w="5416" w:type="dxa"/>
                  <w:vAlign w:val="center"/>
                </w:tcPr>
                <w:p>
                  <w:pPr>
                    <w:numPr>
                      <w:ilvl w:val="0"/>
                      <w:numId w:val="0"/>
                    </w:numPr>
                    <w:ind w:left="0" w:leftChars="0" w:firstLine="0" w:firstLineChars="0"/>
                    <w:rPr>
                      <w:rFonts w:hint="default"/>
                      <w:highlight w:val="none"/>
                      <w:vertAlign w:val="baseline"/>
                      <w:lang w:val="en-US" w:eastAsia="zh-CN"/>
                    </w:rPr>
                  </w:pPr>
                  <w:r>
                    <w:rPr>
                      <w:rFonts w:hint="eastAsia"/>
                      <w:b w:val="0"/>
                      <w:bCs w:val="0"/>
                      <w:color w:val="auto"/>
                      <w:lang w:val="en-US" w:eastAsia="zh-CN"/>
                    </w:rPr>
                    <w:t>非必填项，手动输入</w:t>
                  </w:r>
                </w:p>
              </w:tc>
              <w:tc>
                <w:tcPr>
                  <w:tcW w:w="1490" w:type="dxa"/>
                  <w:vAlign w:val="center"/>
                </w:tcPr>
                <w:p>
                  <w:pPr>
                    <w:numPr>
                      <w:ilvl w:val="0"/>
                      <w:numId w:val="0"/>
                    </w:numPr>
                    <w:ind w:left="0" w:leftChars="0" w:firstLine="0" w:firstLineChars="0"/>
                    <w:rPr>
                      <w:rFonts w:hint="eastAsia"/>
                      <w:highlight w:val="none"/>
                      <w:vertAlign w:val="baseline"/>
                      <w:lang w:val="en-US" w:eastAsia="zh-CN"/>
                    </w:rPr>
                  </w:pPr>
                  <w:r>
                    <w:rPr>
                      <w:rFonts w:hint="eastAsia"/>
                      <w:b w:val="0"/>
                      <w:bCs w:val="0"/>
                      <w:color w:val="auto"/>
                      <w:lang w:val="en-US" w:eastAsia="zh-CN"/>
                    </w:rPr>
                    <w:t>申请人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901" w:type="dxa"/>
                  <w:vAlign w:val="top"/>
                </w:tcPr>
                <w:p>
                  <w:pPr>
                    <w:numPr>
                      <w:ilvl w:val="0"/>
                      <w:numId w:val="0"/>
                    </w:numPr>
                    <w:ind w:left="0" w:leftChars="0" w:firstLine="0" w:firstLineChars="0"/>
                    <w:rPr>
                      <w:rFonts w:hint="eastAsia"/>
                      <w:vertAlign w:val="baseline"/>
                      <w:lang w:val="en-US" w:eastAsia="zh-CN"/>
                    </w:rPr>
                  </w:pPr>
                  <w:r>
                    <w:rPr>
                      <w:rFonts w:hint="eastAsia"/>
                      <w:vertAlign w:val="baseline"/>
                      <w:lang w:val="en-US" w:eastAsia="zh-CN"/>
                    </w:rPr>
                    <w:t>子网掩码</w:t>
                  </w:r>
                </w:p>
              </w:tc>
              <w:tc>
                <w:tcPr>
                  <w:tcW w:w="5416" w:type="dxa"/>
                  <w:vAlign w:val="center"/>
                </w:tcPr>
                <w:p>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不可编辑，输入IP后，自动带出</w:t>
                  </w:r>
                </w:p>
              </w:tc>
              <w:tc>
                <w:tcPr>
                  <w:tcW w:w="1490" w:type="dxa"/>
                  <w:vAlign w:val="center"/>
                </w:tcPr>
                <w:p>
                  <w:pPr>
                    <w:numPr>
                      <w:ilvl w:val="0"/>
                      <w:numId w:val="0"/>
                    </w:numPr>
                    <w:ind w:left="0" w:leftChars="0" w:firstLine="0" w:firstLineChars="0"/>
                    <w:rPr>
                      <w:rFonts w:hint="eastAsia"/>
                      <w:highlight w:val="none"/>
                      <w:vertAlign w:val="baseline"/>
                      <w:lang w:val="en-US" w:eastAsia="zh-CN"/>
                    </w:rPr>
                  </w:pPr>
                  <w:r>
                    <w:rPr>
                      <w:rFonts w:hint="eastAsia"/>
                      <w:b w:val="0"/>
                      <w:bCs w:val="0"/>
                      <w:color w:val="auto"/>
                      <w:lang w:val="en-US" w:eastAsia="zh-CN"/>
                    </w:rPr>
                    <w:t>申请人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901" w:type="dxa"/>
                  <w:vAlign w:val="top"/>
                </w:tcPr>
                <w:p>
                  <w:pPr>
                    <w:numPr>
                      <w:ilvl w:val="0"/>
                      <w:numId w:val="0"/>
                    </w:numPr>
                    <w:ind w:left="0" w:leftChars="0" w:firstLine="0" w:firstLineChars="0"/>
                    <w:rPr>
                      <w:rFonts w:hint="eastAsia"/>
                      <w:vertAlign w:val="baseline"/>
                      <w:lang w:val="en-US" w:eastAsia="zh-CN"/>
                    </w:rPr>
                  </w:pPr>
                  <w:r>
                    <w:rPr>
                      <w:rFonts w:hint="eastAsia"/>
                      <w:vertAlign w:val="baseline"/>
                      <w:lang w:val="en-US" w:eastAsia="zh-CN"/>
                    </w:rPr>
                    <w:t>网关</w:t>
                  </w:r>
                </w:p>
              </w:tc>
              <w:tc>
                <w:tcPr>
                  <w:tcW w:w="5416" w:type="dxa"/>
                  <w:vAlign w:val="center"/>
                </w:tcPr>
                <w:p>
                  <w:pPr>
                    <w:numPr>
                      <w:ilvl w:val="0"/>
                      <w:numId w:val="0"/>
                    </w:numPr>
                    <w:ind w:left="0" w:leftChars="0" w:firstLine="0" w:firstLineChars="0"/>
                    <w:rPr>
                      <w:rFonts w:hint="eastAsia"/>
                      <w:highlight w:val="none"/>
                      <w:vertAlign w:val="baseline"/>
                      <w:lang w:val="en-US" w:eastAsia="zh-CN"/>
                    </w:rPr>
                  </w:pPr>
                  <w:r>
                    <w:rPr>
                      <w:rFonts w:hint="eastAsia"/>
                      <w:highlight w:val="none"/>
                      <w:vertAlign w:val="baseline"/>
                      <w:lang w:val="en-US" w:eastAsia="zh-CN"/>
                    </w:rPr>
                    <w:t>不可编辑，输入IP后，自动带出</w:t>
                  </w:r>
                </w:p>
              </w:tc>
              <w:tc>
                <w:tcPr>
                  <w:tcW w:w="1490" w:type="dxa"/>
                  <w:vAlign w:val="center"/>
                </w:tcPr>
                <w:p>
                  <w:pPr>
                    <w:numPr>
                      <w:ilvl w:val="0"/>
                      <w:numId w:val="0"/>
                    </w:numPr>
                    <w:ind w:left="0" w:leftChars="0" w:firstLine="0" w:firstLineChars="0"/>
                    <w:rPr>
                      <w:rFonts w:hint="eastAsia"/>
                      <w:highlight w:val="none"/>
                      <w:vertAlign w:val="baseline"/>
                      <w:lang w:val="en-US" w:eastAsia="zh-CN"/>
                    </w:rPr>
                  </w:pPr>
                  <w:r>
                    <w:rPr>
                      <w:rFonts w:hint="eastAsia"/>
                      <w:b w:val="0"/>
                      <w:bCs w:val="0"/>
                      <w:color w:val="auto"/>
                      <w:lang w:val="en-US" w:eastAsia="zh-CN"/>
                    </w:rPr>
                    <w:t>申请人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901" w:type="dxa"/>
                  <w:vAlign w:val="top"/>
                </w:tcPr>
                <w:p>
                  <w:pPr>
                    <w:numPr>
                      <w:ilvl w:val="0"/>
                      <w:numId w:val="0"/>
                    </w:numPr>
                    <w:ind w:left="0" w:leftChars="0" w:firstLine="0" w:firstLineChars="0"/>
                    <w:rPr>
                      <w:rFonts w:hint="eastAsia"/>
                      <w:vertAlign w:val="baseline"/>
                      <w:lang w:val="en-US" w:eastAsia="zh-CN"/>
                    </w:rPr>
                  </w:pPr>
                  <w:r>
                    <w:rPr>
                      <w:rFonts w:hint="eastAsia"/>
                      <w:vertAlign w:val="baseline"/>
                      <w:lang w:val="en-US" w:eastAsia="zh-CN"/>
                    </w:rPr>
                    <w:t>VLAN</w:t>
                  </w:r>
                </w:p>
              </w:tc>
              <w:tc>
                <w:tcPr>
                  <w:tcW w:w="5416" w:type="dxa"/>
                  <w:vAlign w:val="center"/>
                </w:tcPr>
                <w:p>
                  <w:pPr>
                    <w:numPr>
                      <w:ilvl w:val="0"/>
                      <w:numId w:val="0"/>
                    </w:numPr>
                    <w:ind w:left="0" w:leftChars="0" w:firstLine="0" w:firstLineChars="0"/>
                    <w:rPr>
                      <w:rFonts w:hint="eastAsia"/>
                      <w:highlight w:val="none"/>
                      <w:vertAlign w:val="baseline"/>
                      <w:lang w:val="en-US" w:eastAsia="zh-CN"/>
                    </w:rPr>
                  </w:pPr>
                  <w:r>
                    <w:rPr>
                      <w:rFonts w:hint="eastAsia"/>
                      <w:highlight w:val="none"/>
                      <w:vertAlign w:val="baseline"/>
                      <w:lang w:val="en-US" w:eastAsia="zh-CN"/>
                    </w:rPr>
                    <w:t>不可编辑，输入IP后，自动带出</w:t>
                  </w:r>
                </w:p>
              </w:tc>
              <w:tc>
                <w:tcPr>
                  <w:tcW w:w="1490" w:type="dxa"/>
                  <w:vAlign w:val="center"/>
                </w:tcPr>
                <w:p>
                  <w:pPr>
                    <w:numPr>
                      <w:ilvl w:val="0"/>
                      <w:numId w:val="0"/>
                    </w:numPr>
                    <w:ind w:left="0" w:leftChars="0" w:firstLine="0" w:firstLineChars="0"/>
                    <w:rPr>
                      <w:rFonts w:hint="eastAsia"/>
                      <w:highlight w:val="none"/>
                      <w:vertAlign w:val="baseline"/>
                      <w:lang w:val="en-US" w:eastAsia="zh-CN"/>
                    </w:rPr>
                  </w:pPr>
                  <w:r>
                    <w:rPr>
                      <w:rFonts w:hint="eastAsia"/>
                      <w:b w:val="0"/>
                      <w:bCs w:val="0"/>
                      <w:color w:val="auto"/>
                      <w:lang w:val="en-US" w:eastAsia="zh-CN"/>
                    </w:rPr>
                    <w:t>申请人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901" w:type="dxa"/>
                  <w:vAlign w:val="top"/>
                </w:tcPr>
                <w:p>
                  <w:pPr>
                    <w:numPr>
                      <w:ilvl w:val="0"/>
                      <w:numId w:val="0"/>
                    </w:numPr>
                    <w:ind w:left="0" w:leftChars="0" w:firstLine="0" w:firstLineChars="0"/>
                    <w:rPr>
                      <w:rFonts w:hint="default"/>
                      <w:vertAlign w:val="baseline"/>
                      <w:lang w:val="en-US" w:eastAsia="zh-CN"/>
                    </w:rPr>
                  </w:pPr>
                  <w:r>
                    <w:rPr>
                      <w:rFonts w:hint="eastAsia"/>
                      <w:vertAlign w:val="baseline"/>
                      <w:lang w:val="en-US" w:eastAsia="zh-CN"/>
                    </w:rPr>
                    <w:t>变更后IP</w:t>
                  </w:r>
                </w:p>
              </w:tc>
              <w:tc>
                <w:tcPr>
                  <w:tcW w:w="5416" w:type="dxa"/>
                  <w:vAlign w:val="center"/>
                </w:tcPr>
                <w:p>
                  <w:pPr>
                    <w:numPr>
                      <w:ilvl w:val="0"/>
                      <w:numId w:val="0"/>
                    </w:numPr>
                    <w:ind w:left="0" w:leftChars="0" w:firstLine="0" w:firstLineChars="0"/>
                    <w:rPr>
                      <w:rFonts w:hint="eastAsia"/>
                      <w:highlight w:val="none"/>
                      <w:vertAlign w:val="baseline"/>
                      <w:lang w:val="en-US" w:eastAsia="zh-CN"/>
                    </w:rPr>
                  </w:pPr>
                  <w:r>
                    <w:rPr>
                      <w:rFonts w:hint="eastAsia"/>
                      <w:highlight w:val="none"/>
                      <w:vertAlign w:val="baseline"/>
                      <w:lang w:val="en-US" w:eastAsia="zh-CN"/>
                    </w:rPr>
                    <w:t>批复环节必填，选择相应空闲IP进行批复</w:t>
                  </w:r>
                </w:p>
                <w:p>
                  <w:pPr>
                    <w:numPr>
                      <w:ilvl w:val="0"/>
                      <w:numId w:val="0"/>
                    </w:numPr>
                    <w:ind w:left="0" w:leftChars="0" w:firstLine="0" w:firstLineChars="0"/>
                    <w:rPr>
                      <w:rFonts w:hint="eastAsia"/>
                      <w:highlight w:val="none"/>
                      <w:vertAlign w:val="baseline"/>
                      <w:lang w:val="en-US" w:eastAsia="zh-CN"/>
                    </w:rPr>
                  </w:pPr>
                  <w:r>
                    <w:rPr>
                      <w:rFonts w:hint="eastAsia"/>
                      <w:highlight w:val="none"/>
                      <w:vertAlign w:val="baseline"/>
                      <w:lang w:val="en-US" w:eastAsia="zh-CN"/>
                    </w:rPr>
                    <w:t>IP选择逻辑：</w:t>
                  </w:r>
                </w:p>
                <w:p>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1、动环监控系统类别为“局房动环”，南宁和其余地市区分。</w:t>
                  </w:r>
                </w:p>
                <w:p>
                  <w:pPr>
                    <w:numPr>
                      <w:ilvl w:val="0"/>
                      <w:numId w:val="14"/>
                    </w:numPr>
                    <w:ind w:left="420" w:leftChars="0" w:hanging="420" w:firstLineChars="0"/>
                    <w:rPr>
                      <w:rFonts w:hint="eastAsia"/>
                      <w:highlight w:val="none"/>
                      <w:vertAlign w:val="baseline"/>
                      <w:lang w:val="en-US" w:eastAsia="zh-CN"/>
                    </w:rPr>
                  </w:pPr>
                  <w:r>
                    <w:rPr>
                      <w:rFonts w:hint="eastAsia"/>
                      <w:highlight w:val="none"/>
                      <w:vertAlign w:val="baseline"/>
                      <w:lang w:val="en-US" w:eastAsia="zh-CN"/>
                    </w:rPr>
                    <w:t>南宁：弹窗显示南宁市、局房动环IP库，支持局房名称筛选，显示筛选条件下的所有空闲IP，选择IP填入</w:t>
                  </w:r>
                </w:p>
                <w:p>
                  <w:pPr>
                    <w:numPr>
                      <w:ilvl w:val="0"/>
                      <w:numId w:val="14"/>
                    </w:numPr>
                    <w:ind w:left="420" w:leftChars="0" w:hanging="420" w:firstLineChars="0"/>
                    <w:rPr>
                      <w:rFonts w:hint="default"/>
                      <w:highlight w:val="none"/>
                      <w:vertAlign w:val="baseline"/>
                      <w:lang w:val="en-US" w:eastAsia="zh-CN"/>
                    </w:rPr>
                  </w:pPr>
                  <w:r>
                    <w:rPr>
                      <w:rFonts w:hint="eastAsia"/>
                      <w:highlight w:val="none"/>
                      <w:vertAlign w:val="baseline"/>
                      <w:lang w:val="en-US" w:eastAsia="zh-CN"/>
                    </w:rPr>
                    <w:t>其余地市：弹窗显示对应地市局房动环IP库，显示该地市所有空闲IP，现在IP填入</w:t>
                  </w:r>
                </w:p>
                <w:p>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2、动环监控类别为“基站动环”，弹窗显示对应地市，基站动环IP库，显示该地市所有空闲IP，选择IP填入</w:t>
                  </w:r>
                </w:p>
              </w:tc>
              <w:tc>
                <w:tcPr>
                  <w:tcW w:w="1490" w:type="dxa"/>
                  <w:vAlign w:val="center"/>
                </w:tcPr>
                <w:p>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批复人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901" w:type="dxa"/>
                  <w:vAlign w:val="top"/>
                </w:tcPr>
                <w:p>
                  <w:pPr>
                    <w:numPr>
                      <w:ilvl w:val="0"/>
                      <w:numId w:val="0"/>
                    </w:numPr>
                    <w:ind w:left="0" w:leftChars="0" w:firstLine="0" w:firstLineChars="0"/>
                    <w:rPr>
                      <w:rFonts w:hint="default"/>
                      <w:vertAlign w:val="baseline"/>
                      <w:lang w:val="en-US" w:eastAsia="zh-CN"/>
                    </w:rPr>
                  </w:pPr>
                  <w:r>
                    <w:rPr>
                      <w:rFonts w:hint="eastAsia"/>
                      <w:vertAlign w:val="baseline"/>
                      <w:lang w:val="en-US" w:eastAsia="zh-CN"/>
                    </w:rPr>
                    <w:t>变更后掩码</w:t>
                  </w:r>
                </w:p>
              </w:tc>
              <w:tc>
                <w:tcPr>
                  <w:tcW w:w="5416" w:type="dxa"/>
                  <w:vAlign w:val="center"/>
                </w:tcPr>
                <w:p>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不可编辑，选择变更后IP自动带出</w:t>
                  </w:r>
                </w:p>
              </w:tc>
              <w:tc>
                <w:tcPr>
                  <w:tcW w:w="1490" w:type="dxa"/>
                  <w:vAlign w:val="center"/>
                </w:tcPr>
                <w:p>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批复人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901" w:type="dxa"/>
                  <w:vAlign w:val="top"/>
                </w:tcPr>
                <w:p>
                  <w:pPr>
                    <w:numPr>
                      <w:ilvl w:val="0"/>
                      <w:numId w:val="0"/>
                    </w:numPr>
                    <w:ind w:left="0" w:leftChars="0" w:firstLine="0" w:firstLineChars="0"/>
                    <w:rPr>
                      <w:rFonts w:hint="default"/>
                      <w:vertAlign w:val="baseline"/>
                      <w:lang w:val="en-US" w:eastAsia="zh-CN"/>
                    </w:rPr>
                  </w:pPr>
                  <w:r>
                    <w:rPr>
                      <w:rFonts w:hint="eastAsia"/>
                      <w:vertAlign w:val="baseline"/>
                      <w:lang w:val="en-US" w:eastAsia="zh-CN"/>
                    </w:rPr>
                    <w:t>变更后网关</w:t>
                  </w:r>
                </w:p>
              </w:tc>
              <w:tc>
                <w:tcPr>
                  <w:tcW w:w="5416" w:type="dxa"/>
                  <w:vAlign w:val="center"/>
                </w:tcPr>
                <w:p>
                  <w:pPr>
                    <w:numPr>
                      <w:ilvl w:val="0"/>
                      <w:numId w:val="0"/>
                    </w:numPr>
                    <w:ind w:left="0" w:leftChars="0" w:firstLine="0" w:firstLineChars="0"/>
                    <w:rPr>
                      <w:rFonts w:hint="eastAsia"/>
                      <w:highlight w:val="none"/>
                      <w:vertAlign w:val="baseline"/>
                      <w:lang w:val="en-US" w:eastAsia="zh-CN"/>
                    </w:rPr>
                  </w:pPr>
                  <w:r>
                    <w:rPr>
                      <w:rFonts w:hint="eastAsia"/>
                      <w:highlight w:val="none"/>
                      <w:vertAlign w:val="baseline"/>
                      <w:lang w:val="en-US" w:eastAsia="zh-CN"/>
                    </w:rPr>
                    <w:t>不可编辑，选择变更后IP自动带出</w:t>
                  </w:r>
                </w:p>
              </w:tc>
              <w:tc>
                <w:tcPr>
                  <w:tcW w:w="1490" w:type="dxa"/>
                  <w:vAlign w:val="center"/>
                </w:tcPr>
                <w:p>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批复人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901" w:type="dxa"/>
                  <w:vAlign w:val="top"/>
                </w:tcPr>
                <w:p>
                  <w:pPr>
                    <w:numPr>
                      <w:ilvl w:val="0"/>
                      <w:numId w:val="0"/>
                    </w:numPr>
                    <w:ind w:left="0" w:leftChars="0" w:firstLine="0" w:firstLineChars="0"/>
                    <w:rPr>
                      <w:rFonts w:hint="default"/>
                      <w:vertAlign w:val="baseline"/>
                      <w:lang w:val="en-US" w:eastAsia="zh-CN"/>
                    </w:rPr>
                  </w:pPr>
                  <w:r>
                    <w:rPr>
                      <w:rFonts w:hint="eastAsia"/>
                      <w:vertAlign w:val="baseline"/>
                      <w:lang w:val="en-US" w:eastAsia="zh-CN"/>
                    </w:rPr>
                    <w:t>变更后VLAN</w:t>
                  </w:r>
                </w:p>
              </w:tc>
              <w:tc>
                <w:tcPr>
                  <w:tcW w:w="5416" w:type="dxa"/>
                  <w:vAlign w:val="center"/>
                </w:tcPr>
                <w:p>
                  <w:pPr>
                    <w:numPr>
                      <w:ilvl w:val="0"/>
                      <w:numId w:val="0"/>
                    </w:numPr>
                    <w:ind w:left="0" w:leftChars="0" w:firstLine="0" w:firstLineChars="0"/>
                    <w:rPr>
                      <w:rFonts w:hint="eastAsia"/>
                      <w:highlight w:val="none"/>
                      <w:vertAlign w:val="baseline"/>
                      <w:lang w:val="en-US" w:eastAsia="zh-CN"/>
                    </w:rPr>
                  </w:pPr>
                  <w:r>
                    <w:rPr>
                      <w:rFonts w:hint="eastAsia"/>
                      <w:highlight w:val="none"/>
                      <w:vertAlign w:val="baseline"/>
                      <w:lang w:val="en-US" w:eastAsia="zh-CN"/>
                    </w:rPr>
                    <w:t>不可编辑，选择变更后IP自动带出</w:t>
                  </w:r>
                </w:p>
              </w:tc>
              <w:tc>
                <w:tcPr>
                  <w:tcW w:w="1490" w:type="dxa"/>
                  <w:vAlign w:val="center"/>
                </w:tcPr>
                <w:p>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批复人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901" w:type="dxa"/>
                  <w:vAlign w:val="top"/>
                </w:tcPr>
                <w:p>
                  <w:pPr>
                    <w:numPr>
                      <w:ilvl w:val="0"/>
                      <w:numId w:val="0"/>
                    </w:numPr>
                    <w:ind w:left="0" w:leftChars="0" w:firstLine="0" w:firstLineChars="0"/>
                    <w:rPr>
                      <w:rFonts w:hint="default"/>
                      <w:vertAlign w:val="baseline"/>
                      <w:lang w:val="en-US" w:eastAsia="zh-CN"/>
                    </w:rPr>
                  </w:pPr>
                  <w:r>
                    <w:rPr>
                      <w:rFonts w:hint="eastAsia"/>
                      <w:vertAlign w:val="baseline"/>
                      <w:lang w:val="en-US" w:eastAsia="zh-CN"/>
                    </w:rPr>
                    <w:t>备注</w:t>
                  </w:r>
                </w:p>
              </w:tc>
              <w:tc>
                <w:tcPr>
                  <w:tcW w:w="5416" w:type="dxa"/>
                  <w:vAlign w:val="center"/>
                </w:tcPr>
                <w:p>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编辑输入，限制50个字（可填写变更说明）</w:t>
                  </w:r>
                </w:p>
              </w:tc>
              <w:tc>
                <w:tcPr>
                  <w:tcW w:w="1490" w:type="dxa"/>
                  <w:vAlign w:val="center"/>
                </w:tcPr>
                <w:p>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申请人</w:t>
                  </w:r>
                </w:p>
              </w:tc>
            </w:tr>
          </w:tbl>
          <w:p>
            <w:pPr>
              <w:widowControl w:val="0"/>
              <w:numPr>
                <w:ilvl w:val="0"/>
                <w:numId w:val="0"/>
              </w:numPr>
              <w:jc w:val="both"/>
              <w:rPr>
                <w:rFonts w:hint="default"/>
                <w:lang w:val="en-US" w:eastAsia="zh-CN"/>
              </w:rPr>
            </w:pPr>
            <w:r>
              <w:rPr>
                <w:rFonts w:hint="eastAsia"/>
                <w:lang w:val="en-US" w:eastAsia="zh-CN"/>
              </w:rPr>
              <w:t>表单提交时需校验必填项是否填写。</w:t>
            </w:r>
          </w:p>
          <w:p>
            <w:pPr>
              <w:widowControl w:val="0"/>
              <w:numPr>
                <w:ilvl w:val="0"/>
                <w:numId w:val="0"/>
              </w:numPr>
              <w:jc w:val="both"/>
              <w:rPr>
                <w:rFonts w:hint="default"/>
                <w:lang w:val="en-US" w:eastAsia="zh-CN"/>
              </w:rPr>
            </w:pPr>
          </w:p>
          <w:p>
            <w:pPr>
              <w:widowControl w:val="0"/>
              <w:numPr>
                <w:ilvl w:val="0"/>
                <w:numId w:val="0"/>
              </w:numPr>
              <w:jc w:val="both"/>
              <w:rPr>
                <w:rFonts w:hint="eastAsia"/>
                <w:lang w:val="en-US" w:eastAsia="zh-CN"/>
              </w:rPr>
            </w:pPr>
            <w:bookmarkStart w:id="4" w:name="OLE_LINK1"/>
            <w:r>
              <w:rPr>
                <w:rFonts w:hint="eastAsia"/>
                <w:lang w:val="en-US" w:eastAsia="zh-CN"/>
              </w:rPr>
              <w:t>2.4表单填写后，需选择工单批复人，工单批复人只能选择省级管理员。</w:t>
            </w:r>
          </w:p>
          <w:bookmarkEnd w:id="4"/>
          <w:p>
            <w:pPr>
              <w:widowControl w:val="0"/>
              <w:numPr>
                <w:ilvl w:val="0"/>
                <w:numId w:val="0"/>
              </w:numPr>
              <w:jc w:val="both"/>
              <w:rPr>
                <w:rFonts w:hint="default"/>
                <w:lang w:val="en-US" w:eastAsia="zh-CN"/>
              </w:rPr>
            </w:pPr>
          </w:p>
          <w:p>
            <w:pPr>
              <w:widowControl w:val="0"/>
              <w:numPr>
                <w:ilvl w:val="0"/>
                <w:numId w:val="0"/>
              </w:numPr>
              <w:jc w:val="both"/>
              <w:rPr>
                <w:rFonts w:hint="eastAsia"/>
                <w:lang w:val="en-US" w:eastAsia="zh-CN"/>
              </w:rPr>
            </w:pPr>
            <w:r>
              <w:rPr>
                <w:rFonts w:hint="eastAsia"/>
                <w:lang w:val="en-US" w:eastAsia="zh-CN"/>
              </w:rPr>
              <w:t>表单提交后流转到对应批复人员，申请人可通过我发起的列表页查看已提交工单信息及审批状态。</w:t>
            </w:r>
          </w:p>
          <w:p>
            <w:pPr>
              <w:widowControl w:val="0"/>
              <w:numPr>
                <w:ilvl w:val="0"/>
                <w:numId w:val="0"/>
              </w:numPr>
              <w:jc w:val="both"/>
              <w:rPr>
                <w:rFonts w:hint="default"/>
                <w:lang w:val="en-US" w:eastAsia="zh-CN"/>
              </w:rPr>
            </w:pPr>
            <w:r>
              <w:rPr>
                <w:rFonts w:hint="eastAsia"/>
                <w:lang w:val="en-US" w:eastAsia="zh-CN"/>
              </w:rPr>
              <w:t>工单批复不通过，驳回时需填写不通过的原因。</w:t>
            </w:r>
          </w:p>
          <w:p>
            <w:pPr>
              <w:widowControl w:val="0"/>
              <w:numPr>
                <w:ilvl w:val="0"/>
                <w:numId w:val="0"/>
              </w:numPr>
              <w:jc w:val="both"/>
              <w:rPr>
                <w:rFonts w:hint="default"/>
                <w:lang w:val="en-US" w:eastAsia="zh-CN"/>
              </w:rPr>
            </w:pPr>
            <w:r>
              <w:rPr>
                <w:rFonts w:hint="eastAsia"/>
                <w:lang w:val="en-US" w:eastAsia="zh-CN"/>
              </w:rPr>
              <w:t>工单审批通过后，更新IP库中对应IP的相关信息。</w:t>
            </w:r>
          </w:p>
          <w:tbl>
            <w:tblPr>
              <w:tblStyle w:val="33"/>
              <w:tblW w:w="887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41"/>
              <w:gridCol w:w="2208"/>
              <w:gridCol w:w="2148"/>
              <w:gridCol w:w="237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1" w:type="dxa"/>
                  <w:shd w:val="clear" w:color="auto" w:fill="BEBEBE" w:themeFill="background1" w:themeFillShade="BF"/>
                </w:tcPr>
                <w:p>
                  <w:pPr>
                    <w:numPr>
                      <w:ilvl w:val="0"/>
                      <w:numId w:val="0"/>
                    </w:numPr>
                    <w:jc w:val="center"/>
                    <w:rPr>
                      <w:rFonts w:hint="default"/>
                      <w:b w:val="0"/>
                      <w:bCs w:val="0"/>
                      <w:vertAlign w:val="baseline"/>
                      <w:lang w:val="en-US" w:eastAsia="zh-CN"/>
                    </w:rPr>
                  </w:pPr>
                  <w:r>
                    <w:rPr>
                      <w:rFonts w:hint="eastAsia"/>
                      <w:b w:val="0"/>
                      <w:bCs w:val="0"/>
                      <w:vertAlign w:val="baseline"/>
                      <w:lang w:val="en-US" w:eastAsia="zh-CN"/>
                    </w:rPr>
                    <w:t>字段</w:t>
                  </w:r>
                </w:p>
              </w:tc>
              <w:tc>
                <w:tcPr>
                  <w:tcW w:w="2208" w:type="dxa"/>
                  <w:shd w:val="clear" w:color="auto" w:fill="BEBEBE" w:themeFill="background1" w:themeFillShade="BF"/>
                </w:tcPr>
                <w:p>
                  <w:pPr>
                    <w:numPr>
                      <w:ilvl w:val="0"/>
                      <w:numId w:val="0"/>
                    </w:numPr>
                    <w:jc w:val="center"/>
                    <w:rPr>
                      <w:rFonts w:hint="default"/>
                      <w:b w:val="0"/>
                      <w:bCs w:val="0"/>
                      <w:vertAlign w:val="baseline"/>
                      <w:lang w:val="en-US" w:eastAsia="zh-CN"/>
                    </w:rPr>
                  </w:pPr>
                  <w:r>
                    <w:rPr>
                      <w:rFonts w:hint="eastAsia"/>
                      <w:b w:val="0"/>
                      <w:bCs w:val="0"/>
                      <w:vertAlign w:val="baseline"/>
                      <w:lang w:val="en-US" w:eastAsia="zh-CN"/>
                    </w:rPr>
                    <w:t>入网</w:t>
                  </w:r>
                </w:p>
              </w:tc>
              <w:tc>
                <w:tcPr>
                  <w:tcW w:w="2148" w:type="dxa"/>
                  <w:shd w:val="clear" w:color="auto" w:fill="BEBEBE" w:themeFill="background1" w:themeFillShade="BF"/>
                </w:tcPr>
                <w:p>
                  <w:pPr>
                    <w:numPr>
                      <w:ilvl w:val="0"/>
                      <w:numId w:val="0"/>
                    </w:numPr>
                    <w:jc w:val="center"/>
                    <w:rPr>
                      <w:rFonts w:hint="default"/>
                      <w:b w:val="0"/>
                      <w:bCs w:val="0"/>
                      <w:vertAlign w:val="baseline"/>
                      <w:lang w:val="en-US" w:eastAsia="zh-CN"/>
                    </w:rPr>
                  </w:pPr>
                  <w:r>
                    <w:rPr>
                      <w:rFonts w:hint="eastAsia"/>
                      <w:b w:val="0"/>
                      <w:bCs w:val="0"/>
                      <w:vertAlign w:val="baseline"/>
                      <w:lang w:val="en-US" w:eastAsia="zh-CN"/>
                    </w:rPr>
                    <w:t>退网</w:t>
                  </w:r>
                </w:p>
              </w:tc>
              <w:tc>
                <w:tcPr>
                  <w:tcW w:w="2376" w:type="dxa"/>
                  <w:shd w:val="clear" w:color="auto" w:fill="BEBEBE" w:themeFill="background1" w:themeFillShade="BF"/>
                </w:tcPr>
                <w:p>
                  <w:pPr>
                    <w:numPr>
                      <w:ilvl w:val="0"/>
                      <w:numId w:val="0"/>
                    </w:numPr>
                    <w:jc w:val="center"/>
                    <w:rPr>
                      <w:rFonts w:hint="default"/>
                      <w:b w:val="0"/>
                      <w:bCs w:val="0"/>
                      <w:vertAlign w:val="baseline"/>
                      <w:lang w:val="en-US" w:eastAsia="zh-CN"/>
                    </w:rPr>
                  </w:pPr>
                  <w:r>
                    <w:rPr>
                      <w:rFonts w:hint="eastAsia"/>
                      <w:b w:val="0"/>
                      <w:bCs w:val="0"/>
                      <w:vertAlign w:val="baseline"/>
                      <w:lang w:val="en-US" w:eastAsia="zh-CN"/>
                    </w:rPr>
                    <w:t>变更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1" w:type="dxa"/>
                  <w:vAlign w:val="center"/>
                </w:tcPr>
                <w:p>
                  <w:pPr>
                    <w:numPr>
                      <w:ilvl w:val="0"/>
                      <w:numId w:val="0"/>
                    </w:numPr>
                    <w:rPr>
                      <w:rFonts w:hint="default"/>
                      <w:highlight w:val="none"/>
                      <w:vertAlign w:val="baseline"/>
                      <w:lang w:val="en-US" w:eastAsia="zh-CN"/>
                    </w:rPr>
                  </w:pPr>
                  <w:r>
                    <w:rPr>
                      <w:rFonts w:hint="eastAsia"/>
                      <w:highlight w:val="none"/>
                      <w:vertAlign w:val="baseline"/>
                      <w:lang w:val="en-US" w:eastAsia="zh-CN"/>
                    </w:rPr>
                    <w:t>地市</w:t>
                  </w:r>
                </w:p>
              </w:tc>
              <w:tc>
                <w:tcPr>
                  <w:tcW w:w="2208" w:type="dxa"/>
                </w:tcPr>
                <w:p>
                  <w:pPr>
                    <w:numPr>
                      <w:ilvl w:val="0"/>
                      <w:numId w:val="0"/>
                    </w:numPr>
                    <w:jc w:val="center"/>
                    <w:rPr>
                      <w:rFonts w:hint="default"/>
                      <w:highlight w:val="none"/>
                      <w:vertAlign w:val="baseline"/>
                      <w:lang w:val="en-US" w:eastAsia="zh-CN"/>
                    </w:rPr>
                  </w:pPr>
                  <w:r>
                    <w:rPr>
                      <w:rFonts w:hint="eastAsia"/>
                      <w:highlight w:val="none"/>
                      <w:vertAlign w:val="baseline"/>
                      <w:lang w:val="en-US" w:eastAsia="zh-CN"/>
                    </w:rPr>
                    <w:t>/</w:t>
                  </w:r>
                </w:p>
              </w:tc>
              <w:tc>
                <w:tcPr>
                  <w:tcW w:w="2148" w:type="dxa"/>
                  <w:vAlign w:val="top"/>
                </w:tcPr>
                <w:p>
                  <w:pPr>
                    <w:numPr>
                      <w:ilvl w:val="0"/>
                      <w:numId w:val="0"/>
                    </w:numPr>
                    <w:ind w:left="0" w:leftChars="0" w:firstLine="0" w:firstLineChars="0"/>
                    <w:jc w:val="center"/>
                    <w:rPr>
                      <w:rFonts w:hint="default"/>
                      <w:highlight w:val="none"/>
                      <w:vertAlign w:val="baseline"/>
                      <w:lang w:val="en-US" w:eastAsia="zh-CN"/>
                    </w:rPr>
                  </w:pPr>
                  <w:r>
                    <w:rPr>
                      <w:rFonts w:hint="eastAsia"/>
                      <w:highlight w:val="none"/>
                      <w:vertAlign w:val="baseline"/>
                      <w:lang w:val="en-US" w:eastAsia="zh-CN"/>
                    </w:rPr>
                    <w:t>/</w:t>
                  </w:r>
                </w:p>
              </w:tc>
              <w:tc>
                <w:tcPr>
                  <w:tcW w:w="2376" w:type="dxa"/>
                  <w:vAlign w:val="top"/>
                </w:tcPr>
                <w:p>
                  <w:pPr>
                    <w:numPr>
                      <w:ilvl w:val="0"/>
                      <w:numId w:val="0"/>
                    </w:numPr>
                    <w:ind w:left="0" w:leftChars="0" w:firstLine="0" w:firstLineChars="0"/>
                    <w:jc w:val="center"/>
                    <w:rPr>
                      <w:rFonts w:hint="default"/>
                      <w:highlight w:val="none"/>
                      <w:vertAlign w:val="baseline"/>
                      <w:lang w:val="en-US" w:eastAsia="zh-CN"/>
                    </w:rPr>
                  </w:pPr>
                  <w:r>
                    <w:rPr>
                      <w:rFonts w:hint="eastAsia"/>
                      <w:highlight w:val="none"/>
                      <w:vertAlign w:val="baseline"/>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1" w:type="dxa"/>
                  <w:vAlign w:val="top"/>
                </w:tcPr>
                <w:p>
                  <w:pPr>
                    <w:numPr>
                      <w:ilvl w:val="0"/>
                      <w:numId w:val="0"/>
                    </w:numPr>
                    <w:ind w:left="0" w:leftChars="0" w:firstLine="0" w:firstLineChars="0"/>
                    <w:rPr>
                      <w:rFonts w:hint="default"/>
                      <w:vertAlign w:val="baseline"/>
                      <w:lang w:val="en-US" w:eastAsia="zh-CN"/>
                    </w:rPr>
                  </w:pPr>
                  <w:r>
                    <w:rPr>
                      <w:rFonts w:hint="eastAsia"/>
                      <w:vertAlign w:val="baseline"/>
                      <w:lang w:val="en-US" w:eastAsia="zh-CN"/>
                    </w:rPr>
                    <w:t>IP</w:t>
                  </w:r>
                </w:p>
              </w:tc>
              <w:tc>
                <w:tcPr>
                  <w:tcW w:w="2208" w:type="dxa"/>
                  <w:vAlign w:val="top"/>
                </w:tcPr>
                <w:p>
                  <w:pPr>
                    <w:numPr>
                      <w:ilvl w:val="0"/>
                      <w:numId w:val="0"/>
                    </w:numPr>
                    <w:ind w:left="0" w:leftChars="0" w:firstLine="0" w:firstLineChars="0"/>
                    <w:jc w:val="center"/>
                    <w:rPr>
                      <w:rFonts w:hint="default"/>
                      <w:vertAlign w:val="baseline"/>
                      <w:lang w:val="en-US" w:eastAsia="zh-CN"/>
                    </w:rPr>
                  </w:pPr>
                  <w:r>
                    <w:rPr>
                      <w:rFonts w:hint="eastAsia"/>
                      <w:vertAlign w:val="baseline"/>
                      <w:lang w:val="en-US" w:eastAsia="zh-CN"/>
                    </w:rPr>
                    <w:t>/</w:t>
                  </w:r>
                </w:p>
              </w:tc>
              <w:tc>
                <w:tcPr>
                  <w:tcW w:w="2148" w:type="dxa"/>
                  <w:vAlign w:val="top"/>
                </w:tcPr>
                <w:p>
                  <w:pPr>
                    <w:numPr>
                      <w:ilvl w:val="0"/>
                      <w:numId w:val="0"/>
                    </w:numPr>
                    <w:ind w:left="0" w:leftChars="0" w:firstLine="0" w:firstLineChars="0"/>
                    <w:jc w:val="center"/>
                    <w:rPr>
                      <w:rFonts w:hint="default"/>
                      <w:vertAlign w:val="baseline"/>
                      <w:lang w:val="en-US" w:eastAsia="zh-CN"/>
                    </w:rPr>
                  </w:pPr>
                  <w:r>
                    <w:rPr>
                      <w:rFonts w:hint="eastAsia"/>
                      <w:vertAlign w:val="baseline"/>
                      <w:lang w:val="en-US" w:eastAsia="zh-CN"/>
                    </w:rPr>
                    <w:t>/</w:t>
                  </w:r>
                </w:p>
              </w:tc>
              <w:tc>
                <w:tcPr>
                  <w:tcW w:w="2376" w:type="dxa"/>
                  <w:vAlign w:val="top"/>
                </w:tcPr>
                <w:p>
                  <w:pPr>
                    <w:numPr>
                      <w:ilvl w:val="0"/>
                      <w:numId w:val="0"/>
                    </w:numPr>
                    <w:ind w:left="0" w:leftChars="0" w:firstLine="0" w:firstLineChars="0"/>
                    <w:jc w:val="center"/>
                    <w:rPr>
                      <w:rFonts w:hint="default"/>
                      <w:vertAlign w:val="baseline"/>
                      <w:lang w:val="en-US" w:eastAsia="zh-CN"/>
                    </w:rPr>
                  </w:pPr>
                  <w:r>
                    <w:rPr>
                      <w:rFonts w:hint="eastAsia"/>
                      <w:vertAlign w:val="baseline"/>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141" w:type="dxa"/>
                  <w:vAlign w:val="top"/>
                </w:tcPr>
                <w:p>
                  <w:pPr>
                    <w:numPr>
                      <w:ilvl w:val="0"/>
                      <w:numId w:val="0"/>
                    </w:numPr>
                    <w:ind w:left="0" w:leftChars="0" w:firstLine="0" w:firstLineChars="0"/>
                    <w:rPr>
                      <w:rFonts w:hint="eastAsia"/>
                      <w:vertAlign w:val="baseline"/>
                      <w:lang w:val="en-US" w:eastAsia="zh-CN"/>
                    </w:rPr>
                  </w:pPr>
                  <w:r>
                    <w:rPr>
                      <w:rFonts w:hint="eastAsia"/>
                      <w:vertAlign w:val="baseline"/>
                      <w:lang w:val="en-US" w:eastAsia="zh-CN"/>
                    </w:rPr>
                    <w:t>子网掩码</w:t>
                  </w:r>
                </w:p>
              </w:tc>
              <w:tc>
                <w:tcPr>
                  <w:tcW w:w="2208" w:type="dxa"/>
                  <w:vAlign w:val="top"/>
                </w:tcPr>
                <w:p>
                  <w:pPr>
                    <w:numPr>
                      <w:ilvl w:val="0"/>
                      <w:numId w:val="0"/>
                    </w:numPr>
                    <w:ind w:left="0" w:leftChars="0" w:firstLine="0" w:firstLineChars="0"/>
                    <w:jc w:val="center"/>
                    <w:rPr>
                      <w:rFonts w:hint="default"/>
                      <w:highlight w:val="none"/>
                      <w:vertAlign w:val="baseline"/>
                      <w:lang w:val="en-US" w:eastAsia="zh-CN"/>
                    </w:rPr>
                  </w:pPr>
                  <w:r>
                    <w:rPr>
                      <w:rFonts w:hint="eastAsia"/>
                      <w:highlight w:val="none"/>
                      <w:vertAlign w:val="baseline"/>
                      <w:lang w:val="en-US" w:eastAsia="zh-CN"/>
                    </w:rPr>
                    <w:t>/</w:t>
                  </w:r>
                </w:p>
              </w:tc>
              <w:tc>
                <w:tcPr>
                  <w:tcW w:w="2148" w:type="dxa"/>
                  <w:vAlign w:val="top"/>
                </w:tcPr>
                <w:p>
                  <w:pPr>
                    <w:numPr>
                      <w:ilvl w:val="0"/>
                      <w:numId w:val="0"/>
                    </w:numPr>
                    <w:ind w:left="0" w:leftChars="0" w:firstLine="0" w:firstLineChars="0"/>
                    <w:jc w:val="center"/>
                    <w:rPr>
                      <w:rFonts w:hint="eastAsia"/>
                      <w:highlight w:val="none"/>
                      <w:vertAlign w:val="baseline"/>
                      <w:lang w:val="en-US" w:eastAsia="zh-CN"/>
                    </w:rPr>
                  </w:pPr>
                  <w:r>
                    <w:rPr>
                      <w:rFonts w:hint="eastAsia"/>
                      <w:highlight w:val="none"/>
                      <w:vertAlign w:val="baseline"/>
                      <w:lang w:val="en-US" w:eastAsia="zh-CN"/>
                    </w:rPr>
                    <w:t>/</w:t>
                  </w:r>
                </w:p>
              </w:tc>
              <w:tc>
                <w:tcPr>
                  <w:tcW w:w="2376" w:type="dxa"/>
                  <w:vAlign w:val="top"/>
                </w:tcPr>
                <w:p>
                  <w:pPr>
                    <w:numPr>
                      <w:ilvl w:val="0"/>
                      <w:numId w:val="0"/>
                    </w:numPr>
                    <w:ind w:left="0" w:leftChars="0" w:firstLine="0" w:firstLineChars="0"/>
                    <w:jc w:val="center"/>
                    <w:rPr>
                      <w:rFonts w:hint="eastAsia"/>
                      <w:highlight w:val="none"/>
                      <w:vertAlign w:val="baseline"/>
                      <w:lang w:val="en-US" w:eastAsia="zh-CN"/>
                    </w:rPr>
                  </w:pPr>
                  <w:r>
                    <w:rPr>
                      <w:rFonts w:hint="eastAsia"/>
                      <w:highlight w:val="none"/>
                      <w:vertAlign w:val="baseline"/>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1" w:type="dxa"/>
                  <w:vAlign w:val="top"/>
                </w:tcPr>
                <w:p>
                  <w:pPr>
                    <w:numPr>
                      <w:ilvl w:val="0"/>
                      <w:numId w:val="0"/>
                    </w:numPr>
                    <w:ind w:left="0" w:leftChars="0" w:firstLine="0" w:firstLineChars="0"/>
                    <w:rPr>
                      <w:rFonts w:hint="eastAsia"/>
                      <w:vertAlign w:val="baseline"/>
                      <w:lang w:val="en-US" w:eastAsia="zh-CN"/>
                    </w:rPr>
                  </w:pPr>
                  <w:r>
                    <w:rPr>
                      <w:rFonts w:hint="eastAsia"/>
                      <w:vertAlign w:val="baseline"/>
                      <w:lang w:val="en-US" w:eastAsia="zh-CN"/>
                    </w:rPr>
                    <w:t>网关</w:t>
                  </w:r>
                </w:p>
              </w:tc>
              <w:tc>
                <w:tcPr>
                  <w:tcW w:w="2208" w:type="dxa"/>
                  <w:vAlign w:val="top"/>
                </w:tcPr>
                <w:p>
                  <w:pPr>
                    <w:numPr>
                      <w:ilvl w:val="0"/>
                      <w:numId w:val="0"/>
                    </w:numPr>
                    <w:ind w:left="0" w:leftChars="0" w:firstLine="0" w:firstLineChars="0"/>
                    <w:jc w:val="center"/>
                    <w:rPr>
                      <w:rFonts w:hint="default"/>
                      <w:highlight w:val="none"/>
                      <w:vertAlign w:val="baseline"/>
                      <w:lang w:val="en-US" w:eastAsia="zh-CN"/>
                    </w:rPr>
                  </w:pPr>
                  <w:r>
                    <w:rPr>
                      <w:rFonts w:hint="eastAsia"/>
                      <w:highlight w:val="none"/>
                      <w:vertAlign w:val="baseline"/>
                      <w:lang w:val="en-US" w:eastAsia="zh-CN"/>
                    </w:rPr>
                    <w:t>/</w:t>
                  </w:r>
                </w:p>
              </w:tc>
              <w:tc>
                <w:tcPr>
                  <w:tcW w:w="2148" w:type="dxa"/>
                  <w:vAlign w:val="top"/>
                </w:tcPr>
                <w:p>
                  <w:pPr>
                    <w:numPr>
                      <w:ilvl w:val="0"/>
                      <w:numId w:val="0"/>
                    </w:numPr>
                    <w:ind w:left="0" w:leftChars="0" w:firstLine="0" w:firstLineChars="0"/>
                    <w:jc w:val="center"/>
                    <w:rPr>
                      <w:rFonts w:hint="eastAsia"/>
                      <w:highlight w:val="none"/>
                      <w:vertAlign w:val="baseline"/>
                      <w:lang w:val="en-US" w:eastAsia="zh-CN"/>
                    </w:rPr>
                  </w:pPr>
                  <w:r>
                    <w:rPr>
                      <w:rFonts w:hint="eastAsia"/>
                      <w:highlight w:val="none"/>
                      <w:vertAlign w:val="baseline"/>
                      <w:lang w:val="en-US" w:eastAsia="zh-CN"/>
                    </w:rPr>
                    <w:t>/</w:t>
                  </w:r>
                </w:p>
              </w:tc>
              <w:tc>
                <w:tcPr>
                  <w:tcW w:w="2376" w:type="dxa"/>
                  <w:vAlign w:val="top"/>
                </w:tcPr>
                <w:p>
                  <w:pPr>
                    <w:numPr>
                      <w:ilvl w:val="0"/>
                      <w:numId w:val="0"/>
                    </w:numPr>
                    <w:ind w:left="0" w:leftChars="0" w:firstLine="0" w:firstLineChars="0"/>
                    <w:jc w:val="center"/>
                    <w:rPr>
                      <w:rFonts w:hint="eastAsia"/>
                      <w:highlight w:val="none"/>
                      <w:vertAlign w:val="baseline"/>
                      <w:lang w:val="en-US" w:eastAsia="zh-CN"/>
                    </w:rPr>
                  </w:pPr>
                  <w:r>
                    <w:rPr>
                      <w:rFonts w:hint="eastAsia"/>
                      <w:highlight w:val="none"/>
                      <w:vertAlign w:val="baseline"/>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1" w:type="dxa"/>
                  <w:vAlign w:val="top"/>
                </w:tcPr>
                <w:p>
                  <w:pPr>
                    <w:numPr>
                      <w:ilvl w:val="0"/>
                      <w:numId w:val="0"/>
                    </w:numPr>
                    <w:ind w:left="0" w:leftChars="0" w:firstLine="0" w:firstLineChars="0"/>
                    <w:rPr>
                      <w:rFonts w:hint="eastAsia"/>
                      <w:vertAlign w:val="baseline"/>
                      <w:lang w:val="en-US" w:eastAsia="zh-CN"/>
                    </w:rPr>
                  </w:pPr>
                  <w:r>
                    <w:rPr>
                      <w:rFonts w:hint="eastAsia"/>
                      <w:vertAlign w:val="baseline"/>
                      <w:lang w:val="en-US" w:eastAsia="zh-CN"/>
                    </w:rPr>
                    <w:t>VLAN</w:t>
                  </w:r>
                </w:p>
              </w:tc>
              <w:tc>
                <w:tcPr>
                  <w:tcW w:w="2208" w:type="dxa"/>
                  <w:vAlign w:val="top"/>
                </w:tcPr>
                <w:p>
                  <w:pPr>
                    <w:numPr>
                      <w:ilvl w:val="0"/>
                      <w:numId w:val="0"/>
                    </w:numPr>
                    <w:ind w:left="0" w:leftChars="0" w:firstLine="0" w:firstLineChars="0"/>
                    <w:jc w:val="center"/>
                    <w:rPr>
                      <w:rFonts w:hint="default"/>
                      <w:highlight w:val="none"/>
                      <w:vertAlign w:val="baseline"/>
                      <w:lang w:val="en-US" w:eastAsia="zh-CN"/>
                    </w:rPr>
                  </w:pPr>
                  <w:r>
                    <w:rPr>
                      <w:rFonts w:hint="eastAsia"/>
                      <w:highlight w:val="none"/>
                      <w:vertAlign w:val="baseline"/>
                      <w:lang w:val="en-US" w:eastAsia="zh-CN"/>
                    </w:rPr>
                    <w:t>/</w:t>
                  </w:r>
                </w:p>
              </w:tc>
              <w:tc>
                <w:tcPr>
                  <w:tcW w:w="2148" w:type="dxa"/>
                  <w:vAlign w:val="top"/>
                </w:tcPr>
                <w:p>
                  <w:pPr>
                    <w:numPr>
                      <w:ilvl w:val="0"/>
                      <w:numId w:val="0"/>
                    </w:numPr>
                    <w:ind w:left="0" w:leftChars="0" w:firstLine="0" w:firstLineChars="0"/>
                    <w:jc w:val="center"/>
                    <w:rPr>
                      <w:rFonts w:hint="default"/>
                      <w:highlight w:val="none"/>
                      <w:vertAlign w:val="baseline"/>
                      <w:lang w:val="en-US" w:eastAsia="zh-CN"/>
                    </w:rPr>
                  </w:pPr>
                  <w:r>
                    <w:rPr>
                      <w:rFonts w:hint="eastAsia"/>
                      <w:highlight w:val="none"/>
                      <w:vertAlign w:val="baseline"/>
                      <w:lang w:val="en-US" w:eastAsia="zh-CN"/>
                    </w:rPr>
                    <w:t>/</w:t>
                  </w:r>
                </w:p>
              </w:tc>
              <w:tc>
                <w:tcPr>
                  <w:tcW w:w="2376" w:type="dxa"/>
                  <w:vAlign w:val="top"/>
                </w:tcPr>
                <w:p>
                  <w:pPr>
                    <w:numPr>
                      <w:ilvl w:val="0"/>
                      <w:numId w:val="0"/>
                    </w:numPr>
                    <w:ind w:left="0" w:leftChars="0" w:firstLine="0" w:firstLineChars="0"/>
                    <w:jc w:val="center"/>
                    <w:rPr>
                      <w:rFonts w:hint="default"/>
                      <w:highlight w:val="none"/>
                      <w:vertAlign w:val="baseline"/>
                      <w:lang w:val="en-US" w:eastAsia="zh-CN"/>
                    </w:rPr>
                  </w:pPr>
                  <w:r>
                    <w:rPr>
                      <w:rFonts w:hint="eastAsia"/>
                      <w:highlight w:val="none"/>
                      <w:vertAlign w:val="baseline"/>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141" w:type="dxa"/>
                  <w:vAlign w:val="top"/>
                </w:tcPr>
                <w:p>
                  <w:pPr>
                    <w:numPr>
                      <w:ilvl w:val="0"/>
                      <w:numId w:val="0"/>
                    </w:numPr>
                    <w:ind w:left="0" w:leftChars="0" w:firstLine="0" w:firstLineChars="0"/>
                    <w:rPr>
                      <w:rFonts w:hint="default"/>
                      <w:highlight w:val="none"/>
                      <w:vertAlign w:val="baseline"/>
                      <w:lang w:val="en-US" w:eastAsia="zh-CN"/>
                    </w:rPr>
                  </w:pPr>
                  <w:r>
                    <w:rPr>
                      <w:rFonts w:hint="eastAsia"/>
                      <w:vertAlign w:val="baseline"/>
                      <w:lang w:val="en-US" w:eastAsia="zh-CN"/>
                    </w:rPr>
                    <w:t>站点名称</w:t>
                  </w:r>
                </w:p>
              </w:tc>
              <w:tc>
                <w:tcPr>
                  <w:tcW w:w="2208" w:type="dxa"/>
                  <w:vAlign w:val="top"/>
                </w:tcPr>
                <w:p>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新增</w:t>
                  </w:r>
                </w:p>
              </w:tc>
              <w:tc>
                <w:tcPr>
                  <w:tcW w:w="2148" w:type="dxa"/>
                  <w:vAlign w:val="top"/>
                </w:tcPr>
                <w:p>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删除</w:t>
                  </w:r>
                </w:p>
              </w:tc>
              <w:tc>
                <w:tcPr>
                  <w:tcW w:w="2376" w:type="dxa"/>
                  <w:vAlign w:val="top"/>
                </w:tcPr>
                <w:p>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原IP删除，新IP新增</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141" w:type="dxa"/>
                  <w:vAlign w:val="top"/>
                </w:tcPr>
                <w:p>
                  <w:pPr>
                    <w:numPr>
                      <w:ilvl w:val="0"/>
                      <w:numId w:val="0"/>
                    </w:numPr>
                    <w:ind w:left="0" w:leftChars="0" w:firstLine="0" w:firstLineChars="0"/>
                    <w:rPr>
                      <w:rFonts w:hint="default"/>
                      <w:vertAlign w:val="baseline"/>
                      <w:lang w:val="en-US" w:eastAsia="zh-CN"/>
                    </w:rPr>
                  </w:pPr>
                  <w:r>
                    <w:rPr>
                      <w:rFonts w:hint="eastAsia"/>
                      <w:vertAlign w:val="baseline"/>
                      <w:lang w:val="en-US" w:eastAsia="zh-CN"/>
                    </w:rPr>
                    <w:t>站点类型</w:t>
                  </w:r>
                </w:p>
              </w:tc>
              <w:tc>
                <w:tcPr>
                  <w:tcW w:w="2208" w:type="dxa"/>
                  <w:vAlign w:val="top"/>
                </w:tcPr>
                <w:p>
                  <w:pPr>
                    <w:numPr>
                      <w:ilvl w:val="0"/>
                      <w:numId w:val="0"/>
                    </w:numPr>
                    <w:ind w:left="0" w:leftChars="0" w:firstLine="0" w:firstLineChars="0"/>
                    <w:rPr>
                      <w:rFonts w:hint="eastAsia"/>
                      <w:highlight w:val="none"/>
                      <w:vertAlign w:val="baseline"/>
                      <w:lang w:val="en-US" w:eastAsia="zh-CN"/>
                    </w:rPr>
                  </w:pPr>
                  <w:r>
                    <w:rPr>
                      <w:rFonts w:hint="eastAsia"/>
                      <w:highlight w:val="none"/>
                      <w:vertAlign w:val="baseline"/>
                      <w:lang w:val="en-US" w:eastAsia="zh-CN"/>
                    </w:rPr>
                    <w:t>新增</w:t>
                  </w:r>
                </w:p>
              </w:tc>
              <w:tc>
                <w:tcPr>
                  <w:tcW w:w="2148" w:type="dxa"/>
                  <w:vAlign w:val="top"/>
                </w:tcPr>
                <w:p>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删除</w:t>
                  </w:r>
                </w:p>
              </w:tc>
              <w:tc>
                <w:tcPr>
                  <w:tcW w:w="2376" w:type="dxa"/>
                  <w:vAlign w:val="top"/>
                </w:tcPr>
                <w:p>
                  <w:pPr>
                    <w:numPr>
                      <w:ilvl w:val="0"/>
                      <w:numId w:val="0"/>
                    </w:numPr>
                    <w:ind w:left="0" w:leftChars="0" w:firstLine="0" w:firstLineChars="0"/>
                    <w:rPr>
                      <w:rFonts w:hint="eastAsia"/>
                      <w:highlight w:val="none"/>
                      <w:vertAlign w:val="baseline"/>
                      <w:lang w:val="en-US" w:eastAsia="zh-CN"/>
                    </w:rPr>
                  </w:pPr>
                  <w:r>
                    <w:rPr>
                      <w:rFonts w:hint="eastAsia"/>
                      <w:highlight w:val="none"/>
                      <w:vertAlign w:val="baseline"/>
                      <w:lang w:val="en-US" w:eastAsia="zh-CN"/>
                    </w:rPr>
                    <w:t>原IP删除，新IP新增</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141" w:type="dxa"/>
                  <w:vAlign w:val="top"/>
                </w:tcPr>
                <w:p>
                  <w:pPr>
                    <w:numPr>
                      <w:ilvl w:val="0"/>
                      <w:numId w:val="0"/>
                    </w:numPr>
                    <w:ind w:left="0" w:leftChars="0" w:firstLine="0" w:firstLineChars="0"/>
                    <w:rPr>
                      <w:rFonts w:hint="default"/>
                      <w:vertAlign w:val="baseline"/>
                      <w:lang w:val="en-US" w:eastAsia="zh-CN"/>
                    </w:rPr>
                  </w:pPr>
                  <w:r>
                    <w:rPr>
                      <w:rFonts w:hint="eastAsia"/>
                      <w:vertAlign w:val="baseline"/>
                      <w:lang w:val="en-US" w:eastAsia="zh-CN"/>
                    </w:rPr>
                    <w:t>机房名称</w:t>
                  </w:r>
                </w:p>
              </w:tc>
              <w:tc>
                <w:tcPr>
                  <w:tcW w:w="2208" w:type="dxa"/>
                  <w:vAlign w:val="top"/>
                </w:tcPr>
                <w:p>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新增</w:t>
                  </w:r>
                </w:p>
              </w:tc>
              <w:tc>
                <w:tcPr>
                  <w:tcW w:w="2148" w:type="dxa"/>
                  <w:vAlign w:val="top"/>
                </w:tcPr>
                <w:p>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删除</w:t>
                  </w:r>
                </w:p>
              </w:tc>
              <w:tc>
                <w:tcPr>
                  <w:tcW w:w="2376" w:type="dxa"/>
                  <w:vAlign w:val="top"/>
                </w:tcPr>
                <w:p>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原IP删除，新IP新增</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141" w:type="dxa"/>
                  <w:vAlign w:val="top"/>
                </w:tcPr>
                <w:p>
                  <w:pPr>
                    <w:numPr>
                      <w:ilvl w:val="0"/>
                      <w:numId w:val="0"/>
                    </w:numPr>
                    <w:ind w:left="0" w:leftChars="0" w:firstLine="0" w:firstLineChars="0"/>
                    <w:rPr>
                      <w:rFonts w:hint="default"/>
                      <w:vertAlign w:val="baseline"/>
                      <w:lang w:val="en-US" w:eastAsia="zh-CN"/>
                    </w:rPr>
                  </w:pPr>
                  <w:r>
                    <w:rPr>
                      <w:rFonts w:hint="eastAsia"/>
                      <w:vertAlign w:val="baseline"/>
                      <w:lang w:val="en-US" w:eastAsia="zh-CN"/>
                    </w:rPr>
                    <w:t>设备类型</w:t>
                  </w:r>
                </w:p>
              </w:tc>
              <w:tc>
                <w:tcPr>
                  <w:tcW w:w="2208" w:type="dxa"/>
                  <w:vAlign w:val="top"/>
                </w:tcPr>
                <w:p>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新增</w:t>
                  </w:r>
                </w:p>
              </w:tc>
              <w:tc>
                <w:tcPr>
                  <w:tcW w:w="2148" w:type="dxa"/>
                  <w:vAlign w:val="top"/>
                </w:tcPr>
                <w:p>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删除</w:t>
                  </w:r>
                </w:p>
              </w:tc>
              <w:tc>
                <w:tcPr>
                  <w:tcW w:w="2376" w:type="dxa"/>
                  <w:vAlign w:val="top"/>
                </w:tcPr>
                <w:p>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原IP删除，新IP新增</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141" w:type="dxa"/>
                  <w:vAlign w:val="top"/>
                </w:tcPr>
                <w:p>
                  <w:pPr>
                    <w:numPr>
                      <w:ilvl w:val="0"/>
                      <w:numId w:val="0"/>
                    </w:numPr>
                    <w:ind w:left="0" w:leftChars="0" w:firstLine="0" w:firstLineChars="0"/>
                    <w:rPr>
                      <w:rFonts w:hint="default"/>
                      <w:vertAlign w:val="baseline"/>
                      <w:lang w:val="en-US" w:eastAsia="zh-CN"/>
                    </w:rPr>
                  </w:pPr>
                  <w:r>
                    <w:rPr>
                      <w:rFonts w:hint="eastAsia"/>
                      <w:vertAlign w:val="baseline"/>
                      <w:lang w:val="en-US" w:eastAsia="zh-CN"/>
                    </w:rPr>
                    <w:t>设备名称</w:t>
                  </w:r>
                </w:p>
              </w:tc>
              <w:tc>
                <w:tcPr>
                  <w:tcW w:w="2208" w:type="dxa"/>
                  <w:vAlign w:val="top"/>
                </w:tcPr>
                <w:p>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新增</w:t>
                  </w:r>
                </w:p>
              </w:tc>
              <w:tc>
                <w:tcPr>
                  <w:tcW w:w="2148" w:type="dxa"/>
                  <w:vAlign w:val="top"/>
                </w:tcPr>
                <w:p>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删除</w:t>
                  </w:r>
                </w:p>
              </w:tc>
              <w:tc>
                <w:tcPr>
                  <w:tcW w:w="2376" w:type="dxa"/>
                  <w:vAlign w:val="top"/>
                </w:tcPr>
                <w:p>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原IP删除，新IP新增</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141" w:type="dxa"/>
                  <w:vAlign w:val="top"/>
                </w:tcPr>
                <w:p>
                  <w:pPr>
                    <w:numPr>
                      <w:ilvl w:val="0"/>
                      <w:numId w:val="0"/>
                    </w:numPr>
                    <w:ind w:left="0" w:leftChars="0" w:firstLine="0" w:firstLineChars="0"/>
                    <w:rPr>
                      <w:rFonts w:hint="default"/>
                      <w:vertAlign w:val="baseline"/>
                      <w:lang w:val="en-US" w:eastAsia="zh-CN"/>
                    </w:rPr>
                  </w:pPr>
                  <w:r>
                    <w:rPr>
                      <w:rFonts w:hint="eastAsia"/>
                      <w:vertAlign w:val="baseline"/>
                      <w:lang w:val="en-US" w:eastAsia="zh-CN"/>
                    </w:rPr>
                    <w:t>IP占用情况</w:t>
                  </w:r>
                </w:p>
              </w:tc>
              <w:tc>
                <w:tcPr>
                  <w:tcW w:w="2208" w:type="dxa"/>
                  <w:vAlign w:val="top"/>
                </w:tcPr>
                <w:p>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字段值改为“在线”</w:t>
                  </w:r>
                </w:p>
              </w:tc>
              <w:tc>
                <w:tcPr>
                  <w:tcW w:w="2148" w:type="dxa"/>
                  <w:vAlign w:val="top"/>
                </w:tcPr>
                <w:p>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字段值改为“空闲”</w:t>
                  </w:r>
                </w:p>
              </w:tc>
              <w:tc>
                <w:tcPr>
                  <w:tcW w:w="2376" w:type="dxa"/>
                  <w:vAlign w:val="top"/>
                </w:tcPr>
                <w:p>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原IP改为“空闲”，新IP改为“在线”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141" w:type="dxa"/>
                  <w:vAlign w:val="top"/>
                </w:tcPr>
                <w:p>
                  <w:pPr>
                    <w:numPr>
                      <w:ilvl w:val="0"/>
                      <w:numId w:val="0"/>
                    </w:numPr>
                    <w:ind w:left="0" w:leftChars="0" w:firstLine="0" w:firstLineChars="0"/>
                    <w:rPr>
                      <w:rFonts w:hint="default"/>
                      <w:vertAlign w:val="baseline"/>
                      <w:lang w:val="en-US" w:eastAsia="zh-CN"/>
                    </w:rPr>
                  </w:pPr>
                  <w:r>
                    <w:rPr>
                      <w:rFonts w:hint="eastAsia"/>
                      <w:vertAlign w:val="baseline"/>
                      <w:lang w:val="en-US" w:eastAsia="zh-CN"/>
                    </w:rPr>
                    <w:t>设备厂家</w:t>
                  </w:r>
                </w:p>
              </w:tc>
              <w:tc>
                <w:tcPr>
                  <w:tcW w:w="2208" w:type="dxa"/>
                  <w:vAlign w:val="top"/>
                </w:tcPr>
                <w:p>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新增</w:t>
                  </w:r>
                </w:p>
              </w:tc>
              <w:tc>
                <w:tcPr>
                  <w:tcW w:w="2148" w:type="dxa"/>
                  <w:vAlign w:val="top"/>
                </w:tcPr>
                <w:p>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删除</w:t>
                  </w:r>
                </w:p>
              </w:tc>
              <w:tc>
                <w:tcPr>
                  <w:tcW w:w="2376" w:type="dxa"/>
                  <w:vAlign w:val="top"/>
                </w:tcPr>
                <w:p>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原IP删除，新IP新增</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141" w:type="dxa"/>
                  <w:vAlign w:val="top"/>
                </w:tcPr>
                <w:p>
                  <w:pPr>
                    <w:numPr>
                      <w:ilvl w:val="0"/>
                      <w:numId w:val="0"/>
                    </w:numPr>
                    <w:ind w:left="0" w:leftChars="0" w:firstLine="0" w:firstLineChars="0"/>
                    <w:rPr>
                      <w:rFonts w:hint="eastAsia"/>
                      <w:vertAlign w:val="baseline"/>
                      <w:lang w:val="en-US" w:eastAsia="zh-CN"/>
                    </w:rPr>
                  </w:pPr>
                  <w:r>
                    <w:rPr>
                      <w:rFonts w:hint="eastAsia"/>
                      <w:vertAlign w:val="baseline"/>
                      <w:lang w:val="en-US" w:eastAsia="zh-CN"/>
                    </w:rPr>
                    <w:t>动环监控系统类别</w:t>
                  </w:r>
                </w:p>
              </w:tc>
              <w:tc>
                <w:tcPr>
                  <w:tcW w:w="2208" w:type="dxa"/>
                  <w:vAlign w:val="top"/>
                </w:tcPr>
                <w:p>
                  <w:pPr>
                    <w:numPr>
                      <w:ilvl w:val="0"/>
                      <w:numId w:val="0"/>
                    </w:numPr>
                    <w:ind w:left="0" w:leftChars="0" w:firstLine="0" w:firstLineChars="0"/>
                    <w:jc w:val="center"/>
                    <w:rPr>
                      <w:rFonts w:hint="default"/>
                      <w:highlight w:val="none"/>
                      <w:vertAlign w:val="baseline"/>
                      <w:lang w:val="en-US" w:eastAsia="zh-CN"/>
                    </w:rPr>
                  </w:pPr>
                  <w:r>
                    <w:rPr>
                      <w:rFonts w:hint="eastAsia"/>
                      <w:highlight w:val="none"/>
                      <w:vertAlign w:val="baseline"/>
                      <w:lang w:val="en-US" w:eastAsia="zh-CN"/>
                    </w:rPr>
                    <w:t>/</w:t>
                  </w:r>
                </w:p>
              </w:tc>
              <w:tc>
                <w:tcPr>
                  <w:tcW w:w="2148" w:type="dxa"/>
                  <w:vAlign w:val="top"/>
                </w:tcPr>
                <w:p>
                  <w:pPr>
                    <w:numPr>
                      <w:ilvl w:val="0"/>
                      <w:numId w:val="0"/>
                    </w:numPr>
                    <w:ind w:left="0" w:leftChars="0" w:firstLine="0" w:firstLineChars="0"/>
                    <w:jc w:val="center"/>
                    <w:rPr>
                      <w:rFonts w:hint="default"/>
                      <w:highlight w:val="none"/>
                      <w:vertAlign w:val="baseline"/>
                      <w:lang w:val="en-US" w:eastAsia="zh-CN"/>
                    </w:rPr>
                  </w:pPr>
                  <w:r>
                    <w:rPr>
                      <w:rFonts w:hint="eastAsia"/>
                      <w:highlight w:val="none"/>
                      <w:vertAlign w:val="baseline"/>
                      <w:lang w:val="en-US" w:eastAsia="zh-CN"/>
                    </w:rPr>
                    <w:t>/</w:t>
                  </w:r>
                </w:p>
              </w:tc>
              <w:tc>
                <w:tcPr>
                  <w:tcW w:w="2376" w:type="dxa"/>
                  <w:vAlign w:val="top"/>
                </w:tcPr>
                <w:p>
                  <w:pPr>
                    <w:numPr>
                      <w:ilvl w:val="0"/>
                      <w:numId w:val="0"/>
                    </w:numPr>
                    <w:ind w:left="0" w:leftChars="0" w:firstLine="0" w:firstLineChars="0"/>
                    <w:jc w:val="center"/>
                    <w:rPr>
                      <w:rFonts w:hint="default"/>
                      <w:highlight w:val="none"/>
                      <w:vertAlign w:val="baseline"/>
                      <w:lang w:val="en-US" w:eastAsia="zh-CN"/>
                    </w:rPr>
                  </w:pPr>
                  <w:r>
                    <w:rPr>
                      <w:rFonts w:hint="eastAsia"/>
                      <w:highlight w:val="none"/>
                      <w:vertAlign w:val="baseline"/>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141" w:type="dxa"/>
                  <w:vAlign w:val="top"/>
                </w:tcPr>
                <w:p>
                  <w:pPr>
                    <w:numPr>
                      <w:ilvl w:val="0"/>
                      <w:numId w:val="0"/>
                    </w:numPr>
                    <w:ind w:left="0" w:leftChars="0" w:firstLine="0" w:firstLineChars="0"/>
                    <w:rPr>
                      <w:rFonts w:hint="eastAsia"/>
                      <w:vertAlign w:val="baseline"/>
                      <w:lang w:val="en-US" w:eastAsia="zh-CN"/>
                    </w:rPr>
                  </w:pPr>
                  <w:r>
                    <w:rPr>
                      <w:rFonts w:hint="eastAsia"/>
                      <w:vertAlign w:val="baseline"/>
                      <w:lang w:val="en-US" w:eastAsia="zh-CN"/>
                    </w:rPr>
                    <w:t>局房名称</w:t>
                  </w:r>
                </w:p>
              </w:tc>
              <w:tc>
                <w:tcPr>
                  <w:tcW w:w="2208" w:type="dxa"/>
                  <w:vAlign w:val="top"/>
                </w:tcPr>
                <w:p>
                  <w:pPr>
                    <w:numPr>
                      <w:ilvl w:val="0"/>
                      <w:numId w:val="0"/>
                    </w:numPr>
                    <w:ind w:left="0" w:leftChars="0" w:firstLine="0" w:firstLineChars="0"/>
                    <w:jc w:val="center"/>
                    <w:rPr>
                      <w:rFonts w:hint="default"/>
                      <w:highlight w:val="none"/>
                      <w:vertAlign w:val="baseline"/>
                      <w:lang w:val="en-US" w:eastAsia="zh-CN"/>
                    </w:rPr>
                  </w:pPr>
                  <w:r>
                    <w:rPr>
                      <w:rFonts w:hint="eastAsia"/>
                      <w:highlight w:val="none"/>
                      <w:vertAlign w:val="baseline"/>
                      <w:lang w:val="en-US" w:eastAsia="zh-CN"/>
                    </w:rPr>
                    <w:t>/</w:t>
                  </w:r>
                </w:p>
              </w:tc>
              <w:tc>
                <w:tcPr>
                  <w:tcW w:w="2148" w:type="dxa"/>
                  <w:vAlign w:val="top"/>
                </w:tcPr>
                <w:p>
                  <w:pPr>
                    <w:numPr>
                      <w:ilvl w:val="0"/>
                      <w:numId w:val="0"/>
                    </w:numPr>
                    <w:ind w:left="0" w:leftChars="0" w:firstLine="0" w:firstLineChars="0"/>
                    <w:jc w:val="center"/>
                    <w:rPr>
                      <w:rFonts w:hint="default"/>
                      <w:highlight w:val="none"/>
                      <w:vertAlign w:val="baseline"/>
                      <w:lang w:val="en-US" w:eastAsia="zh-CN"/>
                    </w:rPr>
                  </w:pPr>
                  <w:r>
                    <w:rPr>
                      <w:rFonts w:hint="eastAsia"/>
                      <w:highlight w:val="none"/>
                      <w:vertAlign w:val="baseline"/>
                      <w:lang w:val="en-US" w:eastAsia="zh-CN"/>
                    </w:rPr>
                    <w:t>/</w:t>
                  </w:r>
                </w:p>
              </w:tc>
              <w:tc>
                <w:tcPr>
                  <w:tcW w:w="2376" w:type="dxa"/>
                  <w:vAlign w:val="top"/>
                </w:tcPr>
                <w:p>
                  <w:pPr>
                    <w:numPr>
                      <w:ilvl w:val="0"/>
                      <w:numId w:val="0"/>
                    </w:numPr>
                    <w:ind w:left="0" w:leftChars="0" w:firstLine="0" w:firstLineChars="0"/>
                    <w:jc w:val="center"/>
                    <w:rPr>
                      <w:rFonts w:hint="default"/>
                      <w:highlight w:val="none"/>
                      <w:vertAlign w:val="baseline"/>
                      <w:lang w:val="en-US" w:eastAsia="zh-CN"/>
                    </w:rPr>
                  </w:pPr>
                  <w:r>
                    <w:rPr>
                      <w:rFonts w:hint="eastAsia"/>
                      <w:highlight w:val="none"/>
                      <w:vertAlign w:val="baseline"/>
                      <w:lang w:val="en-US" w:eastAsia="zh-CN"/>
                    </w:rPr>
                    <w:t>/</w:t>
                  </w:r>
                </w:p>
              </w:tc>
            </w:tr>
          </w:tbl>
          <w:p>
            <w:pPr>
              <w:widowControl w:val="0"/>
              <w:numPr>
                <w:ilvl w:val="0"/>
                <w:numId w:val="0"/>
              </w:numPr>
              <w:jc w:val="both"/>
            </w:pPr>
          </w:p>
          <w:p>
            <w:pPr>
              <w:widowControl w:val="0"/>
              <w:numPr>
                <w:ilvl w:val="0"/>
                <w:numId w:val="0"/>
              </w:numPr>
              <w:jc w:val="both"/>
              <w:rPr>
                <w:rFonts w:hint="default"/>
                <w:lang w:val="en-US" w:eastAsia="zh-CN"/>
              </w:rPr>
            </w:pPr>
            <w:r>
              <w:drawing>
                <wp:inline distT="0" distB="0" distL="114300" distR="114300">
                  <wp:extent cx="5655310" cy="2346960"/>
                  <wp:effectExtent l="0" t="0" r="1397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2"/>
                          <a:stretch>
                            <a:fillRect/>
                          </a:stretch>
                        </pic:blipFill>
                        <pic:spPr>
                          <a:xfrm>
                            <a:off x="0" y="0"/>
                            <a:ext cx="5655310" cy="2346960"/>
                          </a:xfrm>
                          <a:prstGeom prst="rect">
                            <a:avLst/>
                          </a:prstGeom>
                          <a:noFill/>
                          <a:ln>
                            <a:noFill/>
                          </a:ln>
                        </pic:spPr>
                      </pic:pic>
                    </a:graphicData>
                  </a:graphic>
                </wp:inline>
              </w:drawing>
            </w: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shd w:val="clear" w:color="auto" w:fill="auto"/>
          </w:tcPr>
          <w:p>
            <w:pPr>
              <w:pStyle w:val="16"/>
              <w:rPr>
                <w:sz w:val="22"/>
                <w:szCs w:val="22"/>
              </w:rPr>
            </w:pPr>
            <w:r>
              <w:rPr>
                <w:rFonts w:hint="eastAsia"/>
                <w:sz w:val="22"/>
                <w:szCs w:val="22"/>
              </w:rPr>
              <w:t>优先级</w:t>
            </w:r>
          </w:p>
        </w:tc>
        <w:tc>
          <w:tcPr>
            <w:tcW w:w="1622" w:type="dxa"/>
            <w:gridSpan w:val="2"/>
            <w:shd w:val="clear" w:color="auto" w:fill="auto"/>
          </w:tcPr>
          <w:p>
            <w:pPr>
              <w:pStyle w:val="16"/>
              <w:rPr>
                <w:rFonts w:hint="eastAsia" w:eastAsia="宋体"/>
                <w:sz w:val="22"/>
                <w:szCs w:val="22"/>
                <w:lang w:eastAsia="zh-CN"/>
              </w:rPr>
            </w:pPr>
            <w:r>
              <w:rPr>
                <w:rFonts w:hint="eastAsia"/>
                <w:sz w:val="22"/>
                <w:szCs w:val="22"/>
                <w:lang w:val="en-US" w:eastAsia="zh-CN"/>
              </w:rPr>
              <w:t>中</w:t>
            </w:r>
          </w:p>
        </w:tc>
        <w:tc>
          <w:tcPr>
            <w:tcW w:w="1146" w:type="dxa"/>
            <w:shd w:val="clear" w:color="auto" w:fill="auto"/>
          </w:tcPr>
          <w:p>
            <w:pPr>
              <w:pStyle w:val="16"/>
              <w:rPr>
                <w:sz w:val="22"/>
                <w:szCs w:val="22"/>
              </w:rPr>
            </w:pPr>
            <w:r>
              <w:rPr>
                <w:rFonts w:hint="eastAsia"/>
                <w:sz w:val="22"/>
                <w:szCs w:val="22"/>
              </w:rPr>
              <w:t>使用频度</w:t>
            </w:r>
          </w:p>
        </w:tc>
        <w:tc>
          <w:tcPr>
            <w:tcW w:w="6072" w:type="dxa"/>
            <w:gridSpan w:val="3"/>
            <w:shd w:val="clear" w:color="auto" w:fill="auto"/>
          </w:tcPr>
          <w:p>
            <w:pPr>
              <w:pStyle w:val="16"/>
              <w:rPr>
                <w:rFonts w:hint="default" w:eastAsia="宋体"/>
                <w:sz w:val="22"/>
                <w:szCs w:val="22"/>
                <w:lang w:val="en-US" w:eastAsia="zh-CN"/>
              </w:rPr>
            </w:pPr>
            <w:r>
              <w:rPr>
                <w:rFonts w:hint="eastAsia"/>
                <w:sz w:val="22"/>
                <w:szCs w:val="22"/>
                <w:lang w:val="en-US" w:eastAsia="zh-CN"/>
              </w:rPr>
              <w:t>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shd w:val="clear" w:color="auto" w:fill="auto"/>
          </w:tcPr>
          <w:p>
            <w:pPr>
              <w:pStyle w:val="16"/>
              <w:rPr>
                <w:sz w:val="22"/>
                <w:szCs w:val="22"/>
              </w:rPr>
            </w:pPr>
            <w:r>
              <w:rPr>
                <w:rFonts w:hint="eastAsia"/>
                <w:sz w:val="22"/>
                <w:szCs w:val="22"/>
              </w:rPr>
              <w:t>前置</w:t>
            </w:r>
            <w:r>
              <w:rPr>
                <w:sz w:val="22"/>
                <w:szCs w:val="22"/>
              </w:rPr>
              <w:t>条件</w:t>
            </w:r>
          </w:p>
        </w:tc>
        <w:tc>
          <w:tcPr>
            <w:tcW w:w="8840" w:type="dxa"/>
            <w:gridSpan w:val="6"/>
            <w:shd w:val="clear" w:color="auto" w:fill="auto"/>
          </w:tcPr>
          <w:p>
            <w:pPr>
              <w:pStyle w:val="16"/>
              <w:rPr>
                <w:rFonts w:hint="default" w:ascii="宋体" w:hAnsi="宋体" w:eastAsia="宋体"/>
                <w:sz w:val="22"/>
                <w:szCs w:val="22"/>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shd w:val="clear" w:color="auto" w:fill="auto"/>
          </w:tcPr>
          <w:p>
            <w:pPr>
              <w:pStyle w:val="16"/>
              <w:rPr>
                <w:sz w:val="22"/>
                <w:szCs w:val="22"/>
              </w:rPr>
            </w:pPr>
            <w:r>
              <w:rPr>
                <w:rFonts w:hint="eastAsia"/>
                <w:sz w:val="22"/>
                <w:szCs w:val="22"/>
              </w:rPr>
              <w:t>后置</w:t>
            </w:r>
            <w:r>
              <w:rPr>
                <w:sz w:val="22"/>
                <w:szCs w:val="22"/>
              </w:rPr>
              <w:t>条件</w:t>
            </w:r>
          </w:p>
        </w:tc>
        <w:tc>
          <w:tcPr>
            <w:tcW w:w="8840" w:type="dxa"/>
            <w:gridSpan w:val="6"/>
            <w:shd w:val="clear" w:color="auto" w:fill="auto"/>
          </w:tcPr>
          <w:p>
            <w:pPr>
              <w:pStyle w:val="16"/>
              <w:rPr>
                <w:rFonts w:hint="default" w:ascii="宋体" w:hAnsi="宋体" w:eastAsia="宋体"/>
                <w:sz w:val="22"/>
                <w:szCs w:val="22"/>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vMerge w:val="restart"/>
            <w:shd w:val="clear" w:color="auto" w:fill="auto"/>
            <w:vAlign w:val="center"/>
          </w:tcPr>
          <w:p>
            <w:pPr>
              <w:pStyle w:val="16"/>
              <w:rPr>
                <w:sz w:val="22"/>
                <w:szCs w:val="22"/>
              </w:rPr>
            </w:pPr>
            <w:r>
              <w:rPr>
                <w:rFonts w:hint="eastAsia"/>
                <w:sz w:val="22"/>
                <w:szCs w:val="22"/>
              </w:rPr>
              <w:t>事件流</w:t>
            </w:r>
          </w:p>
        </w:tc>
        <w:tc>
          <w:tcPr>
            <w:tcW w:w="1179" w:type="dxa"/>
            <w:shd w:val="clear" w:color="auto" w:fill="auto"/>
          </w:tcPr>
          <w:p>
            <w:pPr>
              <w:pStyle w:val="16"/>
              <w:rPr>
                <w:sz w:val="22"/>
                <w:szCs w:val="22"/>
              </w:rPr>
            </w:pPr>
            <w:r>
              <w:rPr>
                <w:rFonts w:hint="eastAsia"/>
                <w:sz w:val="22"/>
                <w:szCs w:val="22"/>
              </w:rPr>
              <w:t>正常过程</w:t>
            </w:r>
          </w:p>
        </w:tc>
        <w:tc>
          <w:tcPr>
            <w:tcW w:w="7661" w:type="dxa"/>
            <w:gridSpan w:val="5"/>
            <w:shd w:val="clear" w:color="auto" w:fill="auto"/>
          </w:tcPr>
          <w:p>
            <w:pPr>
              <w:pStyle w:val="16"/>
              <w:rPr>
                <w:sz w:val="22"/>
                <w:szCs w:val="22"/>
              </w:rPr>
            </w:pPr>
            <w:r>
              <w:rPr>
                <w:rFonts w:hint="eastAsia"/>
                <w:sz w:val="22"/>
                <w:szCs w:val="22"/>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vMerge w:val="continue"/>
            <w:shd w:val="clear" w:color="auto" w:fill="auto"/>
          </w:tcPr>
          <w:p>
            <w:pPr>
              <w:pStyle w:val="16"/>
              <w:rPr>
                <w:sz w:val="22"/>
                <w:szCs w:val="22"/>
              </w:rPr>
            </w:pPr>
          </w:p>
        </w:tc>
        <w:tc>
          <w:tcPr>
            <w:tcW w:w="1179" w:type="dxa"/>
            <w:shd w:val="clear" w:color="auto" w:fill="auto"/>
          </w:tcPr>
          <w:p>
            <w:pPr>
              <w:pStyle w:val="16"/>
              <w:rPr>
                <w:sz w:val="22"/>
                <w:szCs w:val="22"/>
              </w:rPr>
            </w:pPr>
            <w:r>
              <w:rPr>
                <w:rFonts w:hint="eastAsia"/>
                <w:sz w:val="22"/>
                <w:szCs w:val="22"/>
              </w:rPr>
              <w:t>可选过程</w:t>
            </w:r>
          </w:p>
        </w:tc>
        <w:tc>
          <w:tcPr>
            <w:tcW w:w="7661" w:type="dxa"/>
            <w:gridSpan w:val="5"/>
            <w:shd w:val="clear" w:color="auto" w:fill="auto"/>
          </w:tcPr>
          <w:p>
            <w:pPr>
              <w:pStyle w:val="16"/>
              <w:rPr>
                <w:sz w:val="22"/>
                <w:szCs w:val="22"/>
              </w:rPr>
            </w:pPr>
            <w:r>
              <w:rPr>
                <w:rFonts w:hint="eastAsia"/>
                <w:sz w:val="22"/>
                <w:szCs w:val="22"/>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vMerge w:val="continue"/>
            <w:shd w:val="clear" w:color="auto" w:fill="auto"/>
          </w:tcPr>
          <w:p>
            <w:pPr>
              <w:pStyle w:val="16"/>
              <w:rPr>
                <w:sz w:val="22"/>
                <w:szCs w:val="22"/>
              </w:rPr>
            </w:pPr>
          </w:p>
        </w:tc>
        <w:tc>
          <w:tcPr>
            <w:tcW w:w="1179" w:type="dxa"/>
            <w:shd w:val="clear" w:color="auto" w:fill="auto"/>
          </w:tcPr>
          <w:p>
            <w:pPr>
              <w:pStyle w:val="16"/>
              <w:rPr>
                <w:sz w:val="22"/>
                <w:szCs w:val="22"/>
              </w:rPr>
            </w:pPr>
            <w:r>
              <w:rPr>
                <w:rFonts w:hint="eastAsia"/>
                <w:sz w:val="22"/>
                <w:szCs w:val="22"/>
              </w:rPr>
              <w:t>异常过程</w:t>
            </w:r>
          </w:p>
        </w:tc>
        <w:tc>
          <w:tcPr>
            <w:tcW w:w="7661" w:type="dxa"/>
            <w:gridSpan w:val="5"/>
            <w:shd w:val="clear" w:color="auto" w:fill="auto"/>
          </w:tcPr>
          <w:p>
            <w:pPr>
              <w:pStyle w:val="16"/>
              <w:rPr>
                <w:sz w:val="22"/>
                <w:szCs w:val="22"/>
              </w:rPr>
            </w:pPr>
            <w:r>
              <w:rPr>
                <w:rFonts w:hint="eastAsia" w:ascii="宋体" w:hAnsi="宋体"/>
                <w:sz w:val="22"/>
                <w:szCs w:val="22"/>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trPr>
        <w:tc>
          <w:tcPr>
            <w:tcW w:w="1122" w:type="dxa"/>
            <w:shd w:val="clear" w:color="auto" w:fill="auto"/>
            <w:vAlign w:val="center"/>
          </w:tcPr>
          <w:p>
            <w:pPr>
              <w:pStyle w:val="16"/>
              <w:rPr>
                <w:sz w:val="22"/>
                <w:szCs w:val="22"/>
              </w:rPr>
            </w:pPr>
            <w:r>
              <w:rPr>
                <w:rFonts w:hint="eastAsia"/>
                <w:sz w:val="22"/>
                <w:szCs w:val="22"/>
              </w:rPr>
              <w:t>特殊需求</w:t>
            </w:r>
          </w:p>
        </w:tc>
        <w:tc>
          <w:tcPr>
            <w:tcW w:w="8840" w:type="dxa"/>
            <w:gridSpan w:val="6"/>
            <w:shd w:val="clear" w:color="auto" w:fill="auto"/>
          </w:tcPr>
          <w:p>
            <w:pPr>
              <w:pStyle w:val="16"/>
              <w:rPr>
                <w:color w:val="FF0000"/>
                <w:sz w:val="22"/>
                <w:szCs w:val="22"/>
              </w:rPr>
            </w:pPr>
          </w:p>
        </w:tc>
      </w:tr>
    </w:tbl>
    <w:p/>
    <w:p/>
    <w:p>
      <w:pPr>
        <w:pStyle w:val="5"/>
      </w:pPr>
      <w:bookmarkStart w:id="5" w:name="_Toc15669"/>
      <w:r>
        <w:rPr>
          <w:rFonts w:hint="eastAsia"/>
        </w:rPr>
        <w:t>AIMIOps-</w:t>
      </w:r>
      <w:r>
        <w:rPr>
          <w:rFonts w:hint="eastAsia"/>
          <w:lang w:val="en-US" w:eastAsia="zh-CN"/>
        </w:rPr>
        <w:t>GX-</w:t>
      </w:r>
      <w:r>
        <w:rPr>
          <w:rFonts w:hint="eastAsia"/>
        </w:rPr>
        <w:t>BR-F</w:t>
      </w:r>
      <w:r>
        <w:rPr>
          <w:rFonts w:hint="eastAsia"/>
          <w:lang w:val="en-US" w:eastAsia="zh-CN"/>
        </w:rPr>
        <w:t>-01</w:t>
      </w:r>
      <w:r>
        <w:rPr>
          <w:rFonts w:hint="eastAsia"/>
        </w:rPr>
        <w:t>-</w:t>
      </w:r>
      <w:r>
        <w:rPr>
          <w:rFonts w:hint="eastAsia"/>
          <w:lang w:val="en-US" w:eastAsia="zh-CN"/>
        </w:rPr>
        <w:t>003隐患感知规则配置</w:t>
      </w:r>
      <w:bookmarkEnd w:id="5"/>
    </w:p>
    <w:tbl>
      <w:tblPr>
        <w:tblStyle w:val="32"/>
        <w:tblW w:w="996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2"/>
        <w:gridCol w:w="1179"/>
        <w:gridCol w:w="443"/>
        <w:gridCol w:w="1146"/>
        <w:gridCol w:w="3573"/>
        <w:gridCol w:w="995"/>
        <w:gridCol w:w="15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shd w:val="clear" w:color="auto" w:fill="BFBFBF"/>
          </w:tcPr>
          <w:p>
            <w:pPr>
              <w:pStyle w:val="16"/>
              <w:rPr>
                <w:sz w:val="22"/>
                <w:szCs w:val="22"/>
              </w:rPr>
            </w:pPr>
            <w:r>
              <w:rPr>
                <w:rFonts w:hint="eastAsia"/>
                <w:sz w:val="22"/>
                <w:szCs w:val="22"/>
              </w:rPr>
              <w:t>用户(Actor)</w:t>
            </w:r>
          </w:p>
        </w:tc>
        <w:tc>
          <w:tcPr>
            <w:tcW w:w="6341" w:type="dxa"/>
            <w:gridSpan w:val="4"/>
            <w:shd w:val="clear" w:color="auto" w:fill="BFBFBF"/>
          </w:tcPr>
          <w:p>
            <w:pPr>
              <w:pStyle w:val="16"/>
              <w:rPr>
                <w:rFonts w:hint="default" w:eastAsia="宋体"/>
                <w:sz w:val="22"/>
                <w:szCs w:val="22"/>
                <w:lang w:val="en-US" w:eastAsia="zh-CN"/>
              </w:rPr>
            </w:pPr>
            <w:r>
              <w:rPr>
                <w:rFonts w:hint="eastAsia"/>
                <w:sz w:val="22"/>
                <w:szCs w:val="22"/>
              </w:rPr>
              <w:t>平台</w:t>
            </w:r>
            <w:r>
              <w:rPr>
                <w:rFonts w:hint="eastAsia"/>
                <w:sz w:val="22"/>
                <w:szCs w:val="22"/>
                <w:lang w:val="en-US" w:eastAsia="zh-CN"/>
              </w:rPr>
              <w:t>广西动环工作台</w:t>
            </w:r>
          </w:p>
        </w:tc>
        <w:tc>
          <w:tcPr>
            <w:tcW w:w="995" w:type="dxa"/>
            <w:shd w:val="clear" w:color="auto" w:fill="BFBFBF"/>
          </w:tcPr>
          <w:p>
            <w:pPr>
              <w:pStyle w:val="16"/>
              <w:rPr>
                <w:sz w:val="22"/>
                <w:szCs w:val="22"/>
              </w:rPr>
            </w:pPr>
            <w:r>
              <w:rPr>
                <w:rFonts w:hint="eastAsia"/>
                <w:sz w:val="22"/>
                <w:szCs w:val="22"/>
              </w:rPr>
              <w:t>版本</w:t>
            </w:r>
          </w:p>
        </w:tc>
        <w:tc>
          <w:tcPr>
            <w:tcW w:w="1504" w:type="dxa"/>
            <w:shd w:val="clear" w:color="auto" w:fill="BFBFBF"/>
          </w:tcPr>
          <w:p>
            <w:pPr>
              <w:pStyle w:val="16"/>
              <w:rPr>
                <w:rFonts w:hint="default" w:eastAsia="宋体"/>
                <w:sz w:val="22"/>
                <w:szCs w:val="22"/>
                <w:lang w:val="en-US" w:eastAsia="zh-CN"/>
              </w:rPr>
            </w:pPr>
            <w:r>
              <w:rPr>
                <w:rFonts w:hint="eastAsia"/>
                <w:sz w:val="22"/>
                <w:szCs w:val="22"/>
                <w:lang w:val="en-US" w:eastAsia="zh-CN"/>
              </w:rPr>
              <w:t>V1.0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shd w:val="clear" w:color="auto" w:fill="auto"/>
          </w:tcPr>
          <w:p>
            <w:pPr>
              <w:pStyle w:val="16"/>
              <w:rPr>
                <w:sz w:val="22"/>
                <w:szCs w:val="22"/>
              </w:rPr>
            </w:pPr>
            <w:r>
              <w:rPr>
                <w:rFonts w:hint="eastAsia"/>
                <w:sz w:val="22"/>
                <w:szCs w:val="22"/>
              </w:rPr>
              <w:t>需求</w:t>
            </w:r>
            <w:r>
              <w:rPr>
                <w:sz w:val="22"/>
                <w:szCs w:val="22"/>
              </w:rPr>
              <w:t>描述</w:t>
            </w:r>
          </w:p>
        </w:tc>
        <w:tc>
          <w:tcPr>
            <w:tcW w:w="8840" w:type="dxa"/>
            <w:gridSpan w:val="6"/>
            <w:shd w:val="clear" w:color="auto" w:fill="auto"/>
          </w:tcPr>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lang w:val="en-US" w:eastAsia="zh-CN"/>
              </w:rPr>
            </w:pPr>
            <w:r>
              <w:rPr>
                <w:rFonts w:hint="eastAsia"/>
                <w:b/>
                <w:bCs/>
                <w:lang w:val="en-US" w:eastAsia="zh-CN"/>
              </w:rPr>
              <w:t>功能背景</w:t>
            </w:r>
            <w:r>
              <w:rPr>
                <w:rFonts w:hint="eastAsia"/>
                <w:lang w:val="en-US" w:eastAsia="zh-CN"/>
              </w:rPr>
              <w:t>：根据告警数据、性能数据设置隐患规则，自动生成相关隐患。隐患规则的相关参数支持前端修改。</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lang w:val="en-US" w:eastAsia="zh-CN"/>
              </w:rPr>
            </w:pPr>
            <w:r>
              <w:rPr>
                <w:rFonts w:hint="eastAsia"/>
                <w:b/>
                <w:bCs/>
                <w:lang w:val="en-US" w:eastAsia="zh-CN"/>
              </w:rPr>
              <w:t>数据来源</w:t>
            </w:r>
            <w:r>
              <w:rPr>
                <w:rFonts w:hint="eastAsia"/>
                <w:lang w:val="en-US" w:eastAsia="zh-CN"/>
              </w:rPr>
              <w:t>：动环设备性能数据、告警数据及综资数据</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lang w:val="en-US" w:eastAsia="zh-CN"/>
              </w:rPr>
            </w:pPr>
            <w:r>
              <w:rPr>
                <w:rFonts w:hint="eastAsia"/>
                <w:b/>
                <w:bCs/>
                <w:lang w:val="en-US" w:eastAsia="zh-CN"/>
              </w:rPr>
              <w:t>功能1位置</w:t>
            </w:r>
            <w:r>
              <w:rPr>
                <w:rFonts w:hint="eastAsia"/>
                <w:lang w:val="en-US" w:eastAsia="zh-CN"/>
              </w:rPr>
              <w:t>：运维管理——隐患分析——隐患感知规则配置</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lang w:val="en-US" w:eastAsia="zh-CN"/>
              </w:rPr>
            </w:pPr>
          </w:p>
          <w:p>
            <w:pPr>
              <w:keepNext w:val="0"/>
              <w:keepLines w:val="0"/>
              <w:pageBreakBefore w:val="0"/>
              <w:widowControl w:val="0"/>
              <w:numPr>
                <w:ilvl w:val="0"/>
                <w:numId w:val="15"/>
              </w:numPr>
              <w:kinsoku/>
              <w:wordWrap/>
              <w:overflowPunct/>
              <w:topLinePunct w:val="0"/>
              <w:autoSpaceDE/>
              <w:autoSpaceDN/>
              <w:bidi w:val="0"/>
              <w:adjustRightInd/>
              <w:snapToGrid/>
              <w:ind w:left="425" w:leftChars="0" w:hanging="425" w:firstLineChars="0"/>
              <w:textAlignment w:val="auto"/>
              <w:rPr>
                <w:rFonts w:hint="default"/>
                <w:lang w:val="en-US" w:eastAsia="zh-CN"/>
              </w:rPr>
            </w:pPr>
            <w:r>
              <w:rPr>
                <w:rFonts w:hint="eastAsia"/>
                <w:lang w:val="en-US" w:eastAsia="zh-CN"/>
              </w:rPr>
              <w:t>支持按设备类型查看和配置对应的隐患感知规则</w:t>
            </w:r>
          </w:p>
          <w:p>
            <w:pPr>
              <w:keepNext w:val="0"/>
              <w:keepLines w:val="0"/>
              <w:pageBreakBefore w:val="0"/>
              <w:widowControl w:val="0"/>
              <w:numPr>
                <w:ilvl w:val="0"/>
                <w:numId w:val="15"/>
              </w:numPr>
              <w:kinsoku/>
              <w:wordWrap/>
              <w:overflowPunct/>
              <w:topLinePunct w:val="0"/>
              <w:autoSpaceDE/>
              <w:autoSpaceDN/>
              <w:bidi w:val="0"/>
              <w:adjustRightInd/>
              <w:snapToGrid/>
              <w:ind w:left="425" w:leftChars="0" w:hanging="425" w:firstLineChars="0"/>
              <w:textAlignment w:val="auto"/>
              <w:rPr>
                <w:rFonts w:hint="eastAsia"/>
                <w:lang w:val="en-US" w:eastAsia="zh-CN"/>
              </w:rPr>
            </w:pPr>
            <w:r>
              <w:rPr>
                <w:rFonts w:hint="eastAsia"/>
                <w:lang w:val="en-US" w:eastAsia="zh-CN"/>
              </w:rPr>
              <w:t>前端页面可对隐患感知规则中的可配置数值进行编辑修改</w:t>
            </w:r>
          </w:p>
          <w:p>
            <w:pPr>
              <w:keepNext w:val="0"/>
              <w:keepLines w:val="0"/>
              <w:pageBreakBefore w:val="0"/>
              <w:widowControl w:val="0"/>
              <w:numPr>
                <w:ilvl w:val="0"/>
                <w:numId w:val="15"/>
              </w:numPr>
              <w:kinsoku/>
              <w:wordWrap/>
              <w:overflowPunct/>
              <w:topLinePunct w:val="0"/>
              <w:autoSpaceDE/>
              <w:autoSpaceDN/>
              <w:bidi w:val="0"/>
              <w:adjustRightInd/>
              <w:snapToGrid/>
              <w:ind w:left="425" w:leftChars="0" w:hanging="425" w:firstLineChars="0"/>
              <w:textAlignment w:val="auto"/>
              <w:rPr>
                <w:rFonts w:hint="eastAsia"/>
                <w:lang w:val="en-US" w:eastAsia="zh-CN"/>
              </w:rPr>
            </w:pPr>
            <w:r>
              <w:rPr>
                <w:rFonts w:hint="eastAsia"/>
                <w:lang w:val="en-US" w:eastAsia="zh-CN"/>
              </w:rPr>
              <w:t>可以快速新建已有隐患感知规则副本</w:t>
            </w:r>
            <w:ins w:id="134" w:author="zhoujiansheng" w:date="2024-05-07T15:04:26Z">
              <w:r>
                <w:rPr>
                  <w:rFonts w:hint="eastAsia"/>
                  <w:lang w:val="en-US" w:eastAsia="zh-CN"/>
                </w:rPr>
                <w:t>。</w:t>
              </w:r>
            </w:ins>
            <w:ins w:id="135" w:author="zhoujiansheng" w:date="2024-05-07T15:04:31Z">
              <w:r>
                <w:rPr>
                  <w:rFonts w:hint="eastAsia"/>
                  <w:lang w:val="en-US" w:eastAsia="zh-CN"/>
                </w:rPr>
                <w:t>新建的</w:t>
              </w:r>
            </w:ins>
            <w:ins w:id="136" w:author="zhoujiansheng" w:date="2024-05-07T15:04:34Z">
              <w:r>
                <w:rPr>
                  <w:rFonts w:hint="eastAsia"/>
                  <w:lang w:val="en-US" w:eastAsia="zh-CN"/>
                </w:rPr>
                <w:t>副本</w:t>
              </w:r>
            </w:ins>
            <w:ins w:id="137" w:author="zhoujiansheng" w:date="2024-05-07T15:04:35Z">
              <w:r>
                <w:rPr>
                  <w:rFonts w:hint="eastAsia"/>
                  <w:lang w:val="en-US" w:eastAsia="zh-CN"/>
                </w:rPr>
                <w:t>，</w:t>
              </w:r>
            </w:ins>
            <w:ins w:id="138" w:author="zhoujiansheng" w:date="2024-05-07T15:04:36Z">
              <w:r>
                <w:rPr>
                  <w:rFonts w:hint="eastAsia"/>
                  <w:lang w:val="en-US" w:eastAsia="zh-CN"/>
                </w:rPr>
                <w:t>不带</w:t>
              </w:r>
            </w:ins>
            <w:ins w:id="139" w:author="zhoujiansheng" w:date="2024-05-07T15:04:38Z">
              <w:r>
                <w:rPr>
                  <w:rFonts w:hint="eastAsia"/>
                  <w:lang w:val="en-US" w:eastAsia="zh-CN"/>
                </w:rPr>
                <w:t>入</w:t>
              </w:r>
            </w:ins>
            <w:ins w:id="140" w:author="zhoujiansheng" w:date="2024-05-07T15:04:41Z">
              <w:r>
                <w:rPr>
                  <w:rFonts w:hint="eastAsia"/>
                  <w:lang w:val="en-US" w:eastAsia="zh-CN"/>
                </w:rPr>
                <w:t>生效</w:t>
              </w:r>
            </w:ins>
            <w:ins w:id="141" w:author="zhoujiansheng" w:date="2024-05-07T15:04:43Z">
              <w:r>
                <w:rPr>
                  <w:rFonts w:hint="eastAsia"/>
                  <w:lang w:val="en-US" w:eastAsia="zh-CN"/>
                </w:rPr>
                <w:t>范围</w:t>
              </w:r>
            </w:ins>
            <w:ins w:id="142" w:author="zhoujiansheng" w:date="2024-05-07T15:04:44Z">
              <w:r>
                <w:rPr>
                  <w:rFonts w:hint="eastAsia"/>
                  <w:lang w:val="en-US" w:eastAsia="zh-CN"/>
                </w:rPr>
                <w:t>信息</w:t>
              </w:r>
            </w:ins>
            <w:ins w:id="143" w:author="zhoujiansheng" w:date="2024-05-07T15:04:45Z">
              <w:r>
                <w:rPr>
                  <w:rFonts w:hint="eastAsia"/>
                  <w:lang w:val="en-US" w:eastAsia="zh-CN"/>
                </w:rPr>
                <w:t>。</w:t>
              </w:r>
            </w:ins>
          </w:p>
          <w:p>
            <w:pPr>
              <w:keepNext w:val="0"/>
              <w:keepLines w:val="0"/>
              <w:pageBreakBefore w:val="0"/>
              <w:widowControl w:val="0"/>
              <w:numPr>
                <w:ilvl w:val="0"/>
                <w:numId w:val="15"/>
              </w:numPr>
              <w:kinsoku/>
              <w:wordWrap/>
              <w:overflowPunct/>
              <w:topLinePunct w:val="0"/>
              <w:autoSpaceDE/>
              <w:autoSpaceDN/>
              <w:bidi w:val="0"/>
              <w:adjustRightInd/>
              <w:snapToGrid/>
              <w:ind w:left="425" w:leftChars="0" w:hanging="425" w:firstLineChars="0"/>
              <w:textAlignment w:val="auto"/>
              <w:rPr>
                <w:rFonts w:hint="eastAsia"/>
                <w:lang w:val="en-US" w:eastAsia="zh-CN"/>
              </w:rPr>
            </w:pPr>
            <w:r>
              <w:rPr>
                <w:rFonts w:hint="eastAsia"/>
                <w:lang w:val="en-US" w:eastAsia="zh-CN"/>
              </w:rPr>
              <w:t>已创建隐患感知规则可选择生效和关闭</w:t>
            </w:r>
          </w:p>
          <w:p>
            <w:pPr>
              <w:keepNext w:val="0"/>
              <w:keepLines w:val="0"/>
              <w:pageBreakBefore w:val="0"/>
              <w:widowControl w:val="0"/>
              <w:numPr>
                <w:ilvl w:val="0"/>
                <w:numId w:val="15"/>
              </w:numPr>
              <w:kinsoku/>
              <w:wordWrap/>
              <w:overflowPunct/>
              <w:topLinePunct w:val="0"/>
              <w:autoSpaceDE/>
              <w:autoSpaceDN/>
              <w:bidi w:val="0"/>
              <w:adjustRightInd/>
              <w:snapToGrid/>
              <w:ind w:left="425" w:leftChars="0" w:hanging="425" w:firstLineChars="0"/>
              <w:textAlignment w:val="auto"/>
              <w:rPr>
                <w:rFonts w:hint="eastAsia"/>
                <w:lang w:val="en-US" w:eastAsia="zh-CN"/>
              </w:rPr>
            </w:pPr>
            <w:r>
              <w:rPr>
                <w:rFonts w:hint="eastAsia"/>
                <w:lang w:val="en-US" w:eastAsia="zh-CN"/>
              </w:rPr>
              <w:t>隐患感知规则可以选择生效的范围，已有规则生效范围可调整</w:t>
            </w:r>
          </w:p>
          <w:p>
            <w:pPr>
              <w:keepNext w:val="0"/>
              <w:keepLines w:val="0"/>
              <w:pageBreakBefore w:val="0"/>
              <w:widowControl w:val="0"/>
              <w:numPr>
                <w:ilvl w:val="-1"/>
                <w:numId w:val="0"/>
              </w:numPr>
              <w:kinsoku/>
              <w:wordWrap/>
              <w:overflowPunct/>
              <w:topLinePunct w:val="0"/>
              <w:autoSpaceDE/>
              <w:autoSpaceDN/>
              <w:bidi w:val="0"/>
              <w:adjustRightInd/>
              <w:snapToGrid/>
              <w:ind w:left="0" w:leftChars="0" w:firstLine="0" w:firstLineChars="0"/>
              <w:textAlignment w:val="auto"/>
              <w:rPr>
                <w:rFonts w:hint="eastAsia"/>
                <w:lang w:val="en-US" w:eastAsia="zh-CN"/>
              </w:rPr>
            </w:pPr>
          </w:p>
          <w:p>
            <w:pPr>
              <w:keepNext w:val="0"/>
              <w:keepLines w:val="0"/>
              <w:pageBreakBefore w:val="0"/>
              <w:widowControl w:val="0"/>
              <w:numPr>
                <w:ilvl w:val="-1"/>
                <w:numId w:val="0"/>
              </w:numPr>
              <w:kinsoku/>
              <w:wordWrap/>
              <w:overflowPunct/>
              <w:topLinePunct w:val="0"/>
              <w:autoSpaceDE/>
              <w:autoSpaceDN/>
              <w:bidi w:val="0"/>
              <w:adjustRightInd/>
              <w:snapToGrid/>
              <w:ind w:left="0" w:firstLine="0"/>
              <w:textAlignment w:val="auto"/>
              <w:rPr>
                <w:ins w:id="144" w:author="zhoujiansheng" w:date="2024-05-22T10:40:48Z"/>
                <w:rFonts w:hint="eastAsia"/>
                <w:lang w:val="en-US" w:eastAsia="zh-CN"/>
              </w:rPr>
            </w:pPr>
            <w:ins w:id="145" w:author="zhoujiansheng" w:date="2024-05-22T10:40:31Z">
              <w:r>
                <w:rPr>
                  <w:rFonts w:hint="eastAsia"/>
                  <w:lang w:val="en-US" w:eastAsia="zh-CN"/>
                </w:rPr>
                <w:t>2</w:t>
              </w:r>
            </w:ins>
            <w:ins w:id="146" w:author="zhoujiansheng" w:date="2024-05-22T10:40:32Z">
              <w:r>
                <w:rPr>
                  <w:rFonts w:hint="eastAsia"/>
                  <w:lang w:val="en-US" w:eastAsia="zh-CN"/>
                </w:rPr>
                <w:t>024</w:t>
              </w:r>
            </w:ins>
            <w:ins w:id="147" w:author="zhoujiansheng" w:date="2024-05-22T10:40:34Z">
              <w:r>
                <w:rPr>
                  <w:rFonts w:hint="eastAsia"/>
                  <w:lang w:val="en-US" w:eastAsia="zh-CN"/>
                </w:rPr>
                <w:t>/</w:t>
              </w:r>
            </w:ins>
            <w:ins w:id="148" w:author="zhoujiansheng" w:date="2024-05-22T10:40:35Z">
              <w:r>
                <w:rPr>
                  <w:rFonts w:hint="eastAsia"/>
                  <w:lang w:val="en-US" w:eastAsia="zh-CN"/>
                </w:rPr>
                <w:t>05/</w:t>
              </w:r>
            </w:ins>
            <w:ins w:id="149" w:author="zhoujiansheng" w:date="2024-05-22T10:40:36Z">
              <w:r>
                <w:rPr>
                  <w:rFonts w:hint="eastAsia"/>
                  <w:lang w:val="en-US" w:eastAsia="zh-CN"/>
                </w:rPr>
                <w:t>22</w:t>
              </w:r>
            </w:ins>
            <w:ins w:id="150" w:author="zhoujiansheng" w:date="2024-05-22T10:40:40Z">
              <w:r>
                <w:rPr>
                  <w:rFonts w:hint="eastAsia"/>
                  <w:lang w:val="en-US" w:eastAsia="zh-CN"/>
                </w:rPr>
                <w:t>需求</w:t>
              </w:r>
            </w:ins>
            <w:ins w:id="151" w:author="zhoujiansheng" w:date="2024-05-22T10:40:44Z">
              <w:r>
                <w:rPr>
                  <w:rFonts w:hint="eastAsia"/>
                  <w:lang w:val="en-US" w:eastAsia="zh-CN"/>
                </w:rPr>
                <w:t>变更</w:t>
              </w:r>
            </w:ins>
            <w:ins w:id="152" w:author="zhoujiansheng" w:date="2024-05-22T10:40:46Z">
              <w:r>
                <w:rPr>
                  <w:rFonts w:hint="eastAsia"/>
                  <w:lang w:val="en-US" w:eastAsia="zh-CN"/>
                </w:rPr>
                <w:t>新增</w:t>
              </w:r>
            </w:ins>
            <w:ins w:id="153" w:author="zhoujiansheng" w:date="2024-05-22T10:40:48Z">
              <w:r>
                <w:rPr>
                  <w:rFonts w:hint="eastAsia"/>
                  <w:lang w:val="en-US" w:eastAsia="zh-CN"/>
                </w:rPr>
                <w:t>：</w:t>
              </w:r>
            </w:ins>
          </w:p>
          <w:p>
            <w:pPr>
              <w:keepNext w:val="0"/>
              <w:keepLines w:val="0"/>
              <w:pageBreakBefore w:val="0"/>
              <w:widowControl w:val="0"/>
              <w:numPr>
                <w:ilvl w:val="-1"/>
                <w:numId w:val="0"/>
              </w:numPr>
              <w:kinsoku/>
              <w:wordWrap/>
              <w:overflowPunct/>
              <w:topLinePunct w:val="0"/>
              <w:autoSpaceDE/>
              <w:autoSpaceDN/>
              <w:bidi w:val="0"/>
              <w:adjustRightInd/>
              <w:snapToGrid/>
              <w:ind w:left="0" w:firstLine="0"/>
              <w:textAlignment w:val="auto"/>
              <w:rPr>
                <w:rFonts w:hint="default"/>
                <w:lang w:val="en-US" w:eastAsia="zh-CN"/>
              </w:rPr>
            </w:pPr>
            <w:ins w:id="154" w:author="zhoujiansheng" w:date="2024-05-22T10:40:55Z">
              <w:r>
                <w:rPr>
                  <w:rFonts w:hint="eastAsia"/>
                  <w:lang w:val="en-US" w:eastAsia="zh-CN"/>
                </w:rPr>
                <w:t>在</w:t>
              </w:r>
            </w:ins>
            <w:ins w:id="155" w:author="zhoujiansheng" w:date="2024-05-22T11:34:29Z">
              <w:r>
                <w:rPr>
                  <w:rFonts w:hint="eastAsia"/>
                  <w:lang w:val="en-US" w:eastAsia="zh-CN"/>
                </w:rPr>
                <w:t>下图</w:t>
              </w:r>
            </w:ins>
            <w:ins w:id="156" w:author="zhoujiansheng" w:date="2024-05-22T11:34:30Z">
              <w:r>
                <w:rPr>
                  <w:rFonts w:hint="eastAsia"/>
                  <w:lang w:val="en-US" w:eastAsia="zh-CN"/>
                </w:rPr>
                <w:t>所示的</w:t>
              </w:r>
            </w:ins>
            <w:ins w:id="157" w:author="zhoujiansheng" w:date="2024-05-22T10:41:02Z">
              <w:r>
                <w:rPr>
                  <w:rFonts w:hint="eastAsia"/>
                  <w:lang w:val="en-US" w:eastAsia="zh-CN"/>
                </w:rPr>
                <w:t>当前</w:t>
              </w:r>
            </w:ins>
            <w:ins w:id="158" w:author="zhoujiansheng" w:date="2024-05-22T10:42:28Z">
              <w:r>
                <w:rPr>
                  <w:rFonts w:hint="eastAsia"/>
                  <w:lang w:val="en-US" w:eastAsia="zh-CN"/>
                </w:rPr>
                <w:t>隐患</w:t>
              </w:r>
            </w:ins>
            <w:ins w:id="159" w:author="zhoujiansheng" w:date="2024-05-22T10:42:29Z">
              <w:r>
                <w:rPr>
                  <w:rFonts w:hint="eastAsia"/>
                  <w:lang w:val="en-US" w:eastAsia="zh-CN"/>
                </w:rPr>
                <w:t>规则</w:t>
              </w:r>
            </w:ins>
            <w:ins w:id="160" w:author="zhoujiansheng" w:date="2024-05-22T10:42:30Z">
              <w:r>
                <w:rPr>
                  <w:rFonts w:hint="eastAsia"/>
                  <w:lang w:val="en-US" w:eastAsia="zh-CN"/>
                </w:rPr>
                <w:t>编辑</w:t>
              </w:r>
            </w:ins>
            <w:ins w:id="161" w:author="zhoujiansheng" w:date="2024-05-22T10:42:32Z">
              <w:r>
                <w:rPr>
                  <w:rFonts w:hint="eastAsia"/>
                  <w:lang w:val="en-US" w:eastAsia="zh-CN"/>
                </w:rPr>
                <w:t>页面</w:t>
              </w:r>
            </w:ins>
            <w:ins w:id="162" w:author="zhoujiansheng" w:date="2024-05-22T10:42:33Z">
              <w:r>
                <w:rPr>
                  <w:rFonts w:hint="eastAsia"/>
                  <w:lang w:val="en-US" w:eastAsia="zh-CN"/>
                </w:rPr>
                <w:t>新增</w:t>
              </w:r>
            </w:ins>
            <w:ins w:id="163" w:author="zhoujiansheng" w:date="2024-05-22T10:42:37Z">
              <w:r>
                <w:rPr>
                  <w:rFonts w:hint="eastAsia"/>
                  <w:lang w:val="en-US" w:eastAsia="zh-CN"/>
                </w:rPr>
                <w:t>两列</w:t>
              </w:r>
            </w:ins>
            <w:ins w:id="164" w:author="zhoujiansheng" w:date="2024-05-22T10:42:40Z">
              <w:r>
                <w:rPr>
                  <w:rFonts w:hint="eastAsia"/>
                  <w:lang w:val="en-US" w:eastAsia="zh-CN"/>
                </w:rPr>
                <w:t>：</w:t>
              </w:r>
            </w:ins>
            <w:ins w:id="165" w:author="zhoujiansheng" w:date="2024-05-22T10:42:45Z">
              <w:r>
                <w:rPr>
                  <w:rFonts w:hint="eastAsia"/>
                  <w:lang w:val="en-US" w:eastAsia="zh-CN"/>
                </w:rPr>
                <w:t>隐患</w:t>
              </w:r>
            </w:ins>
            <w:ins w:id="166" w:author="zhoujiansheng" w:date="2024-05-22T10:42:47Z">
              <w:r>
                <w:rPr>
                  <w:rFonts w:hint="eastAsia"/>
                  <w:lang w:val="en-US" w:eastAsia="zh-CN"/>
                </w:rPr>
                <w:t>等级</w:t>
              </w:r>
            </w:ins>
            <w:ins w:id="167" w:author="zhoujiansheng" w:date="2024-05-22T10:42:48Z">
              <w:r>
                <w:rPr>
                  <w:rFonts w:hint="eastAsia"/>
                  <w:lang w:val="en-US" w:eastAsia="zh-CN"/>
                </w:rPr>
                <w:t>和</w:t>
              </w:r>
            </w:ins>
            <w:ins w:id="168" w:author="zhoujiansheng" w:date="2024-05-22T10:42:50Z">
              <w:r>
                <w:rPr>
                  <w:rFonts w:hint="eastAsia"/>
                  <w:lang w:val="en-US" w:eastAsia="zh-CN"/>
                </w:rPr>
                <w:t>是否</w:t>
              </w:r>
            </w:ins>
            <w:ins w:id="169" w:author="zhoujiansheng" w:date="2024-05-22T10:42:51Z">
              <w:r>
                <w:rPr>
                  <w:rFonts w:hint="eastAsia"/>
                  <w:lang w:val="en-US" w:eastAsia="zh-CN"/>
                </w:rPr>
                <w:t>推送</w:t>
              </w:r>
            </w:ins>
          </w:p>
          <w:p>
            <w:pPr>
              <w:keepNext w:val="0"/>
              <w:keepLines w:val="0"/>
              <w:pageBreakBefore w:val="0"/>
              <w:widowControl w:val="0"/>
              <w:numPr>
                <w:ilvl w:val="0"/>
                <w:numId w:val="16"/>
              </w:numPr>
              <w:kinsoku/>
              <w:wordWrap/>
              <w:overflowPunct/>
              <w:topLinePunct w:val="0"/>
              <w:autoSpaceDE/>
              <w:autoSpaceDN/>
              <w:bidi w:val="0"/>
              <w:adjustRightInd/>
              <w:snapToGrid/>
              <w:ind w:left="420" w:hanging="420"/>
              <w:textAlignment w:val="auto"/>
              <w:rPr>
                <w:ins w:id="171" w:author="zhoujiansheng" w:date="2024-05-22T10:43:50Z"/>
                <w:rFonts w:hint="default"/>
                <w:lang w:val="en-US" w:eastAsia="zh-CN"/>
              </w:rPr>
              <w:pPrChange w:id="170" w:author="zhoujiansheng" w:date="2024-05-22T11:34:37Z">
                <w:pPr>
                  <w:keepNext w:val="0"/>
                  <w:keepLines w:val="0"/>
                  <w:pageBreakBefore w:val="0"/>
                  <w:widowControl w:val="0"/>
                  <w:numPr>
                    <w:ilvl w:val="0"/>
                    <w:numId w:val="0"/>
                  </w:numPr>
                  <w:kinsoku/>
                  <w:wordWrap/>
                  <w:overflowPunct/>
                  <w:topLinePunct w:val="0"/>
                  <w:autoSpaceDE/>
                  <w:autoSpaceDN/>
                  <w:bidi w:val="0"/>
                  <w:adjustRightInd/>
                  <w:snapToGrid/>
                  <w:textAlignment w:val="auto"/>
                </w:pPr>
              </w:pPrChange>
            </w:pPr>
            <w:ins w:id="172" w:author="zhoujiansheng" w:date="2024-05-22T10:42:57Z">
              <w:r>
                <w:rPr>
                  <w:rFonts w:hint="eastAsia"/>
                  <w:lang w:val="en-US" w:eastAsia="zh-CN"/>
                </w:rPr>
                <w:t>隐患</w:t>
              </w:r>
            </w:ins>
            <w:ins w:id="173" w:author="zhoujiansheng" w:date="2024-05-22T10:42:59Z">
              <w:r>
                <w:rPr>
                  <w:rFonts w:hint="eastAsia"/>
                  <w:lang w:val="en-US" w:eastAsia="zh-CN"/>
                </w:rPr>
                <w:t>等级：</w:t>
              </w:r>
            </w:ins>
            <w:ins w:id="174" w:author="zhoujiansheng" w:date="2024-05-22T10:43:02Z">
              <w:r>
                <w:rPr>
                  <w:rFonts w:hint="eastAsia"/>
                  <w:lang w:val="en-US" w:eastAsia="zh-CN"/>
                </w:rPr>
                <w:t>单击</w:t>
              </w:r>
            </w:ins>
            <w:ins w:id="175" w:author="zhoujiansheng" w:date="2024-05-22T10:43:04Z">
              <w:r>
                <w:rPr>
                  <w:rFonts w:hint="eastAsia"/>
                  <w:lang w:val="en-US" w:eastAsia="zh-CN"/>
                </w:rPr>
                <w:t>编辑</w:t>
              </w:r>
            </w:ins>
            <w:ins w:id="176" w:author="zhoujiansheng" w:date="2024-05-22T10:43:05Z">
              <w:r>
                <w:rPr>
                  <w:rFonts w:hint="eastAsia"/>
                  <w:lang w:val="en-US" w:eastAsia="zh-CN"/>
                </w:rPr>
                <w:t>时</w:t>
              </w:r>
            </w:ins>
            <w:ins w:id="177" w:author="zhoujiansheng" w:date="2024-05-22T10:43:06Z">
              <w:r>
                <w:rPr>
                  <w:rFonts w:hint="eastAsia"/>
                  <w:lang w:val="en-US" w:eastAsia="zh-CN"/>
                </w:rPr>
                <w:t>，</w:t>
              </w:r>
            </w:ins>
            <w:ins w:id="178" w:author="zhoujiansheng" w:date="2024-05-22T10:43:08Z">
              <w:r>
                <w:rPr>
                  <w:rFonts w:hint="eastAsia"/>
                  <w:lang w:val="en-US" w:eastAsia="zh-CN"/>
                </w:rPr>
                <w:t>下拉</w:t>
              </w:r>
            </w:ins>
            <w:ins w:id="179" w:author="zhoujiansheng" w:date="2024-05-22T10:43:46Z">
              <w:r>
                <w:rPr>
                  <w:rFonts w:hint="eastAsia"/>
                  <w:lang w:val="en-US" w:eastAsia="zh-CN"/>
                </w:rPr>
                <w:t>单</w:t>
              </w:r>
            </w:ins>
            <w:ins w:id="180" w:author="zhoujiansheng" w:date="2024-05-22T10:43:11Z">
              <w:r>
                <w:rPr>
                  <w:rFonts w:hint="eastAsia"/>
                  <w:lang w:val="en-US" w:eastAsia="zh-CN"/>
                </w:rPr>
                <w:t>选</w:t>
              </w:r>
            </w:ins>
            <w:ins w:id="181" w:author="zhoujiansheng" w:date="2024-05-22T10:43:16Z">
              <w:r>
                <w:rPr>
                  <w:rFonts w:hint="eastAsia"/>
                  <w:lang w:val="en-US" w:eastAsia="zh-CN"/>
                </w:rPr>
                <w:t>，</w:t>
              </w:r>
            </w:ins>
            <w:ins w:id="182" w:author="zhoujiansheng" w:date="2024-05-22T10:43:21Z">
              <w:r>
                <w:rPr>
                  <w:rFonts w:hint="eastAsia"/>
                  <w:lang w:val="en-US" w:eastAsia="zh-CN"/>
                </w:rPr>
                <w:t>选项</w:t>
              </w:r>
            </w:ins>
            <w:ins w:id="183" w:author="zhoujiansheng" w:date="2024-05-22T10:43:22Z">
              <w:r>
                <w:rPr>
                  <w:rFonts w:hint="eastAsia"/>
                  <w:lang w:val="en-US" w:eastAsia="zh-CN"/>
                </w:rPr>
                <w:t>枚举</w:t>
              </w:r>
            </w:ins>
            <w:ins w:id="184" w:author="zhoujiansheng" w:date="2024-05-22T10:43:23Z">
              <w:r>
                <w:rPr>
                  <w:rFonts w:hint="eastAsia"/>
                  <w:lang w:val="en-US" w:eastAsia="zh-CN"/>
                </w:rPr>
                <w:t>：</w:t>
              </w:r>
            </w:ins>
            <w:ins w:id="185" w:author="zhoujiansheng" w:date="2024-05-22T10:43:25Z">
              <w:r>
                <w:rPr>
                  <w:rFonts w:hint="eastAsia"/>
                  <w:lang w:val="en-US" w:eastAsia="zh-CN"/>
                </w:rPr>
                <w:t>一级</w:t>
              </w:r>
            </w:ins>
            <w:ins w:id="186" w:author="zhoujiansheng" w:date="2024-05-22T10:43:30Z">
              <w:r>
                <w:rPr>
                  <w:rFonts w:hint="eastAsia"/>
                  <w:lang w:val="en-US" w:eastAsia="zh-CN"/>
                </w:rPr>
                <w:t>隐患</w:t>
              </w:r>
            </w:ins>
            <w:ins w:id="187" w:author="zhoujiansheng" w:date="2024-05-22T10:43:31Z">
              <w:r>
                <w:rPr>
                  <w:rFonts w:hint="eastAsia"/>
                  <w:lang w:val="en-US" w:eastAsia="zh-CN"/>
                </w:rPr>
                <w:t>、</w:t>
              </w:r>
            </w:ins>
            <w:ins w:id="188" w:author="zhoujiansheng" w:date="2024-05-22T10:43:32Z">
              <w:r>
                <w:rPr>
                  <w:rFonts w:hint="eastAsia"/>
                  <w:lang w:val="en-US" w:eastAsia="zh-CN"/>
                </w:rPr>
                <w:t>二级</w:t>
              </w:r>
            </w:ins>
            <w:ins w:id="189" w:author="zhoujiansheng" w:date="2024-05-22T10:43:33Z">
              <w:r>
                <w:rPr>
                  <w:rFonts w:hint="eastAsia"/>
                  <w:lang w:val="en-US" w:eastAsia="zh-CN"/>
                </w:rPr>
                <w:t>隐患、</w:t>
              </w:r>
            </w:ins>
            <w:ins w:id="190" w:author="zhoujiansheng" w:date="2024-05-22T10:43:35Z">
              <w:r>
                <w:rPr>
                  <w:rFonts w:hint="eastAsia"/>
                  <w:lang w:val="en-US" w:eastAsia="zh-CN"/>
                </w:rPr>
                <w:t>三级</w:t>
              </w:r>
            </w:ins>
            <w:ins w:id="191" w:author="zhoujiansheng" w:date="2024-05-22T10:43:36Z">
              <w:r>
                <w:rPr>
                  <w:rFonts w:hint="eastAsia"/>
                  <w:lang w:val="en-US" w:eastAsia="zh-CN"/>
                </w:rPr>
                <w:t>隐患、</w:t>
              </w:r>
            </w:ins>
            <w:ins w:id="192" w:author="zhoujiansheng" w:date="2024-05-22T10:43:38Z">
              <w:r>
                <w:rPr>
                  <w:rFonts w:hint="eastAsia"/>
                  <w:lang w:val="en-US" w:eastAsia="zh-CN"/>
                </w:rPr>
                <w:t>四级</w:t>
              </w:r>
            </w:ins>
            <w:ins w:id="193" w:author="zhoujiansheng" w:date="2024-05-22T10:43:39Z">
              <w:r>
                <w:rPr>
                  <w:rFonts w:hint="eastAsia"/>
                  <w:lang w:val="en-US" w:eastAsia="zh-CN"/>
                </w:rPr>
                <w:t>隐患</w:t>
              </w:r>
            </w:ins>
            <w:ins w:id="194" w:author="zhoujiansheng" w:date="2024-05-22T10:43:49Z">
              <w:r>
                <w:rPr>
                  <w:rFonts w:hint="eastAsia"/>
                  <w:lang w:val="en-US" w:eastAsia="zh-CN"/>
                </w:rPr>
                <w:t>。</w:t>
              </w:r>
            </w:ins>
            <w:ins w:id="195" w:author="zhoujiansheng" w:date="2024-05-22T10:47:46Z">
              <w:r>
                <w:rPr>
                  <w:rFonts w:hint="eastAsia"/>
                  <w:lang w:val="en-US" w:eastAsia="zh-CN"/>
                </w:rPr>
                <w:t>新建</w:t>
              </w:r>
            </w:ins>
            <w:ins w:id="196" w:author="zhoujiansheng" w:date="2024-05-22T10:47:47Z">
              <w:r>
                <w:rPr>
                  <w:rFonts w:hint="eastAsia"/>
                  <w:lang w:val="en-US" w:eastAsia="zh-CN"/>
                </w:rPr>
                <w:t>副本</w:t>
              </w:r>
            </w:ins>
            <w:ins w:id="197" w:author="zhoujiansheng" w:date="2024-05-22T10:47:48Z">
              <w:r>
                <w:rPr>
                  <w:rFonts w:hint="eastAsia"/>
                  <w:lang w:val="en-US" w:eastAsia="zh-CN"/>
                </w:rPr>
                <w:t>时</w:t>
              </w:r>
            </w:ins>
            <w:ins w:id="198" w:author="zhoujiansheng" w:date="2024-05-22T10:47:52Z">
              <w:r>
                <w:rPr>
                  <w:rFonts w:hint="eastAsia"/>
                  <w:lang w:val="en-US" w:eastAsia="zh-CN"/>
                </w:rPr>
                <w:t>带入</w:t>
              </w:r>
            </w:ins>
            <w:ins w:id="199" w:author="zhoujiansheng" w:date="2024-05-22T10:47:54Z">
              <w:r>
                <w:rPr>
                  <w:rFonts w:hint="eastAsia"/>
                  <w:lang w:val="en-US" w:eastAsia="zh-CN"/>
                </w:rPr>
                <w:t>隐患</w:t>
              </w:r>
            </w:ins>
            <w:ins w:id="200" w:author="zhoujiansheng" w:date="2024-05-22T10:47:55Z">
              <w:r>
                <w:rPr>
                  <w:rFonts w:hint="eastAsia"/>
                  <w:lang w:val="en-US" w:eastAsia="zh-CN"/>
                </w:rPr>
                <w:t>等级</w:t>
              </w:r>
            </w:ins>
            <w:ins w:id="201" w:author="zhoujiansheng" w:date="2024-05-22T10:47:56Z">
              <w:r>
                <w:rPr>
                  <w:rFonts w:hint="eastAsia"/>
                  <w:lang w:val="en-US" w:eastAsia="zh-CN"/>
                </w:rPr>
                <w:t>信息</w:t>
              </w:r>
            </w:ins>
            <w:ins w:id="202" w:author="zhoujiansheng" w:date="2024-05-22T10:47:59Z">
              <w:r>
                <w:rPr>
                  <w:rFonts w:hint="eastAsia"/>
                  <w:lang w:val="en-US" w:eastAsia="zh-CN"/>
                </w:rPr>
                <w:t>。</w:t>
              </w:r>
            </w:ins>
            <w:ins w:id="203" w:author="zhoujiansheng" w:date="2024-05-22T11:19:34Z">
              <w:r>
                <w:rPr>
                  <w:rFonts w:hint="eastAsia"/>
                  <w:lang w:val="en-US" w:eastAsia="zh-CN"/>
                </w:rPr>
                <w:t>隐患</w:t>
              </w:r>
            </w:ins>
            <w:ins w:id="204" w:author="zhoujiansheng" w:date="2024-05-22T11:19:35Z">
              <w:r>
                <w:rPr>
                  <w:rFonts w:hint="eastAsia"/>
                  <w:lang w:val="en-US" w:eastAsia="zh-CN"/>
                </w:rPr>
                <w:t>等级</w:t>
              </w:r>
            </w:ins>
            <w:ins w:id="205" w:author="zhoujiansheng" w:date="2024-05-22T11:19:37Z">
              <w:r>
                <w:rPr>
                  <w:rFonts w:hint="eastAsia"/>
                  <w:lang w:val="en-US" w:eastAsia="zh-CN"/>
                </w:rPr>
                <w:t>未</w:t>
              </w:r>
            </w:ins>
            <w:ins w:id="206" w:author="zhoujiansheng" w:date="2024-05-22T11:19:38Z">
              <w:r>
                <w:rPr>
                  <w:rFonts w:hint="eastAsia"/>
                  <w:lang w:val="en-US" w:eastAsia="zh-CN"/>
                </w:rPr>
                <w:t>选择，</w:t>
              </w:r>
            </w:ins>
            <w:ins w:id="207" w:author="zhoujiansheng" w:date="2024-05-22T11:19:40Z">
              <w:r>
                <w:rPr>
                  <w:rFonts w:hint="eastAsia"/>
                  <w:lang w:val="en-US" w:eastAsia="zh-CN"/>
                </w:rPr>
                <w:t>隐患</w:t>
              </w:r>
            </w:ins>
            <w:ins w:id="208" w:author="zhoujiansheng" w:date="2024-05-22T11:19:41Z">
              <w:r>
                <w:rPr>
                  <w:rFonts w:hint="eastAsia"/>
                  <w:lang w:val="en-US" w:eastAsia="zh-CN"/>
                </w:rPr>
                <w:t>规则</w:t>
              </w:r>
            </w:ins>
            <w:ins w:id="209" w:author="zhoujiansheng" w:date="2024-05-22T11:19:43Z">
              <w:r>
                <w:rPr>
                  <w:rFonts w:hint="eastAsia"/>
                  <w:lang w:val="en-US" w:eastAsia="zh-CN"/>
                </w:rPr>
                <w:t>不允许</w:t>
              </w:r>
            </w:ins>
            <w:ins w:id="210" w:author="zhoujiansheng" w:date="2024-05-22T11:19:44Z">
              <w:r>
                <w:rPr>
                  <w:rFonts w:hint="eastAsia"/>
                  <w:lang w:val="en-US" w:eastAsia="zh-CN"/>
                </w:rPr>
                <w:t>生效</w:t>
              </w:r>
            </w:ins>
            <w:ins w:id="211" w:author="zhoujiansheng" w:date="2024-05-22T11:19:52Z">
              <w:r>
                <w:rPr>
                  <w:rFonts w:hint="eastAsia"/>
                  <w:lang w:val="en-US" w:eastAsia="zh-CN"/>
                </w:rPr>
                <w:t>。</w:t>
              </w:r>
            </w:ins>
          </w:p>
          <w:p>
            <w:pPr>
              <w:keepNext w:val="0"/>
              <w:keepLines w:val="0"/>
              <w:pageBreakBefore w:val="0"/>
              <w:widowControl w:val="0"/>
              <w:numPr>
                <w:ilvl w:val="0"/>
                <w:numId w:val="16"/>
              </w:numPr>
              <w:kinsoku/>
              <w:wordWrap/>
              <w:overflowPunct/>
              <w:topLinePunct w:val="0"/>
              <w:autoSpaceDE/>
              <w:autoSpaceDN/>
              <w:bidi w:val="0"/>
              <w:adjustRightInd/>
              <w:snapToGrid/>
              <w:ind w:left="420" w:hanging="420"/>
              <w:textAlignment w:val="auto"/>
              <w:rPr>
                <w:ins w:id="213" w:author="zhoujiansheng" w:date="2024-05-22T10:42:18Z"/>
                <w:rFonts w:hint="default"/>
                <w:lang w:val="en-US" w:eastAsia="zh-CN"/>
              </w:rPr>
              <w:pPrChange w:id="212" w:author="zhoujiansheng" w:date="2024-05-22T11:34:37Z">
                <w:pPr>
                  <w:keepNext w:val="0"/>
                  <w:keepLines w:val="0"/>
                  <w:pageBreakBefore w:val="0"/>
                  <w:widowControl w:val="0"/>
                  <w:numPr>
                    <w:ilvl w:val="0"/>
                    <w:numId w:val="0"/>
                  </w:numPr>
                  <w:kinsoku/>
                  <w:wordWrap/>
                  <w:overflowPunct/>
                  <w:topLinePunct w:val="0"/>
                  <w:autoSpaceDE/>
                  <w:autoSpaceDN/>
                  <w:bidi w:val="0"/>
                  <w:adjustRightInd/>
                  <w:snapToGrid/>
                  <w:textAlignment w:val="auto"/>
                </w:pPr>
              </w:pPrChange>
            </w:pPr>
            <w:ins w:id="214" w:author="zhoujiansheng" w:date="2024-05-22T10:43:53Z">
              <w:r>
                <w:rPr>
                  <w:rFonts w:hint="eastAsia"/>
                  <w:lang w:val="en-US" w:eastAsia="zh-CN"/>
                </w:rPr>
                <w:t>是否推送</w:t>
              </w:r>
            </w:ins>
            <w:ins w:id="215" w:author="zhoujiansheng" w:date="2024-05-22T10:43:54Z">
              <w:r>
                <w:rPr>
                  <w:rFonts w:hint="eastAsia"/>
                  <w:lang w:val="en-US" w:eastAsia="zh-CN"/>
                </w:rPr>
                <w:t>：</w:t>
              </w:r>
            </w:ins>
            <w:ins w:id="216" w:author="zhoujiansheng" w:date="2024-05-22T10:45:07Z">
              <w:r>
                <w:rPr>
                  <w:rFonts w:hint="eastAsia"/>
                  <w:lang w:val="en-US" w:eastAsia="zh-CN"/>
                </w:rPr>
                <w:t>通过</w:t>
              </w:r>
            </w:ins>
            <w:ins w:id="217" w:author="zhoujiansheng" w:date="2024-05-22T10:46:22Z">
              <w:r>
                <w:rPr>
                  <w:rFonts w:hint="eastAsia"/>
                  <w:lang w:val="en-US" w:eastAsia="zh-CN"/>
                </w:rPr>
                <w:t>切换</w:t>
              </w:r>
            </w:ins>
            <w:ins w:id="218" w:author="zhoujiansheng" w:date="2024-05-22T10:46:24Z">
              <w:r>
                <w:rPr>
                  <w:rFonts w:hint="eastAsia"/>
                  <w:lang w:val="en-US" w:eastAsia="zh-CN"/>
                </w:rPr>
                <w:t>开关</w:t>
              </w:r>
            </w:ins>
            <w:ins w:id="219" w:author="zhoujiansheng" w:date="2024-05-22T10:46:29Z">
              <w:r>
                <w:rPr>
                  <w:rFonts w:hint="eastAsia"/>
                  <w:lang w:val="en-US" w:eastAsia="zh-CN"/>
                </w:rPr>
                <w:t>设置</w:t>
              </w:r>
            </w:ins>
            <w:ins w:id="220" w:author="zhoujiansheng" w:date="2024-05-22T10:46:30Z">
              <w:r>
                <w:rPr>
                  <w:rFonts w:hint="eastAsia"/>
                  <w:lang w:val="en-US" w:eastAsia="zh-CN"/>
                </w:rPr>
                <w:t>当前</w:t>
              </w:r>
            </w:ins>
            <w:ins w:id="221" w:author="zhoujiansheng" w:date="2024-05-22T10:46:32Z">
              <w:r>
                <w:rPr>
                  <w:rFonts w:hint="eastAsia"/>
                  <w:lang w:val="en-US" w:eastAsia="zh-CN"/>
                </w:rPr>
                <w:t>隐患</w:t>
              </w:r>
            </w:ins>
            <w:ins w:id="222" w:author="zhoujiansheng" w:date="2024-05-22T10:46:34Z">
              <w:r>
                <w:rPr>
                  <w:rFonts w:hint="eastAsia"/>
                  <w:lang w:val="en-US" w:eastAsia="zh-CN"/>
                </w:rPr>
                <w:t>规则</w:t>
              </w:r>
            </w:ins>
            <w:ins w:id="223" w:author="zhoujiansheng" w:date="2024-05-22T10:46:44Z">
              <w:r>
                <w:rPr>
                  <w:rFonts w:hint="eastAsia"/>
                  <w:lang w:val="en-US" w:eastAsia="zh-CN"/>
                </w:rPr>
                <w:t>触发的</w:t>
              </w:r>
            </w:ins>
            <w:ins w:id="224" w:author="zhoujiansheng" w:date="2024-05-22T10:46:45Z">
              <w:r>
                <w:rPr>
                  <w:rFonts w:hint="eastAsia"/>
                  <w:lang w:val="en-US" w:eastAsia="zh-CN"/>
                </w:rPr>
                <w:t>隐患</w:t>
              </w:r>
            </w:ins>
            <w:ins w:id="225" w:author="zhoujiansheng" w:date="2024-05-22T10:46:46Z">
              <w:r>
                <w:rPr>
                  <w:rFonts w:hint="eastAsia"/>
                  <w:lang w:val="en-US" w:eastAsia="zh-CN"/>
                </w:rPr>
                <w:t>是否</w:t>
              </w:r>
            </w:ins>
            <w:ins w:id="226" w:author="zhoujiansheng" w:date="2024-05-22T10:46:47Z">
              <w:r>
                <w:rPr>
                  <w:rFonts w:hint="eastAsia"/>
                  <w:lang w:val="en-US" w:eastAsia="zh-CN"/>
                </w:rPr>
                <w:t>推送</w:t>
              </w:r>
            </w:ins>
            <w:ins w:id="227" w:author="zhoujiansheng" w:date="2024-05-22T10:46:48Z">
              <w:r>
                <w:rPr>
                  <w:rFonts w:hint="eastAsia"/>
                  <w:lang w:val="en-US" w:eastAsia="zh-CN"/>
                </w:rPr>
                <w:t>到E</w:t>
              </w:r>
            </w:ins>
            <w:ins w:id="228" w:author="zhoujiansheng" w:date="2024-05-22T10:46:49Z">
              <w:r>
                <w:rPr>
                  <w:rFonts w:hint="eastAsia"/>
                  <w:lang w:val="en-US" w:eastAsia="zh-CN"/>
                </w:rPr>
                <w:t>MOS</w:t>
              </w:r>
            </w:ins>
            <w:ins w:id="229" w:author="zhoujiansheng" w:date="2024-05-22T10:46:51Z">
              <w:r>
                <w:rPr>
                  <w:rFonts w:hint="eastAsia"/>
                  <w:lang w:val="en-US" w:eastAsia="zh-CN"/>
                </w:rPr>
                <w:t>生成</w:t>
              </w:r>
            </w:ins>
            <w:ins w:id="230" w:author="zhoujiansheng" w:date="2024-05-22T10:46:52Z">
              <w:r>
                <w:rPr>
                  <w:rFonts w:hint="eastAsia"/>
                  <w:lang w:val="en-US" w:eastAsia="zh-CN"/>
                </w:rPr>
                <w:t>工单</w:t>
              </w:r>
            </w:ins>
            <w:ins w:id="231" w:author="zhoujiansheng" w:date="2024-05-22T10:46:56Z">
              <w:r>
                <w:rPr>
                  <w:rFonts w:hint="eastAsia"/>
                  <w:lang w:val="en-US" w:eastAsia="zh-CN"/>
                </w:rPr>
                <w:t>。</w:t>
              </w:r>
            </w:ins>
            <w:ins w:id="232" w:author="zhoujiansheng" w:date="2024-05-22T10:47:07Z">
              <w:r>
                <w:rPr>
                  <w:rFonts w:hint="eastAsia"/>
                  <w:lang w:val="en-US" w:eastAsia="zh-CN"/>
                </w:rPr>
                <w:t>默认</w:t>
              </w:r>
            </w:ins>
            <w:ins w:id="233" w:author="zhoujiansheng" w:date="2024-05-22T10:47:10Z">
              <w:r>
                <w:rPr>
                  <w:rFonts w:hint="eastAsia"/>
                  <w:lang w:val="en-US" w:eastAsia="zh-CN"/>
                </w:rPr>
                <w:t>否</w:t>
              </w:r>
            </w:ins>
            <w:ins w:id="234" w:author="zhoujiansheng" w:date="2024-05-22T10:47:19Z">
              <w:r>
                <w:rPr>
                  <w:rFonts w:hint="eastAsia"/>
                  <w:lang w:val="en-US" w:eastAsia="zh-CN"/>
                </w:rPr>
                <w:t>。</w:t>
              </w:r>
            </w:ins>
          </w:p>
          <w:p>
            <w:pPr>
              <w:keepNext w:val="0"/>
              <w:keepLines w:val="0"/>
              <w:pageBreakBefore w:val="0"/>
              <w:widowControl w:val="0"/>
              <w:numPr>
                <w:ilvl w:val="0"/>
                <w:numId w:val="0"/>
              </w:numPr>
              <w:kinsoku/>
              <w:wordWrap/>
              <w:overflowPunct/>
              <w:topLinePunct w:val="0"/>
              <w:autoSpaceDE/>
              <w:autoSpaceDN/>
              <w:bidi w:val="0"/>
              <w:adjustRightInd/>
              <w:snapToGrid/>
              <w:textAlignment w:val="auto"/>
              <w:rPr>
                <w:ins w:id="235" w:author="zhoujiansheng" w:date="2024-05-22T10:42:18Z"/>
                <w:rFonts w:hint="default"/>
                <w:lang w:val="en-US" w:eastAsia="zh-CN"/>
              </w:rPr>
            </w:pPr>
            <w:ins w:id="236" w:author="zhoujiansheng" w:date="2024-05-22T10:42:21Z">
              <w:r>
                <w:rPr/>
                <w:drawing>
                  <wp:inline distT="0" distB="0" distL="114300" distR="114300">
                    <wp:extent cx="5468620" cy="1438275"/>
                    <wp:effectExtent l="0" t="0" r="2540" b="952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3"/>
                            <a:stretch>
                              <a:fillRect/>
                            </a:stretch>
                          </pic:blipFill>
                          <pic:spPr>
                            <a:xfrm>
                              <a:off x="0" y="0"/>
                              <a:ext cx="5468620" cy="1438275"/>
                            </a:xfrm>
                            <a:prstGeom prst="rect">
                              <a:avLst/>
                            </a:prstGeom>
                            <a:noFill/>
                            <a:ln>
                              <a:noFill/>
                            </a:ln>
                          </pic:spPr>
                        </pic:pic>
                      </a:graphicData>
                    </a:graphic>
                  </wp:inline>
                </w:drawing>
              </w:r>
            </w:ins>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lang w:val="en-US" w:eastAsia="zh-CN"/>
              </w:rPr>
            </w:pPr>
            <w:r>
              <w:rPr>
                <w:rFonts w:hint="eastAsia"/>
                <w:lang w:val="en-US" w:eastAsia="zh-CN"/>
              </w:rPr>
              <w:t>生效范围的选择：</w:t>
            </w:r>
          </w:p>
          <w:p>
            <w:pPr>
              <w:keepNext w:val="0"/>
              <w:keepLines w:val="0"/>
              <w:pageBreakBefore w:val="0"/>
              <w:widowControl w:val="0"/>
              <w:numPr>
                <w:ilvl w:val="0"/>
                <w:numId w:val="17"/>
              </w:numPr>
              <w:kinsoku/>
              <w:wordWrap/>
              <w:overflowPunct/>
              <w:topLinePunct w:val="0"/>
              <w:autoSpaceDE/>
              <w:autoSpaceDN/>
              <w:bidi w:val="0"/>
              <w:adjustRightInd/>
              <w:snapToGrid/>
              <w:ind w:left="420" w:leftChars="0" w:hanging="420" w:firstLineChars="0"/>
              <w:textAlignment w:val="auto"/>
              <w:rPr>
                <w:rFonts w:hint="eastAsia"/>
                <w:lang w:val="en-US" w:eastAsia="zh-CN"/>
              </w:rPr>
            </w:pPr>
            <w:r>
              <w:rPr>
                <w:rFonts w:hint="eastAsia"/>
                <w:lang w:val="en-US" w:eastAsia="zh-CN"/>
              </w:rPr>
              <w:t>编辑页面显示当前选择的设备类型和隐患名称；</w:t>
            </w:r>
          </w:p>
          <w:p>
            <w:pPr>
              <w:keepNext w:val="0"/>
              <w:keepLines w:val="0"/>
              <w:pageBreakBefore w:val="0"/>
              <w:widowControl w:val="0"/>
              <w:numPr>
                <w:ilvl w:val="0"/>
                <w:numId w:val="17"/>
              </w:numPr>
              <w:kinsoku/>
              <w:wordWrap/>
              <w:overflowPunct/>
              <w:topLinePunct w:val="0"/>
              <w:autoSpaceDE/>
              <w:autoSpaceDN/>
              <w:bidi w:val="0"/>
              <w:adjustRightInd/>
              <w:snapToGrid/>
              <w:ind w:left="420" w:leftChars="0" w:hanging="420" w:firstLineChars="0"/>
              <w:textAlignment w:val="auto"/>
              <w:rPr>
                <w:rFonts w:hint="eastAsia"/>
                <w:lang w:val="en-US" w:eastAsia="zh-CN"/>
              </w:rPr>
            </w:pPr>
            <w:r>
              <w:rPr>
                <w:rFonts w:hint="eastAsia"/>
                <w:lang w:val="en-US" w:eastAsia="zh-CN"/>
              </w:rPr>
              <w:t>编辑页增加筛选条件“站点类型”，枚举：数据中心、通信机楼、传输节点、通信基站</w:t>
            </w:r>
          </w:p>
          <w:p>
            <w:pPr>
              <w:keepNext w:val="0"/>
              <w:keepLines w:val="0"/>
              <w:pageBreakBefore w:val="0"/>
              <w:widowControl w:val="0"/>
              <w:numPr>
                <w:ilvl w:val="0"/>
                <w:numId w:val="17"/>
              </w:numPr>
              <w:kinsoku/>
              <w:wordWrap/>
              <w:overflowPunct/>
              <w:topLinePunct w:val="0"/>
              <w:autoSpaceDE/>
              <w:autoSpaceDN/>
              <w:bidi w:val="0"/>
              <w:adjustRightInd/>
              <w:snapToGrid/>
              <w:ind w:left="420" w:leftChars="0" w:hanging="420" w:firstLineChars="0"/>
              <w:textAlignment w:val="auto"/>
              <w:rPr>
                <w:rFonts w:hint="eastAsia"/>
                <w:lang w:val="en-US" w:eastAsia="zh-CN"/>
              </w:rPr>
            </w:pPr>
            <w:r>
              <w:rPr>
                <w:rFonts w:hint="eastAsia"/>
                <w:lang w:val="en-US" w:eastAsia="zh-CN"/>
              </w:rPr>
              <w:t>左侧显示广西空间资源树：广西-地市-区县-站点-机房。生效范围可选择树中所有节点。设备名称关联当前编辑的设备类型，只显示该机房下的此类型设备；空间资源树支持站点的模糊查找；</w:t>
            </w:r>
          </w:p>
          <w:p>
            <w:pPr>
              <w:keepNext w:val="0"/>
              <w:keepLines w:val="0"/>
              <w:pageBreakBefore w:val="0"/>
              <w:widowControl w:val="0"/>
              <w:numPr>
                <w:ilvl w:val="0"/>
                <w:numId w:val="17"/>
              </w:numPr>
              <w:kinsoku/>
              <w:wordWrap/>
              <w:overflowPunct/>
              <w:topLinePunct w:val="0"/>
              <w:autoSpaceDE/>
              <w:autoSpaceDN/>
              <w:bidi w:val="0"/>
              <w:adjustRightInd/>
              <w:snapToGrid/>
              <w:ind w:left="420" w:leftChars="0" w:hanging="420" w:firstLineChars="0"/>
              <w:textAlignment w:val="auto"/>
              <w:rPr>
                <w:rFonts w:hint="eastAsia"/>
                <w:lang w:val="en-US" w:eastAsia="zh-CN"/>
              </w:rPr>
            </w:pPr>
            <w:r>
              <w:rPr>
                <w:rFonts w:hint="eastAsia"/>
                <w:lang w:val="en-US" w:eastAsia="zh-CN"/>
              </w:rPr>
              <w:t>中间显示所选节点的空间信息，如下表</w:t>
            </w:r>
          </w:p>
          <w:tbl>
            <w:tblPr>
              <w:tblStyle w:val="33"/>
              <w:tblW w:w="862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74"/>
              <w:gridCol w:w="2875"/>
              <w:gridCol w:w="28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4" w:type="dxa"/>
                  <w:shd w:val="clear" w:color="auto" w:fill="BEBEBE" w:themeFill="background1" w:themeFillShade="BF"/>
                </w:tcPr>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b/>
                      <w:bCs/>
                      <w:vertAlign w:val="baseline"/>
                      <w:lang w:val="en-US" w:eastAsia="zh-CN"/>
                    </w:rPr>
                  </w:pPr>
                  <w:r>
                    <w:rPr>
                      <w:rFonts w:hint="eastAsia"/>
                      <w:b/>
                      <w:bCs/>
                      <w:vertAlign w:val="baseline"/>
                      <w:lang w:val="en-US" w:eastAsia="zh-CN"/>
                    </w:rPr>
                    <w:t>左侧资源节点</w:t>
                  </w:r>
                </w:p>
              </w:tc>
              <w:tc>
                <w:tcPr>
                  <w:tcW w:w="2875" w:type="dxa"/>
                  <w:shd w:val="clear" w:color="auto" w:fill="BEBEBE" w:themeFill="background1" w:themeFillShade="BF"/>
                </w:tcPr>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b/>
                      <w:bCs/>
                      <w:vertAlign w:val="baseline"/>
                      <w:lang w:val="en-US" w:eastAsia="zh-CN"/>
                    </w:rPr>
                  </w:pPr>
                  <w:r>
                    <w:rPr>
                      <w:rFonts w:hint="eastAsia"/>
                      <w:b/>
                      <w:bCs/>
                      <w:vertAlign w:val="baseline"/>
                      <w:lang w:val="en-US" w:eastAsia="zh-CN"/>
                    </w:rPr>
                    <w:t>选中信息</w:t>
                  </w:r>
                </w:p>
              </w:tc>
              <w:tc>
                <w:tcPr>
                  <w:tcW w:w="2875" w:type="dxa"/>
                  <w:shd w:val="clear" w:color="auto" w:fill="BEBEBE" w:themeFill="background1" w:themeFillShade="BF"/>
                </w:tcPr>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b/>
                      <w:bCs/>
                      <w:vertAlign w:val="baseline"/>
                      <w:lang w:val="en-US" w:eastAsia="zh-CN"/>
                    </w:rPr>
                  </w:pPr>
                  <w:r>
                    <w:rPr>
                      <w:rFonts w:hint="eastAsia"/>
                      <w:b/>
                      <w:bCs/>
                      <w:vertAlign w:val="baseline"/>
                      <w:lang w:val="en-US" w:eastAsia="zh-CN"/>
                    </w:rPr>
                    <w:t>所属位置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4" w:type="dxa"/>
                </w:tcPr>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vertAlign w:val="baseline"/>
                      <w:lang w:val="en-US" w:eastAsia="zh-CN"/>
                    </w:rPr>
                  </w:pPr>
                  <w:r>
                    <w:rPr>
                      <w:rFonts w:hint="eastAsia"/>
                      <w:vertAlign w:val="baseline"/>
                      <w:lang w:val="en-US" w:eastAsia="zh-CN"/>
                    </w:rPr>
                    <w:t>广西</w:t>
                  </w:r>
                </w:p>
              </w:tc>
              <w:tc>
                <w:tcPr>
                  <w:tcW w:w="2875" w:type="dxa"/>
                </w:tcPr>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vertAlign w:val="baseline"/>
                      <w:lang w:val="en-US" w:eastAsia="zh-CN"/>
                    </w:rPr>
                  </w:pPr>
                  <w:r>
                    <w:rPr>
                      <w:rFonts w:hint="eastAsia"/>
                      <w:vertAlign w:val="baseline"/>
                      <w:lang w:val="en-US" w:eastAsia="zh-CN"/>
                    </w:rPr>
                    <w:t>所有地市</w:t>
                  </w:r>
                </w:p>
              </w:tc>
              <w:tc>
                <w:tcPr>
                  <w:tcW w:w="2875" w:type="dxa"/>
                </w:tcPr>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vertAlign w:val="baseline"/>
                      <w:lang w:val="en-US" w:eastAsia="zh-CN"/>
                    </w:rPr>
                  </w:pPr>
                  <w:r>
                    <w:rPr>
                      <w:rFonts w:hint="eastAsia"/>
                      <w:vertAlign w:val="baseline"/>
                      <w:lang w:val="en-US" w:eastAsia="zh-CN"/>
                    </w:rPr>
                    <w:t>广西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4" w:type="dxa"/>
                </w:tcPr>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vertAlign w:val="baseline"/>
                      <w:lang w:val="en-US" w:eastAsia="zh-CN"/>
                    </w:rPr>
                  </w:pPr>
                  <w:r>
                    <w:rPr>
                      <w:rFonts w:hint="eastAsia"/>
                      <w:vertAlign w:val="baseline"/>
                      <w:lang w:val="en-US" w:eastAsia="zh-CN"/>
                    </w:rPr>
                    <w:t>地市</w:t>
                  </w:r>
                </w:p>
              </w:tc>
              <w:tc>
                <w:tcPr>
                  <w:tcW w:w="2875" w:type="dxa"/>
                </w:tcPr>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vertAlign w:val="baseline"/>
                      <w:lang w:val="en-US" w:eastAsia="zh-CN"/>
                    </w:rPr>
                  </w:pPr>
                  <w:r>
                    <w:rPr>
                      <w:rFonts w:hint="eastAsia"/>
                      <w:highlight w:val="yellow"/>
                      <w:vertAlign w:val="baseline"/>
                      <w:lang w:val="en-US" w:eastAsia="zh-CN"/>
                    </w:rPr>
                    <w:t>地市所有区县</w:t>
                  </w:r>
                </w:p>
              </w:tc>
              <w:tc>
                <w:tcPr>
                  <w:tcW w:w="2875" w:type="dxa"/>
                </w:tcPr>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vertAlign w:val="baseline"/>
                      <w:lang w:val="en-US" w:eastAsia="zh-CN"/>
                    </w:rPr>
                  </w:pPr>
                  <w:r>
                    <w:rPr>
                      <w:rFonts w:hint="eastAsia"/>
                      <w:vertAlign w:val="baseline"/>
                      <w:lang w:val="en-US" w:eastAsia="zh-CN"/>
                    </w:rPr>
                    <w:t>地市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4" w:type="dxa"/>
                </w:tcPr>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highlight w:val="yellow"/>
                      <w:vertAlign w:val="baseline"/>
                      <w:lang w:val="en-US" w:eastAsia="zh-CN"/>
                    </w:rPr>
                  </w:pPr>
                  <w:r>
                    <w:rPr>
                      <w:rFonts w:hint="eastAsia"/>
                      <w:highlight w:val="yellow"/>
                      <w:vertAlign w:val="baseline"/>
                      <w:lang w:val="en-US" w:eastAsia="zh-CN"/>
                    </w:rPr>
                    <w:t>区县</w:t>
                  </w:r>
                </w:p>
              </w:tc>
              <w:tc>
                <w:tcPr>
                  <w:tcW w:w="2875" w:type="dxa"/>
                </w:tcPr>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highlight w:val="yellow"/>
                      <w:vertAlign w:val="baseline"/>
                      <w:lang w:val="en-US" w:eastAsia="zh-CN"/>
                    </w:rPr>
                  </w:pPr>
                  <w:r>
                    <w:rPr>
                      <w:rFonts w:hint="eastAsia"/>
                      <w:highlight w:val="yellow"/>
                      <w:vertAlign w:val="baseline"/>
                      <w:lang w:val="en-US" w:eastAsia="zh-CN"/>
                    </w:rPr>
                    <w:t>区县下所有站点</w:t>
                  </w:r>
                </w:p>
              </w:tc>
              <w:tc>
                <w:tcPr>
                  <w:tcW w:w="2875" w:type="dxa"/>
                </w:tcPr>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highlight w:val="yellow"/>
                      <w:vertAlign w:val="baseline"/>
                      <w:lang w:val="en-US" w:eastAsia="zh-CN"/>
                    </w:rPr>
                  </w:pPr>
                  <w:r>
                    <w:rPr>
                      <w:rFonts w:hint="eastAsia"/>
                      <w:highlight w:val="yellow"/>
                      <w:vertAlign w:val="baseline"/>
                      <w:lang w:val="en-US" w:eastAsia="zh-CN"/>
                    </w:rPr>
                    <w:t>区县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4" w:type="dxa"/>
                  <w:vAlign w:val="top"/>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vertAlign w:val="baseline"/>
                      <w:lang w:val="en-US" w:eastAsia="zh-CN"/>
                    </w:rPr>
                  </w:pPr>
                  <w:r>
                    <w:rPr>
                      <w:rFonts w:hint="eastAsia"/>
                      <w:vertAlign w:val="baseline"/>
                      <w:lang w:val="en-US" w:eastAsia="zh-CN"/>
                    </w:rPr>
                    <w:t>站点</w:t>
                  </w:r>
                </w:p>
              </w:tc>
              <w:tc>
                <w:tcPr>
                  <w:tcW w:w="2875" w:type="dxa"/>
                  <w:vAlign w:val="top"/>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vertAlign w:val="baseline"/>
                      <w:lang w:val="en-US" w:eastAsia="zh-CN"/>
                    </w:rPr>
                  </w:pPr>
                  <w:r>
                    <w:rPr>
                      <w:rFonts w:hint="eastAsia"/>
                      <w:vertAlign w:val="baseline"/>
                      <w:lang w:val="en-US" w:eastAsia="zh-CN"/>
                    </w:rPr>
                    <w:t>站点所有机房</w:t>
                  </w:r>
                </w:p>
              </w:tc>
              <w:tc>
                <w:tcPr>
                  <w:tcW w:w="2875" w:type="dxa"/>
                  <w:vAlign w:val="top"/>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vertAlign w:val="baseline"/>
                      <w:lang w:val="en-US" w:eastAsia="zh-CN"/>
                    </w:rPr>
                  </w:pPr>
                  <w:r>
                    <w:rPr>
                      <w:rFonts w:hint="eastAsia"/>
                      <w:vertAlign w:val="baseline"/>
                      <w:lang w:val="en-US" w:eastAsia="zh-CN"/>
                    </w:rPr>
                    <w:t>站点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874" w:type="dxa"/>
                  <w:vAlign w:val="top"/>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eastAsia"/>
                      <w:vertAlign w:val="baseline"/>
                      <w:lang w:val="en-US" w:eastAsia="zh-CN"/>
                    </w:rPr>
                  </w:pPr>
                  <w:r>
                    <w:rPr>
                      <w:rFonts w:hint="eastAsia"/>
                      <w:vertAlign w:val="baseline"/>
                      <w:lang w:val="en-US" w:eastAsia="zh-CN"/>
                    </w:rPr>
                    <w:t>机房</w:t>
                  </w:r>
                </w:p>
              </w:tc>
              <w:tc>
                <w:tcPr>
                  <w:tcW w:w="2875" w:type="dxa"/>
                  <w:vAlign w:val="top"/>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eastAsia"/>
                      <w:vertAlign w:val="baseline"/>
                      <w:lang w:val="en-US" w:eastAsia="zh-CN"/>
                    </w:rPr>
                  </w:pPr>
                  <w:r>
                    <w:rPr>
                      <w:rFonts w:hint="eastAsia"/>
                      <w:vertAlign w:val="baseline"/>
                      <w:lang w:val="en-US" w:eastAsia="zh-CN"/>
                    </w:rPr>
                    <w:t>机房所有此类设备</w:t>
                  </w:r>
                </w:p>
              </w:tc>
              <w:tc>
                <w:tcPr>
                  <w:tcW w:w="2875" w:type="dxa"/>
                  <w:vAlign w:val="top"/>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eastAsia"/>
                      <w:vertAlign w:val="baseline"/>
                      <w:lang w:val="en-US" w:eastAsia="zh-CN"/>
                    </w:rPr>
                  </w:pPr>
                  <w:r>
                    <w:rPr>
                      <w:rFonts w:hint="eastAsia"/>
                      <w:vertAlign w:val="baseline"/>
                      <w:lang w:val="en-US" w:eastAsia="zh-CN"/>
                    </w:rPr>
                    <w:t>机房</w:t>
                  </w:r>
                </w:p>
              </w:tc>
            </w:tr>
          </w:tbl>
          <w:p>
            <w:pPr>
              <w:keepNext w:val="0"/>
              <w:keepLines w:val="0"/>
              <w:pageBreakBefore w:val="0"/>
              <w:widowControl w:val="0"/>
              <w:numPr>
                <w:ilvl w:val="0"/>
                <w:numId w:val="17"/>
              </w:numPr>
              <w:kinsoku/>
              <w:wordWrap/>
              <w:overflowPunct/>
              <w:topLinePunct w:val="0"/>
              <w:autoSpaceDE/>
              <w:autoSpaceDN/>
              <w:bidi w:val="0"/>
              <w:adjustRightInd/>
              <w:snapToGrid/>
              <w:ind w:left="420" w:leftChars="0" w:hanging="420" w:firstLineChars="0"/>
              <w:textAlignment w:val="auto"/>
              <w:rPr>
                <w:rFonts w:hint="default"/>
                <w:lang w:val="en-US" w:eastAsia="zh-CN"/>
              </w:rPr>
            </w:pPr>
            <w:r>
              <w:rPr>
                <w:rFonts w:hint="eastAsia"/>
                <w:lang w:val="en-US" w:eastAsia="zh-CN"/>
              </w:rPr>
              <w:t>右侧为预选中信息，可从中间迁入要生效的空间信息；</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lang w:val="en-US" w:eastAsia="zh-CN"/>
              </w:rPr>
            </w:pPr>
            <w:r>
              <w:rPr>
                <w:rFonts w:hint="eastAsia"/>
                <w:b/>
                <w:bCs/>
                <w:lang w:val="en-US" w:eastAsia="zh-CN"/>
              </w:rPr>
              <w:t>隐患规则配置</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lang w:val="en-US" w:eastAsia="zh-CN"/>
              </w:rPr>
            </w:pPr>
            <w:r>
              <w:rPr>
                <w:rFonts w:hint="eastAsia"/>
                <w:lang w:val="en-US" w:eastAsia="zh-CN"/>
              </w:rPr>
              <w:t>隐患感知规则取表中的3个字段：设备类型、隐患名称、告警条件（页面显示隐患公式）。隐患感知规则表见附件：</w:t>
            </w:r>
          </w:p>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eastAsia"/>
                <w:lang w:val="en-US" w:eastAsia="zh-CN"/>
              </w:rPr>
            </w:pPr>
            <w:r>
              <w:rPr>
                <w:rFonts w:hint="eastAsia"/>
                <w:lang w:val="en-US" w:eastAsia="zh-CN"/>
              </w:rPr>
              <w:object>
                <v:shape id="_x0000_i1026" o:spt="75" type="#_x0000_t75" style="height:63.45pt;width:70.45pt;" o:ole="t" filled="f" o:preferrelative="t" stroked="f" coordsize="21600,21600">
                  <v:path/>
                  <v:fill on="f" focussize="0,0"/>
                  <v:stroke on="f"/>
                  <v:imagedata r:id="rId15" o:title=""/>
                  <o:lock v:ext="edit" aspectratio="t"/>
                  <w10:wrap type="none"/>
                  <w10:anchorlock/>
                </v:shape>
                <o:OLEObject Type="Embed" ProgID="Excel.Sheet.12" ShapeID="_x0000_i1026" DrawAspect="Icon" ObjectID="_1468075726" r:id="rId14">
                  <o:LockedField>false</o:LockedField>
                </o:OLEObject>
              </w:object>
            </w:r>
          </w:p>
          <w:p>
            <w:pPr>
              <w:pStyle w:val="14"/>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eastAsia"/>
                <w:lang w:val="en-US" w:eastAsia="zh-CN"/>
              </w:rPr>
            </w:pPr>
            <w:bookmarkStart w:id="6" w:name="_Ref27074"/>
            <w:r>
              <w:t>附件1-</w:t>
            </w:r>
            <w:r>
              <w:fldChar w:fldCharType="begin"/>
            </w:r>
            <w:r>
              <w:instrText xml:space="preserve"> SEQ 附件1- \* ARABIC </w:instrText>
            </w:r>
            <w:r>
              <w:fldChar w:fldCharType="separate"/>
            </w:r>
            <w:r>
              <w:t>1</w:t>
            </w:r>
            <w:r>
              <w:fldChar w:fldCharType="end"/>
            </w:r>
            <w:bookmarkEnd w:id="6"/>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lang w:val="en-US" w:eastAsia="zh-CN"/>
              </w:rPr>
            </w:pPr>
            <w:r>
              <w:rPr>
                <w:rFonts w:hint="eastAsia"/>
                <w:lang w:val="en-US" w:eastAsia="zh-CN"/>
              </w:rPr>
              <w:t>编辑隐患公式时，可编辑部分的数值长度不超过11位数。</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lang w:val="en-US" w:eastAsia="zh-CN"/>
              </w:rPr>
            </w:pPr>
            <w:r>
              <w:rPr>
                <w:rFonts w:hint="eastAsia"/>
                <w:b/>
                <w:bCs/>
                <w:lang w:val="en-US" w:eastAsia="zh-CN"/>
              </w:rPr>
              <w:t>规则生效说明</w:t>
            </w:r>
          </w:p>
          <w:p>
            <w:pPr>
              <w:keepNext w:val="0"/>
              <w:keepLines w:val="0"/>
              <w:pageBreakBefore w:val="0"/>
              <w:widowControl w:val="0"/>
              <w:numPr>
                <w:ilvl w:val="0"/>
                <w:numId w:val="18"/>
              </w:numPr>
              <w:kinsoku/>
              <w:wordWrap/>
              <w:overflowPunct/>
              <w:topLinePunct w:val="0"/>
              <w:autoSpaceDE/>
              <w:autoSpaceDN/>
              <w:bidi w:val="0"/>
              <w:adjustRightInd/>
              <w:snapToGrid/>
              <w:ind w:left="425" w:leftChars="0" w:hanging="425" w:firstLineChars="0"/>
              <w:textAlignment w:val="auto"/>
              <w:rPr>
                <w:rFonts w:hint="eastAsia"/>
                <w:lang w:val="en-US" w:eastAsia="zh-CN"/>
              </w:rPr>
            </w:pPr>
            <w:r>
              <w:rPr>
                <w:rFonts w:hint="eastAsia"/>
                <w:lang w:val="en-US" w:eastAsia="zh-CN"/>
              </w:rPr>
              <w:t>若同一个隐患规则，生成了多个副本，且多个副本存在应用范围重叠，重叠部分的设备，多个隐患规则都生效。触发即推送隐患。</w:t>
            </w:r>
          </w:p>
          <w:p>
            <w:pPr>
              <w:keepNext w:val="0"/>
              <w:keepLines w:val="0"/>
              <w:pageBreakBefore w:val="0"/>
              <w:widowControl w:val="0"/>
              <w:numPr>
                <w:ilvl w:val="-1"/>
                <w:numId w:val="0"/>
              </w:numPr>
              <w:kinsoku/>
              <w:wordWrap/>
              <w:overflowPunct/>
              <w:topLinePunct w:val="0"/>
              <w:autoSpaceDE/>
              <w:autoSpaceDN/>
              <w:bidi w:val="0"/>
              <w:adjustRightInd/>
              <w:snapToGrid/>
              <w:ind w:left="0" w:leftChars="0" w:firstLine="0" w:firstLineChars="0"/>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lang w:val="en-US" w:eastAsia="zh-CN"/>
              </w:rPr>
            </w:pPr>
          </w:p>
          <w:p>
            <w:pPr>
              <w:numPr>
                <w:ilvl w:val="0"/>
                <w:numId w:val="0"/>
              </w:numPr>
              <w:ind w:leftChars="0"/>
              <w:rPr>
                <w:rFonts w:hint="eastAsia"/>
                <w:lang w:val="en-US" w:eastAsia="zh-CN"/>
              </w:rPr>
            </w:pPr>
          </w:p>
          <w:p>
            <w:pPr>
              <w:widowControl w:val="0"/>
              <w:numPr>
                <w:ilvl w:val="0"/>
                <w:numId w:val="0"/>
              </w:numPr>
              <w:jc w:val="both"/>
              <w:rPr>
                <w:rFonts w:hint="default"/>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shd w:val="clear" w:color="auto" w:fill="auto"/>
          </w:tcPr>
          <w:p>
            <w:pPr>
              <w:pStyle w:val="16"/>
              <w:rPr>
                <w:sz w:val="22"/>
                <w:szCs w:val="22"/>
              </w:rPr>
            </w:pPr>
            <w:r>
              <w:rPr>
                <w:rFonts w:hint="eastAsia"/>
                <w:sz w:val="22"/>
                <w:szCs w:val="22"/>
              </w:rPr>
              <w:t>优先级</w:t>
            </w:r>
          </w:p>
        </w:tc>
        <w:tc>
          <w:tcPr>
            <w:tcW w:w="1622" w:type="dxa"/>
            <w:gridSpan w:val="2"/>
            <w:shd w:val="clear" w:color="auto" w:fill="auto"/>
          </w:tcPr>
          <w:p>
            <w:pPr>
              <w:pStyle w:val="16"/>
              <w:rPr>
                <w:rFonts w:hint="eastAsia" w:eastAsia="宋体"/>
                <w:sz w:val="22"/>
                <w:szCs w:val="22"/>
                <w:lang w:eastAsia="zh-CN"/>
              </w:rPr>
            </w:pPr>
            <w:r>
              <w:rPr>
                <w:rFonts w:hint="eastAsia"/>
                <w:sz w:val="22"/>
                <w:szCs w:val="22"/>
                <w:lang w:val="en-US" w:eastAsia="zh-CN"/>
              </w:rPr>
              <w:t>中</w:t>
            </w:r>
          </w:p>
        </w:tc>
        <w:tc>
          <w:tcPr>
            <w:tcW w:w="1146" w:type="dxa"/>
            <w:shd w:val="clear" w:color="auto" w:fill="auto"/>
          </w:tcPr>
          <w:p>
            <w:pPr>
              <w:pStyle w:val="16"/>
              <w:rPr>
                <w:sz w:val="22"/>
                <w:szCs w:val="22"/>
              </w:rPr>
            </w:pPr>
            <w:r>
              <w:rPr>
                <w:rFonts w:hint="eastAsia"/>
                <w:sz w:val="22"/>
                <w:szCs w:val="22"/>
              </w:rPr>
              <w:t>使用频度</w:t>
            </w:r>
          </w:p>
        </w:tc>
        <w:tc>
          <w:tcPr>
            <w:tcW w:w="6072" w:type="dxa"/>
            <w:gridSpan w:val="3"/>
            <w:shd w:val="clear" w:color="auto" w:fill="auto"/>
          </w:tcPr>
          <w:p>
            <w:pPr>
              <w:pStyle w:val="16"/>
              <w:rPr>
                <w:rFonts w:hint="default" w:eastAsia="宋体"/>
                <w:sz w:val="22"/>
                <w:szCs w:val="22"/>
                <w:lang w:val="en-US" w:eastAsia="zh-CN"/>
              </w:rPr>
            </w:pPr>
            <w:r>
              <w:rPr>
                <w:rFonts w:hint="eastAsia"/>
                <w:sz w:val="22"/>
                <w:szCs w:val="22"/>
                <w:lang w:val="en-US" w:eastAsia="zh-CN"/>
              </w:rPr>
              <w:t>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shd w:val="clear" w:color="auto" w:fill="auto"/>
          </w:tcPr>
          <w:p>
            <w:pPr>
              <w:pStyle w:val="16"/>
              <w:rPr>
                <w:sz w:val="22"/>
                <w:szCs w:val="22"/>
              </w:rPr>
            </w:pPr>
            <w:r>
              <w:rPr>
                <w:rFonts w:hint="eastAsia"/>
                <w:sz w:val="22"/>
                <w:szCs w:val="22"/>
              </w:rPr>
              <w:t>前置</w:t>
            </w:r>
            <w:r>
              <w:rPr>
                <w:sz w:val="22"/>
                <w:szCs w:val="22"/>
              </w:rPr>
              <w:t>条件</w:t>
            </w:r>
          </w:p>
        </w:tc>
        <w:tc>
          <w:tcPr>
            <w:tcW w:w="8840" w:type="dxa"/>
            <w:gridSpan w:val="6"/>
            <w:shd w:val="clear" w:color="auto" w:fill="auto"/>
          </w:tcPr>
          <w:p>
            <w:pPr>
              <w:pStyle w:val="16"/>
              <w:rPr>
                <w:rFonts w:hint="default" w:ascii="宋体" w:hAnsi="宋体" w:eastAsia="宋体"/>
                <w:sz w:val="22"/>
                <w:szCs w:val="22"/>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shd w:val="clear" w:color="auto" w:fill="auto"/>
          </w:tcPr>
          <w:p>
            <w:pPr>
              <w:pStyle w:val="16"/>
              <w:rPr>
                <w:sz w:val="22"/>
                <w:szCs w:val="22"/>
              </w:rPr>
            </w:pPr>
            <w:r>
              <w:rPr>
                <w:rFonts w:hint="eastAsia"/>
                <w:sz w:val="22"/>
                <w:szCs w:val="22"/>
              </w:rPr>
              <w:t>后置</w:t>
            </w:r>
            <w:r>
              <w:rPr>
                <w:sz w:val="22"/>
                <w:szCs w:val="22"/>
              </w:rPr>
              <w:t>条件</w:t>
            </w:r>
          </w:p>
        </w:tc>
        <w:tc>
          <w:tcPr>
            <w:tcW w:w="8840" w:type="dxa"/>
            <w:gridSpan w:val="6"/>
            <w:shd w:val="clear" w:color="auto" w:fill="auto"/>
          </w:tcPr>
          <w:p>
            <w:pPr>
              <w:pStyle w:val="16"/>
              <w:rPr>
                <w:rFonts w:hint="default" w:ascii="宋体" w:hAnsi="宋体" w:eastAsia="宋体"/>
                <w:sz w:val="22"/>
                <w:szCs w:val="22"/>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vMerge w:val="restart"/>
            <w:shd w:val="clear" w:color="auto" w:fill="auto"/>
            <w:vAlign w:val="center"/>
          </w:tcPr>
          <w:p>
            <w:pPr>
              <w:pStyle w:val="16"/>
              <w:rPr>
                <w:sz w:val="22"/>
                <w:szCs w:val="22"/>
              </w:rPr>
            </w:pPr>
            <w:r>
              <w:rPr>
                <w:rFonts w:hint="eastAsia"/>
                <w:sz w:val="22"/>
                <w:szCs w:val="22"/>
              </w:rPr>
              <w:t>事件流</w:t>
            </w:r>
          </w:p>
        </w:tc>
        <w:tc>
          <w:tcPr>
            <w:tcW w:w="1179" w:type="dxa"/>
            <w:shd w:val="clear" w:color="auto" w:fill="auto"/>
          </w:tcPr>
          <w:p>
            <w:pPr>
              <w:pStyle w:val="16"/>
              <w:rPr>
                <w:sz w:val="22"/>
                <w:szCs w:val="22"/>
              </w:rPr>
            </w:pPr>
            <w:r>
              <w:rPr>
                <w:rFonts w:hint="eastAsia"/>
                <w:sz w:val="22"/>
                <w:szCs w:val="22"/>
              </w:rPr>
              <w:t>正常过程</w:t>
            </w:r>
          </w:p>
        </w:tc>
        <w:tc>
          <w:tcPr>
            <w:tcW w:w="7661" w:type="dxa"/>
            <w:gridSpan w:val="5"/>
            <w:shd w:val="clear" w:color="auto" w:fill="auto"/>
          </w:tcPr>
          <w:p>
            <w:pPr>
              <w:pStyle w:val="16"/>
              <w:rPr>
                <w:sz w:val="22"/>
                <w:szCs w:val="22"/>
              </w:rPr>
            </w:pPr>
            <w:r>
              <w:rPr>
                <w:rFonts w:hint="eastAsia"/>
                <w:sz w:val="22"/>
                <w:szCs w:val="22"/>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vMerge w:val="continue"/>
            <w:shd w:val="clear" w:color="auto" w:fill="auto"/>
          </w:tcPr>
          <w:p>
            <w:pPr>
              <w:pStyle w:val="16"/>
              <w:rPr>
                <w:sz w:val="22"/>
                <w:szCs w:val="22"/>
              </w:rPr>
            </w:pPr>
          </w:p>
        </w:tc>
        <w:tc>
          <w:tcPr>
            <w:tcW w:w="1179" w:type="dxa"/>
            <w:shd w:val="clear" w:color="auto" w:fill="auto"/>
          </w:tcPr>
          <w:p>
            <w:pPr>
              <w:pStyle w:val="16"/>
              <w:rPr>
                <w:sz w:val="22"/>
                <w:szCs w:val="22"/>
              </w:rPr>
            </w:pPr>
            <w:r>
              <w:rPr>
                <w:rFonts w:hint="eastAsia"/>
                <w:sz w:val="22"/>
                <w:szCs w:val="22"/>
              </w:rPr>
              <w:t>可选过程</w:t>
            </w:r>
          </w:p>
        </w:tc>
        <w:tc>
          <w:tcPr>
            <w:tcW w:w="7661" w:type="dxa"/>
            <w:gridSpan w:val="5"/>
            <w:shd w:val="clear" w:color="auto" w:fill="auto"/>
          </w:tcPr>
          <w:p>
            <w:pPr>
              <w:pStyle w:val="16"/>
              <w:rPr>
                <w:sz w:val="22"/>
                <w:szCs w:val="22"/>
              </w:rPr>
            </w:pPr>
            <w:r>
              <w:rPr>
                <w:rFonts w:hint="eastAsia"/>
                <w:sz w:val="22"/>
                <w:szCs w:val="22"/>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vMerge w:val="continue"/>
            <w:shd w:val="clear" w:color="auto" w:fill="auto"/>
          </w:tcPr>
          <w:p>
            <w:pPr>
              <w:pStyle w:val="16"/>
              <w:rPr>
                <w:sz w:val="22"/>
                <w:szCs w:val="22"/>
              </w:rPr>
            </w:pPr>
          </w:p>
        </w:tc>
        <w:tc>
          <w:tcPr>
            <w:tcW w:w="1179" w:type="dxa"/>
            <w:shd w:val="clear" w:color="auto" w:fill="auto"/>
          </w:tcPr>
          <w:p>
            <w:pPr>
              <w:pStyle w:val="16"/>
              <w:rPr>
                <w:sz w:val="22"/>
                <w:szCs w:val="22"/>
              </w:rPr>
            </w:pPr>
            <w:r>
              <w:rPr>
                <w:rFonts w:hint="eastAsia"/>
                <w:sz w:val="22"/>
                <w:szCs w:val="22"/>
              </w:rPr>
              <w:t>异常过程</w:t>
            </w:r>
          </w:p>
        </w:tc>
        <w:tc>
          <w:tcPr>
            <w:tcW w:w="7661" w:type="dxa"/>
            <w:gridSpan w:val="5"/>
            <w:shd w:val="clear" w:color="auto" w:fill="auto"/>
          </w:tcPr>
          <w:p>
            <w:pPr>
              <w:pStyle w:val="16"/>
              <w:rPr>
                <w:sz w:val="22"/>
                <w:szCs w:val="22"/>
              </w:rPr>
            </w:pPr>
            <w:r>
              <w:rPr>
                <w:rFonts w:hint="eastAsia" w:ascii="宋体" w:hAnsi="宋体"/>
                <w:sz w:val="22"/>
                <w:szCs w:val="22"/>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trPr>
        <w:tc>
          <w:tcPr>
            <w:tcW w:w="1122" w:type="dxa"/>
            <w:shd w:val="clear" w:color="auto" w:fill="auto"/>
            <w:vAlign w:val="center"/>
          </w:tcPr>
          <w:p>
            <w:pPr>
              <w:pStyle w:val="16"/>
              <w:rPr>
                <w:sz w:val="22"/>
                <w:szCs w:val="22"/>
              </w:rPr>
            </w:pPr>
            <w:r>
              <w:rPr>
                <w:rFonts w:hint="eastAsia"/>
                <w:sz w:val="22"/>
                <w:szCs w:val="22"/>
              </w:rPr>
              <w:t>特殊需求</w:t>
            </w:r>
          </w:p>
        </w:tc>
        <w:tc>
          <w:tcPr>
            <w:tcW w:w="8840" w:type="dxa"/>
            <w:gridSpan w:val="6"/>
            <w:shd w:val="clear" w:color="auto" w:fill="auto"/>
          </w:tcPr>
          <w:p>
            <w:pPr>
              <w:pStyle w:val="16"/>
              <w:rPr>
                <w:color w:val="FF0000"/>
                <w:sz w:val="22"/>
                <w:szCs w:val="22"/>
              </w:rPr>
            </w:pPr>
          </w:p>
        </w:tc>
      </w:tr>
    </w:tbl>
    <w:p/>
    <w:p/>
    <w:p>
      <w:pPr>
        <w:pStyle w:val="5"/>
      </w:pPr>
      <w:bookmarkStart w:id="7" w:name="_Toc10697"/>
      <w:r>
        <w:rPr>
          <w:rFonts w:hint="eastAsia"/>
        </w:rPr>
        <w:t>AIMIOps-</w:t>
      </w:r>
      <w:r>
        <w:rPr>
          <w:rFonts w:hint="eastAsia"/>
          <w:lang w:val="en-US" w:eastAsia="zh-CN"/>
        </w:rPr>
        <w:t>GX-</w:t>
      </w:r>
      <w:r>
        <w:rPr>
          <w:rFonts w:hint="eastAsia"/>
        </w:rPr>
        <w:t>BR-F</w:t>
      </w:r>
      <w:r>
        <w:rPr>
          <w:rFonts w:hint="eastAsia"/>
          <w:lang w:val="en-US" w:eastAsia="zh-CN"/>
        </w:rPr>
        <w:t>-01</w:t>
      </w:r>
      <w:r>
        <w:rPr>
          <w:rFonts w:hint="eastAsia"/>
        </w:rPr>
        <w:t>-</w:t>
      </w:r>
      <w:r>
        <w:rPr>
          <w:rFonts w:hint="eastAsia"/>
          <w:lang w:val="en-US" w:eastAsia="zh-CN"/>
        </w:rPr>
        <w:t>004隐患管理</w:t>
      </w:r>
      <w:bookmarkEnd w:id="7"/>
    </w:p>
    <w:tbl>
      <w:tblPr>
        <w:tblStyle w:val="32"/>
        <w:tblW w:w="996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2"/>
        <w:gridCol w:w="1179"/>
        <w:gridCol w:w="443"/>
        <w:gridCol w:w="1146"/>
        <w:gridCol w:w="3573"/>
        <w:gridCol w:w="995"/>
        <w:gridCol w:w="15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shd w:val="clear" w:color="auto" w:fill="BFBFBF"/>
          </w:tcPr>
          <w:p>
            <w:pPr>
              <w:pStyle w:val="16"/>
              <w:rPr>
                <w:sz w:val="22"/>
                <w:szCs w:val="22"/>
              </w:rPr>
            </w:pPr>
            <w:r>
              <w:rPr>
                <w:rFonts w:hint="eastAsia"/>
                <w:sz w:val="22"/>
                <w:szCs w:val="22"/>
              </w:rPr>
              <w:t>用户(Actor)</w:t>
            </w:r>
          </w:p>
        </w:tc>
        <w:tc>
          <w:tcPr>
            <w:tcW w:w="6341" w:type="dxa"/>
            <w:gridSpan w:val="4"/>
            <w:shd w:val="clear" w:color="auto" w:fill="BFBFBF"/>
          </w:tcPr>
          <w:p>
            <w:pPr>
              <w:pStyle w:val="16"/>
              <w:rPr>
                <w:rFonts w:hint="default" w:eastAsia="宋体"/>
                <w:sz w:val="22"/>
                <w:szCs w:val="22"/>
                <w:lang w:val="en-US" w:eastAsia="zh-CN"/>
              </w:rPr>
            </w:pPr>
            <w:r>
              <w:rPr>
                <w:rFonts w:hint="eastAsia"/>
                <w:sz w:val="22"/>
                <w:szCs w:val="22"/>
              </w:rPr>
              <w:t>平台</w:t>
            </w:r>
            <w:r>
              <w:rPr>
                <w:rFonts w:hint="eastAsia"/>
                <w:sz w:val="22"/>
                <w:szCs w:val="22"/>
                <w:lang w:val="en-US" w:eastAsia="zh-CN"/>
              </w:rPr>
              <w:t>广西动环工作台</w:t>
            </w:r>
          </w:p>
        </w:tc>
        <w:tc>
          <w:tcPr>
            <w:tcW w:w="995" w:type="dxa"/>
            <w:shd w:val="clear" w:color="auto" w:fill="BFBFBF"/>
          </w:tcPr>
          <w:p>
            <w:pPr>
              <w:pStyle w:val="16"/>
              <w:rPr>
                <w:sz w:val="22"/>
                <w:szCs w:val="22"/>
              </w:rPr>
            </w:pPr>
            <w:r>
              <w:rPr>
                <w:rFonts w:hint="eastAsia"/>
                <w:sz w:val="22"/>
                <w:szCs w:val="22"/>
              </w:rPr>
              <w:t>版本</w:t>
            </w:r>
          </w:p>
        </w:tc>
        <w:tc>
          <w:tcPr>
            <w:tcW w:w="1504" w:type="dxa"/>
            <w:shd w:val="clear" w:color="auto" w:fill="BFBFBF"/>
          </w:tcPr>
          <w:p>
            <w:pPr>
              <w:pStyle w:val="16"/>
              <w:rPr>
                <w:rFonts w:hint="default" w:eastAsia="宋体"/>
                <w:sz w:val="22"/>
                <w:szCs w:val="22"/>
                <w:lang w:val="en-US" w:eastAsia="zh-CN"/>
              </w:rPr>
            </w:pPr>
            <w:r>
              <w:rPr>
                <w:rFonts w:hint="eastAsia"/>
                <w:sz w:val="22"/>
                <w:szCs w:val="22"/>
                <w:lang w:val="en-US" w:eastAsia="zh-CN"/>
              </w:rPr>
              <w:t>V1.0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shd w:val="clear" w:color="auto" w:fill="auto"/>
          </w:tcPr>
          <w:p>
            <w:pPr>
              <w:pStyle w:val="16"/>
              <w:rPr>
                <w:sz w:val="22"/>
                <w:szCs w:val="22"/>
              </w:rPr>
            </w:pPr>
            <w:r>
              <w:rPr>
                <w:rFonts w:hint="eastAsia"/>
                <w:sz w:val="22"/>
                <w:szCs w:val="22"/>
              </w:rPr>
              <w:t>需求</w:t>
            </w:r>
            <w:r>
              <w:rPr>
                <w:sz w:val="22"/>
                <w:szCs w:val="22"/>
              </w:rPr>
              <w:t>描述</w:t>
            </w:r>
          </w:p>
        </w:tc>
        <w:tc>
          <w:tcPr>
            <w:tcW w:w="8840" w:type="dxa"/>
            <w:gridSpan w:val="6"/>
            <w:shd w:val="clear" w:color="auto" w:fill="auto"/>
          </w:tcPr>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lang w:val="en-US" w:eastAsia="zh-CN"/>
              </w:rPr>
            </w:pPr>
            <w:r>
              <w:rPr>
                <w:rFonts w:hint="eastAsia"/>
                <w:b/>
                <w:bCs/>
                <w:lang w:val="en-US" w:eastAsia="zh-CN"/>
              </w:rPr>
              <w:t>功能位置</w:t>
            </w:r>
            <w:r>
              <w:rPr>
                <w:rFonts w:hint="eastAsia"/>
                <w:lang w:val="en-US" w:eastAsia="zh-CN"/>
              </w:rPr>
              <w:t>：运维管理——隐患分析——隐患管理</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lang w:val="en-US" w:eastAsia="zh-CN"/>
              </w:rPr>
            </w:pPr>
            <w:r>
              <w:rPr>
                <w:rFonts w:hint="eastAsia"/>
                <w:b/>
                <w:bCs/>
                <w:lang w:val="en-US" w:eastAsia="zh-CN"/>
              </w:rPr>
              <w:t>数据来源</w:t>
            </w:r>
            <w:r>
              <w:rPr>
                <w:rFonts w:hint="eastAsia"/>
                <w:lang w:val="en-US" w:eastAsia="zh-CN"/>
              </w:rPr>
              <w:t>：隐患规则触发</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lang w:val="en-US" w:eastAsia="zh-CN"/>
              </w:rPr>
            </w:pPr>
            <w:r>
              <w:rPr>
                <w:rFonts w:hint="eastAsia"/>
                <w:b/>
                <w:bCs/>
                <w:lang w:val="en-US" w:eastAsia="zh-CN"/>
              </w:rPr>
              <w:t>功能页面</w:t>
            </w:r>
            <w:r>
              <w:rPr>
                <w:rFonts w:hint="eastAsia"/>
                <w:lang w:val="en-US" w:eastAsia="zh-CN"/>
              </w:rPr>
              <w:t>：参考告警管理，规则触发的隐患分为实时隐患、历史隐患两个tab页，</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b/>
                <w:bCs/>
                <w:lang w:val="en-US" w:eastAsia="zh-CN"/>
              </w:rPr>
            </w:pPr>
            <w:r>
              <w:rPr>
                <w:rFonts w:hint="eastAsia"/>
                <w:b/>
                <w:bCs/>
                <w:lang w:val="en-US" w:eastAsia="zh-CN"/>
              </w:rPr>
              <w:t>一、实时隐患页面</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lang w:val="en-US" w:eastAsia="zh-CN"/>
              </w:rPr>
            </w:pPr>
            <w:r>
              <w:rPr>
                <w:rFonts w:hint="eastAsia"/>
                <w:lang w:val="en-US" w:eastAsia="zh-CN"/>
              </w:rPr>
              <w:t>实时隐患报表只显示未闭环的隐患触发记录。</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lang w:val="en-US" w:eastAsia="zh-CN"/>
              </w:rPr>
            </w:pPr>
            <w:r>
              <w:rPr>
                <w:rFonts w:hint="eastAsia"/>
                <w:lang w:val="en-US" w:eastAsia="zh-CN"/>
              </w:rPr>
              <w:t>筛选条件：</w:t>
            </w:r>
          </w:p>
          <w:p>
            <w:pPr>
              <w:keepNext w:val="0"/>
              <w:keepLines w:val="0"/>
              <w:pageBreakBefore w:val="0"/>
              <w:widowControl w:val="0"/>
              <w:numPr>
                <w:ilvl w:val="0"/>
                <w:numId w:val="19"/>
              </w:numPr>
              <w:kinsoku/>
              <w:wordWrap/>
              <w:overflowPunct/>
              <w:topLinePunct w:val="0"/>
              <w:autoSpaceDE/>
              <w:autoSpaceDN/>
              <w:bidi w:val="0"/>
              <w:adjustRightInd/>
              <w:snapToGrid/>
              <w:ind w:left="420" w:leftChars="0" w:hanging="420" w:firstLineChars="0"/>
              <w:textAlignment w:val="auto"/>
              <w:rPr>
                <w:rFonts w:hint="eastAsia"/>
                <w:lang w:val="en-US" w:eastAsia="zh-CN"/>
              </w:rPr>
            </w:pPr>
            <w:r>
              <w:rPr>
                <w:rFonts w:hint="eastAsia"/>
                <w:lang w:val="en-US" w:eastAsia="zh-CN"/>
              </w:rPr>
              <w:t>地市：关联空间资源信息</w:t>
            </w:r>
          </w:p>
          <w:p>
            <w:pPr>
              <w:keepNext w:val="0"/>
              <w:keepLines w:val="0"/>
              <w:pageBreakBefore w:val="0"/>
              <w:widowControl w:val="0"/>
              <w:numPr>
                <w:ilvl w:val="0"/>
                <w:numId w:val="19"/>
              </w:numPr>
              <w:kinsoku/>
              <w:wordWrap/>
              <w:overflowPunct/>
              <w:topLinePunct w:val="0"/>
              <w:autoSpaceDE/>
              <w:autoSpaceDN/>
              <w:bidi w:val="0"/>
              <w:adjustRightInd/>
              <w:snapToGrid/>
              <w:ind w:left="420" w:leftChars="0" w:hanging="420" w:firstLineChars="0"/>
              <w:textAlignment w:val="auto"/>
              <w:rPr>
                <w:rFonts w:hint="eastAsia"/>
                <w:lang w:val="en-US" w:eastAsia="zh-CN"/>
              </w:rPr>
            </w:pPr>
            <w:r>
              <w:rPr>
                <w:rFonts w:hint="eastAsia"/>
                <w:lang w:val="en-US" w:eastAsia="zh-CN"/>
              </w:rPr>
              <w:t>站点名称：关联空间资源信息</w:t>
            </w:r>
          </w:p>
          <w:p>
            <w:pPr>
              <w:keepNext w:val="0"/>
              <w:keepLines w:val="0"/>
              <w:pageBreakBefore w:val="0"/>
              <w:widowControl w:val="0"/>
              <w:numPr>
                <w:ilvl w:val="0"/>
                <w:numId w:val="19"/>
              </w:numPr>
              <w:kinsoku/>
              <w:wordWrap/>
              <w:overflowPunct/>
              <w:topLinePunct w:val="0"/>
              <w:autoSpaceDE/>
              <w:autoSpaceDN/>
              <w:bidi w:val="0"/>
              <w:adjustRightInd/>
              <w:snapToGrid/>
              <w:ind w:left="420" w:leftChars="0" w:hanging="420" w:firstLineChars="0"/>
              <w:textAlignment w:val="auto"/>
              <w:rPr>
                <w:rFonts w:hint="eastAsia"/>
                <w:lang w:val="en-US" w:eastAsia="zh-CN"/>
              </w:rPr>
            </w:pPr>
            <w:r>
              <w:rPr>
                <w:rFonts w:hint="eastAsia"/>
                <w:lang w:val="en-US" w:eastAsia="zh-CN"/>
              </w:rPr>
              <w:t>站点类型：关联空间资源信息</w:t>
            </w:r>
          </w:p>
          <w:p>
            <w:pPr>
              <w:keepNext w:val="0"/>
              <w:keepLines w:val="0"/>
              <w:pageBreakBefore w:val="0"/>
              <w:widowControl w:val="0"/>
              <w:numPr>
                <w:ilvl w:val="0"/>
                <w:numId w:val="19"/>
              </w:numPr>
              <w:kinsoku/>
              <w:wordWrap/>
              <w:overflowPunct/>
              <w:topLinePunct w:val="0"/>
              <w:autoSpaceDE/>
              <w:autoSpaceDN/>
              <w:bidi w:val="0"/>
              <w:adjustRightInd/>
              <w:snapToGrid/>
              <w:ind w:left="420" w:leftChars="0" w:hanging="420" w:firstLineChars="0"/>
              <w:textAlignment w:val="auto"/>
              <w:rPr>
                <w:rFonts w:hint="eastAsia"/>
                <w:lang w:val="en-US" w:eastAsia="zh-CN"/>
              </w:rPr>
            </w:pPr>
            <w:r>
              <w:rPr>
                <w:rFonts w:hint="eastAsia"/>
                <w:lang w:val="en-US" w:eastAsia="zh-CN"/>
              </w:rPr>
              <w:t>设备类型：枚举值，同步隐患规则配置的设备的类型。若隐患规则设备类型有新增，此处同步新增。隐患规则配置中删减了，不同步删减（历史数据要可查）。</w:t>
            </w:r>
          </w:p>
          <w:p>
            <w:pPr>
              <w:keepNext w:val="0"/>
              <w:keepLines w:val="0"/>
              <w:pageBreakBefore w:val="0"/>
              <w:widowControl w:val="0"/>
              <w:numPr>
                <w:ilvl w:val="0"/>
                <w:numId w:val="19"/>
              </w:numPr>
              <w:kinsoku/>
              <w:wordWrap/>
              <w:overflowPunct/>
              <w:topLinePunct w:val="0"/>
              <w:autoSpaceDE/>
              <w:autoSpaceDN/>
              <w:bidi w:val="0"/>
              <w:adjustRightInd/>
              <w:snapToGrid/>
              <w:ind w:left="420" w:leftChars="0" w:hanging="420" w:firstLineChars="0"/>
              <w:textAlignment w:val="auto"/>
              <w:rPr>
                <w:rFonts w:hint="default"/>
                <w:lang w:val="en-US" w:eastAsia="zh-CN"/>
              </w:rPr>
            </w:pPr>
            <w:r>
              <w:rPr>
                <w:rFonts w:hint="eastAsia"/>
                <w:lang w:val="en-US" w:eastAsia="zh-CN"/>
              </w:rPr>
              <w:t>隐患名称：枚举值，同步隐患规则配置的隐患名称。若隐患名称有新增，此处同步新增。隐患规则配置中删减了，不同步删减。</w:t>
            </w:r>
          </w:p>
          <w:p>
            <w:pPr>
              <w:keepNext w:val="0"/>
              <w:keepLines w:val="0"/>
              <w:pageBreakBefore w:val="0"/>
              <w:widowControl w:val="0"/>
              <w:numPr>
                <w:ilvl w:val="0"/>
                <w:numId w:val="19"/>
              </w:numPr>
              <w:kinsoku/>
              <w:wordWrap/>
              <w:overflowPunct/>
              <w:topLinePunct w:val="0"/>
              <w:autoSpaceDE/>
              <w:autoSpaceDN/>
              <w:bidi w:val="0"/>
              <w:adjustRightInd/>
              <w:snapToGrid/>
              <w:ind w:left="420" w:leftChars="0" w:hanging="420" w:firstLineChars="0"/>
              <w:textAlignment w:val="auto"/>
              <w:rPr>
                <w:rFonts w:hint="default"/>
                <w:lang w:val="en-US" w:eastAsia="zh-CN"/>
              </w:rPr>
            </w:pPr>
            <w:r>
              <w:rPr>
                <w:rFonts w:hint="eastAsia"/>
                <w:lang w:val="en-US" w:eastAsia="zh-CN"/>
              </w:rPr>
              <w:t>隐患等级：下拉选择，可多选。枚举值，一级隐患、二级隐患、三级隐患、四级隐患。默认全选。</w:t>
            </w:r>
          </w:p>
          <w:p>
            <w:pPr>
              <w:keepNext w:val="0"/>
              <w:keepLines w:val="0"/>
              <w:pageBreakBefore w:val="0"/>
              <w:widowControl w:val="0"/>
              <w:numPr>
                <w:ilvl w:val="0"/>
                <w:numId w:val="19"/>
              </w:numPr>
              <w:kinsoku/>
              <w:wordWrap/>
              <w:overflowPunct/>
              <w:topLinePunct w:val="0"/>
              <w:autoSpaceDE/>
              <w:autoSpaceDN/>
              <w:bidi w:val="0"/>
              <w:adjustRightInd/>
              <w:snapToGrid/>
              <w:ind w:left="420" w:leftChars="0" w:hanging="420" w:firstLineChars="0"/>
              <w:textAlignment w:val="auto"/>
              <w:rPr>
                <w:ins w:id="238" w:author="zhoujiansheng" w:date="2025-09-02T15:22:11Z"/>
                <w:rFonts w:hint="default"/>
                <w:lang w:val="en-US" w:eastAsia="zh-CN"/>
              </w:rPr>
            </w:pPr>
            <w:r>
              <w:rPr>
                <w:rFonts w:hint="eastAsia"/>
                <w:lang w:val="en-US" w:eastAsia="zh-CN"/>
              </w:rPr>
              <w:t>时间：</w:t>
            </w:r>
            <w:bookmarkStart w:id="8" w:name="OLE_LINK5"/>
            <w:r>
              <w:rPr>
                <w:rFonts w:hint="eastAsia"/>
                <w:lang w:val="en-US" w:eastAsia="zh-CN"/>
              </w:rPr>
              <w:t>查询隐患开始时间，时间筛选默认为空，为空时不对数据进行过滤，显示全量实时隐患数据。格式yyyy-mm-ddhh:mm:ss，最大时间跨度一年</w:t>
            </w:r>
            <w:bookmarkEnd w:id="8"/>
            <w:r>
              <w:rPr>
                <w:rFonts w:hint="eastAsia"/>
                <w:lang w:val="en-US" w:eastAsia="zh-CN"/>
              </w:rPr>
              <w:t>。</w:t>
            </w:r>
          </w:p>
          <w:p>
            <w:pPr>
              <w:keepNext w:val="0"/>
              <w:keepLines w:val="0"/>
              <w:pageBreakBefore w:val="0"/>
              <w:widowControl w:val="0"/>
              <w:numPr>
                <w:ilvl w:val="0"/>
                <w:numId w:val="19"/>
              </w:numPr>
              <w:kinsoku/>
              <w:wordWrap/>
              <w:overflowPunct/>
              <w:topLinePunct w:val="0"/>
              <w:autoSpaceDE/>
              <w:autoSpaceDN/>
              <w:bidi w:val="0"/>
              <w:adjustRightInd/>
              <w:snapToGrid/>
              <w:ind w:left="420" w:leftChars="0" w:hanging="420" w:firstLineChars="0"/>
              <w:textAlignment w:val="auto"/>
              <w:rPr>
                <w:rFonts w:hint="default"/>
                <w:lang w:val="en-US" w:eastAsia="zh-CN"/>
              </w:rPr>
            </w:pPr>
            <w:ins w:id="239" w:author="zhoujiansheng" w:date="2025-09-02T15:22:17Z">
              <w:r>
                <w:rPr>
                  <w:rFonts w:hint="eastAsia"/>
                  <w:lang w:val="en-US" w:eastAsia="zh-CN"/>
                </w:rPr>
                <w:t>是否</w:t>
              </w:r>
            </w:ins>
            <w:ins w:id="240" w:author="zhoujiansheng" w:date="2025-09-02T15:22:21Z">
              <w:r>
                <w:rPr>
                  <w:rFonts w:hint="eastAsia"/>
                  <w:lang w:val="en-US" w:eastAsia="zh-CN"/>
                </w:rPr>
                <w:t>推送</w:t>
              </w:r>
            </w:ins>
            <w:ins w:id="241" w:author="zhoujiansheng" w:date="2025-09-02T15:22:22Z">
              <w:r>
                <w:rPr>
                  <w:rFonts w:hint="eastAsia"/>
                  <w:lang w:val="en-US" w:eastAsia="zh-CN"/>
                </w:rPr>
                <w:t>工单：</w:t>
              </w:r>
            </w:ins>
            <w:ins w:id="242" w:author="zhoujiansheng" w:date="2025-09-02T15:22:26Z">
              <w:r>
                <w:rPr>
                  <w:rFonts w:hint="eastAsia"/>
                  <w:lang w:val="en-US" w:eastAsia="zh-CN"/>
                </w:rPr>
                <w:t>下拉</w:t>
              </w:r>
            </w:ins>
            <w:ins w:id="243" w:author="zhoujiansheng" w:date="2025-09-02T15:22:27Z">
              <w:r>
                <w:rPr>
                  <w:rFonts w:hint="eastAsia"/>
                  <w:lang w:val="en-US" w:eastAsia="zh-CN"/>
                </w:rPr>
                <w:t>选择，</w:t>
              </w:r>
            </w:ins>
            <w:ins w:id="244" w:author="zhoujiansheng" w:date="2025-09-02T15:22:29Z">
              <w:r>
                <w:rPr>
                  <w:rFonts w:hint="eastAsia"/>
                  <w:lang w:val="en-US" w:eastAsia="zh-CN"/>
                </w:rPr>
                <w:t>枚举：</w:t>
              </w:r>
            </w:ins>
            <w:ins w:id="245" w:author="zhoujiansheng" w:date="2025-09-02T15:22:31Z">
              <w:r>
                <w:rPr>
                  <w:rFonts w:hint="eastAsia"/>
                  <w:lang w:val="en-US" w:eastAsia="zh-CN"/>
                </w:rPr>
                <w:t>是</w:t>
              </w:r>
            </w:ins>
            <w:ins w:id="246" w:author="zhoujiansheng" w:date="2025-09-02T15:22:32Z">
              <w:r>
                <w:rPr>
                  <w:rFonts w:hint="eastAsia"/>
                  <w:lang w:val="en-US" w:eastAsia="zh-CN"/>
                </w:rPr>
                <w:t>/</w:t>
              </w:r>
            </w:ins>
            <w:ins w:id="247" w:author="zhoujiansheng" w:date="2025-09-02T15:22:31Z">
              <w:r>
                <w:rPr>
                  <w:rFonts w:hint="eastAsia"/>
                  <w:lang w:val="en-US" w:eastAsia="zh-CN"/>
                </w:rPr>
                <w:t>否</w:t>
              </w:r>
            </w:ins>
            <w:ins w:id="248" w:author="zhoujiansheng" w:date="2025-09-02T15:22:35Z">
              <w:r>
                <w:rPr>
                  <w:rFonts w:hint="eastAsia"/>
                  <w:lang w:val="en-US" w:eastAsia="zh-CN"/>
                </w:rPr>
                <w:t>。</w:t>
              </w:r>
            </w:ins>
            <w:ins w:id="249" w:author="zhoujiansheng" w:date="2025-09-02T15:22:41Z">
              <w:r>
                <w:rPr>
                  <w:rFonts w:hint="eastAsia"/>
                  <w:lang w:val="en-US" w:eastAsia="zh-CN"/>
                </w:rPr>
                <w:t>默认</w:t>
              </w:r>
            </w:ins>
            <w:ins w:id="250" w:author="zhoujiansheng" w:date="2025-09-02T15:22:43Z">
              <w:r>
                <w:rPr>
                  <w:rFonts w:hint="eastAsia"/>
                  <w:lang w:val="en-US" w:eastAsia="zh-CN"/>
                </w:rPr>
                <w:t>全部。</w:t>
              </w:r>
            </w:ins>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lang w:val="en-US" w:eastAsia="zh-CN"/>
              </w:rPr>
            </w:pPr>
            <w:r>
              <w:rPr>
                <w:rFonts w:hint="eastAsia"/>
                <w:lang w:val="en-US" w:eastAsia="zh-CN"/>
              </w:rPr>
              <w:t>实时隐患查询结果字段如下，表格支持导出。未闭环的隐患支持手动“消除”。清除功能权限仅开放给省级管理员。</w:t>
            </w:r>
          </w:p>
          <w:tbl>
            <w:tblPr>
              <w:tblStyle w:val="33"/>
              <w:tblW w:w="862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2"/>
              <w:gridCol w:w="63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shd w:val="clear" w:color="auto" w:fill="D7D7D7" w:themeFill="background1" w:themeFillShade="D8"/>
                  <w:vAlign w:val="top"/>
                </w:tcPr>
                <w:p>
                  <w:pPr>
                    <w:numPr>
                      <w:ilvl w:val="0"/>
                      <w:numId w:val="0"/>
                    </w:numPr>
                    <w:ind w:left="0" w:leftChars="0" w:firstLine="0" w:firstLineChars="0"/>
                    <w:jc w:val="center"/>
                    <w:rPr>
                      <w:rFonts w:hint="default"/>
                      <w:vertAlign w:val="baseline"/>
                      <w:lang w:val="en-US" w:eastAsia="zh-CN"/>
                    </w:rPr>
                  </w:pPr>
                  <w:r>
                    <w:rPr>
                      <w:rFonts w:hint="eastAsia"/>
                      <w:b w:val="0"/>
                      <w:bCs w:val="0"/>
                      <w:vertAlign w:val="baseline"/>
                      <w:lang w:val="en-US" w:eastAsia="zh-CN"/>
                    </w:rPr>
                    <w:t>字段</w:t>
                  </w:r>
                </w:p>
              </w:tc>
              <w:tc>
                <w:tcPr>
                  <w:tcW w:w="6362" w:type="dxa"/>
                  <w:shd w:val="clear" w:color="auto" w:fill="D7D7D7" w:themeFill="background1" w:themeFillShade="D8"/>
                  <w:vAlign w:val="top"/>
                </w:tcPr>
                <w:p>
                  <w:pPr>
                    <w:numPr>
                      <w:ilvl w:val="0"/>
                      <w:numId w:val="0"/>
                    </w:numPr>
                    <w:ind w:left="0" w:leftChars="0" w:firstLine="0" w:firstLineChars="0"/>
                    <w:jc w:val="center"/>
                    <w:rPr>
                      <w:rFonts w:hint="default"/>
                      <w:vertAlign w:val="baseline"/>
                      <w:lang w:val="en-US" w:eastAsia="zh-CN"/>
                    </w:rPr>
                  </w:pPr>
                  <w:r>
                    <w:rPr>
                      <w:rFonts w:hint="eastAsia"/>
                      <w:b w:val="0"/>
                      <w:bCs w:val="0"/>
                      <w:vertAlign w:val="baseline"/>
                      <w:lang w:val="en-US" w:eastAsia="zh-CN"/>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vertAlign w:val="baseline"/>
                      <w:lang w:val="en-US" w:eastAsia="zh-CN"/>
                    </w:rPr>
                  </w:pPr>
                  <w:r>
                    <w:rPr>
                      <w:rFonts w:hint="eastAsia"/>
                      <w:lang w:val="en-US" w:eastAsia="zh-CN"/>
                    </w:rPr>
                    <w:t>地市</w:t>
                  </w:r>
                </w:p>
              </w:tc>
              <w:tc>
                <w:tcPr>
                  <w:tcW w:w="6362" w:type="dxa"/>
                </w:tcPr>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vertAlign w:val="baseline"/>
                      <w:lang w:val="en-US" w:eastAsia="zh-CN"/>
                    </w:rPr>
                  </w:pPr>
                  <w:r>
                    <w:rPr>
                      <w:rFonts w:hint="eastAsia"/>
                      <w:vertAlign w:val="baseline"/>
                      <w:lang w:val="en-US" w:eastAsia="zh-CN"/>
                    </w:rPr>
                    <w:t>自动关联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vertAlign w:val="baseline"/>
                      <w:lang w:val="en-US" w:eastAsia="zh-CN"/>
                    </w:rPr>
                  </w:pPr>
                  <w:r>
                    <w:rPr>
                      <w:rFonts w:hint="eastAsia"/>
                      <w:lang w:val="en-US" w:eastAsia="zh-CN"/>
                    </w:rPr>
                    <w:t>站点名称</w:t>
                  </w:r>
                </w:p>
              </w:tc>
              <w:tc>
                <w:tcPr>
                  <w:tcW w:w="6362" w:type="dxa"/>
                </w:tcPr>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vertAlign w:val="baseline"/>
                      <w:lang w:val="en-US" w:eastAsia="zh-CN"/>
                    </w:rPr>
                  </w:pPr>
                  <w:r>
                    <w:rPr>
                      <w:rFonts w:hint="eastAsia"/>
                      <w:vertAlign w:val="baseline"/>
                      <w:lang w:val="en-US" w:eastAsia="zh-CN"/>
                    </w:rPr>
                    <w:t>自动关联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vertAlign w:val="baseline"/>
                      <w:lang w:val="en-US" w:eastAsia="zh-CN"/>
                    </w:rPr>
                  </w:pPr>
                  <w:r>
                    <w:rPr>
                      <w:rFonts w:hint="eastAsia"/>
                      <w:lang w:val="en-US" w:eastAsia="zh-CN"/>
                    </w:rPr>
                    <w:t>站点类型</w:t>
                  </w:r>
                </w:p>
              </w:tc>
              <w:tc>
                <w:tcPr>
                  <w:tcW w:w="6362" w:type="dxa"/>
                  <w:vAlign w:val="top"/>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vertAlign w:val="baseline"/>
                      <w:lang w:val="en-US" w:eastAsia="zh-CN"/>
                    </w:rPr>
                  </w:pPr>
                  <w:r>
                    <w:rPr>
                      <w:rFonts w:hint="eastAsia"/>
                      <w:vertAlign w:val="baseline"/>
                      <w:lang w:val="en-US" w:eastAsia="zh-CN"/>
                    </w:rPr>
                    <w:t>自动关联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vertAlign w:val="baseline"/>
                      <w:lang w:val="en-US" w:eastAsia="zh-CN"/>
                    </w:rPr>
                  </w:pPr>
                  <w:r>
                    <w:rPr>
                      <w:rFonts w:hint="eastAsia"/>
                      <w:lang w:val="en-US" w:eastAsia="zh-CN"/>
                    </w:rPr>
                    <w:t>机房名称</w:t>
                  </w:r>
                </w:p>
              </w:tc>
              <w:tc>
                <w:tcPr>
                  <w:tcW w:w="6362" w:type="dxa"/>
                  <w:vAlign w:val="top"/>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vertAlign w:val="baseline"/>
                      <w:lang w:val="en-US" w:eastAsia="zh-CN"/>
                    </w:rPr>
                  </w:pPr>
                  <w:r>
                    <w:rPr>
                      <w:rFonts w:hint="eastAsia"/>
                      <w:vertAlign w:val="baseline"/>
                      <w:lang w:val="en-US" w:eastAsia="zh-CN"/>
                    </w:rPr>
                    <w:t>自动关联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vertAlign w:val="baseline"/>
                      <w:lang w:val="en-US" w:eastAsia="zh-CN"/>
                    </w:rPr>
                  </w:pPr>
                  <w:r>
                    <w:rPr>
                      <w:rFonts w:hint="eastAsia"/>
                      <w:lang w:val="en-US" w:eastAsia="zh-CN"/>
                    </w:rPr>
                    <w:t>设备类型</w:t>
                  </w:r>
                </w:p>
              </w:tc>
              <w:tc>
                <w:tcPr>
                  <w:tcW w:w="6362" w:type="dxa"/>
                  <w:vAlign w:val="top"/>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vertAlign w:val="baseline"/>
                      <w:lang w:val="en-US" w:eastAsia="zh-CN"/>
                    </w:rPr>
                  </w:pPr>
                  <w:r>
                    <w:rPr>
                      <w:rFonts w:hint="eastAsia"/>
                      <w:vertAlign w:val="baseline"/>
                      <w:lang w:val="en-US" w:eastAsia="zh-CN"/>
                    </w:rPr>
                    <w:t>自动关联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vertAlign w:val="baseline"/>
                      <w:lang w:val="en-US" w:eastAsia="zh-CN"/>
                    </w:rPr>
                  </w:pPr>
                  <w:r>
                    <w:rPr>
                      <w:rFonts w:hint="eastAsia"/>
                      <w:lang w:val="en-US" w:eastAsia="zh-CN"/>
                    </w:rPr>
                    <w:t>设备名称</w:t>
                  </w:r>
                </w:p>
              </w:tc>
              <w:tc>
                <w:tcPr>
                  <w:tcW w:w="6362" w:type="dxa"/>
                  <w:vAlign w:val="top"/>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vertAlign w:val="baseline"/>
                      <w:lang w:val="en-US" w:eastAsia="zh-CN"/>
                    </w:rPr>
                  </w:pPr>
                  <w:r>
                    <w:rPr>
                      <w:rFonts w:hint="eastAsia"/>
                      <w:vertAlign w:val="baseline"/>
                      <w:lang w:val="en-US" w:eastAsia="zh-CN"/>
                    </w:rPr>
                    <w:t>自动关联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vertAlign w:val="baseline"/>
                      <w:lang w:val="en-US" w:eastAsia="zh-CN"/>
                    </w:rPr>
                  </w:pPr>
                  <w:r>
                    <w:rPr>
                      <w:rFonts w:hint="eastAsia"/>
                      <w:lang w:val="en-US" w:eastAsia="zh-CN"/>
                    </w:rPr>
                    <w:t>信号名称</w:t>
                  </w:r>
                </w:p>
              </w:tc>
              <w:tc>
                <w:tcPr>
                  <w:tcW w:w="6362" w:type="dxa"/>
                  <w:vAlign w:val="top"/>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vertAlign w:val="baseline"/>
                      <w:lang w:val="en-US" w:eastAsia="zh-CN"/>
                    </w:rPr>
                  </w:pPr>
                  <w:r>
                    <w:rPr>
                      <w:rFonts w:hint="eastAsia"/>
                      <w:vertAlign w:val="baseline"/>
                      <w:lang w:val="en-US" w:eastAsia="zh-CN"/>
                    </w:rPr>
                    <w:t>自动关联，显示实际采集到的信号名称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vertAlign w:val="baseline"/>
                      <w:lang w:val="en-US" w:eastAsia="zh-CN"/>
                    </w:rPr>
                  </w:pPr>
                  <w:r>
                    <w:rPr>
                      <w:rFonts w:hint="eastAsia"/>
                      <w:lang w:val="en-US" w:eastAsia="zh-CN"/>
                    </w:rPr>
                    <w:t>隐患名称</w:t>
                  </w:r>
                </w:p>
              </w:tc>
              <w:tc>
                <w:tcPr>
                  <w:tcW w:w="6362" w:type="dxa"/>
                </w:tcPr>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vertAlign w:val="baseline"/>
                      <w:lang w:val="en-US" w:eastAsia="zh-CN"/>
                    </w:rPr>
                  </w:pPr>
                  <w:r>
                    <w:rPr>
                      <w:rFonts w:hint="eastAsia"/>
                      <w:vertAlign w:val="baseline"/>
                      <w:lang w:val="en-US" w:eastAsia="zh-CN"/>
                    </w:rPr>
                    <w:t>自动关联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lang w:val="en-US" w:eastAsia="zh-CN"/>
                    </w:rPr>
                  </w:pPr>
                  <w:r>
                    <w:rPr>
                      <w:rFonts w:hint="eastAsia"/>
                      <w:lang w:val="en-US" w:eastAsia="zh-CN"/>
                    </w:rPr>
                    <w:t>隐患等级</w:t>
                  </w:r>
                </w:p>
              </w:tc>
              <w:tc>
                <w:tcPr>
                  <w:tcW w:w="6362" w:type="dxa"/>
                </w:tcPr>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vertAlign w:val="baseline"/>
                      <w:lang w:val="en-US" w:eastAsia="zh-CN"/>
                    </w:rPr>
                  </w:pPr>
                  <w:r>
                    <w:rPr>
                      <w:rFonts w:hint="eastAsia"/>
                      <w:vertAlign w:val="baseline"/>
                      <w:lang w:val="en-US" w:eastAsia="zh-CN"/>
                    </w:rPr>
                    <w:t>关联当前隐患规则配置中的“隐患等级”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vAlign w:val="top"/>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eastAsia"/>
                      <w:lang w:val="en-US" w:eastAsia="zh-CN"/>
                    </w:rPr>
                  </w:pPr>
                  <w:r>
                    <w:rPr>
                      <w:rFonts w:hint="eastAsia"/>
                      <w:lang w:val="en-US" w:eastAsia="zh-CN"/>
                    </w:rPr>
                    <w:t>触发值</w:t>
                  </w:r>
                </w:p>
              </w:tc>
              <w:tc>
                <w:tcPr>
                  <w:tcW w:w="6362" w:type="dxa"/>
                  <w:vAlign w:val="top"/>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eastAsia"/>
                      <w:vertAlign w:val="baseline"/>
                      <w:lang w:val="en-US" w:eastAsia="zh-CN"/>
                    </w:rPr>
                  </w:pPr>
                  <w:r>
                    <w:rPr>
                      <w:rFonts w:hint="eastAsia"/>
                      <w:vertAlign w:val="baseline"/>
                      <w:lang w:val="en-US" w:eastAsia="zh-CN"/>
                    </w:rPr>
                    <w:t>触发隐患规则时的第一个信号值。各隐患对应的触发值参考</w:t>
                  </w:r>
                  <w:r>
                    <w:rPr>
                      <w:rFonts w:hint="eastAsia"/>
                      <w:color w:val="0000FF"/>
                      <w:u w:val="single"/>
                      <w:vertAlign w:val="baseline"/>
                      <w:lang w:val="en-US" w:eastAsia="zh-CN"/>
                    </w:rPr>
                    <w:fldChar w:fldCharType="begin"/>
                  </w:r>
                  <w:r>
                    <w:rPr>
                      <w:rFonts w:hint="eastAsia"/>
                      <w:color w:val="0000FF"/>
                      <w:u w:val="single"/>
                      <w:vertAlign w:val="baseline"/>
                      <w:lang w:val="en-US" w:eastAsia="zh-CN"/>
                    </w:rPr>
                    <w:instrText xml:space="preserve"> REF _Ref27074 \h </w:instrText>
                  </w:r>
                  <w:r>
                    <w:rPr>
                      <w:rFonts w:hint="eastAsia"/>
                      <w:color w:val="0000FF"/>
                      <w:u w:val="single"/>
                      <w:vertAlign w:val="baseline"/>
                      <w:lang w:val="en-US" w:eastAsia="zh-CN"/>
                    </w:rPr>
                    <w:fldChar w:fldCharType="separate"/>
                  </w:r>
                  <w:r>
                    <w:rPr>
                      <w:color w:val="0000FF"/>
                      <w:u w:val="single"/>
                    </w:rPr>
                    <w:t>附件1-1</w:t>
                  </w:r>
                  <w:r>
                    <w:rPr>
                      <w:rFonts w:hint="eastAsia"/>
                      <w:color w:val="0000FF"/>
                      <w:u w:val="single"/>
                      <w:vertAlign w:val="baseline"/>
                      <w:lang w:val="en-US" w:eastAsia="zh-CN"/>
                    </w:rPr>
                    <w:fldChar w:fldCharType="end"/>
                  </w:r>
                  <w:r>
                    <w:rPr>
                      <w:rFonts w:hint="eastAsia"/>
                      <w:vertAlign w:val="baseline"/>
                      <w:lang w:val="en-US" w:eastAsia="zh-CN"/>
                    </w:rPr>
                    <w:t>G列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vertAlign w:val="baseline"/>
                      <w:lang w:val="en-US" w:eastAsia="zh-CN"/>
                    </w:rPr>
                  </w:pPr>
                  <w:r>
                    <w:rPr>
                      <w:rFonts w:hint="eastAsia"/>
                      <w:lang w:val="en-US" w:eastAsia="zh-CN"/>
                    </w:rPr>
                    <w:t>开始时间</w:t>
                  </w:r>
                </w:p>
              </w:tc>
              <w:tc>
                <w:tcPr>
                  <w:tcW w:w="6362" w:type="dxa"/>
                </w:tcPr>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vertAlign w:val="baseline"/>
                      <w:lang w:val="en-US" w:eastAsia="zh-CN"/>
                    </w:rPr>
                  </w:pPr>
                  <w:r>
                    <w:rPr>
                      <w:rFonts w:hint="eastAsia"/>
                      <w:vertAlign w:val="baseline"/>
                      <w:lang w:val="en-US" w:eastAsia="zh-CN"/>
                    </w:rPr>
                    <w:t>取隐患规则触发生效的实时值的采集时间，非实时值的隐患规则取规则判定生效的时间。格式yyyy-mm-ddhh:mm:ss。该字段支持排序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vertAlign w:val="baseline"/>
                      <w:lang w:val="en-US" w:eastAsia="zh-CN"/>
                    </w:rPr>
                  </w:pPr>
                  <w:del w:id="251" w:author="zhoujiansheng" w:date="2025-09-02T13:52:47Z">
                    <w:r>
                      <w:rPr>
                        <w:rFonts w:hint="eastAsia"/>
                        <w:lang w:val="en-US" w:eastAsia="zh-CN"/>
                      </w:rPr>
                      <w:delText>结束时间</w:delText>
                    </w:r>
                  </w:del>
                </w:p>
              </w:tc>
              <w:tc>
                <w:tcPr>
                  <w:tcW w:w="6362" w:type="dxa"/>
                </w:tcPr>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vertAlign w:val="baseline"/>
                      <w:lang w:val="en-US" w:eastAsia="zh-CN"/>
                    </w:rPr>
                  </w:pPr>
                  <w:del w:id="252" w:author="zhoujiansheng" w:date="2025-09-02T13:52:47Z">
                    <w:r>
                      <w:rPr>
                        <w:rFonts w:hint="eastAsia"/>
                        <w:vertAlign w:val="baseline"/>
                        <w:lang w:val="en-US" w:eastAsia="zh-CN"/>
                      </w:rPr>
                      <w:delText>取隐患规则判断隐患消除时的时间，若是手动消除隐患，则取手动消除确认的时间，格式yyyy-mm-ddhh:mm:ss。该字段支持排序</w:delText>
                    </w:r>
                  </w:del>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253" w:author="zhoujiansheng" w:date="2025-09-02T13:52:43Z"/>
              </w:trPr>
              <w:tc>
                <w:tcPr>
                  <w:tcW w:w="2262" w:type="dxa"/>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ins w:id="254" w:author="zhoujiansheng" w:date="2025-09-02T13:52:43Z"/>
                      <w:rFonts w:hint="default"/>
                      <w:lang w:val="en-US" w:eastAsia="zh-CN"/>
                    </w:rPr>
                  </w:pPr>
                  <w:ins w:id="255" w:author="zhoujiansheng" w:date="2025-09-02T15:21:11Z">
                    <w:r>
                      <w:rPr>
                        <w:rFonts w:hint="eastAsia"/>
                        <w:lang w:val="en-US" w:eastAsia="zh-CN"/>
                      </w:rPr>
                      <w:t>是否</w:t>
                    </w:r>
                  </w:ins>
                  <w:ins w:id="256" w:author="zhoujiansheng" w:date="2025-09-02T15:21:13Z">
                    <w:r>
                      <w:rPr>
                        <w:rFonts w:hint="eastAsia"/>
                        <w:lang w:val="en-US" w:eastAsia="zh-CN"/>
                      </w:rPr>
                      <w:t>推送</w:t>
                    </w:r>
                  </w:ins>
                  <w:ins w:id="257" w:author="zhoujiansheng" w:date="2025-09-02T15:21:14Z">
                    <w:r>
                      <w:rPr>
                        <w:rFonts w:hint="eastAsia"/>
                        <w:lang w:val="en-US" w:eastAsia="zh-CN"/>
                      </w:rPr>
                      <w:t>工单</w:t>
                    </w:r>
                  </w:ins>
                </w:p>
              </w:tc>
              <w:tc>
                <w:tcPr>
                  <w:tcW w:w="6362" w:type="dxa"/>
                </w:tcPr>
                <w:p>
                  <w:pPr>
                    <w:keepNext w:val="0"/>
                    <w:keepLines w:val="0"/>
                    <w:pageBreakBefore w:val="0"/>
                    <w:widowControl w:val="0"/>
                    <w:numPr>
                      <w:ilvl w:val="0"/>
                      <w:numId w:val="0"/>
                    </w:numPr>
                    <w:kinsoku/>
                    <w:wordWrap/>
                    <w:overflowPunct/>
                    <w:topLinePunct w:val="0"/>
                    <w:autoSpaceDE/>
                    <w:autoSpaceDN/>
                    <w:bidi w:val="0"/>
                    <w:adjustRightInd/>
                    <w:snapToGrid/>
                    <w:textAlignment w:val="auto"/>
                    <w:rPr>
                      <w:ins w:id="258" w:author="zhoujiansheng" w:date="2025-09-02T13:52:43Z"/>
                      <w:rFonts w:hint="default"/>
                      <w:vertAlign w:val="baseline"/>
                      <w:lang w:val="en-US" w:eastAsia="zh-CN"/>
                    </w:rPr>
                  </w:pPr>
                  <w:ins w:id="259" w:author="zhoujiansheng" w:date="2025-09-02T15:23:15Z">
                    <w:bookmarkStart w:id="9" w:name="OLE_LINK2"/>
                    <w:r>
                      <w:rPr>
                        <w:rFonts w:hint="eastAsia"/>
                        <w:vertAlign w:val="baseline"/>
                        <w:lang w:val="en-US" w:eastAsia="zh-CN"/>
                      </w:rPr>
                      <w:t>关联</w:t>
                    </w:r>
                  </w:ins>
                  <w:ins w:id="260" w:author="zhoujiansheng" w:date="2025-09-02T15:23:19Z">
                    <w:r>
                      <w:rPr>
                        <w:rFonts w:hint="eastAsia"/>
                        <w:vertAlign w:val="baseline"/>
                        <w:lang w:val="en-US" w:eastAsia="zh-CN"/>
                      </w:rPr>
                      <w:t>筛选</w:t>
                    </w:r>
                  </w:ins>
                  <w:ins w:id="261" w:author="zhoujiansheng" w:date="2025-09-02T15:23:20Z">
                    <w:r>
                      <w:rPr>
                        <w:rFonts w:hint="eastAsia"/>
                        <w:vertAlign w:val="baseline"/>
                        <w:lang w:val="en-US" w:eastAsia="zh-CN"/>
                      </w:rPr>
                      <w:t>条件。</w:t>
                    </w:r>
                  </w:ins>
                  <w:ins w:id="262" w:author="zhoujiansheng" w:date="2025-09-02T15:23:42Z">
                    <w:r>
                      <w:rPr>
                        <w:rFonts w:hint="eastAsia"/>
                        <w:vertAlign w:val="baseline"/>
                        <w:lang w:val="en-US" w:eastAsia="zh-CN"/>
                      </w:rPr>
                      <w:t>若</w:t>
                    </w:r>
                  </w:ins>
                  <w:ins w:id="263" w:author="zhoujiansheng" w:date="2025-09-02T15:23:44Z">
                    <w:r>
                      <w:rPr>
                        <w:rFonts w:hint="eastAsia"/>
                        <w:vertAlign w:val="baseline"/>
                        <w:lang w:val="en-US" w:eastAsia="zh-CN"/>
                      </w:rPr>
                      <w:t>产出</w:t>
                    </w:r>
                  </w:ins>
                  <w:ins w:id="264" w:author="zhoujiansheng" w:date="2025-09-02T15:23:45Z">
                    <w:r>
                      <w:rPr>
                        <w:rFonts w:hint="eastAsia"/>
                        <w:vertAlign w:val="baseline"/>
                        <w:lang w:val="en-US" w:eastAsia="zh-CN"/>
                      </w:rPr>
                      <w:t>的</w:t>
                    </w:r>
                  </w:ins>
                  <w:ins w:id="265" w:author="zhoujiansheng" w:date="2025-09-02T15:23:46Z">
                    <w:r>
                      <w:rPr>
                        <w:rFonts w:hint="eastAsia"/>
                        <w:vertAlign w:val="baseline"/>
                        <w:lang w:val="en-US" w:eastAsia="zh-CN"/>
                      </w:rPr>
                      <w:t>隐患</w:t>
                    </w:r>
                  </w:ins>
                  <w:ins w:id="266" w:author="zhoujiansheng" w:date="2025-09-02T15:23:48Z">
                    <w:r>
                      <w:rPr>
                        <w:rFonts w:hint="eastAsia"/>
                        <w:vertAlign w:val="baseline"/>
                        <w:lang w:val="en-US" w:eastAsia="zh-CN"/>
                      </w:rPr>
                      <w:t>工单，</w:t>
                    </w:r>
                  </w:ins>
                  <w:ins w:id="267" w:author="zhoujiansheng" w:date="2025-09-02T15:24:21Z">
                    <w:r>
                      <w:rPr>
                        <w:rFonts w:hint="eastAsia"/>
                        <w:vertAlign w:val="baseline"/>
                        <w:lang w:val="en-US" w:eastAsia="zh-CN"/>
                      </w:rPr>
                      <w:t>推送</w:t>
                    </w:r>
                  </w:ins>
                  <w:ins w:id="268" w:author="zhoujiansheng" w:date="2025-09-02T15:24:22Z">
                    <w:r>
                      <w:rPr>
                        <w:rFonts w:hint="eastAsia"/>
                        <w:vertAlign w:val="baseline"/>
                        <w:lang w:val="en-US" w:eastAsia="zh-CN"/>
                      </w:rPr>
                      <w:t>到了</w:t>
                    </w:r>
                  </w:ins>
                  <w:ins w:id="269" w:author="zhoujiansheng" w:date="2025-09-02T15:24:23Z">
                    <w:r>
                      <w:rPr>
                        <w:rFonts w:hint="eastAsia"/>
                        <w:vertAlign w:val="baseline"/>
                        <w:lang w:val="en-US" w:eastAsia="zh-CN"/>
                      </w:rPr>
                      <w:t>E</w:t>
                    </w:r>
                  </w:ins>
                  <w:ins w:id="270" w:author="zhoujiansheng" w:date="2025-09-02T15:24:24Z">
                    <w:r>
                      <w:rPr>
                        <w:rFonts w:hint="eastAsia"/>
                        <w:vertAlign w:val="baseline"/>
                        <w:lang w:val="en-US" w:eastAsia="zh-CN"/>
                      </w:rPr>
                      <w:t>OMS</w:t>
                    </w:r>
                  </w:ins>
                  <w:ins w:id="271" w:author="zhoujiansheng" w:date="2025-09-02T15:24:25Z">
                    <w:r>
                      <w:rPr>
                        <w:rFonts w:hint="eastAsia"/>
                        <w:vertAlign w:val="baseline"/>
                        <w:lang w:val="en-US" w:eastAsia="zh-CN"/>
                      </w:rPr>
                      <w:t>，</w:t>
                    </w:r>
                  </w:ins>
                  <w:ins w:id="272" w:author="zhoujiansheng" w:date="2025-09-02T15:24:26Z">
                    <w:r>
                      <w:rPr>
                        <w:rFonts w:hint="eastAsia"/>
                        <w:vertAlign w:val="baseline"/>
                        <w:lang w:val="en-US" w:eastAsia="zh-CN"/>
                      </w:rPr>
                      <w:t>则</w:t>
                    </w:r>
                  </w:ins>
                  <w:ins w:id="273" w:author="zhoujiansheng" w:date="2025-09-02T15:24:27Z">
                    <w:r>
                      <w:rPr>
                        <w:rFonts w:hint="eastAsia"/>
                        <w:vertAlign w:val="baseline"/>
                        <w:lang w:val="en-US" w:eastAsia="zh-CN"/>
                      </w:rPr>
                      <w:t>标记</w:t>
                    </w:r>
                  </w:ins>
                  <w:ins w:id="274" w:author="zhoujiansheng" w:date="2025-09-02T15:24:30Z">
                    <w:r>
                      <w:rPr>
                        <w:rFonts w:hint="eastAsia"/>
                        <w:vertAlign w:val="baseline"/>
                        <w:lang w:val="en-US" w:eastAsia="zh-CN"/>
                      </w:rPr>
                      <w:t>该</w:t>
                    </w:r>
                  </w:ins>
                  <w:ins w:id="275" w:author="zhoujiansheng" w:date="2025-09-02T15:24:31Z">
                    <w:r>
                      <w:rPr>
                        <w:rFonts w:hint="eastAsia"/>
                        <w:vertAlign w:val="baseline"/>
                        <w:lang w:val="en-US" w:eastAsia="zh-CN"/>
                      </w:rPr>
                      <w:t>工单</w:t>
                    </w:r>
                  </w:ins>
                  <w:ins w:id="276" w:author="zhoujiansheng" w:date="2025-09-02T15:24:40Z">
                    <w:r>
                      <w:rPr>
                        <w:rFonts w:hint="eastAsia"/>
                        <w:vertAlign w:val="baseline"/>
                        <w:lang w:val="en-US" w:eastAsia="zh-CN"/>
                      </w:rPr>
                      <w:t>的</w:t>
                    </w:r>
                  </w:ins>
                  <w:ins w:id="277" w:author="zhoujiansheng" w:date="2025-09-02T15:24:49Z">
                    <w:r>
                      <w:rPr>
                        <w:rFonts w:hint="eastAsia"/>
                        <w:vertAlign w:val="baseline"/>
                        <w:lang w:val="en-US" w:eastAsia="zh-CN"/>
                      </w:rPr>
                      <w:t>“</w:t>
                    </w:r>
                  </w:ins>
                  <w:ins w:id="278" w:author="zhoujiansheng" w:date="2025-09-02T15:24:41Z">
                    <w:r>
                      <w:rPr>
                        <w:rFonts w:hint="eastAsia"/>
                        <w:vertAlign w:val="baseline"/>
                        <w:lang w:val="en-US" w:eastAsia="zh-CN"/>
                      </w:rPr>
                      <w:t>是否</w:t>
                    </w:r>
                  </w:ins>
                  <w:ins w:id="279" w:author="zhoujiansheng" w:date="2025-09-02T15:24:43Z">
                    <w:r>
                      <w:rPr>
                        <w:rFonts w:hint="eastAsia"/>
                        <w:vertAlign w:val="baseline"/>
                        <w:lang w:val="en-US" w:eastAsia="zh-CN"/>
                      </w:rPr>
                      <w:t>推送</w:t>
                    </w:r>
                  </w:ins>
                  <w:ins w:id="280" w:author="zhoujiansheng" w:date="2025-09-02T15:24:45Z">
                    <w:r>
                      <w:rPr>
                        <w:rFonts w:hint="eastAsia"/>
                        <w:vertAlign w:val="baseline"/>
                        <w:lang w:val="en-US" w:eastAsia="zh-CN"/>
                      </w:rPr>
                      <w:t>工单</w:t>
                    </w:r>
                  </w:ins>
                  <w:ins w:id="281" w:author="zhoujiansheng" w:date="2025-09-02T15:24:51Z">
                    <w:r>
                      <w:rPr>
                        <w:rFonts w:hint="eastAsia"/>
                        <w:vertAlign w:val="baseline"/>
                        <w:lang w:val="en-US" w:eastAsia="zh-CN"/>
                      </w:rPr>
                      <w:t>”</w:t>
                    </w:r>
                  </w:ins>
                  <w:ins w:id="282" w:author="zhoujiansheng" w:date="2025-09-02T15:24:53Z">
                    <w:r>
                      <w:rPr>
                        <w:rFonts w:hint="eastAsia"/>
                        <w:vertAlign w:val="baseline"/>
                        <w:lang w:val="en-US" w:eastAsia="zh-CN"/>
                      </w:rPr>
                      <w:t>状态</w:t>
                    </w:r>
                  </w:ins>
                  <w:ins w:id="283" w:author="zhoujiansheng" w:date="2025-09-02T15:24:54Z">
                    <w:r>
                      <w:rPr>
                        <w:rFonts w:hint="eastAsia"/>
                        <w:vertAlign w:val="baseline"/>
                        <w:lang w:val="en-US" w:eastAsia="zh-CN"/>
                      </w:rPr>
                      <w:t>为</w:t>
                    </w:r>
                  </w:ins>
                  <w:ins w:id="284" w:author="zhoujiansheng" w:date="2025-09-02T15:24:55Z">
                    <w:r>
                      <w:rPr>
                        <w:rFonts w:hint="eastAsia"/>
                        <w:vertAlign w:val="baseline"/>
                        <w:lang w:val="en-US" w:eastAsia="zh-CN"/>
                      </w:rPr>
                      <w:t>是，</w:t>
                    </w:r>
                  </w:ins>
                  <w:ins w:id="285" w:author="zhoujiansheng" w:date="2025-09-02T15:24:57Z">
                    <w:r>
                      <w:rPr>
                        <w:rFonts w:hint="eastAsia"/>
                        <w:vertAlign w:val="baseline"/>
                        <w:lang w:val="en-US" w:eastAsia="zh-CN"/>
                      </w:rPr>
                      <w:t>否则</w:t>
                    </w:r>
                    <w:bookmarkEnd w:id="9"/>
                  </w:ins>
                  <w:ins w:id="286" w:author="zhoujiansheng" w:date="2025-09-02T15:24:59Z">
                    <w:r>
                      <w:rPr>
                        <w:rFonts w:hint="eastAsia"/>
                        <w:vertAlign w:val="baseline"/>
                        <w:lang w:val="en-US" w:eastAsia="zh-CN"/>
                      </w:rPr>
                      <w:t>为</w:t>
                    </w:r>
                  </w:ins>
                  <w:ins w:id="287" w:author="zhoujiansheng" w:date="2025-09-02T15:25:01Z">
                    <w:r>
                      <w:rPr>
                        <w:rFonts w:hint="eastAsia"/>
                        <w:vertAlign w:val="baseline"/>
                        <w:lang w:val="en-US" w:eastAsia="zh-CN"/>
                      </w:rPr>
                      <w:t>否。</w:t>
                    </w:r>
                  </w:ins>
                </w:p>
              </w:tc>
            </w:tr>
          </w:tbl>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b/>
                <w:bCs/>
                <w:lang w:val="en-US" w:eastAsia="zh-CN"/>
              </w:rPr>
            </w:pPr>
            <w:r>
              <w:rPr>
                <w:rFonts w:hint="eastAsia"/>
                <w:b/>
                <w:bCs/>
                <w:lang w:val="en-US" w:eastAsia="zh-CN"/>
              </w:rPr>
              <w:t>二、历史隐患页面</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lang w:val="en-US" w:eastAsia="zh-CN"/>
              </w:rPr>
            </w:pPr>
            <w:r>
              <w:rPr>
                <w:rFonts w:hint="eastAsia"/>
                <w:lang w:val="en-US" w:eastAsia="zh-CN"/>
              </w:rPr>
              <w:t>已闭环的隐患触发记录存放至历史隐患报表页面</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lang w:val="en-US" w:eastAsia="zh-CN"/>
              </w:rPr>
            </w:pPr>
            <w:r>
              <w:rPr>
                <w:rFonts w:hint="eastAsia"/>
                <w:lang w:val="en-US" w:eastAsia="zh-CN"/>
              </w:rPr>
              <w:t>筛选条件：</w:t>
            </w:r>
          </w:p>
          <w:p>
            <w:pPr>
              <w:keepNext w:val="0"/>
              <w:keepLines w:val="0"/>
              <w:pageBreakBefore w:val="0"/>
              <w:widowControl w:val="0"/>
              <w:numPr>
                <w:ilvl w:val="0"/>
                <w:numId w:val="19"/>
              </w:numPr>
              <w:kinsoku/>
              <w:wordWrap/>
              <w:overflowPunct/>
              <w:topLinePunct w:val="0"/>
              <w:autoSpaceDE/>
              <w:autoSpaceDN/>
              <w:bidi w:val="0"/>
              <w:adjustRightInd/>
              <w:snapToGrid/>
              <w:ind w:left="420" w:leftChars="0" w:hanging="420" w:firstLineChars="0"/>
              <w:textAlignment w:val="auto"/>
              <w:rPr>
                <w:rFonts w:hint="eastAsia"/>
                <w:lang w:val="en-US" w:eastAsia="zh-CN"/>
              </w:rPr>
            </w:pPr>
            <w:r>
              <w:rPr>
                <w:rFonts w:hint="eastAsia"/>
                <w:lang w:val="en-US" w:eastAsia="zh-CN"/>
              </w:rPr>
              <w:t>地市：关联空间资源信息</w:t>
            </w:r>
          </w:p>
          <w:p>
            <w:pPr>
              <w:keepNext w:val="0"/>
              <w:keepLines w:val="0"/>
              <w:pageBreakBefore w:val="0"/>
              <w:widowControl w:val="0"/>
              <w:numPr>
                <w:ilvl w:val="0"/>
                <w:numId w:val="19"/>
              </w:numPr>
              <w:kinsoku/>
              <w:wordWrap/>
              <w:overflowPunct/>
              <w:topLinePunct w:val="0"/>
              <w:autoSpaceDE/>
              <w:autoSpaceDN/>
              <w:bidi w:val="0"/>
              <w:adjustRightInd/>
              <w:snapToGrid/>
              <w:ind w:left="420" w:leftChars="0" w:hanging="420" w:firstLineChars="0"/>
              <w:textAlignment w:val="auto"/>
              <w:rPr>
                <w:rFonts w:hint="eastAsia"/>
                <w:lang w:val="en-US" w:eastAsia="zh-CN"/>
              </w:rPr>
            </w:pPr>
            <w:r>
              <w:rPr>
                <w:rFonts w:hint="eastAsia"/>
                <w:lang w:val="en-US" w:eastAsia="zh-CN"/>
              </w:rPr>
              <w:t>站点名称：关联空间资源信息</w:t>
            </w:r>
          </w:p>
          <w:p>
            <w:pPr>
              <w:keepNext w:val="0"/>
              <w:keepLines w:val="0"/>
              <w:pageBreakBefore w:val="0"/>
              <w:widowControl w:val="0"/>
              <w:numPr>
                <w:ilvl w:val="0"/>
                <w:numId w:val="19"/>
              </w:numPr>
              <w:kinsoku/>
              <w:wordWrap/>
              <w:overflowPunct/>
              <w:topLinePunct w:val="0"/>
              <w:autoSpaceDE/>
              <w:autoSpaceDN/>
              <w:bidi w:val="0"/>
              <w:adjustRightInd/>
              <w:snapToGrid/>
              <w:ind w:left="420" w:leftChars="0" w:hanging="420" w:firstLineChars="0"/>
              <w:textAlignment w:val="auto"/>
              <w:rPr>
                <w:rFonts w:hint="eastAsia"/>
                <w:lang w:val="en-US" w:eastAsia="zh-CN"/>
              </w:rPr>
            </w:pPr>
            <w:r>
              <w:rPr>
                <w:rFonts w:hint="eastAsia"/>
                <w:lang w:val="en-US" w:eastAsia="zh-CN"/>
              </w:rPr>
              <w:t>站点类型：关联空间资源信息</w:t>
            </w:r>
          </w:p>
          <w:p>
            <w:pPr>
              <w:keepNext w:val="0"/>
              <w:keepLines w:val="0"/>
              <w:pageBreakBefore w:val="0"/>
              <w:widowControl w:val="0"/>
              <w:numPr>
                <w:ilvl w:val="0"/>
                <w:numId w:val="19"/>
              </w:numPr>
              <w:kinsoku/>
              <w:wordWrap/>
              <w:overflowPunct/>
              <w:topLinePunct w:val="0"/>
              <w:autoSpaceDE/>
              <w:autoSpaceDN/>
              <w:bidi w:val="0"/>
              <w:adjustRightInd/>
              <w:snapToGrid/>
              <w:ind w:left="420" w:leftChars="0" w:hanging="420" w:firstLineChars="0"/>
              <w:textAlignment w:val="auto"/>
              <w:rPr>
                <w:rFonts w:hint="eastAsia"/>
                <w:lang w:val="en-US" w:eastAsia="zh-CN"/>
              </w:rPr>
            </w:pPr>
            <w:r>
              <w:rPr>
                <w:rFonts w:hint="eastAsia"/>
                <w:lang w:val="en-US" w:eastAsia="zh-CN"/>
              </w:rPr>
              <w:t>设备类型：枚举值，同步隐患规则配置的设备的类型。若隐患规则设备类型有新增，此处同步新增。隐患规则配置中删减了，不同步删减（历史数据要可查）。</w:t>
            </w:r>
          </w:p>
          <w:p>
            <w:pPr>
              <w:keepNext w:val="0"/>
              <w:keepLines w:val="0"/>
              <w:pageBreakBefore w:val="0"/>
              <w:widowControl w:val="0"/>
              <w:numPr>
                <w:ilvl w:val="0"/>
                <w:numId w:val="19"/>
              </w:numPr>
              <w:kinsoku/>
              <w:wordWrap/>
              <w:overflowPunct/>
              <w:topLinePunct w:val="0"/>
              <w:autoSpaceDE/>
              <w:autoSpaceDN/>
              <w:bidi w:val="0"/>
              <w:adjustRightInd/>
              <w:snapToGrid/>
              <w:ind w:left="420" w:leftChars="0" w:hanging="420" w:firstLineChars="0"/>
              <w:textAlignment w:val="auto"/>
              <w:rPr>
                <w:rFonts w:hint="default"/>
                <w:lang w:val="en-US" w:eastAsia="zh-CN"/>
              </w:rPr>
            </w:pPr>
            <w:r>
              <w:rPr>
                <w:rFonts w:hint="eastAsia"/>
                <w:lang w:val="en-US" w:eastAsia="zh-CN"/>
              </w:rPr>
              <w:t>隐患名称：枚举值，同步隐患规则配置的隐患名称。若隐患名称有新增，此处同步新增。隐患规则配置中删减了，不同步删减。</w:t>
            </w:r>
          </w:p>
          <w:p>
            <w:pPr>
              <w:keepNext w:val="0"/>
              <w:keepLines w:val="0"/>
              <w:pageBreakBefore w:val="0"/>
              <w:widowControl w:val="0"/>
              <w:numPr>
                <w:ilvl w:val="0"/>
                <w:numId w:val="19"/>
              </w:numPr>
              <w:kinsoku/>
              <w:wordWrap/>
              <w:overflowPunct/>
              <w:topLinePunct w:val="0"/>
              <w:autoSpaceDE/>
              <w:autoSpaceDN/>
              <w:bidi w:val="0"/>
              <w:adjustRightInd/>
              <w:snapToGrid/>
              <w:ind w:left="420" w:leftChars="0" w:hanging="420" w:firstLineChars="0"/>
              <w:textAlignment w:val="auto"/>
              <w:rPr>
                <w:rFonts w:hint="default"/>
                <w:lang w:val="en-US" w:eastAsia="zh-CN"/>
              </w:rPr>
            </w:pPr>
            <w:r>
              <w:rPr>
                <w:rFonts w:hint="eastAsia"/>
                <w:lang w:val="en-US" w:eastAsia="zh-CN"/>
              </w:rPr>
              <w:t>隐患等级：下拉选择，可多选。枚举值，一级隐患、二级隐患、三级隐患、四级隐患。默认全选。</w:t>
            </w:r>
          </w:p>
          <w:p>
            <w:pPr>
              <w:keepNext w:val="0"/>
              <w:keepLines w:val="0"/>
              <w:pageBreakBefore w:val="0"/>
              <w:widowControl w:val="0"/>
              <w:numPr>
                <w:ilvl w:val="0"/>
                <w:numId w:val="19"/>
              </w:numPr>
              <w:kinsoku/>
              <w:wordWrap/>
              <w:overflowPunct/>
              <w:topLinePunct w:val="0"/>
              <w:autoSpaceDE/>
              <w:autoSpaceDN/>
              <w:bidi w:val="0"/>
              <w:adjustRightInd/>
              <w:snapToGrid/>
              <w:ind w:left="420" w:leftChars="0" w:hanging="420" w:firstLineChars="0"/>
              <w:textAlignment w:val="auto"/>
              <w:rPr>
                <w:ins w:id="288" w:author="zhoujiansheng" w:date="2025-09-02T15:25:27Z"/>
                <w:rFonts w:hint="default"/>
                <w:lang w:val="en-US" w:eastAsia="zh-CN"/>
              </w:rPr>
            </w:pPr>
            <w:r>
              <w:rPr>
                <w:rFonts w:hint="eastAsia"/>
                <w:lang w:val="en-US" w:eastAsia="zh-CN"/>
              </w:rPr>
              <w:t>时间：查询隐患开始时间，最大跨度一年。yyyy-mm-ddhh:mm:ss，默认显示近一个月数据。</w:t>
            </w:r>
          </w:p>
          <w:p>
            <w:pPr>
              <w:keepNext w:val="0"/>
              <w:keepLines w:val="0"/>
              <w:pageBreakBefore w:val="0"/>
              <w:widowControl w:val="0"/>
              <w:numPr>
                <w:ilvl w:val="0"/>
                <w:numId w:val="19"/>
              </w:numPr>
              <w:kinsoku/>
              <w:wordWrap/>
              <w:overflowPunct/>
              <w:topLinePunct w:val="0"/>
              <w:autoSpaceDE/>
              <w:autoSpaceDN/>
              <w:bidi w:val="0"/>
              <w:adjustRightInd/>
              <w:snapToGrid/>
              <w:ind w:left="420" w:leftChars="0" w:hanging="420" w:firstLineChars="0"/>
              <w:textAlignment w:val="auto"/>
              <w:rPr>
                <w:ins w:id="289" w:author="zhoujiansheng" w:date="2025-09-02T15:25:39Z"/>
                <w:rFonts w:hint="default"/>
                <w:lang w:val="en-US" w:eastAsia="zh-CN"/>
              </w:rPr>
            </w:pPr>
            <w:ins w:id="290" w:author="zhoujiansheng" w:date="2025-09-02T15:25:39Z">
              <w:r>
                <w:rPr>
                  <w:rFonts w:hint="eastAsia"/>
                  <w:lang w:val="en-US" w:eastAsia="zh-CN"/>
                </w:rPr>
                <w:t>是否推送工单：下拉选择，枚举：是/否。默认全部。</w:t>
              </w:r>
            </w:ins>
          </w:p>
          <w:p>
            <w:pPr>
              <w:keepNext w:val="0"/>
              <w:keepLines w:val="0"/>
              <w:pageBreakBefore w:val="0"/>
              <w:widowControl w:val="0"/>
              <w:numPr>
                <w:ilvl w:val="-1"/>
                <w:numId w:val="0"/>
              </w:numPr>
              <w:kinsoku/>
              <w:wordWrap/>
              <w:overflowPunct/>
              <w:topLinePunct w:val="0"/>
              <w:autoSpaceDE/>
              <w:autoSpaceDN/>
              <w:bidi w:val="0"/>
              <w:adjustRightInd/>
              <w:snapToGrid/>
              <w:ind w:left="0" w:leftChars="0" w:firstLine="0" w:firstLineChars="0"/>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lang w:val="en-US" w:eastAsia="zh-CN"/>
              </w:rPr>
            </w:pPr>
            <w:r>
              <w:rPr>
                <w:rFonts w:hint="eastAsia"/>
                <w:lang w:val="en-US" w:eastAsia="zh-CN"/>
              </w:rPr>
              <w:t>历史隐患查询结果字段如下，表格支持导出。</w:t>
            </w:r>
          </w:p>
          <w:tbl>
            <w:tblPr>
              <w:tblStyle w:val="33"/>
              <w:tblW w:w="862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2"/>
              <w:gridCol w:w="63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shd w:val="clear" w:color="auto" w:fill="D7D7D7" w:themeFill="background1" w:themeFillShade="D8"/>
                  <w:vAlign w:val="top"/>
                </w:tcPr>
                <w:p>
                  <w:pPr>
                    <w:numPr>
                      <w:ilvl w:val="0"/>
                      <w:numId w:val="0"/>
                    </w:numPr>
                    <w:ind w:left="0" w:leftChars="0" w:firstLine="0" w:firstLineChars="0"/>
                    <w:jc w:val="center"/>
                    <w:rPr>
                      <w:rFonts w:hint="default"/>
                      <w:vertAlign w:val="baseline"/>
                      <w:lang w:val="en-US" w:eastAsia="zh-CN"/>
                    </w:rPr>
                  </w:pPr>
                  <w:r>
                    <w:rPr>
                      <w:rFonts w:hint="eastAsia"/>
                      <w:b w:val="0"/>
                      <w:bCs w:val="0"/>
                      <w:vertAlign w:val="baseline"/>
                      <w:lang w:val="en-US" w:eastAsia="zh-CN"/>
                    </w:rPr>
                    <w:t>字段</w:t>
                  </w:r>
                </w:p>
              </w:tc>
              <w:tc>
                <w:tcPr>
                  <w:tcW w:w="6362" w:type="dxa"/>
                  <w:shd w:val="clear" w:color="auto" w:fill="D7D7D7" w:themeFill="background1" w:themeFillShade="D8"/>
                  <w:vAlign w:val="top"/>
                </w:tcPr>
                <w:p>
                  <w:pPr>
                    <w:numPr>
                      <w:ilvl w:val="0"/>
                      <w:numId w:val="0"/>
                    </w:numPr>
                    <w:ind w:left="0" w:leftChars="0" w:firstLine="0" w:firstLineChars="0"/>
                    <w:jc w:val="center"/>
                    <w:rPr>
                      <w:rFonts w:hint="default"/>
                      <w:vertAlign w:val="baseline"/>
                      <w:lang w:val="en-US" w:eastAsia="zh-CN"/>
                    </w:rPr>
                  </w:pPr>
                  <w:r>
                    <w:rPr>
                      <w:rFonts w:hint="eastAsia"/>
                      <w:b w:val="0"/>
                      <w:bCs w:val="0"/>
                      <w:vertAlign w:val="baseline"/>
                      <w:lang w:val="en-US" w:eastAsia="zh-CN"/>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vertAlign w:val="baseline"/>
                      <w:lang w:val="en-US" w:eastAsia="zh-CN"/>
                    </w:rPr>
                  </w:pPr>
                  <w:r>
                    <w:rPr>
                      <w:rFonts w:hint="eastAsia"/>
                      <w:lang w:val="en-US" w:eastAsia="zh-CN"/>
                    </w:rPr>
                    <w:t>地市</w:t>
                  </w:r>
                </w:p>
              </w:tc>
              <w:tc>
                <w:tcPr>
                  <w:tcW w:w="6362" w:type="dxa"/>
                </w:tcPr>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vertAlign w:val="baseline"/>
                      <w:lang w:val="en-US" w:eastAsia="zh-CN"/>
                    </w:rPr>
                  </w:pPr>
                  <w:r>
                    <w:rPr>
                      <w:rFonts w:hint="eastAsia"/>
                      <w:vertAlign w:val="baseline"/>
                      <w:lang w:val="en-US" w:eastAsia="zh-CN"/>
                    </w:rPr>
                    <w:t>自动关联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vertAlign w:val="baseline"/>
                      <w:lang w:val="en-US" w:eastAsia="zh-CN"/>
                    </w:rPr>
                  </w:pPr>
                  <w:r>
                    <w:rPr>
                      <w:rFonts w:hint="eastAsia"/>
                      <w:lang w:val="en-US" w:eastAsia="zh-CN"/>
                    </w:rPr>
                    <w:t>站点名称</w:t>
                  </w:r>
                </w:p>
              </w:tc>
              <w:tc>
                <w:tcPr>
                  <w:tcW w:w="6362" w:type="dxa"/>
                </w:tcPr>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vertAlign w:val="baseline"/>
                      <w:lang w:val="en-US" w:eastAsia="zh-CN"/>
                    </w:rPr>
                  </w:pPr>
                  <w:r>
                    <w:rPr>
                      <w:rFonts w:hint="eastAsia"/>
                      <w:vertAlign w:val="baseline"/>
                      <w:lang w:val="en-US" w:eastAsia="zh-CN"/>
                    </w:rPr>
                    <w:t>自动关联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vertAlign w:val="baseline"/>
                      <w:lang w:val="en-US" w:eastAsia="zh-CN"/>
                    </w:rPr>
                  </w:pPr>
                  <w:r>
                    <w:rPr>
                      <w:rFonts w:hint="eastAsia"/>
                      <w:lang w:val="en-US" w:eastAsia="zh-CN"/>
                    </w:rPr>
                    <w:t>站点类型</w:t>
                  </w:r>
                </w:p>
              </w:tc>
              <w:tc>
                <w:tcPr>
                  <w:tcW w:w="6362" w:type="dxa"/>
                  <w:vAlign w:val="top"/>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vertAlign w:val="baseline"/>
                      <w:lang w:val="en-US" w:eastAsia="zh-CN"/>
                    </w:rPr>
                  </w:pPr>
                  <w:r>
                    <w:rPr>
                      <w:rFonts w:hint="eastAsia"/>
                      <w:vertAlign w:val="baseline"/>
                      <w:lang w:val="en-US" w:eastAsia="zh-CN"/>
                    </w:rPr>
                    <w:t>自动关联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vertAlign w:val="baseline"/>
                      <w:lang w:val="en-US" w:eastAsia="zh-CN"/>
                    </w:rPr>
                  </w:pPr>
                  <w:r>
                    <w:rPr>
                      <w:rFonts w:hint="eastAsia"/>
                      <w:lang w:val="en-US" w:eastAsia="zh-CN"/>
                    </w:rPr>
                    <w:t>机房名称</w:t>
                  </w:r>
                </w:p>
              </w:tc>
              <w:tc>
                <w:tcPr>
                  <w:tcW w:w="6362" w:type="dxa"/>
                  <w:vAlign w:val="top"/>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vertAlign w:val="baseline"/>
                      <w:lang w:val="en-US" w:eastAsia="zh-CN"/>
                    </w:rPr>
                  </w:pPr>
                  <w:r>
                    <w:rPr>
                      <w:rFonts w:hint="eastAsia"/>
                      <w:vertAlign w:val="baseline"/>
                      <w:lang w:val="en-US" w:eastAsia="zh-CN"/>
                    </w:rPr>
                    <w:t>自动关联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vertAlign w:val="baseline"/>
                      <w:lang w:val="en-US" w:eastAsia="zh-CN"/>
                    </w:rPr>
                  </w:pPr>
                  <w:r>
                    <w:rPr>
                      <w:rFonts w:hint="eastAsia"/>
                      <w:lang w:val="en-US" w:eastAsia="zh-CN"/>
                    </w:rPr>
                    <w:t>设备类型</w:t>
                  </w:r>
                </w:p>
              </w:tc>
              <w:tc>
                <w:tcPr>
                  <w:tcW w:w="6362" w:type="dxa"/>
                  <w:vAlign w:val="top"/>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vertAlign w:val="baseline"/>
                      <w:lang w:val="en-US" w:eastAsia="zh-CN"/>
                    </w:rPr>
                  </w:pPr>
                  <w:r>
                    <w:rPr>
                      <w:rFonts w:hint="eastAsia"/>
                      <w:vertAlign w:val="baseline"/>
                      <w:lang w:val="en-US" w:eastAsia="zh-CN"/>
                    </w:rPr>
                    <w:t>自动关联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vertAlign w:val="baseline"/>
                      <w:lang w:val="en-US" w:eastAsia="zh-CN"/>
                    </w:rPr>
                  </w:pPr>
                  <w:r>
                    <w:rPr>
                      <w:rFonts w:hint="eastAsia"/>
                      <w:lang w:val="en-US" w:eastAsia="zh-CN"/>
                    </w:rPr>
                    <w:t>设备名称</w:t>
                  </w:r>
                </w:p>
              </w:tc>
              <w:tc>
                <w:tcPr>
                  <w:tcW w:w="6362" w:type="dxa"/>
                  <w:vAlign w:val="top"/>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vertAlign w:val="baseline"/>
                      <w:lang w:val="en-US" w:eastAsia="zh-CN"/>
                    </w:rPr>
                  </w:pPr>
                  <w:r>
                    <w:rPr>
                      <w:rFonts w:hint="eastAsia"/>
                      <w:vertAlign w:val="baseline"/>
                      <w:lang w:val="en-US" w:eastAsia="zh-CN"/>
                    </w:rPr>
                    <w:t>自动关联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vertAlign w:val="baseline"/>
                      <w:lang w:val="en-US" w:eastAsia="zh-CN"/>
                    </w:rPr>
                  </w:pPr>
                  <w:r>
                    <w:rPr>
                      <w:rFonts w:hint="eastAsia"/>
                      <w:lang w:val="en-US" w:eastAsia="zh-CN"/>
                    </w:rPr>
                    <w:t>信号名称</w:t>
                  </w:r>
                </w:p>
              </w:tc>
              <w:tc>
                <w:tcPr>
                  <w:tcW w:w="6362" w:type="dxa"/>
                  <w:vAlign w:val="top"/>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vertAlign w:val="baseline"/>
                      <w:lang w:val="en-US" w:eastAsia="zh-CN"/>
                    </w:rPr>
                  </w:pPr>
                  <w:r>
                    <w:rPr>
                      <w:rFonts w:hint="eastAsia"/>
                      <w:vertAlign w:val="baseline"/>
                      <w:lang w:val="en-US" w:eastAsia="zh-CN"/>
                    </w:rPr>
                    <w:t>自动关联，显示实际采集到的信号名称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vertAlign w:val="baseline"/>
                      <w:lang w:val="en-US" w:eastAsia="zh-CN"/>
                    </w:rPr>
                  </w:pPr>
                  <w:r>
                    <w:rPr>
                      <w:rFonts w:hint="eastAsia"/>
                      <w:lang w:val="en-US" w:eastAsia="zh-CN"/>
                    </w:rPr>
                    <w:t>隐患名称</w:t>
                  </w:r>
                </w:p>
              </w:tc>
              <w:tc>
                <w:tcPr>
                  <w:tcW w:w="6362" w:type="dxa"/>
                </w:tcPr>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vertAlign w:val="baseline"/>
                      <w:lang w:val="en-US" w:eastAsia="zh-CN"/>
                    </w:rPr>
                  </w:pPr>
                  <w:r>
                    <w:rPr>
                      <w:rFonts w:hint="eastAsia"/>
                      <w:vertAlign w:val="baseline"/>
                      <w:lang w:val="en-US" w:eastAsia="zh-CN"/>
                    </w:rPr>
                    <w:t>自动关联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lang w:val="en-US" w:eastAsia="zh-CN"/>
                    </w:rPr>
                  </w:pPr>
                  <w:r>
                    <w:rPr>
                      <w:rFonts w:hint="eastAsia"/>
                      <w:lang w:val="en-US" w:eastAsia="zh-CN"/>
                    </w:rPr>
                    <w:t>隐患等级</w:t>
                  </w:r>
                </w:p>
              </w:tc>
              <w:tc>
                <w:tcPr>
                  <w:tcW w:w="6362" w:type="dxa"/>
                </w:tcPr>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vertAlign w:val="baseline"/>
                      <w:lang w:val="en-US" w:eastAsia="zh-CN"/>
                    </w:rPr>
                  </w:pPr>
                  <w:r>
                    <w:rPr>
                      <w:rFonts w:hint="eastAsia"/>
                      <w:vertAlign w:val="baseline"/>
                      <w:lang w:val="en-US" w:eastAsia="zh-CN"/>
                    </w:rPr>
                    <w:t>关联当前隐患规则配置中的“隐患等级”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vAlign w:val="top"/>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eastAsia"/>
                      <w:lang w:val="en-US" w:eastAsia="zh-CN"/>
                    </w:rPr>
                  </w:pPr>
                  <w:r>
                    <w:rPr>
                      <w:rFonts w:hint="eastAsia"/>
                      <w:lang w:val="en-US" w:eastAsia="zh-CN"/>
                    </w:rPr>
                    <w:t>触发值</w:t>
                  </w:r>
                </w:p>
              </w:tc>
              <w:tc>
                <w:tcPr>
                  <w:tcW w:w="6362" w:type="dxa"/>
                  <w:vAlign w:val="top"/>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eastAsia"/>
                      <w:vertAlign w:val="baseline"/>
                      <w:lang w:val="en-US" w:eastAsia="zh-CN"/>
                    </w:rPr>
                  </w:pPr>
                  <w:r>
                    <w:rPr>
                      <w:rFonts w:hint="eastAsia"/>
                      <w:vertAlign w:val="baseline"/>
                      <w:lang w:val="en-US" w:eastAsia="zh-CN"/>
                    </w:rPr>
                    <w:t>触发隐患规则时的第一个信号值。各隐患对应的触发值参考</w:t>
                  </w:r>
                  <w:r>
                    <w:rPr>
                      <w:rFonts w:hint="eastAsia"/>
                      <w:color w:val="0000FF"/>
                      <w:u w:val="single"/>
                      <w:vertAlign w:val="baseline"/>
                      <w:lang w:val="en-US" w:eastAsia="zh-CN"/>
                    </w:rPr>
                    <w:fldChar w:fldCharType="begin"/>
                  </w:r>
                  <w:r>
                    <w:rPr>
                      <w:rFonts w:hint="eastAsia"/>
                      <w:color w:val="0000FF"/>
                      <w:u w:val="single"/>
                      <w:vertAlign w:val="baseline"/>
                      <w:lang w:val="en-US" w:eastAsia="zh-CN"/>
                    </w:rPr>
                    <w:instrText xml:space="preserve"> REF _Ref27074 \h </w:instrText>
                  </w:r>
                  <w:r>
                    <w:rPr>
                      <w:rFonts w:hint="eastAsia"/>
                      <w:color w:val="0000FF"/>
                      <w:u w:val="single"/>
                      <w:vertAlign w:val="baseline"/>
                      <w:lang w:val="en-US" w:eastAsia="zh-CN"/>
                    </w:rPr>
                    <w:fldChar w:fldCharType="separate"/>
                  </w:r>
                  <w:r>
                    <w:rPr>
                      <w:color w:val="0000FF"/>
                      <w:u w:val="single"/>
                    </w:rPr>
                    <w:t>附件1-1</w:t>
                  </w:r>
                  <w:r>
                    <w:rPr>
                      <w:rFonts w:hint="eastAsia"/>
                      <w:color w:val="0000FF"/>
                      <w:u w:val="single"/>
                      <w:vertAlign w:val="baseline"/>
                      <w:lang w:val="en-US" w:eastAsia="zh-CN"/>
                    </w:rPr>
                    <w:fldChar w:fldCharType="end"/>
                  </w:r>
                  <w:r>
                    <w:rPr>
                      <w:rFonts w:hint="eastAsia"/>
                      <w:vertAlign w:val="baseline"/>
                      <w:lang w:val="en-US" w:eastAsia="zh-CN"/>
                    </w:rPr>
                    <w:t>G列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vertAlign w:val="baseline"/>
                      <w:lang w:val="en-US" w:eastAsia="zh-CN"/>
                    </w:rPr>
                  </w:pPr>
                  <w:r>
                    <w:rPr>
                      <w:rFonts w:hint="eastAsia"/>
                      <w:lang w:val="en-US" w:eastAsia="zh-CN"/>
                    </w:rPr>
                    <w:t>开始时间</w:t>
                  </w:r>
                </w:p>
              </w:tc>
              <w:tc>
                <w:tcPr>
                  <w:tcW w:w="6362" w:type="dxa"/>
                </w:tcPr>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vertAlign w:val="baseline"/>
                      <w:lang w:val="en-US" w:eastAsia="zh-CN"/>
                    </w:rPr>
                  </w:pPr>
                  <w:r>
                    <w:rPr>
                      <w:rFonts w:hint="eastAsia"/>
                      <w:vertAlign w:val="baseline"/>
                      <w:lang w:val="en-US" w:eastAsia="zh-CN"/>
                    </w:rPr>
                    <w:t>取隐患规则触发生效的实时值的采集时间，非实时值的隐患规则取规则判定生效的时间。格式yyyy-mm-ddhh:mm:ss。该字段支持排序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vertAlign w:val="baseline"/>
                      <w:lang w:val="en-US" w:eastAsia="zh-CN"/>
                    </w:rPr>
                  </w:pPr>
                  <w:r>
                    <w:rPr>
                      <w:rFonts w:hint="eastAsia"/>
                      <w:lang w:val="en-US" w:eastAsia="zh-CN"/>
                    </w:rPr>
                    <w:t>结束时间</w:t>
                  </w:r>
                </w:p>
              </w:tc>
              <w:tc>
                <w:tcPr>
                  <w:tcW w:w="6362" w:type="dxa"/>
                </w:tcPr>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vertAlign w:val="baseline"/>
                      <w:lang w:val="en-US" w:eastAsia="zh-CN"/>
                    </w:rPr>
                  </w:pPr>
                  <w:r>
                    <w:rPr>
                      <w:rFonts w:hint="eastAsia"/>
                      <w:vertAlign w:val="baseline"/>
                      <w:lang w:val="en-US" w:eastAsia="zh-CN"/>
                    </w:rPr>
                    <w:t>取隐患规则判断隐患消除时的时间，若是手动消除隐患，则取手动消除确认的时间，格式yyyy-mm-ddhh:mm:ss。该字段支持排序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291" w:author="zhoujiansheng" w:date="2025-09-02T15:26:09Z"/>
              </w:trPr>
              <w:tc>
                <w:tcPr>
                  <w:tcW w:w="2262" w:type="dxa"/>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ins w:id="292" w:author="zhoujiansheng" w:date="2025-09-02T15:26:09Z"/>
                      <w:rFonts w:hint="default"/>
                      <w:lang w:val="en-US" w:eastAsia="zh-CN"/>
                    </w:rPr>
                  </w:pPr>
                  <w:ins w:id="293" w:author="zhoujiansheng" w:date="2025-09-02T15:26:25Z">
                    <w:r>
                      <w:rPr>
                        <w:rFonts w:hint="eastAsia"/>
                        <w:lang w:val="en-US" w:eastAsia="zh-CN"/>
                      </w:rPr>
                      <w:t>是否</w:t>
                    </w:r>
                  </w:ins>
                  <w:ins w:id="294" w:author="zhoujiansheng" w:date="2025-09-02T15:26:26Z">
                    <w:r>
                      <w:rPr>
                        <w:rFonts w:hint="eastAsia"/>
                        <w:lang w:val="en-US" w:eastAsia="zh-CN"/>
                      </w:rPr>
                      <w:t>推动</w:t>
                    </w:r>
                  </w:ins>
                  <w:ins w:id="295" w:author="zhoujiansheng" w:date="2025-09-02T15:26:27Z">
                    <w:r>
                      <w:rPr>
                        <w:rFonts w:hint="eastAsia"/>
                        <w:lang w:val="en-US" w:eastAsia="zh-CN"/>
                      </w:rPr>
                      <w:t>工单</w:t>
                    </w:r>
                  </w:ins>
                </w:p>
              </w:tc>
              <w:tc>
                <w:tcPr>
                  <w:tcW w:w="6362" w:type="dxa"/>
                </w:tcPr>
                <w:p>
                  <w:pPr>
                    <w:keepNext w:val="0"/>
                    <w:keepLines w:val="0"/>
                    <w:pageBreakBefore w:val="0"/>
                    <w:widowControl w:val="0"/>
                    <w:numPr>
                      <w:ilvl w:val="0"/>
                      <w:numId w:val="0"/>
                    </w:numPr>
                    <w:kinsoku/>
                    <w:wordWrap/>
                    <w:overflowPunct/>
                    <w:topLinePunct w:val="0"/>
                    <w:autoSpaceDE/>
                    <w:autoSpaceDN/>
                    <w:bidi w:val="0"/>
                    <w:adjustRightInd/>
                    <w:snapToGrid/>
                    <w:textAlignment w:val="auto"/>
                    <w:rPr>
                      <w:ins w:id="296" w:author="zhoujiansheng" w:date="2025-09-02T15:26:09Z"/>
                      <w:rFonts w:hint="default"/>
                      <w:vertAlign w:val="baseline"/>
                      <w:lang w:val="en-US" w:eastAsia="zh-CN"/>
                    </w:rPr>
                  </w:pPr>
                  <w:ins w:id="297" w:author="zhoujiansheng" w:date="2025-09-02T15:26:39Z">
                    <w:r>
                      <w:rPr>
                        <w:rFonts w:hint="eastAsia"/>
                        <w:vertAlign w:val="baseline"/>
                        <w:lang w:val="en-US" w:eastAsia="zh-CN"/>
                      </w:rPr>
                      <w:t>关联筛选条件。若产出的隐患工单，推送到了EOMS，则标记该工单的“是否推送工单”状态为是，否则</w:t>
                    </w:r>
                  </w:ins>
                  <w:ins w:id="298" w:author="zhoujiansheng" w:date="2025-09-02T15:26:42Z">
                    <w:r>
                      <w:rPr>
                        <w:rFonts w:hint="eastAsia"/>
                        <w:vertAlign w:val="baseline"/>
                        <w:lang w:val="en-US" w:eastAsia="zh-CN"/>
                      </w:rPr>
                      <w:t>为</w:t>
                    </w:r>
                  </w:ins>
                  <w:ins w:id="299" w:author="zhoujiansheng" w:date="2025-09-02T15:26:43Z">
                    <w:r>
                      <w:rPr>
                        <w:rFonts w:hint="eastAsia"/>
                        <w:vertAlign w:val="baseline"/>
                        <w:lang w:val="en-US" w:eastAsia="zh-CN"/>
                      </w:rPr>
                      <w:t>否。</w:t>
                    </w:r>
                  </w:ins>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vAlign w:val="top"/>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vertAlign w:val="baseline"/>
                      <w:lang w:val="en-US" w:eastAsia="zh-CN"/>
                    </w:rPr>
                  </w:pPr>
                  <w:r>
                    <w:rPr>
                      <w:rFonts w:hint="eastAsia"/>
                      <w:lang w:val="en-US" w:eastAsia="zh-CN"/>
                    </w:rPr>
                    <w:t>闭环方式</w:t>
                  </w:r>
                </w:p>
              </w:tc>
              <w:tc>
                <w:tcPr>
                  <w:tcW w:w="6362" w:type="dxa"/>
                  <w:vAlign w:val="top"/>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vertAlign w:val="baseline"/>
                      <w:lang w:val="en-US" w:eastAsia="zh-CN"/>
                    </w:rPr>
                  </w:pPr>
                  <w:r>
                    <w:rPr>
                      <w:rFonts w:hint="eastAsia"/>
                      <w:vertAlign w:val="baseline"/>
                      <w:lang w:val="en-US" w:eastAsia="zh-CN"/>
                    </w:rPr>
                    <w:t>枚举值：手动消除/系统消除。在实时隐患页面通过“消除”按钮手动闭环的隐患记录，显示手动消除。隐患监测信号回到正常范围内结束的隐患，显示系统消除。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vAlign w:val="top"/>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lang w:val="en-US" w:eastAsia="zh-CN"/>
                    </w:rPr>
                  </w:pPr>
                  <w:r>
                    <w:rPr>
                      <w:rFonts w:hint="eastAsia"/>
                      <w:lang w:val="en-US" w:eastAsia="zh-CN"/>
                    </w:rPr>
                    <w:t>确认人</w:t>
                  </w:r>
                </w:p>
              </w:tc>
              <w:tc>
                <w:tcPr>
                  <w:tcW w:w="6362" w:type="dxa"/>
                  <w:vAlign w:val="top"/>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vertAlign w:val="baseline"/>
                      <w:lang w:val="en-US" w:eastAsia="zh-CN"/>
                    </w:rPr>
                  </w:pPr>
                  <w:r>
                    <w:rPr>
                      <w:rFonts w:hint="eastAsia"/>
                      <w:vertAlign w:val="baseline"/>
                      <w:lang w:val="en-US" w:eastAsia="zh-CN"/>
                    </w:rPr>
                    <w:t>闭环方式为“手动消除”时，显示执行手动消除的账号姓名。系统消除不显示，置空。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lang w:val="en-US" w:eastAsia="zh-CN"/>
                    </w:rPr>
                  </w:pPr>
                  <w:r>
                    <w:rPr>
                      <w:rFonts w:hint="eastAsia"/>
                      <w:lang w:val="en-US" w:eastAsia="zh-CN"/>
                    </w:rPr>
                    <w:t>备注</w:t>
                  </w:r>
                </w:p>
              </w:tc>
              <w:tc>
                <w:tcPr>
                  <w:tcW w:w="6362" w:type="dxa"/>
                </w:tcPr>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vertAlign w:val="baseline"/>
                      <w:lang w:val="en-US" w:eastAsia="zh-CN"/>
                    </w:rPr>
                  </w:pPr>
                  <w:r>
                    <w:rPr>
                      <w:rFonts w:hint="eastAsia"/>
                      <w:vertAlign w:val="baseline"/>
                      <w:lang w:val="en-US" w:eastAsia="zh-CN"/>
                    </w:rPr>
                    <w:t>显示手动消除时填写的备注内容。</w:t>
                  </w:r>
                </w:p>
              </w:tc>
            </w:tr>
          </w:tbl>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lang w:val="en-US" w:eastAsia="zh-CN"/>
              </w:rPr>
            </w:pPr>
            <w:r>
              <w:rPr>
                <w:rFonts w:hint="eastAsia"/>
                <w:lang w:val="en-US" w:eastAsia="zh-CN"/>
              </w:rPr>
              <w:t>在规则配置中“是否推送”为是的规则，在触发隐患后，需要将隐患信息推送至EMOS平台。活动隐患闭环后，需要再次将隐患闭环信息推送至EMOS平台，EMOS工单可根据隐患闭环信息，对工单进行关闭。</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lang w:val="en-US" w:eastAsia="zh-CN"/>
              </w:rPr>
            </w:pPr>
            <w:r>
              <w:rPr>
                <w:rFonts w:hint="eastAsia"/>
                <w:lang w:val="en-US" w:eastAsia="zh-CN"/>
              </w:rPr>
              <w:t>对接EMOS平台上报隐患数据接口文档如下：</w:t>
            </w:r>
          </w:p>
          <w:p>
            <w:pPr>
              <w:numPr>
                <w:ilvl w:val="0"/>
                <w:numId w:val="0"/>
              </w:numPr>
              <w:ind w:leftChars="0"/>
              <w:rPr>
                <w:rFonts w:hint="eastAsia"/>
                <w:lang w:val="en-US" w:eastAsia="zh-CN"/>
              </w:rPr>
            </w:pPr>
            <w:r>
              <w:rPr>
                <w:rFonts w:hint="eastAsia"/>
                <w:lang w:val="en-US" w:eastAsia="zh-CN"/>
              </w:rPr>
              <w:object>
                <v:shape id="_x0000_i1027" o:spt="75" type="#_x0000_t75" style="height:65.4pt;width:72.6pt;" o:ole="t" filled="f" o:preferrelative="t" stroked="f" coordsize="21600,21600">
                  <v:path/>
                  <v:fill on="f" focussize="0,0"/>
                  <v:stroke on="f"/>
                  <v:imagedata r:id="rId17" o:title=""/>
                  <o:lock v:ext="edit" aspectratio="t"/>
                  <w10:wrap type="none"/>
                  <w10:anchorlock/>
                </v:shape>
                <o:OLEObject Type="Embed" ProgID="Word.Document.12" ShapeID="_x0000_i1027" DrawAspect="Icon" ObjectID="_1468075727" r:id="rId16">
                  <o:LockedField>false</o:LockedField>
                </o:OLEObject>
              </w:object>
            </w:r>
          </w:p>
          <w:p>
            <w:pPr>
              <w:numPr>
                <w:ilvl w:val="0"/>
                <w:numId w:val="0"/>
              </w:numPr>
              <w:ind w:leftChars="0"/>
              <w:rPr>
                <w:rFonts w:hint="eastAsia"/>
                <w:lang w:val="en-US" w:eastAsia="zh-CN"/>
              </w:rPr>
            </w:pPr>
          </w:p>
          <w:p>
            <w:pPr>
              <w:widowControl w:val="0"/>
              <w:numPr>
                <w:ilvl w:val="0"/>
                <w:numId w:val="0"/>
              </w:numPr>
              <w:jc w:val="both"/>
              <w:rPr>
                <w:rFonts w:hint="default"/>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shd w:val="clear" w:color="auto" w:fill="auto"/>
          </w:tcPr>
          <w:p>
            <w:pPr>
              <w:pStyle w:val="16"/>
              <w:rPr>
                <w:sz w:val="22"/>
                <w:szCs w:val="22"/>
              </w:rPr>
            </w:pPr>
            <w:r>
              <w:rPr>
                <w:rFonts w:hint="eastAsia"/>
                <w:sz w:val="22"/>
                <w:szCs w:val="22"/>
              </w:rPr>
              <w:t>优先级</w:t>
            </w:r>
          </w:p>
        </w:tc>
        <w:tc>
          <w:tcPr>
            <w:tcW w:w="1622" w:type="dxa"/>
            <w:gridSpan w:val="2"/>
            <w:shd w:val="clear" w:color="auto" w:fill="auto"/>
          </w:tcPr>
          <w:p>
            <w:pPr>
              <w:pStyle w:val="16"/>
              <w:rPr>
                <w:rFonts w:hint="eastAsia" w:eastAsia="宋体"/>
                <w:sz w:val="22"/>
                <w:szCs w:val="22"/>
                <w:lang w:eastAsia="zh-CN"/>
              </w:rPr>
            </w:pPr>
            <w:r>
              <w:rPr>
                <w:rFonts w:hint="eastAsia"/>
                <w:sz w:val="22"/>
                <w:szCs w:val="22"/>
                <w:lang w:val="en-US" w:eastAsia="zh-CN"/>
              </w:rPr>
              <w:t>中</w:t>
            </w:r>
          </w:p>
        </w:tc>
        <w:tc>
          <w:tcPr>
            <w:tcW w:w="1146" w:type="dxa"/>
            <w:shd w:val="clear" w:color="auto" w:fill="auto"/>
          </w:tcPr>
          <w:p>
            <w:pPr>
              <w:pStyle w:val="16"/>
              <w:rPr>
                <w:sz w:val="22"/>
                <w:szCs w:val="22"/>
              </w:rPr>
            </w:pPr>
            <w:r>
              <w:rPr>
                <w:rFonts w:hint="eastAsia"/>
                <w:sz w:val="22"/>
                <w:szCs w:val="22"/>
              </w:rPr>
              <w:t>使用频度</w:t>
            </w:r>
          </w:p>
        </w:tc>
        <w:tc>
          <w:tcPr>
            <w:tcW w:w="6072" w:type="dxa"/>
            <w:gridSpan w:val="3"/>
            <w:shd w:val="clear" w:color="auto" w:fill="auto"/>
          </w:tcPr>
          <w:p>
            <w:pPr>
              <w:pStyle w:val="16"/>
              <w:rPr>
                <w:rFonts w:hint="default" w:eastAsia="宋体"/>
                <w:sz w:val="22"/>
                <w:szCs w:val="22"/>
                <w:lang w:val="en-US" w:eastAsia="zh-CN"/>
              </w:rPr>
            </w:pPr>
            <w:r>
              <w:rPr>
                <w:rFonts w:hint="eastAsia"/>
                <w:sz w:val="22"/>
                <w:szCs w:val="22"/>
                <w:lang w:val="en-US" w:eastAsia="zh-CN"/>
              </w:rPr>
              <w:t>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shd w:val="clear" w:color="auto" w:fill="auto"/>
          </w:tcPr>
          <w:p>
            <w:pPr>
              <w:pStyle w:val="16"/>
              <w:rPr>
                <w:sz w:val="22"/>
                <w:szCs w:val="22"/>
              </w:rPr>
            </w:pPr>
            <w:r>
              <w:rPr>
                <w:rFonts w:hint="eastAsia"/>
                <w:sz w:val="22"/>
                <w:szCs w:val="22"/>
              </w:rPr>
              <w:t>前置</w:t>
            </w:r>
            <w:r>
              <w:rPr>
                <w:sz w:val="22"/>
                <w:szCs w:val="22"/>
              </w:rPr>
              <w:t>条件</w:t>
            </w:r>
          </w:p>
        </w:tc>
        <w:tc>
          <w:tcPr>
            <w:tcW w:w="8840" w:type="dxa"/>
            <w:gridSpan w:val="6"/>
            <w:shd w:val="clear" w:color="auto" w:fill="auto"/>
          </w:tcPr>
          <w:p>
            <w:pPr>
              <w:pStyle w:val="16"/>
              <w:rPr>
                <w:rFonts w:hint="default" w:ascii="宋体" w:hAnsi="宋体" w:eastAsia="宋体"/>
                <w:sz w:val="22"/>
                <w:szCs w:val="22"/>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shd w:val="clear" w:color="auto" w:fill="auto"/>
          </w:tcPr>
          <w:p>
            <w:pPr>
              <w:pStyle w:val="16"/>
              <w:rPr>
                <w:sz w:val="22"/>
                <w:szCs w:val="22"/>
              </w:rPr>
            </w:pPr>
            <w:r>
              <w:rPr>
                <w:rFonts w:hint="eastAsia"/>
                <w:sz w:val="22"/>
                <w:szCs w:val="22"/>
              </w:rPr>
              <w:t>后置</w:t>
            </w:r>
            <w:r>
              <w:rPr>
                <w:sz w:val="22"/>
                <w:szCs w:val="22"/>
              </w:rPr>
              <w:t>条件</w:t>
            </w:r>
          </w:p>
        </w:tc>
        <w:tc>
          <w:tcPr>
            <w:tcW w:w="8840" w:type="dxa"/>
            <w:gridSpan w:val="6"/>
            <w:shd w:val="clear" w:color="auto" w:fill="auto"/>
          </w:tcPr>
          <w:p>
            <w:pPr>
              <w:pStyle w:val="16"/>
              <w:rPr>
                <w:rFonts w:hint="default" w:ascii="宋体" w:hAnsi="宋体" w:eastAsia="宋体"/>
                <w:sz w:val="22"/>
                <w:szCs w:val="22"/>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vMerge w:val="restart"/>
            <w:shd w:val="clear" w:color="auto" w:fill="auto"/>
            <w:vAlign w:val="center"/>
          </w:tcPr>
          <w:p>
            <w:pPr>
              <w:pStyle w:val="16"/>
              <w:rPr>
                <w:sz w:val="22"/>
                <w:szCs w:val="22"/>
              </w:rPr>
            </w:pPr>
            <w:r>
              <w:rPr>
                <w:rFonts w:hint="eastAsia"/>
                <w:sz w:val="22"/>
                <w:szCs w:val="22"/>
              </w:rPr>
              <w:t>事件流</w:t>
            </w:r>
          </w:p>
        </w:tc>
        <w:tc>
          <w:tcPr>
            <w:tcW w:w="1179" w:type="dxa"/>
            <w:shd w:val="clear" w:color="auto" w:fill="auto"/>
          </w:tcPr>
          <w:p>
            <w:pPr>
              <w:pStyle w:val="16"/>
              <w:rPr>
                <w:sz w:val="22"/>
                <w:szCs w:val="22"/>
              </w:rPr>
            </w:pPr>
            <w:r>
              <w:rPr>
                <w:rFonts w:hint="eastAsia"/>
                <w:sz w:val="22"/>
                <w:szCs w:val="22"/>
              </w:rPr>
              <w:t>正常过程</w:t>
            </w:r>
          </w:p>
        </w:tc>
        <w:tc>
          <w:tcPr>
            <w:tcW w:w="7661" w:type="dxa"/>
            <w:gridSpan w:val="5"/>
            <w:shd w:val="clear" w:color="auto" w:fill="auto"/>
          </w:tcPr>
          <w:p>
            <w:pPr>
              <w:pStyle w:val="16"/>
              <w:rPr>
                <w:sz w:val="22"/>
                <w:szCs w:val="22"/>
              </w:rPr>
            </w:pPr>
            <w:r>
              <w:rPr>
                <w:rFonts w:hint="eastAsia"/>
                <w:sz w:val="22"/>
                <w:szCs w:val="22"/>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vMerge w:val="continue"/>
            <w:shd w:val="clear" w:color="auto" w:fill="auto"/>
          </w:tcPr>
          <w:p>
            <w:pPr>
              <w:pStyle w:val="16"/>
              <w:rPr>
                <w:sz w:val="22"/>
                <w:szCs w:val="22"/>
              </w:rPr>
            </w:pPr>
          </w:p>
        </w:tc>
        <w:tc>
          <w:tcPr>
            <w:tcW w:w="1179" w:type="dxa"/>
            <w:shd w:val="clear" w:color="auto" w:fill="auto"/>
          </w:tcPr>
          <w:p>
            <w:pPr>
              <w:pStyle w:val="16"/>
              <w:rPr>
                <w:sz w:val="22"/>
                <w:szCs w:val="22"/>
              </w:rPr>
            </w:pPr>
            <w:r>
              <w:rPr>
                <w:rFonts w:hint="eastAsia"/>
                <w:sz w:val="22"/>
                <w:szCs w:val="22"/>
              </w:rPr>
              <w:t>可选过程</w:t>
            </w:r>
          </w:p>
        </w:tc>
        <w:tc>
          <w:tcPr>
            <w:tcW w:w="7661" w:type="dxa"/>
            <w:gridSpan w:val="5"/>
            <w:shd w:val="clear" w:color="auto" w:fill="auto"/>
          </w:tcPr>
          <w:p>
            <w:pPr>
              <w:pStyle w:val="16"/>
              <w:rPr>
                <w:sz w:val="22"/>
                <w:szCs w:val="22"/>
              </w:rPr>
            </w:pPr>
            <w:r>
              <w:rPr>
                <w:rFonts w:hint="eastAsia"/>
                <w:sz w:val="22"/>
                <w:szCs w:val="22"/>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vMerge w:val="continue"/>
            <w:shd w:val="clear" w:color="auto" w:fill="auto"/>
          </w:tcPr>
          <w:p>
            <w:pPr>
              <w:pStyle w:val="16"/>
              <w:rPr>
                <w:sz w:val="22"/>
                <w:szCs w:val="22"/>
              </w:rPr>
            </w:pPr>
          </w:p>
        </w:tc>
        <w:tc>
          <w:tcPr>
            <w:tcW w:w="1179" w:type="dxa"/>
            <w:shd w:val="clear" w:color="auto" w:fill="auto"/>
          </w:tcPr>
          <w:p>
            <w:pPr>
              <w:pStyle w:val="16"/>
              <w:rPr>
                <w:sz w:val="22"/>
                <w:szCs w:val="22"/>
              </w:rPr>
            </w:pPr>
            <w:r>
              <w:rPr>
                <w:rFonts w:hint="eastAsia"/>
                <w:sz w:val="22"/>
                <w:szCs w:val="22"/>
              </w:rPr>
              <w:t>异常过程</w:t>
            </w:r>
          </w:p>
        </w:tc>
        <w:tc>
          <w:tcPr>
            <w:tcW w:w="7661" w:type="dxa"/>
            <w:gridSpan w:val="5"/>
            <w:shd w:val="clear" w:color="auto" w:fill="auto"/>
          </w:tcPr>
          <w:p>
            <w:pPr>
              <w:pStyle w:val="16"/>
              <w:rPr>
                <w:sz w:val="22"/>
                <w:szCs w:val="22"/>
              </w:rPr>
            </w:pPr>
            <w:r>
              <w:rPr>
                <w:rFonts w:hint="eastAsia" w:ascii="宋体" w:hAnsi="宋体"/>
                <w:sz w:val="22"/>
                <w:szCs w:val="22"/>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trPr>
        <w:tc>
          <w:tcPr>
            <w:tcW w:w="1122" w:type="dxa"/>
            <w:shd w:val="clear" w:color="auto" w:fill="auto"/>
            <w:vAlign w:val="center"/>
          </w:tcPr>
          <w:p>
            <w:pPr>
              <w:pStyle w:val="16"/>
              <w:rPr>
                <w:sz w:val="22"/>
                <w:szCs w:val="22"/>
              </w:rPr>
            </w:pPr>
            <w:r>
              <w:rPr>
                <w:rFonts w:hint="eastAsia"/>
                <w:sz w:val="22"/>
                <w:szCs w:val="22"/>
              </w:rPr>
              <w:t>特殊需求</w:t>
            </w:r>
          </w:p>
        </w:tc>
        <w:tc>
          <w:tcPr>
            <w:tcW w:w="8840" w:type="dxa"/>
            <w:gridSpan w:val="6"/>
            <w:shd w:val="clear" w:color="auto" w:fill="auto"/>
          </w:tcPr>
          <w:p>
            <w:pPr>
              <w:pStyle w:val="16"/>
              <w:rPr>
                <w:color w:val="FF0000"/>
                <w:sz w:val="22"/>
                <w:szCs w:val="22"/>
              </w:rPr>
            </w:pPr>
          </w:p>
        </w:tc>
      </w:tr>
    </w:tbl>
    <w:p/>
    <w:p/>
    <w:p/>
    <w:p>
      <w:pPr>
        <w:pStyle w:val="5"/>
      </w:pPr>
      <w:bookmarkStart w:id="10" w:name="_Toc30865"/>
      <w:r>
        <w:rPr>
          <w:rFonts w:hint="eastAsia"/>
        </w:rPr>
        <w:t>AIMIOps-</w:t>
      </w:r>
      <w:r>
        <w:rPr>
          <w:rFonts w:hint="eastAsia"/>
          <w:lang w:val="en-US" w:eastAsia="zh-CN"/>
        </w:rPr>
        <w:t>GX-</w:t>
      </w:r>
      <w:r>
        <w:rPr>
          <w:rFonts w:hint="eastAsia"/>
        </w:rPr>
        <w:t>BR-F</w:t>
      </w:r>
      <w:r>
        <w:rPr>
          <w:rFonts w:hint="eastAsia"/>
          <w:lang w:val="en-US" w:eastAsia="zh-CN"/>
        </w:rPr>
        <w:t>-01</w:t>
      </w:r>
      <w:r>
        <w:rPr>
          <w:rFonts w:hint="eastAsia"/>
        </w:rPr>
        <w:t>-</w:t>
      </w:r>
      <w:r>
        <w:rPr>
          <w:rFonts w:hint="eastAsia"/>
          <w:lang w:val="en-US" w:eastAsia="zh-CN"/>
        </w:rPr>
        <w:t>005网络健康度监测</w:t>
      </w:r>
      <w:bookmarkEnd w:id="10"/>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lang w:val="en-US" w:eastAsia="zh-CN"/>
        </w:rPr>
      </w:pPr>
      <w:r>
        <w:rPr>
          <w:rFonts w:hint="eastAsia"/>
          <w:b/>
          <w:bCs/>
          <w:lang w:val="en-US" w:eastAsia="zh-CN"/>
        </w:rPr>
        <w:t>功能位置</w:t>
      </w:r>
      <w:r>
        <w:rPr>
          <w:rFonts w:hint="eastAsia"/>
          <w:lang w:val="en-US" w:eastAsia="zh-CN"/>
        </w:rPr>
        <w:t>：运维——网络——网络健康度监测</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lang w:val="en-US" w:eastAsia="zh-CN"/>
        </w:rPr>
      </w:pPr>
      <w:r>
        <w:rPr>
          <w:rFonts w:hint="eastAsia"/>
          <w:b/>
          <w:bCs/>
          <w:lang w:val="en-US" w:eastAsia="zh-CN"/>
        </w:rPr>
        <w:t>数据来源</w:t>
      </w:r>
      <w:r>
        <w:rPr>
          <w:rFonts w:hint="eastAsia"/>
          <w:lang w:val="en-US" w:eastAsia="zh-CN"/>
        </w:rPr>
        <w:t>：综资/动环设备IP库/手动录入</w:t>
      </w:r>
    </w:p>
    <w:p>
      <w:pPr>
        <w:rPr>
          <w:rFonts w:hint="default"/>
          <w:lang w:val="en-US" w:eastAsia="zh-CN"/>
        </w:rPr>
      </w:pPr>
    </w:p>
    <w:p/>
    <w:p/>
    <w:p/>
    <w:p/>
    <w:p/>
    <w:p/>
    <w:p/>
    <w:p/>
    <w:p/>
    <w:p/>
    <w:p>
      <w:pPr>
        <w:pStyle w:val="5"/>
      </w:pPr>
      <w:bookmarkStart w:id="11" w:name="_Toc19551"/>
      <w:r>
        <w:rPr>
          <w:rFonts w:hint="eastAsia"/>
        </w:rPr>
        <w:t>AIMIOps-</w:t>
      </w:r>
      <w:r>
        <w:rPr>
          <w:rFonts w:hint="eastAsia"/>
          <w:lang w:val="en-US" w:eastAsia="zh-CN"/>
        </w:rPr>
        <w:t>GX-</w:t>
      </w:r>
      <w:r>
        <w:rPr>
          <w:rFonts w:hint="eastAsia"/>
        </w:rPr>
        <w:t>BR-F</w:t>
      </w:r>
      <w:r>
        <w:rPr>
          <w:rFonts w:hint="eastAsia"/>
          <w:lang w:val="en-US" w:eastAsia="zh-CN"/>
        </w:rPr>
        <w:t>-01</w:t>
      </w:r>
      <w:r>
        <w:rPr>
          <w:rFonts w:hint="eastAsia"/>
        </w:rPr>
        <w:t>-</w:t>
      </w:r>
      <w:r>
        <w:rPr>
          <w:rFonts w:hint="eastAsia"/>
          <w:lang w:val="en-US" w:eastAsia="zh-CN"/>
        </w:rPr>
        <w:t>006故障预测规则配置</w:t>
      </w:r>
      <w:bookmarkEnd w:id="11"/>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lang w:val="en-US" w:eastAsia="zh-CN"/>
        </w:rPr>
      </w:pPr>
      <w:r>
        <w:rPr>
          <w:rFonts w:hint="eastAsia"/>
          <w:b/>
          <w:bCs/>
          <w:lang w:val="en-US" w:eastAsia="zh-CN"/>
        </w:rPr>
        <w:t>功能位置</w:t>
      </w:r>
      <w:r>
        <w:rPr>
          <w:rFonts w:hint="eastAsia"/>
          <w:lang w:val="en-US" w:eastAsia="zh-CN"/>
        </w:rPr>
        <w:t>：运维管理——隐患分析——故障预测规则配置（</w:t>
      </w:r>
      <w:r>
        <w:rPr>
          <w:rFonts w:hint="eastAsia"/>
          <w:b/>
          <w:bCs/>
          <w:lang w:val="en-US" w:eastAsia="zh-CN"/>
        </w:rPr>
        <w:t>V版本功能</w:t>
      </w:r>
      <w:r>
        <w:rPr>
          <w:rFonts w:hint="eastAsia"/>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eastAsia="宋体"/>
          <w:highlight w:val="yellow"/>
          <w:lang w:val="en-US" w:eastAsia="zh-CN"/>
        </w:rPr>
      </w:pPr>
      <w:r>
        <w:rPr>
          <w:rFonts w:hint="eastAsia"/>
          <w:b/>
          <w:bCs/>
          <w:lang w:val="en-US" w:eastAsia="zh-CN"/>
        </w:rPr>
        <w:t>数据来源</w:t>
      </w:r>
      <w:r>
        <w:rPr>
          <w:rFonts w:hint="eastAsia"/>
          <w:lang w:val="en-US" w:eastAsia="zh-CN"/>
        </w:rPr>
        <w:t>：动环性能数据/告警数据/手动录入/（</w:t>
      </w:r>
      <w:r>
        <w:rPr>
          <w:rFonts w:hint="eastAsia"/>
          <w:sz w:val="18"/>
          <w:szCs w:val="18"/>
          <w:lang w:val="en-US" w:eastAsia="zh-CN"/>
        </w:rPr>
        <w:t>首版不接入综资数据，设计考虑后续补充综资数据</w:t>
      </w:r>
      <w:r>
        <w:rPr>
          <w:rFonts w:hint="eastAsia"/>
          <w:lang w:val="en-US" w:eastAsia="zh-CN"/>
        </w:rPr>
        <w:t>）</w:t>
      </w:r>
    </w:p>
    <w:p>
      <w:pPr>
        <w:rPr>
          <w:rFonts w:hint="eastAsia"/>
          <w:lang w:val="en-US" w:eastAsia="zh-CN"/>
        </w:rPr>
      </w:pPr>
    </w:p>
    <w:p>
      <w:pPr>
        <w:rPr>
          <w:rFonts w:hint="eastAsia"/>
          <w:b/>
          <w:bCs/>
          <w:lang w:val="en-US" w:eastAsia="zh-CN"/>
        </w:rPr>
      </w:pPr>
      <w:r>
        <w:rPr>
          <w:rFonts w:hint="eastAsia"/>
          <w:b/>
          <w:bCs/>
          <w:lang w:val="en-US" w:eastAsia="zh-CN"/>
        </w:rPr>
        <w:t>故障预测规则配置页面</w:t>
      </w:r>
    </w:p>
    <w:p>
      <w:pPr>
        <w:keepNext w:val="0"/>
        <w:keepLines w:val="0"/>
        <w:pageBreakBefore w:val="0"/>
        <w:widowControl w:val="0"/>
        <w:kinsoku/>
        <w:wordWrap/>
        <w:overflowPunct/>
        <w:topLinePunct w:val="0"/>
        <w:autoSpaceDE/>
        <w:autoSpaceDN/>
        <w:bidi w:val="0"/>
        <w:adjustRightInd/>
        <w:snapToGrid/>
        <w:ind w:firstLine="440" w:firstLineChars="200"/>
        <w:textAlignment w:val="auto"/>
        <w:rPr>
          <w:rFonts w:hint="default"/>
          <w:lang w:val="en-US" w:eastAsia="zh-CN"/>
        </w:rPr>
      </w:pPr>
      <w:r>
        <w:rPr>
          <w:rFonts w:hint="eastAsia"/>
          <w:lang w:val="en-US" w:eastAsia="zh-CN"/>
        </w:rPr>
        <w:t>配置页面参考隐患感知规则配置页面，左侧显示规则所属的设备类型，右侧显示已经配置生成的故障预测规则。</w:t>
      </w:r>
    </w:p>
    <w:p>
      <w:pPr>
        <w:keepNext w:val="0"/>
        <w:keepLines w:val="0"/>
        <w:pageBreakBefore w:val="0"/>
        <w:widowControl w:val="0"/>
        <w:kinsoku/>
        <w:wordWrap/>
        <w:overflowPunct/>
        <w:topLinePunct w:val="0"/>
        <w:autoSpaceDE/>
        <w:autoSpaceDN/>
        <w:bidi w:val="0"/>
        <w:adjustRightInd/>
        <w:snapToGrid/>
        <w:ind w:firstLine="440" w:firstLineChars="200"/>
        <w:textAlignment w:val="auto"/>
        <w:rPr>
          <w:rFonts w:hint="eastAsia"/>
          <w:lang w:val="en-US" w:eastAsia="zh-CN"/>
        </w:rPr>
      </w:pPr>
      <w:r>
        <w:rPr>
          <w:rFonts w:hint="eastAsia"/>
          <w:lang w:val="en-US" w:eastAsia="zh-CN"/>
        </w:rPr>
        <w:t>可配置设备类型：发电机组，开关电源，蓄电池（含铅酸电池和锂电池），UPS设备，机房专用空调，普通空调，机房环境，智能电表。</w:t>
      </w:r>
    </w:p>
    <w:p>
      <w:pPr>
        <w:keepNext w:val="0"/>
        <w:keepLines w:val="0"/>
        <w:pageBreakBefore w:val="0"/>
        <w:widowControl w:val="0"/>
        <w:kinsoku/>
        <w:wordWrap/>
        <w:overflowPunct/>
        <w:topLinePunct w:val="0"/>
        <w:autoSpaceDE/>
        <w:autoSpaceDN/>
        <w:bidi w:val="0"/>
        <w:adjustRightInd/>
        <w:snapToGrid/>
        <w:ind w:firstLine="440" w:firstLineChars="200"/>
        <w:textAlignment w:val="auto"/>
        <w:rPr>
          <w:rFonts w:hint="default"/>
          <w:lang w:val="en-US" w:eastAsia="zh-CN"/>
        </w:rPr>
      </w:pPr>
      <w:r>
        <w:rPr>
          <w:rFonts w:hint="eastAsia"/>
          <w:lang w:val="en-US" w:eastAsia="zh-CN"/>
        </w:rPr>
        <w:t>右侧字段如隐患感知规则配置页面，包括：序号、故障名称、告警规则、生效范围、是否生效、是否推送、操作。规则配置页面取消批量编辑按钮。通过点击“新增规则”可以自定义新增故障预测（或隐患）告警规则，</w:t>
      </w:r>
      <w:r>
        <w:rPr>
          <w:rFonts w:hint="eastAsia"/>
          <w:b/>
          <w:bCs/>
          <w:color w:val="FF0000"/>
          <w:vertAlign w:val="baseline"/>
          <w:lang w:val="en-US" w:eastAsia="zh-CN"/>
        </w:rPr>
        <w:t>*</w:t>
      </w:r>
      <w:r>
        <w:rPr>
          <w:rFonts w:hint="eastAsia"/>
          <w:b w:val="0"/>
          <w:bCs w:val="0"/>
          <w:color w:val="auto"/>
          <w:vertAlign w:val="baseline"/>
          <w:lang w:val="en-US" w:eastAsia="zh-CN"/>
        </w:rPr>
        <w:t>字段表示新增时必填。</w:t>
      </w:r>
    </w:p>
    <w:tbl>
      <w:tblPr>
        <w:tblStyle w:val="33"/>
        <w:tblW w:w="92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71"/>
        <w:gridCol w:w="66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shd w:val="clear" w:color="auto" w:fill="D7D7D7" w:themeFill="background1" w:themeFillShade="D8"/>
          </w:tcPr>
          <w:p>
            <w:pPr>
              <w:pStyle w:val="16"/>
              <w:keepNext w:val="0"/>
              <w:keepLines w:val="0"/>
              <w:pageBreakBefore w:val="0"/>
              <w:widowControl w:val="0"/>
              <w:kinsoku/>
              <w:wordWrap/>
              <w:overflowPunct/>
              <w:topLinePunct w:val="0"/>
              <w:autoSpaceDE/>
              <w:autoSpaceDN/>
              <w:bidi w:val="0"/>
              <w:adjustRightInd/>
              <w:snapToGrid/>
              <w:jc w:val="center"/>
              <w:textAlignment w:val="auto"/>
              <w:rPr>
                <w:rFonts w:hint="default"/>
                <w:b/>
                <w:bCs/>
                <w:sz w:val="21"/>
                <w:szCs w:val="21"/>
                <w:vertAlign w:val="baseline"/>
                <w:lang w:val="en-US" w:eastAsia="zh-CN"/>
              </w:rPr>
            </w:pPr>
            <w:r>
              <w:rPr>
                <w:rFonts w:hint="eastAsia"/>
                <w:b/>
                <w:bCs/>
                <w:sz w:val="21"/>
                <w:szCs w:val="21"/>
                <w:vertAlign w:val="baseline"/>
                <w:lang w:val="en-US" w:eastAsia="zh-CN"/>
              </w:rPr>
              <w:t>字段</w:t>
            </w:r>
          </w:p>
        </w:tc>
        <w:tc>
          <w:tcPr>
            <w:tcW w:w="6633" w:type="dxa"/>
            <w:shd w:val="clear" w:color="auto" w:fill="D7D7D7" w:themeFill="background1" w:themeFillShade="D8"/>
          </w:tcPr>
          <w:p>
            <w:pPr>
              <w:pStyle w:val="16"/>
              <w:keepNext w:val="0"/>
              <w:keepLines w:val="0"/>
              <w:pageBreakBefore w:val="0"/>
              <w:widowControl w:val="0"/>
              <w:kinsoku/>
              <w:wordWrap/>
              <w:overflowPunct/>
              <w:topLinePunct w:val="0"/>
              <w:autoSpaceDE/>
              <w:autoSpaceDN/>
              <w:bidi w:val="0"/>
              <w:adjustRightInd/>
              <w:snapToGrid/>
              <w:jc w:val="center"/>
              <w:textAlignment w:val="auto"/>
              <w:rPr>
                <w:rFonts w:hint="default"/>
                <w:b/>
                <w:bCs/>
                <w:sz w:val="21"/>
                <w:szCs w:val="21"/>
                <w:vertAlign w:val="baseline"/>
                <w:lang w:val="en-US" w:eastAsia="zh-CN"/>
              </w:rPr>
            </w:pPr>
            <w:r>
              <w:rPr>
                <w:rFonts w:hint="eastAsia"/>
                <w:b/>
                <w:bCs/>
                <w:sz w:val="21"/>
                <w:szCs w:val="21"/>
                <w:vertAlign w:val="baseline"/>
                <w:lang w:val="en-US" w:eastAsia="zh-CN"/>
              </w:rPr>
              <w:t>属性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b/>
                <w:bCs/>
                <w:color w:val="FF0000"/>
                <w:vertAlign w:val="baseline"/>
                <w:lang w:val="en-US" w:eastAsia="zh-CN"/>
              </w:rPr>
              <w:t>*</w:t>
            </w:r>
            <w:r>
              <w:rPr>
                <w:rFonts w:hint="eastAsia"/>
                <w:sz w:val="21"/>
                <w:szCs w:val="21"/>
                <w:highlight w:val="none"/>
                <w:vertAlign w:val="baseline"/>
                <w:lang w:val="en-US" w:eastAsia="zh-CN"/>
              </w:rPr>
              <w:t>故障名称</w:t>
            </w:r>
          </w:p>
        </w:tc>
        <w:tc>
          <w:tcPr>
            <w:tcW w:w="6633" w:type="dxa"/>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default"/>
                <w:sz w:val="21"/>
                <w:szCs w:val="21"/>
                <w:vertAlign w:val="baseline"/>
                <w:lang w:val="en-US" w:eastAsia="zh-CN"/>
              </w:rPr>
              <w:t>新增</w:t>
            </w:r>
            <w:r>
              <w:rPr>
                <w:rFonts w:hint="eastAsia"/>
                <w:sz w:val="21"/>
                <w:szCs w:val="21"/>
                <w:vertAlign w:val="baseline"/>
                <w:lang w:val="en-US" w:eastAsia="zh-CN"/>
              </w:rPr>
              <w:t>故障预测规则时输入。已创建规则，故障名称允许编辑。故障名称</w:t>
            </w:r>
            <w:del w:id="300" w:author="zhoujiansheng" w:date="2024-09-25T15:55:19Z">
              <w:r>
                <w:rPr>
                  <w:rFonts w:hint="default"/>
                  <w:sz w:val="21"/>
                  <w:szCs w:val="21"/>
                  <w:vertAlign w:val="baseline"/>
                  <w:lang w:val="en-US" w:eastAsia="zh-CN"/>
                </w:rPr>
                <w:delText>不允许</w:delText>
              </w:r>
            </w:del>
            <w:ins w:id="301" w:author="zhoujiansheng" w:date="2024-09-25T15:55:23Z">
              <w:r>
                <w:rPr>
                  <w:rFonts w:hint="eastAsia"/>
                  <w:sz w:val="21"/>
                  <w:szCs w:val="21"/>
                  <w:vertAlign w:val="baseline"/>
                  <w:lang w:val="en-US" w:eastAsia="zh-CN"/>
                </w:rPr>
                <w:t>允许</w:t>
              </w:r>
            </w:ins>
            <w:r>
              <w:rPr>
                <w:rFonts w:hint="eastAsia"/>
                <w:sz w:val="21"/>
                <w:szCs w:val="21"/>
                <w:vertAlign w:val="baseline"/>
                <w:lang w:val="en-US" w:eastAsia="zh-CN"/>
              </w:rPr>
              <w:t>重复。名称长度不超过50个字符。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shd w:val="clear" w:color="auto" w:fill="auto"/>
            <w:vAlign w:val="center"/>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highlight w:val="none"/>
                <w:vertAlign w:val="baseline"/>
                <w:lang w:val="en-US" w:eastAsia="zh-CN"/>
              </w:rPr>
            </w:pPr>
            <w:r>
              <w:rPr>
                <w:rFonts w:hint="eastAsia"/>
                <w:b/>
                <w:bCs/>
                <w:color w:val="FF0000"/>
                <w:vertAlign w:val="baseline"/>
                <w:lang w:val="en-US" w:eastAsia="zh-CN"/>
              </w:rPr>
              <w:t>*</w:t>
            </w:r>
            <w:r>
              <w:rPr>
                <w:rFonts w:hint="eastAsia"/>
                <w:sz w:val="21"/>
                <w:szCs w:val="21"/>
                <w:highlight w:val="none"/>
                <w:vertAlign w:val="baseline"/>
                <w:lang w:val="en-US" w:eastAsia="zh-CN"/>
              </w:rPr>
              <w:t>告警规则</w:t>
            </w:r>
          </w:p>
        </w:tc>
        <w:tc>
          <w:tcPr>
            <w:tcW w:w="6633" w:type="dxa"/>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自定义告警规则，页面呈现配置的公式时，公式内的信号名称用中括号进行标记。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shd w:val="clear" w:color="auto" w:fill="auto"/>
            <w:vAlign w:val="center"/>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highlight w:val="none"/>
                <w:vertAlign w:val="baseline"/>
                <w:lang w:val="en-US" w:eastAsia="zh-CN"/>
              </w:rPr>
            </w:pPr>
            <w:r>
              <w:rPr>
                <w:rFonts w:hint="eastAsia"/>
                <w:b/>
                <w:bCs/>
                <w:color w:val="FF0000"/>
                <w:vertAlign w:val="baseline"/>
                <w:lang w:val="en-US" w:eastAsia="zh-CN"/>
              </w:rPr>
              <w:t>*</w:t>
            </w:r>
            <w:r>
              <w:rPr>
                <w:rFonts w:hint="eastAsia"/>
                <w:sz w:val="21"/>
                <w:szCs w:val="21"/>
                <w:highlight w:val="none"/>
                <w:vertAlign w:val="baseline"/>
                <w:lang w:val="en-US" w:eastAsia="zh-CN"/>
              </w:rPr>
              <w:t>生效范围</w:t>
            </w:r>
          </w:p>
        </w:tc>
        <w:tc>
          <w:tcPr>
            <w:tcW w:w="6633" w:type="dxa"/>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同隐患感知规则配置的生效范围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shd w:val="clear" w:color="auto" w:fill="auto"/>
            <w:vAlign w:val="center"/>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highlight w:val="none"/>
                <w:vertAlign w:val="baseline"/>
                <w:lang w:val="en-US" w:eastAsia="zh-CN"/>
              </w:rPr>
            </w:pPr>
            <w:r>
              <w:rPr>
                <w:rFonts w:hint="eastAsia"/>
                <w:b/>
                <w:bCs/>
                <w:color w:val="FF0000"/>
                <w:vertAlign w:val="baseline"/>
                <w:lang w:val="en-US" w:eastAsia="zh-CN"/>
              </w:rPr>
              <w:t>*</w:t>
            </w:r>
            <w:r>
              <w:rPr>
                <w:rFonts w:hint="eastAsia"/>
                <w:sz w:val="21"/>
                <w:szCs w:val="21"/>
                <w:highlight w:val="none"/>
                <w:vertAlign w:val="baseline"/>
                <w:lang w:val="en-US" w:eastAsia="zh-CN"/>
              </w:rPr>
              <w:t>故障等级</w:t>
            </w:r>
          </w:p>
        </w:tc>
        <w:tc>
          <w:tcPr>
            <w:tcW w:w="6633" w:type="dxa"/>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lang w:val="en-US" w:eastAsia="zh-CN"/>
              </w:rPr>
              <w:t>单击编辑时，下拉单选，选项枚举：一级故障、二级故障、三级故障、四级故障。新建副本时带入故障等级信息。故障等级未选择，告警规则不允许生效。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是否生效</w:t>
            </w:r>
          </w:p>
        </w:tc>
        <w:tc>
          <w:tcPr>
            <w:tcW w:w="6633" w:type="dxa"/>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可选择生效和关闭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是否推送</w:t>
            </w:r>
          </w:p>
        </w:tc>
        <w:tc>
          <w:tcPr>
            <w:tcW w:w="6633" w:type="dxa"/>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可选择生效和关闭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操作</w:t>
            </w:r>
          </w:p>
        </w:tc>
        <w:tc>
          <w:tcPr>
            <w:tcW w:w="6633" w:type="dxa"/>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复制/编辑/删除。复制：复制当前故障预测告警规则，不带入生效范围，副本默认不生效、不推送。编辑：编辑故障名称、生效范围、故障等级。删除：删除整行故障预测告警规则，所有新增规则均可删除。</w:t>
            </w:r>
          </w:p>
        </w:tc>
      </w:tr>
    </w:tbl>
    <w:p>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eastAsia"/>
          <w:lang w:val="en-US" w:eastAsia="zh-CN"/>
        </w:rPr>
      </w:pPr>
    </w:p>
    <w:p>
      <w:pPr>
        <w:rPr>
          <w:rFonts w:hint="eastAsia"/>
          <w:lang w:val="en-US" w:eastAsia="zh-CN"/>
        </w:rPr>
      </w:pPr>
      <w:r>
        <w:rPr>
          <w:rFonts w:hint="eastAsia"/>
          <w:b/>
          <w:bCs/>
          <w:lang w:val="en-US" w:eastAsia="zh-CN"/>
        </w:rPr>
        <w:t>新增故障预测告警规则页面</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lang w:val="en-US" w:eastAsia="zh-CN"/>
        </w:rPr>
      </w:pPr>
      <w:r>
        <w:rPr>
          <w:rFonts w:hint="eastAsia"/>
          <w:lang w:val="en-US" w:eastAsia="zh-CN"/>
        </w:rPr>
        <w:t>故障预测告警规则，通过以下6种自定义元素构成：</w:t>
      </w:r>
    </w:p>
    <w:p>
      <w:pPr>
        <w:keepNext w:val="0"/>
        <w:keepLines w:val="0"/>
        <w:pageBreakBefore w:val="0"/>
        <w:widowControl w:val="0"/>
        <w:numPr>
          <w:ilvl w:val="0"/>
          <w:numId w:val="20"/>
        </w:numPr>
        <w:kinsoku/>
        <w:wordWrap/>
        <w:overflowPunct/>
        <w:topLinePunct w:val="0"/>
        <w:autoSpaceDE/>
        <w:autoSpaceDN/>
        <w:bidi w:val="0"/>
        <w:adjustRightInd/>
        <w:snapToGrid/>
        <w:ind w:firstLine="440" w:firstLineChars="200"/>
        <w:textAlignment w:val="auto"/>
        <w:rPr>
          <w:rFonts w:hint="eastAsia"/>
          <w:lang w:val="en-US" w:eastAsia="zh-CN"/>
        </w:rPr>
      </w:pPr>
      <w:r>
        <w:rPr>
          <w:rFonts w:hint="eastAsia"/>
          <w:lang w:val="en-US" w:eastAsia="zh-CN"/>
        </w:rPr>
        <w:t>遥测遥调信号：下拉选择具体的遥测或遥调信号名称（广西标准字典表），支持模糊查询，可查询范围匹配规则新建时左侧所选设备类型。</w:t>
      </w:r>
    </w:p>
    <w:p>
      <w:pPr>
        <w:keepNext w:val="0"/>
        <w:keepLines w:val="0"/>
        <w:pageBreakBefore w:val="0"/>
        <w:widowControl w:val="0"/>
        <w:numPr>
          <w:ilvl w:val="0"/>
          <w:numId w:val="20"/>
        </w:numPr>
        <w:kinsoku/>
        <w:wordWrap/>
        <w:overflowPunct/>
        <w:topLinePunct w:val="0"/>
        <w:autoSpaceDE/>
        <w:autoSpaceDN/>
        <w:bidi w:val="0"/>
        <w:adjustRightInd/>
        <w:snapToGrid/>
        <w:ind w:firstLine="440" w:firstLineChars="200"/>
        <w:textAlignment w:val="auto"/>
        <w:rPr>
          <w:rFonts w:hint="default"/>
          <w:lang w:val="en-US" w:eastAsia="zh-CN"/>
        </w:rPr>
      </w:pPr>
      <w:r>
        <w:rPr>
          <w:rFonts w:hint="eastAsia"/>
          <w:lang w:val="en-US" w:eastAsia="zh-CN"/>
        </w:rPr>
        <w:t>运算符：下拉选择具体的符号，包括＋，</w:t>
      </w:r>
      <w:r>
        <w:rPr>
          <w:rFonts w:hint="eastAsia" w:ascii="宋体" w:hAnsi="宋体" w:eastAsia="宋体" w:cs="宋体"/>
          <w:lang w:val="en-US" w:eastAsia="zh-CN"/>
        </w:rPr>
        <w:t>－，</w:t>
      </w:r>
      <w:r>
        <w:rPr>
          <w:rFonts w:hint="eastAsia"/>
          <w:lang w:val="en-US" w:eastAsia="zh-CN"/>
        </w:rPr>
        <w:t>×，÷。</w:t>
      </w:r>
    </w:p>
    <w:p>
      <w:pPr>
        <w:keepNext w:val="0"/>
        <w:keepLines w:val="0"/>
        <w:pageBreakBefore w:val="0"/>
        <w:widowControl w:val="0"/>
        <w:numPr>
          <w:ilvl w:val="0"/>
          <w:numId w:val="20"/>
        </w:numPr>
        <w:kinsoku/>
        <w:wordWrap/>
        <w:overflowPunct/>
        <w:topLinePunct w:val="0"/>
        <w:autoSpaceDE/>
        <w:autoSpaceDN/>
        <w:bidi w:val="0"/>
        <w:adjustRightInd/>
        <w:snapToGrid/>
        <w:ind w:firstLine="440" w:firstLineChars="200"/>
        <w:textAlignment w:val="auto"/>
        <w:rPr>
          <w:rFonts w:hint="default"/>
          <w:lang w:val="en-US" w:eastAsia="zh-CN"/>
        </w:rPr>
      </w:pPr>
      <w:r>
        <w:rPr>
          <w:rFonts w:hint="eastAsia"/>
          <w:lang w:val="en-US" w:eastAsia="zh-CN"/>
        </w:rPr>
        <w:t>辅助运算符：下拉选择具体的符号，包括(，)，|</w:t>
      </w:r>
    </w:p>
    <w:p>
      <w:pPr>
        <w:keepNext w:val="0"/>
        <w:keepLines w:val="0"/>
        <w:pageBreakBefore w:val="0"/>
        <w:widowControl w:val="0"/>
        <w:numPr>
          <w:ilvl w:val="0"/>
          <w:numId w:val="20"/>
        </w:numPr>
        <w:kinsoku/>
        <w:wordWrap/>
        <w:overflowPunct/>
        <w:topLinePunct w:val="0"/>
        <w:autoSpaceDE/>
        <w:autoSpaceDN/>
        <w:bidi w:val="0"/>
        <w:adjustRightInd/>
        <w:snapToGrid/>
        <w:ind w:firstLine="440" w:firstLineChars="200"/>
        <w:textAlignment w:val="auto"/>
        <w:rPr>
          <w:rFonts w:hint="default"/>
          <w:lang w:val="en-US" w:eastAsia="zh-CN"/>
        </w:rPr>
      </w:pPr>
      <w:r>
        <w:rPr>
          <w:rFonts w:hint="eastAsia"/>
          <w:lang w:val="en-US" w:eastAsia="zh-CN"/>
        </w:rPr>
        <w:t>逻辑符：下拉选择具体的符号，包括&amp;&amp;，</w:t>
      </w:r>
      <w:r>
        <w:rPr>
          <w:rFonts w:hint="eastAsia" w:ascii="宋体" w:hAnsi="宋体" w:eastAsia="宋体" w:cs="宋体"/>
          <w:lang w:val="en-US" w:eastAsia="zh-CN"/>
        </w:rPr>
        <w:t>‖，</w:t>
      </w:r>
      <w:r>
        <w:rPr>
          <w:rFonts w:hint="eastAsia" w:ascii="宋体" w:hAnsi="宋体" w:cs="宋体"/>
          <w:highlight w:val="yellow"/>
          <w:lang w:val="en-US" w:eastAsia="zh-CN"/>
          <w:rPrChange w:id="302" w:author="zhoujiansheng" w:date="2024-10-10T10:45:39Z">
            <w:rPr>
              <w:rFonts w:hint="eastAsia" w:ascii="宋体" w:hAnsi="宋体" w:cs="宋体"/>
              <w:lang w:val="en-US" w:eastAsia="zh-CN"/>
            </w:rPr>
          </w:rPrChange>
        </w:rPr>
        <w:t>!</w:t>
      </w:r>
      <w:ins w:id="303" w:author="zhoujiansheng" w:date="2024-10-10T10:45:00Z">
        <w:r>
          <w:rPr>
            <w:rFonts w:hint="eastAsia" w:ascii="宋体" w:hAnsi="宋体" w:cs="宋体"/>
            <w:lang w:val="en-US" w:eastAsia="zh-CN"/>
          </w:rPr>
          <w:t>（</w:t>
        </w:r>
      </w:ins>
      <w:ins w:id="304" w:author="zhoujiansheng" w:date="2024-10-10T10:45:12Z">
        <w:r>
          <w:rPr>
            <w:rFonts w:hint="eastAsia" w:ascii="宋体" w:hAnsi="宋体" w:cs="宋体"/>
            <w:lang w:val="en-US" w:eastAsia="zh-CN"/>
          </w:rPr>
          <w:t>第一版</w:t>
        </w:r>
      </w:ins>
      <w:ins w:id="305" w:author="zhoujiansheng" w:date="2024-10-10T10:45:14Z">
        <w:r>
          <w:rPr>
            <w:rFonts w:hint="eastAsia" w:ascii="宋体" w:hAnsi="宋体" w:cs="宋体"/>
            <w:lang w:val="en-US" w:eastAsia="zh-CN"/>
          </w:rPr>
          <w:t>上线</w:t>
        </w:r>
      </w:ins>
      <w:ins w:id="306" w:author="zhoujiansheng" w:date="2024-10-10T10:45:15Z">
        <w:r>
          <w:rPr>
            <w:rFonts w:hint="eastAsia" w:ascii="宋体" w:hAnsi="宋体" w:cs="宋体"/>
            <w:lang w:val="en-US" w:eastAsia="zh-CN"/>
          </w:rPr>
          <w:t>时，</w:t>
        </w:r>
      </w:ins>
      <w:ins w:id="307" w:author="zhoujiansheng" w:date="2024-10-10T10:45:22Z">
        <w:r>
          <w:rPr>
            <w:rFonts w:hint="eastAsia" w:ascii="宋体" w:hAnsi="宋体" w:cs="宋体"/>
            <w:lang w:val="en-US" w:eastAsia="zh-CN"/>
          </w:rPr>
          <w:t>屏蔽</w:t>
        </w:r>
      </w:ins>
      <w:ins w:id="308" w:author="zhoujiansheng" w:date="2024-10-10T10:45:26Z">
        <w:r>
          <w:rPr>
            <w:rFonts w:hint="eastAsia" w:ascii="宋体" w:hAnsi="宋体" w:cs="宋体"/>
            <w:lang w:val="en-US" w:eastAsia="zh-CN"/>
          </w:rPr>
          <w:t>非的</w:t>
        </w:r>
      </w:ins>
      <w:ins w:id="309" w:author="zhoujiansheng" w:date="2024-10-10T10:45:28Z">
        <w:r>
          <w:rPr>
            <w:rFonts w:hint="eastAsia" w:ascii="宋体" w:hAnsi="宋体" w:cs="宋体"/>
            <w:lang w:val="en-US" w:eastAsia="zh-CN"/>
          </w:rPr>
          <w:t>逻辑</w:t>
        </w:r>
      </w:ins>
      <w:ins w:id="310" w:author="zhoujiansheng" w:date="2024-10-10T10:45:30Z">
        <w:r>
          <w:rPr>
            <w:rFonts w:hint="eastAsia" w:ascii="宋体" w:hAnsi="宋体" w:cs="宋体"/>
            <w:lang w:val="en-US" w:eastAsia="zh-CN"/>
          </w:rPr>
          <w:t>符号</w:t>
        </w:r>
      </w:ins>
      <w:ins w:id="311" w:author="zhoujiansheng" w:date="2024-10-10T10:45:31Z">
        <w:r>
          <w:rPr>
            <w:rFonts w:hint="eastAsia" w:ascii="宋体" w:hAnsi="宋体" w:cs="宋体"/>
            <w:lang w:val="en-US" w:eastAsia="zh-CN"/>
          </w:rPr>
          <w:t>）</w:t>
        </w:r>
      </w:ins>
      <w:r>
        <w:rPr>
          <w:rFonts w:hint="eastAsia" w:ascii="宋体" w:hAnsi="宋体" w:cs="宋体"/>
          <w:lang w:val="en-US" w:eastAsia="zh-CN"/>
        </w:rPr>
        <w:t>。</w:t>
      </w:r>
    </w:p>
    <w:p>
      <w:pPr>
        <w:keepNext w:val="0"/>
        <w:keepLines w:val="0"/>
        <w:pageBreakBefore w:val="0"/>
        <w:widowControl w:val="0"/>
        <w:numPr>
          <w:ilvl w:val="0"/>
          <w:numId w:val="20"/>
        </w:numPr>
        <w:kinsoku/>
        <w:wordWrap/>
        <w:overflowPunct/>
        <w:topLinePunct w:val="0"/>
        <w:autoSpaceDE/>
        <w:autoSpaceDN/>
        <w:bidi w:val="0"/>
        <w:adjustRightInd/>
        <w:snapToGrid/>
        <w:ind w:firstLine="440" w:firstLineChars="200"/>
        <w:textAlignment w:val="auto"/>
        <w:rPr>
          <w:rFonts w:hint="default"/>
          <w:lang w:val="en-US" w:eastAsia="zh-CN"/>
        </w:rPr>
      </w:pPr>
      <w:r>
        <w:rPr>
          <w:rFonts w:hint="eastAsia" w:ascii="宋体" w:hAnsi="宋体" w:cs="宋体"/>
          <w:lang w:val="en-US" w:eastAsia="zh-CN"/>
        </w:rPr>
        <w:t>关系运算符：</w:t>
      </w:r>
      <w:r>
        <w:rPr>
          <w:rFonts w:hint="eastAsia"/>
          <w:lang w:val="en-US" w:eastAsia="zh-CN"/>
        </w:rPr>
        <w:t>下拉选择具体的符号，包括</w:t>
      </w:r>
      <w:r>
        <w:rPr>
          <w:rFonts w:hint="eastAsia" w:ascii="宋体" w:hAnsi="宋体" w:cs="宋体"/>
          <w:lang w:val="en-US" w:eastAsia="zh-CN"/>
        </w:rPr>
        <w:t>＞，≥，＜，≤，＝</w:t>
      </w:r>
      <w:ins w:id="312" w:author="zhoujiansheng" w:date="2024-10-10T10:44:46Z">
        <w:r>
          <w:rPr>
            <w:rFonts w:hint="eastAsia" w:ascii="宋体" w:hAnsi="宋体" w:cs="宋体"/>
            <w:lang w:val="en-US" w:eastAsia="zh-CN"/>
          </w:rPr>
          <w:t>,</w:t>
        </w:r>
      </w:ins>
      <w:ins w:id="313" w:author="zhoujiansheng" w:date="2024-10-10T10:44:50Z">
        <w:r>
          <w:rPr>
            <w:rFonts w:hint="eastAsia" w:ascii="宋体" w:hAnsi="宋体" w:cs="宋体"/>
            <w:lang w:val="en-US" w:eastAsia="zh-CN"/>
          </w:rPr>
          <w:t>≠</w:t>
        </w:r>
      </w:ins>
      <w:r>
        <w:rPr>
          <w:rFonts w:hint="eastAsia" w:ascii="宋体" w:hAnsi="宋体" w:cs="宋体"/>
          <w:lang w:val="en-US" w:eastAsia="zh-CN"/>
        </w:rPr>
        <w:t>。</w:t>
      </w:r>
    </w:p>
    <w:p>
      <w:pPr>
        <w:keepNext w:val="0"/>
        <w:keepLines w:val="0"/>
        <w:pageBreakBefore w:val="0"/>
        <w:widowControl w:val="0"/>
        <w:numPr>
          <w:ilvl w:val="0"/>
          <w:numId w:val="20"/>
        </w:numPr>
        <w:kinsoku/>
        <w:wordWrap/>
        <w:overflowPunct/>
        <w:topLinePunct w:val="0"/>
        <w:autoSpaceDE/>
        <w:autoSpaceDN/>
        <w:bidi w:val="0"/>
        <w:adjustRightInd/>
        <w:snapToGrid/>
        <w:ind w:firstLine="440" w:firstLineChars="200"/>
        <w:textAlignment w:val="auto"/>
        <w:rPr>
          <w:rFonts w:hint="default"/>
          <w:lang w:val="en-US" w:eastAsia="zh-CN"/>
        </w:rPr>
      </w:pPr>
      <w:r>
        <w:rPr>
          <w:rFonts w:hint="eastAsia" w:ascii="宋体" w:hAnsi="宋体" w:cs="宋体"/>
          <w:lang w:val="en-US" w:eastAsia="zh-CN"/>
        </w:rPr>
        <w:t>数值：输入数字，含整数和小数，不超过5个字符。</w:t>
      </w:r>
    </w:p>
    <w:p>
      <w:pPr>
        <w:keepNext w:val="0"/>
        <w:keepLines w:val="0"/>
        <w:pageBreakBefore w:val="0"/>
        <w:widowControl w:val="0"/>
        <w:kinsoku/>
        <w:wordWrap/>
        <w:overflowPunct/>
        <w:topLinePunct w:val="0"/>
        <w:autoSpaceDE/>
        <w:autoSpaceDN/>
        <w:bidi w:val="0"/>
        <w:adjustRightInd/>
        <w:snapToGrid/>
        <w:ind w:firstLine="440" w:firstLineChars="200"/>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ind w:firstLine="440" w:firstLineChars="200"/>
        <w:textAlignment w:val="auto"/>
        <w:rPr>
          <w:rFonts w:hint="eastAsia"/>
          <w:lang w:val="en-US" w:eastAsia="zh-CN"/>
        </w:rPr>
      </w:pPr>
      <w:r>
        <w:rPr>
          <w:rFonts w:hint="eastAsia"/>
          <w:lang w:val="en-US" w:eastAsia="zh-CN"/>
        </w:rPr>
        <w:t>告警规则配置支持自定义，完整的规则可通过新增多个子规则通过逻辑符进行连接组合。子规则数量不超过5个。子规则使用固定的判定模板，如下所示：</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lang w:val="en-US" w:eastAsia="zh-CN"/>
        </w:rPr>
      </w:pPr>
      <w:r>
        <w:drawing>
          <wp:inline distT="0" distB="0" distL="114300" distR="114300">
            <wp:extent cx="6185535" cy="441960"/>
            <wp:effectExtent l="0" t="0" r="1905" b="0"/>
            <wp:docPr id="1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6"/>
                    <pic:cNvPicPr>
                      <a:picLocks noChangeAspect="1"/>
                    </pic:cNvPicPr>
                  </pic:nvPicPr>
                  <pic:blipFill>
                    <a:blip r:embed="rId18"/>
                    <a:stretch>
                      <a:fillRect/>
                    </a:stretch>
                  </pic:blipFill>
                  <pic:spPr>
                    <a:xfrm>
                      <a:off x="0" y="0"/>
                      <a:ext cx="6185535" cy="44196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ind w:firstLine="440" w:firstLineChars="200"/>
        <w:textAlignment w:val="auto"/>
        <w:rPr>
          <w:rFonts w:hint="eastAsia"/>
          <w:lang w:val="en-US" w:eastAsia="zh-CN"/>
        </w:rPr>
      </w:pPr>
      <w:r>
        <w:rPr>
          <w:rFonts w:hint="eastAsia"/>
          <w:lang w:val="en-US" w:eastAsia="zh-CN"/>
        </w:rPr>
        <w:t>两侧自定义输入框，允许自定义新增遥测遥调信号、运算符、辅助运算符和数值。中间固定关系运算符，初始值为空。两侧输入框自定义新增规则如下：</w:t>
      </w:r>
    </w:p>
    <w:p>
      <w:pPr>
        <w:keepNext w:val="0"/>
        <w:keepLines w:val="0"/>
        <w:pageBreakBefore w:val="0"/>
        <w:widowControl w:val="0"/>
        <w:numPr>
          <w:ilvl w:val="0"/>
          <w:numId w:val="21"/>
        </w:numPr>
        <w:kinsoku/>
        <w:wordWrap/>
        <w:overflowPunct/>
        <w:topLinePunct w:val="0"/>
        <w:autoSpaceDE/>
        <w:autoSpaceDN/>
        <w:bidi w:val="0"/>
        <w:adjustRightInd/>
        <w:snapToGrid/>
        <w:ind w:left="425" w:leftChars="0" w:hanging="425" w:firstLineChars="0"/>
        <w:textAlignment w:val="auto"/>
        <w:rPr>
          <w:rFonts w:hint="default"/>
          <w:lang w:val="en-US" w:eastAsia="zh-CN"/>
        </w:rPr>
      </w:pPr>
      <w:r>
        <w:rPr>
          <w:rFonts w:hint="eastAsia"/>
          <w:lang w:val="en-US" w:eastAsia="zh-CN"/>
        </w:rPr>
        <w:t>单击➕时右侧新增框，已新增框为空时，不允许再次新增框，此时提示“请输入内容后新增”。单击➖，则删除最右侧配置框。</w:t>
      </w:r>
    </w:p>
    <w:p>
      <w:pPr>
        <w:keepNext w:val="0"/>
        <w:keepLines w:val="0"/>
        <w:pageBreakBefore w:val="0"/>
        <w:widowControl w:val="0"/>
        <w:numPr>
          <w:ilvl w:val="0"/>
          <w:numId w:val="21"/>
        </w:numPr>
        <w:kinsoku/>
        <w:wordWrap/>
        <w:overflowPunct/>
        <w:topLinePunct w:val="0"/>
        <w:autoSpaceDE/>
        <w:autoSpaceDN/>
        <w:bidi w:val="0"/>
        <w:adjustRightInd/>
        <w:snapToGrid/>
        <w:ind w:left="425" w:leftChars="0" w:hanging="425" w:firstLineChars="0"/>
        <w:textAlignment w:val="auto"/>
        <w:rPr>
          <w:rFonts w:hint="default"/>
          <w:lang w:val="en-US" w:eastAsia="zh-CN"/>
        </w:rPr>
      </w:pPr>
      <w:r>
        <w:rPr>
          <w:rFonts w:hint="eastAsia"/>
          <w:lang w:val="en-US" w:eastAsia="zh-CN"/>
        </w:rPr>
        <w:t>自定义输入框中第一个新增元素不允许为运算符。</w:t>
      </w:r>
    </w:p>
    <w:p>
      <w:pPr>
        <w:keepNext w:val="0"/>
        <w:keepLines w:val="0"/>
        <w:pageBreakBefore w:val="0"/>
        <w:widowControl w:val="0"/>
        <w:numPr>
          <w:ilvl w:val="0"/>
          <w:numId w:val="21"/>
        </w:numPr>
        <w:kinsoku/>
        <w:wordWrap/>
        <w:overflowPunct/>
        <w:topLinePunct w:val="0"/>
        <w:autoSpaceDE/>
        <w:autoSpaceDN/>
        <w:bidi w:val="0"/>
        <w:adjustRightInd/>
        <w:snapToGrid/>
        <w:ind w:left="425" w:leftChars="0" w:hanging="425" w:firstLineChars="0"/>
        <w:textAlignment w:val="auto"/>
        <w:rPr>
          <w:rFonts w:hint="default"/>
          <w:lang w:val="en-US" w:eastAsia="zh-CN"/>
        </w:rPr>
      </w:pPr>
      <w:r>
        <w:rPr>
          <w:rFonts w:hint="eastAsia"/>
          <w:lang w:val="en-US" w:eastAsia="zh-CN"/>
        </w:rPr>
        <w:t>运算符之后不能新增运算符</w:t>
      </w:r>
      <w:del w:id="314" w:author="zhoujiansheng" w:date="2024-10-12T11:10:40Z">
        <w:r>
          <w:rPr>
            <w:rFonts w:hint="eastAsia"/>
            <w:lang w:val="en-US" w:eastAsia="zh-CN"/>
          </w:rPr>
          <w:delText>和辅助运算符，辅助运算符后不能新增运算符</w:delText>
        </w:r>
      </w:del>
      <w:r>
        <w:rPr>
          <w:rFonts w:hint="eastAsia"/>
          <w:lang w:val="en-US" w:eastAsia="zh-CN"/>
        </w:rPr>
        <w:t>。</w:t>
      </w:r>
    </w:p>
    <w:p>
      <w:pPr>
        <w:keepNext w:val="0"/>
        <w:keepLines w:val="0"/>
        <w:pageBreakBefore w:val="0"/>
        <w:widowControl w:val="0"/>
        <w:numPr>
          <w:ilvl w:val="0"/>
          <w:numId w:val="21"/>
        </w:numPr>
        <w:kinsoku/>
        <w:wordWrap/>
        <w:overflowPunct/>
        <w:topLinePunct w:val="0"/>
        <w:autoSpaceDE/>
        <w:autoSpaceDN/>
        <w:bidi w:val="0"/>
        <w:adjustRightInd/>
        <w:snapToGrid/>
        <w:ind w:left="425" w:leftChars="0" w:hanging="425" w:firstLineChars="0"/>
        <w:textAlignment w:val="auto"/>
        <w:rPr>
          <w:rFonts w:hint="default"/>
          <w:lang w:val="en-US" w:eastAsia="zh-CN"/>
        </w:rPr>
      </w:pPr>
      <w:r>
        <w:rPr>
          <w:rFonts w:hint="eastAsia"/>
          <w:lang w:val="en-US" w:eastAsia="zh-CN"/>
        </w:rPr>
        <w:t>数值或遥测遥调信号后不能新增数值和遥测遥调信号。</w:t>
      </w:r>
    </w:p>
    <w:p>
      <w:pPr>
        <w:keepNext w:val="0"/>
        <w:keepLines w:val="0"/>
        <w:pageBreakBefore w:val="0"/>
        <w:widowControl w:val="0"/>
        <w:numPr>
          <w:ilvl w:val="0"/>
          <w:numId w:val="21"/>
        </w:numPr>
        <w:kinsoku/>
        <w:wordWrap/>
        <w:overflowPunct/>
        <w:topLinePunct w:val="0"/>
        <w:autoSpaceDE/>
        <w:autoSpaceDN/>
        <w:bidi w:val="0"/>
        <w:adjustRightInd/>
        <w:snapToGrid/>
        <w:ind w:left="425" w:leftChars="0" w:hanging="425" w:firstLineChars="0"/>
        <w:textAlignment w:val="auto"/>
        <w:rPr>
          <w:rFonts w:hint="default"/>
          <w:lang w:val="en-US" w:eastAsia="zh-CN"/>
        </w:rPr>
      </w:pPr>
      <w:r>
        <w:rPr>
          <w:rFonts w:hint="eastAsia"/>
          <w:lang w:val="en-US" w:eastAsia="zh-CN"/>
        </w:rPr>
        <w:t>单个自定义输入框的元素不允许超过20个。</w:t>
      </w:r>
    </w:p>
    <w:p>
      <w:pPr>
        <w:keepNext w:val="0"/>
        <w:keepLines w:val="0"/>
        <w:pageBreakBefore w:val="0"/>
        <w:widowControl w:val="0"/>
        <w:kinsoku/>
        <w:wordWrap/>
        <w:overflowPunct/>
        <w:topLinePunct w:val="0"/>
        <w:autoSpaceDE/>
        <w:autoSpaceDN/>
        <w:bidi w:val="0"/>
        <w:adjustRightInd/>
        <w:snapToGrid/>
        <w:ind w:firstLine="440" w:firstLineChars="200"/>
        <w:textAlignment w:val="auto"/>
        <w:rPr>
          <w:rFonts w:hint="eastAsia"/>
          <w:lang w:val="en-US" w:eastAsia="zh-CN"/>
        </w:rPr>
      </w:pPr>
    </w:p>
    <w:p>
      <w:pPr>
        <w:keepNext w:val="0"/>
        <w:keepLines w:val="0"/>
        <w:pageBreakBefore w:val="0"/>
        <w:widowControl w:val="0"/>
        <w:kinsoku/>
        <w:wordWrap/>
        <w:overflowPunct/>
        <w:topLinePunct w:val="0"/>
        <w:autoSpaceDE/>
        <w:autoSpaceDN/>
        <w:bidi w:val="0"/>
        <w:adjustRightInd/>
        <w:snapToGrid/>
        <w:ind w:firstLine="440" w:firstLineChars="200"/>
        <w:textAlignment w:val="auto"/>
        <w:rPr>
          <w:rFonts w:hint="eastAsia"/>
          <w:lang w:val="en-US" w:eastAsia="zh-CN"/>
        </w:rPr>
      </w:pPr>
      <w:r>
        <w:rPr>
          <w:rFonts w:hint="eastAsia"/>
          <w:lang w:val="en-US" w:eastAsia="zh-CN"/>
        </w:rPr>
        <w:t>子规则与子规则之间通过逻辑符进行连接组合，新增的子规则允许删除，初始化的子规则不允许删除，即告警规则至少由一条子规则组成。规则预览板块，同步展示公式配置的内容进行预览（不用点击预览触发）。</w:t>
      </w:r>
    </w:p>
    <w:p>
      <w:pPr>
        <w:keepNext w:val="0"/>
        <w:keepLines w:val="0"/>
        <w:pageBreakBefore w:val="0"/>
        <w:widowControl w:val="0"/>
        <w:kinsoku/>
        <w:wordWrap/>
        <w:overflowPunct/>
        <w:topLinePunct w:val="0"/>
        <w:autoSpaceDE/>
        <w:autoSpaceDN/>
        <w:bidi w:val="0"/>
        <w:adjustRightInd/>
        <w:snapToGrid/>
        <w:ind w:firstLine="440" w:firstLineChars="200"/>
        <w:textAlignment w:val="auto"/>
        <w:rPr>
          <w:rFonts w:hint="default"/>
          <w:lang w:val="en-US" w:eastAsia="zh-CN"/>
        </w:rPr>
      </w:pPr>
      <w:ins w:id="315" w:author="zhoujiansheng" w:date="2024-09-23T10:07:22Z">
        <w:r>
          <w:rPr>
            <w:rFonts w:hint="eastAsia"/>
            <w:lang w:val="en-US" w:eastAsia="zh-CN"/>
          </w:rPr>
          <w:t>若新增子规则通过逻辑!（逻辑非）进行组合，其后的子规则</w:t>
        </w:r>
      </w:ins>
      <w:ins w:id="316" w:author="zhoujiansheng" w:date="2024-09-23T10:07:32Z">
        <w:r>
          <w:rPr>
            <w:rFonts w:hint="eastAsia"/>
            <w:lang w:val="en-US" w:eastAsia="zh-CN"/>
          </w:rPr>
          <w:t>两端</w:t>
        </w:r>
      </w:ins>
      <w:ins w:id="317" w:author="zhoujiansheng" w:date="2024-09-23T10:07:39Z">
        <w:r>
          <w:rPr>
            <w:rFonts w:hint="eastAsia"/>
            <w:lang w:val="en-US" w:eastAsia="zh-CN"/>
          </w:rPr>
          <w:t>自动</w:t>
        </w:r>
      </w:ins>
      <w:ins w:id="318" w:author="zhoujiansheng" w:date="2024-09-23T10:07:41Z">
        <w:r>
          <w:rPr>
            <w:rFonts w:hint="eastAsia"/>
            <w:lang w:val="en-US" w:eastAsia="zh-CN"/>
          </w:rPr>
          <w:t>填充</w:t>
        </w:r>
      </w:ins>
      <w:ins w:id="319" w:author="zhoujiansheng" w:date="2024-09-23T10:07:44Z">
        <w:r>
          <w:rPr>
            <w:rFonts w:hint="eastAsia"/>
            <w:lang w:val="en-US" w:eastAsia="zh-CN"/>
          </w:rPr>
          <w:t>括号</w:t>
        </w:r>
      </w:ins>
      <w:ins w:id="320" w:author="zhoujiansheng" w:date="2024-09-23T10:08:19Z">
        <w:r>
          <w:rPr>
            <w:rFonts w:hint="eastAsia"/>
            <w:lang w:val="en-US" w:eastAsia="zh-CN"/>
          </w:rPr>
          <w:t>。</w:t>
        </w:r>
      </w:ins>
    </w:p>
    <w:p>
      <w:pPr>
        <w:keepNext w:val="0"/>
        <w:keepLines w:val="0"/>
        <w:pageBreakBefore w:val="0"/>
        <w:widowControl w:val="0"/>
        <w:kinsoku/>
        <w:wordWrap/>
        <w:overflowPunct/>
        <w:topLinePunct w:val="0"/>
        <w:autoSpaceDE/>
        <w:autoSpaceDN/>
        <w:bidi w:val="0"/>
        <w:adjustRightInd/>
        <w:snapToGrid/>
        <w:ind w:firstLine="440" w:firstLineChars="200"/>
        <w:textAlignment w:val="auto"/>
        <w:rPr>
          <w:rFonts w:hint="eastAsia"/>
          <w:lang w:val="en-US" w:eastAsia="zh-CN"/>
        </w:rPr>
      </w:pPr>
      <w:r>
        <w:rPr>
          <w:rFonts w:hint="eastAsia"/>
          <w:lang w:val="en-US" w:eastAsia="zh-CN"/>
        </w:rPr>
        <w:t>新增规则提交时，需做如下校验：</w:t>
      </w:r>
    </w:p>
    <w:p>
      <w:pPr>
        <w:keepNext w:val="0"/>
        <w:keepLines w:val="0"/>
        <w:pageBreakBefore w:val="0"/>
        <w:widowControl w:val="0"/>
        <w:numPr>
          <w:ilvl w:val="0"/>
          <w:numId w:val="22"/>
        </w:numPr>
        <w:kinsoku/>
        <w:wordWrap/>
        <w:overflowPunct/>
        <w:topLinePunct w:val="0"/>
        <w:autoSpaceDE/>
        <w:autoSpaceDN/>
        <w:bidi w:val="0"/>
        <w:adjustRightInd/>
        <w:snapToGrid/>
        <w:ind w:left="425" w:leftChars="0" w:hanging="425" w:firstLineChars="0"/>
        <w:textAlignment w:val="auto"/>
        <w:rPr>
          <w:rFonts w:hint="default"/>
          <w:lang w:val="en-US" w:eastAsia="zh-CN"/>
        </w:rPr>
      </w:pPr>
      <w:r>
        <w:rPr>
          <w:rFonts w:hint="eastAsia"/>
          <w:lang w:val="en-US" w:eastAsia="zh-CN"/>
        </w:rPr>
        <w:t>校验自定义输入框是否为空、6种自定义元素是否为空。若为空，提示“告警规则存在未配置空值，请确认”。</w:t>
      </w:r>
    </w:p>
    <w:p>
      <w:pPr>
        <w:keepNext w:val="0"/>
        <w:keepLines w:val="0"/>
        <w:pageBreakBefore w:val="0"/>
        <w:widowControl w:val="0"/>
        <w:numPr>
          <w:ilvl w:val="0"/>
          <w:numId w:val="22"/>
        </w:numPr>
        <w:kinsoku/>
        <w:wordWrap/>
        <w:overflowPunct/>
        <w:topLinePunct w:val="0"/>
        <w:autoSpaceDE/>
        <w:autoSpaceDN/>
        <w:bidi w:val="0"/>
        <w:adjustRightInd/>
        <w:snapToGrid/>
        <w:ind w:left="425" w:leftChars="0" w:hanging="425" w:firstLineChars="0"/>
        <w:textAlignment w:val="auto"/>
        <w:rPr>
          <w:rFonts w:hint="default"/>
          <w:lang w:val="en-US" w:eastAsia="zh-CN"/>
        </w:rPr>
      </w:pPr>
      <w:r>
        <w:rPr>
          <w:rFonts w:hint="eastAsia"/>
          <w:highlight w:val="none"/>
          <w:lang w:val="en-US" w:eastAsia="zh-CN"/>
        </w:rPr>
        <w:t>规则配置完成后，需校验规则中所有数学运算符都是正确使用的</w:t>
      </w:r>
      <w:r>
        <w:rPr>
          <w:rFonts w:hint="eastAsia"/>
          <w:lang w:val="en-US" w:eastAsia="zh-CN"/>
        </w:rPr>
        <w:t>；</w:t>
      </w:r>
    </w:p>
    <w:p>
      <w:pPr>
        <w:keepNext w:val="0"/>
        <w:keepLines w:val="0"/>
        <w:pageBreakBefore w:val="0"/>
        <w:widowControl w:val="0"/>
        <w:kinsoku/>
        <w:wordWrap/>
        <w:overflowPunct/>
        <w:topLinePunct w:val="0"/>
        <w:autoSpaceDE/>
        <w:autoSpaceDN/>
        <w:bidi w:val="0"/>
        <w:adjustRightInd/>
        <w:snapToGrid/>
        <w:ind w:firstLine="440" w:firstLineChars="200"/>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ind w:firstLine="442" w:firstLineChars="200"/>
        <w:textAlignment w:val="auto"/>
        <w:rPr>
          <w:rFonts w:hint="default"/>
          <w:lang w:val="en-US" w:eastAsia="zh-CN"/>
        </w:rPr>
      </w:pPr>
      <w:r>
        <w:rPr>
          <w:rFonts w:hint="eastAsia"/>
          <w:b/>
          <w:bCs/>
          <w:lang w:val="en-US" w:eastAsia="zh-CN"/>
        </w:rPr>
        <w:t>公式计算特殊情况处理</w:t>
      </w:r>
      <w:r>
        <w:rPr>
          <w:rFonts w:hint="eastAsia"/>
          <w:lang w:val="en-US" w:eastAsia="zh-CN"/>
        </w:rPr>
        <w:t>：</w:t>
      </w:r>
    </w:p>
    <w:p>
      <w:pPr>
        <w:keepNext w:val="0"/>
        <w:keepLines w:val="0"/>
        <w:pageBreakBefore w:val="0"/>
        <w:widowControl w:val="0"/>
        <w:kinsoku/>
        <w:wordWrap/>
        <w:overflowPunct/>
        <w:topLinePunct w:val="0"/>
        <w:autoSpaceDE/>
        <w:autoSpaceDN/>
        <w:bidi w:val="0"/>
        <w:adjustRightInd/>
        <w:snapToGrid/>
        <w:ind w:firstLine="440" w:firstLineChars="200"/>
        <w:textAlignment w:val="auto"/>
        <w:rPr>
          <w:rFonts w:hint="default"/>
          <w:lang w:val="en-US" w:eastAsia="zh-CN"/>
        </w:rPr>
      </w:pPr>
      <w:r>
        <w:rPr>
          <w:rFonts w:hint="eastAsia"/>
          <w:lang w:val="en-US" w:eastAsia="zh-CN"/>
        </w:rPr>
        <w:t>公式配置后，若因部分参数无法获取到值，或者分母为0等不符合运算规则的情况，导致子规则无法计算出结果。则该子规则默认不满足，即状态值为0。</w:t>
      </w:r>
    </w:p>
    <w:p>
      <w:pPr>
        <w:keepNext w:val="0"/>
        <w:keepLines w:val="0"/>
        <w:pageBreakBefore w:val="0"/>
        <w:widowControl w:val="0"/>
        <w:kinsoku/>
        <w:wordWrap/>
        <w:overflowPunct/>
        <w:topLinePunct w:val="0"/>
        <w:autoSpaceDE/>
        <w:autoSpaceDN/>
        <w:bidi w:val="0"/>
        <w:adjustRightInd/>
        <w:snapToGrid/>
        <w:ind w:firstLine="440" w:firstLineChars="200"/>
        <w:textAlignment w:val="auto"/>
        <w:rPr>
          <w:rFonts w:hint="eastAsia"/>
          <w:lang w:val="en-US" w:eastAsia="zh-CN"/>
        </w:rPr>
      </w:pPr>
      <w:r>
        <w:commentReference w:id="3"/>
      </w:r>
    </w:p>
    <w:p>
      <w:pPr>
        <w:keepNext w:val="0"/>
        <w:keepLines w:val="0"/>
        <w:pageBreakBefore w:val="0"/>
        <w:widowControl w:val="0"/>
        <w:kinsoku/>
        <w:wordWrap/>
        <w:overflowPunct/>
        <w:topLinePunct w:val="0"/>
        <w:autoSpaceDE/>
        <w:autoSpaceDN/>
        <w:bidi w:val="0"/>
        <w:adjustRightInd/>
        <w:snapToGrid/>
        <w:ind w:firstLine="440" w:firstLineChars="200"/>
        <w:textAlignment w:val="auto"/>
        <w:rPr>
          <w:rFonts w:hint="default"/>
          <w:lang w:val="en-US" w:eastAsia="zh-CN"/>
        </w:rPr>
      </w:pPr>
    </w:p>
    <w:p>
      <w:pPr>
        <w:pStyle w:val="5"/>
      </w:pPr>
      <w:bookmarkStart w:id="12" w:name="_Toc22388"/>
      <w:bookmarkStart w:id="13" w:name="OLE_LINK4"/>
      <w:r>
        <w:rPr>
          <w:rFonts w:hint="eastAsia"/>
        </w:rPr>
        <w:t>AIMIOps-</w:t>
      </w:r>
      <w:r>
        <w:rPr>
          <w:rFonts w:hint="eastAsia"/>
          <w:lang w:val="en-US" w:eastAsia="zh-CN"/>
        </w:rPr>
        <w:t>GX-</w:t>
      </w:r>
      <w:r>
        <w:rPr>
          <w:rFonts w:hint="eastAsia"/>
        </w:rPr>
        <w:t>BR-F</w:t>
      </w:r>
      <w:r>
        <w:rPr>
          <w:rFonts w:hint="eastAsia"/>
          <w:lang w:val="en-US" w:eastAsia="zh-CN"/>
        </w:rPr>
        <w:t>-01</w:t>
      </w:r>
      <w:r>
        <w:rPr>
          <w:rFonts w:hint="eastAsia"/>
        </w:rPr>
        <w:t>-</w:t>
      </w:r>
      <w:r>
        <w:rPr>
          <w:rFonts w:hint="eastAsia"/>
          <w:lang w:val="en-US" w:eastAsia="zh-CN"/>
        </w:rPr>
        <w:t>007故障预测管理</w:t>
      </w:r>
      <w:bookmarkEnd w:id="12"/>
    </w:p>
    <w:bookmarkEnd w:id="13"/>
    <w:p>
      <w:pPr>
        <w:rPr>
          <w:rFonts w:hint="default"/>
          <w:lang w:val="en-US" w:eastAsia="zh-CN"/>
        </w:rPr>
      </w:pPr>
      <w:r>
        <w:rPr>
          <w:rFonts w:hint="eastAsia"/>
          <w:b/>
          <w:bCs/>
          <w:lang w:val="en-US" w:eastAsia="zh-CN"/>
        </w:rPr>
        <w:t>功能位置</w:t>
      </w:r>
      <w:r>
        <w:rPr>
          <w:rFonts w:hint="eastAsia"/>
          <w:lang w:val="en-US" w:eastAsia="zh-CN"/>
        </w:rPr>
        <w:t>：运维管理——隐患分析——故障预测管理</w:t>
      </w:r>
    </w:p>
    <w:p>
      <w:pPr>
        <w:rPr>
          <w:rFonts w:hint="default"/>
          <w:lang w:val="en-US" w:eastAsia="zh-CN"/>
        </w:rPr>
      </w:pPr>
      <w:r>
        <w:rPr>
          <w:rFonts w:hint="eastAsia"/>
          <w:b/>
          <w:bCs/>
          <w:lang w:val="en-US" w:eastAsia="zh-CN"/>
        </w:rPr>
        <w:t>数据来源</w:t>
      </w:r>
      <w:r>
        <w:rPr>
          <w:rFonts w:hint="eastAsia"/>
          <w:lang w:val="en-US" w:eastAsia="zh-CN"/>
        </w:rPr>
        <w:t>：故障预测规则触发</w:t>
      </w:r>
    </w:p>
    <w:p>
      <w:pPr>
        <w:rPr>
          <w:rFonts w:hint="default" w:eastAsia="宋体"/>
          <w:lang w:val="en-US" w:eastAsia="zh-CN"/>
        </w:rPr>
      </w:pPr>
      <w:r>
        <w:rPr>
          <w:rFonts w:hint="eastAsia"/>
          <w:lang w:val="en-US" w:eastAsia="zh-CN"/>
        </w:rPr>
        <w:t>功能背景：故障预测规则触发的结果，既可能是设备故障的判断、也可能是隐患类的识别。</w:t>
      </w:r>
    </w:p>
    <w:p/>
    <w:p>
      <w:pPr>
        <w:rPr>
          <w:rFonts w:hint="eastAsia"/>
          <w:lang w:val="en-US" w:eastAsia="zh-CN"/>
        </w:rPr>
      </w:pPr>
      <w:r>
        <w:rPr>
          <w:rFonts w:hint="eastAsia"/>
          <w:lang w:val="en-US" w:eastAsia="zh-CN"/>
        </w:rPr>
        <w:t>功能分两个tab页，实时告警和历史告警。</w:t>
      </w:r>
    </w:p>
    <w:p>
      <w:pPr>
        <w:rPr>
          <w:rFonts w:hint="default"/>
          <w:b/>
          <w:bCs/>
          <w:lang w:val="en-US" w:eastAsia="zh-CN"/>
        </w:rPr>
      </w:pPr>
      <w:r>
        <w:rPr>
          <w:rFonts w:hint="eastAsia"/>
          <w:b/>
          <w:bCs/>
          <w:lang w:val="en-US" w:eastAsia="zh-CN"/>
        </w:rPr>
        <w:t>1、实时告警</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lang w:val="en-US" w:eastAsia="zh-CN"/>
        </w:rPr>
      </w:pPr>
      <w:r>
        <w:rPr>
          <w:rFonts w:hint="eastAsia"/>
          <w:lang w:val="en-US" w:eastAsia="zh-CN"/>
        </w:rPr>
        <w:t>筛选条件：</w:t>
      </w:r>
    </w:p>
    <w:p>
      <w:pPr>
        <w:keepNext w:val="0"/>
        <w:keepLines w:val="0"/>
        <w:pageBreakBefore w:val="0"/>
        <w:widowControl w:val="0"/>
        <w:numPr>
          <w:ilvl w:val="0"/>
          <w:numId w:val="19"/>
        </w:numPr>
        <w:kinsoku/>
        <w:wordWrap/>
        <w:overflowPunct/>
        <w:topLinePunct w:val="0"/>
        <w:autoSpaceDE/>
        <w:autoSpaceDN/>
        <w:bidi w:val="0"/>
        <w:adjustRightInd/>
        <w:snapToGrid/>
        <w:ind w:left="420" w:leftChars="0" w:hanging="420" w:firstLineChars="0"/>
        <w:textAlignment w:val="auto"/>
        <w:rPr>
          <w:rFonts w:hint="eastAsia"/>
          <w:lang w:val="en-US" w:eastAsia="zh-CN"/>
        </w:rPr>
      </w:pPr>
      <w:r>
        <w:rPr>
          <w:rFonts w:hint="eastAsia"/>
          <w:lang w:val="en-US" w:eastAsia="zh-CN"/>
        </w:rPr>
        <w:t>地市：关联空间资源信息</w:t>
      </w:r>
    </w:p>
    <w:p>
      <w:pPr>
        <w:keepNext w:val="0"/>
        <w:keepLines w:val="0"/>
        <w:pageBreakBefore w:val="0"/>
        <w:widowControl w:val="0"/>
        <w:numPr>
          <w:ilvl w:val="0"/>
          <w:numId w:val="19"/>
        </w:numPr>
        <w:kinsoku/>
        <w:wordWrap/>
        <w:overflowPunct/>
        <w:topLinePunct w:val="0"/>
        <w:autoSpaceDE/>
        <w:autoSpaceDN/>
        <w:bidi w:val="0"/>
        <w:adjustRightInd/>
        <w:snapToGrid/>
        <w:ind w:left="420" w:leftChars="0" w:hanging="420" w:firstLineChars="0"/>
        <w:textAlignment w:val="auto"/>
        <w:rPr>
          <w:rFonts w:hint="eastAsia"/>
          <w:lang w:val="en-US" w:eastAsia="zh-CN"/>
        </w:rPr>
      </w:pPr>
      <w:r>
        <w:rPr>
          <w:rFonts w:hint="eastAsia"/>
          <w:lang w:val="en-US" w:eastAsia="zh-CN"/>
        </w:rPr>
        <w:t>区县：关联空间资源信息</w:t>
      </w:r>
    </w:p>
    <w:p>
      <w:pPr>
        <w:keepNext w:val="0"/>
        <w:keepLines w:val="0"/>
        <w:pageBreakBefore w:val="0"/>
        <w:widowControl w:val="0"/>
        <w:numPr>
          <w:ilvl w:val="0"/>
          <w:numId w:val="19"/>
        </w:numPr>
        <w:kinsoku/>
        <w:wordWrap/>
        <w:overflowPunct/>
        <w:topLinePunct w:val="0"/>
        <w:autoSpaceDE/>
        <w:autoSpaceDN/>
        <w:bidi w:val="0"/>
        <w:adjustRightInd/>
        <w:snapToGrid/>
        <w:ind w:left="420" w:leftChars="0" w:hanging="420" w:firstLineChars="0"/>
        <w:textAlignment w:val="auto"/>
        <w:rPr>
          <w:rFonts w:hint="eastAsia"/>
          <w:lang w:val="en-US" w:eastAsia="zh-CN"/>
        </w:rPr>
      </w:pPr>
      <w:r>
        <w:rPr>
          <w:rFonts w:hint="eastAsia"/>
          <w:lang w:val="en-US" w:eastAsia="zh-CN"/>
        </w:rPr>
        <w:t>站点类型：关联空间资源信息</w:t>
      </w:r>
    </w:p>
    <w:p>
      <w:pPr>
        <w:keepNext w:val="0"/>
        <w:keepLines w:val="0"/>
        <w:pageBreakBefore w:val="0"/>
        <w:widowControl w:val="0"/>
        <w:numPr>
          <w:ilvl w:val="0"/>
          <w:numId w:val="19"/>
        </w:numPr>
        <w:kinsoku/>
        <w:wordWrap/>
        <w:overflowPunct/>
        <w:topLinePunct w:val="0"/>
        <w:autoSpaceDE/>
        <w:autoSpaceDN/>
        <w:bidi w:val="0"/>
        <w:adjustRightInd/>
        <w:snapToGrid/>
        <w:ind w:left="420" w:leftChars="0" w:hanging="420" w:firstLineChars="0"/>
        <w:textAlignment w:val="auto"/>
        <w:rPr>
          <w:rFonts w:hint="eastAsia"/>
          <w:lang w:val="en-US" w:eastAsia="zh-CN"/>
        </w:rPr>
      </w:pPr>
      <w:r>
        <w:rPr>
          <w:rFonts w:hint="eastAsia"/>
          <w:lang w:val="en-US" w:eastAsia="zh-CN"/>
        </w:rPr>
        <w:t>站点名称：关联空间资源信息</w:t>
      </w:r>
    </w:p>
    <w:p>
      <w:pPr>
        <w:keepNext w:val="0"/>
        <w:keepLines w:val="0"/>
        <w:pageBreakBefore w:val="0"/>
        <w:widowControl w:val="0"/>
        <w:numPr>
          <w:ilvl w:val="0"/>
          <w:numId w:val="19"/>
        </w:numPr>
        <w:kinsoku/>
        <w:wordWrap/>
        <w:overflowPunct/>
        <w:topLinePunct w:val="0"/>
        <w:autoSpaceDE/>
        <w:autoSpaceDN/>
        <w:bidi w:val="0"/>
        <w:adjustRightInd/>
        <w:snapToGrid/>
        <w:ind w:left="420" w:leftChars="0" w:hanging="420" w:firstLineChars="0"/>
        <w:textAlignment w:val="auto"/>
        <w:rPr>
          <w:rFonts w:hint="eastAsia"/>
          <w:lang w:val="en-US" w:eastAsia="zh-CN"/>
        </w:rPr>
      </w:pPr>
      <w:r>
        <w:rPr>
          <w:rFonts w:hint="eastAsia"/>
          <w:lang w:val="en-US" w:eastAsia="zh-CN"/>
        </w:rPr>
        <w:t>设备类型：枚举值，同步隐患规则配置的设备的类型。若隐患规则设备类型有新增，此处同步新增。隐患规则配置中删减了，不同步删减（历史数据要可查）。</w:t>
      </w:r>
    </w:p>
    <w:p>
      <w:pPr>
        <w:keepNext w:val="0"/>
        <w:keepLines w:val="0"/>
        <w:pageBreakBefore w:val="0"/>
        <w:widowControl w:val="0"/>
        <w:numPr>
          <w:ilvl w:val="0"/>
          <w:numId w:val="19"/>
        </w:numPr>
        <w:kinsoku/>
        <w:wordWrap/>
        <w:overflowPunct/>
        <w:topLinePunct w:val="0"/>
        <w:autoSpaceDE/>
        <w:autoSpaceDN/>
        <w:bidi w:val="0"/>
        <w:adjustRightInd/>
        <w:snapToGrid/>
        <w:ind w:left="420" w:leftChars="0" w:hanging="420" w:firstLineChars="0"/>
        <w:textAlignment w:val="auto"/>
        <w:rPr>
          <w:rFonts w:hint="default"/>
          <w:lang w:val="en-US" w:eastAsia="zh-CN"/>
        </w:rPr>
      </w:pPr>
      <w:r>
        <w:rPr>
          <w:rFonts w:hint="eastAsia"/>
          <w:lang w:val="en-US" w:eastAsia="zh-CN"/>
        </w:rPr>
        <w:t>故障等级：下拉选择，可多选。枚举值，一级故障、二级故障、三级故障、四级故障。默认全选。</w:t>
      </w:r>
    </w:p>
    <w:p>
      <w:pPr>
        <w:keepNext w:val="0"/>
        <w:keepLines w:val="0"/>
        <w:pageBreakBefore w:val="0"/>
        <w:widowControl w:val="0"/>
        <w:numPr>
          <w:ilvl w:val="0"/>
          <w:numId w:val="19"/>
        </w:numPr>
        <w:kinsoku/>
        <w:wordWrap/>
        <w:overflowPunct/>
        <w:topLinePunct w:val="0"/>
        <w:autoSpaceDE/>
        <w:autoSpaceDN/>
        <w:bidi w:val="0"/>
        <w:adjustRightInd/>
        <w:snapToGrid/>
        <w:ind w:left="420" w:leftChars="0" w:hanging="420" w:firstLineChars="0"/>
        <w:textAlignment w:val="auto"/>
        <w:rPr>
          <w:ins w:id="321" w:author="zhoujiansheng" w:date="2025-09-02T15:43:46Z"/>
          <w:rFonts w:hint="default"/>
          <w:lang w:val="en-US" w:eastAsia="zh-CN"/>
        </w:rPr>
      </w:pPr>
      <w:r>
        <w:rPr>
          <w:rFonts w:hint="eastAsia"/>
          <w:lang w:val="en-US" w:eastAsia="zh-CN"/>
        </w:rPr>
        <w:t>告警时间：</w:t>
      </w:r>
      <w:ins w:id="322" w:author="zhoujiansheng" w:date="2025-09-08T14:32:35Z">
        <w:r>
          <w:rPr>
            <w:rFonts w:hint="eastAsia"/>
            <w:lang w:val="en-US" w:eastAsia="zh-CN"/>
          </w:rPr>
          <w:t>查询隐患开始时间，时间筛选默认为空，为空时不对数据进行过滤，显示全量实时隐患数据。格式yyyy-mm-ddhh:mm:ss，最大时间跨度一年</w:t>
        </w:r>
      </w:ins>
      <w:del w:id="323" w:author="zhoujiansheng" w:date="2025-09-08T14:32:35Z">
        <w:r>
          <w:rPr>
            <w:rFonts w:hint="eastAsia"/>
            <w:lang w:val="en-US" w:eastAsia="zh-CN"/>
          </w:rPr>
          <w:delText>查询故障预测告警开始时间，最大跨度一个月。yyyy-mm-ddhh:mm:ss</w:delText>
        </w:r>
      </w:del>
    </w:p>
    <w:p>
      <w:pPr>
        <w:keepNext w:val="0"/>
        <w:keepLines w:val="0"/>
        <w:pageBreakBefore w:val="0"/>
        <w:widowControl w:val="0"/>
        <w:numPr>
          <w:ilvl w:val="0"/>
          <w:numId w:val="19"/>
        </w:numPr>
        <w:kinsoku/>
        <w:wordWrap/>
        <w:overflowPunct/>
        <w:topLinePunct w:val="0"/>
        <w:autoSpaceDE/>
        <w:autoSpaceDN/>
        <w:bidi w:val="0"/>
        <w:adjustRightInd/>
        <w:snapToGrid/>
        <w:ind w:left="420" w:leftChars="0" w:hanging="420" w:firstLineChars="0"/>
        <w:textAlignment w:val="auto"/>
        <w:rPr>
          <w:ins w:id="324" w:author="zhoujiansheng" w:date="2025-09-02T15:44:50Z"/>
          <w:rFonts w:hint="default"/>
          <w:lang w:val="en-US" w:eastAsia="zh-CN"/>
        </w:rPr>
      </w:pPr>
      <w:ins w:id="325" w:author="zhoujiansheng" w:date="2025-09-02T15:44:50Z">
        <w:r>
          <w:rPr>
            <w:rFonts w:hint="eastAsia"/>
            <w:lang w:val="en-US" w:eastAsia="zh-CN"/>
          </w:rPr>
          <w:t>是否推送工单：下拉选择，枚举：是/否。默认全部。</w:t>
        </w:r>
      </w:ins>
    </w:p>
    <w:p>
      <w:pPr>
        <w:keepNext w:val="0"/>
        <w:keepLines w:val="0"/>
        <w:pageBreakBefore w:val="0"/>
        <w:widowControl w:val="0"/>
        <w:numPr>
          <w:ilvl w:val="-1"/>
          <w:numId w:val="0"/>
        </w:numPr>
        <w:kinsoku/>
        <w:wordWrap/>
        <w:overflowPunct/>
        <w:topLinePunct w:val="0"/>
        <w:autoSpaceDE/>
        <w:autoSpaceDN/>
        <w:bidi w:val="0"/>
        <w:adjustRightInd/>
        <w:snapToGrid/>
        <w:ind w:left="0" w:leftChars="0" w:firstLine="0" w:firstLineChars="0"/>
        <w:textAlignment w:val="auto"/>
        <w:rPr>
          <w:rFonts w:hint="default"/>
          <w:lang w:val="en-US" w:eastAsia="zh-CN"/>
        </w:rPr>
        <w:pPrChange w:id="326" w:author="zhoujiansheng" w:date="2025-09-02T15:44:52Z">
          <w:pPr>
            <w:keepNext w:val="0"/>
            <w:keepLines w:val="0"/>
            <w:pageBreakBefore w:val="0"/>
            <w:widowControl w:val="0"/>
            <w:numPr>
              <w:ilvl w:val="0"/>
              <w:numId w:val="19"/>
            </w:numPr>
            <w:kinsoku/>
            <w:wordWrap/>
            <w:overflowPunct/>
            <w:topLinePunct w:val="0"/>
            <w:autoSpaceDE/>
            <w:autoSpaceDN/>
            <w:bidi w:val="0"/>
            <w:adjustRightInd/>
            <w:snapToGrid/>
            <w:ind w:left="420" w:leftChars="0" w:hanging="420" w:firstLineChars="0"/>
            <w:textAlignment w:val="auto"/>
          </w:pPr>
        </w:pPrChange>
      </w:pPr>
    </w:p>
    <w:p/>
    <w:p>
      <w:r>
        <w:rPr>
          <w:rFonts w:hint="eastAsia"/>
          <w:lang w:val="en-US" w:eastAsia="zh-CN"/>
        </w:rPr>
        <w:t>实时故障预测告警结果字段如下，表格支持导出。未消除状态的故障预测告警支持手动“消除”，清除功能权限仅开放给省级管理员。</w:t>
      </w:r>
    </w:p>
    <w:tbl>
      <w:tblPr>
        <w:tblStyle w:val="33"/>
        <w:tblW w:w="957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2"/>
        <w:gridCol w:w="7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shd w:val="clear" w:color="auto" w:fill="D7D7D7" w:themeFill="background1" w:themeFillShade="D8"/>
            <w:vAlign w:val="top"/>
          </w:tcPr>
          <w:p>
            <w:pPr>
              <w:numPr>
                <w:ilvl w:val="0"/>
                <w:numId w:val="0"/>
              </w:numPr>
              <w:ind w:left="0" w:leftChars="0" w:firstLine="0" w:firstLineChars="0"/>
              <w:jc w:val="center"/>
              <w:rPr>
                <w:rFonts w:hint="default"/>
                <w:vertAlign w:val="baseline"/>
                <w:lang w:val="en-US" w:eastAsia="zh-CN"/>
              </w:rPr>
            </w:pPr>
            <w:r>
              <w:rPr>
                <w:rFonts w:hint="eastAsia"/>
                <w:b w:val="0"/>
                <w:bCs w:val="0"/>
                <w:vertAlign w:val="baseline"/>
                <w:lang w:val="en-US" w:eastAsia="zh-CN"/>
              </w:rPr>
              <w:t>字段</w:t>
            </w:r>
          </w:p>
        </w:tc>
        <w:tc>
          <w:tcPr>
            <w:tcW w:w="7316" w:type="dxa"/>
            <w:shd w:val="clear" w:color="auto" w:fill="D7D7D7" w:themeFill="background1" w:themeFillShade="D8"/>
            <w:vAlign w:val="top"/>
          </w:tcPr>
          <w:p>
            <w:pPr>
              <w:numPr>
                <w:ilvl w:val="0"/>
                <w:numId w:val="0"/>
              </w:numPr>
              <w:ind w:left="0" w:leftChars="0" w:firstLine="0" w:firstLineChars="0"/>
              <w:jc w:val="center"/>
              <w:rPr>
                <w:rFonts w:hint="default"/>
                <w:vertAlign w:val="baseline"/>
                <w:lang w:val="en-US" w:eastAsia="zh-CN"/>
              </w:rPr>
            </w:pPr>
            <w:r>
              <w:rPr>
                <w:rFonts w:hint="eastAsia"/>
                <w:b w:val="0"/>
                <w:bCs w:val="0"/>
                <w:vertAlign w:val="baseline"/>
                <w:lang w:val="en-US" w:eastAsia="zh-CN"/>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vertAlign w:val="baseline"/>
                <w:lang w:val="en-US" w:eastAsia="zh-CN"/>
              </w:rPr>
            </w:pPr>
            <w:r>
              <w:rPr>
                <w:rFonts w:hint="eastAsia"/>
                <w:lang w:val="en-US" w:eastAsia="zh-CN"/>
              </w:rPr>
              <w:t>地市</w:t>
            </w:r>
          </w:p>
        </w:tc>
        <w:tc>
          <w:tcPr>
            <w:tcW w:w="7316" w:type="dxa"/>
          </w:tcPr>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vertAlign w:val="baseline"/>
                <w:lang w:val="en-US" w:eastAsia="zh-CN"/>
              </w:rPr>
            </w:pPr>
            <w:r>
              <w:rPr>
                <w:rFonts w:hint="eastAsia"/>
                <w:vertAlign w:val="baseline"/>
                <w:lang w:val="en-US" w:eastAsia="zh-CN"/>
              </w:rPr>
              <w:t>自动关联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lang w:val="en-US" w:eastAsia="zh-CN"/>
              </w:rPr>
            </w:pPr>
            <w:r>
              <w:rPr>
                <w:rFonts w:hint="eastAsia"/>
                <w:lang w:val="en-US" w:eastAsia="zh-CN"/>
              </w:rPr>
              <w:t>区县</w:t>
            </w:r>
          </w:p>
        </w:tc>
        <w:tc>
          <w:tcPr>
            <w:tcW w:w="7316" w:type="dxa"/>
          </w:tcPr>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vertAlign w:val="baseline"/>
                <w:lang w:val="en-US" w:eastAsia="zh-CN"/>
              </w:rPr>
            </w:pPr>
            <w:r>
              <w:rPr>
                <w:rFonts w:hint="eastAsia"/>
                <w:vertAlign w:val="baseline"/>
                <w:lang w:val="en-US" w:eastAsia="zh-CN"/>
              </w:rPr>
              <w:t>自动关联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vertAlign w:val="baseline"/>
                <w:lang w:val="en-US" w:eastAsia="zh-CN"/>
              </w:rPr>
            </w:pPr>
            <w:r>
              <w:rPr>
                <w:rFonts w:hint="eastAsia"/>
                <w:lang w:val="en-US" w:eastAsia="zh-CN"/>
              </w:rPr>
              <w:t>站点名称</w:t>
            </w:r>
          </w:p>
        </w:tc>
        <w:tc>
          <w:tcPr>
            <w:tcW w:w="7316" w:type="dxa"/>
          </w:tcPr>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vertAlign w:val="baseline"/>
                <w:lang w:val="en-US" w:eastAsia="zh-CN"/>
              </w:rPr>
            </w:pPr>
            <w:r>
              <w:rPr>
                <w:rFonts w:hint="eastAsia"/>
                <w:vertAlign w:val="baseline"/>
                <w:lang w:val="en-US" w:eastAsia="zh-CN"/>
              </w:rPr>
              <w:t>自动关联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vertAlign w:val="baseline"/>
                <w:lang w:val="en-US" w:eastAsia="zh-CN"/>
              </w:rPr>
            </w:pPr>
            <w:r>
              <w:rPr>
                <w:rFonts w:hint="eastAsia"/>
                <w:lang w:val="en-US" w:eastAsia="zh-CN"/>
              </w:rPr>
              <w:t>站点类型</w:t>
            </w:r>
          </w:p>
        </w:tc>
        <w:tc>
          <w:tcPr>
            <w:tcW w:w="7316" w:type="dxa"/>
            <w:vAlign w:val="top"/>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vertAlign w:val="baseline"/>
                <w:lang w:val="en-US" w:eastAsia="zh-CN"/>
              </w:rPr>
            </w:pPr>
            <w:r>
              <w:rPr>
                <w:rFonts w:hint="eastAsia"/>
                <w:vertAlign w:val="baseline"/>
                <w:lang w:val="en-US" w:eastAsia="zh-CN"/>
              </w:rPr>
              <w:t>自动关联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vertAlign w:val="baseline"/>
                <w:lang w:val="en-US" w:eastAsia="zh-CN"/>
              </w:rPr>
            </w:pPr>
            <w:r>
              <w:rPr>
                <w:rFonts w:hint="eastAsia"/>
                <w:lang w:val="en-US" w:eastAsia="zh-CN"/>
              </w:rPr>
              <w:t>机房名称</w:t>
            </w:r>
          </w:p>
        </w:tc>
        <w:tc>
          <w:tcPr>
            <w:tcW w:w="7316" w:type="dxa"/>
            <w:vAlign w:val="top"/>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vertAlign w:val="baseline"/>
                <w:lang w:val="en-US" w:eastAsia="zh-CN"/>
              </w:rPr>
            </w:pPr>
            <w:r>
              <w:rPr>
                <w:rFonts w:hint="eastAsia"/>
                <w:vertAlign w:val="baseline"/>
                <w:lang w:val="en-US" w:eastAsia="zh-CN"/>
              </w:rPr>
              <w:t>自动关联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vertAlign w:val="baseline"/>
                <w:lang w:val="en-US" w:eastAsia="zh-CN"/>
              </w:rPr>
            </w:pPr>
            <w:r>
              <w:rPr>
                <w:rFonts w:hint="eastAsia"/>
                <w:lang w:val="en-US" w:eastAsia="zh-CN"/>
              </w:rPr>
              <w:t>设备类型</w:t>
            </w:r>
          </w:p>
        </w:tc>
        <w:tc>
          <w:tcPr>
            <w:tcW w:w="7316" w:type="dxa"/>
            <w:vAlign w:val="top"/>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vertAlign w:val="baseline"/>
                <w:lang w:val="en-US" w:eastAsia="zh-CN"/>
              </w:rPr>
            </w:pPr>
            <w:r>
              <w:rPr>
                <w:rFonts w:hint="eastAsia"/>
                <w:vertAlign w:val="baseline"/>
                <w:lang w:val="en-US" w:eastAsia="zh-CN"/>
              </w:rPr>
              <w:t>自动关联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vertAlign w:val="baseline"/>
                <w:lang w:val="en-US" w:eastAsia="zh-CN"/>
              </w:rPr>
            </w:pPr>
            <w:r>
              <w:rPr>
                <w:rFonts w:hint="eastAsia"/>
                <w:lang w:val="en-US" w:eastAsia="zh-CN"/>
              </w:rPr>
              <w:t>设备名称</w:t>
            </w:r>
          </w:p>
        </w:tc>
        <w:tc>
          <w:tcPr>
            <w:tcW w:w="7316" w:type="dxa"/>
            <w:vAlign w:val="top"/>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vertAlign w:val="baseline"/>
                <w:lang w:val="en-US" w:eastAsia="zh-CN"/>
              </w:rPr>
            </w:pPr>
            <w:r>
              <w:rPr>
                <w:rFonts w:hint="eastAsia"/>
                <w:vertAlign w:val="baseline"/>
                <w:lang w:val="en-US" w:eastAsia="zh-CN"/>
              </w:rPr>
              <w:t>自动关联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vertAlign w:val="baseline"/>
                <w:lang w:val="en-US" w:eastAsia="zh-CN"/>
              </w:rPr>
            </w:pPr>
            <w:r>
              <w:rPr>
                <w:rFonts w:hint="eastAsia"/>
                <w:lang w:val="en-US" w:eastAsia="zh-CN"/>
              </w:rPr>
              <w:t>故障名称</w:t>
            </w:r>
          </w:p>
        </w:tc>
        <w:tc>
          <w:tcPr>
            <w:tcW w:w="7316" w:type="dxa"/>
          </w:tcPr>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vertAlign w:val="baseline"/>
                <w:lang w:val="en-US" w:eastAsia="zh-CN"/>
              </w:rPr>
            </w:pPr>
            <w:r>
              <w:rPr>
                <w:rFonts w:hint="eastAsia"/>
                <w:vertAlign w:val="baseline"/>
                <w:lang w:val="en-US" w:eastAsia="zh-CN"/>
              </w:rPr>
              <w:t>自动关联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lang w:val="en-US" w:eastAsia="zh-CN"/>
              </w:rPr>
            </w:pPr>
            <w:r>
              <w:rPr>
                <w:rFonts w:hint="eastAsia"/>
                <w:lang w:val="en-US" w:eastAsia="zh-CN"/>
              </w:rPr>
              <w:t>故障等级</w:t>
            </w:r>
          </w:p>
        </w:tc>
        <w:tc>
          <w:tcPr>
            <w:tcW w:w="7316" w:type="dxa"/>
          </w:tcPr>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vertAlign w:val="baseline"/>
                <w:lang w:val="en-US" w:eastAsia="zh-CN"/>
              </w:rPr>
            </w:pPr>
            <w:r>
              <w:rPr>
                <w:rFonts w:hint="eastAsia"/>
                <w:vertAlign w:val="baseline"/>
                <w:lang w:val="en-US" w:eastAsia="zh-CN"/>
              </w:rPr>
              <w:t>关联当前故障预测告警规则配置中的“故障等级”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vertAlign w:val="baseline"/>
                <w:lang w:val="en-US" w:eastAsia="zh-CN"/>
              </w:rPr>
            </w:pPr>
            <w:r>
              <w:rPr>
                <w:rFonts w:hint="eastAsia"/>
                <w:lang w:val="en-US" w:eastAsia="zh-CN"/>
              </w:rPr>
              <w:t>告警时间</w:t>
            </w:r>
          </w:p>
        </w:tc>
        <w:tc>
          <w:tcPr>
            <w:tcW w:w="7316" w:type="dxa"/>
          </w:tcPr>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vertAlign w:val="baseline"/>
                <w:lang w:val="en-US" w:eastAsia="zh-CN"/>
              </w:rPr>
            </w:pPr>
            <w:r>
              <w:rPr>
                <w:rFonts w:hint="eastAsia"/>
                <w:vertAlign w:val="baseline"/>
                <w:lang w:val="en-US" w:eastAsia="zh-CN"/>
              </w:rPr>
              <w:t>取故障预测告警规则判定生效的时间。格式yyyy-mm-ddhh:mm:ss。该字段支持排序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lang w:val="en-US" w:eastAsia="zh-CN"/>
              </w:rPr>
            </w:pPr>
            <w:r>
              <w:rPr>
                <w:rFonts w:hint="eastAsia"/>
                <w:lang w:val="en-US" w:eastAsia="zh-CN"/>
              </w:rPr>
              <w:t>告警规则</w:t>
            </w:r>
          </w:p>
        </w:tc>
        <w:tc>
          <w:tcPr>
            <w:tcW w:w="7316" w:type="dxa"/>
          </w:tcPr>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vertAlign w:val="baseline"/>
                <w:lang w:val="en-US" w:eastAsia="zh-CN"/>
              </w:rPr>
            </w:pPr>
            <w:r>
              <w:rPr>
                <w:rFonts w:hint="eastAsia"/>
                <w:vertAlign w:val="baseline"/>
                <w:lang w:val="en-US" w:eastAsia="zh-CN"/>
              </w:rPr>
              <w:t>显示已配置告警规则。如“【信号1】＞10&amp;&amp;【信号2】＜5”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lang w:val="en-US" w:eastAsia="zh-CN"/>
              </w:rPr>
            </w:pPr>
            <w:r>
              <w:rPr>
                <w:rFonts w:hint="eastAsia"/>
                <w:lang w:val="en-US" w:eastAsia="zh-CN"/>
              </w:rPr>
              <w:t>触发值</w:t>
            </w:r>
          </w:p>
        </w:tc>
        <w:tc>
          <w:tcPr>
            <w:tcW w:w="7316" w:type="dxa"/>
          </w:tcPr>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vertAlign w:val="baseline"/>
                <w:lang w:val="en-US" w:eastAsia="zh-CN"/>
              </w:rPr>
            </w:pPr>
            <w:r>
              <w:rPr>
                <w:rFonts w:hint="eastAsia"/>
                <w:vertAlign w:val="baseline"/>
                <w:lang w:val="en-US" w:eastAsia="zh-CN"/>
              </w:rPr>
              <w:t>显示已配置告警规则触发告警时的参数值。如“【20】＞10&amp;&amp;【4.5】＜5”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27" w:author="zhoujiansheng" w:date="2025-09-02T15:45:04Z"/>
        </w:trPr>
        <w:tc>
          <w:tcPr>
            <w:tcW w:w="2262" w:type="dxa"/>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ins w:id="328" w:author="zhoujiansheng" w:date="2025-09-02T15:45:04Z"/>
                <w:rFonts w:hint="default"/>
                <w:lang w:val="en-US" w:eastAsia="zh-CN"/>
              </w:rPr>
            </w:pPr>
            <w:ins w:id="329" w:author="zhoujiansheng" w:date="2025-09-02T15:45:09Z">
              <w:bookmarkStart w:id="14" w:name="OLE_LINK3"/>
              <w:r>
                <w:rPr>
                  <w:rFonts w:hint="eastAsia"/>
                  <w:lang w:val="en-US" w:eastAsia="zh-CN"/>
                </w:rPr>
                <w:t>是否</w:t>
              </w:r>
            </w:ins>
            <w:ins w:id="330" w:author="zhoujiansheng" w:date="2025-09-02T15:45:10Z">
              <w:r>
                <w:rPr>
                  <w:rFonts w:hint="eastAsia"/>
                  <w:lang w:val="en-US" w:eastAsia="zh-CN"/>
                </w:rPr>
                <w:t>推送</w:t>
              </w:r>
            </w:ins>
            <w:ins w:id="331" w:author="zhoujiansheng" w:date="2025-09-02T15:45:11Z">
              <w:r>
                <w:rPr>
                  <w:rFonts w:hint="eastAsia"/>
                  <w:lang w:val="en-US" w:eastAsia="zh-CN"/>
                </w:rPr>
                <w:t>工单</w:t>
              </w:r>
              <w:bookmarkEnd w:id="14"/>
            </w:ins>
          </w:p>
        </w:tc>
        <w:tc>
          <w:tcPr>
            <w:tcW w:w="7316" w:type="dxa"/>
          </w:tcPr>
          <w:p>
            <w:pPr>
              <w:keepNext w:val="0"/>
              <w:keepLines w:val="0"/>
              <w:pageBreakBefore w:val="0"/>
              <w:widowControl w:val="0"/>
              <w:numPr>
                <w:ilvl w:val="0"/>
                <w:numId w:val="0"/>
              </w:numPr>
              <w:kinsoku/>
              <w:wordWrap/>
              <w:overflowPunct/>
              <w:topLinePunct w:val="0"/>
              <w:autoSpaceDE/>
              <w:autoSpaceDN/>
              <w:bidi w:val="0"/>
              <w:adjustRightInd/>
              <w:snapToGrid/>
              <w:textAlignment w:val="auto"/>
              <w:rPr>
                <w:ins w:id="332" w:author="zhoujiansheng" w:date="2025-09-02T15:45:04Z"/>
                <w:rFonts w:hint="eastAsia"/>
                <w:vertAlign w:val="baseline"/>
                <w:lang w:val="en-US" w:eastAsia="zh-CN"/>
              </w:rPr>
            </w:pPr>
            <w:ins w:id="333" w:author="zhoujiansheng" w:date="2025-09-02T15:45:31Z">
              <w:r>
                <w:rPr>
                  <w:rFonts w:hint="eastAsia"/>
                  <w:vertAlign w:val="baseline"/>
                  <w:lang w:val="en-US" w:eastAsia="zh-CN"/>
                </w:rPr>
                <w:t>关联筛选条件。若产出的隐患工单，推送到了EOMS，则标记该工单的“是否推送工单”状态为是，否则为否。</w:t>
              </w:r>
            </w:ins>
          </w:p>
        </w:tc>
      </w:tr>
    </w:tbl>
    <w:p/>
    <w:p>
      <w:pPr>
        <w:rPr>
          <w:rFonts w:hint="default" w:eastAsia="宋体"/>
          <w:b/>
          <w:bCs/>
          <w:lang w:val="en-US" w:eastAsia="zh-CN"/>
        </w:rPr>
      </w:pPr>
      <w:r>
        <w:rPr>
          <w:rFonts w:hint="eastAsia"/>
          <w:b/>
          <w:bCs/>
          <w:lang w:val="en-US" w:eastAsia="zh-CN"/>
        </w:rPr>
        <w:t>2、历史告警</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lang w:val="en-US" w:eastAsia="zh-CN"/>
        </w:rPr>
      </w:pPr>
      <w:r>
        <w:rPr>
          <w:rFonts w:hint="eastAsia"/>
          <w:lang w:val="en-US" w:eastAsia="zh-CN"/>
        </w:rPr>
        <w:t>筛选条件：</w:t>
      </w:r>
    </w:p>
    <w:p>
      <w:pPr>
        <w:keepNext w:val="0"/>
        <w:keepLines w:val="0"/>
        <w:pageBreakBefore w:val="0"/>
        <w:widowControl w:val="0"/>
        <w:numPr>
          <w:ilvl w:val="0"/>
          <w:numId w:val="19"/>
        </w:numPr>
        <w:kinsoku/>
        <w:wordWrap/>
        <w:overflowPunct/>
        <w:topLinePunct w:val="0"/>
        <w:autoSpaceDE/>
        <w:autoSpaceDN/>
        <w:bidi w:val="0"/>
        <w:adjustRightInd/>
        <w:snapToGrid/>
        <w:ind w:left="420" w:leftChars="0" w:hanging="420" w:firstLineChars="0"/>
        <w:textAlignment w:val="auto"/>
        <w:rPr>
          <w:rFonts w:hint="eastAsia"/>
          <w:lang w:val="en-US" w:eastAsia="zh-CN"/>
        </w:rPr>
      </w:pPr>
      <w:r>
        <w:rPr>
          <w:rFonts w:hint="eastAsia"/>
          <w:lang w:val="en-US" w:eastAsia="zh-CN"/>
        </w:rPr>
        <w:t>地市：关联空间资源信息</w:t>
      </w:r>
    </w:p>
    <w:p>
      <w:pPr>
        <w:keepNext w:val="0"/>
        <w:keepLines w:val="0"/>
        <w:pageBreakBefore w:val="0"/>
        <w:widowControl w:val="0"/>
        <w:numPr>
          <w:ilvl w:val="0"/>
          <w:numId w:val="19"/>
        </w:numPr>
        <w:kinsoku/>
        <w:wordWrap/>
        <w:overflowPunct/>
        <w:topLinePunct w:val="0"/>
        <w:autoSpaceDE/>
        <w:autoSpaceDN/>
        <w:bidi w:val="0"/>
        <w:adjustRightInd/>
        <w:snapToGrid/>
        <w:ind w:left="420" w:leftChars="0" w:hanging="420" w:firstLineChars="0"/>
        <w:textAlignment w:val="auto"/>
        <w:rPr>
          <w:rFonts w:hint="eastAsia"/>
          <w:lang w:val="en-US" w:eastAsia="zh-CN"/>
        </w:rPr>
      </w:pPr>
      <w:r>
        <w:rPr>
          <w:rFonts w:hint="eastAsia"/>
          <w:lang w:val="en-US" w:eastAsia="zh-CN"/>
        </w:rPr>
        <w:t>区县：关联空间资源信息</w:t>
      </w:r>
    </w:p>
    <w:p>
      <w:pPr>
        <w:keepNext w:val="0"/>
        <w:keepLines w:val="0"/>
        <w:pageBreakBefore w:val="0"/>
        <w:widowControl w:val="0"/>
        <w:numPr>
          <w:ilvl w:val="0"/>
          <w:numId w:val="19"/>
        </w:numPr>
        <w:kinsoku/>
        <w:wordWrap/>
        <w:overflowPunct/>
        <w:topLinePunct w:val="0"/>
        <w:autoSpaceDE/>
        <w:autoSpaceDN/>
        <w:bidi w:val="0"/>
        <w:adjustRightInd/>
        <w:snapToGrid/>
        <w:ind w:left="420" w:leftChars="0" w:hanging="420" w:firstLineChars="0"/>
        <w:textAlignment w:val="auto"/>
        <w:rPr>
          <w:rFonts w:hint="eastAsia"/>
          <w:lang w:val="en-US" w:eastAsia="zh-CN"/>
        </w:rPr>
      </w:pPr>
      <w:r>
        <w:rPr>
          <w:rFonts w:hint="eastAsia"/>
          <w:lang w:val="en-US" w:eastAsia="zh-CN"/>
        </w:rPr>
        <w:t>站点类型：关联空间资源信息</w:t>
      </w:r>
    </w:p>
    <w:p>
      <w:pPr>
        <w:keepNext w:val="0"/>
        <w:keepLines w:val="0"/>
        <w:pageBreakBefore w:val="0"/>
        <w:widowControl w:val="0"/>
        <w:numPr>
          <w:ilvl w:val="0"/>
          <w:numId w:val="19"/>
        </w:numPr>
        <w:kinsoku/>
        <w:wordWrap/>
        <w:overflowPunct/>
        <w:topLinePunct w:val="0"/>
        <w:autoSpaceDE/>
        <w:autoSpaceDN/>
        <w:bidi w:val="0"/>
        <w:adjustRightInd/>
        <w:snapToGrid/>
        <w:ind w:left="420" w:leftChars="0" w:hanging="420" w:firstLineChars="0"/>
        <w:textAlignment w:val="auto"/>
        <w:rPr>
          <w:rFonts w:hint="eastAsia"/>
          <w:lang w:val="en-US" w:eastAsia="zh-CN"/>
        </w:rPr>
      </w:pPr>
      <w:r>
        <w:rPr>
          <w:rFonts w:hint="eastAsia"/>
          <w:lang w:val="en-US" w:eastAsia="zh-CN"/>
        </w:rPr>
        <w:t>站点名称：关联空间资源信息</w:t>
      </w:r>
    </w:p>
    <w:p>
      <w:pPr>
        <w:keepNext w:val="0"/>
        <w:keepLines w:val="0"/>
        <w:pageBreakBefore w:val="0"/>
        <w:widowControl w:val="0"/>
        <w:numPr>
          <w:ilvl w:val="0"/>
          <w:numId w:val="19"/>
        </w:numPr>
        <w:kinsoku/>
        <w:wordWrap/>
        <w:overflowPunct/>
        <w:topLinePunct w:val="0"/>
        <w:autoSpaceDE/>
        <w:autoSpaceDN/>
        <w:bidi w:val="0"/>
        <w:adjustRightInd/>
        <w:snapToGrid/>
        <w:ind w:left="420" w:leftChars="0" w:hanging="420" w:firstLineChars="0"/>
        <w:textAlignment w:val="auto"/>
        <w:rPr>
          <w:rFonts w:hint="eastAsia"/>
          <w:lang w:val="en-US" w:eastAsia="zh-CN"/>
        </w:rPr>
      </w:pPr>
      <w:r>
        <w:rPr>
          <w:rFonts w:hint="eastAsia"/>
          <w:lang w:val="en-US" w:eastAsia="zh-CN"/>
        </w:rPr>
        <w:t>设备类型：枚举值，同步隐患规则配置的设备的类型。若隐患规则设备类型有新增，此处同步新增。隐患规则配置中删减了，不同步删减（历史数据要可查）。</w:t>
      </w:r>
    </w:p>
    <w:p>
      <w:pPr>
        <w:keepNext w:val="0"/>
        <w:keepLines w:val="0"/>
        <w:pageBreakBefore w:val="0"/>
        <w:widowControl w:val="0"/>
        <w:numPr>
          <w:ilvl w:val="0"/>
          <w:numId w:val="19"/>
        </w:numPr>
        <w:kinsoku/>
        <w:wordWrap/>
        <w:overflowPunct/>
        <w:topLinePunct w:val="0"/>
        <w:autoSpaceDE/>
        <w:autoSpaceDN/>
        <w:bidi w:val="0"/>
        <w:adjustRightInd/>
        <w:snapToGrid/>
        <w:ind w:left="420" w:leftChars="0" w:hanging="420" w:firstLineChars="0"/>
        <w:textAlignment w:val="auto"/>
        <w:rPr>
          <w:rFonts w:hint="default"/>
          <w:lang w:val="en-US" w:eastAsia="zh-CN"/>
        </w:rPr>
      </w:pPr>
      <w:r>
        <w:rPr>
          <w:rFonts w:hint="eastAsia"/>
          <w:lang w:val="en-US" w:eastAsia="zh-CN"/>
        </w:rPr>
        <w:t>故障等级：下拉选择，可多选。枚举值，一级故障、二级故障、三级故障、四级故障。默认全选。</w:t>
      </w:r>
    </w:p>
    <w:p>
      <w:pPr>
        <w:keepNext w:val="0"/>
        <w:keepLines w:val="0"/>
        <w:pageBreakBefore w:val="0"/>
        <w:widowControl w:val="0"/>
        <w:numPr>
          <w:ilvl w:val="0"/>
          <w:numId w:val="19"/>
        </w:numPr>
        <w:kinsoku/>
        <w:wordWrap/>
        <w:overflowPunct/>
        <w:topLinePunct w:val="0"/>
        <w:autoSpaceDE/>
        <w:autoSpaceDN/>
        <w:bidi w:val="0"/>
        <w:adjustRightInd/>
        <w:snapToGrid/>
        <w:ind w:left="420" w:leftChars="0" w:hanging="420" w:firstLineChars="0"/>
        <w:textAlignment w:val="auto"/>
        <w:rPr>
          <w:rFonts w:hint="default"/>
          <w:lang w:val="en-US" w:eastAsia="zh-CN"/>
        </w:rPr>
      </w:pPr>
      <w:r>
        <w:rPr>
          <w:rFonts w:hint="eastAsia"/>
          <w:lang w:val="en-US" w:eastAsia="zh-CN"/>
        </w:rPr>
        <w:t>告警时间：查询故障预测告警开始时间，最大跨度一个月。yyyy-mm-ddhh:mm:ss</w:t>
      </w:r>
    </w:p>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lang w:val="en-US" w:eastAsia="zh-CN"/>
        </w:rPr>
      </w:pPr>
      <w:r>
        <w:rPr>
          <w:rFonts w:hint="eastAsia"/>
          <w:lang w:val="en-US" w:eastAsia="zh-CN"/>
        </w:rPr>
        <w:t>历史告警查询结果字段如下，表格支持导出。</w:t>
      </w:r>
    </w:p>
    <w:tbl>
      <w:tblPr>
        <w:tblStyle w:val="33"/>
        <w:tblW w:w="957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2"/>
        <w:gridCol w:w="7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shd w:val="clear" w:color="auto" w:fill="D7D7D7" w:themeFill="background1" w:themeFillShade="D8"/>
            <w:vAlign w:val="top"/>
          </w:tcPr>
          <w:p>
            <w:pPr>
              <w:numPr>
                <w:ilvl w:val="0"/>
                <w:numId w:val="0"/>
              </w:numPr>
              <w:ind w:left="0" w:leftChars="0" w:firstLine="0" w:firstLineChars="0"/>
              <w:jc w:val="center"/>
              <w:rPr>
                <w:rFonts w:hint="default"/>
                <w:vertAlign w:val="baseline"/>
                <w:lang w:val="en-US" w:eastAsia="zh-CN"/>
              </w:rPr>
            </w:pPr>
            <w:r>
              <w:rPr>
                <w:rFonts w:hint="eastAsia"/>
                <w:b w:val="0"/>
                <w:bCs w:val="0"/>
                <w:vertAlign w:val="baseline"/>
                <w:lang w:val="en-US" w:eastAsia="zh-CN"/>
              </w:rPr>
              <w:t>字段</w:t>
            </w:r>
          </w:p>
        </w:tc>
        <w:tc>
          <w:tcPr>
            <w:tcW w:w="7316" w:type="dxa"/>
            <w:shd w:val="clear" w:color="auto" w:fill="D7D7D7" w:themeFill="background1" w:themeFillShade="D8"/>
            <w:vAlign w:val="top"/>
          </w:tcPr>
          <w:p>
            <w:pPr>
              <w:numPr>
                <w:ilvl w:val="0"/>
                <w:numId w:val="0"/>
              </w:numPr>
              <w:ind w:left="0" w:leftChars="0" w:firstLine="0" w:firstLineChars="0"/>
              <w:jc w:val="center"/>
              <w:rPr>
                <w:rFonts w:hint="default"/>
                <w:vertAlign w:val="baseline"/>
                <w:lang w:val="en-US" w:eastAsia="zh-CN"/>
              </w:rPr>
            </w:pPr>
            <w:r>
              <w:rPr>
                <w:rFonts w:hint="eastAsia"/>
                <w:b w:val="0"/>
                <w:bCs w:val="0"/>
                <w:vertAlign w:val="baseline"/>
                <w:lang w:val="en-US" w:eastAsia="zh-CN"/>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vertAlign w:val="baseline"/>
                <w:lang w:val="en-US" w:eastAsia="zh-CN"/>
              </w:rPr>
            </w:pPr>
            <w:r>
              <w:rPr>
                <w:rFonts w:hint="eastAsia"/>
                <w:lang w:val="en-US" w:eastAsia="zh-CN"/>
              </w:rPr>
              <w:t>地市</w:t>
            </w:r>
          </w:p>
        </w:tc>
        <w:tc>
          <w:tcPr>
            <w:tcW w:w="7316" w:type="dxa"/>
          </w:tcPr>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vertAlign w:val="baseline"/>
                <w:lang w:val="en-US" w:eastAsia="zh-CN"/>
              </w:rPr>
            </w:pPr>
            <w:r>
              <w:rPr>
                <w:rFonts w:hint="eastAsia"/>
                <w:vertAlign w:val="baseline"/>
                <w:lang w:val="en-US" w:eastAsia="zh-CN"/>
              </w:rPr>
              <w:t>自动关联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lang w:val="en-US" w:eastAsia="zh-CN"/>
              </w:rPr>
            </w:pPr>
            <w:r>
              <w:rPr>
                <w:rFonts w:hint="eastAsia"/>
                <w:lang w:val="en-US" w:eastAsia="zh-CN"/>
              </w:rPr>
              <w:t>区县</w:t>
            </w:r>
          </w:p>
        </w:tc>
        <w:tc>
          <w:tcPr>
            <w:tcW w:w="7316" w:type="dxa"/>
          </w:tcPr>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vertAlign w:val="baseline"/>
                <w:lang w:val="en-US" w:eastAsia="zh-CN"/>
              </w:rPr>
            </w:pPr>
            <w:r>
              <w:rPr>
                <w:rFonts w:hint="eastAsia"/>
                <w:vertAlign w:val="baseline"/>
                <w:lang w:val="en-US" w:eastAsia="zh-CN"/>
              </w:rPr>
              <w:t>自动关联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vertAlign w:val="baseline"/>
                <w:lang w:val="en-US" w:eastAsia="zh-CN"/>
              </w:rPr>
            </w:pPr>
            <w:r>
              <w:rPr>
                <w:rFonts w:hint="eastAsia"/>
                <w:lang w:val="en-US" w:eastAsia="zh-CN"/>
              </w:rPr>
              <w:t>站点名称</w:t>
            </w:r>
          </w:p>
        </w:tc>
        <w:tc>
          <w:tcPr>
            <w:tcW w:w="7316" w:type="dxa"/>
          </w:tcPr>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vertAlign w:val="baseline"/>
                <w:lang w:val="en-US" w:eastAsia="zh-CN"/>
              </w:rPr>
            </w:pPr>
            <w:r>
              <w:rPr>
                <w:rFonts w:hint="eastAsia"/>
                <w:vertAlign w:val="baseline"/>
                <w:lang w:val="en-US" w:eastAsia="zh-CN"/>
              </w:rPr>
              <w:t>自动关联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vertAlign w:val="baseline"/>
                <w:lang w:val="en-US" w:eastAsia="zh-CN"/>
              </w:rPr>
            </w:pPr>
            <w:r>
              <w:rPr>
                <w:rFonts w:hint="eastAsia"/>
                <w:lang w:val="en-US" w:eastAsia="zh-CN"/>
              </w:rPr>
              <w:t>站点类型</w:t>
            </w:r>
          </w:p>
        </w:tc>
        <w:tc>
          <w:tcPr>
            <w:tcW w:w="7316" w:type="dxa"/>
            <w:vAlign w:val="top"/>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vertAlign w:val="baseline"/>
                <w:lang w:val="en-US" w:eastAsia="zh-CN"/>
              </w:rPr>
            </w:pPr>
            <w:r>
              <w:rPr>
                <w:rFonts w:hint="eastAsia"/>
                <w:vertAlign w:val="baseline"/>
                <w:lang w:val="en-US" w:eastAsia="zh-CN"/>
              </w:rPr>
              <w:t>自动关联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vertAlign w:val="baseline"/>
                <w:lang w:val="en-US" w:eastAsia="zh-CN"/>
              </w:rPr>
            </w:pPr>
            <w:r>
              <w:rPr>
                <w:rFonts w:hint="eastAsia"/>
                <w:lang w:val="en-US" w:eastAsia="zh-CN"/>
              </w:rPr>
              <w:t>机房名称</w:t>
            </w:r>
          </w:p>
        </w:tc>
        <w:tc>
          <w:tcPr>
            <w:tcW w:w="7316" w:type="dxa"/>
            <w:vAlign w:val="top"/>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vertAlign w:val="baseline"/>
                <w:lang w:val="en-US" w:eastAsia="zh-CN"/>
              </w:rPr>
            </w:pPr>
            <w:r>
              <w:rPr>
                <w:rFonts w:hint="eastAsia"/>
                <w:vertAlign w:val="baseline"/>
                <w:lang w:val="en-US" w:eastAsia="zh-CN"/>
              </w:rPr>
              <w:t>自动关联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vertAlign w:val="baseline"/>
                <w:lang w:val="en-US" w:eastAsia="zh-CN"/>
              </w:rPr>
            </w:pPr>
            <w:r>
              <w:rPr>
                <w:rFonts w:hint="eastAsia"/>
                <w:lang w:val="en-US" w:eastAsia="zh-CN"/>
              </w:rPr>
              <w:t>设备类型</w:t>
            </w:r>
          </w:p>
        </w:tc>
        <w:tc>
          <w:tcPr>
            <w:tcW w:w="7316" w:type="dxa"/>
            <w:vAlign w:val="top"/>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vertAlign w:val="baseline"/>
                <w:lang w:val="en-US" w:eastAsia="zh-CN"/>
              </w:rPr>
            </w:pPr>
            <w:r>
              <w:rPr>
                <w:rFonts w:hint="eastAsia"/>
                <w:vertAlign w:val="baseline"/>
                <w:lang w:val="en-US" w:eastAsia="zh-CN"/>
              </w:rPr>
              <w:t>自动关联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vertAlign w:val="baseline"/>
                <w:lang w:val="en-US" w:eastAsia="zh-CN"/>
              </w:rPr>
            </w:pPr>
            <w:r>
              <w:rPr>
                <w:rFonts w:hint="eastAsia"/>
                <w:lang w:val="en-US" w:eastAsia="zh-CN"/>
              </w:rPr>
              <w:t>设备名称</w:t>
            </w:r>
          </w:p>
        </w:tc>
        <w:tc>
          <w:tcPr>
            <w:tcW w:w="7316" w:type="dxa"/>
            <w:vAlign w:val="top"/>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vertAlign w:val="baseline"/>
                <w:lang w:val="en-US" w:eastAsia="zh-CN"/>
              </w:rPr>
            </w:pPr>
            <w:r>
              <w:rPr>
                <w:rFonts w:hint="eastAsia"/>
                <w:vertAlign w:val="baseline"/>
                <w:lang w:val="en-US" w:eastAsia="zh-CN"/>
              </w:rPr>
              <w:t>自动关联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vertAlign w:val="baseline"/>
                <w:lang w:val="en-US" w:eastAsia="zh-CN"/>
              </w:rPr>
            </w:pPr>
            <w:r>
              <w:rPr>
                <w:rFonts w:hint="eastAsia"/>
                <w:lang w:val="en-US" w:eastAsia="zh-CN"/>
              </w:rPr>
              <w:t>故障名称</w:t>
            </w:r>
          </w:p>
        </w:tc>
        <w:tc>
          <w:tcPr>
            <w:tcW w:w="7316" w:type="dxa"/>
          </w:tcPr>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vertAlign w:val="baseline"/>
                <w:lang w:val="en-US" w:eastAsia="zh-CN"/>
              </w:rPr>
            </w:pPr>
            <w:r>
              <w:rPr>
                <w:rFonts w:hint="eastAsia"/>
                <w:vertAlign w:val="baseline"/>
                <w:lang w:val="en-US" w:eastAsia="zh-CN"/>
              </w:rPr>
              <w:t>自动关联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lang w:val="en-US" w:eastAsia="zh-CN"/>
              </w:rPr>
            </w:pPr>
            <w:r>
              <w:rPr>
                <w:rFonts w:hint="eastAsia"/>
                <w:lang w:val="en-US" w:eastAsia="zh-CN"/>
              </w:rPr>
              <w:t>故障等级</w:t>
            </w:r>
          </w:p>
        </w:tc>
        <w:tc>
          <w:tcPr>
            <w:tcW w:w="7316" w:type="dxa"/>
          </w:tcPr>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vertAlign w:val="baseline"/>
                <w:lang w:val="en-US" w:eastAsia="zh-CN"/>
              </w:rPr>
            </w:pPr>
            <w:r>
              <w:rPr>
                <w:rFonts w:hint="eastAsia"/>
                <w:vertAlign w:val="baseline"/>
                <w:lang w:val="en-US" w:eastAsia="zh-CN"/>
              </w:rPr>
              <w:t>关联当前故障预测告警规则配置中的“故障等级”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vertAlign w:val="baseline"/>
                <w:lang w:val="en-US" w:eastAsia="zh-CN"/>
              </w:rPr>
            </w:pPr>
            <w:r>
              <w:rPr>
                <w:rFonts w:hint="eastAsia"/>
                <w:lang w:val="en-US" w:eastAsia="zh-CN"/>
              </w:rPr>
              <w:t>告警时间</w:t>
            </w:r>
          </w:p>
        </w:tc>
        <w:tc>
          <w:tcPr>
            <w:tcW w:w="7316" w:type="dxa"/>
          </w:tcPr>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vertAlign w:val="baseline"/>
                <w:lang w:val="en-US" w:eastAsia="zh-CN"/>
              </w:rPr>
            </w:pPr>
            <w:r>
              <w:rPr>
                <w:rFonts w:hint="eastAsia"/>
                <w:vertAlign w:val="baseline"/>
                <w:lang w:val="en-US" w:eastAsia="zh-CN"/>
              </w:rPr>
              <w:t>取故障预测告警规则判定生效的时间。格式yyyy-mm-ddhh:mm:ss。该字段支持排序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vAlign w:val="top"/>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eastAsia"/>
                <w:lang w:val="en-US" w:eastAsia="zh-CN"/>
              </w:rPr>
            </w:pPr>
            <w:r>
              <w:rPr>
                <w:rFonts w:hint="eastAsia"/>
                <w:lang w:val="en-US" w:eastAsia="zh-CN"/>
              </w:rPr>
              <w:t>告警规则</w:t>
            </w:r>
          </w:p>
        </w:tc>
        <w:tc>
          <w:tcPr>
            <w:tcW w:w="7316" w:type="dxa"/>
            <w:vAlign w:val="top"/>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eastAsia"/>
                <w:vertAlign w:val="baseline"/>
                <w:lang w:val="en-US" w:eastAsia="zh-CN"/>
              </w:rPr>
            </w:pPr>
            <w:r>
              <w:rPr>
                <w:rFonts w:hint="eastAsia"/>
                <w:vertAlign w:val="baseline"/>
                <w:lang w:val="en-US" w:eastAsia="zh-CN"/>
              </w:rPr>
              <w:t>显示已配置告警规则。如“【信号1】＞10&amp;&amp;【信号2】＜5”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vAlign w:val="top"/>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eastAsia"/>
                <w:lang w:val="en-US" w:eastAsia="zh-CN"/>
              </w:rPr>
            </w:pPr>
            <w:r>
              <w:rPr>
                <w:rFonts w:hint="eastAsia"/>
                <w:lang w:val="en-US" w:eastAsia="zh-CN"/>
              </w:rPr>
              <w:t>触发值</w:t>
            </w:r>
          </w:p>
        </w:tc>
        <w:tc>
          <w:tcPr>
            <w:tcW w:w="7316" w:type="dxa"/>
            <w:vAlign w:val="top"/>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eastAsia"/>
                <w:vertAlign w:val="baseline"/>
                <w:lang w:val="en-US" w:eastAsia="zh-CN"/>
              </w:rPr>
            </w:pPr>
            <w:r>
              <w:rPr>
                <w:rFonts w:hint="eastAsia"/>
                <w:vertAlign w:val="baseline"/>
                <w:lang w:val="en-US" w:eastAsia="zh-CN"/>
              </w:rPr>
              <w:t>显示已配置告警规则触发告警时的参数值。如“【20】＞10&amp;&amp;【4.5】＜5”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vertAlign w:val="baseline"/>
                <w:lang w:val="en-US" w:eastAsia="zh-CN"/>
              </w:rPr>
            </w:pPr>
            <w:r>
              <w:rPr>
                <w:rFonts w:hint="eastAsia"/>
                <w:lang w:val="en-US" w:eastAsia="zh-CN"/>
              </w:rPr>
              <w:t>消除时间</w:t>
            </w:r>
          </w:p>
        </w:tc>
        <w:tc>
          <w:tcPr>
            <w:tcW w:w="7316" w:type="dxa"/>
          </w:tcPr>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vertAlign w:val="baseline"/>
                <w:lang w:val="en-US" w:eastAsia="zh-CN"/>
              </w:rPr>
            </w:pPr>
            <w:r>
              <w:rPr>
                <w:rFonts w:hint="eastAsia"/>
                <w:vertAlign w:val="baseline"/>
                <w:lang w:val="en-US" w:eastAsia="zh-CN"/>
              </w:rPr>
              <w:t>取故障预测告警规则判断告警消除时的时间，若是手动消除告警，则取手动消除确认的时间，格式yyyy-mm-ddhh:mm:ss。该字段支持排序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34" w:author="zhoujiansheng" w:date="2025-09-02T15:46:19Z"/>
        </w:trPr>
        <w:tc>
          <w:tcPr>
            <w:tcW w:w="2262" w:type="dxa"/>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ins w:id="335" w:author="zhoujiansheng" w:date="2025-09-02T15:46:19Z"/>
                <w:rFonts w:hint="eastAsia"/>
                <w:lang w:val="en-US" w:eastAsia="zh-CN"/>
              </w:rPr>
            </w:pPr>
            <w:ins w:id="336" w:author="zhoujiansheng" w:date="2025-09-02T15:46:28Z">
              <w:r>
                <w:rPr>
                  <w:rFonts w:hint="eastAsia"/>
                  <w:lang w:val="en-US" w:eastAsia="zh-CN"/>
                </w:rPr>
                <w:t>是否推送工单</w:t>
              </w:r>
            </w:ins>
          </w:p>
        </w:tc>
        <w:tc>
          <w:tcPr>
            <w:tcW w:w="7316" w:type="dxa"/>
          </w:tcPr>
          <w:p>
            <w:pPr>
              <w:keepNext w:val="0"/>
              <w:keepLines w:val="0"/>
              <w:pageBreakBefore w:val="0"/>
              <w:widowControl w:val="0"/>
              <w:numPr>
                <w:ilvl w:val="0"/>
                <w:numId w:val="0"/>
              </w:numPr>
              <w:kinsoku/>
              <w:wordWrap/>
              <w:overflowPunct/>
              <w:topLinePunct w:val="0"/>
              <w:autoSpaceDE/>
              <w:autoSpaceDN/>
              <w:bidi w:val="0"/>
              <w:adjustRightInd/>
              <w:snapToGrid/>
              <w:textAlignment w:val="auto"/>
              <w:rPr>
                <w:ins w:id="337" w:author="zhoujiansheng" w:date="2025-09-02T15:46:19Z"/>
                <w:rFonts w:hint="eastAsia"/>
                <w:vertAlign w:val="baseline"/>
                <w:lang w:val="en-US" w:eastAsia="zh-CN"/>
              </w:rPr>
            </w:pPr>
            <w:ins w:id="338" w:author="zhoujiansheng" w:date="2025-09-02T15:46:21Z">
              <w:r>
                <w:rPr>
                  <w:rFonts w:hint="eastAsia"/>
                  <w:vertAlign w:val="baseline"/>
                  <w:lang w:val="en-US" w:eastAsia="zh-CN"/>
                </w:rPr>
                <w:t>关联筛选条件。若产出的隐患工单，推送到了EOMS，则标记该工单的“是否推送工单”状态为是，否则为否。</w:t>
              </w:r>
            </w:ins>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lang w:val="en-US" w:eastAsia="zh-CN"/>
              </w:rPr>
            </w:pPr>
            <w:r>
              <w:rPr>
                <w:rFonts w:hint="eastAsia"/>
                <w:lang w:val="en-US" w:eastAsia="zh-CN"/>
              </w:rPr>
              <w:t>消除方式</w:t>
            </w:r>
          </w:p>
        </w:tc>
        <w:tc>
          <w:tcPr>
            <w:tcW w:w="7316" w:type="dxa"/>
          </w:tcPr>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vertAlign w:val="baseline"/>
                <w:lang w:val="en-US" w:eastAsia="zh-CN"/>
              </w:rPr>
            </w:pPr>
            <w:r>
              <w:rPr>
                <w:rFonts w:hint="eastAsia"/>
                <w:vertAlign w:val="baseline"/>
                <w:lang w:val="en-US" w:eastAsia="zh-CN"/>
              </w:rPr>
              <w:t>枚举值：手动消除/系统消除。通过“消除”按钮手动闭环的告警记录，显示手动消除。故障预测告警规则监测信号回到正常范围内结束的告警，显示系统消除。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lang w:val="en-US" w:eastAsia="zh-CN"/>
              </w:rPr>
            </w:pPr>
            <w:r>
              <w:rPr>
                <w:rFonts w:hint="eastAsia"/>
                <w:lang w:val="en-US" w:eastAsia="zh-CN"/>
              </w:rPr>
              <w:t>确认人</w:t>
            </w:r>
          </w:p>
        </w:tc>
        <w:tc>
          <w:tcPr>
            <w:tcW w:w="7316" w:type="dxa"/>
          </w:tcPr>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vertAlign w:val="baseline"/>
                <w:lang w:val="en-US" w:eastAsia="zh-CN"/>
              </w:rPr>
            </w:pPr>
            <w:r>
              <w:rPr>
                <w:rFonts w:hint="eastAsia"/>
                <w:vertAlign w:val="baseline"/>
                <w:lang w:val="en-US" w:eastAsia="zh-CN"/>
              </w:rPr>
              <w:t>消除方式为“手动消除”时，显示执行手动消除的账号姓名。系统消除不显示，置空。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lang w:val="en-US" w:eastAsia="zh-CN"/>
              </w:rPr>
            </w:pPr>
            <w:r>
              <w:rPr>
                <w:rFonts w:hint="eastAsia"/>
                <w:lang w:val="en-US" w:eastAsia="zh-CN"/>
              </w:rPr>
              <w:t>备注</w:t>
            </w:r>
          </w:p>
        </w:tc>
        <w:tc>
          <w:tcPr>
            <w:tcW w:w="7316" w:type="dxa"/>
          </w:tcPr>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vertAlign w:val="baseline"/>
                <w:lang w:val="en-US" w:eastAsia="zh-CN"/>
              </w:rPr>
            </w:pPr>
            <w:r>
              <w:rPr>
                <w:rFonts w:hint="eastAsia"/>
                <w:vertAlign w:val="baseline"/>
                <w:lang w:val="en-US" w:eastAsia="zh-CN"/>
              </w:rPr>
              <w:t>显示手动消除时填写的备注内容</w:t>
            </w:r>
          </w:p>
        </w:tc>
      </w:tr>
    </w:tbl>
    <w:p/>
    <w:p>
      <w:pPr>
        <w:sectPr>
          <w:headerReference r:id="rId7" w:type="default"/>
          <w:footerReference r:id="rId8" w:type="default"/>
          <w:pgSz w:w="11906" w:h="16838"/>
          <w:pgMar w:top="1440" w:right="1080" w:bottom="1440" w:left="1080" w:header="680" w:footer="992" w:gutter="0"/>
          <w:cols w:space="425" w:num="1"/>
          <w:docGrid w:type="lines" w:linePitch="312" w:charSpace="0"/>
        </w:sectPr>
      </w:pPr>
    </w:p>
    <w:p>
      <w:pPr>
        <w:pStyle w:val="5"/>
      </w:pPr>
      <w:bookmarkStart w:id="15" w:name="_Toc3554"/>
      <w:r>
        <w:rPr>
          <w:rFonts w:hint="eastAsia"/>
        </w:rPr>
        <w:t>AIMIOps-</w:t>
      </w:r>
      <w:r>
        <w:rPr>
          <w:rFonts w:hint="eastAsia"/>
          <w:lang w:val="en-US" w:eastAsia="zh-CN"/>
        </w:rPr>
        <w:t>GX-</w:t>
      </w:r>
      <w:r>
        <w:rPr>
          <w:rFonts w:hint="eastAsia"/>
        </w:rPr>
        <w:t>BR-F</w:t>
      </w:r>
      <w:r>
        <w:rPr>
          <w:rFonts w:hint="eastAsia"/>
          <w:lang w:val="en-US" w:eastAsia="zh-CN"/>
        </w:rPr>
        <w:t>-01</w:t>
      </w:r>
      <w:r>
        <w:rPr>
          <w:rFonts w:hint="eastAsia"/>
        </w:rPr>
        <w:t>-</w:t>
      </w:r>
      <w:r>
        <w:rPr>
          <w:rFonts w:hint="eastAsia"/>
          <w:lang w:val="en-US" w:eastAsia="zh-CN"/>
        </w:rPr>
        <w:t>008协议库管理</w:t>
      </w:r>
      <w:bookmarkEnd w:id="15"/>
    </w:p>
    <w:p>
      <w:pPr>
        <w:numPr>
          <w:ilvl w:val="0"/>
          <w:numId w:val="23"/>
        </w:numPr>
        <w:rPr>
          <w:rFonts w:hint="default"/>
          <w:b/>
          <w:bCs/>
          <w:sz w:val="24"/>
          <w:szCs w:val="24"/>
          <w:lang w:val="en-US" w:eastAsia="zh-CN"/>
        </w:rPr>
      </w:pPr>
      <w:r>
        <w:rPr>
          <w:rFonts w:hint="eastAsia"/>
          <w:b/>
          <w:bCs/>
          <w:sz w:val="24"/>
          <w:szCs w:val="24"/>
          <w:lang w:val="en-US" w:eastAsia="zh-CN"/>
        </w:rPr>
        <w:t>功能概述</w:t>
      </w:r>
    </w:p>
    <w:p>
      <w:pPr>
        <w:numPr>
          <w:ilvl w:val="0"/>
          <w:numId w:val="0"/>
        </w:numPr>
        <w:rPr>
          <w:rFonts w:hint="default" w:eastAsia="宋体"/>
          <w:b/>
          <w:bCs/>
          <w:lang w:val="en-US" w:eastAsia="zh-CN"/>
        </w:rPr>
      </w:pPr>
      <w:r>
        <w:rPr>
          <w:rFonts w:hint="eastAsia"/>
          <w:b/>
          <w:bCs/>
          <w:lang w:val="en-US" w:eastAsia="zh-CN"/>
        </w:rPr>
        <w:t>1.1背景</w:t>
      </w:r>
    </w:p>
    <w:p>
      <w:pPr>
        <w:rPr>
          <w:rFonts w:hint="eastAsia"/>
          <w:lang w:val="en-US" w:eastAsia="zh-CN"/>
        </w:rPr>
      </w:pPr>
      <w:r>
        <w:rPr>
          <w:rFonts w:hint="eastAsia"/>
          <w:lang w:val="en-US" w:eastAsia="zh-CN"/>
        </w:rPr>
        <w:t>目前动环设备的原始通信协议、解析协议以及各类设备解析比对表，暂未统一管理。新建协议库管理功能，对动环设备各类协议及比对表进行统一收集管理，并通过上传——审批——归档的方式维护及更新。</w:t>
      </w:r>
    </w:p>
    <w:p>
      <w:pPr>
        <w:numPr>
          <w:ilvl w:val="0"/>
          <w:numId w:val="0"/>
        </w:numPr>
        <w:ind w:leftChars="0"/>
        <w:rPr>
          <w:rFonts w:hint="eastAsia"/>
          <w:b/>
          <w:bCs/>
          <w:lang w:val="en-US" w:eastAsia="zh-CN"/>
        </w:rPr>
      </w:pPr>
    </w:p>
    <w:p>
      <w:pPr>
        <w:numPr>
          <w:ilvl w:val="0"/>
          <w:numId w:val="0"/>
        </w:numPr>
        <w:ind w:leftChars="0"/>
        <w:rPr>
          <w:rFonts w:hint="default" w:eastAsia="宋体"/>
          <w:b/>
          <w:bCs/>
          <w:lang w:val="en-US" w:eastAsia="zh-CN"/>
        </w:rPr>
      </w:pPr>
      <w:r>
        <w:rPr>
          <w:rFonts w:hint="eastAsia"/>
          <w:b/>
          <w:bCs/>
          <w:lang w:val="en-US" w:eastAsia="zh-CN"/>
        </w:rPr>
        <w:t>1.2功能位置</w:t>
      </w:r>
    </w:p>
    <w:p>
      <w:pPr>
        <w:rPr>
          <w:rFonts w:hint="eastAsia"/>
          <w:lang w:val="en-US" w:eastAsia="zh-CN"/>
        </w:rPr>
      </w:pPr>
      <w:r>
        <w:rPr>
          <w:rFonts w:hint="eastAsia"/>
          <w:lang w:val="en-US" w:eastAsia="zh-CN"/>
        </w:rPr>
        <w:t>设备——协议库管理——协议入库申请</w:t>
      </w:r>
    </w:p>
    <w:p>
      <w:pPr>
        <w:rPr>
          <w:rFonts w:hint="default"/>
          <w:lang w:val="en-US" w:eastAsia="zh-CN"/>
        </w:rPr>
      </w:pPr>
      <w:r>
        <w:rPr>
          <w:rFonts w:hint="eastAsia"/>
          <w:lang w:val="en-US" w:eastAsia="zh-CN"/>
        </w:rPr>
        <w:t>设备——协议库管理——协议信息库</w:t>
      </w:r>
    </w:p>
    <w:p>
      <w:pPr>
        <w:rPr>
          <w:rFonts w:hint="eastAsia"/>
          <w:lang w:val="en-US" w:eastAsia="zh-CN"/>
        </w:rPr>
      </w:pPr>
    </w:p>
    <w:p>
      <w:pPr>
        <w:numPr>
          <w:ilvl w:val="0"/>
          <w:numId w:val="23"/>
        </w:numPr>
        <w:rPr>
          <w:rFonts w:hint="default"/>
          <w:b/>
          <w:bCs/>
          <w:sz w:val="24"/>
          <w:szCs w:val="24"/>
          <w:lang w:val="en-US" w:eastAsia="zh-CN"/>
        </w:rPr>
      </w:pPr>
      <w:r>
        <w:rPr>
          <w:rFonts w:hint="eastAsia"/>
          <w:b/>
          <w:bCs/>
          <w:sz w:val="24"/>
          <w:szCs w:val="24"/>
          <w:lang w:val="en-US" w:eastAsia="zh-CN"/>
        </w:rPr>
        <w:t>协议入库申请页面</w:t>
      </w:r>
    </w:p>
    <w:p>
      <w:pPr>
        <w:numPr>
          <w:ilvl w:val="0"/>
          <w:numId w:val="0"/>
        </w:numPr>
        <w:ind w:leftChars="0"/>
        <w:rPr>
          <w:rFonts w:hint="default"/>
          <w:b/>
          <w:bCs/>
          <w:lang w:val="en-US" w:eastAsia="zh-CN"/>
        </w:rPr>
      </w:pPr>
      <w:r>
        <w:rPr>
          <w:rFonts w:hint="eastAsia"/>
          <w:b/>
          <w:bCs/>
          <w:lang w:val="en-US" w:eastAsia="zh-CN"/>
        </w:rPr>
        <w:t>2.1流程管理页面</w:t>
      </w:r>
    </w:p>
    <w:p>
      <w:pPr>
        <w:rPr>
          <w:rFonts w:hint="default"/>
          <w:lang w:val="en-US" w:eastAsia="zh-CN"/>
        </w:rPr>
      </w:pPr>
      <w:r>
        <w:rPr>
          <w:rFonts w:hint="eastAsia"/>
          <w:lang w:val="en-US" w:eastAsia="zh-CN"/>
        </w:rPr>
        <w:t>协议入库申请以流程的形式上传待入库设备协议信息，流程分3个tab页：待处理/已处理/我的发起。</w:t>
      </w:r>
    </w:p>
    <w:p>
      <w:pPr>
        <w:rPr>
          <w:rFonts w:hint="eastAsia"/>
          <w:lang w:val="en-US" w:eastAsia="zh-CN"/>
        </w:rPr>
      </w:pPr>
      <w:r>
        <w:rPr>
          <w:rFonts w:hint="eastAsia"/>
          <w:lang w:val="en-US" w:eastAsia="zh-CN"/>
        </w:rPr>
        <w:t>查询条件：</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2"/>
        <w:gridCol w:w="77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2" w:type="dxa"/>
            <w:shd w:val="clear" w:color="auto" w:fill="C7DAF1" w:themeFill="text2" w:themeFillTint="32"/>
          </w:tcPr>
          <w:p>
            <w:pPr>
              <w:jc w:val="center"/>
              <w:rPr>
                <w:rFonts w:hint="default"/>
                <w:b/>
                <w:bCs/>
                <w:vertAlign w:val="baseline"/>
                <w:lang w:val="en-US" w:eastAsia="zh-CN"/>
              </w:rPr>
            </w:pPr>
            <w:r>
              <w:rPr>
                <w:rFonts w:hint="eastAsia"/>
                <w:b/>
                <w:bCs/>
                <w:vertAlign w:val="baseline"/>
                <w:lang w:val="en-US" w:eastAsia="zh-CN"/>
              </w:rPr>
              <w:t>字段</w:t>
            </w:r>
          </w:p>
        </w:tc>
        <w:tc>
          <w:tcPr>
            <w:tcW w:w="7780" w:type="dxa"/>
            <w:shd w:val="clear" w:color="auto" w:fill="C7DAF1" w:themeFill="text2" w:themeFillTint="32"/>
          </w:tcPr>
          <w:p>
            <w:pPr>
              <w:jc w:val="center"/>
              <w:rPr>
                <w:rFonts w:hint="default"/>
                <w:b/>
                <w:bCs/>
                <w:vertAlign w:val="baseline"/>
                <w:lang w:val="en-US" w:eastAsia="zh-CN"/>
              </w:rPr>
            </w:pPr>
            <w:r>
              <w:rPr>
                <w:rFonts w:hint="eastAsia"/>
                <w:b/>
                <w:bCs/>
                <w:vertAlign w:val="baseline"/>
                <w:lang w:val="en-US" w:eastAsia="zh-CN"/>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2" w:type="dxa"/>
          </w:tcPr>
          <w:p>
            <w:pPr>
              <w:rPr>
                <w:rFonts w:hint="default"/>
                <w:vertAlign w:val="baseline"/>
                <w:lang w:val="en-US" w:eastAsia="zh-CN"/>
              </w:rPr>
            </w:pPr>
            <w:r>
              <w:rPr>
                <w:rFonts w:hint="eastAsia"/>
                <w:vertAlign w:val="baseline"/>
                <w:lang w:val="en-US" w:eastAsia="zh-CN"/>
              </w:rPr>
              <w:t>设备类型</w:t>
            </w:r>
          </w:p>
        </w:tc>
        <w:tc>
          <w:tcPr>
            <w:tcW w:w="7780" w:type="dxa"/>
          </w:tcPr>
          <w:p>
            <w:pPr>
              <w:rPr>
                <w:rFonts w:hint="default"/>
                <w:vertAlign w:val="baseline"/>
                <w:lang w:val="en-US" w:eastAsia="zh-CN"/>
              </w:rPr>
            </w:pPr>
            <w:r>
              <w:rPr>
                <w:rFonts w:hint="eastAsia"/>
                <w:vertAlign w:val="baseline"/>
                <w:lang w:val="en-US" w:eastAsia="zh-CN"/>
              </w:rPr>
              <w:t>下拉选择，支持模糊查询，默认为全部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2" w:type="dxa"/>
          </w:tcPr>
          <w:p>
            <w:pPr>
              <w:rPr>
                <w:rFonts w:hint="default"/>
                <w:vertAlign w:val="baseline"/>
                <w:lang w:val="en-US" w:eastAsia="zh-CN"/>
              </w:rPr>
            </w:pPr>
            <w:r>
              <w:rPr>
                <w:rFonts w:hint="eastAsia"/>
                <w:vertAlign w:val="baseline"/>
                <w:lang w:val="en-US" w:eastAsia="zh-CN"/>
              </w:rPr>
              <w:t>设备厂家</w:t>
            </w:r>
          </w:p>
        </w:tc>
        <w:tc>
          <w:tcPr>
            <w:tcW w:w="7780" w:type="dxa"/>
          </w:tcPr>
          <w:p>
            <w:pPr>
              <w:rPr>
                <w:rFonts w:hint="default"/>
                <w:vertAlign w:val="baseline"/>
                <w:lang w:val="en-US" w:eastAsia="zh-CN"/>
              </w:rPr>
            </w:pPr>
            <w:r>
              <w:rPr>
                <w:rFonts w:hint="eastAsia"/>
                <w:vertAlign w:val="baseline"/>
                <w:lang w:val="en-US" w:eastAsia="zh-CN"/>
              </w:rPr>
              <w:t>下拉选择，支持模糊查询，默认为空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2" w:type="dxa"/>
          </w:tcPr>
          <w:p>
            <w:pPr>
              <w:rPr>
                <w:rFonts w:hint="default"/>
                <w:vertAlign w:val="baseline"/>
                <w:lang w:val="en-US" w:eastAsia="zh-CN"/>
              </w:rPr>
            </w:pPr>
            <w:r>
              <w:rPr>
                <w:rFonts w:hint="eastAsia"/>
                <w:vertAlign w:val="baseline"/>
                <w:lang w:val="en-US" w:eastAsia="zh-CN"/>
              </w:rPr>
              <w:t>设备型号</w:t>
            </w:r>
          </w:p>
        </w:tc>
        <w:tc>
          <w:tcPr>
            <w:tcW w:w="7780" w:type="dxa"/>
          </w:tcPr>
          <w:p>
            <w:pPr>
              <w:ind w:firstLine="0" w:firstLineChars="0"/>
              <w:rPr>
                <w:rFonts w:hint="default"/>
                <w:vertAlign w:val="baseline"/>
                <w:lang w:val="en-US" w:eastAsia="zh-CN"/>
              </w:rPr>
            </w:pPr>
            <w:r>
              <w:rPr>
                <w:rFonts w:hint="eastAsia"/>
                <w:vertAlign w:val="baseline"/>
                <w:lang w:val="en-US" w:eastAsia="zh-CN"/>
              </w:rPr>
              <w:t>下拉选择，支持模糊查询，默认为空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2" w:type="dxa"/>
          </w:tcPr>
          <w:p>
            <w:pPr>
              <w:rPr>
                <w:rFonts w:hint="default"/>
                <w:vertAlign w:val="baseline"/>
                <w:lang w:val="en-US" w:eastAsia="zh-CN"/>
              </w:rPr>
            </w:pPr>
            <w:r>
              <w:rPr>
                <w:rFonts w:hint="eastAsia"/>
                <w:vertAlign w:val="baseline"/>
                <w:lang w:val="en-US" w:eastAsia="zh-CN"/>
              </w:rPr>
              <w:t>是否移动企标</w:t>
            </w:r>
          </w:p>
        </w:tc>
        <w:tc>
          <w:tcPr>
            <w:tcW w:w="7780" w:type="dxa"/>
          </w:tcPr>
          <w:p>
            <w:pPr>
              <w:rPr>
                <w:rFonts w:hint="default"/>
                <w:vertAlign w:val="baseline"/>
                <w:lang w:val="en-US" w:eastAsia="zh-CN"/>
              </w:rPr>
            </w:pPr>
            <w:r>
              <w:rPr>
                <w:rFonts w:hint="eastAsia"/>
                <w:vertAlign w:val="baseline"/>
                <w:lang w:val="en-US" w:eastAsia="zh-CN"/>
              </w:rPr>
              <w:t>下拉选择，是/否，默认全部</w:t>
            </w:r>
          </w:p>
        </w:tc>
      </w:tr>
    </w:tbl>
    <w:p>
      <w:pPr>
        <w:rPr>
          <w:rFonts w:hint="default"/>
          <w:lang w:val="en-US" w:eastAsia="zh-CN"/>
        </w:rPr>
      </w:pPr>
    </w:p>
    <w:p>
      <w:pPr>
        <w:rPr>
          <w:rFonts w:hint="eastAsia"/>
          <w:lang w:val="en-US" w:eastAsia="zh-CN"/>
        </w:rPr>
      </w:pPr>
      <w:r>
        <w:rPr>
          <w:rFonts w:hint="eastAsia"/>
          <w:lang w:val="en-US" w:eastAsia="zh-CN"/>
        </w:rPr>
        <w:t>列表字段：</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2"/>
        <w:gridCol w:w="77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2" w:type="dxa"/>
            <w:shd w:val="clear" w:color="auto" w:fill="C7DAF1" w:themeFill="text2" w:themeFillTint="32"/>
          </w:tcPr>
          <w:p>
            <w:pPr>
              <w:jc w:val="center"/>
              <w:rPr>
                <w:rFonts w:hint="default"/>
                <w:b/>
                <w:bCs/>
                <w:vertAlign w:val="baseline"/>
                <w:lang w:val="en-US" w:eastAsia="zh-CN"/>
              </w:rPr>
            </w:pPr>
            <w:r>
              <w:rPr>
                <w:rFonts w:hint="eastAsia"/>
                <w:b/>
                <w:bCs/>
                <w:vertAlign w:val="baseline"/>
                <w:lang w:val="en-US" w:eastAsia="zh-CN"/>
              </w:rPr>
              <w:t>字段</w:t>
            </w:r>
          </w:p>
        </w:tc>
        <w:tc>
          <w:tcPr>
            <w:tcW w:w="7780" w:type="dxa"/>
            <w:shd w:val="clear" w:color="auto" w:fill="C7DAF1" w:themeFill="text2" w:themeFillTint="32"/>
          </w:tcPr>
          <w:p>
            <w:pPr>
              <w:jc w:val="center"/>
              <w:rPr>
                <w:rFonts w:hint="default"/>
                <w:b/>
                <w:bCs/>
                <w:vertAlign w:val="baseline"/>
                <w:lang w:val="en-US" w:eastAsia="zh-CN"/>
              </w:rPr>
            </w:pPr>
            <w:r>
              <w:rPr>
                <w:rFonts w:hint="eastAsia"/>
                <w:b/>
                <w:bCs/>
                <w:vertAlign w:val="baseline"/>
                <w:lang w:val="en-US" w:eastAsia="zh-CN"/>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2" w:type="dxa"/>
          </w:tcPr>
          <w:p>
            <w:pPr>
              <w:rPr>
                <w:rFonts w:hint="default"/>
                <w:vertAlign w:val="baseline"/>
                <w:lang w:val="en-US" w:eastAsia="zh-CN"/>
              </w:rPr>
            </w:pPr>
            <w:r>
              <w:rPr>
                <w:rFonts w:hint="eastAsia"/>
                <w:vertAlign w:val="baseline"/>
                <w:lang w:val="en-US" w:eastAsia="zh-CN"/>
              </w:rPr>
              <w:t>设备类型</w:t>
            </w:r>
          </w:p>
        </w:tc>
        <w:tc>
          <w:tcPr>
            <w:tcW w:w="7780" w:type="dxa"/>
          </w:tcPr>
          <w:p>
            <w:pPr>
              <w:ind w:firstLine="0" w:firstLineChars="0"/>
              <w:rPr>
                <w:rFonts w:hint="default"/>
                <w:vertAlign w:val="baseline"/>
                <w:lang w:val="en-US" w:eastAsia="zh-CN"/>
              </w:rPr>
            </w:pPr>
            <w:r>
              <w:rPr>
                <w:rFonts w:hint="eastAsia"/>
                <w:vertAlign w:val="baseline"/>
                <w:lang w:val="en-US" w:eastAsia="zh-CN"/>
              </w:rPr>
              <w:t>自动关联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2" w:type="dxa"/>
            <w:vAlign w:val="top"/>
          </w:tcPr>
          <w:p>
            <w:pPr>
              <w:ind w:firstLine="0" w:firstLineChars="0"/>
              <w:rPr>
                <w:rFonts w:hint="eastAsia"/>
                <w:vertAlign w:val="baseline"/>
                <w:lang w:val="en-US" w:eastAsia="zh-CN"/>
              </w:rPr>
            </w:pPr>
            <w:r>
              <w:rPr>
                <w:rFonts w:hint="eastAsia"/>
                <w:vertAlign w:val="baseline"/>
                <w:lang w:val="en-US" w:eastAsia="zh-CN"/>
              </w:rPr>
              <w:t>设备型号</w:t>
            </w:r>
          </w:p>
        </w:tc>
        <w:tc>
          <w:tcPr>
            <w:tcW w:w="7780" w:type="dxa"/>
            <w:vAlign w:val="top"/>
          </w:tcPr>
          <w:p>
            <w:pPr>
              <w:ind w:firstLine="0" w:firstLineChars="0"/>
              <w:rPr>
                <w:rFonts w:hint="eastAsia"/>
                <w:vertAlign w:val="baseline"/>
                <w:lang w:val="en-US" w:eastAsia="zh-CN"/>
              </w:rPr>
            </w:pPr>
            <w:r>
              <w:rPr>
                <w:rFonts w:hint="eastAsia"/>
                <w:vertAlign w:val="baseline"/>
                <w:lang w:val="en-US" w:eastAsia="zh-CN"/>
              </w:rPr>
              <w:t>自动关联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2" w:type="dxa"/>
          </w:tcPr>
          <w:p>
            <w:pPr>
              <w:rPr>
                <w:rFonts w:hint="default"/>
                <w:vertAlign w:val="baseline"/>
                <w:lang w:val="en-US" w:eastAsia="zh-CN"/>
              </w:rPr>
            </w:pPr>
            <w:r>
              <w:rPr>
                <w:rFonts w:hint="eastAsia"/>
                <w:vertAlign w:val="baseline"/>
                <w:lang w:val="en-US" w:eastAsia="zh-CN"/>
              </w:rPr>
              <w:t>设备厂家</w:t>
            </w:r>
          </w:p>
        </w:tc>
        <w:tc>
          <w:tcPr>
            <w:tcW w:w="7780" w:type="dxa"/>
          </w:tcPr>
          <w:p>
            <w:pPr>
              <w:ind w:firstLine="0" w:firstLineChars="0"/>
              <w:rPr>
                <w:rFonts w:hint="default"/>
                <w:vertAlign w:val="baseline"/>
                <w:lang w:val="en-US" w:eastAsia="zh-CN"/>
              </w:rPr>
            </w:pPr>
            <w:r>
              <w:rPr>
                <w:rFonts w:hint="eastAsia"/>
                <w:vertAlign w:val="baseline"/>
                <w:lang w:val="en-US" w:eastAsia="zh-CN"/>
              </w:rPr>
              <w:t>自动关联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2" w:type="dxa"/>
          </w:tcPr>
          <w:p>
            <w:pPr>
              <w:rPr>
                <w:rFonts w:hint="default"/>
                <w:vertAlign w:val="baseline"/>
                <w:lang w:val="en-US" w:eastAsia="zh-CN"/>
              </w:rPr>
            </w:pPr>
            <w:r>
              <w:rPr>
                <w:rFonts w:hint="eastAsia"/>
                <w:vertAlign w:val="baseline"/>
                <w:lang w:val="en-US" w:eastAsia="zh-CN"/>
              </w:rPr>
              <w:t>原始协议文件名</w:t>
            </w:r>
          </w:p>
        </w:tc>
        <w:tc>
          <w:tcPr>
            <w:tcW w:w="7780" w:type="dxa"/>
          </w:tcPr>
          <w:p>
            <w:pPr>
              <w:ind w:firstLine="0" w:firstLineChars="0"/>
              <w:rPr>
                <w:rFonts w:hint="default"/>
                <w:vertAlign w:val="baseline"/>
                <w:lang w:val="en-US" w:eastAsia="zh-CN"/>
              </w:rPr>
            </w:pPr>
            <w:r>
              <w:rPr>
                <w:rFonts w:hint="eastAsia"/>
                <w:vertAlign w:val="baseline"/>
                <w:lang w:val="en-US" w:eastAsia="zh-CN"/>
              </w:rPr>
              <w:t>自动关联，显示标准化后的文件名称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2" w:type="dxa"/>
          </w:tcPr>
          <w:p>
            <w:pPr>
              <w:rPr>
                <w:rFonts w:hint="default"/>
                <w:vertAlign w:val="baseline"/>
                <w:lang w:val="en-US" w:eastAsia="zh-CN"/>
              </w:rPr>
            </w:pPr>
            <w:r>
              <w:rPr>
                <w:rFonts w:hint="eastAsia"/>
                <w:vertAlign w:val="baseline"/>
                <w:lang w:val="en-US" w:eastAsia="zh-CN"/>
              </w:rPr>
              <w:t>协议文本版本号</w:t>
            </w:r>
          </w:p>
        </w:tc>
        <w:tc>
          <w:tcPr>
            <w:tcW w:w="7780" w:type="dxa"/>
          </w:tcPr>
          <w:p>
            <w:pPr>
              <w:ind w:firstLine="0" w:firstLineChars="0"/>
              <w:rPr>
                <w:rFonts w:hint="default"/>
                <w:vertAlign w:val="baseline"/>
                <w:lang w:val="en-US" w:eastAsia="zh-CN"/>
              </w:rPr>
            </w:pPr>
            <w:r>
              <w:rPr>
                <w:rFonts w:hint="eastAsia"/>
                <w:vertAlign w:val="baseline"/>
                <w:lang w:val="en-US" w:eastAsia="zh-CN"/>
              </w:rPr>
              <w:t>自动关联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2" w:type="dxa"/>
          </w:tcPr>
          <w:p>
            <w:pPr>
              <w:rPr>
                <w:rFonts w:hint="default"/>
                <w:vertAlign w:val="baseline"/>
                <w:lang w:val="en-US" w:eastAsia="zh-CN"/>
              </w:rPr>
            </w:pPr>
            <w:r>
              <w:rPr>
                <w:rFonts w:hint="eastAsia"/>
                <w:vertAlign w:val="baseline"/>
                <w:lang w:val="en-US" w:eastAsia="zh-CN"/>
              </w:rPr>
              <w:t>是否移动企标</w:t>
            </w:r>
          </w:p>
        </w:tc>
        <w:tc>
          <w:tcPr>
            <w:tcW w:w="7780" w:type="dxa"/>
          </w:tcPr>
          <w:p>
            <w:pPr>
              <w:ind w:firstLine="0" w:firstLineChars="0"/>
              <w:rPr>
                <w:rFonts w:hint="default"/>
                <w:vertAlign w:val="baseline"/>
                <w:lang w:val="en-US" w:eastAsia="zh-CN"/>
              </w:rPr>
            </w:pPr>
            <w:r>
              <w:rPr>
                <w:rFonts w:hint="eastAsia"/>
                <w:vertAlign w:val="baseline"/>
                <w:lang w:val="en-US" w:eastAsia="zh-CN"/>
              </w:rPr>
              <w:t>自动关联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2" w:type="dxa"/>
          </w:tcPr>
          <w:p>
            <w:pPr>
              <w:rPr>
                <w:rFonts w:hint="default"/>
                <w:vertAlign w:val="baseline"/>
                <w:lang w:val="en-US" w:eastAsia="zh-CN"/>
              </w:rPr>
            </w:pPr>
            <w:r>
              <w:rPr>
                <w:rFonts w:hint="eastAsia"/>
                <w:vertAlign w:val="baseline"/>
                <w:lang w:val="en-US" w:eastAsia="zh-CN"/>
              </w:rPr>
              <w:t>FSU软件厂家</w:t>
            </w:r>
          </w:p>
        </w:tc>
        <w:tc>
          <w:tcPr>
            <w:tcW w:w="7780" w:type="dxa"/>
          </w:tcPr>
          <w:p>
            <w:pPr>
              <w:ind w:firstLine="0" w:firstLineChars="0"/>
              <w:rPr>
                <w:rFonts w:hint="default"/>
                <w:vertAlign w:val="baseline"/>
                <w:lang w:val="en-US" w:eastAsia="zh-CN"/>
              </w:rPr>
            </w:pPr>
            <w:r>
              <w:rPr>
                <w:rFonts w:hint="eastAsia"/>
                <w:vertAlign w:val="baseline"/>
                <w:lang w:val="en-US" w:eastAsia="zh-CN"/>
              </w:rPr>
              <w:t>自动关联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2" w:type="dxa"/>
          </w:tcPr>
          <w:p>
            <w:pPr>
              <w:rPr>
                <w:rFonts w:hint="default"/>
                <w:vertAlign w:val="baseline"/>
                <w:lang w:val="en-US" w:eastAsia="zh-CN"/>
              </w:rPr>
            </w:pPr>
            <w:r>
              <w:rPr>
                <w:rFonts w:hint="eastAsia"/>
                <w:vertAlign w:val="baseline"/>
                <w:lang w:val="en-US" w:eastAsia="zh-CN"/>
              </w:rPr>
              <w:t>解析协议文件名</w:t>
            </w:r>
          </w:p>
        </w:tc>
        <w:tc>
          <w:tcPr>
            <w:tcW w:w="7780" w:type="dxa"/>
          </w:tcPr>
          <w:p>
            <w:pPr>
              <w:ind w:firstLine="0" w:firstLineChars="0"/>
              <w:rPr>
                <w:rFonts w:hint="default"/>
                <w:vertAlign w:val="baseline"/>
                <w:lang w:val="en-US" w:eastAsia="zh-CN"/>
              </w:rPr>
            </w:pPr>
            <w:r>
              <w:rPr>
                <w:rFonts w:hint="eastAsia"/>
                <w:vertAlign w:val="baseline"/>
                <w:lang w:val="en-US" w:eastAsia="zh-CN"/>
              </w:rPr>
              <w:t>自动关联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2" w:type="dxa"/>
          </w:tcPr>
          <w:p>
            <w:pPr>
              <w:rPr>
                <w:rFonts w:hint="default"/>
                <w:vertAlign w:val="baseline"/>
                <w:lang w:val="en-US" w:eastAsia="zh-CN"/>
              </w:rPr>
            </w:pPr>
            <w:r>
              <w:rPr>
                <w:rFonts w:hint="eastAsia"/>
                <w:vertAlign w:val="baseline"/>
                <w:lang w:val="en-US" w:eastAsia="zh-CN"/>
              </w:rPr>
              <w:t>标准化比对表名</w:t>
            </w:r>
          </w:p>
        </w:tc>
        <w:tc>
          <w:tcPr>
            <w:tcW w:w="7780" w:type="dxa"/>
          </w:tcPr>
          <w:p>
            <w:pPr>
              <w:ind w:firstLine="0" w:firstLineChars="0"/>
              <w:rPr>
                <w:rFonts w:hint="default"/>
                <w:vertAlign w:val="baseline"/>
                <w:lang w:val="en-US" w:eastAsia="zh-CN"/>
              </w:rPr>
            </w:pPr>
            <w:r>
              <w:rPr>
                <w:rFonts w:hint="eastAsia"/>
                <w:vertAlign w:val="baseline"/>
                <w:lang w:val="en-US" w:eastAsia="zh-CN"/>
              </w:rPr>
              <w:t>自动关联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2" w:type="dxa"/>
          </w:tcPr>
          <w:p>
            <w:pPr>
              <w:rPr>
                <w:rFonts w:hint="default"/>
                <w:vertAlign w:val="baseline"/>
                <w:lang w:val="en-US" w:eastAsia="zh-CN"/>
              </w:rPr>
            </w:pPr>
            <w:r>
              <w:rPr>
                <w:rFonts w:hint="eastAsia"/>
                <w:vertAlign w:val="baseline"/>
                <w:lang w:val="en-US" w:eastAsia="zh-CN"/>
              </w:rPr>
              <w:t>备注</w:t>
            </w:r>
          </w:p>
        </w:tc>
        <w:tc>
          <w:tcPr>
            <w:tcW w:w="7780" w:type="dxa"/>
          </w:tcPr>
          <w:p>
            <w:pPr>
              <w:ind w:firstLine="0" w:firstLineChars="0"/>
              <w:rPr>
                <w:rFonts w:hint="default"/>
                <w:vertAlign w:val="baseline"/>
                <w:lang w:val="en-US" w:eastAsia="zh-CN"/>
              </w:rPr>
            </w:pPr>
            <w:r>
              <w:rPr>
                <w:rFonts w:hint="eastAsia"/>
                <w:vertAlign w:val="baseline"/>
                <w:lang w:val="en-US" w:eastAsia="zh-CN"/>
              </w:rPr>
              <w:t>自动关联，</w:t>
            </w:r>
            <w:del w:id="339" w:author="zhoujiansheng" w:date="2024-10-21T11:03:02Z">
              <w:r>
                <w:rPr>
                  <w:rFonts w:hint="default"/>
                  <w:vertAlign w:val="baseline"/>
                  <w:lang w:val="en-US" w:eastAsia="zh-CN"/>
                </w:rPr>
                <w:delText>以气泡图标的形式在表格中显示，hover</w:delText>
              </w:r>
            </w:del>
            <w:ins w:id="340" w:author="zhoujiansheng" w:date="2024-10-21T11:03:03Z">
              <w:r>
                <w:rPr>
                  <w:rFonts w:hint="eastAsia"/>
                  <w:vertAlign w:val="baseline"/>
                  <w:lang w:val="en-US" w:eastAsia="zh-CN"/>
                </w:rPr>
                <w:t>点击</w:t>
              </w:r>
            </w:ins>
            <w:ins w:id="341" w:author="zhoujiansheng" w:date="2024-10-21T11:03:05Z">
              <w:r>
                <w:rPr>
                  <w:rFonts w:hint="eastAsia"/>
                  <w:vertAlign w:val="baseline"/>
                  <w:lang w:val="en-US" w:eastAsia="zh-CN"/>
                </w:rPr>
                <w:t>查看</w:t>
              </w:r>
            </w:ins>
            <w:r>
              <w:rPr>
                <w:rFonts w:hint="eastAsia"/>
                <w:vertAlign w:val="baseline"/>
                <w:lang w:val="en-US" w:eastAsia="zh-CN"/>
              </w:rPr>
              <w:t>显示具体备注内容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2" w:type="dxa"/>
          </w:tcPr>
          <w:p>
            <w:pPr>
              <w:rPr>
                <w:rFonts w:hint="default"/>
                <w:vertAlign w:val="baseline"/>
                <w:lang w:val="en-US" w:eastAsia="zh-CN"/>
              </w:rPr>
            </w:pPr>
            <w:r>
              <w:rPr>
                <w:rFonts w:hint="eastAsia"/>
                <w:vertAlign w:val="baseline"/>
                <w:lang w:val="en-US" w:eastAsia="zh-CN"/>
              </w:rPr>
              <w:t>申请人</w:t>
            </w:r>
          </w:p>
        </w:tc>
        <w:tc>
          <w:tcPr>
            <w:tcW w:w="7780" w:type="dxa"/>
          </w:tcPr>
          <w:p>
            <w:pPr>
              <w:ind w:firstLine="0" w:firstLineChars="0"/>
              <w:rPr>
                <w:rFonts w:hint="default"/>
                <w:vertAlign w:val="baseline"/>
                <w:lang w:val="en-US" w:eastAsia="zh-CN"/>
              </w:rPr>
            </w:pPr>
            <w:r>
              <w:rPr>
                <w:rFonts w:hint="eastAsia"/>
                <w:vertAlign w:val="baseline"/>
                <w:lang w:val="en-US" w:eastAsia="zh-CN"/>
              </w:rPr>
              <w:t>新增协议入库工单的用户真实姓名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2" w:type="dxa"/>
          </w:tcPr>
          <w:p>
            <w:pPr>
              <w:rPr>
                <w:rFonts w:hint="default"/>
                <w:vertAlign w:val="baseline"/>
                <w:lang w:val="en-US" w:eastAsia="zh-CN"/>
              </w:rPr>
            </w:pPr>
            <w:r>
              <w:rPr>
                <w:rFonts w:hint="eastAsia"/>
                <w:vertAlign w:val="baseline"/>
                <w:lang w:val="en-US" w:eastAsia="zh-CN"/>
              </w:rPr>
              <w:t>申请时间</w:t>
            </w:r>
          </w:p>
        </w:tc>
        <w:tc>
          <w:tcPr>
            <w:tcW w:w="7780" w:type="dxa"/>
          </w:tcPr>
          <w:p>
            <w:pPr>
              <w:ind w:firstLine="0" w:firstLineChars="0"/>
              <w:rPr>
                <w:rFonts w:hint="default"/>
                <w:vertAlign w:val="baseline"/>
                <w:lang w:val="en-US" w:eastAsia="zh-CN"/>
              </w:rPr>
            </w:pPr>
            <w:r>
              <w:rPr>
                <w:rFonts w:hint="eastAsia"/>
                <w:vertAlign w:val="baseline"/>
                <w:lang w:val="en-US" w:eastAsia="zh-CN"/>
              </w:rPr>
              <w:t>新增工单的时间，格式yyyy-mm-dd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2" w:type="dxa"/>
          </w:tcPr>
          <w:p>
            <w:pPr>
              <w:rPr>
                <w:rFonts w:hint="default"/>
                <w:vertAlign w:val="baseline"/>
                <w:lang w:val="en-US" w:eastAsia="zh-CN"/>
              </w:rPr>
            </w:pPr>
            <w:r>
              <w:rPr>
                <w:rFonts w:hint="eastAsia"/>
                <w:vertAlign w:val="baseline"/>
                <w:lang w:val="en-US" w:eastAsia="zh-CN"/>
              </w:rPr>
              <w:t>批复人</w:t>
            </w:r>
          </w:p>
        </w:tc>
        <w:tc>
          <w:tcPr>
            <w:tcW w:w="7780" w:type="dxa"/>
          </w:tcPr>
          <w:p>
            <w:pPr>
              <w:rPr>
                <w:rFonts w:hint="default"/>
                <w:vertAlign w:val="baseline"/>
                <w:lang w:val="en-US" w:eastAsia="zh-CN"/>
              </w:rPr>
            </w:pPr>
            <w:r>
              <w:rPr>
                <w:rFonts w:hint="eastAsia"/>
                <w:vertAlign w:val="baseline"/>
                <w:lang w:val="en-US" w:eastAsia="zh-CN"/>
              </w:rPr>
              <w:t>自动关联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2" w:type="dxa"/>
          </w:tcPr>
          <w:p>
            <w:pPr>
              <w:rPr>
                <w:rFonts w:hint="default"/>
                <w:vertAlign w:val="baseline"/>
                <w:lang w:val="en-US" w:eastAsia="zh-CN"/>
              </w:rPr>
            </w:pPr>
            <w:r>
              <w:rPr>
                <w:rFonts w:hint="eastAsia"/>
                <w:vertAlign w:val="baseline"/>
                <w:lang w:val="en-US" w:eastAsia="zh-CN"/>
              </w:rPr>
              <w:t>批复时间</w:t>
            </w:r>
          </w:p>
        </w:tc>
        <w:tc>
          <w:tcPr>
            <w:tcW w:w="7780" w:type="dxa"/>
          </w:tcPr>
          <w:p>
            <w:pPr>
              <w:rPr>
                <w:rFonts w:hint="default"/>
                <w:vertAlign w:val="baseline"/>
                <w:lang w:val="en-US" w:eastAsia="zh-CN"/>
              </w:rPr>
            </w:pPr>
            <w:r>
              <w:rPr>
                <w:rFonts w:hint="eastAsia"/>
                <w:vertAlign w:val="baseline"/>
                <w:lang w:val="en-US" w:eastAsia="zh-CN"/>
              </w:rPr>
              <w:t>批复该工单的时间，格式yyyy-mm-dd。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2" w:type="dxa"/>
          </w:tcPr>
          <w:p>
            <w:pPr>
              <w:rPr>
                <w:rFonts w:hint="default"/>
                <w:vertAlign w:val="baseline"/>
                <w:lang w:val="en-US" w:eastAsia="zh-CN"/>
              </w:rPr>
            </w:pPr>
            <w:r>
              <w:rPr>
                <w:rFonts w:hint="eastAsia"/>
                <w:vertAlign w:val="baseline"/>
                <w:lang w:val="en-US" w:eastAsia="zh-CN"/>
              </w:rPr>
              <w:t>工单状态</w:t>
            </w:r>
          </w:p>
        </w:tc>
        <w:tc>
          <w:tcPr>
            <w:tcW w:w="7780" w:type="dxa"/>
          </w:tcPr>
          <w:p>
            <w:pPr>
              <w:numPr>
                <w:ilvl w:val="0"/>
                <w:numId w:val="24"/>
              </w:numPr>
              <w:ind w:left="425" w:leftChars="0" w:hanging="425" w:firstLineChars="0"/>
              <w:rPr>
                <w:rFonts w:hint="eastAsia"/>
                <w:vertAlign w:val="baseline"/>
                <w:lang w:val="en-US" w:eastAsia="zh-CN"/>
              </w:rPr>
            </w:pPr>
            <w:r>
              <w:rPr>
                <w:rFonts w:hint="eastAsia"/>
                <w:vertAlign w:val="baseline"/>
                <w:lang w:val="en-US" w:eastAsia="zh-CN"/>
              </w:rPr>
              <w:t>草稿</w:t>
            </w:r>
          </w:p>
          <w:p>
            <w:pPr>
              <w:numPr>
                <w:ilvl w:val="0"/>
                <w:numId w:val="24"/>
              </w:numPr>
              <w:ind w:left="425" w:leftChars="0" w:hanging="425" w:firstLineChars="0"/>
              <w:rPr>
                <w:rFonts w:hint="eastAsia"/>
                <w:vertAlign w:val="baseline"/>
                <w:lang w:val="en-US" w:eastAsia="zh-CN"/>
              </w:rPr>
            </w:pPr>
            <w:r>
              <w:rPr>
                <w:rFonts w:hint="eastAsia"/>
                <w:vertAlign w:val="baseline"/>
                <w:lang w:val="en-US" w:eastAsia="zh-CN"/>
              </w:rPr>
              <w:t>待批复</w:t>
            </w:r>
          </w:p>
          <w:p>
            <w:pPr>
              <w:numPr>
                <w:ilvl w:val="0"/>
                <w:numId w:val="24"/>
              </w:numPr>
              <w:ind w:left="425" w:leftChars="0" w:hanging="425" w:firstLineChars="0"/>
              <w:rPr>
                <w:rFonts w:hint="eastAsia"/>
                <w:vertAlign w:val="baseline"/>
                <w:lang w:val="en-US" w:eastAsia="zh-CN"/>
              </w:rPr>
            </w:pPr>
            <w:r>
              <w:rPr>
                <w:rFonts w:hint="eastAsia"/>
                <w:vertAlign w:val="baseline"/>
                <w:lang w:val="en-US" w:eastAsia="zh-CN"/>
              </w:rPr>
              <w:t>工单驳回，发起人在工单详情页内可选择废弃。</w:t>
            </w:r>
          </w:p>
          <w:p>
            <w:pPr>
              <w:numPr>
                <w:ilvl w:val="0"/>
                <w:numId w:val="24"/>
              </w:numPr>
              <w:ind w:left="425" w:leftChars="0" w:hanging="425" w:firstLineChars="0"/>
              <w:rPr>
                <w:rFonts w:hint="eastAsia"/>
                <w:vertAlign w:val="baseline"/>
                <w:lang w:val="en-US" w:eastAsia="zh-CN"/>
              </w:rPr>
            </w:pPr>
            <w:r>
              <w:rPr>
                <w:rFonts w:hint="eastAsia"/>
                <w:vertAlign w:val="baseline"/>
                <w:lang w:val="en-US" w:eastAsia="zh-CN"/>
              </w:rPr>
              <w:t>已批复</w:t>
            </w:r>
          </w:p>
          <w:p>
            <w:pPr>
              <w:numPr>
                <w:ilvl w:val="0"/>
                <w:numId w:val="24"/>
              </w:numPr>
              <w:ind w:left="425" w:leftChars="0" w:hanging="425" w:firstLineChars="0"/>
              <w:rPr>
                <w:rFonts w:hint="default"/>
                <w:vertAlign w:val="baseline"/>
                <w:lang w:val="en-US" w:eastAsia="zh-CN"/>
              </w:rPr>
            </w:pPr>
            <w:r>
              <w:rPr>
                <w:rFonts w:hint="eastAsia"/>
                <w:vertAlign w:val="baseline"/>
                <w:lang w:val="en-US" w:eastAsia="zh-CN"/>
              </w:rPr>
              <w:t>已废弃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2" w:type="dxa"/>
          </w:tcPr>
          <w:p>
            <w:pPr>
              <w:rPr>
                <w:rFonts w:hint="default"/>
                <w:vertAlign w:val="baseline"/>
                <w:lang w:val="en-US" w:eastAsia="zh-CN"/>
              </w:rPr>
            </w:pPr>
            <w:r>
              <w:rPr>
                <w:rFonts w:hint="eastAsia"/>
                <w:vertAlign w:val="baseline"/>
                <w:lang w:val="en-US" w:eastAsia="zh-CN"/>
              </w:rPr>
              <w:t>操作</w:t>
            </w:r>
          </w:p>
        </w:tc>
        <w:tc>
          <w:tcPr>
            <w:tcW w:w="7780" w:type="dxa"/>
          </w:tcPr>
          <w:p>
            <w:pPr>
              <w:rPr>
                <w:rFonts w:hint="eastAsia"/>
                <w:vertAlign w:val="baseline"/>
                <w:lang w:val="en-US" w:eastAsia="zh-CN"/>
              </w:rPr>
            </w:pPr>
            <w:r>
              <w:rPr>
                <w:rFonts w:hint="eastAsia"/>
                <w:vertAlign w:val="baseline"/>
                <w:lang w:val="en-US" w:eastAsia="zh-CN"/>
              </w:rPr>
              <w:t>查看/编辑/删除，删除工单时进行二次确认</w:t>
            </w:r>
          </w:p>
          <w:tbl>
            <w:tblPr>
              <w:tblStyle w:val="32"/>
              <w:tblW w:w="4632" w:type="dxa"/>
              <w:tblInd w:w="-1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96"/>
              <w:gridCol w:w="1164"/>
              <w:gridCol w:w="2636"/>
              <w:gridCol w:w="133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97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工单状态</w:t>
                  </w:r>
                </w:p>
              </w:tc>
              <w:tc>
                <w:tcPr>
                  <w:tcW w:w="1164" w:type="dxa"/>
                  <w:tcBorders>
                    <w:top w:val="single" w:color="000000" w:sz="4" w:space="0"/>
                    <w:left w:val="single" w:color="000000" w:sz="4" w:space="0"/>
                    <w:bottom w:val="single" w:color="000000" w:sz="4" w:space="0"/>
                    <w:right w:val="single" w:color="000000" w:sz="4" w:space="0"/>
                  </w:tcBorders>
                  <w:shd w:val="clear" w:color="auto" w:fill="00B0F0"/>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待处理</w:t>
                  </w:r>
                </w:p>
              </w:tc>
              <w:tc>
                <w:tcPr>
                  <w:tcW w:w="1164" w:type="dxa"/>
                  <w:tcBorders>
                    <w:top w:val="single" w:color="000000" w:sz="4" w:space="0"/>
                    <w:left w:val="single" w:color="000000" w:sz="4" w:space="0"/>
                    <w:bottom w:val="single" w:color="000000" w:sz="4" w:space="0"/>
                    <w:right w:val="single" w:color="000000" w:sz="4" w:space="0"/>
                  </w:tcBorders>
                  <w:shd w:val="clear" w:color="auto" w:fill="00B0F0"/>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已处理</w:t>
                  </w:r>
                </w:p>
              </w:tc>
              <w:tc>
                <w:tcPr>
                  <w:tcW w:w="1332" w:type="dxa"/>
                  <w:tcBorders>
                    <w:top w:val="single" w:color="000000" w:sz="4" w:space="0"/>
                    <w:left w:val="single" w:color="000000" w:sz="4" w:space="0"/>
                    <w:bottom w:val="single" w:color="000000" w:sz="4" w:space="0"/>
                    <w:right w:val="single" w:color="000000" w:sz="4" w:space="0"/>
                  </w:tcBorders>
                  <w:shd w:val="clear" w:color="auto" w:fill="00B0F0"/>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我的发起</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0" w:type="auto"/>
                  <w:tcBorders>
                    <w:top w:val="single" w:color="000000" w:sz="4" w:space="0"/>
                    <w:left w:val="single" w:color="000000" w:sz="4" w:space="0"/>
                    <w:bottom w:val="single" w:color="000000" w:sz="4" w:space="0"/>
                    <w:right w:val="single" w:color="000000" w:sz="4" w:space="0"/>
                  </w:tcBorders>
                  <w:shd w:val="clear" w:color="auto" w:fill="C4D79B"/>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草稿</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编辑/删除</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0" w:type="auto"/>
                  <w:tcBorders>
                    <w:top w:val="single" w:color="000000" w:sz="4" w:space="0"/>
                    <w:left w:val="single" w:color="000000" w:sz="4" w:space="0"/>
                    <w:bottom w:val="single" w:color="000000" w:sz="4" w:space="0"/>
                    <w:right w:val="single" w:color="000000" w:sz="4" w:space="0"/>
                  </w:tcBorders>
                  <w:shd w:val="clear" w:color="auto" w:fill="C4D79B"/>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待批复</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FF0000"/>
                      <w:sz w:val="22"/>
                      <w:szCs w:val="22"/>
                      <w:u w:val="none"/>
                    </w:rPr>
                  </w:pPr>
                  <w:r>
                    <w:rPr>
                      <w:rFonts w:hint="eastAsia" w:ascii="宋体" w:hAnsi="宋体" w:eastAsia="宋体" w:cs="宋体"/>
                      <w:i w:val="0"/>
                      <w:iCs w:val="0"/>
                      <w:color w:val="FF0000"/>
                      <w:kern w:val="0"/>
                      <w:sz w:val="22"/>
                      <w:szCs w:val="22"/>
                      <w:u w:val="none"/>
                      <w:lang w:val="en-US" w:eastAsia="zh-CN" w:bidi="ar"/>
                    </w:rPr>
                    <w:t>编辑</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default" w:ascii="宋体" w:hAnsi="宋体" w:eastAsia="宋体" w:cs="宋体"/>
                      <w:i w:val="0"/>
                      <w:iCs w:val="0"/>
                      <w:color w:val="000000"/>
                      <w:sz w:val="22"/>
                      <w:szCs w:val="22"/>
                      <w:u w:val="none"/>
                      <w:lang w:val="en-US" w:eastAsia="zh-CN"/>
                    </w:rPr>
                  </w:pPr>
                  <w:ins w:id="342" w:author="zhoujiansheng" w:date="2024-10-31T11:28:15Z">
                    <w:r>
                      <w:rPr>
                        <w:rFonts w:hint="eastAsia" w:ascii="宋体" w:hAnsi="宋体" w:cs="宋体"/>
                        <w:i w:val="0"/>
                        <w:iCs w:val="0"/>
                        <w:color w:val="000000"/>
                        <w:sz w:val="22"/>
                        <w:szCs w:val="22"/>
                        <w:u w:val="none"/>
                        <w:lang w:val="en-US" w:eastAsia="zh-CN"/>
                      </w:rPr>
                      <w:t>查看</w:t>
                    </w:r>
                  </w:ins>
                  <w:ins w:id="343" w:author="zhoujiansheng" w:date="2024-10-31T11:28:16Z">
                    <w:r>
                      <w:rPr>
                        <w:rFonts w:hint="eastAsia" w:ascii="宋体" w:hAnsi="宋体" w:cs="宋体"/>
                        <w:i w:val="0"/>
                        <w:iCs w:val="0"/>
                        <w:color w:val="000000"/>
                        <w:sz w:val="22"/>
                        <w:szCs w:val="22"/>
                        <w:u w:val="none"/>
                        <w:lang w:val="en-US" w:eastAsia="zh-CN"/>
                      </w:rPr>
                      <w:t>（</w:t>
                    </w:r>
                  </w:ins>
                  <w:ins w:id="344" w:author="zhoujiansheng" w:date="2024-10-31T11:28:21Z">
                    <w:r>
                      <w:rPr>
                        <w:rFonts w:hint="eastAsia" w:ascii="宋体" w:hAnsi="宋体" w:cs="宋体"/>
                        <w:i w:val="0"/>
                        <w:iCs w:val="0"/>
                        <w:color w:val="000000"/>
                        <w:sz w:val="22"/>
                        <w:szCs w:val="22"/>
                        <w:u w:val="none"/>
                        <w:lang w:val="en-US" w:eastAsia="zh-CN"/>
                      </w:rPr>
                      <w:t>驳回</w:t>
                    </w:r>
                  </w:ins>
                  <w:ins w:id="345" w:author="zhoujiansheng" w:date="2024-10-31T11:28:22Z">
                    <w:r>
                      <w:rPr>
                        <w:rFonts w:hint="eastAsia" w:ascii="宋体" w:hAnsi="宋体" w:cs="宋体"/>
                        <w:i w:val="0"/>
                        <w:iCs w:val="0"/>
                        <w:color w:val="000000"/>
                        <w:sz w:val="22"/>
                        <w:szCs w:val="22"/>
                        <w:u w:val="none"/>
                        <w:lang w:val="en-US" w:eastAsia="zh-CN"/>
                      </w:rPr>
                      <w:t>后</w:t>
                    </w:r>
                  </w:ins>
                  <w:ins w:id="346" w:author="zhoujiansheng" w:date="2024-10-31T11:28:24Z">
                    <w:r>
                      <w:rPr>
                        <w:rFonts w:hint="eastAsia" w:ascii="宋体" w:hAnsi="宋体" w:cs="宋体"/>
                        <w:i w:val="0"/>
                        <w:iCs w:val="0"/>
                        <w:color w:val="000000"/>
                        <w:sz w:val="22"/>
                        <w:szCs w:val="22"/>
                        <w:u w:val="none"/>
                        <w:lang w:val="en-US" w:eastAsia="zh-CN"/>
                      </w:rPr>
                      <w:t>重新</w:t>
                    </w:r>
                  </w:ins>
                  <w:ins w:id="347" w:author="zhoujiansheng" w:date="2024-10-31T11:28:25Z">
                    <w:r>
                      <w:rPr>
                        <w:rFonts w:hint="eastAsia" w:ascii="宋体" w:hAnsi="宋体" w:cs="宋体"/>
                        <w:i w:val="0"/>
                        <w:iCs w:val="0"/>
                        <w:color w:val="000000"/>
                        <w:sz w:val="22"/>
                        <w:szCs w:val="22"/>
                        <w:u w:val="none"/>
                        <w:lang w:val="en-US" w:eastAsia="zh-CN"/>
                      </w:rPr>
                      <w:t>提交</w:t>
                    </w:r>
                  </w:ins>
                  <w:ins w:id="348" w:author="zhoujiansheng" w:date="2024-10-31T11:28:26Z">
                    <w:r>
                      <w:rPr>
                        <w:rFonts w:hint="eastAsia" w:ascii="宋体" w:hAnsi="宋体" w:cs="宋体"/>
                        <w:i w:val="0"/>
                        <w:iCs w:val="0"/>
                        <w:color w:val="000000"/>
                        <w:sz w:val="22"/>
                        <w:szCs w:val="22"/>
                        <w:u w:val="none"/>
                        <w:lang w:val="en-US" w:eastAsia="zh-CN"/>
                      </w:rPr>
                      <w:t>）</w:t>
                    </w:r>
                  </w:ins>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查看</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0" w:type="auto"/>
                  <w:tcBorders>
                    <w:top w:val="single" w:color="000000" w:sz="4" w:space="0"/>
                    <w:left w:val="single" w:color="000000" w:sz="4" w:space="0"/>
                    <w:bottom w:val="single" w:color="000000" w:sz="4" w:space="0"/>
                    <w:right w:val="single" w:color="000000" w:sz="4" w:space="0"/>
                  </w:tcBorders>
                  <w:shd w:val="clear" w:color="auto" w:fill="C4D79B"/>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工单驳回</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编辑</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FF0000"/>
                      <w:sz w:val="22"/>
                      <w:szCs w:val="22"/>
                      <w:u w:val="none"/>
                    </w:rPr>
                  </w:pPr>
                  <w:r>
                    <w:rPr>
                      <w:rFonts w:hint="eastAsia" w:ascii="宋体" w:hAnsi="宋体" w:eastAsia="宋体" w:cs="宋体"/>
                      <w:i w:val="0"/>
                      <w:iCs w:val="0"/>
                      <w:color w:val="FF0000"/>
                      <w:kern w:val="0"/>
                      <w:sz w:val="22"/>
                      <w:szCs w:val="22"/>
                      <w:u w:val="none"/>
                      <w:lang w:val="en-US" w:eastAsia="zh-CN" w:bidi="ar"/>
                    </w:rPr>
                    <w:t>查看</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编辑</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0" w:type="auto"/>
                  <w:tcBorders>
                    <w:top w:val="single" w:color="000000" w:sz="4" w:space="0"/>
                    <w:left w:val="single" w:color="000000" w:sz="4" w:space="0"/>
                    <w:bottom w:val="single" w:color="000000" w:sz="4" w:space="0"/>
                    <w:right w:val="single" w:color="000000" w:sz="4" w:space="0"/>
                  </w:tcBorders>
                  <w:shd w:val="clear" w:color="auto" w:fill="C4D79B"/>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已批复</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FF0000"/>
                      <w:sz w:val="22"/>
                      <w:szCs w:val="22"/>
                      <w:u w:val="none"/>
                    </w:rPr>
                  </w:pPr>
                  <w:r>
                    <w:rPr>
                      <w:rFonts w:hint="eastAsia" w:ascii="宋体" w:hAnsi="宋体" w:eastAsia="宋体" w:cs="宋体"/>
                      <w:i w:val="0"/>
                      <w:iCs w:val="0"/>
                      <w:color w:val="FF0000"/>
                      <w:kern w:val="0"/>
                      <w:sz w:val="22"/>
                      <w:szCs w:val="22"/>
                      <w:u w:val="none"/>
                      <w:lang w:val="en-US" w:eastAsia="zh-CN" w:bidi="ar"/>
                    </w:rPr>
                    <w:t>查看</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查看</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0" w:type="auto"/>
                  <w:tcBorders>
                    <w:top w:val="single" w:color="000000" w:sz="4" w:space="0"/>
                    <w:left w:val="single" w:color="000000" w:sz="4" w:space="0"/>
                    <w:bottom w:val="single" w:color="000000" w:sz="4" w:space="0"/>
                    <w:right w:val="single" w:color="000000" w:sz="4" w:space="0"/>
                  </w:tcBorders>
                  <w:shd w:val="clear" w:color="auto" w:fill="C4D79B"/>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已废弃</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查看/删除</w:t>
                  </w:r>
                </w:p>
              </w:tc>
            </w:tr>
          </w:tbl>
          <w:p>
            <w:pPr>
              <w:numPr>
                <w:ilvl w:val="0"/>
                <w:numId w:val="0"/>
              </w:numPr>
              <w:ind w:leftChars="0"/>
              <w:rPr>
                <w:rFonts w:hint="default"/>
                <w:vertAlign w:val="baseline"/>
                <w:lang w:val="en-US" w:eastAsia="zh-CN"/>
              </w:rPr>
            </w:pPr>
          </w:p>
        </w:tc>
      </w:tr>
    </w:tbl>
    <w:p>
      <w:pPr>
        <w:widowControl w:val="0"/>
        <w:numPr>
          <w:ilvl w:val="0"/>
          <w:numId w:val="0"/>
        </w:numPr>
        <w:spacing w:line="288" w:lineRule="auto"/>
        <w:jc w:val="both"/>
        <w:rPr>
          <w:rFonts w:hint="default"/>
          <w:b/>
          <w:bCs/>
          <w:sz w:val="24"/>
          <w:szCs w:val="24"/>
          <w:lang w:val="en-US" w:eastAsia="zh-CN"/>
        </w:rPr>
      </w:pPr>
    </w:p>
    <w:p>
      <w:pPr>
        <w:widowControl w:val="0"/>
        <w:numPr>
          <w:ilvl w:val="0"/>
          <w:numId w:val="0"/>
        </w:numPr>
        <w:spacing w:line="288" w:lineRule="auto"/>
        <w:jc w:val="both"/>
        <w:rPr>
          <w:rFonts w:hint="default"/>
          <w:b w:val="0"/>
          <w:bCs w:val="0"/>
          <w:sz w:val="22"/>
          <w:szCs w:val="22"/>
          <w:lang w:val="en-US" w:eastAsia="zh-CN"/>
        </w:rPr>
      </w:pPr>
      <w:r>
        <w:rPr>
          <w:rFonts w:hint="eastAsia"/>
          <w:b w:val="0"/>
          <w:bCs w:val="0"/>
          <w:sz w:val="22"/>
          <w:szCs w:val="22"/>
          <w:lang w:val="en-US" w:eastAsia="zh-CN"/>
        </w:rPr>
        <w:t>已批复的协议申请工单，自动入库到“协议信息库”。已入库的设备协议，有“协议信息库”菜单功能权限的人均可查询。</w:t>
      </w:r>
    </w:p>
    <w:p>
      <w:pPr>
        <w:widowControl w:val="0"/>
        <w:numPr>
          <w:ilvl w:val="0"/>
          <w:numId w:val="0"/>
        </w:numPr>
        <w:spacing w:line="288" w:lineRule="auto"/>
        <w:jc w:val="both"/>
        <w:rPr>
          <w:rFonts w:hint="default"/>
          <w:b/>
          <w:bCs/>
          <w:sz w:val="24"/>
          <w:szCs w:val="24"/>
          <w:lang w:val="en-US" w:eastAsia="zh-CN"/>
        </w:rPr>
      </w:pPr>
    </w:p>
    <w:p>
      <w:pPr>
        <w:rPr>
          <w:rFonts w:hint="default"/>
          <w:b/>
          <w:bCs/>
          <w:lang w:val="en-US" w:eastAsia="zh-CN"/>
        </w:rPr>
      </w:pPr>
      <w:r>
        <w:rPr>
          <w:rFonts w:hint="eastAsia"/>
          <w:b/>
          <w:bCs/>
          <w:lang w:val="en-US" w:eastAsia="zh-CN"/>
        </w:rPr>
        <w:t>2.2新增入库申请</w:t>
      </w:r>
    </w:p>
    <w:p>
      <w:pPr>
        <w:rPr>
          <w:rFonts w:hint="eastAsia"/>
          <w:lang w:val="en-US" w:eastAsia="zh-CN"/>
        </w:rPr>
      </w:pPr>
      <w:r>
        <w:rPr>
          <w:rFonts w:hint="eastAsia"/>
          <w:lang w:val="en-US" w:eastAsia="zh-CN"/>
        </w:rPr>
        <w:t>单击“新增入库申请”，进入新增页面填写待入库设备协议信息。</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7"/>
        <w:gridCol w:w="1373"/>
        <w:gridCol w:w="1164"/>
        <w:gridCol w:w="55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7" w:type="dxa"/>
            <w:shd w:val="clear" w:color="auto" w:fill="C7DAF1" w:themeFill="text2" w:themeFillTint="32"/>
          </w:tcPr>
          <w:p>
            <w:pPr>
              <w:jc w:val="center"/>
              <w:rPr>
                <w:rFonts w:hint="default"/>
                <w:b/>
                <w:bCs/>
                <w:vertAlign w:val="baseline"/>
                <w:lang w:val="en-US" w:eastAsia="zh-CN"/>
              </w:rPr>
            </w:pPr>
            <w:r>
              <w:rPr>
                <w:rFonts w:hint="eastAsia"/>
                <w:b/>
                <w:bCs/>
                <w:vertAlign w:val="baseline"/>
                <w:lang w:val="en-US" w:eastAsia="zh-CN"/>
              </w:rPr>
              <w:t>字段</w:t>
            </w:r>
          </w:p>
        </w:tc>
        <w:tc>
          <w:tcPr>
            <w:tcW w:w="1373" w:type="dxa"/>
            <w:shd w:val="clear" w:color="auto" w:fill="C7DAF1" w:themeFill="text2" w:themeFillTint="32"/>
          </w:tcPr>
          <w:p>
            <w:pPr>
              <w:jc w:val="center"/>
              <w:rPr>
                <w:rFonts w:hint="default"/>
                <w:b/>
                <w:bCs/>
                <w:vertAlign w:val="baseline"/>
                <w:lang w:val="en-US" w:eastAsia="zh-CN"/>
              </w:rPr>
            </w:pPr>
            <w:r>
              <w:rPr>
                <w:rFonts w:hint="eastAsia"/>
                <w:b/>
                <w:bCs/>
                <w:vertAlign w:val="baseline"/>
                <w:lang w:val="en-US" w:eastAsia="zh-CN"/>
              </w:rPr>
              <w:t>数据类型</w:t>
            </w:r>
          </w:p>
        </w:tc>
        <w:tc>
          <w:tcPr>
            <w:tcW w:w="1164" w:type="dxa"/>
            <w:shd w:val="clear" w:color="auto" w:fill="C7DAF1" w:themeFill="text2" w:themeFillTint="32"/>
          </w:tcPr>
          <w:p>
            <w:pPr>
              <w:jc w:val="center"/>
              <w:rPr>
                <w:rFonts w:hint="default"/>
                <w:b/>
                <w:bCs/>
                <w:vertAlign w:val="baseline"/>
                <w:lang w:val="en-US" w:eastAsia="zh-CN"/>
              </w:rPr>
            </w:pPr>
            <w:r>
              <w:rPr>
                <w:rFonts w:hint="eastAsia"/>
                <w:b/>
                <w:bCs/>
                <w:vertAlign w:val="baseline"/>
                <w:lang w:val="en-US" w:eastAsia="zh-CN"/>
              </w:rPr>
              <w:t>约束</w:t>
            </w:r>
          </w:p>
        </w:tc>
        <w:tc>
          <w:tcPr>
            <w:tcW w:w="5548" w:type="dxa"/>
            <w:shd w:val="clear" w:color="auto" w:fill="C7DAF1" w:themeFill="text2" w:themeFillTint="32"/>
          </w:tcPr>
          <w:p>
            <w:pPr>
              <w:jc w:val="center"/>
              <w:rPr>
                <w:rFonts w:hint="default"/>
                <w:b/>
                <w:bCs/>
                <w:vertAlign w:val="baseline"/>
                <w:lang w:val="en-US" w:eastAsia="zh-CN"/>
              </w:rPr>
            </w:pPr>
            <w:r>
              <w:rPr>
                <w:rFonts w:hint="eastAsia"/>
                <w:b/>
                <w:bCs/>
                <w:vertAlign w:val="baseline"/>
                <w:lang w:val="en-US" w:eastAsia="zh-CN"/>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9962" w:type="dxa"/>
            <w:gridSpan w:val="4"/>
            <w:shd w:val="clear" w:color="auto" w:fill="FFFF00"/>
          </w:tcPr>
          <w:p>
            <w:pPr>
              <w:ind w:firstLine="442" w:firstLineChars="200"/>
              <w:rPr>
                <w:rFonts w:hint="default"/>
                <w:vertAlign w:val="baseline"/>
                <w:lang w:val="en-US" w:eastAsia="zh-CN"/>
              </w:rPr>
            </w:pPr>
            <w:r>
              <w:rPr>
                <w:rFonts w:hint="eastAsia"/>
                <w:b/>
                <w:bCs/>
                <w:shd w:val="clear" w:fill="FFFF00"/>
                <w:vertAlign w:val="baseline"/>
                <w:lang w:val="en-US" w:eastAsia="zh-CN"/>
              </w:rPr>
              <w:t>原始协议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7" w:type="dxa"/>
          </w:tcPr>
          <w:p>
            <w:pPr>
              <w:rPr>
                <w:rFonts w:hint="default"/>
                <w:vertAlign w:val="baseline"/>
                <w:lang w:val="en-US" w:eastAsia="zh-CN"/>
              </w:rPr>
            </w:pPr>
            <w:r>
              <w:rPr>
                <w:rFonts w:hint="eastAsia"/>
                <w:vertAlign w:val="baseline"/>
                <w:lang w:val="en-US" w:eastAsia="zh-CN"/>
              </w:rPr>
              <w:t>设备类型</w:t>
            </w:r>
          </w:p>
        </w:tc>
        <w:tc>
          <w:tcPr>
            <w:tcW w:w="1373" w:type="dxa"/>
          </w:tcPr>
          <w:p>
            <w:pPr>
              <w:rPr>
                <w:rFonts w:hint="default"/>
                <w:vertAlign w:val="baseline"/>
                <w:lang w:val="en-US" w:eastAsia="zh-CN"/>
              </w:rPr>
            </w:pPr>
            <w:r>
              <w:rPr>
                <w:rFonts w:hint="eastAsia"/>
                <w:vertAlign w:val="baseline"/>
                <w:lang w:val="en-US" w:eastAsia="zh-CN"/>
              </w:rPr>
              <w:t>文本</w:t>
            </w:r>
          </w:p>
        </w:tc>
        <w:tc>
          <w:tcPr>
            <w:tcW w:w="1164" w:type="dxa"/>
          </w:tcPr>
          <w:p>
            <w:pPr>
              <w:rPr>
                <w:rFonts w:hint="default"/>
                <w:vertAlign w:val="baseline"/>
                <w:lang w:val="en-US" w:eastAsia="zh-CN"/>
              </w:rPr>
            </w:pPr>
            <w:r>
              <w:rPr>
                <w:rFonts w:hint="eastAsia"/>
                <w:vertAlign w:val="baseline"/>
                <w:lang w:val="en-US" w:eastAsia="zh-CN"/>
              </w:rPr>
              <w:t>必填</w:t>
            </w:r>
          </w:p>
        </w:tc>
        <w:tc>
          <w:tcPr>
            <w:tcW w:w="5548" w:type="dxa"/>
          </w:tcPr>
          <w:p>
            <w:pPr>
              <w:rPr>
                <w:rFonts w:hint="default"/>
                <w:vertAlign w:val="baseline"/>
                <w:lang w:val="en-US" w:eastAsia="zh-CN"/>
              </w:rPr>
            </w:pPr>
            <w:r>
              <w:rPr>
                <w:rFonts w:hint="eastAsia"/>
                <w:vertAlign w:val="baseline"/>
                <w:lang w:val="en-US" w:eastAsia="zh-CN"/>
              </w:rPr>
              <w:t>下拉选择，支持模糊查询。下拉可选值为广西标准字典表的全量设备类型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7" w:type="dxa"/>
          </w:tcPr>
          <w:p>
            <w:pPr>
              <w:rPr>
                <w:rFonts w:hint="default"/>
                <w:vertAlign w:val="baseline"/>
                <w:lang w:val="en-US" w:eastAsia="zh-CN"/>
              </w:rPr>
            </w:pPr>
            <w:r>
              <w:rPr>
                <w:rFonts w:hint="eastAsia"/>
                <w:vertAlign w:val="baseline"/>
                <w:lang w:val="en-US" w:eastAsia="zh-CN"/>
              </w:rPr>
              <w:t>设备型号</w:t>
            </w:r>
          </w:p>
        </w:tc>
        <w:tc>
          <w:tcPr>
            <w:tcW w:w="1373" w:type="dxa"/>
          </w:tcPr>
          <w:p>
            <w:pPr>
              <w:rPr>
                <w:rFonts w:hint="default"/>
                <w:vertAlign w:val="baseline"/>
                <w:lang w:val="en-US" w:eastAsia="zh-CN"/>
              </w:rPr>
            </w:pPr>
            <w:r>
              <w:rPr>
                <w:rFonts w:hint="eastAsia"/>
                <w:vertAlign w:val="baseline"/>
                <w:lang w:val="en-US" w:eastAsia="zh-CN"/>
              </w:rPr>
              <w:t>文本</w:t>
            </w:r>
          </w:p>
        </w:tc>
        <w:tc>
          <w:tcPr>
            <w:tcW w:w="1164" w:type="dxa"/>
          </w:tcPr>
          <w:p>
            <w:pPr>
              <w:rPr>
                <w:rFonts w:hint="default"/>
                <w:vertAlign w:val="baseline"/>
                <w:lang w:val="en-US" w:eastAsia="zh-CN"/>
              </w:rPr>
            </w:pPr>
            <w:r>
              <w:rPr>
                <w:rFonts w:hint="eastAsia"/>
                <w:vertAlign w:val="baseline"/>
                <w:lang w:val="en-US" w:eastAsia="zh-CN"/>
              </w:rPr>
              <w:t>必填</w:t>
            </w:r>
          </w:p>
        </w:tc>
        <w:tc>
          <w:tcPr>
            <w:tcW w:w="5548" w:type="dxa"/>
          </w:tcPr>
          <w:p>
            <w:pPr>
              <w:rPr>
                <w:rFonts w:hint="default"/>
                <w:vertAlign w:val="baseline"/>
                <w:lang w:val="en-US" w:eastAsia="zh-CN"/>
              </w:rPr>
            </w:pPr>
            <w:r>
              <w:rPr>
                <w:rFonts w:hint="eastAsia"/>
                <w:vertAlign w:val="baseline"/>
                <w:lang w:val="en-US" w:eastAsia="zh-CN"/>
              </w:rPr>
              <w:t>手动输入，不超过20个字符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7" w:type="dxa"/>
          </w:tcPr>
          <w:p>
            <w:pPr>
              <w:rPr>
                <w:rFonts w:hint="default"/>
                <w:vertAlign w:val="baseline"/>
                <w:lang w:val="en-US" w:eastAsia="zh-CN"/>
              </w:rPr>
            </w:pPr>
            <w:r>
              <w:rPr>
                <w:rFonts w:hint="eastAsia"/>
                <w:vertAlign w:val="baseline"/>
                <w:lang w:val="en-US" w:eastAsia="zh-CN"/>
              </w:rPr>
              <w:t>设备厂家</w:t>
            </w:r>
          </w:p>
        </w:tc>
        <w:tc>
          <w:tcPr>
            <w:tcW w:w="1373" w:type="dxa"/>
            <w:vAlign w:val="top"/>
          </w:tcPr>
          <w:p>
            <w:pPr>
              <w:ind w:firstLine="0" w:firstLineChars="0"/>
              <w:rPr>
                <w:rFonts w:hint="default"/>
                <w:vertAlign w:val="baseline"/>
                <w:lang w:val="en-US" w:eastAsia="zh-CN"/>
              </w:rPr>
            </w:pPr>
            <w:r>
              <w:rPr>
                <w:rFonts w:hint="eastAsia"/>
                <w:vertAlign w:val="baseline"/>
                <w:lang w:val="en-US" w:eastAsia="zh-CN"/>
              </w:rPr>
              <w:t>文本</w:t>
            </w:r>
          </w:p>
        </w:tc>
        <w:tc>
          <w:tcPr>
            <w:tcW w:w="1164" w:type="dxa"/>
            <w:vAlign w:val="top"/>
          </w:tcPr>
          <w:p>
            <w:pPr>
              <w:ind w:firstLine="0" w:firstLineChars="0"/>
              <w:rPr>
                <w:rFonts w:hint="default"/>
                <w:vertAlign w:val="baseline"/>
                <w:lang w:val="en-US" w:eastAsia="zh-CN"/>
              </w:rPr>
            </w:pPr>
            <w:r>
              <w:rPr>
                <w:rFonts w:hint="eastAsia"/>
                <w:vertAlign w:val="baseline"/>
                <w:lang w:val="en-US" w:eastAsia="zh-CN"/>
              </w:rPr>
              <w:t>必填</w:t>
            </w:r>
          </w:p>
        </w:tc>
        <w:tc>
          <w:tcPr>
            <w:tcW w:w="5548" w:type="dxa"/>
          </w:tcPr>
          <w:p>
            <w:pPr>
              <w:rPr>
                <w:rFonts w:hint="default"/>
                <w:vertAlign w:val="baseline"/>
                <w:lang w:val="en-US" w:eastAsia="zh-CN"/>
              </w:rPr>
            </w:pPr>
            <w:r>
              <w:rPr>
                <w:rFonts w:hint="eastAsia"/>
                <w:vertAlign w:val="baseline"/>
                <w:lang w:val="en-US" w:eastAsia="zh-CN"/>
              </w:rPr>
              <w:t>手动输入，不超过20个字符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7" w:type="dxa"/>
          </w:tcPr>
          <w:p>
            <w:pPr>
              <w:rPr>
                <w:rFonts w:hint="default"/>
                <w:vertAlign w:val="baseline"/>
                <w:lang w:val="en-US" w:eastAsia="zh-CN"/>
              </w:rPr>
            </w:pPr>
            <w:r>
              <w:rPr>
                <w:rFonts w:hint="eastAsia"/>
                <w:vertAlign w:val="baseline"/>
                <w:lang w:val="en-US" w:eastAsia="zh-CN"/>
              </w:rPr>
              <w:t>是否移动企标</w:t>
            </w:r>
          </w:p>
        </w:tc>
        <w:tc>
          <w:tcPr>
            <w:tcW w:w="1373" w:type="dxa"/>
          </w:tcPr>
          <w:p>
            <w:pPr>
              <w:rPr>
                <w:rFonts w:hint="default"/>
                <w:vertAlign w:val="baseline"/>
                <w:lang w:val="en-US" w:eastAsia="zh-CN"/>
              </w:rPr>
            </w:pPr>
            <w:r>
              <w:rPr>
                <w:rFonts w:hint="eastAsia"/>
                <w:vertAlign w:val="baseline"/>
                <w:lang w:val="en-US" w:eastAsia="zh-CN"/>
              </w:rPr>
              <w:t>文本</w:t>
            </w:r>
          </w:p>
        </w:tc>
        <w:tc>
          <w:tcPr>
            <w:tcW w:w="1164" w:type="dxa"/>
          </w:tcPr>
          <w:p>
            <w:pPr>
              <w:rPr>
                <w:rFonts w:hint="default"/>
                <w:vertAlign w:val="baseline"/>
                <w:lang w:val="en-US" w:eastAsia="zh-CN"/>
              </w:rPr>
            </w:pPr>
            <w:r>
              <w:rPr>
                <w:rFonts w:hint="eastAsia"/>
                <w:vertAlign w:val="baseline"/>
                <w:lang w:val="en-US" w:eastAsia="zh-CN"/>
              </w:rPr>
              <w:t>必填</w:t>
            </w:r>
          </w:p>
        </w:tc>
        <w:tc>
          <w:tcPr>
            <w:tcW w:w="5548" w:type="dxa"/>
          </w:tcPr>
          <w:p>
            <w:pPr>
              <w:rPr>
                <w:rFonts w:hint="default"/>
                <w:vertAlign w:val="baseline"/>
                <w:lang w:val="en-US" w:eastAsia="zh-CN"/>
              </w:rPr>
            </w:pPr>
            <w:r>
              <w:rPr>
                <w:rFonts w:hint="eastAsia"/>
                <w:vertAlign w:val="baseline"/>
                <w:lang w:val="en-US" w:eastAsia="zh-CN"/>
              </w:rPr>
              <w:t>下拉选择，是/否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7" w:type="dxa"/>
          </w:tcPr>
          <w:p>
            <w:pPr>
              <w:rPr>
                <w:rFonts w:hint="default"/>
                <w:vertAlign w:val="baseline"/>
                <w:lang w:val="en-US" w:eastAsia="zh-CN"/>
              </w:rPr>
            </w:pPr>
            <w:r>
              <w:rPr>
                <w:rFonts w:hint="eastAsia"/>
                <w:vertAlign w:val="baseline"/>
                <w:lang w:val="en-US" w:eastAsia="zh-CN"/>
              </w:rPr>
              <w:t>原始协议文件</w:t>
            </w:r>
          </w:p>
        </w:tc>
        <w:tc>
          <w:tcPr>
            <w:tcW w:w="1373" w:type="dxa"/>
          </w:tcPr>
          <w:p>
            <w:pPr>
              <w:rPr>
                <w:rFonts w:hint="default"/>
                <w:vertAlign w:val="baseline"/>
                <w:lang w:val="en-US" w:eastAsia="zh-CN"/>
              </w:rPr>
            </w:pPr>
            <w:r>
              <w:rPr>
                <w:rFonts w:hint="eastAsia"/>
                <w:vertAlign w:val="baseline"/>
                <w:lang w:val="en-US" w:eastAsia="zh-CN"/>
              </w:rPr>
              <w:t>文件</w:t>
            </w:r>
          </w:p>
        </w:tc>
        <w:tc>
          <w:tcPr>
            <w:tcW w:w="1164" w:type="dxa"/>
          </w:tcPr>
          <w:p>
            <w:pPr>
              <w:rPr>
                <w:rFonts w:hint="default"/>
                <w:vertAlign w:val="baseline"/>
                <w:lang w:val="en-US" w:eastAsia="zh-CN"/>
              </w:rPr>
            </w:pPr>
            <w:r>
              <w:rPr>
                <w:rFonts w:hint="eastAsia"/>
                <w:vertAlign w:val="baseline"/>
                <w:lang w:val="en-US" w:eastAsia="zh-CN"/>
              </w:rPr>
              <w:t>必填</w:t>
            </w:r>
          </w:p>
        </w:tc>
        <w:tc>
          <w:tcPr>
            <w:tcW w:w="5548" w:type="dxa"/>
          </w:tcPr>
          <w:p>
            <w:pPr>
              <w:rPr>
                <w:rFonts w:hint="default"/>
                <w:vertAlign w:val="baseline"/>
                <w:lang w:val="en-US" w:eastAsia="zh-CN"/>
              </w:rPr>
            </w:pPr>
            <w:r>
              <w:rPr>
                <w:rFonts w:hint="eastAsia"/>
                <w:vertAlign w:val="baseline"/>
                <w:lang w:val="en-US" w:eastAsia="zh-CN"/>
              </w:rPr>
              <w:t>上传文件，最大不超过20M，只允许上传一个文件，允许上传压缩包。已上传文件支持下载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7" w:type="dxa"/>
          </w:tcPr>
          <w:p>
            <w:pPr>
              <w:rPr>
                <w:rFonts w:hint="default"/>
                <w:vertAlign w:val="baseline"/>
                <w:lang w:val="en-US" w:eastAsia="zh-CN"/>
              </w:rPr>
            </w:pPr>
            <w:r>
              <w:rPr>
                <w:rFonts w:hint="eastAsia"/>
                <w:vertAlign w:val="baseline"/>
                <w:lang w:val="en-US" w:eastAsia="zh-CN"/>
              </w:rPr>
              <w:t>协议文本版本号</w:t>
            </w:r>
          </w:p>
        </w:tc>
        <w:tc>
          <w:tcPr>
            <w:tcW w:w="1373" w:type="dxa"/>
          </w:tcPr>
          <w:p>
            <w:pPr>
              <w:rPr>
                <w:rFonts w:hint="default"/>
                <w:vertAlign w:val="baseline"/>
                <w:lang w:val="en-US" w:eastAsia="zh-CN"/>
              </w:rPr>
            </w:pPr>
            <w:r>
              <w:rPr>
                <w:rFonts w:hint="eastAsia"/>
                <w:vertAlign w:val="baseline"/>
                <w:lang w:val="en-US" w:eastAsia="zh-CN"/>
              </w:rPr>
              <w:t>文本</w:t>
            </w:r>
          </w:p>
        </w:tc>
        <w:tc>
          <w:tcPr>
            <w:tcW w:w="1164" w:type="dxa"/>
          </w:tcPr>
          <w:p>
            <w:pPr>
              <w:rPr>
                <w:rFonts w:hint="default"/>
                <w:vertAlign w:val="baseline"/>
                <w:lang w:val="en-US" w:eastAsia="zh-CN"/>
              </w:rPr>
            </w:pPr>
            <w:r>
              <w:rPr>
                <w:rFonts w:hint="eastAsia"/>
                <w:vertAlign w:val="baseline"/>
                <w:lang w:val="en-US" w:eastAsia="zh-CN"/>
              </w:rPr>
              <w:t>必填</w:t>
            </w:r>
          </w:p>
        </w:tc>
        <w:tc>
          <w:tcPr>
            <w:tcW w:w="5548" w:type="dxa"/>
          </w:tcPr>
          <w:p>
            <w:pPr>
              <w:rPr>
                <w:rFonts w:hint="default"/>
                <w:vertAlign w:val="baseline"/>
                <w:lang w:val="en-US" w:eastAsia="zh-CN"/>
              </w:rPr>
            </w:pPr>
            <w:r>
              <w:rPr>
                <w:rFonts w:hint="eastAsia"/>
                <w:vertAlign w:val="baseline"/>
                <w:lang w:val="en-US" w:eastAsia="zh-CN"/>
              </w:rPr>
              <w:t>手动输入，不超过20个字符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62" w:type="dxa"/>
            <w:gridSpan w:val="4"/>
            <w:shd w:val="clear" w:color="auto" w:fill="FFFF00"/>
          </w:tcPr>
          <w:p>
            <w:pPr>
              <w:ind w:firstLine="442" w:firstLineChars="200"/>
              <w:rPr>
                <w:rFonts w:hint="eastAsia"/>
                <w:vertAlign w:val="baseline"/>
                <w:lang w:val="en-US" w:eastAsia="zh-CN"/>
              </w:rPr>
            </w:pPr>
            <w:r>
              <w:rPr>
                <w:rFonts w:hint="eastAsia"/>
                <w:b/>
                <w:bCs/>
                <w:shd w:val="clear" w:fill="FFFF00"/>
                <w:vertAlign w:val="baseline"/>
                <w:lang w:val="en-US" w:eastAsia="zh-CN"/>
              </w:rPr>
              <w:t>解析协议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7" w:type="dxa"/>
          </w:tcPr>
          <w:p>
            <w:pPr>
              <w:rPr>
                <w:rFonts w:hint="default"/>
                <w:vertAlign w:val="baseline"/>
                <w:lang w:val="en-US" w:eastAsia="zh-CN"/>
              </w:rPr>
            </w:pPr>
            <w:r>
              <w:rPr>
                <w:rFonts w:hint="eastAsia"/>
                <w:vertAlign w:val="baseline"/>
                <w:lang w:val="en-US" w:eastAsia="zh-CN"/>
              </w:rPr>
              <w:t>FSU软件厂家</w:t>
            </w:r>
          </w:p>
        </w:tc>
        <w:tc>
          <w:tcPr>
            <w:tcW w:w="1373" w:type="dxa"/>
          </w:tcPr>
          <w:p>
            <w:pPr>
              <w:rPr>
                <w:rFonts w:hint="default"/>
                <w:vertAlign w:val="baseline"/>
                <w:lang w:val="en-US" w:eastAsia="zh-CN"/>
              </w:rPr>
            </w:pPr>
            <w:r>
              <w:rPr>
                <w:rFonts w:hint="eastAsia"/>
                <w:vertAlign w:val="baseline"/>
                <w:lang w:val="en-US" w:eastAsia="zh-CN"/>
              </w:rPr>
              <w:t>文本</w:t>
            </w:r>
          </w:p>
        </w:tc>
        <w:tc>
          <w:tcPr>
            <w:tcW w:w="1164" w:type="dxa"/>
          </w:tcPr>
          <w:p>
            <w:pPr>
              <w:rPr>
                <w:rFonts w:hint="default"/>
                <w:vertAlign w:val="baseline"/>
                <w:lang w:val="en-US" w:eastAsia="zh-CN"/>
              </w:rPr>
            </w:pPr>
            <w:r>
              <w:rPr>
                <w:rFonts w:hint="eastAsia"/>
                <w:vertAlign w:val="baseline"/>
                <w:lang w:val="en-US" w:eastAsia="zh-CN"/>
              </w:rPr>
              <w:t>必填</w:t>
            </w:r>
          </w:p>
        </w:tc>
        <w:tc>
          <w:tcPr>
            <w:tcW w:w="5548" w:type="dxa"/>
          </w:tcPr>
          <w:p>
            <w:pPr>
              <w:rPr>
                <w:rFonts w:hint="default"/>
                <w:vertAlign w:val="baseline"/>
                <w:lang w:val="en-US" w:eastAsia="zh-CN"/>
              </w:rPr>
            </w:pPr>
            <w:r>
              <w:rPr>
                <w:rFonts w:hint="eastAsia"/>
                <w:vertAlign w:val="baseline"/>
                <w:lang w:val="en-US" w:eastAsia="zh-CN"/>
              </w:rPr>
              <w:t>手动输入，不超过20个字符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7" w:type="dxa"/>
          </w:tcPr>
          <w:p>
            <w:pPr>
              <w:rPr>
                <w:rFonts w:hint="default"/>
                <w:vertAlign w:val="baseline"/>
                <w:lang w:val="en-US" w:eastAsia="zh-CN"/>
              </w:rPr>
            </w:pPr>
            <w:r>
              <w:rPr>
                <w:rFonts w:hint="eastAsia"/>
                <w:vertAlign w:val="baseline"/>
                <w:lang w:val="en-US" w:eastAsia="zh-CN"/>
              </w:rPr>
              <w:t>解析协议文件</w:t>
            </w:r>
          </w:p>
        </w:tc>
        <w:tc>
          <w:tcPr>
            <w:tcW w:w="1373" w:type="dxa"/>
            <w:vAlign w:val="top"/>
          </w:tcPr>
          <w:p>
            <w:pPr>
              <w:ind w:firstLine="0" w:firstLineChars="0"/>
              <w:rPr>
                <w:rFonts w:hint="eastAsia"/>
                <w:vertAlign w:val="baseline"/>
                <w:lang w:val="en-US" w:eastAsia="zh-CN"/>
              </w:rPr>
            </w:pPr>
            <w:r>
              <w:rPr>
                <w:rFonts w:hint="eastAsia"/>
                <w:vertAlign w:val="baseline"/>
                <w:lang w:val="en-US" w:eastAsia="zh-CN"/>
              </w:rPr>
              <w:t>文件</w:t>
            </w:r>
          </w:p>
        </w:tc>
        <w:tc>
          <w:tcPr>
            <w:tcW w:w="1164" w:type="dxa"/>
            <w:vAlign w:val="top"/>
          </w:tcPr>
          <w:p>
            <w:pPr>
              <w:ind w:firstLine="0" w:firstLineChars="0"/>
              <w:rPr>
                <w:rFonts w:hint="eastAsia"/>
                <w:vertAlign w:val="baseline"/>
                <w:lang w:val="en-US" w:eastAsia="zh-CN"/>
              </w:rPr>
            </w:pPr>
            <w:r>
              <w:rPr>
                <w:rFonts w:hint="eastAsia"/>
                <w:vertAlign w:val="baseline"/>
                <w:lang w:val="en-US" w:eastAsia="zh-CN"/>
              </w:rPr>
              <w:t>必填</w:t>
            </w:r>
          </w:p>
        </w:tc>
        <w:tc>
          <w:tcPr>
            <w:tcW w:w="5548" w:type="dxa"/>
            <w:vAlign w:val="top"/>
          </w:tcPr>
          <w:p>
            <w:pPr>
              <w:ind w:firstLine="0" w:firstLineChars="0"/>
              <w:rPr>
                <w:rFonts w:hint="eastAsia"/>
                <w:vertAlign w:val="baseline"/>
                <w:lang w:val="en-US" w:eastAsia="zh-CN"/>
              </w:rPr>
            </w:pPr>
            <w:r>
              <w:rPr>
                <w:rFonts w:hint="eastAsia"/>
                <w:vertAlign w:val="baseline"/>
                <w:lang w:val="en-US" w:eastAsia="zh-CN"/>
              </w:rPr>
              <w:t>上传文件，最大不超过20M，只允许上传一个文件，允许上传压缩包。已上传文件支持下载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62" w:type="dxa"/>
            <w:gridSpan w:val="4"/>
            <w:shd w:val="clear" w:color="auto" w:fill="FFFF00"/>
          </w:tcPr>
          <w:p>
            <w:pPr>
              <w:ind w:firstLine="442" w:firstLineChars="200"/>
              <w:rPr>
                <w:rFonts w:hint="default"/>
                <w:vertAlign w:val="baseline"/>
                <w:lang w:val="en-US" w:eastAsia="zh-CN"/>
              </w:rPr>
            </w:pPr>
            <w:r>
              <w:rPr>
                <w:rFonts w:hint="eastAsia"/>
                <w:b/>
                <w:bCs/>
                <w:vertAlign w:val="baseline"/>
                <w:lang w:val="en-US" w:eastAsia="zh-CN"/>
              </w:rPr>
              <w:t>标准化比对表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7" w:type="dxa"/>
          </w:tcPr>
          <w:p>
            <w:pPr>
              <w:rPr>
                <w:rFonts w:hint="default"/>
                <w:vertAlign w:val="baseline"/>
                <w:lang w:val="en-US" w:eastAsia="zh-CN"/>
              </w:rPr>
            </w:pPr>
            <w:r>
              <w:rPr>
                <w:rFonts w:hint="eastAsia"/>
                <w:vertAlign w:val="baseline"/>
                <w:lang w:val="en-US" w:eastAsia="zh-CN"/>
              </w:rPr>
              <w:t>标准化比对表</w:t>
            </w:r>
          </w:p>
        </w:tc>
        <w:tc>
          <w:tcPr>
            <w:tcW w:w="1373" w:type="dxa"/>
          </w:tcPr>
          <w:p>
            <w:pPr>
              <w:rPr>
                <w:rFonts w:hint="default"/>
                <w:vertAlign w:val="baseline"/>
                <w:lang w:val="en-US" w:eastAsia="zh-CN"/>
              </w:rPr>
            </w:pPr>
            <w:r>
              <w:rPr>
                <w:rFonts w:hint="eastAsia"/>
                <w:vertAlign w:val="baseline"/>
                <w:lang w:val="en-US" w:eastAsia="zh-CN"/>
              </w:rPr>
              <w:t>文件</w:t>
            </w:r>
          </w:p>
        </w:tc>
        <w:tc>
          <w:tcPr>
            <w:tcW w:w="1164" w:type="dxa"/>
          </w:tcPr>
          <w:p>
            <w:pPr>
              <w:rPr>
                <w:rFonts w:hint="default"/>
                <w:vertAlign w:val="baseline"/>
                <w:lang w:val="en-US" w:eastAsia="zh-CN"/>
              </w:rPr>
            </w:pPr>
            <w:r>
              <w:rPr>
                <w:rFonts w:hint="eastAsia"/>
                <w:vertAlign w:val="baseline"/>
                <w:lang w:val="en-US" w:eastAsia="zh-CN"/>
              </w:rPr>
              <w:t>必填</w:t>
            </w:r>
          </w:p>
        </w:tc>
        <w:tc>
          <w:tcPr>
            <w:tcW w:w="5548" w:type="dxa"/>
          </w:tcPr>
          <w:p>
            <w:pPr>
              <w:rPr>
                <w:rFonts w:hint="default"/>
                <w:vertAlign w:val="baseline"/>
                <w:lang w:val="en-US" w:eastAsia="zh-CN"/>
              </w:rPr>
            </w:pPr>
            <w:r>
              <w:rPr>
                <w:rFonts w:hint="eastAsia"/>
                <w:vertAlign w:val="baseline"/>
                <w:lang w:val="en-US" w:eastAsia="zh-CN"/>
              </w:rPr>
              <w:t>按模板上传文件，支持模板下载文件的大小不超过5M，文件格式限定为excel（.xls或.xlsx)。上传文件前若设备类型字段未填写，提示“请填写设备类型后上传文件”。已上传文件支持下载。</w:t>
            </w:r>
          </w:p>
          <w:p>
            <w:pPr>
              <w:rPr>
                <w:rFonts w:hint="default"/>
                <w:vertAlign w:val="baseline"/>
                <w:lang w:val="en-US" w:eastAsia="zh-CN"/>
              </w:rPr>
            </w:pPr>
            <w:ins w:id="349" w:author="zhoujiansheng" w:date="2025-09-02T11:32:37Z"/>
            <w:ins w:id="350" w:author="zhoujiansheng" w:date="2025-09-02T11:32:37Z"/>
            <w:ins w:id="351" w:author="zhoujiansheng" w:date="2025-09-02T11:32:37Z"/>
            <w:ins w:id="352" w:author="zhoujiansheng" w:date="2025-09-02T11:32:37Z">
              <w:r>
                <w:rPr>
                  <w:rFonts w:hint="default"/>
                  <w:vertAlign w:val="baseline"/>
                  <w:lang w:val="en-US" w:eastAsia="zh-CN"/>
                </w:rPr>
                <w:object>
                  <v:shape id="_x0000_i1028" o:spt="75" type="#_x0000_t75" style="height:65.4pt;width:72.6pt;" o:ole="t" filled="f" o:preferrelative="t" stroked="f" coordsize="21600,21600">
                    <v:path/>
                    <v:fill on="f" focussize="0,0"/>
                    <v:stroke on="f"/>
                    <v:imagedata r:id="rId20" o:title=""/>
                    <o:lock v:ext="edit" aspectratio="t"/>
                    <w10:wrap type="none"/>
                    <w10:anchorlock/>
                  </v:shape>
                  <o:OLEObject Type="Embed" ProgID="Excel.Sheet.12" ShapeID="_x0000_i1028" DrawAspect="Icon" ObjectID="_1468075728" r:id="rId19">
                    <o:LockedField>false</o:LockedField>
                  </o:OLEObject>
                </w:object>
              </w:r>
            </w:ins>
            <w:ins w:id="354" w:author="zhoujiansheng" w:date="2025-09-02T11:32:37Z"/>
          </w:p>
          <w:p>
            <w:pPr>
              <w:rPr>
                <w:rFonts w:hint="eastAsia"/>
                <w:vertAlign w:val="baseline"/>
                <w:lang w:val="en-US" w:eastAsia="zh-CN"/>
              </w:rPr>
            </w:pPr>
            <w:r>
              <w:rPr>
                <w:rFonts w:hint="eastAsia"/>
                <w:vertAlign w:val="baseline"/>
                <w:lang w:val="en-US" w:eastAsia="zh-CN"/>
              </w:rPr>
              <w:t>比对表上传时需要进行如下信息校验：</w:t>
            </w:r>
          </w:p>
          <w:p>
            <w:pPr>
              <w:numPr>
                <w:ilvl w:val="0"/>
                <w:numId w:val="25"/>
              </w:numPr>
              <w:rPr>
                <w:rFonts w:hint="eastAsia"/>
                <w:vertAlign w:val="baseline"/>
                <w:lang w:val="en-US" w:eastAsia="zh-CN"/>
              </w:rPr>
            </w:pPr>
            <w:r>
              <w:rPr>
                <w:rFonts w:hint="eastAsia"/>
                <w:vertAlign w:val="baseline"/>
                <w:lang w:val="en-US" w:eastAsia="zh-CN"/>
              </w:rPr>
              <w:t>校验上传文件表头字段是否与标准模板一致，若不一致，提示“</w:t>
            </w:r>
            <w:r>
              <w:rPr>
                <w:rFonts w:hint="eastAsia"/>
                <w:highlight w:val="green"/>
                <w:vertAlign w:val="baseline"/>
                <w:lang w:val="en-US" w:eastAsia="zh-CN"/>
              </w:rPr>
              <w:t>请参考标准模板上传文件</w:t>
            </w:r>
            <w:r>
              <w:rPr>
                <w:rFonts w:hint="eastAsia"/>
                <w:vertAlign w:val="baseline"/>
                <w:lang w:val="en-US" w:eastAsia="zh-CN"/>
              </w:rPr>
              <w:t>”</w:t>
            </w:r>
          </w:p>
          <w:p>
            <w:pPr>
              <w:numPr>
                <w:ilvl w:val="0"/>
                <w:numId w:val="25"/>
              </w:numPr>
              <w:rPr>
                <w:rFonts w:hint="default"/>
                <w:vertAlign w:val="baseline"/>
                <w:lang w:val="en-US" w:eastAsia="zh-CN"/>
              </w:rPr>
            </w:pPr>
            <w:r>
              <w:rPr>
                <w:rFonts w:hint="eastAsia"/>
                <w:vertAlign w:val="baseline"/>
                <w:lang w:val="en-US" w:eastAsia="zh-CN"/>
              </w:rPr>
              <w:t>校验G列“告警/信号标准名称”，有值的单元格，校验单元格内容在对应设备类型的标准字典表中的“告警标准名/信号标准名”是否存在，若不存在，不允许上传，提示“</w:t>
            </w:r>
            <w:r>
              <w:rPr>
                <w:rFonts w:hint="eastAsia"/>
                <w:highlight w:val="green"/>
                <w:vertAlign w:val="baseline"/>
                <w:lang w:val="en-US" w:eastAsia="zh-CN"/>
              </w:rPr>
              <w:t>第几行的告警/信号标准名在系统中不存在</w:t>
            </w:r>
            <w:r>
              <w:rPr>
                <w:rFonts w:hint="eastAsia"/>
                <w:vertAlign w:val="baseline"/>
                <w:lang w:val="en-US" w:eastAsia="zh-CN"/>
              </w:rPr>
              <w:t>”。该列单元格允许为空。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7" w:type="dxa"/>
          </w:tcPr>
          <w:p>
            <w:pPr>
              <w:rPr>
                <w:rFonts w:hint="default"/>
                <w:vertAlign w:val="baseline"/>
                <w:lang w:val="en-US" w:eastAsia="zh-CN"/>
              </w:rPr>
            </w:pPr>
            <w:r>
              <w:rPr>
                <w:rFonts w:hint="eastAsia"/>
                <w:vertAlign w:val="baseline"/>
                <w:lang w:val="en-US" w:eastAsia="zh-CN"/>
              </w:rPr>
              <w:t>备注</w:t>
            </w:r>
          </w:p>
        </w:tc>
        <w:tc>
          <w:tcPr>
            <w:tcW w:w="1373" w:type="dxa"/>
          </w:tcPr>
          <w:p>
            <w:pPr>
              <w:rPr>
                <w:rFonts w:hint="default"/>
                <w:vertAlign w:val="baseline"/>
                <w:lang w:val="en-US" w:eastAsia="zh-CN"/>
              </w:rPr>
            </w:pPr>
            <w:r>
              <w:rPr>
                <w:rFonts w:hint="eastAsia"/>
                <w:vertAlign w:val="baseline"/>
                <w:lang w:val="en-US" w:eastAsia="zh-CN"/>
              </w:rPr>
              <w:t>文本</w:t>
            </w:r>
          </w:p>
        </w:tc>
        <w:tc>
          <w:tcPr>
            <w:tcW w:w="1164" w:type="dxa"/>
          </w:tcPr>
          <w:p>
            <w:pPr>
              <w:rPr>
                <w:rFonts w:hint="default"/>
                <w:vertAlign w:val="baseline"/>
                <w:lang w:val="en-US" w:eastAsia="zh-CN"/>
              </w:rPr>
            </w:pPr>
            <w:r>
              <w:rPr>
                <w:rFonts w:hint="eastAsia"/>
                <w:vertAlign w:val="baseline"/>
                <w:lang w:val="en-US" w:eastAsia="zh-CN"/>
              </w:rPr>
              <w:t>非必填</w:t>
            </w:r>
          </w:p>
        </w:tc>
        <w:tc>
          <w:tcPr>
            <w:tcW w:w="5548" w:type="dxa"/>
          </w:tcPr>
          <w:p>
            <w:pPr>
              <w:numPr>
                <w:ilvl w:val="0"/>
                <w:numId w:val="0"/>
              </w:numPr>
              <w:rPr>
                <w:rFonts w:hint="default"/>
                <w:vertAlign w:val="baseline"/>
                <w:lang w:val="en-US" w:eastAsia="zh-CN"/>
              </w:rPr>
            </w:pPr>
            <w:r>
              <w:rPr>
                <w:rFonts w:hint="eastAsia"/>
                <w:vertAlign w:val="baseline"/>
                <w:lang w:val="en-US" w:eastAsia="zh-CN"/>
              </w:rPr>
              <w:t>手动输入，不超过200个字符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7" w:type="dxa"/>
          </w:tcPr>
          <w:p>
            <w:pPr>
              <w:rPr>
                <w:rFonts w:hint="default"/>
                <w:vertAlign w:val="baseline"/>
                <w:lang w:val="en-US" w:eastAsia="zh-CN"/>
              </w:rPr>
            </w:pPr>
            <w:r>
              <w:rPr>
                <w:rFonts w:hint="eastAsia"/>
                <w:vertAlign w:val="baseline"/>
                <w:lang w:val="en-US" w:eastAsia="zh-CN"/>
              </w:rPr>
              <w:t>工单审批人</w:t>
            </w:r>
          </w:p>
        </w:tc>
        <w:tc>
          <w:tcPr>
            <w:tcW w:w="1373" w:type="dxa"/>
          </w:tcPr>
          <w:p>
            <w:pPr>
              <w:rPr>
                <w:rFonts w:hint="default"/>
                <w:vertAlign w:val="baseline"/>
                <w:lang w:val="en-US" w:eastAsia="zh-CN"/>
              </w:rPr>
            </w:pPr>
            <w:r>
              <w:rPr>
                <w:rFonts w:hint="eastAsia"/>
                <w:vertAlign w:val="baseline"/>
                <w:lang w:val="en-US" w:eastAsia="zh-CN"/>
              </w:rPr>
              <w:t>文本</w:t>
            </w:r>
          </w:p>
        </w:tc>
        <w:tc>
          <w:tcPr>
            <w:tcW w:w="1164" w:type="dxa"/>
          </w:tcPr>
          <w:p>
            <w:pPr>
              <w:rPr>
                <w:rFonts w:hint="default"/>
                <w:vertAlign w:val="baseline"/>
                <w:lang w:val="en-US" w:eastAsia="zh-CN"/>
              </w:rPr>
            </w:pPr>
            <w:r>
              <w:rPr>
                <w:rFonts w:hint="eastAsia"/>
                <w:vertAlign w:val="baseline"/>
                <w:lang w:val="en-US" w:eastAsia="zh-CN"/>
              </w:rPr>
              <w:t>必填</w:t>
            </w:r>
          </w:p>
        </w:tc>
        <w:tc>
          <w:tcPr>
            <w:tcW w:w="5548" w:type="dxa"/>
          </w:tcPr>
          <w:p>
            <w:pPr>
              <w:numPr>
                <w:ilvl w:val="0"/>
                <w:numId w:val="0"/>
              </w:numPr>
              <w:rPr>
                <w:rFonts w:hint="default"/>
                <w:vertAlign w:val="baseline"/>
                <w:lang w:val="en-US" w:eastAsia="zh-CN"/>
              </w:rPr>
            </w:pPr>
            <w:r>
              <w:rPr>
                <w:rFonts w:hint="eastAsia"/>
                <w:vertAlign w:val="baseline"/>
                <w:lang w:val="en-US" w:eastAsia="zh-CN"/>
              </w:rPr>
              <w:t>下拉单选，关联用户列表</w:t>
            </w:r>
            <w:ins w:id="355" w:author="zhoujiansheng" w:date="2024-10-21T10:57:57Z">
              <w:r>
                <w:rPr>
                  <w:rFonts w:hint="eastAsia"/>
                  <w:vertAlign w:val="baseline"/>
                  <w:lang w:val="en-US" w:eastAsia="zh-CN"/>
                </w:rPr>
                <w:t>。</w:t>
              </w:r>
            </w:ins>
            <w:ins w:id="356" w:author="zhoujiansheng" w:date="2024-10-21T10:58:15Z">
              <w:r>
                <w:rPr>
                  <w:rFonts w:hint="eastAsia"/>
                  <w:vertAlign w:val="baseline"/>
                  <w:lang w:val="en-US" w:eastAsia="zh-CN"/>
                </w:rPr>
                <w:t>申请人和</w:t>
              </w:r>
            </w:ins>
            <w:ins w:id="357" w:author="zhoujiansheng" w:date="2024-10-21T10:58:26Z">
              <w:r>
                <w:rPr>
                  <w:rFonts w:hint="eastAsia"/>
                  <w:vertAlign w:val="baseline"/>
                  <w:lang w:val="en-US" w:eastAsia="zh-CN"/>
                </w:rPr>
                <w:t>审批</w:t>
              </w:r>
            </w:ins>
            <w:ins w:id="358" w:author="zhoujiansheng" w:date="2024-10-21T10:58:27Z">
              <w:r>
                <w:rPr>
                  <w:rFonts w:hint="eastAsia"/>
                  <w:vertAlign w:val="baseline"/>
                  <w:lang w:val="en-US" w:eastAsia="zh-CN"/>
                </w:rPr>
                <w:t>人</w:t>
              </w:r>
            </w:ins>
            <w:ins w:id="359" w:author="zhoujiansheng" w:date="2024-10-21T10:58:29Z">
              <w:r>
                <w:rPr>
                  <w:rFonts w:hint="eastAsia"/>
                  <w:vertAlign w:val="baseline"/>
                  <w:lang w:val="en-US" w:eastAsia="zh-CN"/>
                </w:rPr>
                <w:t>不能</w:t>
              </w:r>
            </w:ins>
            <w:ins w:id="360" w:author="zhoujiansheng" w:date="2024-10-21T10:58:30Z">
              <w:r>
                <w:rPr>
                  <w:rFonts w:hint="eastAsia"/>
                  <w:vertAlign w:val="baseline"/>
                  <w:lang w:val="en-US" w:eastAsia="zh-CN"/>
                </w:rPr>
                <w:t>同一个</w:t>
              </w:r>
            </w:ins>
            <w:ins w:id="361" w:author="zhoujiansheng" w:date="2024-10-21T10:58:32Z">
              <w:r>
                <w:rPr>
                  <w:rFonts w:hint="eastAsia"/>
                  <w:vertAlign w:val="baseline"/>
                  <w:lang w:val="en-US" w:eastAsia="zh-CN"/>
                </w:rPr>
                <w:t>。</w:t>
              </w:r>
            </w:ins>
          </w:p>
        </w:tc>
      </w:tr>
    </w:tbl>
    <w:p>
      <w:pPr>
        <w:rPr>
          <w:rFonts w:hint="eastAsia"/>
          <w:lang w:val="en-US" w:eastAsia="zh-CN"/>
        </w:rPr>
      </w:pPr>
    </w:p>
    <w:p>
      <w:pPr>
        <w:rPr>
          <w:rFonts w:hint="eastAsia"/>
          <w:lang w:val="en-US" w:eastAsia="zh-CN"/>
        </w:rPr>
      </w:pPr>
      <w:r>
        <w:rPr>
          <w:rFonts w:hint="eastAsia"/>
          <w:lang w:val="en-US" w:eastAsia="zh-CN"/>
        </w:rPr>
        <w:t>表单填写完成，单击“提交”，自动修改表单中的文件名称，修改规则如下：</w:t>
      </w:r>
    </w:p>
    <w:p>
      <w:pPr>
        <w:numPr>
          <w:ilvl w:val="0"/>
          <w:numId w:val="26"/>
        </w:numPr>
        <w:ind w:left="425" w:leftChars="0" w:hanging="425" w:firstLineChars="0"/>
        <w:rPr>
          <w:rFonts w:hint="eastAsia"/>
          <w:b/>
          <w:bCs/>
          <w:lang w:val="en-US" w:eastAsia="zh-CN"/>
        </w:rPr>
      </w:pPr>
      <w:r>
        <w:rPr>
          <w:rFonts w:hint="eastAsia"/>
          <w:lang w:val="en-US" w:eastAsia="zh-CN"/>
        </w:rPr>
        <w:t>原始协议文件：设备厂家+设备类型+设备型号+“原始协议”+协议文本版本号，如：</w:t>
      </w:r>
      <w:r>
        <w:rPr>
          <w:rFonts w:hint="eastAsia"/>
          <w:b/>
          <w:bCs/>
          <w:u w:val="single"/>
          <w:lang w:val="en-US" w:eastAsia="zh-CN"/>
        </w:rPr>
        <w:t>维谛开关电源NET731原始协议V1.0</w:t>
      </w:r>
    </w:p>
    <w:p>
      <w:pPr>
        <w:numPr>
          <w:ilvl w:val="0"/>
          <w:numId w:val="26"/>
        </w:numPr>
        <w:ind w:left="425" w:leftChars="0" w:hanging="425" w:firstLineChars="0"/>
        <w:rPr>
          <w:rFonts w:hint="default"/>
          <w:b/>
          <w:bCs/>
          <w:lang w:val="en-US" w:eastAsia="zh-CN"/>
        </w:rPr>
      </w:pPr>
      <w:r>
        <w:rPr>
          <w:rFonts w:hint="eastAsia"/>
          <w:b w:val="0"/>
          <w:bCs w:val="0"/>
          <w:lang w:val="en-US" w:eastAsia="zh-CN"/>
        </w:rPr>
        <w:t>解析协议文件：</w:t>
      </w:r>
      <w:r>
        <w:rPr>
          <w:rFonts w:hint="eastAsia"/>
          <w:lang w:val="en-US" w:eastAsia="zh-CN"/>
        </w:rPr>
        <w:t>设备厂家+设备类型+设备型号+“解析协议”+协议文本版本号，如：</w:t>
      </w:r>
      <w:r>
        <w:rPr>
          <w:rFonts w:hint="eastAsia"/>
          <w:b/>
          <w:bCs/>
          <w:u w:val="single"/>
          <w:lang w:val="en-US" w:eastAsia="zh-CN"/>
        </w:rPr>
        <w:t>维谛开关电源NET731解析协议V1.0</w:t>
      </w:r>
    </w:p>
    <w:p>
      <w:pPr>
        <w:numPr>
          <w:ilvl w:val="0"/>
          <w:numId w:val="26"/>
        </w:numPr>
        <w:ind w:left="425" w:leftChars="0" w:hanging="425" w:firstLineChars="0"/>
        <w:rPr>
          <w:rFonts w:hint="default"/>
          <w:lang w:val="en-US" w:eastAsia="zh-CN"/>
        </w:rPr>
      </w:pPr>
      <w:r>
        <w:rPr>
          <w:rFonts w:hint="eastAsia"/>
          <w:lang w:val="en-US" w:eastAsia="zh-CN"/>
        </w:rPr>
        <w:t>标准化比对表：设备厂家+设备类型+设备型号+“标准化比对表”+协议文本版本号，如：</w:t>
      </w:r>
      <w:r>
        <w:rPr>
          <w:rFonts w:hint="eastAsia"/>
          <w:b/>
          <w:bCs/>
          <w:u w:val="single"/>
          <w:lang w:val="en-US" w:eastAsia="zh-CN"/>
        </w:rPr>
        <w:t>维谛开关电源NET731标准化比对表V1.0</w:t>
      </w:r>
    </w:p>
    <w:p>
      <w:pPr>
        <w:rPr>
          <w:rFonts w:hint="default"/>
          <w:lang w:val="en-US" w:eastAsia="zh-CN"/>
        </w:rPr>
      </w:pPr>
      <w:r>
        <w:rPr>
          <w:rFonts w:hint="eastAsia"/>
          <w:lang w:val="en-US" w:eastAsia="zh-CN"/>
        </w:rPr>
        <w:t>表单可以取消和保存草稿，保存草稿不改变表单内容。</w:t>
      </w:r>
      <w:ins w:id="362" w:author="zhoujiansheng" w:date="2024-10-21T10:53:16Z">
        <w:r>
          <w:rPr>
            <w:rFonts w:hint="eastAsia"/>
            <w:lang w:val="en-US" w:eastAsia="zh-CN"/>
          </w:rPr>
          <w:t>空</w:t>
        </w:r>
      </w:ins>
      <w:ins w:id="363" w:author="zhoujiansheng" w:date="2024-10-21T10:53:17Z">
        <w:r>
          <w:rPr>
            <w:rFonts w:hint="eastAsia"/>
            <w:lang w:val="en-US" w:eastAsia="zh-CN"/>
          </w:rPr>
          <w:t>表单</w:t>
        </w:r>
      </w:ins>
      <w:ins w:id="364" w:author="zhoujiansheng" w:date="2024-10-21T10:53:19Z">
        <w:r>
          <w:rPr>
            <w:rFonts w:hint="eastAsia"/>
            <w:lang w:val="en-US" w:eastAsia="zh-CN"/>
          </w:rPr>
          <w:t>不允许</w:t>
        </w:r>
      </w:ins>
      <w:ins w:id="365" w:author="zhoujiansheng" w:date="2024-10-21T10:53:21Z">
        <w:r>
          <w:rPr>
            <w:rFonts w:hint="eastAsia"/>
            <w:lang w:val="en-US" w:eastAsia="zh-CN"/>
          </w:rPr>
          <w:t>保存</w:t>
        </w:r>
      </w:ins>
      <w:ins w:id="366" w:author="zhoujiansheng" w:date="2024-10-21T10:53:23Z">
        <w:r>
          <w:rPr>
            <w:rFonts w:hint="eastAsia"/>
            <w:lang w:val="en-US" w:eastAsia="zh-CN"/>
          </w:rPr>
          <w:t>为</w:t>
        </w:r>
      </w:ins>
      <w:ins w:id="367" w:author="zhoujiansheng" w:date="2024-10-21T10:53:25Z">
        <w:r>
          <w:rPr>
            <w:rFonts w:hint="eastAsia"/>
            <w:lang w:val="en-US" w:eastAsia="zh-CN"/>
          </w:rPr>
          <w:t>草稿。</w:t>
        </w:r>
      </w:ins>
    </w:p>
    <w:p>
      <w:pPr>
        <w:rPr>
          <w:rFonts w:hint="eastAsia"/>
          <w:lang w:val="en-US" w:eastAsia="zh-CN"/>
        </w:rPr>
      </w:pPr>
    </w:p>
    <w:p>
      <w:pPr>
        <w:numPr>
          <w:ilvl w:val="0"/>
          <w:numId w:val="23"/>
        </w:numPr>
        <w:rPr>
          <w:rFonts w:hint="default"/>
          <w:b/>
          <w:bCs/>
          <w:sz w:val="24"/>
          <w:szCs w:val="24"/>
          <w:lang w:val="en-US" w:eastAsia="zh-CN"/>
        </w:rPr>
      </w:pPr>
      <w:r>
        <w:rPr>
          <w:rFonts w:hint="eastAsia"/>
          <w:b/>
          <w:bCs/>
          <w:sz w:val="24"/>
          <w:szCs w:val="24"/>
          <w:lang w:val="en-US" w:eastAsia="zh-CN"/>
        </w:rPr>
        <w:t>协议信息库页面</w:t>
      </w:r>
    </w:p>
    <w:p>
      <w:pPr>
        <w:rPr>
          <w:rFonts w:hint="default"/>
          <w:lang w:val="en-US" w:eastAsia="zh-CN"/>
        </w:rPr>
      </w:pPr>
      <w:r>
        <w:rPr>
          <w:rFonts w:hint="eastAsia"/>
          <w:lang w:val="en-US" w:eastAsia="zh-CN"/>
        </w:rPr>
        <w:t>该功能页用于查询或修改已入库设备协议信息，</w:t>
      </w:r>
    </w:p>
    <w:p>
      <w:pPr>
        <w:rPr>
          <w:rFonts w:hint="eastAsia"/>
          <w:lang w:val="en-US" w:eastAsia="zh-CN"/>
        </w:rPr>
      </w:pPr>
      <w:r>
        <w:rPr>
          <w:rFonts w:hint="eastAsia"/>
          <w:lang w:val="en-US" w:eastAsia="zh-CN"/>
        </w:rPr>
        <w:t>查询条件：</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2"/>
        <w:gridCol w:w="77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2" w:type="dxa"/>
            <w:shd w:val="clear" w:color="auto" w:fill="C7DAF1" w:themeFill="text2" w:themeFillTint="32"/>
          </w:tcPr>
          <w:p>
            <w:pPr>
              <w:jc w:val="center"/>
              <w:rPr>
                <w:rFonts w:hint="default"/>
                <w:b/>
                <w:bCs/>
                <w:vertAlign w:val="baseline"/>
                <w:lang w:val="en-US" w:eastAsia="zh-CN"/>
              </w:rPr>
            </w:pPr>
            <w:r>
              <w:rPr>
                <w:rFonts w:hint="eastAsia"/>
                <w:b/>
                <w:bCs/>
                <w:vertAlign w:val="baseline"/>
                <w:lang w:val="en-US" w:eastAsia="zh-CN"/>
              </w:rPr>
              <w:t>字段</w:t>
            </w:r>
          </w:p>
        </w:tc>
        <w:tc>
          <w:tcPr>
            <w:tcW w:w="7780" w:type="dxa"/>
            <w:shd w:val="clear" w:color="auto" w:fill="C7DAF1" w:themeFill="text2" w:themeFillTint="32"/>
          </w:tcPr>
          <w:p>
            <w:pPr>
              <w:jc w:val="center"/>
              <w:rPr>
                <w:rFonts w:hint="default"/>
                <w:b/>
                <w:bCs/>
                <w:vertAlign w:val="baseline"/>
                <w:lang w:val="en-US" w:eastAsia="zh-CN"/>
              </w:rPr>
            </w:pPr>
            <w:r>
              <w:rPr>
                <w:rFonts w:hint="eastAsia"/>
                <w:b/>
                <w:bCs/>
                <w:vertAlign w:val="baseline"/>
                <w:lang w:val="en-US" w:eastAsia="zh-CN"/>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2" w:type="dxa"/>
          </w:tcPr>
          <w:p>
            <w:pPr>
              <w:rPr>
                <w:rFonts w:hint="default"/>
                <w:vertAlign w:val="baseline"/>
                <w:lang w:val="en-US" w:eastAsia="zh-CN"/>
              </w:rPr>
            </w:pPr>
            <w:r>
              <w:rPr>
                <w:rFonts w:hint="eastAsia"/>
                <w:vertAlign w:val="baseline"/>
                <w:lang w:val="en-US" w:eastAsia="zh-CN"/>
              </w:rPr>
              <w:t>设备类型</w:t>
            </w:r>
          </w:p>
        </w:tc>
        <w:tc>
          <w:tcPr>
            <w:tcW w:w="7780" w:type="dxa"/>
          </w:tcPr>
          <w:p>
            <w:pPr>
              <w:rPr>
                <w:rFonts w:hint="default"/>
                <w:vertAlign w:val="baseline"/>
                <w:lang w:val="en-US" w:eastAsia="zh-CN"/>
              </w:rPr>
            </w:pPr>
            <w:r>
              <w:rPr>
                <w:rFonts w:hint="eastAsia"/>
                <w:vertAlign w:val="baseline"/>
                <w:lang w:val="en-US" w:eastAsia="zh-CN"/>
              </w:rPr>
              <w:t>下拉选择，支持模糊查询，默认为全部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2" w:type="dxa"/>
          </w:tcPr>
          <w:p>
            <w:pPr>
              <w:rPr>
                <w:rFonts w:hint="default"/>
                <w:vertAlign w:val="baseline"/>
                <w:lang w:val="en-US" w:eastAsia="zh-CN"/>
              </w:rPr>
            </w:pPr>
            <w:r>
              <w:rPr>
                <w:rFonts w:hint="eastAsia"/>
                <w:vertAlign w:val="baseline"/>
                <w:lang w:val="en-US" w:eastAsia="zh-CN"/>
              </w:rPr>
              <w:t>设备厂家</w:t>
            </w:r>
          </w:p>
        </w:tc>
        <w:tc>
          <w:tcPr>
            <w:tcW w:w="7780" w:type="dxa"/>
          </w:tcPr>
          <w:p>
            <w:pPr>
              <w:rPr>
                <w:rFonts w:hint="default"/>
                <w:vertAlign w:val="baseline"/>
                <w:lang w:val="en-US" w:eastAsia="zh-CN"/>
              </w:rPr>
            </w:pPr>
            <w:r>
              <w:rPr>
                <w:rFonts w:hint="eastAsia"/>
                <w:vertAlign w:val="baseline"/>
                <w:lang w:val="en-US" w:eastAsia="zh-CN"/>
              </w:rPr>
              <w:t>下拉选择，支持模糊查询，默认为空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2" w:type="dxa"/>
          </w:tcPr>
          <w:p>
            <w:pPr>
              <w:rPr>
                <w:rFonts w:hint="default"/>
                <w:vertAlign w:val="baseline"/>
                <w:lang w:val="en-US" w:eastAsia="zh-CN"/>
              </w:rPr>
            </w:pPr>
            <w:r>
              <w:rPr>
                <w:rFonts w:hint="eastAsia"/>
                <w:vertAlign w:val="baseline"/>
                <w:lang w:val="en-US" w:eastAsia="zh-CN"/>
              </w:rPr>
              <w:t>设备型号</w:t>
            </w:r>
          </w:p>
        </w:tc>
        <w:tc>
          <w:tcPr>
            <w:tcW w:w="7780" w:type="dxa"/>
          </w:tcPr>
          <w:p>
            <w:pPr>
              <w:ind w:firstLine="0" w:firstLineChars="0"/>
              <w:rPr>
                <w:rFonts w:hint="default"/>
                <w:vertAlign w:val="baseline"/>
                <w:lang w:val="en-US" w:eastAsia="zh-CN"/>
              </w:rPr>
            </w:pPr>
            <w:r>
              <w:rPr>
                <w:rFonts w:hint="eastAsia"/>
                <w:vertAlign w:val="baseline"/>
                <w:lang w:val="en-US" w:eastAsia="zh-CN"/>
              </w:rPr>
              <w:t>文本框，支持模糊查询，默认为空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2" w:type="dxa"/>
          </w:tcPr>
          <w:p>
            <w:pPr>
              <w:rPr>
                <w:rFonts w:hint="default"/>
                <w:vertAlign w:val="baseline"/>
                <w:lang w:val="en-US" w:eastAsia="zh-CN"/>
              </w:rPr>
            </w:pPr>
            <w:r>
              <w:rPr>
                <w:rFonts w:hint="eastAsia"/>
                <w:vertAlign w:val="baseline"/>
                <w:lang w:val="en-US" w:eastAsia="zh-CN"/>
              </w:rPr>
              <w:t>是否移动企标</w:t>
            </w:r>
          </w:p>
        </w:tc>
        <w:tc>
          <w:tcPr>
            <w:tcW w:w="7780" w:type="dxa"/>
          </w:tcPr>
          <w:p>
            <w:pPr>
              <w:rPr>
                <w:rFonts w:hint="default"/>
                <w:vertAlign w:val="baseline"/>
                <w:lang w:val="en-US" w:eastAsia="zh-CN"/>
              </w:rPr>
            </w:pPr>
            <w:r>
              <w:rPr>
                <w:rFonts w:hint="eastAsia"/>
                <w:vertAlign w:val="baseline"/>
                <w:lang w:val="en-US" w:eastAsia="zh-CN"/>
              </w:rPr>
              <w:t>下拉选择，是/否，默认全部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2" w:type="dxa"/>
          </w:tcPr>
          <w:p>
            <w:pPr>
              <w:rPr>
                <w:rFonts w:hint="default"/>
                <w:vertAlign w:val="baseline"/>
                <w:lang w:val="en-US" w:eastAsia="zh-CN"/>
              </w:rPr>
            </w:pPr>
            <w:r>
              <w:rPr>
                <w:rFonts w:hint="eastAsia"/>
                <w:vertAlign w:val="baseline"/>
                <w:lang w:val="en-US" w:eastAsia="zh-CN"/>
              </w:rPr>
              <w:t>FSU软件厂家</w:t>
            </w:r>
          </w:p>
        </w:tc>
        <w:tc>
          <w:tcPr>
            <w:tcW w:w="7780" w:type="dxa"/>
          </w:tcPr>
          <w:p>
            <w:pPr>
              <w:rPr>
                <w:rFonts w:hint="default"/>
                <w:vertAlign w:val="baseline"/>
                <w:lang w:val="en-US" w:eastAsia="zh-CN"/>
              </w:rPr>
            </w:pPr>
            <w:r>
              <w:rPr>
                <w:rFonts w:hint="eastAsia"/>
                <w:vertAlign w:val="baseline"/>
                <w:lang w:val="en-US" w:eastAsia="zh-CN"/>
              </w:rPr>
              <w:t>下拉选择，支持模糊查询，获取已入库的FSU软件厂家信息</w:t>
            </w:r>
          </w:p>
        </w:tc>
      </w:tr>
    </w:tbl>
    <w:p>
      <w:pPr>
        <w:rPr>
          <w:rFonts w:hint="default"/>
          <w:lang w:val="en-US" w:eastAsia="zh-CN"/>
        </w:rPr>
      </w:pPr>
    </w:p>
    <w:p>
      <w:pPr>
        <w:rPr>
          <w:rFonts w:hint="eastAsia"/>
          <w:lang w:val="en-US" w:eastAsia="zh-CN"/>
        </w:rPr>
      </w:pPr>
      <w:r>
        <w:rPr>
          <w:rFonts w:hint="eastAsia"/>
          <w:lang w:val="en-US" w:eastAsia="zh-CN"/>
        </w:rPr>
        <w:t>列表字段：</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2"/>
        <w:gridCol w:w="77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2" w:type="dxa"/>
            <w:shd w:val="clear" w:color="auto" w:fill="C7DAF1" w:themeFill="text2" w:themeFillTint="32"/>
          </w:tcPr>
          <w:p>
            <w:pPr>
              <w:jc w:val="center"/>
              <w:rPr>
                <w:rFonts w:hint="default"/>
                <w:b/>
                <w:bCs/>
                <w:vertAlign w:val="baseline"/>
                <w:lang w:val="en-US" w:eastAsia="zh-CN"/>
              </w:rPr>
            </w:pPr>
            <w:r>
              <w:rPr>
                <w:rFonts w:hint="eastAsia"/>
                <w:b/>
                <w:bCs/>
                <w:vertAlign w:val="baseline"/>
                <w:lang w:val="en-US" w:eastAsia="zh-CN"/>
              </w:rPr>
              <w:t>字段</w:t>
            </w:r>
          </w:p>
        </w:tc>
        <w:tc>
          <w:tcPr>
            <w:tcW w:w="7780" w:type="dxa"/>
            <w:shd w:val="clear" w:color="auto" w:fill="C7DAF1" w:themeFill="text2" w:themeFillTint="32"/>
          </w:tcPr>
          <w:p>
            <w:pPr>
              <w:jc w:val="center"/>
              <w:rPr>
                <w:rFonts w:hint="default"/>
                <w:b/>
                <w:bCs/>
                <w:vertAlign w:val="baseline"/>
                <w:lang w:val="en-US" w:eastAsia="zh-CN"/>
              </w:rPr>
            </w:pPr>
            <w:r>
              <w:rPr>
                <w:rFonts w:hint="eastAsia"/>
                <w:b/>
                <w:bCs/>
                <w:vertAlign w:val="baseline"/>
                <w:lang w:val="en-US" w:eastAsia="zh-CN"/>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2" w:type="dxa"/>
          </w:tcPr>
          <w:p>
            <w:pPr>
              <w:rPr>
                <w:rFonts w:hint="default"/>
                <w:vertAlign w:val="baseline"/>
                <w:lang w:val="en-US" w:eastAsia="zh-CN"/>
              </w:rPr>
            </w:pPr>
            <w:r>
              <w:rPr>
                <w:rFonts w:hint="eastAsia"/>
                <w:vertAlign w:val="baseline"/>
                <w:lang w:val="en-US" w:eastAsia="zh-CN"/>
              </w:rPr>
              <w:t>设备类型</w:t>
            </w:r>
          </w:p>
        </w:tc>
        <w:tc>
          <w:tcPr>
            <w:tcW w:w="7780" w:type="dxa"/>
          </w:tcPr>
          <w:p>
            <w:pPr>
              <w:ind w:firstLine="0" w:firstLineChars="0"/>
              <w:rPr>
                <w:rFonts w:hint="default"/>
                <w:vertAlign w:val="baseline"/>
                <w:lang w:val="en-US" w:eastAsia="zh-CN"/>
              </w:rPr>
            </w:pPr>
            <w:r>
              <w:rPr>
                <w:rFonts w:hint="eastAsia"/>
                <w:vertAlign w:val="baseline"/>
                <w:lang w:val="en-US" w:eastAsia="zh-CN"/>
              </w:rPr>
              <w:t>自动关联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2" w:type="dxa"/>
            <w:vAlign w:val="top"/>
          </w:tcPr>
          <w:p>
            <w:pPr>
              <w:ind w:firstLine="0" w:firstLineChars="0"/>
              <w:rPr>
                <w:rFonts w:hint="eastAsia"/>
                <w:vertAlign w:val="baseline"/>
                <w:lang w:val="en-US" w:eastAsia="zh-CN"/>
              </w:rPr>
            </w:pPr>
            <w:r>
              <w:rPr>
                <w:rFonts w:hint="eastAsia"/>
                <w:vertAlign w:val="baseline"/>
                <w:lang w:val="en-US" w:eastAsia="zh-CN"/>
              </w:rPr>
              <w:t>设备型号</w:t>
            </w:r>
          </w:p>
        </w:tc>
        <w:tc>
          <w:tcPr>
            <w:tcW w:w="7780" w:type="dxa"/>
            <w:vAlign w:val="top"/>
          </w:tcPr>
          <w:p>
            <w:pPr>
              <w:ind w:firstLine="0" w:firstLineChars="0"/>
              <w:rPr>
                <w:rFonts w:hint="eastAsia"/>
                <w:vertAlign w:val="baseline"/>
                <w:lang w:val="en-US" w:eastAsia="zh-CN"/>
              </w:rPr>
            </w:pPr>
            <w:r>
              <w:rPr>
                <w:rFonts w:hint="eastAsia"/>
                <w:vertAlign w:val="baseline"/>
                <w:lang w:val="en-US" w:eastAsia="zh-CN"/>
              </w:rPr>
              <w:t>自动关联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2" w:type="dxa"/>
          </w:tcPr>
          <w:p>
            <w:pPr>
              <w:rPr>
                <w:rFonts w:hint="default"/>
                <w:vertAlign w:val="baseline"/>
                <w:lang w:val="en-US" w:eastAsia="zh-CN"/>
              </w:rPr>
            </w:pPr>
            <w:r>
              <w:rPr>
                <w:rFonts w:hint="eastAsia"/>
                <w:vertAlign w:val="baseline"/>
                <w:lang w:val="en-US" w:eastAsia="zh-CN"/>
              </w:rPr>
              <w:t>设备厂家</w:t>
            </w:r>
          </w:p>
        </w:tc>
        <w:tc>
          <w:tcPr>
            <w:tcW w:w="7780" w:type="dxa"/>
          </w:tcPr>
          <w:p>
            <w:pPr>
              <w:ind w:firstLine="0" w:firstLineChars="0"/>
              <w:rPr>
                <w:rFonts w:hint="default"/>
                <w:vertAlign w:val="baseline"/>
                <w:lang w:val="en-US" w:eastAsia="zh-CN"/>
              </w:rPr>
            </w:pPr>
            <w:r>
              <w:rPr>
                <w:rFonts w:hint="eastAsia"/>
                <w:vertAlign w:val="baseline"/>
                <w:lang w:val="en-US" w:eastAsia="zh-CN"/>
              </w:rPr>
              <w:t>自动关联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2" w:type="dxa"/>
          </w:tcPr>
          <w:p>
            <w:pPr>
              <w:rPr>
                <w:rFonts w:hint="default"/>
                <w:vertAlign w:val="baseline"/>
                <w:lang w:val="en-US" w:eastAsia="zh-CN"/>
              </w:rPr>
            </w:pPr>
            <w:r>
              <w:rPr>
                <w:rFonts w:hint="eastAsia"/>
                <w:vertAlign w:val="baseline"/>
                <w:lang w:val="en-US" w:eastAsia="zh-CN"/>
              </w:rPr>
              <w:t>原始协议文件名</w:t>
            </w:r>
          </w:p>
        </w:tc>
        <w:tc>
          <w:tcPr>
            <w:tcW w:w="7780" w:type="dxa"/>
          </w:tcPr>
          <w:p>
            <w:pPr>
              <w:ind w:firstLine="0" w:firstLineChars="0"/>
              <w:rPr>
                <w:rFonts w:hint="default"/>
                <w:vertAlign w:val="baseline"/>
                <w:lang w:val="en-US" w:eastAsia="zh-CN"/>
              </w:rPr>
            </w:pPr>
            <w:r>
              <w:rPr>
                <w:rFonts w:hint="eastAsia"/>
                <w:vertAlign w:val="baseline"/>
                <w:lang w:val="en-US" w:eastAsia="zh-CN"/>
              </w:rPr>
              <w:t>自动关联，显示标准化后的文件名称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2" w:type="dxa"/>
          </w:tcPr>
          <w:p>
            <w:pPr>
              <w:rPr>
                <w:rFonts w:hint="default"/>
                <w:vertAlign w:val="baseline"/>
                <w:lang w:val="en-US" w:eastAsia="zh-CN"/>
              </w:rPr>
            </w:pPr>
            <w:r>
              <w:rPr>
                <w:rFonts w:hint="eastAsia"/>
                <w:vertAlign w:val="baseline"/>
                <w:lang w:val="en-US" w:eastAsia="zh-CN"/>
              </w:rPr>
              <w:t>协议文本版本号</w:t>
            </w:r>
          </w:p>
        </w:tc>
        <w:tc>
          <w:tcPr>
            <w:tcW w:w="7780" w:type="dxa"/>
          </w:tcPr>
          <w:p>
            <w:pPr>
              <w:ind w:firstLine="0" w:firstLineChars="0"/>
              <w:rPr>
                <w:rFonts w:hint="default"/>
                <w:vertAlign w:val="baseline"/>
                <w:lang w:val="en-US" w:eastAsia="zh-CN"/>
              </w:rPr>
            </w:pPr>
            <w:r>
              <w:rPr>
                <w:rFonts w:hint="eastAsia"/>
                <w:vertAlign w:val="baseline"/>
                <w:lang w:val="en-US" w:eastAsia="zh-CN"/>
              </w:rPr>
              <w:t>自动关联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2" w:type="dxa"/>
          </w:tcPr>
          <w:p>
            <w:pPr>
              <w:rPr>
                <w:rFonts w:hint="default"/>
                <w:vertAlign w:val="baseline"/>
                <w:lang w:val="en-US" w:eastAsia="zh-CN"/>
              </w:rPr>
            </w:pPr>
            <w:r>
              <w:rPr>
                <w:rFonts w:hint="eastAsia"/>
                <w:vertAlign w:val="baseline"/>
                <w:lang w:val="en-US" w:eastAsia="zh-CN"/>
              </w:rPr>
              <w:t>是否移动企标</w:t>
            </w:r>
          </w:p>
        </w:tc>
        <w:tc>
          <w:tcPr>
            <w:tcW w:w="7780" w:type="dxa"/>
          </w:tcPr>
          <w:p>
            <w:pPr>
              <w:ind w:firstLine="0" w:firstLineChars="0"/>
              <w:rPr>
                <w:rFonts w:hint="default"/>
                <w:vertAlign w:val="baseline"/>
                <w:lang w:val="en-US" w:eastAsia="zh-CN"/>
              </w:rPr>
            </w:pPr>
            <w:r>
              <w:rPr>
                <w:rFonts w:hint="eastAsia"/>
                <w:vertAlign w:val="baseline"/>
                <w:lang w:val="en-US" w:eastAsia="zh-CN"/>
              </w:rPr>
              <w:t>自动关联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2" w:type="dxa"/>
          </w:tcPr>
          <w:p>
            <w:pPr>
              <w:rPr>
                <w:rFonts w:hint="default"/>
                <w:vertAlign w:val="baseline"/>
                <w:lang w:val="en-US" w:eastAsia="zh-CN"/>
              </w:rPr>
            </w:pPr>
            <w:r>
              <w:rPr>
                <w:rFonts w:hint="eastAsia"/>
                <w:vertAlign w:val="baseline"/>
                <w:lang w:val="en-US" w:eastAsia="zh-CN"/>
              </w:rPr>
              <w:t>FSU软件厂家</w:t>
            </w:r>
          </w:p>
        </w:tc>
        <w:tc>
          <w:tcPr>
            <w:tcW w:w="7780" w:type="dxa"/>
          </w:tcPr>
          <w:p>
            <w:pPr>
              <w:ind w:firstLine="0" w:firstLineChars="0"/>
              <w:rPr>
                <w:rFonts w:hint="default"/>
                <w:vertAlign w:val="baseline"/>
                <w:lang w:val="en-US" w:eastAsia="zh-CN"/>
              </w:rPr>
            </w:pPr>
            <w:r>
              <w:rPr>
                <w:rFonts w:hint="eastAsia"/>
                <w:vertAlign w:val="baseline"/>
                <w:lang w:val="en-US" w:eastAsia="zh-CN"/>
              </w:rPr>
              <w:t>自动关联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2" w:type="dxa"/>
          </w:tcPr>
          <w:p>
            <w:pPr>
              <w:rPr>
                <w:rFonts w:hint="default"/>
                <w:vertAlign w:val="baseline"/>
                <w:lang w:val="en-US" w:eastAsia="zh-CN"/>
              </w:rPr>
            </w:pPr>
            <w:r>
              <w:rPr>
                <w:rFonts w:hint="eastAsia"/>
                <w:vertAlign w:val="baseline"/>
                <w:lang w:val="en-US" w:eastAsia="zh-CN"/>
              </w:rPr>
              <w:t>解析协议文件名</w:t>
            </w:r>
          </w:p>
        </w:tc>
        <w:tc>
          <w:tcPr>
            <w:tcW w:w="7780" w:type="dxa"/>
          </w:tcPr>
          <w:p>
            <w:pPr>
              <w:ind w:firstLine="0" w:firstLineChars="0"/>
              <w:rPr>
                <w:rFonts w:hint="default"/>
                <w:vertAlign w:val="baseline"/>
                <w:lang w:val="en-US" w:eastAsia="zh-CN"/>
              </w:rPr>
            </w:pPr>
            <w:r>
              <w:rPr>
                <w:rFonts w:hint="eastAsia"/>
                <w:vertAlign w:val="baseline"/>
                <w:lang w:val="en-US" w:eastAsia="zh-CN"/>
              </w:rPr>
              <w:t>自动关联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2" w:type="dxa"/>
          </w:tcPr>
          <w:p>
            <w:pPr>
              <w:rPr>
                <w:rFonts w:hint="default"/>
                <w:vertAlign w:val="baseline"/>
                <w:lang w:val="en-US" w:eastAsia="zh-CN"/>
              </w:rPr>
            </w:pPr>
            <w:r>
              <w:rPr>
                <w:rFonts w:hint="eastAsia"/>
                <w:vertAlign w:val="baseline"/>
                <w:lang w:val="en-US" w:eastAsia="zh-CN"/>
              </w:rPr>
              <w:t>标准化比对表名</w:t>
            </w:r>
          </w:p>
        </w:tc>
        <w:tc>
          <w:tcPr>
            <w:tcW w:w="7780" w:type="dxa"/>
          </w:tcPr>
          <w:p>
            <w:pPr>
              <w:ind w:firstLine="0" w:firstLineChars="0"/>
              <w:rPr>
                <w:rFonts w:hint="default"/>
                <w:vertAlign w:val="baseline"/>
                <w:lang w:val="en-US" w:eastAsia="zh-CN"/>
              </w:rPr>
            </w:pPr>
            <w:r>
              <w:rPr>
                <w:rFonts w:hint="eastAsia"/>
                <w:vertAlign w:val="baseline"/>
                <w:lang w:val="en-US" w:eastAsia="zh-CN"/>
              </w:rPr>
              <w:t>自动关联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2" w:type="dxa"/>
          </w:tcPr>
          <w:p>
            <w:pPr>
              <w:rPr>
                <w:rFonts w:hint="default"/>
                <w:vertAlign w:val="baseline"/>
                <w:lang w:val="en-US" w:eastAsia="zh-CN"/>
              </w:rPr>
            </w:pPr>
            <w:r>
              <w:rPr>
                <w:rFonts w:hint="eastAsia"/>
                <w:vertAlign w:val="baseline"/>
                <w:lang w:val="en-US" w:eastAsia="zh-CN"/>
              </w:rPr>
              <w:t>备注</w:t>
            </w:r>
          </w:p>
        </w:tc>
        <w:tc>
          <w:tcPr>
            <w:tcW w:w="7780" w:type="dxa"/>
          </w:tcPr>
          <w:p>
            <w:pPr>
              <w:ind w:firstLine="0" w:firstLineChars="0"/>
              <w:rPr>
                <w:rFonts w:hint="default"/>
                <w:vertAlign w:val="baseline"/>
                <w:lang w:val="en-US" w:eastAsia="zh-CN"/>
              </w:rPr>
            </w:pPr>
            <w:r>
              <w:rPr>
                <w:rFonts w:hint="eastAsia"/>
                <w:vertAlign w:val="baseline"/>
                <w:lang w:val="en-US" w:eastAsia="zh-CN"/>
              </w:rPr>
              <w:t>自动关联，</w:t>
            </w:r>
            <w:del w:id="368" w:author="zhoujiansheng" w:date="2024-10-21T11:04:32Z">
              <w:r>
                <w:rPr>
                  <w:rFonts w:hint="default"/>
                  <w:vertAlign w:val="baseline"/>
                  <w:lang w:val="en-US" w:eastAsia="zh-CN"/>
                </w:rPr>
                <w:delText>以气泡图标的形式在表格中显示，hover</w:delText>
              </w:r>
            </w:del>
            <w:ins w:id="369" w:author="zhoujiansheng" w:date="2024-10-21T11:04:36Z">
              <w:r>
                <w:rPr>
                  <w:rFonts w:hint="eastAsia"/>
                  <w:vertAlign w:val="baseline"/>
                  <w:lang w:val="en-US" w:eastAsia="zh-CN"/>
                </w:rPr>
                <w:t>点击</w:t>
              </w:r>
            </w:ins>
            <w:ins w:id="370" w:author="zhoujiansheng" w:date="2024-10-21T11:04:37Z">
              <w:r>
                <w:rPr>
                  <w:rFonts w:hint="eastAsia"/>
                  <w:vertAlign w:val="baseline"/>
                  <w:lang w:val="en-US" w:eastAsia="zh-CN"/>
                </w:rPr>
                <w:t>查看</w:t>
              </w:r>
            </w:ins>
            <w:r>
              <w:rPr>
                <w:rFonts w:hint="eastAsia"/>
                <w:vertAlign w:val="baseline"/>
                <w:lang w:val="en-US" w:eastAsia="zh-CN"/>
              </w:rPr>
              <w:t>显示具体备注内容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2" w:type="dxa"/>
          </w:tcPr>
          <w:p>
            <w:pPr>
              <w:rPr>
                <w:rFonts w:hint="default"/>
                <w:vertAlign w:val="baseline"/>
                <w:lang w:val="en-US" w:eastAsia="zh-CN"/>
              </w:rPr>
            </w:pPr>
            <w:r>
              <w:rPr>
                <w:rFonts w:hint="eastAsia"/>
                <w:vertAlign w:val="baseline"/>
                <w:lang w:val="en-US" w:eastAsia="zh-CN"/>
              </w:rPr>
              <w:t>申请人</w:t>
            </w:r>
          </w:p>
        </w:tc>
        <w:tc>
          <w:tcPr>
            <w:tcW w:w="7780" w:type="dxa"/>
          </w:tcPr>
          <w:p>
            <w:pPr>
              <w:ind w:firstLine="0" w:firstLineChars="0"/>
              <w:rPr>
                <w:rFonts w:hint="default"/>
                <w:vertAlign w:val="baseline"/>
                <w:lang w:val="en-US" w:eastAsia="zh-CN"/>
              </w:rPr>
            </w:pPr>
            <w:r>
              <w:rPr>
                <w:rFonts w:hint="eastAsia"/>
                <w:vertAlign w:val="baseline"/>
                <w:lang w:val="en-US" w:eastAsia="zh-CN"/>
              </w:rPr>
              <w:t>新增协议入库工单的用户真实姓名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2" w:type="dxa"/>
          </w:tcPr>
          <w:p>
            <w:pPr>
              <w:rPr>
                <w:rFonts w:hint="default"/>
                <w:vertAlign w:val="baseline"/>
                <w:lang w:val="en-US" w:eastAsia="zh-CN"/>
              </w:rPr>
            </w:pPr>
            <w:r>
              <w:rPr>
                <w:rFonts w:hint="eastAsia"/>
                <w:vertAlign w:val="baseline"/>
                <w:lang w:val="en-US" w:eastAsia="zh-CN"/>
              </w:rPr>
              <w:t>申请时间</w:t>
            </w:r>
          </w:p>
        </w:tc>
        <w:tc>
          <w:tcPr>
            <w:tcW w:w="7780" w:type="dxa"/>
          </w:tcPr>
          <w:p>
            <w:pPr>
              <w:ind w:firstLine="0" w:firstLineChars="0"/>
              <w:rPr>
                <w:rFonts w:hint="default"/>
                <w:vertAlign w:val="baseline"/>
                <w:lang w:val="en-US" w:eastAsia="zh-CN"/>
              </w:rPr>
            </w:pPr>
            <w:r>
              <w:rPr>
                <w:rFonts w:hint="eastAsia"/>
                <w:vertAlign w:val="baseline"/>
                <w:lang w:val="en-US" w:eastAsia="zh-CN"/>
              </w:rPr>
              <w:t>新增工单的时间，格式yyyy-mm-dd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2" w:type="dxa"/>
            <w:shd w:val="clear" w:color="auto" w:fill="FFFF00"/>
          </w:tcPr>
          <w:p>
            <w:pPr>
              <w:rPr>
                <w:rFonts w:hint="default"/>
                <w:vertAlign w:val="baseline"/>
                <w:lang w:val="en-US" w:eastAsia="zh-CN"/>
              </w:rPr>
            </w:pPr>
            <w:r>
              <w:rPr>
                <w:rFonts w:hint="eastAsia"/>
                <w:vertAlign w:val="baseline"/>
                <w:lang w:val="en-US" w:eastAsia="zh-CN"/>
              </w:rPr>
              <w:t>修改时间</w:t>
            </w:r>
          </w:p>
        </w:tc>
        <w:tc>
          <w:tcPr>
            <w:tcW w:w="7780" w:type="dxa"/>
            <w:vAlign w:val="top"/>
          </w:tcPr>
          <w:p>
            <w:pPr>
              <w:ind w:firstLine="0" w:firstLineChars="0"/>
              <w:rPr>
                <w:rFonts w:hint="default"/>
                <w:vertAlign w:val="baseline"/>
                <w:lang w:val="en-US" w:eastAsia="zh-CN"/>
              </w:rPr>
            </w:pPr>
            <w:r>
              <w:rPr>
                <w:rFonts w:hint="eastAsia"/>
                <w:vertAlign w:val="baseline"/>
                <w:lang w:val="en-US" w:eastAsia="zh-CN"/>
              </w:rPr>
              <w:t>变更修改完成该条记录的时间，格式yyyy-mm-dd。如有多次修改，只记录最近一次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2" w:type="dxa"/>
            <w:shd w:val="clear" w:color="auto" w:fill="FFFF00"/>
          </w:tcPr>
          <w:p>
            <w:pPr>
              <w:rPr>
                <w:rFonts w:hint="default"/>
                <w:vertAlign w:val="baseline"/>
                <w:lang w:val="en-US" w:eastAsia="zh-CN"/>
              </w:rPr>
            </w:pPr>
            <w:r>
              <w:rPr>
                <w:rFonts w:hint="eastAsia"/>
                <w:vertAlign w:val="baseline"/>
                <w:lang w:val="en-US" w:eastAsia="zh-CN"/>
              </w:rPr>
              <w:t>修改人</w:t>
            </w:r>
          </w:p>
        </w:tc>
        <w:tc>
          <w:tcPr>
            <w:tcW w:w="7780" w:type="dxa"/>
            <w:vAlign w:val="top"/>
          </w:tcPr>
          <w:p>
            <w:pPr>
              <w:ind w:firstLine="0" w:firstLineChars="0"/>
              <w:rPr>
                <w:rFonts w:hint="default"/>
                <w:vertAlign w:val="baseline"/>
                <w:lang w:val="en-US" w:eastAsia="zh-CN"/>
              </w:rPr>
            </w:pPr>
            <w:r>
              <w:rPr>
                <w:rFonts w:hint="eastAsia"/>
                <w:vertAlign w:val="baseline"/>
                <w:lang w:val="en-US" w:eastAsia="zh-CN"/>
              </w:rPr>
              <w:t>发起变更修改该条记录的用户真实姓名。如有多次修改，只记录最近一次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2" w:type="dxa"/>
          </w:tcPr>
          <w:p>
            <w:pPr>
              <w:rPr>
                <w:rFonts w:hint="default"/>
                <w:vertAlign w:val="baseline"/>
                <w:lang w:val="en-US" w:eastAsia="zh-CN"/>
              </w:rPr>
            </w:pPr>
            <w:r>
              <w:rPr>
                <w:rFonts w:hint="eastAsia"/>
                <w:vertAlign w:val="baseline"/>
                <w:lang w:val="en-US" w:eastAsia="zh-CN"/>
              </w:rPr>
              <w:t>操作</w:t>
            </w:r>
          </w:p>
        </w:tc>
        <w:tc>
          <w:tcPr>
            <w:tcW w:w="7780" w:type="dxa"/>
          </w:tcPr>
          <w:p>
            <w:pPr>
              <w:numPr>
                <w:ilvl w:val="0"/>
                <w:numId w:val="27"/>
              </w:numPr>
              <w:ind w:leftChars="0"/>
              <w:rPr>
                <w:rFonts w:hint="eastAsia"/>
                <w:vertAlign w:val="baseline"/>
                <w:lang w:val="en-US" w:eastAsia="zh-CN"/>
              </w:rPr>
            </w:pPr>
            <w:r>
              <w:rPr>
                <w:rFonts w:hint="eastAsia"/>
                <w:b/>
                <w:bCs/>
                <w:vertAlign w:val="baseline"/>
                <w:lang w:val="en-US" w:eastAsia="zh-CN"/>
              </w:rPr>
              <w:t>原始协议下载</w:t>
            </w:r>
            <w:r>
              <w:rPr>
                <w:rFonts w:hint="eastAsia"/>
                <w:vertAlign w:val="baseline"/>
                <w:lang w:val="en-US" w:eastAsia="zh-CN"/>
              </w:rPr>
              <w:t>，有页面查看权限，默认有该权限；</w:t>
            </w:r>
          </w:p>
          <w:p>
            <w:pPr>
              <w:numPr>
                <w:ilvl w:val="0"/>
                <w:numId w:val="27"/>
              </w:numPr>
              <w:ind w:leftChars="0"/>
              <w:rPr>
                <w:rFonts w:hint="default"/>
                <w:vertAlign w:val="baseline"/>
                <w:lang w:val="en-US" w:eastAsia="zh-CN"/>
              </w:rPr>
            </w:pPr>
            <w:r>
              <w:rPr>
                <w:rFonts w:hint="eastAsia"/>
                <w:b/>
                <w:bCs/>
                <w:vertAlign w:val="baseline"/>
                <w:lang w:val="en-US" w:eastAsia="zh-CN"/>
              </w:rPr>
              <w:t>解析协议下载</w:t>
            </w:r>
            <w:r>
              <w:rPr>
                <w:rFonts w:hint="eastAsia"/>
                <w:vertAlign w:val="baseline"/>
                <w:lang w:val="en-US" w:eastAsia="zh-CN"/>
              </w:rPr>
              <w:t>，有页面查看权限，默认有该权限；</w:t>
            </w:r>
          </w:p>
          <w:p>
            <w:pPr>
              <w:numPr>
                <w:ilvl w:val="0"/>
                <w:numId w:val="27"/>
              </w:numPr>
              <w:ind w:leftChars="0"/>
              <w:rPr>
                <w:rFonts w:hint="default"/>
                <w:vertAlign w:val="baseline"/>
                <w:lang w:val="en-US" w:eastAsia="zh-CN"/>
              </w:rPr>
            </w:pPr>
            <w:r>
              <w:rPr>
                <w:rFonts w:hint="eastAsia"/>
                <w:b/>
                <w:bCs/>
                <w:vertAlign w:val="baseline"/>
                <w:lang w:val="en-US" w:eastAsia="zh-CN"/>
              </w:rPr>
              <w:t>比对表下载</w:t>
            </w:r>
            <w:r>
              <w:rPr>
                <w:rFonts w:hint="eastAsia"/>
                <w:vertAlign w:val="baseline"/>
                <w:lang w:val="en-US" w:eastAsia="zh-CN"/>
              </w:rPr>
              <w:t>，有页面查看权限，默认有该权限；</w:t>
            </w:r>
          </w:p>
          <w:p>
            <w:pPr>
              <w:numPr>
                <w:ilvl w:val="0"/>
                <w:numId w:val="27"/>
              </w:numPr>
              <w:ind w:leftChars="0"/>
              <w:rPr>
                <w:rFonts w:hint="default"/>
                <w:vertAlign w:val="baseline"/>
                <w:lang w:val="en-US" w:eastAsia="zh-CN"/>
              </w:rPr>
            </w:pPr>
            <w:r>
              <w:rPr>
                <w:rFonts w:hint="eastAsia"/>
                <w:b/>
                <w:bCs/>
                <w:vertAlign w:val="baseline"/>
                <w:lang w:val="en-US" w:eastAsia="zh-CN"/>
              </w:rPr>
              <w:t>变更申请</w:t>
            </w:r>
            <w:r>
              <w:rPr>
                <w:rFonts w:hint="eastAsia"/>
                <w:vertAlign w:val="baseline"/>
                <w:lang w:val="en-US" w:eastAsia="zh-CN"/>
              </w:rPr>
              <w:t>，通过角色权限进行管理分配，默认分配给省级管理员；信息变更须进行审批；点击变更申请，页面跳转至对应的工单编辑页面，审批完成后，更新协议库中信息。变更期间，变更申请、下载、删除按钮均置灰，不允许操作。已入库信息变更过程中，不能废弃。</w:t>
            </w:r>
          </w:p>
          <w:p>
            <w:pPr>
              <w:numPr>
                <w:ilvl w:val="0"/>
                <w:numId w:val="27"/>
              </w:numPr>
              <w:ind w:leftChars="0"/>
              <w:rPr>
                <w:rFonts w:hint="default"/>
                <w:vertAlign w:val="baseline"/>
                <w:lang w:val="en-US" w:eastAsia="zh-CN"/>
              </w:rPr>
            </w:pPr>
            <w:r>
              <w:rPr>
                <w:rFonts w:hint="eastAsia"/>
                <w:b/>
                <w:bCs/>
                <w:vertAlign w:val="baseline"/>
                <w:lang w:val="en-US" w:eastAsia="zh-CN"/>
              </w:rPr>
              <w:t>删除</w:t>
            </w:r>
            <w:r>
              <w:rPr>
                <w:rFonts w:hint="eastAsia"/>
                <w:vertAlign w:val="baseline"/>
                <w:lang w:val="en-US" w:eastAsia="zh-CN"/>
              </w:rPr>
              <w:t>，通过角色权限进行管理分配，默认分配给省级管理员。</w:t>
            </w:r>
          </w:p>
        </w:tc>
      </w:tr>
    </w:tbl>
    <w:p>
      <w:pPr>
        <w:rPr>
          <w:rFonts w:hint="eastAsia"/>
          <w:lang w:val="en-US" w:eastAsia="zh-CN"/>
        </w:rPr>
      </w:pPr>
    </w:p>
    <w:p>
      <w:pPr>
        <w:rPr>
          <w:rFonts w:hint="eastAsia"/>
          <w:lang w:val="en-US" w:eastAsia="zh-CN"/>
        </w:rPr>
      </w:pPr>
    </w:p>
    <w:p>
      <w:pPr>
        <w:pStyle w:val="5"/>
      </w:pPr>
      <w:bookmarkStart w:id="16" w:name="_Toc25090"/>
      <w:r>
        <w:rPr>
          <w:rFonts w:hint="eastAsia"/>
        </w:rPr>
        <w:t>AIMIOps-</w:t>
      </w:r>
      <w:r>
        <w:rPr>
          <w:rFonts w:hint="eastAsia"/>
          <w:lang w:val="en-US" w:eastAsia="zh-CN"/>
        </w:rPr>
        <w:t>GX-</w:t>
      </w:r>
      <w:r>
        <w:rPr>
          <w:rFonts w:hint="eastAsia"/>
        </w:rPr>
        <w:t>BR-F</w:t>
      </w:r>
      <w:r>
        <w:rPr>
          <w:rFonts w:hint="eastAsia"/>
          <w:lang w:val="en-US" w:eastAsia="zh-CN"/>
        </w:rPr>
        <w:t>-01</w:t>
      </w:r>
      <w:r>
        <w:rPr>
          <w:rFonts w:hint="eastAsia"/>
        </w:rPr>
        <w:t>-</w:t>
      </w:r>
      <w:r>
        <w:rPr>
          <w:rFonts w:hint="eastAsia"/>
          <w:lang w:val="en-US" w:eastAsia="zh-CN"/>
        </w:rPr>
        <w:t>009</w:t>
      </w:r>
      <w:r>
        <w:rPr>
          <w:rFonts w:hint="eastAsia"/>
          <w:lang w:eastAsia="zh-CN"/>
        </w:rPr>
        <w:t>（</w:t>
      </w:r>
      <w:r>
        <w:rPr>
          <w:rFonts w:hint="eastAsia"/>
          <w:lang w:val="en-US" w:eastAsia="zh-CN"/>
        </w:rPr>
        <w:t>变更）IP申请流程</w:t>
      </w:r>
      <w:bookmarkEnd w:id="16"/>
    </w:p>
    <w:tbl>
      <w:tblPr>
        <w:tblStyle w:val="32"/>
        <w:tblW w:w="996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2"/>
        <w:gridCol w:w="1179"/>
        <w:gridCol w:w="443"/>
        <w:gridCol w:w="1146"/>
        <w:gridCol w:w="3573"/>
        <w:gridCol w:w="995"/>
        <w:gridCol w:w="15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shd w:val="clear" w:color="auto" w:fill="BFBFBF"/>
          </w:tcPr>
          <w:p>
            <w:pPr>
              <w:pStyle w:val="16"/>
              <w:rPr>
                <w:sz w:val="22"/>
                <w:szCs w:val="22"/>
              </w:rPr>
            </w:pPr>
            <w:r>
              <w:rPr>
                <w:rFonts w:hint="eastAsia"/>
                <w:sz w:val="22"/>
                <w:szCs w:val="22"/>
              </w:rPr>
              <w:t>用户(Actor)</w:t>
            </w:r>
          </w:p>
        </w:tc>
        <w:tc>
          <w:tcPr>
            <w:tcW w:w="6341" w:type="dxa"/>
            <w:gridSpan w:val="4"/>
            <w:shd w:val="clear" w:color="auto" w:fill="BFBFBF"/>
          </w:tcPr>
          <w:p>
            <w:pPr>
              <w:pStyle w:val="16"/>
              <w:rPr>
                <w:rFonts w:hint="default" w:eastAsia="宋体"/>
                <w:sz w:val="22"/>
                <w:szCs w:val="22"/>
                <w:lang w:val="en-US" w:eastAsia="zh-CN"/>
              </w:rPr>
            </w:pPr>
            <w:r>
              <w:rPr>
                <w:rFonts w:hint="eastAsia"/>
                <w:sz w:val="22"/>
                <w:szCs w:val="22"/>
              </w:rPr>
              <w:t>平台</w:t>
            </w:r>
            <w:r>
              <w:rPr>
                <w:rFonts w:hint="eastAsia"/>
                <w:sz w:val="22"/>
                <w:szCs w:val="22"/>
                <w:lang w:val="en-US" w:eastAsia="zh-CN"/>
              </w:rPr>
              <w:t>广西动环工作台</w:t>
            </w:r>
          </w:p>
        </w:tc>
        <w:tc>
          <w:tcPr>
            <w:tcW w:w="995" w:type="dxa"/>
            <w:shd w:val="clear" w:color="auto" w:fill="BFBFBF"/>
          </w:tcPr>
          <w:p>
            <w:pPr>
              <w:pStyle w:val="16"/>
              <w:rPr>
                <w:sz w:val="22"/>
                <w:szCs w:val="22"/>
              </w:rPr>
            </w:pPr>
            <w:r>
              <w:rPr>
                <w:rFonts w:hint="eastAsia"/>
                <w:sz w:val="22"/>
                <w:szCs w:val="22"/>
              </w:rPr>
              <w:t>版本</w:t>
            </w:r>
          </w:p>
        </w:tc>
        <w:tc>
          <w:tcPr>
            <w:tcW w:w="1504" w:type="dxa"/>
            <w:shd w:val="clear" w:color="auto" w:fill="BFBFBF"/>
          </w:tcPr>
          <w:p>
            <w:pPr>
              <w:pStyle w:val="16"/>
              <w:rPr>
                <w:rFonts w:hint="default" w:eastAsia="宋体"/>
                <w:sz w:val="22"/>
                <w:szCs w:val="22"/>
                <w:lang w:val="en-US" w:eastAsia="zh-CN"/>
              </w:rPr>
            </w:pPr>
            <w:r>
              <w:rPr>
                <w:rFonts w:hint="eastAsia"/>
                <w:sz w:val="22"/>
                <w:szCs w:val="22"/>
                <w:lang w:val="en-US" w:eastAsia="zh-CN"/>
              </w:rPr>
              <w:t>V1.0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shd w:val="clear" w:color="auto" w:fill="auto"/>
          </w:tcPr>
          <w:p>
            <w:pPr>
              <w:pStyle w:val="16"/>
              <w:rPr>
                <w:sz w:val="22"/>
                <w:szCs w:val="22"/>
              </w:rPr>
            </w:pPr>
            <w:r>
              <w:rPr>
                <w:rFonts w:hint="eastAsia"/>
                <w:sz w:val="22"/>
                <w:szCs w:val="22"/>
              </w:rPr>
              <w:t>需求</w:t>
            </w:r>
            <w:r>
              <w:rPr>
                <w:sz w:val="22"/>
                <w:szCs w:val="22"/>
              </w:rPr>
              <w:t>描述</w:t>
            </w:r>
          </w:p>
        </w:tc>
        <w:tc>
          <w:tcPr>
            <w:tcW w:w="8840" w:type="dxa"/>
            <w:gridSpan w:val="6"/>
            <w:shd w:val="clear" w:color="auto" w:fill="auto"/>
          </w:tcPr>
          <w:p>
            <w:pPr>
              <w:widowControl w:val="0"/>
              <w:numPr>
                <w:ilvl w:val="0"/>
                <w:numId w:val="0"/>
              </w:numPr>
              <w:jc w:val="both"/>
              <w:rPr>
                <w:ins w:id="371" w:author="zhoujiansheng" w:date="2025-07-09T16:40:47Z"/>
                <w:rFonts w:hint="default"/>
                <w:lang w:val="en-US" w:eastAsia="zh-CN"/>
              </w:rPr>
            </w:pPr>
            <w:ins w:id="372" w:author="zhoujiansheng" w:date="2025-07-09T16:40:47Z">
              <w:r>
                <w:rPr>
                  <w:rFonts w:hint="eastAsia"/>
                  <w:lang w:val="en-US" w:eastAsia="zh-CN"/>
                </w:rPr>
                <w:t>20250709功能优化内容：主要针对</w:t>
              </w:r>
            </w:ins>
            <w:ins w:id="373" w:author="zhoujiansheng" w:date="2025-07-09T16:43:53Z">
              <w:r>
                <w:rPr>
                  <w:rFonts w:hint="eastAsia"/>
                  <w:lang w:val="en-US" w:eastAsia="zh-CN"/>
                </w:rPr>
                <w:t>当前I</w:t>
              </w:r>
            </w:ins>
            <w:ins w:id="374" w:author="zhoujiansheng" w:date="2025-07-09T16:43:54Z">
              <w:r>
                <w:rPr>
                  <w:rFonts w:hint="eastAsia"/>
                  <w:lang w:val="en-US" w:eastAsia="zh-CN"/>
                </w:rPr>
                <w:t>P</w:t>
              </w:r>
            </w:ins>
            <w:ins w:id="375" w:author="zhoujiansheng" w:date="2025-07-09T16:43:55Z">
              <w:r>
                <w:rPr>
                  <w:rFonts w:hint="eastAsia"/>
                  <w:lang w:val="en-US" w:eastAsia="zh-CN"/>
                </w:rPr>
                <w:t>申请</w:t>
              </w:r>
            </w:ins>
            <w:ins w:id="376" w:author="zhoujiansheng" w:date="2025-07-09T16:43:56Z">
              <w:r>
                <w:rPr>
                  <w:rFonts w:hint="eastAsia"/>
                  <w:lang w:val="en-US" w:eastAsia="zh-CN"/>
                </w:rPr>
                <w:t>流程</w:t>
              </w:r>
            </w:ins>
            <w:ins w:id="377" w:author="zhoujiansheng" w:date="2025-07-09T16:43:58Z">
              <w:r>
                <w:rPr>
                  <w:rFonts w:hint="eastAsia"/>
                  <w:lang w:val="en-US" w:eastAsia="zh-CN"/>
                </w:rPr>
                <w:t>不支持</w:t>
              </w:r>
            </w:ins>
            <w:ins w:id="378" w:author="zhoujiansheng" w:date="2025-07-09T16:44:21Z">
              <w:r>
                <w:rPr>
                  <w:rFonts w:hint="eastAsia"/>
                  <w:lang w:val="en-US" w:eastAsia="zh-CN"/>
                </w:rPr>
                <w:t>单个</w:t>
              </w:r>
            </w:ins>
            <w:ins w:id="379" w:author="zhoujiansheng" w:date="2025-07-09T16:44:22Z">
              <w:r>
                <w:rPr>
                  <w:rFonts w:hint="eastAsia"/>
                  <w:lang w:val="en-US" w:eastAsia="zh-CN"/>
                </w:rPr>
                <w:t>工单</w:t>
              </w:r>
            </w:ins>
            <w:ins w:id="380" w:author="zhoujiansheng" w:date="2025-07-09T16:44:01Z">
              <w:r>
                <w:rPr>
                  <w:rFonts w:hint="eastAsia"/>
                  <w:lang w:val="en-US" w:eastAsia="zh-CN"/>
                </w:rPr>
                <w:t>批量</w:t>
              </w:r>
            </w:ins>
            <w:ins w:id="381" w:author="zhoujiansheng" w:date="2025-07-09T16:44:02Z">
              <w:r>
                <w:rPr>
                  <w:rFonts w:hint="eastAsia"/>
                  <w:lang w:val="en-US" w:eastAsia="zh-CN"/>
                </w:rPr>
                <w:t>设备</w:t>
              </w:r>
            </w:ins>
            <w:ins w:id="382" w:author="zhoujiansheng" w:date="2025-07-09T16:44:07Z">
              <w:r>
                <w:rPr>
                  <w:rFonts w:hint="eastAsia"/>
                  <w:lang w:val="en-US" w:eastAsia="zh-CN"/>
                </w:rPr>
                <w:t>申请</w:t>
              </w:r>
            </w:ins>
            <w:ins w:id="383" w:author="zhoujiansheng" w:date="2025-07-09T16:44:26Z">
              <w:r>
                <w:rPr>
                  <w:rFonts w:hint="eastAsia"/>
                  <w:lang w:val="en-US" w:eastAsia="zh-CN"/>
                </w:rPr>
                <w:t>的</w:t>
              </w:r>
            </w:ins>
            <w:ins w:id="384" w:author="zhoujiansheng" w:date="2025-07-09T16:44:28Z">
              <w:r>
                <w:rPr>
                  <w:rFonts w:hint="eastAsia"/>
                  <w:lang w:val="en-US" w:eastAsia="zh-CN"/>
                </w:rPr>
                <w:t>问题，</w:t>
              </w:r>
            </w:ins>
            <w:ins w:id="385" w:author="zhoujiansheng" w:date="2025-07-09T16:44:29Z">
              <w:r>
                <w:rPr>
                  <w:rFonts w:hint="eastAsia"/>
                  <w:lang w:val="en-US" w:eastAsia="zh-CN"/>
                </w:rPr>
                <w:t>对</w:t>
              </w:r>
            </w:ins>
            <w:ins w:id="386" w:author="zhoujiansheng" w:date="2025-07-09T16:44:30Z">
              <w:r>
                <w:rPr>
                  <w:rFonts w:hint="eastAsia"/>
                  <w:lang w:val="en-US" w:eastAsia="zh-CN"/>
                </w:rPr>
                <w:t>已</w:t>
              </w:r>
            </w:ins>
            <w:ins w:id="387" w:author="zhoujiansheng" w:date="2025-07-09T16:44:32Z">
              <w:r>
                <w:rPr>
                  <w:rFonts w:hint="eastAsia"/>
                  <w:lang w:val="en-US" w:eastAsia="zh-CN"/>
                </w:rPr>
                <w:t>上线IP</w:t>
              </w:r>
            </w:ins>
            <w:ins w:id="388" w:author="zhoujiansheng" w:date="2025-07-09T16:44:34Z">
              <w:r>
                <w:rPr>
                  <w:rFonts w:hint="eastAsia"/>
                  <w:lang w:val="en-US" w:eastAsia="zh-CN"/>
                </w:rPr>
                <w:t>申请</w:t>
              </w:r>
            </w:ins>
            <w:ins w:id="389" w:author="zhoujiansheng" w:date="2025-07-09T16:44:35Z">
              <w:r>
                <w:rPr>
                  <w:rFonts w:hint="eastAsia"/>
                  <w:lang w:val="en-US" w:eastAsia="zh-CN"/>
                </w:rPr>
                <w:t>流程</w:t>
              </w:r>
            </w:ins>
            <w:ins w:id="390" w:author="zhoujiansheng" w:date="2025-07-09T16:44:36Z">
              <w:r>
                <w:rPr>
                  <w:rFonts w:hint="eastAsia"/>
                  <w:lang w:val="en-US" w:eastAsia="zh-CN"/>
                </w:rPr>
                <w:t>进行</w:t>
              </w:r>
            </w:ins>
            <w:ins w:id="391" w:author="zhoujiansheng" w:date="2025-07-09T16:44:38Z">
              <w:r>
                <w:rPr>
                  <w:rFonts w:hint="eastAsia"/>
                  <w:lang w:val="en-US" w:eastAsia="zh-CN"/>
                </w:rPr>
                <w:t>优化。</w:t>
              </w:r>
            </w:ins>
          </w:p>
          <w:p>
            <w:pPr>
              <w:keepNext w:val="0"/>
              <w:keepLines w:val="0"/>
              <w:pageBreakBefore w:val="0"/>
              <w:widowControl w:val="0"/>
              <w:numPr>
                <w:ilvl w:val="0"/>
                <w:numId w:val="0"/>
              </w:numPr>
              <w:kinsoku/>
              <w:wordWrap/>
              <w:overflowPunct/>
              <w:topLinePunct w:val="0"/>
              <w:autoSpaceDE/>
              <w:autoSpaceDN/>
              <w:bidi w:val="0"/>
              <w:adjustRightInd/>
              <w:snapToGrid/>
              <w:textAlignment w:val="auto"/>
              <w:rPr>
                <w:ins w:id="392" w:author="zhoujiansheng" w:date="2025-07-09T16:40:44Z"/>
                <w:rFonts w:hint="eastAsia"/>
                <w:b/>
                <w:bCs/>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textAlignment w:val="auto"/>
              <w:rPr>
                <w:ins w:id="393" w:author="zhoujiansheng" w:date="2025-07-09T16:40:44Z"/>
                <w:rFonts w:hint="eastAsia"/>
                <w:b/>
                <w:bCs/>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lang w:val="en-US" w:eastAsia="zh-CN"/>
              </w:rPr>
            </w:pPr>
            <w:r>
              <w:rPr>
                <w:rFonts w:hint="eastAsia"/>
                <w:b/>
                <w:bCs/>
                <w:lang w:val="en-US" w:eastAsia="zh-CN"/>
              </w:rPr>
              <w:t>功能位置</w:t>
            </w:r>
            <w:r>
              <w:rPr>
                <w:rFonts w:hint="eastAsia"/>
                <w:lang w:val="en-US" w:eastAsia="zh-CN"/>
              </w:rPr>
              <w:t>：运维管理——IP——IP申请流程</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lang w:val="en-US" w:eastAsia="zh-CN"/>
              </w:rPr>
            </w:pPr>
            <w:r>
              <w:rPr>
                <w:rFonts w:hint="eastAsia"/>
                <w:b/>
                <w:bCs/>
                <w:lang w:val="en-US" w:eastAsia="zh-CN"/>
              </w:rPr>
              <w:t>功能权限</w:t>
            </w:r>
            <w:r>
              <w:rPr>
                <w:rFonts w:hint="eastAsia"/>
                <w:lang w:val="en-US" w:eastAsia="zh-CN"/>
              </w:rPr>
              <w:t>：该功能对所有用户开放</w:t>
            </w:r>
          </w:p>
          <w:p>
            <w:pPr>
              <w:widowControl w:val="0"/>
              <w:numPr>
                <w:ilvl w:val="0"/>
                <w:numId w:val="0"/>
              </w:numPr>
              <w:jc w:val="both"/>
              <w:rPr>
                <w:rFonts w:hint="eastAsia"/>
                <w:lang w:val="en-US" w:eastAsia="zh-CN"/>
              </w:rPr>
            </w:pPr>
            <w:r>
              <w:rPr>
                <w:rFonts w:hint="eastAsia"/>
                <w:lang w:val="en-US" w:eastAsia="zh-CN"/>
              </w:rPr>
              <w:t>IP申请流程，分3个tab页：我的发起、待处理、已处理</w:t>
            </w:r>
          </w:p>
          <w:p>
            <w:pPr>
              <w:widowControl w:val="0"/>
              <w:numPr>
                <w:ilvl w:val="0"/>
                <w:numId w:val="0"/>
              </w:numPr>
              <w:jc w:val="both"/>
              <w:rPr>
                <w:rFonts w:hint="eastAsia"/>
                <w:b/>
                <w:bCs/>
                <w:lang w:val="en-US" w:eastAsia="zh-CN"/>
              </w:rPr>
            </w:pPr>
            <w:r>
              <w:rPr>
                <w:rFonts w:hint="eastAsia"/>
                <w:b/>
                <w:bCs/>
                <w:lang w:val="en-US" w:eastAsia="zh-CN"/>
              </w:rPr>
              <w:t>1.流程管理页面</w:t>
            </w:r>
          </w:p>
          <w:p>
            <w:pPr>
              <w:widowControl w:val="0"/>
              <w:numPr>
                <w:ilvl w:val="0"/>
                <w:numId w:val="0"/>
              </w:numPr>
              <w:jc w:val="both"/>
              <w:rPr>
                <w:ins w:id="394" w:author="zhoujiansheng" w:date="2025-07-10T14:04:50Z"/>
                <w:rFonts w:hint="eastAsia"/>
                <w:lang w:val="en-US" w:eastAsia="zh-CN"/>
              </w:rPr>
            </w:pPr>
            <w:r>
              <w:rPr>
                <w:rFonts w:hint="eastAsia"/>
                <w:lang w:val="en-US" w:eastAsia="zh-CN"/>
              </w:rPr>
              <w:t>页面分为字段筛选和工单列表两个部分。可筛选字段：</w:t>
            </w:r>
          </w:p>
          <w:p>
            <w:pPr>
              <w:widowControl w:val="0"/>
              <w:numPr>
                <w:ilvl w:val="0"/>
                <w:numId w:val="0"/>
              </w:numPr>
              <w:jc w:val="both"/>
              <w:rPr>
                <w:ins w:id="395" w:author="zhoujiansheng" w:date="2025-07-10T14:05:01Z"/>
                <w:rFonts w:hint="default"/>
                <w:lang w:val="en-US" w:eastAsia="zh-CN"/>
              </w:rPr>
            </w:pPr>
            <w:r>
              <w:rPr>
                <w:rFonts w:hint="eastAsia"/>
                <w:lang w:val="en-US" w:eastAsia="zh-CN"/>
              </w:rPr>
              <w:t>工单号</w:t>
            </w:r>
            <w:ins w:id="396" w:author="zhoujiansheng" w:date="2025-07-10T14:05:36Z">
              <w:r>
                <w:rPr>
                  <w:rFonts w:hint="eastAsia"/>
                  <w:lang w:val="en-US" w:eastAsia="zh-CN"/>
                </w:rPr>
                <w:t>：</w:t>
              </w:r>
            </w:ins>
            <w:ins w:id="397" w:author="zhoujiansheng" w:date="2025-07-10T14:05:42Z">
              <w:r>
                <w:rPr>
                  <w:rFonts w:hint="eastAsia"/>
                  <w:lang w:val="en-US" w:eastAsia="zh-CN"/>
                </w:rPr>
                <w:t>手动</w:t>
              </w:r>
            </w:ins>
            <w:ins w:id="398" w:author="zhoujiansheng" w:date="2025-07-10T14:05:43Z">
              <w:r>
                <w:rPr>
                  <w:rFonts w:hint="eastAsia"/>
                  <w:lang w:val="en-US" w:eastAsia="zh-CN"/>
                </w:rPr>
                <w:t>输入</w:t>
              </w:r>
            </w:ins>
            <w:ins w:id="399" w:author="zhoujiansheng" w:date="2025-07-10T14:06:02Z">
              <w:r>
                <w:rPr>
                  <w:rFonts w:hint="eastAsia"/>
                  <w:lang w:val="en-US" w:eastAsia="zh-CN"/>
                </w:rPr>
                <w:t>，</w:t>
              </w:r>
            </w:ins>
            <w:ins w:id="400" w:author="zhoujiansheng" w:date="2025-07-10T14:06:07Z">
              <w:r>
                <w:rPr>
                  <w:rFonts w:hint="eastAsia"/>
                  <w:lang w:val="en-US" w:eastAsia="zh-CN"/>
                </w:rPr>
                <w:t>支持</w:t>
              </w:r>
            </w:ins>
            <w:ins w:id="401" w:author="zhoujiansheng" w:date="2025-07-10T14:06:08Z">
              <w:r>
                <w:rPr>
                  <w:rFonts w:hint="eastAsia"/>
                  <w:lang w:val="en-US" w:eastAsia="zh-CN"/>
                </w:rPr>
                <w:t>模糊</w:t>
              </w:r>
            </w:ins>
            <w:ins w:id="402" w:author="zhoujiansheng" w:date="2025-07-10T14:06:10Z">
              <w:r>
                <w:rPr>
                  <w:rFonts w:hint="eastAsia"/>
                  <w:lang w:val="en-US" w:eastAsia="zh-CN"/>
                </w:rPr>
                <w:t>查询</w:t>
              </w:r>
            </w:ins>
          </w:p>
          <w:p>
            <w:pPr>
              <w:widowControl w:val="0"/>
              <w:numPr>
                <w:ilvl w:val="0"/>
                <w:numId w:val="0"/>
              </w:numPr>
              <w:jc w:val="both"/>
              <w:rPr>
                <w:ins w:id="403" w:author="zhoujiansheng" w:date="2025-07-10T14:05:02Z"/>
                <w:rFonts w:hint="default"/>
                <w:lang w:val="en-US" w:eastAsia="zh-CN"/>
              </w:rPr>
            </w:pPr>
            <w:r>
              <w:rPr>
                <w:rFonts w:hint="eastAsia"/>
                <w:lang w:val="en-US" w:eastAsia="zh-CN"/>
              </w:rPr>
              <w:t>地市</w:t>
            </w:r>
            <w:ins w:id="404" w:author="zhoujiansheng" w:date="2025-07-10T14:06:12Z">
              <w:r>
                <w:rPr>
                  <w:rFonts w:hint="eastAsia"/>
                  <w:lang w:val="en-US" w:eastAsia="zh-CN"/>
                </w:rPr>
                <w:t>：</w:t>
              </w:r>
            </w:ins>
            <w:ins w:id="405" w:author="zhoujiansheng" w:date="2025-07-10T14:06:14Z">
              <w:r>
                <w:rPr>
                  <w:rFonts w:hint="eastAsia"/>
                  <w:lang w:val="en-US" w:eastAsia="zh-CN"/>
                </w:rPr>
                <w:t>下拉</w:t>
              </w:r>
            </w:ins>
            <w:ins w:id="406" w:author="zhoujiansheng" w:date="2025-07-10T14:06:15Z">
              <w:r>
                <w:rPr>
                  <w:rFonts w:hint="eastAsia"/>
                  <w:lang w:val="en-US" w:eastAsia="zh-CN"/>
                </w:rPr>
                <w:t>选择，</w:t>
              </w:r>
            </w:ins>
            <w:ins w:id="407" w:author="zhoujiansheng" w:date="2025-07-10T14:06:16Z">
              <w:r>
                <w:rPr>
                  <w:rFonts w:hint="eastAsia"/>
                  <w:lang w:val="en-US" w:eastAsia="zh-CN"/>
                </w:rPr>
                <w:t>支持</w:t>
              </w:r>
            </w:ins>
            <w:ins w:id="408" w:author="zhoujiansheng" w:date="2025-07-10T14:06:18Z">
              <w:r>
                <w:rPr>
                  <w:rFonts w:hint="eastAsia"/>
                  <w:lang w:val="en-US" w:eastAsia="zh-CN"/>
                </w:rPr>
                <w:t>多选</w:t>
              </w:r>
            </w:ins>
          </w:p>
          <w:p>
            <w:pPr>
              <w:widowControl w:val="0"/>
              <w:numPr>
                <w:ilvl w:val="0"/>
                <w:numId w:val="0"/>
              </w:numPr>
              <w:jc w:val="both"/>
              <w:rPr>
                <w:rFonts w:hint="default"/>
                <w:lang w:val="en-US" w:eastAsia="zh-CN"/>
              </w:rPr>
            </w:pPr>
            <w:ins w:id="409" w:author="zhoujiansheng" w:date="2025-07-10T14:03:37Z">
              <w:r>
                <w:rPr>
                  <w:rFonts w:hint="eastAsia"/>
                  <w:lang w:val="en-US" w:eastAsia="zh-CN"/>
                </w:rPr>
                <w:t>申请人</w:t>
              </w:r>
            </w:ins>
            <w:ins w:id="410" w:author="zhoujiansheng" w:date="2025-07-10T14:06:22Z">
              <w:r>
                <w:rPr>
                  <w:rFonts w:hint="eastAsia"/>
                  <w:lang w:val="en-US" w:eastAsia="zh-CN"/>
                </w:rPr>
                <w:t>：</w:t>
              </w:r>
            </w:ins>
            <w:ins w:id="411" w:author="zhoujiansheng" w:date="2025-07-10T14:06:23Z">
              <w:r>
                <w:rPr>
                  <w:rFonts w:hint="eastAsia"/>
                  <w:lang w:val="en-US" w:eastAsia="zh-CN"/>
                </w:rPr>
                <w:t>手动</w:t>
              </w:r>
            </w:ins>
            <w:ins w:id="412" w:author="zhoujiansheng" w:date="2025-07-10T14:06:24Z">
              <w:r>
                <w:rPr>
                  <w:rFonts w:hint="eastAsia"/>
                  <w:lang w:val="en-US" w:eastAsia="zh-CN"/>
                </w:rPr>
                <w:t>输入</w:t>
              </w:r>
            </w:ins>
            <w:ins w:id="413" w:author="zhoujiansheng" w:date="2025-07-10T14:06:27Z">
              <w:r>
                <w:rPr>
                  <w:rFonts w:hint="eastAsia"/>
                  <w:lang w:val="en-US" w:eastAsia="zh-CN"/>
                </w:rPr>
                <w:t>，</w:t>
              </w:r>
            </w:ins>
            <w:ins w:id="414" w:author="zhoujiansheng" w:date="2025-07-10T14:06:28Z">
              <w:r>
                <w:rPr>
                  <w:rFonts w:hint="eastAsia"/>
                  <w:lang w:val="en-US" w:eastAsia="zh-CN"/>
                </w:rPr>
                <w:t>支持</w:t>
              </w:r>
            </w:ins>
            <w:ins w:id="415" w:author="zhoujiansheng" w:date="2025-07-10T14:06:29Z">
              <w:r>
                <w:rPr>
                  <w:rFonts w:hint="eastAsia"/>
                  <w:lang w:val="en-US" w:eastAsia="zh-CN"/>
                </w:rPr>
                <w:t>模糊</w:t>
              </w:r>
            </w:ins>
            <w:ins w:id="416" w:author="zhoujiansheng" w:date="2025-07-10T14:06:30Z">
              <w:r>
                <w:rPr>
                  <w:rFonts w:hint="eastAsia"/>
                  <w:lang w:val="en-US" w:eastAsia="zh-CN"/>
                </w:rPr>
                <w:t>查询</w:t>
              </w:r>
            </w:ins>
          </w:p>
          <w:p>
            <w:pPr>
              <w:widowControl w:val="0"/>
              <w:numPr>
                <w:ilvl w:val="0"/>
                <w:numId w:val="0"/>
              </w:numPr>
              <w:jc w:val="both"/>
              <w:rPr>
                <w:rFonts w:hint="default"/>
                <w:lang w:val="en-US" w:eastAsia="zh-CN"/>
              </w:rPr>
            </w:pPr>
            <w:r>
              <w:rPr>
                <w:rFonts w:hint="eastAsia"/>
                <w:lang w:val="en-US" w:eastAsia="zh-CN"/>
              </w:rPr>
              <w:t>工单状态</w:t>
            </w:r>
            <w:ins w:id="417" w:author="zhoujiansheng" w:date="2025-07-10T14:06:32Z">
              <w:r>
                <w:rPr>
                  <w:rFonts w:hint="eastAsia"/>
                  <w:lang w:val="en-US" w:eastAsia="zh-CN"/>
                </w:rPr>
                <w:t>：</w:t>
              </w:r>
            </w:ins>
            <w:ins w:id="418" w:author="zhoujiansheng" w:date="2025-07-10T14:06:34Z">
              <w:r>
                <w:rPr>
                  <w:rFonts w:hint="eastAsia"/>
                  <w:lang w:val="en-US" w:eastAsia="zh-CN"/>
                </w:rPr>
                <w:t>下拉</w:t>
              </w:r>
            </w:ins>
            <w:ins w:id="419" w:author="zhoujiansheng" w:date="2025-07-10T14:06:35Z">
              <w:r>
                <w:rPr>
                  <w:rFonts w:hint="eastAsia"/>
                  <w:lang w:val="en-US" w:eastAsia="zh-CN"/>
                </w:rPr>
                <w:t>选择</w:t>
              </w:r>
            </w:ins>
            <w:ins w:id="420" w:author="zhoujiansheng" w:date="2025-07-10T14:06:36Z">
              <w:r>
                <w:rPr>
                  <w:rFonts w:hint="eastAsia"/>
                  <w:lang w:val="en-US" w:eastAsia="zh-CN"/>
                </w:rPr>
                <w:t>，</w:t>
              </w:r>
            </w:ins>
            <w:ins w:id="421" w:author="zhoujiansheng" w:date="2025-07-10T14:06:37Z">
              <w:r>
                <w:rPr>
                  <w:rFonts w:hint="eastAsia"/>
                  <w:lang w:val="en-US" w:eastAsia="zh-CN"/>
                </w:rPr>
                <w:t>枚举</w:t>
              </w:r>
            </w:ins>
            <w:ins w:id="422" w:author="zhoujiansheng" w:date="2025-07-10T14:06:38Z">
              <w:r>
                <w:rPr>
                  <w:rFonts w:hint="eastAsia"/>
                  <w:lang w:val="en-US" w:eastAsia="zh-CN"/>
                </w:rPr>
                <w:t>：</w:t>
              </w:r>
            </w:ins>
            <w:ins w:id="423" w:author="zhoujiansheng" w:date="2025-07-10T14:06:58Z">
              <w:r>
                <w:rPr>
                  <w:rFonts w:hint="eastAsia"/>
                  <w:lang w:val="en-US" w:eastAsia="zh-CN"/>
                </w:rPr>
                <w:t>待</w:t>
              </w:r>
            </w:ins>
            <w:ins w:id="424" w:author="zhoujiansheng" w:date="2025-07-10T14:07:00Z">
              <w:r>
                <w:rPr>
                  <w:rFonts w:hint="eastAsia"/>
                  <w:lang w:val="en-US" w:eastAsia="zh-CN"/>
                </w:rPr>
                <w:t>批复</w:t>
              </w:r>
            </w:ins>
            <w:ins w:id="425" w:author="zhoujiansheng" w:date="2025-07-10T14:07:01Z">
              <w:r>
                <w:rPr>
                  <w:rFonts w:hint="eastAsia"/>
                  <w:lang w:val="en-US" w:eastAsia="zh-CN"/>
                </w:rPr>
                <w:t>、</w:t>
              </w:r>
            </w:ins>
            <w:ins w:id="426" w:author="zhoujiansheng" w:date="2025-07-10T14:07:02Z">
              <w:r>
                <w:rPr>
                  <w:rFonts w:hint="eastAsia"/>
                  <w:lang w:val="en-US" w:eastAsia="zh-CN"/>
                </w:rPr>
                <w:t>工单</w:t>
              </w:r>
            </w:ins>
            <w:ins w:id="427" w:author="zhoujiansheng" w:date="2025-07-10T14:07:04Z">
              <w:r>
                <w:rPr>
                  <w:rFonts w:hint="eastAsia"/>
                  <w:lang w:val="en-US" w:eastAsia="zh-CN"/>
                </w:rPr>
                <w:t>驳回</w:t>
              </w:r>
            </w:ins>
            <w:ins w:id="428" w:author="zhoujiansheng" w:date="2025-07-10T14:07:05Z">
              <w:r>
                <w:rPr>
                  <w:rFonts w:hint="eastAsia"/>
                  <w:lang w:val="en-US" w:eastAsia="zh-CN"/>
                </w:rPr>
                <w:t>、</w:t>
              </w:r>
            </w:ins>
            <w:ins w:id="429" w:author="zhoujiansheng" w:date="2025-07-10T14:07:06Z">
              <w:r>
                <w:rPr>
                  <w:rFonts w:hint="eastAsia"/>
                  <w:lang w:val="en-US" w:eastAsia="zh-CN"/>
                </w:rPr>
                <w:t>已</w:t>
              </w:r>
            </w:ins>
            <w:ins w:id="430" w:author="zhoujiansheng" w:date="2025-07-10T14:07:07Z">
              <w:r>
                <w:rPr>
                  <w:rFonts w:hint="eastAsia"/>
                  <w:lang w:val="en-US" w:eastAsia="zh-CN"/>
                </w:rPr>
                <w:t>批复、</w:t>
              </w:r>
            </w:ins>
            <w:ins w:id="431" w:author="zhoujiansheng" w:date="2025-07-10T14:07:09Z">
              <w:r>
                <w:rPr>
                  <w:rFonts w:hint="eastAsia"/>
                  <w:lang w:val="en-US" w:eastAsia="zh-CN"/>
                </w:rPr>
                <w:t>已</w:t>
              </w:r>
            </w:ins>
            <w:ins w:id="432" w:author="zhoujiansheng" w:date="2025-07-10T14:07:11Z">
              <w:r>
                <w:rPr>
                  <w:rFonts w:hint="eastAsia"/>
                  <w:lang w:val="en-US" w:eastAsia="zh-CN"/>
                </w:rPr>
                <w:t>废弃、</w:t>
              </w:r>
            </w:ins>
            <w:ins w:id="433" w:author="zhoujiansheng" w:date="2025-07-10T14:07:12Z">
              <w:r>
                <w:rPr>
                  <w:rFonts w:hint="eastAsia"/>
                  <w:lang w:val="en-US" w:eastAsia="zh-CN"/>
                </w:rPr>
                <w:t>已</w:t>
              </w:r>
            </w:ins>
            <w:ins w:id="434" w:author="zhoujiansheng" w:date="2025-07-10T14:07:13Z">
              <w:r>
                <w:rPr>
                  <w:rFonts w:hint="eastAsia"/>
                  <w:lang w:val="en-US" w:eastAsia="zh-CN"/>
                </w:rPr>
                <w:t>删除。</w:t>
              </w:r>
            </w:ins>
          </w:p>
          <w:tbl>
            <w:tblPr>
              <w:tblStyle w:val="33"/>
              <w:tblW w:w="862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11"/>
              <w:gridCol w:w="581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11" w:type="dxa"/>
                  <w:shd w:val="clear" w:color="auto" w:fill="BEBEBE" w:themeFill="background1" w:themeFillShade="BF"/>
                </w:tcPr>
                <w:p>
                  <w:pPr>
                    <w:numPr>
                      <w:ilvl w:val="0"/>
                      <w:numId w:val="0"/>
                    </w:numPr>
                    <w:jc w:val="center"/>
                    <w:rPr>
                      <w:rFonts w:hint="default"/>
                      <w:b w:val="0"/>
                      <w:bCs w:val="0"/>
                      <w:vertAlign w:val="baseline"/>
                      <w:lang w:val="en-US" w:eastAsia="zh-CN"/>
                    </w:rPr>
                  </w:pPr>
                  <w:r>
                    <w:rPr>
                      <w:rFonts w:hint="eastAsia"/>
                      <w:b w:val="0"/>
                      <w:bCs w:val="0"/>
                      <w:vertAlign w:val="baseline"/>
                      <w:lang w:val="en-US" w:eastAsia="zh-CN"/>
                    </w:rPr>
                    <w:t>字段</w:t>
                  </w:r>
                </w:p>
              </w:tc>
              <w:tc>
                <w:tcPr>
                  <w:tcW w:w="5813" w:type="dxa"/>
                  <w:shd w:val="clear" w:color="auto" w:fill="BEBEBE" w:themeFill="background1" w:themeFillShade="BF"/>
                </w:tcPr>
                <w:p>
                  <w:pPr>
                    <w:numPr>
                      <w:ilvl w:val="0"/>
                      <w:numId w:val="0"/>
                    </w:numPr>
                    <w:jc w:val="center"/>
                    <w:rPr>
                      <w:rFonts w:hint="default"/>
                      <w:b w:val="0"/>
                      <w:bCs w:val="0"/>
                      <w:vertAlign w:val="baseline"/>
                      <w:lang w:val="en-US" w:eastAsia="zh-CN"/>
                    </w:rPr>
                  </w:pPr>
                  <w:r>
                    <w:rPr>
                      <w:rFonts w:hint="eastAsia"/>
                      <w:b w:val="0"/>
                      <w:bCs w:val="0"/>
                      <w:vertAlign w:val="baseline"/>
                      <w:lang w:val="en-US" w:eastAsia="zh-CN"/>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11" w:type="dxa"/>
                  <w:vAlign w:val="center"/>
                </w:tcPr>
                <w:p>
                  <w:pPr>
                    <w:numPr>
                      <w:ilvl w:val="0"/>
                      <w:numId w:val="0"/>
                    </w:numPr>
                    <w:rPr>
                      <w:rFonts w:hint="default"/>
                      <w:highlight w:val="none"/>
                      <w:vertAlign w:val="baseline"/>
                      <w:lang w:val="en-US" w:eastAsia="zh-CN"/>
                    </w:rPr>
                  </w:pPr>
                  <w:r>
                    <w:rPr>
                      <w:rFonts w:hint="eastAsia"/>
                      <w:highlight w:val="none"/>
                      <w:vertAlign w:val="baseline"/>
                      <w:lang w:val="en-US" w:eastAsia="zh-CN"/>
                    </w:rPr>
                    <w:t>工单号</w:t>
                  </w:r>
                </w:p>
              </w:tc>
              <w:tc>
                <w:tcPr>
                  <w:tcW w:w="5813" w:type="dxa"/>
                </w:tcPr>
                <w:p>
                  <w:pPr>
                    <w:numPr>
                      <w:ilvl w:val="0"/>
                      <w:numId w:val="0"/>
                    </w:numPr>
                    <w:rPr>
                      <w:rFonts w:hint="default"/>
                      <w:highlight w:val="none"/>
                      <w:vertAlign w:val="baseline"/>
                      <w:lang w:val="en-US" w:eastAsia="zh-CN"/>
                    </w:rPr>
                  </w:pPr>
                  <w:r>
                    <w:rPr>
                      <w:rFonts w:hint="eastAsia"/>
                      <w:highlight w:val="none"/>
                      <w:vertAlign w:val="baseline"/>
                      <w:lang w:val="en-US" w:eastAsia="zh-CN"/>
                    </w:rPr>
                    <w:t>按工单提交时间生成工单号，生成规则：GX+时间+三位数顺序编号。如：GX20240409001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del w:id="435" w:author="zhoujiansheng" w:date="2025-07-10T14:03:47Z"/>
              </w:trPr>
              <w:tc>
                <w:tcPr>
                  <w:tcW w:w="2811" w:type="dxa"/>
                  <w:vAlign w:val="center"/>
                </w:tcPr>
                <w:p>
                  <w:pPr>
                    <w:numPr>
                      <w:ilvl w:val="0"/>
                      <w:numId w:val="0"/>
                    </w:numPr>
                    <w:rPr>
                      <w:del w:id="436" w:author="zhoujiansheng" w:date="2025-07-10T14:03:47Z"/>
                      <w:rFonts w:hint="default"/>
                      <w:highlight w:val="none"/>
                      <w:vertAlign w:val="baseline"/>
                      <w:lang w:val="en-US" w:eastAsia="zh-CN"/>
                    </w:rPr>
                  </w:pPr>
                  <w:del w:id="437" w:author="zhoujiansheng" w:date="2025-07-10T14:03:47Z">
                    <w:r>
                      <w:rPr>
                        <w:rFonts w:hint="default"/>
                        <w:highlight w:val="none"/>
                        <w:vertAlign w:val="baseline"/>
                        <w:lang w:val="en-US" w:eastAsia="zh-CN"/>
                      </w:rPr>
                      <w:delText>设备状态</w:delText>
                    </w:r>
                  </w:del>
                </w:p>
              </w:tc>
              <w:tc>
                <w:tcPr>
                  <w:tcW w:w="5813" w:type="dxa"/>
                </w:tcPr>
                <w:p>
                  <w:pPr>
                    <w:numPr>
                      <w:ilvl w:val="0"/>
                      <w:numId w:val="0"/>
                    </w:numPr>
                    <w:rPr>
                      <w:del w:id="438" w:author="zhoujiansheng" w:date="2025-07-10T14:03:47Z"/>
                      <w:rFonts w:hint="default"/>
                      <w:highlight w:val="none"/>
                      <w:vertAlign w:val="baseline"/>
                      <w:lang w:val="en-US" w:eastAsia="zh-CN"/>
                    </w:rPr>
                  </w:pPr>
                  <w:del w:id="439" w:author="zhoujiansheng" w:date="2025-07-10T14:03:47Z">
                    <w:r>
                      <w:rPr>
                        <w:rFonts w:hint="eastAsia"/>
                        <w:highlight w:val="none"/>
                        <w:vertAlign w:val="baseline"/>
                        <w:lang w:val="en-US" w:eastAsia="zh-CN"/>
                      </w:rPr>
                      <w:delText>关联工单，入网、退网、变更</w:delText>
                    </w:r>
                  </w:del>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11" w:type="dxa"/>
                  <w:vAlign w:val="center"/>
                </w:tcPr>
                <w:p>
                  <w:pPr>
                    <w:numPr>
                      <w:ilvl w:val="0"/>
                      <w:numId w:val="0"/>
                    </w:numPr>
                    <w:rPr>
                      <w:rFonts w:hint="default"/>
                      <w:highlight w:val="none"/>
                      <w:vertAlign w:val="baseline"/>
                      <w:lang w:val="en-US" w:eastAsia="zh-CN"/>
                    </w:rPr>
                  </w:pPr>
                  <w:r>
                    <w:rPr>
                      <w:rFonts w:hint="eastAsia"/>
                      <w:highlight w:val="none"/>
                      <w:vertAlign w:val="baseline"/>
                      <w:lang w:val="en-US" w:eastAsia="zh-CN"/>
                    </w:rPr>
                    <w:t>地市</w:t>
                  </w:r>
                </w:p>
              </w:tc>
              <w:tc>
                <w:tcPr>
                  <w:tcW w:w="5813" w:type="dxa"/>
                </w:tcPr>
                <w:p>
                  <w:pPr>
                    <w:numPr>
                      <w:ilvl w:val="0"/>
                      <w:numId w:val="0"/>
                    </w:numPr>
                    <w:rPr>
                      <w:rFonts w:hint="default"/>
                      <w:highlight w:val="none"/>
                      <w:vertAlign w:val="baseline"/>
                      <w:lang w:val="en-US" w:eastAsia="zh-CN"/>
                    </w:rPr>
                  </w:pPr>
                  <w:r>
                    <w:rPr>
                      <w:rFonts w:hint="eastAsia"/>
                      <w:highlight w:val="none"/>
                      <w:vertAlign w:val="baseline"/>
                      <w:lang w:val="en-US" w:eastAsia="zh-CN"/>
                    </w:rPr>
                    <w:t>关联工单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del w:id="440" w:author="zhoujiansheng" w:date="2025-07-09T16:45:01Z"/>
              </w:trPr>
              <w:tc>
                <w:tcPr>
                  <w:tcW w:w="2811" w:type="dxa"/>
                  <w:vAlign w:val="top"/>
                </w:tcPr>
                <w:p>
                  <w:pPr>
                    <w:numPr>
                      <w:ilvl w:val="0"/>
                      <w:numId w:val="0"/>
                    </w:numPr>
                    <w:ind w:left="0" w:leftChars="0" w:firstLine="0" w:firstLineChars="0"/>
                    <w:rPr>
                      <w:del w:id="441" w:author="zhoujiansheng" w:date="2025-07-09T16:45:01Z"/>
                      <w:rFonts w:hint="default"/>
                      <w:vertAlign w:val="baseline"/>
                      <w:lang w:val="en-US" w:eastAsia="zh-CN"/>
                    </w:rPr>
                  </w:pPr>
                  <w:del w:id="442" w:author="zhoujiansheng" w:date="2025-07-09T16:45:01Z">
                    <w:r>
                      <w:rPr>
                        <w:rFonts w:hint="eastAsia"/>
                        <w:vertAlign w:val="baseline"/>
                        <w:lang w:val="en-US" w:eastAsia="zh-CN"/>
                      </w:rPr>
                      <w:delText>IP</w:delText>
                    </w:r>
                  </w:del>
                </w:p>
              </w:tc>
              <w:tc>
                <w:tcPr>
                  <w:tcW w:w="5813" w:type="dxa"/>
                  <w:vAlign w:val="top"/>
                </w:tcPr>
                <w:p>
                  <w:pPr>
                    <w:numPr>
                      <w:ilvl w:val="0"/>
                      <w:numId w:val="0"/>
                    </w:numPr>
                    <w:ind w:left="0" w:leftChars="0" w:firstLine="0" w:firstLineChars="0"/>
                    <w:rPr>
                      <w:del w:id="443" w:author="zhoujiansheng" w:date="2025-07-09T16:45:01Z"/>
                      <w:rFonts w:hint="default"/>
                      <w:vertAlign w:val="baseline"/>
                      <w:lang w:val="en-US" w:eastAsia="zh-CN"/>
                    </w:rPr>
                  </w:pPr>
                  <w:del w:id="444" w:author="zhoujiansheng" w:date="2025-07-09T16:45:01Z">
                    <w:r>
                      <w:rPr>
                        <w:rFonts w:hint="eastAsia"/>
                        <w:vertAlign w:val="baseline"/>
                        <w:lang w:val="en-US" w:eastAsia="zh-CN"/>
                      </w:rPr>
                      <w:delText>关联工单</w:delText>
                    </w:r>
                  </w:del>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811" w:type="dxa"/>
                  <w:vAlign w:val="top"/>
                </w:tcPr>
                <w:p>
                  <w:pPr>
                    <w:numPr>
                      <w:ilvl w:val="0"/>
                      <w:numId w:val="0"/>
                    </w:numPr>
                    <w:ind w:left="0" w:leftChars="0" w:firstLine="0" w:firstLineChars="0"/>
                    <w:rPr>
                      <w:rFonts w:hint="default"/>
                      <w:vertAlign w:val="baseline"/>
                      <w:lang w:val="en-US" w:eastAsia="zh-CN"/>
                    </w:rPr>
                  </w:pPr>
                  <w:r>
                    <w:rPr>
                      <w:rFonts w:hint="eastAsia"/>
                      <w:vertAlign w:val="baseline"/>
                      <w:lang w:val="en-US" w:eastAsia="zh-CN"/>
                    </w:rPr>
                    <w:t>申请人</w:t>
                  </w:r>
                </w:p>
              </w:tc>
              <w:tc>
                <w:tcPr>
                  <w:tcW w:w="5813" w:type="dxa"/>
                  <w:vAlign w:val="top"/>
                </w:tcPr>
                <w:p>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关联工单申请人账号真实姓名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11" w:type="dxa"/>
                  <w:vAlign w:val="top"/>
                </w:tcPr>
                <w:p>
                  <w:pPr>
                    <w:numPr>
                      <w:ilvl w:val="0"/>
                      <w:numId w:val="0"/>
                    </w:numPr>
                    <w:ind w:left="0" w:leftChars="0" w:firstLine="0" w:firstLineChars="0"/>
                    <w:rPr>
                      <w:rFonts w:hint="default"/>
                      <w:vertAlign w:val="baseline"/>
                      <w:lang w:val="en-US" w:eastAsia="zh-CN"/>
                    </w:rPr>
                  </w:pPr>
                  <w:r>
                    <w:rPr>
                      <w:rFonts w:hint="eastAsia"/>
                      <w:vertAlign w:val="baseline"/>
                      <w:lang w:val="en-US" w:eastAsia="zh-CN"/>
                    </w:rPr>
                    <w:t>申请时间</w:t>
                  </w:r>
                </w:p>
              </w:tc>
              <w:tc>
                <w:tcPr>
                  <w:tcW w:w="5813" w:type="dxa"/>
                  <w:vAlign w:val="top"/>
                </w:tcPr>
                <w:p>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关联工单提交时间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811" w:type="dxa"/>
                  <w:vAlign w:val="top"/>
                </w:tcPr>
                <w:p>
                  <w:pPr>
                    <w:numPr>
                      <w:ilvl w:val="0"/>
                      <w:numId w:val="0"/>
                    </w:numPr>
                    <w:ind w:left="0" w:leftChars="0" w:firstLine="0" w:firstLineChars="0"/>
                    <w:rPr>
                      <w:rFonts w:hint="default"/>
                      <w:vertAlign w:val="baseline"/>
                      <w:lang w:val="en-US" w:eastAsia="zh-CN"/>
                    </w:rPr>
                  </w:pPr>
                  <w:r>
                    <w:rPr>
                      <w:rFonts w:hint="eastAsia"/>
                      <w:vertAlign w:val="baseline"/>
                      <w:lang w:val="en-US" w:eastAsia="zh-CN"/>
                    </w:rPr>
                    <w:t>批复人</w:t>
                  </w:r>
                </w:p>
              </w:tc>
              <w:tc>
                <w:tcPr>
                  <w:tcW w:w="5813" w:type="dxa"/>
                  <w:vAlign w:val="top"/>
                </w:tcPr>
                <w:p>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关联工单批复人账号真实姓名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811" w:type="dxa"/>
                  <w:vAlign w:val="top"/>
                </w:tcPr>
                <w:p>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批复时间</w:t>
                  </w:r>
                </w:p>
              </w:tc>
              <w:tc>
                <w:tcPr>
                  <w:tcW w:w="5813" w:type="dxa"/>
                  <w:vAlign w:val="top"/>
                </w:tcPr>
                <w:p>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关联工单批复时间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811" w:type="dxa"/>
                  <w:vAlign w:val="top"/>
                </w:tcPr>
                <w:p>
                  <w:pPr>
                    <w:numPr>
                      <w:ilvl w:val="0"/>
                      <w:numId w:val="0"/>
                    </w:numPr>
                    <w:ind w:left="0" w:leftChars="0" w:firstLine="0" w:firstLineChars="0"/>
                    <w:rPr>
                      <w:rFonts w:hint="default"/>
                      <w:vertAlign w:val="baseline"/>
                      <w:lang w:val="en-US" w:eastAsia="zh-CN"/>
                    </w:rPr>
                  </w:pPr>
                  <w:r>
                    <w:rPr>
                      <w:rFonts w:hint="eastAsia"/>
                      <w:vertAlign w:val="baseline"/>
                      <w:lang w:val="en-US" w:eastAsia="zh-CN"/>
                    </w:rPr>
                    <w:t>工单状态</w:t>
                  </w:r>
                </w:p>
              </w:tc>
              <w:tc>
                <w:tcPr>
                  <w:tcW w:w="5813" w:type="dxa"/>
                  <w:vAlign w:val="top"/>
                </w:tcPr>
                <w:p>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枚举：待批复、工单驳回、已批复、已废弃</w:t>
                  </w:r>
                  <w:ins w:id="445" w:author="zhoujiansheng" w:date="2025-07-09T16:49:14Z">
                    <w:r>
                      <w:rPr>
                        <w:rFonts w:hint="eastAsia"/>
                        <w:highlight w:val="none"/>
                        <w:vertAlign w:val="baseline"/>
                        <w:lang w:val="en-US" w:eastAsia="zh-CN"/>
                      </w:rPr>
                      <w:t>、</w:t>
                    </w:r>
                  </w:ins>
                  <w:ins w:id="446" w:author="zhoujiansheng" w:date="2025-07-09T16:49:17Z">
                    <w:r>
                      <w:rPr>
                        <w:rFonts w:hint="eastAsia"/>
                        <w:highlight w:val="none"/>
                        <w:vertAlign w:val="baseline"/>
                        <w:lang w:val="en-US" w:eastAsia="zh-CN"/>
                      </w:rPr>
                      <w:t>草稿</w:t>
                    </w:r>
                  </w:ins>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811" w:type="dxa"/>
                  <w:vAlign w:val="top"/>
                </w:tcPr>
                <w:p>
                  <w:pPr>
                    <w:numPr>
                      <w:ilvl w:val="0"/>
                      <w:numId w:val="0"/>
                    </w:numPr>
                    <w:ind w:left="0" w:leftChars="0" w:firstLine="0" w:firstLineChars="0"/>
                    <w:rPr>
                      <w:rFonts w:hint="default"/>
                      <w:vertAlign w:val="baseline"/>
                      <w:lang w:val="en-US" w:eastAsia="zh-CN"/>
                    </w:rPr>
                  </w:pPr>
                  <w:r>
                    <w:rPr>
                      <w:rFonts w:hint="eastAsia"/>
                      <w:vertAlign w:val="baseline"/>
                      <w:lang w:val="en-US" w:eastAsia="zh-CN"/>
                    </w:rPr>
                    <w:t>操作</w:t>
                  </w:r>
                </w:p>
              </w:tc>
              <w:tc>
                <w:tcPr>
                  <w:tcW w:w="5813" w:type="dxa"/>
                  <w:vAlign w:val="top"/>
                </w:tcPr>
                <w:p>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查看、</w:t>
                  </w:r>
                  <w:del w:id="447" w:author="zhoujiansheng" w:date="2025-09-03T15:54:15Z">
                    <w:r>
                      <w:rPr>
                        <w:rFonts w:hint="eastAsia"/>
                        <w:highlight w:val="none"/>
                        <w:vertAlign w:val="baseline"/>
                        <w:lang w:val="en-US" w:eastAsia="zh-CN"/>
                      </w:rPr>
                      <w:delText>批复、</w:delText>
                    </w:r>
                  </w:del>
                  <w:r>
                    <w:rPr>
                      <w:rFonts w:hint="eastAsia"/>
                      <w:highlight w:val="none"/>
                      <w:vertAlign w:val="baseline"/>
                      <w:lang w:val="en-US" w:eastAsia="zh-CN"/>
                    </w:rPr>
                    <w:t>编辑</w:t>
                  </w:r>
                  <w:ins w:id="448" w:author="zhoujiansheng" w:date="2025-07-09T16:53:19Z">
                    <w:r>
                      <w:rPr>
                        <w:rFonts w:hint="eastAsia"/>
                        <w:highlight w:val="none"/>
                        <w:vertAlign w:val="baseline"/>
                        <w:lang w:val="en-US" w:eastAsia="zh-CN"/>
                      </w:rPr>
                      <w:t>、</w:t>
                    </w:r>
                  </w:ins>
                  <w:ins w:id="449" w:author="zhoujiansheng" w:date="2025-07-09T16:53:20Z">
                    <w:r>
                      <w:rPr>
                        <w:rFonts w:hint="eastAsia"/>
                        <w:highlight w:val="none"/>
                        <w:vertAlign w:val="baseline"/>
                        <w:lang w:val="en-US" w:eastAsia="zh-CN"/>
                      </w:rPr>
                      <w:t>删除</w:t>
                    </w:r>
                  </w:ins>
                </w:p>
                <w:p>
                  <w:pPr>
                    <w:numPr>
                      <w:ilvl w:val="0"/>
                      <w:numId w:val="13"/>
                    </w:numPr>
                    <w:ind w:left="420" w:leftChars="0" w:hanging="420" w:firstLineChars="0"/>
                    <w:rPr>
                      <w:rFonts w:hint="eastAsia"/>
                      <w:highlight w:val="none"/>
                      <w:vertAlign w:val="baseline"/>
                      <w:lang w:val="en-US" w:eastAsia="zh-CN"/>
                    </w:rPr>
                  </w:pPr>
                  <w:r>
                    <w:rPr>
                      <w:rFonts w:hint="eastAsia"/>
                      <w:highlight w:val="none"/>
                      <w:vertAlign w:val="baseline"/>
                      <w:lang w:val="en-US" w:eastAsia="zh-CN"/>
                    </w:rPr>
                    <w:t>工单待批复：申请人可以查看，</w:t>
                  </w:r>
                  <w:del w:id="450" w:author="zhoujiansheng" w:date="2025-07-09T16:54:56Z">
                    <w:r>
                      <w:rPr>
                        <w:rFonts w:hint="eastAsia"/>
                        <w:highlight w:val="none"/>
                        <w:vertAlign w:val="baseline"/>
                        <w:lang w:val="en-US" w:eastAsia="zh-CN"/>
                      </w:rPr>
                      <w:delText>省级管理员可以查看，</w:delText>
                    </w:r>
                  </w:del>
                  <w:r>
                    <w:rPr>
                      <w:rFonts w:hint="eastAsia"/>
                      <w:highlight w:val="none"/>
                      <w:vertAlign w:val="baseline"/>
                      <w:lang w:val="en-US" w:eastAsia="zh-CN"/>
                    </w:rPr>
                    <w:t>批复人可以查看和</w:t>
                  </w:r>
                  <w:del w:id="451" w:author="zhoujiansheng" w:date="2025-09-03T15:54:34Z">
                    <w:r>
                      <w:rPr>
                        <w:rFonts w:hint="default"/>
                        <w:highlight w:val="none"/>
                        <w:vertAlign w:val="baseline"/>
                        <w:lang w:val="en-US" w:eastAsia="zh-CN"/>
                      </w:rPr>
                      <w:delText>批复</w:delText>
                    </w:r>
                  </w:del>
                  <w:ins w:id="452" w:author="zhoujiansheng" w:date="2025-09-03T15:54:35Z">
                    <w:r>
                      <w:rPr>
                        <w:rFonts w:hint="eastAsia"/>
                        <w:highlight w:val="none"/>
                        <w:vertAlign w:val="baseline"/>
                        <w:lang w:val="en-US" w:eastAsia="zh-CN"/>
                      </w:rPr>
                      <w:t>编辑</w:t>
                    </w:r>
                  </w:ins>
                </w:p>
                <w:p>
                  <w:pPr>
                    <w:numPr>
                      <w:ilvl w:val="0"/>
                      <w:numId w:val="13"/>
                    </w:numPr>
                    <w:ind w:left="420" w:leftChars="0" w:hanging="420" w:firstLineChars="0"/>
                    <w:rPr>
                      <w:rFonts w:hint="default"/>
                      <w:highlight w:val="none"/>
                      <w:vertAlign w:val="baseline"/>
                      <w:lang w:val="en-US" w:eastAsia="zh-CN"/>
                    </w:rPr>
                  </w:pPr>
                  <w:r>
                    <w:rPr>
                      <w:rFonts w:hint="eastAsia"/>
                      <w:highlight w:val="none"/>
                      <w:vertAlign w:val="baseline"/>
                      <w:lang w:val="en-US" w:eastAsia="zh-CN"/>
                    </w:rPr>
                    <w:t>工单驳回：申请人可以编辑后提交，也可以进入编辑页面后选择废弃。</w:t>
                  </w:r>
                  <w:del w:id="453" w:author="zhoujiansheng" w:date="2025-07-09T16:54:59Z">
                    <w:r>
                      <w:rPr>
                        <w:rFonts w:hint="eastAsia"/>
                        <w:highlight w:val="none"/>
                        <w:vertAlign w:val="baseline"/>
                        <w:lang w:val="en-US" w:eastAsia="zh-CN"/>
                      </w:rPr>
                      <w:delText>省级管理员可以查看。</w:delText>
                    </w:r>
                  </w:del>
                </w:p>
                <w:p>
                  <w:pPr>
                    <w:numPr>
                      <w:ilvl w:val="0"/>
                      <w:numId w:val="13"/>
                    </w:numPr>
                    <w:ind w:left="420" w:leftChars="0" w:hanging="420" w:firstLineChars="0"/>
                    <w:rPr>
                      <w:rFonts w:hint="default"/>
                      <w:highlight w:val="none"/>
                      <w:vertAlign w:val="baseline"/>
                      <w:lang w:val="en-US" w:eastAsia="zh-CN"/>
                    </w:rPr>
                  </w:pPr>
                  <w:r>
                    <w:rPr>
                      <w:rFonts w:hint="eastAsia"/>
                      <w:highlight w:val="none"/>
                      <w:vertAlign w:val="baseline"/>
                      <w:lang w:val="en-US" w:eastAsia="zh-CN"/>
                    </w:rPr>
                    <w:t>工单已批复：申请人</w:t>
                  </w:r>
                  <w:del w:id="454" w:author="zhoujiansheng" w:date="2025-07-09T16:55:41Z">
                    <w:r>
                      <w:rPr>
                        <w:rFonts w:hint="eastAsia"/>
                        <w:highlight w:val="none"/>
                        <w:vertAlign w:val="baseline"/>
                        <w:lang w:val="en-US" w:eastAsia="zh-CN"/>
                      </w:rPr>
                      <w:delText>和省级管理员均</w:delText>
                    </w:r>
                  </w:del>
                  <w:r>
                    <w:rPr>
                      <w:rFonts w:hint="eastAsia"/>
                      <w:highlight w:val="none"/>
                      <w:vertAlign w:val="baseline"/>
                      <w:lang w:val="en-US" w:eastAsia="zh-CN"/>
                    </w:rPr>
                    <w:t>可查看</w:t>
                  </w:r>
                </w:p>
                <w:p>
                  <w:pPr>
                    <w:numPr>
                      <w:ilvl w:val="0"/>
                      <w:numId w:val="13"/>
                    </w:numPr>
                    <w:ind w:left="420" w:leftChars="0" w:hanging="420" w:firstLineChars="0"/>
                    <w:rPr>
                      <w:ins w:id="455" w:author="zhoujiansheng" w:date="2025-07-09T16:53:57Z"/>
                      <w:rFonts w:hint="default"/>
                      <w:highlight w:val="none"/>
                      <w:vertAlign w:val="baseline"/>
                      <w:lang w:val="en-US" w:eastAsia="zh-CN"/>
                    </w:rPr>
                  </w:pPr>
                  <w:r>
                    <w:rPr>
                      <w:rFonts w:hint="eastAsia"/>
                      <w:highlight w:val="none"/>
                      <w:vertAlign w:val="baseline"/>
                      <w:lang w:val="en-US" w:eastAsia="zh-CN"/>
                    </w:rPr>
                    <w:t>工单已废弃：申请人</w:t>
                  </w:r>
                  <w:del w:id="456" w:author="zhoujiansheng" w:date="2025-07-09T16:55:44Z">
                    <w:r>
                      <w:rPr>
                        <w:rFonts w:hint="eastAsia"/>
                        <w:highlight w:val="none"/>
                        <w:vertAlign w:val="baseline"/>
                        <w:lang w:val="en-US" w:eastAsia="zh-CN"/>
                      </w:rPr>
                      <w:delText>和省级管理员均</w:delText>
                    </w:r>
                  </w:del>
                  <w:r>
                    <w:rPr>
                      <w:rFonts w:hint="eastAsia"/>
                      <w:highlight w:val="none"/>
                      <w:vertAlign w:val="baseline"/>
                      <w:lang w:val="en-US" w:eastAsia="zh-CN"/>
                    </w:rPr>
                    <w:t>可查看</w:t>
                  </w:r>
                  <w:ins w:id="457" w:author="zhoujiansheng" w:date="2025-07-09T16:53:29Z">
                    <w:r>
                      <w:rPr>
                        <w:rFonts w:hint="eastAsia"/>
                        <w:highlight w:val="none"/>
                        <w:vertAlign w:val="baseline"/>
                        <w:lang w:val="en-US" w:eastAsia="zh-CN"/>
                      </w:rPr>
                      <w:t>，</w:t>
                    </w:r>
                  </w:ins>
                  <w:ins w:id="458" w:author="zhoujiansheng" w:date="2025-07-09T16:53:37Z">
                    <w:r>
                      <w:rPr>
                        <w:rFonts w:hint="eastAsia"/>
                        <w:highlight w:val="none"/>
                        <w:vertAlign w:val="baseline"/>
                        <w:lang w:val="en-US" w:eastAsia="zh-CN"/>
                      </w:rPr>
                      <w:t>申请人</w:t>
                    </w:r>
                  </w:ins>
                  <w:ins w:id="459" w:author="zhoujiansheng" w:date="2025-07-09T16:53:38Z">
                    <w:r>
                      <w:rPr>
                        <w:rFonts w:hint="eastAsia"/>
                        <w:highlight w:val="none"/>
                        <w:vertAlign w:val="baseline"/>
                        <w:lang w:val="en-US" w:eastAsia="zh-CN"/>
                      </w:rPr>
                      <w:t>可</w:t>
                    </w:r>
                  </w:ins>
                  <w:ins w:id="460" w:author="zhoujiansheng" w:date="2025-07-09T16:53:40Z">
                    <w:r>
                      <w:rPr>
                        <w:rFonts w:hint="eastAsia"/>
                        <w:highlight w:val="none"/>
                        <w:vertAlign w:val="baseline"/>
                        <w:lang w:val="en-US" w:eastAsia="zh-CN"/>
                      </w:rPr>
                      <w:t>删除</w:t>
                    </w:r>
                  </w:ins>
                  <w:ins w:id="461" w:author="zhoujiansheng" w:date="2025-07-09T16:53:45Z">
                    <w:r>
                      <w:rPr>
                        <w:rFonts w:hint="eastAsia"/>
                        <w:highlight w:val="none"/>
                        <w:vertAlign w:val="baseline"/>
                        <w:lang w:val="en-US" w:eastAsia="zh-CN"/>
                      </w:rPr>
                      <w:t>。</w:t>
                    </w:r>
                  </w:ins>
                </w:p>
                <w:p>
                  <w:pPr>
                    <w:numPr>
                      <w:ilvl w:val="0"/>
                      <w:numId w:val="13"/>
                    </w:numPr>
                    <w:ind w:left="420" w:leftChars="0" w:hanging="420" w:firstLineChars="0"/>
                    <w:rPr>
                      <w:rFonts w:hint="default"/>
                      <w:highlight w:val="none"/>
                      <w:vertAlign w:val="baseline"/>
                      <w:lang w:val="en-US" w:eastAsia="zh-CN"/>
                    </w:rPr>
                  </w:pPr>
                  <w:ins w:id="462" w:author="zhoujiansheng" w:date="2025-07-09T16:54:01Z">
                    <w:r>
                      <w:rPr>
                        <w:rFonts w:hint="eastAsia"/>
                        <w:highlight w:val="none"/>
                        <w:vertAlign w:val="baseline"/>
                        <w:lang w:val="en-US" w:eastAsia="zh-CN"/>
                      </w:rPr>
                      <w:t>草稿</w:t>
                    </w:r>
                  </w:ins>
                  <w:ins w:id="463" w:author="zhoujiansheng" w:date="2025-07-09T16:54:02Z">
                    <w:r>
                      <w:rPr>
                        <w:rFonts w:hint="eastAsia"/>
                        <w:highlight w:val="none"/>
                        <w:vertAlign w:val="baseline"/>
                        <w:lang w:val="en-US" w:eastAsia="zh-CN"/>
                      </w:rPr>
                      <w:t>：</w:t>
                    </w:r>
                  </w:ins>
                  <w:ins w:id="464" w:author="zhoujiansheng" w:date="2025-07-09T16:54:03Z">
                    <w:r>
                      <w:rPr>
                        <w:rFonts w:hint="eastAsia"/>
                        <w:highlight w:val="none"/>
                        <w:vertAlign w:val="baseline"/>
                        <w:lang w:val="en-US" w:eastAsia="zh-CN"/>
                      </w:rPr>
                      <w:t>申请</w:t>
                    </w:r>
                  </w:ins>
                  <w:ins w:id="465" w:author="zhoujiansheng" w:date="2025-07-09T16:54:04Z">
                    <w:r>
                      <w:rPr>
                        <w:rFonts w:hint="eastAsia"/>
                        <w:highlight w:val="none"/>
                        <w:vertAlign w:val="baseline"/>
                        <w:lang w:val="en-US" w:eastAsia="zh-CN"/>
                      </w:rPr>
                      <w:t>人</w:t>
                    </w:r>
                  </w:ins>
                  <w:ins w:id="466" w:author="zhoujiansheng" w:date="2025-07-09T16:54:12Z">
                    <w:r>
                      <w:rPr>
                        <w:rFonts w:hint="eastAsia"/>
                        <w:highlight w:val="none"/>
                        <w:vertAlign w:val="baseline"/>
                        <w:lang w:val="en-US" w:eastAsia="zh-CN"/>
                      </w:rPr>
                      <w:t>可</w:t>
                    </w:r>
                  </w:ins>
                  <w:ins w:id="467" w:author="zhoujiansheng" w:date="2025-07-09T16:54:14Z">
                    <w:r>
                      <w:rPr>
                        <w:rFonts w:hint="eastAsia"/>
                        <w:highlight w:val="none"/>
                        <w:vertAlign w:val="baseline"/>
                        <w:lang w:val="en-US" w:eastAsia="zh-CN"/>
                      </w:rPr>
                      <w:t>编辑</w:t>
                    </w:r>
                  </w:ins>
                  <w:ins w:id="468" w:author="zhoujiansheng" w:date="2025-07-09T16:54:15Z">
                    <w:r>
                      <w:rPr>
                        <w:rFonts w:hint="eastAsia"/>
                        <w:highlight w:val="none"/>
                        <w:vertAlign w:val="baseline"/>
                        <w:lang w:val="en-US" w:eastAsia="zh-CN"/>
                      </w:rPr>
                      <w:t>或</w:t>
                    </w:r>
                  </w:ins>
                  <w:ins w:id="469" w:author="zhoujiansheng" w:date="2025-07-09T16:54:16Z">
                    <w:r>
                      <w:rPr>
                        <w:rFonts w:hint="eastAsia"/>
                        <w:highlight w:val="none"/>
                        <w:vertAlign w:val="baseline"/>
                        <w:lang w:val="en-US" w:eastAsia="zh-CN"/>
                      </w:rPr>
                      <w:t>删除。</w:t>
                    </w:r>
                  </w:ins>
                </w:p>
              </w:tc>
            </w:tr>
          </w:tbl>
          <w:p>
            <w:pPr>
              <w:widowControl w:val="0"/>
              <w:numPr>
                <w:ilvl w:val="0"/>
                <w:numId w:val="0"/>
              </w:numPr>
              <w:jc w:val="both"/>
              <w:rPr>
                <w:rFonts w:hint="default"/>
                <w:lang w:val="en-US" w:eastAsia="zh-CN"/>
              </w:rPr>
            </w:pPr>
            <w:ins w:id="470" w:author="zhoujiansheng" w:date="2025-07-09T16:56:12Z">
              <w:r>
                <w:rPr>
                  <w:rFonts w:hint="eastAsia"/>
                  <w:lang w:val="en-US" w:eastAsia="zh-CN"/>
                </w:rPr>
                <w:t>省级</w:t>
              </w:r>
            </w:ins>
            <w:ins w:id="471" w:author="zhoujiansheng" w:date="2025-07-09T16:56:14Z">
              <w:r>
                <w:rPr>
                  <w:rFonts w:hint="eastAsia"/>
                  <w:lang w:val="en-US" w:eastAsia="zh-CN"/>
                </w:rPr>
                <w:t>管理员</w:t>
              </w:r>
            </w:ins>
            <w:ins w:id="472" w:author="zhoujiansheng" w:date="2025-07-09T16:56:15Z">
              <w:r>
                <w:rPr>
                  <w:rFonts w:hint="eastAsia"/>
                  <w:lang w:val="en-US" w:eastAsia="zh-CN"/>
                </w:rPr>
                <w:t>可</w:t>
              </w:r>
            </w:ins>
            <w:ins w:id="473" w:author="zhoujiansheng" w:date="2025-07-09T16:56:16Z">
              <w:r>
                <w:rPr>
                  <w:rFonts w:hint="eastAsia"/>
                  <w:lang w:val="en-US" w:eastAsia="zh-CN"/>
                </w:rPr>
                <w:t>查看</w:t>
              </w:r>
            </w:ins>
            <w:ins w:id="474" w:author="zhoujiansheng" w:date="2025-07-09T16:56:18Z">
              <w:r>
                <w:rPr>
                  <w:rFonts w:hint="eastAsia"/>
                  <w:lang w:val="en-US" w:eastAsia="zh-CN"/>
                </w:rPr>
                <w:t>所有</w:t>
              </w:r>
            </w:ins>
            <w:ins w:id="475" w:author="zhoujiansheng" w:date="2025-07-09T16:56:20Z">
              <w:r>
                <w:rPr>
                  <w:rFonts w:hint="eastAsia"/>
                  <w:lang w:val="en-US" w:eastAsia="zh-CN"/>
                </w:rPr>
                <w:t>已</w:t>
              </w:r>
            </w:ins>
            <w:ins w:id="476" w:author="zhoujiansheng" w:date="2025-07-09T16:56:24Z">
              <w:r>
                <w:rPr>
                  <w:rFonts w:hint="eastAsia"/>
                  <w:lang w:val="en-US" w:eastAsia="zh-CN"/>
                </w:rPr>
                <w:t>提交</w:t>
              </w:r>
            </w:ins>
            <w:ins w:id="477" w:author="zhoujiansheng" w:date="2025-07-09T16:56:25Z">
              <w:r>
                <w:rPr>
                  <w:rFonts w:hint="eastAsia"/>
                  <w:lang w:val="en-US" w:eastAsia="zh-CN"/>
                </w:rPr>
                <w:t>工单</w:t>
              </w:r>
            </w:ins>
            <w:ins w:id="478" w:author="zhoujiansheng" w:date="2025-07-09T16:56:26Z">
              <w:r>
                <w:rPr>
                  <w:rFonts w:hint="eastAsia"/>
                  <w:lang w:val="en-US" w:eastAsia="zh-CN"/>
                </w:rPr>
                <w:t>。</w:t>
              </w:r>
            </w:ins>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r>
              <w:rPr>
                <w:rFonts w:hint="eastAsia"/>
                <w:b/>
                <w:bCs/>
                <w:lang w:val="en-US" w:eastAsia="zh-CN"/>
              </w:rPr>
              <w:t>2.我的发起页面（</w:t>
            </w:r>
            <w:r>
              <w:rPr>
                <w:rFonts w:hint="eastAsia"/>
                <w:b/>
                <w:bCs/>
                <w:highlight w:val="yellow"/>
                <w:lang w:val="en-US" w:eastAsia="zh-CN"/>
              </w:rPr>
              <w:t>该部分为重新编写内容</w:t>
            </w:r>
            <w:r>
              <w:rPr>
                <w:rFonts w:hint="eastAsia"/>
                <w:b/>
                <w:bCs/>
                <w:lang w:val="en-US" w:eastAsia="zh-CN"/>
              </w:rPr>
              <w:t>）</w:t>
            </w:r>
          </w:p>
          <w:p>
            <w:pPr>
              <w:widowControl w:val="0"/>
              <w:numPr>
                <w:ilvl w:val="0"/>
                <w:numId w:val="0"/>
              </w:numPr>
              <w:jc w:val="both"/>
              <w:rPr>
                <w:rFonts w:hint="eastAsia"/>
                <w:lang w:val="en-US" w:eastAsia="zh-CN"/>
              </w:rPr>
            </w:pPr>
            <w:r>
              <w:rPr>
                <w:rFonts w:hint="eastAsia"/>
                <w:lang w:val="en-US" w:eastAsia="zh-CN"/>
              </w:rPr>
              <w:t>该页面可以发起IP申请流程，单击“发起IP申请”可新建工单。新建工单页面以新tab页面形式呈现。</w:t>
            </w:r>
          </w:p>
          <w:p>
            <w:pPr>
              <w:widowControl w:val="0"/>
              <w:numPr>
                <w:ilvl w:val="0"/>
                <w:numId w:val="0"/>
              </w:numPr>
              <w:jc w:val="both"/>
              <w:rPr>
                <w:rFonts w:hint="default"/>
                <w:b/>
                <w:bCs/>
                <w:lang w:val="en-US" w:eastAsia="zh-CN"/>
              </w:rPr>
            </w:pPr>
            <w:r>
              <w:rPr>
                <w:rFonts w:hint="eastAsia"/>
                <w:b/>
                <w:bCs/>
                <w:lang w:val="en-US" w:eastAsia="zh-CN"/>
              </w:rPr>
              <w:t>2.1表单字段</w:t>
            </w:r>
          </w:p>
          <w:p>
            <w:pPr>
              <w:widowControl w:val="0"/>
              <w:numPr>
                <w:ilvl w:val="0"/>
                <w:numId w:val="0"/>
              </w:numPr>
              <w:jc w:val="both"/>
              <w:rPr>
                <w:rFonts w:hint="default"/>
                <w:vertAlign w:val="baseline"/>
                <w:lang w:val="en-US" w:eastAsia="zh-CN"/>
              </w:rPr>
            </w:pPr>
            <w:r>
              <w:rPr>
                <w:rFonts w:hint="eastAsia"/>
                <w:vertAlign w:val="baseline"/>
                <w:lang w:val="en-US" w:eastAsia="zh-CN"/>
              </w:rPr>
              <w:t>表单分：设备入网和设备退网两个部分。</w:t>
            </w:r>
          </w:p>
          <w:p>
            <w:pPr>
              <w:widowControl w:val="0"/>
              <w:numPr>
                <w:ilvl w:val="0"/>
                <w:numId w:val="0"/>
              </w:numPr>
              <w:jc w:val="both"/>
              <w:rPr>
                <w:rFonts w:hint="eastAsia"/>
                <w:vertAlign w:val="baseline"/>
                <w:lang w:val="en-US" w:eastAsia="zh-CN"/>
              </w:rPr>
            </w:pPr>
            <w:r>
              <w:rPr>
                <w:rFonts w:hint="eastAsia"/>
                <w:vertAlign w:val="baseline"/>
                <w:lang w:val="en-US" w:eastAsia="zh-CN"/>
              </w:rPr>
              <w:t>一张表单可添加多台设备，单个表单入网或退网可添加设备数量上限均为150。</w:t>
            </w:r>
          </w:p>
          <w:p>
            <w:pPr>
              <w:widowControl w:val="0"/>
              <w:numPr>
                <w:ilvl w:val="0"/>
                <w:numId w:val="0"/>
              </w:numPr>
              <w:jc w:val="both"/>
              <w:rPr>
                <w:rFonts w:hint="eastAsia"/>
                <w:vertAlign w:val="baseline"/>
                <w:lang w:val="en-US" w:eastAsia="zh-CN"/>
              </w:rPr>
            </w:pPr>
            <w:r>
              <w:rPr>
                <w:rFonts w:hint="eastAsia"/>
                <w:vertAlign w:val="baseline"/>
                <w:lang w:val="en-US" w:eastAsia="zh-CN"/>
              </w:rPr>
              <w:t>表单信息字段如下：</w:t>
            </w:r>
          </w:p>
          <w:p>
            <w:pPr>
              <w:widowControl w:val="0"/>
              <w:numPr>
                <w:ilvl w:val="0"/>
                <w:numId w:val="0"/>
              </w:numPr>
              <w:jc w:val="both"/>
              <w:rPr>
                <w:rFonts w:hint="eastAsia"/>
                <w:vertAlign w:val="baseline"/>
                <w:lang w:val="en-US" w:eastAsia="zh-CN"/>
              </w:rPr>
            </w:pPr>
          </w:p>
          <w:p>
            <w:pPr>
              <w:widowControl w:val="0"/>
              <w:numPr>
                <w:ilvl w:val="0"/>
                <w:numId w:val="0"/>
              </w:numPr>
              <w:jc w:val="both"/>
              <w:rPr>
                <w:rFonts w:hint="default"/>
                <w:b/>
                <w:bCs/>
                <w:lang w:val="en-US" w:eastAsia="zh-CN"/>
              </w:rPr>
            </w:pPr>
            <w:r>
              <w:rPr>
                <w:rFonts w:hint="eastAsia"/>
                <w:b/>
                <w:bCs/>
                <w:lang w:val="en-US" w:eastAsia="zh-CN"/>
              </w:rPr>
              <w:t>2.1.1入网设备信息填写</w:t>
            </w:r>
          </w:p>
          <w:tbl>
            <w:tblPr>
              <w:tblStyle w:val="33"/>
              <w:tblW w:w="862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7"/>
              <w:gridCol w:w="683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7" w:type="dxa"/>
                  <w:shd w:val="clear" w:color="auto" w:fill="BEBEBE" w:themeFill="background1" w:themeFillShade="BF"/>
                </w:tcPr>
                <w:p>
                  <w:pPr>
                    <w:widowControl w:val="0"/>
                    <w:numPr>
                      <w:ilvl w:val="0"/>
                      <w:numId w:val="0"/>
                    </w:numPr>
                    <w:jc w:val="center"/>
                    <w:rPr>
                      <w:rFonts w:hint="default"/>
                      <w:b/>
                      <w:bCs/>
                      <w:vertAlign w:val="baseline"/>
                      <w:lang w:val="en-US" w:eastAsia="zh-CN"/>
                    </w:rPr>
                  </w:pPr>
                  <w:r>
                    <w:rPr>
                      <w:rFonts w:hint="eastAsia"/>
                      <w:b/>
                      <w:bCs/>
                      <w:vertAlign w:val="baseline"/>
                      <w:lang w:val="en-US" w:eastAsia="zh-CN"/>
                    </w:rPr>
                    <w:t>字段</w:t>
                  </w:r>
                </w:p>
              </w:tc>
              <w:tc>
                <w:tcPr>
                  <w:tcW w:w="6837" w:type="dxa"/>
                  <w:shd w:val="clear" w:color="auto" w:fill="BEBEBE" w:themeFill="background1" w:themeFillShade="BF"/>
                </w:tcPr>
                <w:p>
                  <w:pPr>
                    <w:widowControl w:val="0"/>
                    <w:numPr>
                      <w:ilvl w:val="0"/>
                      <w:numId w:val="0"/>
                    </w:numPr>
                    <w:jc w:val="center"/>
                    <w:rPr>
                      <w:rFonts w:hint="default"/>
                      <w:b/>
                      <w:bCs/>
                      <w:vertAlign w:val="baseline"/>
                      <w:lang w:val="en-US" w:eastAsia="zh-CN"/>
                    </w:rPr>
                  </w:pPr>
                  <w:r>
                    <w:rPr>
                      <w:rFonts w:hint="eastAsia"/>
                      <w:b/>
                      <w:bCs/>
                      <w:vertAlign w:val="baseline"/>
                      <w:lang w:val="en-US" w:eastAsia="zh-CN"/>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7" w:type="dxa"/>
                </w:tcPr>
                <w:p>
                  <w:pPr>
                    <w:widowControl w:val="0"/>
                    <w:numPr>
                      <w:ilvl w:val="0"/>
                      <w:numId w:val="0"/>
                    </w:numPr>
                    <w:jc w:val="both"/>
                    <w:rPr>
                      <w:rFonts w:hint="default"/>
                      <w:vertAlign w:val="baseline"/>
                      <w:lang w:val="en-US" w:eastAsia="zh-CN"/>
                    </w:rPr>
                  </w:pPr>
                  <w:r>
                    <w:rPr>
                      <w:rFonts w:hint="eastAsia"/>
                      <w:vertAlign w:val="baseline"/>
                      <w:lang w:val="en-US" w:eastAsia="zh-CN"/>
                    </w:rPr>
                    <w:t>设备建设工程</w:t>
                  </w:r>
                  <w:r>
                    <w:rPr>
                      <w:rFonts w:hint="eastAsia"/>
                      <w:color w:val="FF0000"/>
                      <w:vertAlign w:val="baseline"/>
                      <w:lang w:val="en-US" w:eastAsia="zh-CN"/>
                    </w:rPr>
                    <w:t>*</w:t>
                  </w:r>
                </w:p>
              </w:tc>
              <w:tc>
                <w:tcPr>
                  <w:tcW w:w="6837" w:type="dxa"/>
                </w:tcPr>
                <w:p>
                  <w:pPr>
                    <w:widowControl w:val="0"/>
                    <w:numPr>
                      <w:ilvl w:val="0"/>
                      <w:numId w:val="0"/>
                    </w:numPr>
                    <w:jc w:val="both"/>
                    <w:rPr>
                      <w:rFonts w:hint="default"/>
                      <w:vertAlign w:val="baseline"/>
                      <w:lang w:val="en-US" w:eastAsia="zh-CN"/>
                    </w:rPr>
                  </w:pPr>
                  <w:r>
                    <w:rPr>
                      <w:rFonts w:hint="eastAsia"/>
                      <w:vertAlign w:val="baseline"/>
                      <w:lang w:val="en-US" w:eastAsia="zh-CN"/>
                    </w:rPr>
                    <w:t>必填项，输入。输入框提示“填写工程项目，如为维护成本整改的，则填维护整改”。如输入框提示显示不全，可在表头字段上增加释义。</w:t>
                  </w:r>
                  <w:ins w:id="479" w:author="zhoujiansheng" w:date="2025-09-10T16:19:33Z">
                    <w:r>
                      <w:rPr>
                        <w:rFonts w:hint="eastAsia"/>
                        <w:vertAlign w:val="baseline"/>
                        <w:lang w:val="en-US" w:eastAsia="zh-CN"/>
                      </w:rPr>
                      <w:t>文本</w:t>
                    </w:r>
                  </w:ins>
                  <w:ins w:id="480" w:author="zhoujiansheng" w:date="2025-09-10T16:19:36Z">
                    <w:r>
                      <w:rPr>
                        <w:rFonts w:hint="eastAsia"/>
                        <w:vertAlign w:val="baseline"/>
                        <w:lang w:val="en-US" w:eastAsia="zh-CN"/>
                      </w:rPr>
                      <w:t>长度</w:t>
                    </w:r>
                  </w:ins>
                  <w:ins w:id="481" w:author="zhoujiansheng" w:date="2025-09-10T16:19:37Z">
                    <w:r>
                      <w:rPr>
                        <w:rFonts w:hint="eastAsia"/>
                        <w:vertAlign w:val="baseline"/>
                        <w:lang w:val="en-US" w:eastAsia="zh-CN"/>
                      </w:rPr>
                      <w:t>100</w:t>
                    </w:r>
                  </w:ins>
                  <w:ins w:id="482" w:author="zhoujiansheng" w:date="2025-09-10T16:19:39Z">
                    <w:r>
                      <w:rPr>
                        <w:rFonts w:hint="eastAsia"/>
                        <w:vertAlign w:val="baseline"/>
                        <w:lang w:val="en-US" w:eastAsia="zh-CN"/>
                      </w:rPr>
                      <w:t>字符</w:t>
                    </w:r>
                  </w:ins>
                  <w:ins w:id="483" w:author="zhoujiansheng" w:date="2025-09-10T16:19:40Z">
                    <w:r>
                      <w:rPr>
                        <w:rFonts w:hint="eastAsia"/>
                        <w:vertAlign w:val="baseline"/>
                        <w:lang w:val="en-US" w:eastAsia="zh-CN"/>
                      </w:rPr>
                      <w:t>。</w:t>
                    </w:r>
                  </w:ins>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7" w:type="dxa"/>
                </w:tcPr>
                <w:p>
                  <w:pPr>
                    <w:widowControl w:val="0"/>
                    <w:numPr>
                      <w:ilvl w:val="0"/>
                      <w:numId w:val="0"/>
                    </w:numPr>
                    <w:jc w:val="both"/>
                    <w:rPr>
                      <w:rFonts w:hint="default"/>
                      <w:vertAlign w:val="baseline"/>
                      <w:lang w:val="en-US" w:eastAsia="zh-CN"/>
                    </w:rPr>
                  </w:pPr>
                  <w:r>
                    <w:rPr>
                      <w:rFonts w:hint="eastAsia"/>
                      <w:vertAlign w:val="baseline"/>
                      <w:lang w:val="en-US" w:eastAsia="zh-CN"/>
                    </w:rPr>
                    <w:t>地市</w:t>
                  </w:r>
                  <w:r>
                    <w:rPr>
                      <w:rFonts w:hint="eastAsia"/>
                      <w:color w:val="FF0000"/>
                      <w:vertAlign w:val="baseline"/>
                      <w:lang w:val="en-US" w:eastAsia="zh-CN"/>
                    </w:rPr>
                    <w:t>*</w:t>
                  </w:r>
                </w:p>
              </w:tc>
              <w:tc>
                <w:tcPr>
                  <w:tcW w:w="6837" w:type="dxa"/>
                </w:tcPr>
                <w:p>
                  <w:pPr>
                    <w:widowControl w:val="0"/>
                    <w:numPr>
                      <w:ilvl w:val="0"/>
                      <w:numId w:val="0"/>
                    </w:numPr>
                    <w:jc w:val="both"/>
                    <w:rPr>
                      <w:rFonts w:hint="default"/>
                      <w:vertAlign w:val="baseline"/>
                      <w:lang w:val="en-US" w:eastAsia="zh-CN"/>
                    </w:rPr>
                  </w:pPr>
                  <w:r>
                    <w:rPr>
                      <w:rFonts w:hint="eastAsia"/>
                      <w:vertAlign w:val="baseline"/>
                      <w:lang w:val="en-US" w:eastAsia="zh-CN"/>
                    </w:rPr>
                    <w:t>必选项，下拉选择。</w:t>
                  </w:r>
                  <w:r>
                    <w:rPr>
                      <w:rFonts w:hint="eastAsia"/>
                      <w:highlight w:val="yellow"/>
                      <w:vertAlign w:val="baseline"/>
                      <w:lang w:val="en-US" w:eastAsia="zh-CN"/>
                    </w:rPr>
                    <w:t>通过综资站点动环属性表获取</w:t>
                  </w:r>
                  <w:r>
                    <w:rPr>
                      <w:rFonts w:hint="eastAsia"/>
                      <w:vertAlign w:val="baseline"/>
                      <w:lang w:val="en-US" w:eastAsia="zh-CN"/>
                    </w:rPr>
                    <w:t>。</w:t>
                  </w:r>
                  <w:r>
                    <w:commentReference w:id="4"/>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7" w:type="dxa"/>
                </w:tcPr>
                <w:p>
                  <w:pPr>
                    <w:widowControl w:val="0"/>
                    <w:numPr>
                      <w:ilvl w:val="0"/>
                      <w:numId w:val="0"/>
                    </w:numPr>
                    <w:jc w:val="both"/>
                    <w:rPr>
                      <w:rFonts w:hint="default"/>
                      <w:vertAlign w:val="baseline"/>
                      <w:lang w:val="en-US" w:eastAsia="zh-CN"/>
                    </w:rPr>
                  </w:pPr>
                  <w:r>
                    <w:rPr>
                      <w:rFonts w:hint="eastAsia"/>
                      <w:vertAlign w:val="baseline"/>
                      <w:lang w:val="en-US" w:eastAsia="zh-CN"/>
                    </w:rPr>
                    <w:t>区县</w:t>
                  </w:r>
                  <w:r>
                    <w:rPr>
                      <w:rFonts w:hint="eastAsia"/>
                      <w:color w:val="FF0000"/>
                      <w:vertAlign w:val="baseline"/>
                      <w:lang w:val="en-US" w:eastAsia="zh-CN"/>
                    </w:rPr>
                    <w:t>*</w:t>
                  </w:r>
                </w:p>
              </w:tc>
              <w:tc>
                <w:tcPr>
                  <w:tcW w:w="6837" w:type="dxa"/>
                </w:tcPr>
                <w:p>
                  <w:pPr>
                    <w:widowControl w:val="0"/>
                    <w:numPr>
                      <w:ilvl w:val="0"/>
                      <w:numId w:val="0"/>
                    </w:numPr>
                    <w:jc w:val="both"/>
                    <w:rPr>
                      <w:rFonts w:hint="default"/>
                      <w:vertAlign w:val="baseline"/>
                      <w:lang w:val="en-US" w:eastAsia="zh-CN"/>
                    </w:rPr>
                  </w:pPr>
                  <w:r>
                    <w:rPr>
                      <w:rFonts w:hint="eastAsia"/>
                      <w:vertAlign w:val="baseline"/>
                      <w:lang w:val="en-US" w:eastAsia="zh-CN"/>
                    </w:rPr>
                    <w:t>必选项，下拉级联选择，</w:t>
                  </w:r>
                  <w:r>
                    <w:rPr>
                      <w:rFonts w:hint="eastAsia"/>
                      <w:highlight w:val="yellow"/>
                      <w:vertAlign w:val="baseline"/>
                      <w:lang w:val="en-US" w:eastAsia="zh-CN"/>
                    </w:rPr>
                    <w:t>通过综资站点动环属性表获取。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7" w:type="dxa"/>
                </w:tcPr>
                <w:p>
                  <w:pPr>
                    <w:widowControl w:val="0"/>
                    <w:numPr>
                      <w:ilvl w:val="0"/>
                      <w:numId w:val="0"/>
                    </w:numPr>
                    <w:jc w:val="both"/>
                    <w:rPr>
                      <w:rFonts w:hint="default"/>
                      <w:vertAlign w:val="baseline"/>
                      <w:lang w:val="en-US" w:eastAsia="zh-CN"/>
                    </w:rPr>
                  </w:pPr>
                  <w:r>
                    <w:rPr>
                      <w:rFonts w:hint="eastAsia"/>
                      <w:vertAlign w:val="baseline"/>
                      <w:lang w:val="en-US" w:eastAsia="zh-CN"/>
                    </w:rPr>
                    <w:t>站点类型</w:t>
                  </w:r>
                  <w:r>
                    <w:rPr>
                      <w:rFonts w:hint="eastAsia"/>
                      <w:color w:val="FF0000"/>
                      <w:vertAlign w:val="baseline"/>
                      <w:lang w:val="en-US" w:eastAsia="zh-CN"/>
                    </w:rPr>
                    <w:t>*</w:t>
                  </w:r>
                </w:p>
              </w:tc>
              <w:tc>
                <w:tcPr>
                  <w:tcW w:w="6837" w:type="dxa"/>
                </w:tcPr>
                <w:p>
                  <w:pPr>
                    <w:widowControl w:val="0"/>
                    <w:numPr>
                      <w:ilvl w:val="0"/>
                      <w:numId w:val="0"/>
                    </w:numPr>
                    <w:jc w:val="both"/>
                    <w:rPr>
                      <w:rFonts w:hint="default"/>
                      <w:vertAlign w:val="baseline"/>
                      <w:lang w:val="en-US" w:eastAsia="zh-CN"/>
                    </w:rPr>
                  </w:pPr>
                  <w:r>
                    <w:rPr>
                      <w:rFonts w:hint="eastAsia"/>
                      <w:vertAlign w:val="baseline"/>
                      <w:lang w:val="en-US" w:eastAsia="zh-CN"/>
                    </w:rPr>
                    <w:t>必选项，枚举：数据中心/通信机楼/传输节点/通信基站。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7" w:type="dxa"/>
                  <w:vAlign w:val="top"/>
                </w:tcPr>
                <w:p>
                  <w:pPr>
                    <w:widowControl w:val="0"/>
                    <w:numPr>
                      <w:ilvl w:val="0"/>
                      <w:numId w:val="0"/>
                    </w:numPr>
                    <w:ind w:left="0" w:leftChars="0" w:firstLine="0" w:firstLineChars="0"/>
                    <w:jc w:val="both"/>
                    <w:rPr>
                      <w:rFonts w:hint="eastAsia"/>
                      <w:vertAlign w:val="baseline"/>
                      <w:lang w:val="en-US" w:eastAsia="zh-CN"/>
                    </w:rPr>
                  </w:pPr>
                  <w:r>
                    <w:rPr>
                      <w:rFonts w:hint="eastAsia"/>
                      <w:vertAlign w:val="baseline"/>
                      <w:lang w:val="en-US" w:eastAsia="zh-CN"/>
                    </w:rPr>
                    <w:t>站点名称</w:t>
                  </w:r>
                  <w:r>
                    <w:rPr>
                      <w:rFonts w:hint="eastAsia"/>
                      <w:color w:val="FF0000"/>
                      <w:vertAlign w:val="baseline"/>
                      <w:lang w:val="en-US" w:eastAsia="zh-CN"/>
                    </w:rPr>
                    <w:t>*</w:t>
                  </w:r>
                </w:p>
              </w:tc>
              <w:tc>
                <w:tcPr>
                  <w:tcW w:w="6837" w:type="dxa"/>
                  <w:vAlign w:val="top"/>
                </w:tcPr>
                <w:p>
                  <w:pPr>
                    <w:widowControl w:val="0"/>
                    <w:numPr>
                      <w:ilvl w:val="0"/>
                      <w:numId w:val="0"/>
                    </w:numPr>
                    <w:ind w:left="0" w:leftChars="0" w:firstLine="0" w:firstLineChars="0"/>
                    <w:jc w:val="both"/>
                    <w:rPr>
                      <w:rFonts w:hint="eastAsia"/>
                      <w:vertAlign w:val="baseline"/>
                      <w:lang w:val="en-US" w:eastAsia="zh-CN"/>
                    </w:rPr>
                  </w:pPr>
                  <w:r>
                    <w:rPr>
                      <w:rFonts w:hint="eastAsia"/>
                      <w:vertAlign w:val="baseline"/>
                      <w:lang w:val="en-US" w:eastAsia="zh-CN"/>
                    </w:rPr>
                    <w:t>必选项，下拉级联选择，支持模糊查询，</w:t>
                  </w:r>
                  <w:r>
                    <w:rPr>
                      <w:rFonts w:hint="eastAsia"/>
                      <w:highlight w:val="yellow"/>
                      <w:vertAlign w:val="baseline"/>
                      <w:lang w:val="en-US" w:eastAsia="zh-CN"/>
                    </w:rPr>
                    <w:t>通过站点类型过滤后从综资站点空间表获取。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7" w:type="dxa"/>
                  <w:vAlign w:val="center"/>
                </w:tcPr>
                <w:p>
                  <w:pPr>
                    <w:pStyle w:val="16"/>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Times New Roman" w:hAnsi="Times New Roman" w:eastAsia="宋体" w:cs="Times New Roman"/>
                      <w:kern w:val="2"/>
                      <w:sz w:val="21"/>
                      <w:szCs w:val="21"/>
                      <w:vertAlign w:val="baseline"/>
                      <w:lang w:val="en-US" w:eastAsia="zh-CN" w:bidi="ar-SA"/>
                    </w:rPr>
                  </w:pPr>
                  <w:r>
                    <w:rPr>
                      <w:rFonts w:hint="eastAsia"/>
                      <w:lang w:val="en-US" w:eastAsia="zh-CN"/>
                    </w:rPr>
                    <w:t>站点级别</w:t>
                  </w:r>
                  <w:r>
                    <w:rPr>
                      <w:rFonts w:hint="eastAsia"/>
                      <w:color w:val="FF0000"/>
                      <w:vertAlign w:val="baseline"/>
                      <w:lang w:val="en-US" w:eastAsia="zh-CN"/>
                    </w:rPr>
                    <w:t>*</w:t>
                  </w:r>
                </w:p>
              </w:tc>
              <w:tc>
                <w:tcPr>
                  <w:tcW w:w="6837" w:type="dxa"/>
                  <w:vAlign w:val="top"/>
                </w:tcPr>
                <w:p>
                  <w:pPr>
                    <w:pStyle w:val="16"/>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eastAsia="宋体" w:cs="Times New Roman"/>
                      <w:kern w:val="2"/>
                      <w:sz w:val="21"/>
                      <w:szCs w:val="21"/>
                      <w:vertAlign w:val="baseline"/>
                      <w:lang w:val="en-US" w:eastAsia="zh-CN" w:bidi="ar-SA"/>
                    </w:rPr>
                  </w:pPr>
                  <w:r>
                    <w:rPr>
                      <w:rFonts w:hint="eastAsia"/>
                      <w:lang w:val="en-US" w:eastAsia="zh-CN"/>
                    </w:rPr>
                    <w:t>自动填充。通过站点名称关联综资“RM_SITE_PROPERTY”站点动环属性表的“广西站点级别”(gx_power_site_level)字段。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7" w:type="dxa"/>
                </w:tcPr>
                <w:p>
                  <w:pPr>
                    <w:widowControl w:val="0"/>
                    <w:numPr>
                      <w:ilvl w:val="0"/>
                      <w:numId w:val="0"/>
                    </w:numPr>
                    <w:jc w:val="both"/>
                    <w:rPr>
                      <w:rFonts w:hint="default"/>
                      <w:vertAlign w:val="baseline"/>
                      <w:lang w:val="en-US" w:eastAsia="zh-CN"/>
                    </w:rPr>
                  </w:pPr>
                  <w:r>
                    <w:rPr>
                      <w:rFonts w:hint="eastAsia"/>
                      <w:vertAlign w:val="baseline"/>
                      <w:lang w:val="en-US" w:eastAsia="zh-CN"/>
                    </w:rPr>
                    <w:t>机房名称</w:t>
                  </w:r>
                  <w:r>
                    <w:rPr>
                      <w:rFonts w:hint="eastAsia"/>
                      <w:color w:val="FF0000"/>
                      <w:vertAlign w:val="baseline"/>
                      <w:lang w:val="en-US" w:eastAsia="zh-CN"/>
                    </w:rPr>
                    <w:t>*</w:t>
                  </w:r>
                </w:p>
              </w:tc>
              <w:tc>
                <w:tcPr>
                  <w:tcW w:w="6837" w:type="dxa"/>
                </w:tcPr>
                <w:p>
                  <w:pPr>
                    <w:widowControl w:val="0"/>
                    <w:numPr>
                      <w:ilvl w:val="0"/>
                      <w:numId w:val="0"/>
                    </w:numPr>
                    <w:jc w:val="both"/>
                    <w:rPr>
                      <w:rFonts w:hint="default"/>
                      <w:vertAlign w:val="baseline"/>
                      <w:lang w:val="en-US" w:eastAsia="zh-CN"/>
                    </w:rPr>
                  </w:pPr>
                  <w:r>
                    <w:rPr>
                      <w:rFonts w:hint="eastAsia"/>
                      <w:vertAlign w:val="baseline"/>
                      <w:lang w:val="en-US" w:eastAsia="zh-CN"/>
                    </w:rPr>
                    <w:t>必选项，下拉级联选择，</w:t>
                  </w:r>
                  <w:r>
                    <w:rPr>
                      <w:rFonts w:hint="eastAsia"/>
                      <w:highlight w:val="yellow"/>
                      <w:vertAlign w:val="baseline"/>
                      <w:lang w:val="en-US" w:eastAsia="zh-CN"/>
                    </w:rPr>
                    <w:t>通过综资机房空间表获取。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7" w:type="dxa"/>
                </w:tcPr>
                <w:p>
                  <w:pPr>
                    <w:widowControl w:val="0"/>
                    <w:numPr>
                      <w:ilvl w:val="0"/>
                      <w:numId w:val="0"/>
                    </w:numPr>
                    <w:jc w:val="both"/>
                    <w:rPr>
                      <w:rFonts w:hint="default"/>
                      <w:vertAlign w:val="baseline"/>
                      <w:lang w:val="en-US" w:eastAsia="zh-CN"/>
                    </w:rPr>
                  </w:pPr>
                  <w:r>
                    <w:rPr>
                      <w:rFonts w:hint="eastAsia"/>
                      <w:vertAlign w:val="baseline"/>
                      <w:lang w:val="en-US" w:eastAsia="zh-CN"/>
                    </w:rPr>
                    <w:t>设备类型</w:t>
                  </w:r>
                  <w:r>
                    <w:rPr>
                      <w:rFonts w:hint="eastAsia"/>
                      <w:color w:val="FF0000"/>
                      <w:vertAlign w:val="baseline"/>
                      <w:lang w:val="en-US" w:eastAsia="zh-CN"/>
                    </w:rPr>
                    <w:t>*</w:t>
                  </w:r>
                </w:p>
              </w:tc>
              <w:tc>
                <w:tcPr>
                  <w:tcW w:w="6837" w:type="dxa"/>
                </w:tcPr>
                <w:p>
                  <w:pPr>
                    <w:widowControl w:val="0"/>
                    <w:numPr>
                      <w:ilvl w:val="0"/>
                      <w:numId w:val="0"/>
                    </w:numPr>
                    <w:jc w:val="both"/>
                    <w:rPr>
                      <w:rFonts w:hint="eastAsia"/>
                      <w:vertAlign w:val="baseline"/>
                      <w:lang w:val="en-US" w:eastAsia="zh-CN"/>
                    </w:rPr>
                  </w:pPr>
                  <w:r>
                    <w:rPr>
                      <w:rFonts w:hint="eastAsia"/>
                      <w:highlight w:val="none"/>
                      <w:vertAlign w:val="baseline"/>
                      <w:lang w:val="en-US" w:eastAsia="zh-CN"/>
                    </w:rPr>
                    <w:t>必填项，下拉选择。</w:t>
                  </w:r>
                  <w:r>
                    <w:rPr>
                      <w:rFonts w:hint="eastAsia"/>
                      <w:highlight w:val="none"/>
                      <w:lang w:val="en-US" w:eastAsia="zh-CN"/>
                    </w:rPr>
                    <w:t>枚举——</w:t>
                  </w:r>
                  <w:r>
                    <w:rPr>
                      <w:rFonts w:hint="eastAsia"/>
                      <w:lang w:val="en-US" w:eastAsia="zh-CN"/>
                    </w:rPr>
                    <w:t>服务器,磁盘阵列,交换机,监控主机,业务台,FSU,图像设备,智能门禁,工控机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7" w:type="dxa"/>
                  <w:vAlign w:val="top"/>
                </w:tcPr>
                <w:p>
                  <w:pPr>
                    <w:numPr>
                      <w:ilvl w:val="0"/>
                      <w:numId w:val="0"/>
                    </w:numPr>
                    <w:ind w:left="0" w:leftChars="0" w:firstLine="0" w:firstLineChars="0"/>
                    <w:rPr>
                      <w:rFonts w:hint="eastAsia"/>
                      <w:vertAlign w:val="baseline"/>
                      <w:lang w:val="en-US" w:eastAsia="zh-CN"/>
                    </w:rPr>
                  </w:pPr>
                  <w:r>
                    <w:rPr>
                      <w:rFonts w:hint="eastAsia"/>
                      <w:lang w:val="en-US" w:eastAsia="zh-CN"/>
                    </w:rPr>
                    <w:t>设备名称</w:t>
                  </w:r>
                  <w:r>
                    <w:rPr>
                      <w:rFonts w:hint="eastAsia"/>
                      <w:color w:val="FF0000"/>
                      <w:vertAlign w:val="baseline"/>
                      <w:lang w:val="en-US" w:eastAsia="zh-CN"/>
                    </w:rPr>
                    <w:t>*</w:t>
                  </w:r>
                </w:p>
              </w:tc>
              <w:tc>
                <w:tcPr>
                  <w:tcW w:w="6837" w:type="dxa"/>
                  <w:vAlign w:val="center"/>
                </w:tcPr>
                <w:p>
                  <w:pPr>
                    <w:numPr>
                      <w:ilvl w:val="0"/>
                      <w:numId w:val="0"/>
                    </w:numPr>
                    <w:ind w:left="0" w:leftChars="0" w:firstLine="0" w:firstLineChars="0"/>
                    <w:rPr>
                      <w:rFonts w:hint="eastAsia"/>
                      <w:highlight w:val="none"/>
                      <w:vertAlign w:val="baseline"/>
                      <w:lang w:val="en-US" w:eastAsia="zh-CN"/>
                    </w:rPr>
                  </w:pPr>
                  <w:r>
                    <w:rPr>
                      <w:rFonts w:hint="eastAsia"/>
                      <w:highlight w:val="none"/>
                      <w:vertAlign w:val="baseline"/>
                      <w:lang w:val="en-US" w:eastAsia="zh-CN"/>
                    </w:rPr>
                    <w:t>必填项，当设备类型选择为“交换机”或“FSU”时，设备名称下拉选择，可选择设备范围为当前所选机房的全量“交换机”或“FSU”。通过查询综资“动环监控”设备类型，“FSU”或“交换机”的设备子类。</w:t>
                  </w:r>
                </w:p>
                <w:p>
                  <w:pPr>
                    <w:numPr>
                      <w:ilvl w:val="0"/>
                      <w:numId w:val="0"/>
                    </w:numPr>
                    <w:ind w:left="0" w:leftChars="0" w:firstLine="0" w:firstLineChars="0"/>
                    <w:rPr>
                      <w:rFonts w:hint="eastAsia"/>
                      <w:highlight w:val="none"/>
                      <w:vertAlign w:val="baseline"/>
                      <w:lang w:val="en-US" w:eastAsia="zh-CN"/>
                    </w:rPr>
                  </w:pPr>
                  <w:r>
                    <w:rPr>
                      <w:rFonts w:hint="eastAsia"/>
                      <w:highlight w:val="none"/>
                      <w:vertAlign w:val="baseline"/>
                      <w:lang w:val="en-US" w:eastAsia="zh-CN"/>
                    </w:rPr>
                    <w:t>选择其余设备类型时，设备名称手动输入。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7" w:type="dxa"/>
                  <w:vAlign w:val="top"/>
                </w:tcPr>
                <w:p>
                  <w:pPr>
                    <w:widowControl w:val="0"/>
                    <w:numPr>
                      <w:ilvl w:val="0"/>
                      <w:numId w:val="0"/>
                    </w:numPr>
                    <w:ind w:left="0" w:leftChars="0" w:firstLine="0" w:firstLineChars="0"/>
                    <w:jc w:val="both"/>
                    <w:rPr>
                      <w:rFonts w:hint="eastAsia"/>
                      <w:lang w:val="en-US" w:eastAsia="zh-CN"/>
                    </w:rPr>
                  </w:pPr>
                  <w:r>
                    <w:rPr>
                      <w:rFonts w:hint="eastAsia"/>
                      <w:vertAlign w:val="baseline"/>
                      <w:lang w:val="en-US" w:eastAsia="zh-CN"/>
                    </w:rPr>
                    <w:t>接入动环监控系统类别</w:t>
                  </w:r>
                  <w:r>
                    <w:rPr>
                      <w:rFonts w:hint="eastAsia"/>
                      <w:color w:val="FF0000"/>
                      <w:vertAlign w:val="baseline"/>
                      <w:lang w:val="en-US" w:eastAsia="zh-CN"/>
                    </w:rPr>
                    <w:t>*</w:t>
                  </w:r>
                </w:p>
              </w:tc>
              <w:tc>
                <w:tcPr>
                  <w:tcW w:w="6837" w:type="dxa"/>
                  <w:vAlign w:val="top"/>
                </w:tcPr>
                <w:p>
                  <w:pPr>
                    <w:widowControl w:val="0"/>
                    <w:numPr>
                      <w:ilvl w:val="0"/>
                      <w:numId w:val="0"/>
                    </w:numPr>
                    <w:ind w:left="0" w:leftChars="0" w:firstLine="0" w:firstLineChars="0"/>
                    <w:jc w:val="both"/>
                    <w:rPr>
                      <w:rFonts w:hint="eastAsia"/>
                      <w:highlight w:val="none"/>
                      <w:vertAlign w:val="baseline"/>
                      <w:lang w:val="en-US" w:eastAsia="zh-CN"/>
                    </w:rPr>
                  </w:pPr>
                  <w:r>
                    <w:rPr>
                      <w:rFonts w:hint="eastAsia"/>
                      <w:highlight w:val="none"/>
                      <w:vertAlign w:val="baseline"/>
                      <w:lang w:val="en-US" w:eastAsia="zh-CN"/>
                    </w:rPr>
                    <w:t>必填项，下拉单选。枚举：</w:t>
                  </w:r>
                  <w:r>
                    <w:rPr>
                      <w:rFonts w:hint="eastAsia"/>
                      <w:vertAlign w:val="baseline"/>
                      <w:lang w:val="en-US" w:eastAsia="zh-CN"/>
                    </w:rPr>
                    <w:t>局房动环/基站动环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7" w:type="dxa"/>
                  <w:vAlign w:val="top"/>
                </w:tcPr>
                <w:p>
                  <w:pPr>
                    <w:numPr>
                      <w:ilvl w:val="0"/>
                      <w:numId w:val="0"/>
                    </w:numPr>
                    <w:ind w:left="0" w:leftChars="0" w:firstLine="0" w:firstLineChars="0"/>
                    <w:rPr>
                      <w:rFonts w:hint="eastAsia"/>
                      <w:vertAlign w:val="baseline"/>
                      <w:lang w:val="en-US" w:eastAsia="zh-CN"/>
                    </w:rPr>
                  </w:pPr>
                  <w:r>
                    <w:rPr>
                      <w:rFonts w:hint="eastAsia"/>
                      <w:lang w:val="en-US" w:eastAsia="zh-CN"/>
                    </w:rPr>
                    <w:t>设备厂家</w:t>
                  </w:r>
                  <w:r>
                    <w:rPr>
                      <w:rFonts w:hint="eastAsia"/>
                      <w:color w:val="FF0000"/>
                      <w:vertAlign w:val="baseline"/>
                      <w:lang w:val="en-US" w:eastAsia="zh-CN"/>
                    </w:rPr>
                    <w:t>*</w:t>
                  </w:r>
                </w:p>
              </w:tc>
              <w:tc>
                <w:tcPr>
                  <w:tcW w:w="6837" w:type="dxa"/>
                  <w:vAlign w:val="center"/>
                </w:tcPr>
                <w:p>
                  <w:pPr>
                    <w:numPr>
                      <w:ilvl w:val="0"/>
                      <w:numId w:val="0"/>
                    </w:numPr>
                    <w:ind w:left="0" w:leftChars="0" w:firstLine="0" w:firstLineChars="0"/>
                    <w:rPr>
                      <w:rFonts w:hint="eastAsia"/>
                      <w:highlight w:val="none"/>
                      <w:vertAlign w:val="baseline"/>
                      <w:lang w:val="en-US" w:eastAsia="zh-CN"/>
                    </w:rPr>
                  </w:pPr>
                  <w:r>
                    <w:rPr>
                      <w:rFonts w:hint="eastAsia"/>
                      <w:highlight w:val="none"/>
                      <w:vertAlign w:val="baseline"/>
                      <w:lang w:val="en-US" w:eastAsia="zh-CN"/>
                    </w:rPr>
                    <w:t>必填项，手动输入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7" w:type="dxa"/>
                  <w:vAlign w:val="top"/>
                </w:tcPr>
                <w:p>
                  <w:pPr>
                    <w:numPr>
                      <w:ilvl w:val="0"/>
                      <w:numId w:val="0"/>
                    </w:numPr>
                    <w:ind w:left="0" w:leftChars="0" w:firstLine="0" w:firstLineChars="0"/>
                    <w:rPr>
                      <w:rFonts w:hint="eastAsia"/>
                      <w:vertAlign w:val="baseline"/>
                      <w:lang w:val="en-US" w:eastAsia="zh-CN"/>
                    </w:rPr>
                  </w:pPr>
                  <w:r>
                    <w:rPr>
                      <w:rFonts w:hint="eastAsia"/>
                      <w:sz w:val="18"/>
                      <w:szCs w:val="18"/>
                      <w:lang w:val="en-US" w:eastAsia="zh-CN"/>
                    </w:rPr>
                    <w:t>（基站侧）传输PTN配置端口</w:t>
                  </w:r>
                </w:p>
              </w:tc>
              <w:tc>
                <w:tcPr>
                  <w:tcW w:w="6837" w:type="dxa"/>
                  <w:vAlign w:val="center"/>
                </w:tcPr>
                <w:p>
                  <w:pPr>
                    <w:numPr>
                      <w:ilvl w:val="0"/>
                      <w:numId w:val="0"/>
                    </w:numPr>
                    <w:ind w:left="0" w:leftChars="0" w:firstLine="0" w:firstLineChars="0"/>
                    <w:rPr>
                      <w:rFonts w:hint="eastAsia"/>
                      <w:highlight w:val="none"/>
                      <w:vertAlign w:val="baseline"/>
                      <w:lang w:val="en-US" w:eastAsia="zh-CN"/>
                    </w:rPr>
                  </w:pPr>
                  <w:r>
                    <w:rPr>
                      <w:rFonts w:hint="eastAsia"/>
                      <w:b w:val="0"/>
                      <w:bCs w:val="0"/>
                      <w:color w:val="auto"/>
                      <w:lang w:val="en-US" w:eastAsia="zh-CN"/>
                    </w:rPr>
                    <w:t>非必填项，手动输入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7" w:type="dxa"/>
                  <w:vAlign w:val="top"/>
                </w:tcPr>
                <w:p>
                  <w:pPr>
                    <w:numPr>
                      <w:ilvl w:val="0"/>
                      <w:numId w:val="0"/>
                    </w:numPr>
                    <w:ind w:left="0" w:leftChars="0" w:firstLine="0" w:firstLineChars="0"/>
                    <w:rPr>
                      <w:rFonts w:hint="eastAsia"/>
                      <w:vertAlign w:val="baseline"/>
                      <w:lang w:val="en-US" w:eastAsia="zh-CN"/>
                    </w:rPr>
                  </w:pPr>
                  <w:r>
                    <w:rPr>
                      <w:rFonts w:hint="eastAsia"/>
                      <w:sz w:val="18"/>
                      <w:szCs w:val="18"/>
                      <w:lang w:val="en-US" w:eastAsia="zh-CN"/>
                    </w:rPr>
                    <w:t>（核心机房侧）PTN配置端口</w:t>
                  </w:r>
                </w:p>
              </w:tc>
              <w:tc>
                <w:tcPr>
                  <w:tcW w:w="6837" w:type="dxa"/>
                  <w:vAlign w:val="center"/>
                </w:tcPr>
                <w:p>
                  <w:pPr>
                    <w:numPr>
                      <w:ilvl w:val="0"/>
                      <w:numId w:val="0"/>
                    </w:numPr>
                    <w:ind w:left="0" w:leftChars="0" w:firstLine="0" w:firstLineChars="0"/>
                    <w:rPr>
                      <w:rFonts w:hint="eastAsia"/>
                      <w:highlight w:val="none"/>
                      <w:vertAlign w:val="baseline"/>
                      <w:lang w:val="en-US" w:eastAsia="zh-CN"/>
                    </w:rPr>
                  </w:pPr>
                  <w:r>
                    <w:rPr>
                      <w:rFonts w:hint="eastAsia"/>
                      <w:b w:val="0"/>
                      <w:bCs w:val="0"/>
                      <w:color w:val="auto"/>
                      <w:lang w:val="en-US" w:eastAsia="zh-CN"/>
                    </w:rPr>
                    <w:t>非必填项，手动输入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7" w:type="dxa"/>
                  <w:vAlign w:val="center"/>
                </w:tcPr>
                <w:p>
                  <w:pPr>
                    <w:numPr>
                      <w:ilvl w:val="0"/>
                      <w:numId w:val="0"/>
                    </w:numPr>
                    <w:ind w:left="0" w:leftChars="0" w:firstLine="0" w:firstLineChars="0"/>
                    <w:rPr>
                      <w:rFonts w:hint="eastAsia"/>
                      <w:vertAlign w:val="baseline"/>
                      <w:lang w:val="en-US" w:eastAsia="zh-CN"/>
                    </w:rPr>
                  </w:pPr>
                  <w:r>
                    <w:rPr>
                      <w:rFonts w:hint="eastAsia"/>
                      <w:vertAlign w:val="baseline"/>
                      <w:lang w:val="en-US" w:eastAsia="zh-CN"/>
                    </w:rPr>
                    <w:t>IP</w:t>
                  </w:r>
                  <w:r>
                    <w:rPr>
                      <w:rFonts w:hint="eastAsia"/>
                      <w:color w:val="FF0000"/>
                      <w:vertAlign w:val="baseline"/>
                      <w:lang w:val="en-US" w:eastAsia="zh-CN"/>
                    </w:rPr>
                    <w:t>*</w:t>
                  </w:r>
                </w:p>
              </w:tc>
              <w:tc>
                <w:tcPr>
                  <w:tcW w:w="6837" w:type="dxa"/>
                  <w:vAlign w:val="center"/>
                </w:tcPr>
                <w:p>
                  <w:pPr>
                    <w:numPr>
                      <w:ilvl w:val="0"/>
                      <w:numId w:val="0"/>
                    </w:numPr>
                    <w:ind w:left="0" w:leftChars="0" w:firstLine="0" w:firstLineChars="0"/>
                    <w:rPr>
                      <w:rFonts w:hint="default"/>
                      <w:b/>
                      <w:bCs/>
                      <w:color w:val="FF0000"/>
                      <w:highlight w:val="none"/>
                      <w:vertAlign w:val="baseline"/>
                      <w:lang w:val="en-US" w:eastAsia="zh-CN"/>
                    </w:rPr>
                  </w:pPr>
                  <w:r>
                    <w:rPr>
                      <w:rFonts w:hint="eastAsia"/>
                      <w:b/>
                      <w:bCs/>
                      <w:color w:val="FF0000"/>
                      <w:highlight w:val="none"/>
                      <w:vertAlign w:val="baseline"/>
                      <w:lang w:val="en-US" w:eastAsia="zh-CN"/>
                    </w:rPr>
                    <w:t>设备入网时，该字段在批复环节填写分配。申请环节该字段不可编辑。</w:t>
                  </w:r>
                </w:p>
                <w:p>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在批复环节选择相应空闲IP进行批复。</w:t>
                  </w:r>
                  <w:r>
                    <w:rPr>
                      <w:rFonts w:hint="eastAsia"/>
                      <w:highlight w:val="yellow"/>
                      <w:vertAlign w:val="baseline"/>
                      <w:lang w:val="en-US" w:eastAsia="zh-CN"/>
                    </w:rPr>
                    <w:t>IP不允许被重复分配</w:t>
                  </w:r>
                  <w:r>
                    <w:rPr>
                      <w:rFonts w:hint="eastAsia"/>
                      <w:highlight w:val="none"/>
                      <w:vertAlign w:val="baseline"/>
                      <w:lang w:val="en-US" w:eastAsia="zh-CN"/>
                    </w:rPr>
                    <w:t>。</w:t>
                  </w:r>
                </w:p>
                <w:p>
                  <w:pPr>
                    <w:numPr>
                      <w:ilvl w:val="0"/>
                      <w:numId w:val="0"/>
                    </w:numPr>
                    <w:ind w:left="0" w:leftChars="0" w:firstLine="0" w:firstLineChars="0"/>
                    <w:rPr>
                      <w:rFonts w:hint="eastAsia"/>
                      <w:highlight w:val="none"/>
                      <w:vertAlign w:val="baseline"/>
                      <w:lang w:val="en-US" w:eastAsia="zh-CN"/>
                    </w:rPr>
                  </w:pPr>
                  <w:r>
                    <w:rPr>
                      <w:rFonts w:hint="eastAsia"/>
                      <w:highlight w:val="none"/>
                      <w:vertAlign w:val="baseline"/>
                      <w:lang w:val="en-US" w:eastAsia="zh-CN"/>
                    </w:rPr>
                    <w:t>IP选择逻辑：</w:t>
                  </w:r>
                </w:p>
                <w:p>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A、动环监控系统类别为“局房动环”，南宁和其余地市区分。</w:t>
                  </w:r>
                </w:p>
                <w:p>
                  <w:pPr>
                    <w:numPr>
                      <w:ilvl w:val="0"/>
                      <w:numId w:val="14"/>
                    </w:numPr>
                    <w:ind w:left="420" w:leftChars="0" w:hanging="420" w:firstLineChars="0"/>
                    <w:rPr>
                      <w:rFonts w:hint="eastAsia"/>
                      <w:highlight w:val="none"/>
                      <w:vertAlign w:val="baseline"/>
                      <w:lang w:val="en-US" w:eastAsia="zh-CN"/>
                    </w:rPr>
                  </w:pPr>
                  <w:r>
                    <w:rPr>
                      <w:rFonts w:hint="eastAsia"/>
                      <w:highlight w:val="none"/>
                      <w:vertAlign w:val="baseline"/>
                      <w:lang w:val="en-US" w:eastAsia="zh-CN"/>
                    </w:rPr>
                    <w:t>南宁：弹窗显示南宁市、局房动环IP库，支持局房名称筛选，显示筛选条件下的所有空闲IP，选择IP填入</w:t>
                  </w:r>
                </w:p>
                <w:p>
                  <w:pPr>
                    <w:numPr>
                      <w:ilvl w:val="0"/>
                      <w:numId w:val="14"/>
                    </w:numPr>
                    <w:ind w:left="420" w:leftChars="0" w:hanging="420" w:firstLineChars="0"/>
                    <w:rPr>
                      <w:rFonts w:hint="default"/>
                      <w:highlight w:val="none"/>
                      <w:vertAlign w:val="baseline"/>
                      <w:lang w:val="en-US" w:eastAsia="zh-CN"/>
                    </w:rPr>
                  </w:pPr>
                  <w:r>
                    <w:rPr>
                      <w:rFonts w:hint="eastAsia"/>
                      <w:highlight w:val="none"/>
                      <w:vertAlign w:val="baseline"/>
                      <w:lang w:val="en-US" w:eastAsia="zh-CN"/>
                    </w:rPr>
                    <w:t>其余地市：弹窗显示对应地市局房动环IP库，显示该地市所有空闲IP，选择IP填入</w:t>
                  </w:r>
                </w:p>
                <w:p>
                  <w:pPr>
                    <w:numPr>
                      <w:ilvl w:val="0"/>
                      <w:numId w:val="28"/>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动环监控类别为“基站动环”，弹窗显示对应地市，基站动环IP库，显示该地市所有空闲IP，选择IP填入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7" w:type="dxa"/>
                  <w:vAlign w:val="top"/>
                </w:tcPr>
                <w:p>
                  <w:pPr>
                    <w:numPr>
                      <w:ilvl w:val="0"/>
                      <w:numId w:val="0"/>
                    </w:numPr>
                    <w:ind w:left="0" w:leftChars="0" w:firstLine="0" w:firstLineChars="0"/>
                    <w:rPr>
                      <w:rFonts w:hint="eastAsia"/>
                      <w:vertAlign w:val="baseline"/>
                      <w:lang w:val="en-US" w:eastAsia="zh-CN"/>
                    </w:rPr>
                  </w:pPr>
                  <w:r>
                    <w:rPr>
                      <w:rFonts w:hint="eastAsia"/>
                      <w:vertAlign w:val="baseline"/>
                      <w:lang w:val="en-US" w:eastAsia="zh-CN"/>
                    </w:rPr>
                    <w:t>子网掩码</w:t>
                  </w:r>
                </w:p>
              </w:tc>
              <w:tc>
                <w:tcPr>
                  <w:tcW w:w="6837" w:type="dxa"/>
                  <w:vAlign w:val="center"/>
                </w:tcPr>
                <w:p>
                  <w:pPr>
                    <w:numPr>
                      <w:ilvl w:val="0"/>
                      <w:numId w:val="0"/>
                    </w:numPr>
                    <w:ind w:left="0" w:leftChars="0" w:firstLine="0" w:firstLineChars="0"/>
                    <w:rPr>
                      <w:rFonts w:hint="eastAsia"/>
                      <w:highlight w:val="none"/>
                      <w:vertAlign w:val="baseline"/>
                      <w:lang w:val="en-US" w:eastAsia="zh-CN"/>
                    </w:rPr>
                  </w:pPr>
                  <w:r>
                    <w:rPr>
                      <w:rFonts w:hint="eastAsia"/>
                      <w:highlight w:val="none"/>
                      <w:vertAlign w:val="baseline"/>
                      <w:lang w:val="en-US" w:eastAsia="zh-CN"/>
                    </w:rPr>
                    <w:t>不可编辑，输入IP后，自动带出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7" w:type="dxa"/>
                  <w:vAlign w:val="top"/>
                </w:tcPr>
                <w:p>
                  <w:pPr>
                    <w:numPr>
                      <w:ilvl w:val="0"/>
                      <w:numId w:val="0"/>
                    </w:numPr>
                    <w:ind w:left="0" w:leftChars="0" w:firstLine="0" w:firstLineChars="0"/>
                    <w:rPr>
                      <w:rFonts w:hint="eastAsia"/>
                      <w:vertAlign w:val="baseline"/>
                      <w:lang w:val="en-US" w:eastAsia="zh-CN"/>
                    </w:rPr>
                  </w:pPr>
                  <w:r>
                    <w:rPr>
                      <w:rFonts w:hint="eastAsia"/>
                      <w:vertAlign w:val="baseline"/>
                      <w:lang w:val="en-US" w:eastAsia="zh-CN"/>
                    </w:rPr>
                    <w:t>网关</w:t>
                  </w:r>
                </w:p>
              </w:tc>
              <w:tc>
                <w:tcPr>
                  <w:tcW w:w="6837" w:type="dxa"/>
                  <w:vAlign w:val="center"/>
                </w:tcPr>
                <w:p>
                  <w:pPr>
                    <w:numPr>
                      <w:ilvl w:val="0"/>
                      <w:numId w:val="0"/>
                    </w:numPr>
                    <w:ind w:left="0" w:leftChars="0" w:firstLine="0" w:firstLineChars="0"/>
                    <w:rPr>
                      <w:rFonts w:hint="eastAsia"/>
                      <w:highlight w:val="none"/>
                      <w:vertAlign w:val="baseline"/>
                      <w:lang w:val="en-US" w:eastAsia="zh-CN"/>
                    </w:rPr>
                  </w:pPr>
                  <w:r>
                    <w:rPr>
                      <w:rFonts w:hint="eastAsia"/>
                      <w:highlight w:val="none"/>
                      <w:vertAlign w:val="baseline"/>
                      <w:lang w:val="en-US" w:eastAsia="zh-CN"/>
                    </w:rPr>
                    <w:t>不可编辑，输入IP后，自动带出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7" w:type="dxa"/>
                  <w:vAlign w:val="top"/>
                </w:tcPr>
                <w:p>
                  <w:pPr>
                    <w:numPr>
                      <w:ilvl w:val="0"/>
                      <w:numId w:val="0"/>
                    </w:numPr>
                    <w:ind w:left="0" w:leftChars="0" w:firstLine="0" w:firstLineChars="0"/>
                    <w:rPr>
                      <w:rFonts w:hint="eastAsia"/>
                      <w:vertAlign w:val="baseline"/>
                      <w:lang w:val="en-US" w:eastAsia="zh-CN"/>
                    </w:rPr>
                  </w:pPr>
                  <w:r>
                    <w:rPr>
                      <w:rFonts w:hint="eastAsia"/>
                      <w:vertAlign w:val="baseline"/>
                      <w:lang w:val="en-US" w:eastAsia="zh-CN"/>
                    </w:rPr>
                    <w:t>VLAN</w:t>
                  </w:r>
                </w:p>
              </w:tc>
              <w:tc>
                <w:tcPr>
                  <w:tcW w:w="6837" w:type="dxa"/>
                  <w:vAlign w:val="center"/>
                </w:tcPr>
                <w:p>
                  <w:pPr>
                    <w:numPr>
                      <w:ilvl w:val="0"/>
                      <w:numId w:val="0"/>
                    </w:numPr>
                    <w:ind w:left="0" w:leftChars="0" w:firstLine="0" w:firstLineChars="0"/>
                    <w:rPr>
                      <w:rFonts w:hint="eastAsia"/>
                      <w:highlight w:val="none"/>
                      <w:vertAlign w:val="baseline"/>
                      <w:lang w:val="en-US" w:eastAsia="zh-CN"/>
                    </w:rPr>
                  </w:pPr>
                  <w:r>
                    <w:rPr>
                      <w:rFonts w:hint="eastAsia"/>
                      <w:highlight w:val="none"/>
                      <w:vertAlign w:val="baseline"/>
                      <w:lang w:val="en-US" w:eastAsia="zh-CN"/>
                    </w:rPr>
                    <w:t>不可编辑，输入IP后，自动带出</w:t>
                  </w:r>
                </w:p>
              </w:tc>
            </w:tr>
          </w:tbl>
          <w:p>
            <w:pPr>
              <w:widowControl w:val="0"/>
              <w:numPr>
                <w:ilvl w:val="0"/>
                <w:numId w:val="0"/>
              </w:numPr>
              <w:jc w:val="both"/>
              <w:rPr>
                <w:rFonts w:hint="default"/>
                <w:lang w:val="en-US" w:eastAsia="zh-CN"/>
              </w:rPr>
            </w:pPr>
            <w:r>
              <w:rPr>
                <w:rFonts w:hint="eastAsia"/>
                <w:lang w:val="en-US" w:eastAsia="zh-CN"/>
              </w:rPr>
              <w:t>入网设备支持批量导入，导入模板如下。批量导入信息需对字段内容进行校验，校验通过的呈现在工单设备列表，若列表已有新增，则导入信息显示在已有信息之后。校验不通过不导入。可查看导入日志。</w:t>
            </w:r>
          </w:p>
          <w:p>
            <w:pPr>
              <w:widowControl w:val="0"/>
              <w:numPr>
                <w:ilvl w:val="0"/>
                <w:numId w:val="0"/>
              </w:numPr>
              <w:jc w:val="both"/>
              <w:rPr>
                <w:rFonts w:hint="eastAsia"/>
                <w:lang w:val="en-US" w:eastAsia="zh-CN"/>
              </w:rPr>
            </w:pPr>
            <w:r>
              <w:rPr>
                <w:rFonts w:hint="eastAsia"/>
                <w:lang w:val="en-US" w:eastAsia="zh-CN"/>
              </w:rPr>
              <w:t>校验内容：</w:t>
            </w:r>
          </w:p>
          <w:p>
            <w:pPr>
              <w:widowControl w:val="0"/>
              <w:numPr>
                <w:ilvl w:val="0"/>
                <w:numId w:val="29"/>
              </w:numPr>
              <w:jc w:val="both"/>
              <w:rPr>
                <w:rFonts w:hint="eastAsia"/>
                <w:lang w:val="en-US" w:eastAsia="zh-CN"/>
              </w:rPr>
            </w:pPr>
            <w:r>
              <w:rPr>
                <w:rFonts w:hint="eastAsia"/>
                <w:lang w:val="en-US" w:eastAsia="zh-CN"/>
              </w:rPr>
              <w:t>校验必填字段是否填写；</w:t>
            </w:r>
          </w:p>
          <w:p>
            <w:pPr>
              <w:widowControl w:val="0"/>
              <w:numPr>
                <w:ilvl w:val="0"/>
                <w:numId w:val="29"/>
              </w:numPr>
              <w:jc w:val="both"/>
              <w:rPr>
                <w:rFonts w:hint="default"/>
                <w:lang w:val="en-US" w:eastAsia="zh-CN"/>
              </w:rPr>
            </w:pPr>
            <w:r>
              <w:rPr>
                <w:rFonts w:hint="eastAsia"/>
                <w:lang w:val="en-US" w:eastAsia="zh-CN"/>
              </w:rPr>
              <w:t>校验地市、区县、站点名称、站点类型、站点级别、机房名称、设备类型、</w:t>
            </w:r>
            <w:r>
              <w:rPr>
                <w:rFonts w:hint="eastAsia"/>
                <w:vertAlign w:val="baseline"/>
                <w:lang w:val="en-US" w:eastAsia="zh-CN"/>
              </w:rPr>
              <w:t>接入动环监控系统类别</w:t>
            </w:r>
            <w:r>
              <w:rPr>
                <w:rFonts w:hint="eastAsia"/>
                <w:lang w:val="en-US" w:eastAsia="zh-CN"/>
              </w:rPr>
              <w:t>是否填写正确；</w:t>
            </w:r>
          </w:p>
          <w:p>
            <w:pPr>
              <w:widowControl w:val="0"/>
              <w:numPr>
                <w:ilvl w:val="0"/>
                <w:numId w:val="29"/>
              </w:numPr>
              <w:jc w:val="both"/>
              <w:rPr>
                <w:rFonts w:hint="default"/>
                <w:lang w:val="en-US" w:eastAsia="zh-CN"/>
              </w:rPr>
            </w:pPr>
            <w:r>
              <w:rPr>
                <w:rFonts w:hint="eastAsia"/>
                <w:lang w:val="en-US" w:eastAsia="zh-CN"/>
              </w:rPr>
              <w:t>当设备类型为“交换机”或“FSU”，校验设备名称在对应机房是否存在。</w:t>
            </w:r>
          </w:p>
          <w:p>
            <w:pPr>
              <w:widowControl w:val="0"/>
              <w:numPr>
                <w:ilvl w:val="0"/>
                <w:numId w:val="0"/>
              </w:numPr>
              <w:jc w:val="both"/>
              <w:rPr>
                <w:rFonts w:hint="eastAsia"/>
                <w:lang w:val="en-US" w:eastAsia="zh-CN"/>
              </w:rPr>
            </w:pPr>
            <w:ins w:id="484" w:author="zhoujiansheng" w:date="2025-09-11T16:32:40Z"/>
            <w:ins w:id="485" w:author="zhoujiansheng" w:date="2025-09-11T16:32:40Z"/>
            <w:ins w:id="486" w:author="zhoujiansheng" w:date="2025-09-11T16:32:40Z"/>
            <w:ins w:id="487" w:author="zhoujiansheng" w:date="2025-09-11T16:32:40Z">
              <w:r>
                <w:rPr>
                  <w:rFonts w:hint="eastAsia"/>
                  <w:lang w:val="en-US" w:eastAsia="zh-CN"/>
                </w:rPr>
                <w:object>
                  <v:shape id="_x0000_i1029" o:spt="75" type="#_x0000_t75" style="height:65.4pt;width:72.6pt;" o:ole="t" filled="f" o:preferrelative="t" stroked="f" coordsize="21600,21600">
                    <v:path/>
                    <v:fill on="f" focussize="0,0"/>
                    <v:stroke on="f"/>
                    <v:imagedata r:id="rId22" o:title=""/>
                    <o:lock v:ext="edit" aspectratio="t"/>
                    <w10:wrap type="none"/>
                    <w10:anchorlock/>
                  </v:shape>
                  <o:OLEObject Type="Embed" ProgID="Excel.Sheet.12" ShapeID="_x0000_i1029" DrawAspect="Icon" ObjectID="_1468075729" r:id="rId21">
                    <o:LockedField>false</o:LockedField>
                  </o:OLEObject>
                </w:object>
              </w:r>
            </w:ins>
            <w:ins w:id="489" w:author="zhoujiansheng" w:date="2025-09-11T16:32:40Z"/>
          </w:p>
          <w:p>
            <w:pPr>
              <w:widowControl w:val="0"/>
              <w:numPr>
                <w:ilvl w:val="0"/>
                <w:numId w:val="0"/>
              </w:numPr>
              <w:jc w:val="both"/>
              <w:rPr>
                <w:rFonts w:hint="eastAsia"/>
                <w:lang w:val="en-US" w:eastAsia="zh-CN"/>
              </w:rPr>
            </w:pPr>
          </w:p>
          <w:p>
            <w:pPr>
              <w:widowControl w:val="0"/>
              <w:numPr>
                <w:ilvl w:val="0"/>
                <w:numId w:val="0"/>
              </w:numPr>
              <w:jc w:val="both"/>
              <w:rPr>
                <w:rFonts w:hint="eastAsia"/>
                <w:b/>
                <w:bCs/>
                <w:lang w:val="en-US" w:eastAsia="zh-CN"/>
              </w:rPr>
            </w:pPr>
            <w:r>
              <w:rPr>
                <w:rFonts w:hint="eastAsia"/>
                <w:b/>
                <w:bCs/>
                <w:lang w:val="en-US" w:eastAsia="zh-CN"/>
              </w:rPr>
              <w:t>2.1.1退网设备信息填写</w:t>
            </w:r>
          </w:p>
          <w:p>
            <w:pPr>
              <w:widowControl w:val="0"/>
              <w:numPr>
                <w:ilvl w:val="0"/>
                <w:numId w:val="0"/>
              </w:numPr>
              <w:jc w:val="both"/>
              <w:rPr>
                <w:rFonts w:hint="default"/>
                <w:b w:val="0"/>
                <w:bCs w:val="0"/>
                <w:lang w:val="en-US" w:eastAsia="zh-CN"/>
              </w:rPr>
            </w:pPr>
            <w:r>
              <w:rPr>
                <w:rFonts w:hint="eastAsia"/>
                <w:b w:val="0"/>
                <w:bCs w:val="0"/>
                <w:lang w:val="en-US" w:eastAsia="zh-CN"/>
              </w:rPr>
              <w:t>通过IP库选择需要退网的IP信息。</w:t>
            </w:r>
          </w:p>
          <w:tbl>
            <w:tblPr>
              <w:tblStyle w:val="33"/>
              <w:tblW w:w="862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7"/>
              <w:gridCol w:w="683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7" w:type="dxa"/>
                  <w:shd w:val="clear" w:color="auto" w:fill="BEBEBE" w:themeFill="background1" w:themeFillShade="BF"/>
                </w:tcPr>
                <w:p>
                  <w:pPr>
                    <w:widowControl w:val="0"/>
                    <w:numPr>
                      <w:ilvl w:val="0"/>
                      <w:numId w:val="0"/>
                    </w:numPr>
                    <w:jc w:val="center"/>
                    <w:rPr>
                      <w:rFonts w:hint="default"/>
                      <w:b/>
                      <w:bCs/>
                      <w:vertAlign w:val="baseline"/>
                      <w:lang w:val="en-US" w:eastAsia="zh-CN"/>
                    </w:rPr>
                  </w:pPr>
                  <w:r>
                    <w:rPr>
                      <w:rFonts w:hint="eastAsia"/>
                      <w:b/>
                      <w:bCs/>
                      <w:vertAlign w:val="baseline"/>
                      <w:lang w:val="en-US" w:eastAsia="zh-CN"/>
                    </w:rPr>
                    <w:t>字段</w:t>
                  </w:r>
                </w:p>
              </w:tc>
              <w:tc>
                <w:tcPr>
                  <w:tcW w:w="6837" w:type="dxa"/>
                  <w:shd w:val="clear" w:color="auto" w:fill="BEBEBE" w:themeFill="background1" w:themeFillShade="BF"/>
                </w:tcPr>
                <w:p>
                  <w:pPr>
                    <w:widowControl w:val="0"/>
                    <w:numPr>
                      <w:ilvl w:val="0"/>
                      <w:numId w:val="0"/>
                    </w:numPr>
                    <w:jc w:val="center"/>
                    <w:rPr>
                      <w:rFonts w:hint="default"/>
                      <w:b/>
                      <w:bCs/>
                      <w:vertAlign w:val="baseline"/>
                      <w:lang w:val="en-US" w:eastAsia="zh-CN"/>
                    </w:rPr>
                  </w:pPr>
                  <w:r>
                    <w:rPr>
                      <w:rFonts w:hint="eastAsia"/>
                      <w:b/>
                      <w:bCs/>
                      <w:vertAlign w:val="baseline"/>
                      <w:lang w:val="en-US" w:eastAsia="zh-CN"/>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7" w:type="dxa"/>
                  <w:vAlign w:val="center"/>
                </w:tcPr>
                <w:p>
                  <w:pPr>
                    <w:numPr>
                      <w:ilvl w:val="0"/>
                      <w:numId w:val="0"/>
                    </w:numPr>
                    <w:ind w:left="0" w:leftChars="0" w:firstLine="0" w:firstLineChars="0"/>
                    <w:rPr>
                      <w:rFonts w:hint="default" w:ascii="Calibri" w:hAnsi="Calibri" w:eastAsia="宋体" w:cs="Times New Roman"/>
                      <w:kern w:val="2"/>
                      <w:sz w:val="22"/>
                      <w:szCs w:val="22"/>
                      <w:vertAlign w:val="baseline"/>
                      <w:lang w:val="en-US" w:eastAsia="zh-CN" w:bidi="ar-SA"/>
                    </w:rPr>
                  </w:pPr>
                  <w:r>
                    <w:rPr>
                      <w:rFonts w:hint="eastAsia"/>
                      <w:vertAlign w:val="baseline"/>
                      <w:lang w:val="en-US" w:eastAsia="zh-CN"/>
                    </w:rPr>
                    <w:t>IP</w:t>
                  </w:r>
                  <w:r>
                    <w:rPr>
                      <w:rFonts w:hint="eastAsia"/>
                      <w:color w:val="FF0000"/>
                      <w:vertAlign w:val="baseline"/>
                      <w:lang w:val="en-US" w:eastAsia="zh-CN"/>
                    </w:rPr>
                    <w:t>*</w:t>
                  </w:r>
                </w:p>
              </w:tc>
              <w:tc>
                <w:tcPr>
                  <w:tcW w:w="6837" w:type="dxa"/>
                  <w:vAlign w:val="center"/>
                </w:tcPr>
                <w:p>
                  <w:pPr>
                    <w:numPr>
                      <w:ilvl w:val="0"/>
                      <w:numId w:val="0"/>
                    </w:numPr>
                    <w:ind w:left="0" w:leftChars="0" w:firstLine="0" w:firstLineChars="0"/>
                    <w:rPr>
                      <w:rFonts w:hint="default" w:cs="Times New Roman"/>
                      <w:kern w:val="2"/>
                      <w:sz w:val="22"/>
                      <w:szCs w:val="22"/>
                      <w:highlight w:val="none"/>
                      <w:vertAlign w:val="baseline"/>
                      <w:lang w:val="en-US" w:eastAsia="zh-CN" w:bidi="ar-SA"/>
                    </w:rPr>
                  </w:pPr>
                  <w:r>
                    <w:rPr>
                      <w:rFonts w:hint="eastAsia" w:cs="Times New Roman"/>
                      <w:kern w:val="2"/>
                      <w:sz w:val="22"/>
                      <w:szCs w:val="22"/>
                      <w:highlight w:val="none"/>
                      <w:vertAlign w:val="baseline"/>
                      <w:lang w:val="en-US" w:eastAsia="zh-CN" w:bidi="ar-SA"/>
                    </w:rPr>
                    <w:t>必填项，选择填充。点击展开IP库相关信息，呈现所有“离线”和“在线”状态的IP信息。</w:t>
                  </w:r>
                  <w:r>
                    <w:rPr>
                      <w:rFonts w:hint="eastAsia" w:cs="Times New Roman"/>
                      <w:kern w:val="2"/>
                      <w:sz w:val="22"/>
                      <w:szCs w:val="22"/>
                      <w:highlight w:val="yellow"/>
                      <w:vertAlign w:val="baseline"/>
                      <w:lang w:val="en-US" w:eastAsia="zh-CN" w:bidi="ar-SA"/>
                    </w:rPr>
                    <w:t>IP不允许被重复添加</w:t>
                  </w:r>
                </w:p>
                <w:p>
                  <w:pPr>
                    <w:numPr>
                      <w:ilvl w:val="0"/>
                      <w:numId w:val="0"/>
                    </w:numPr>
                    <w:ind w:left="0" w:leftChars="0" w:firstLine="0" w:firstLineChars="0"/>
                    <w:rPr>
                      <w:rFonts w:hint="eastAsia" w:cs="Times New Roman"/>
                      <w:kern w:val="2"/>
                      <w:sz w:val="22"/>
                      <w:szCs w:val="22"/>
                      <w:highlight w:val="none"/>
                      <w:vertAlign w:val="baseline"/>
                      <w:lang w:val="en-US" w:eastAsia="zh-CN" w:bidi="ar-SA"/>
                    </w:rPr>
                  </w:pPr>
                  <w:r>
                    <w:rPr>
                      <w:rFonts w:hint="eastAsia" w:cs="Times New Roman"/>
                      <w:kern w:val="2"/>
                      <w:sz w:val="22"/>
                      <w:szCs w:val="22"/>
                      <w:highlight w:val="none"/>
                      <w:vertAlign w:val="baseline"/>
                      <w:lang w:val="en-US" w:eastAsia="zh-CN" w:bidi="ar-SA"/>
                    </w:rPr>
                    <w:t>提供筛选项：地市、动环监控系统类别、站点类型、站点名称、机房名、设备类型、IP。</w:t>
                  </w:r>
                </w:p>
                <w:p>
                  <w:pPr>
                    <w:numPr>
                      <w:ilvl w:val="0"/>
                      <w:numId w:val="0"/>
                    </w:numPr>
                    <w:ind w:left="0" w:leftChars="0" w:firstLine="0" w:firstLineChars="0"/>
                    <w:rPr>
                      <w:rFonts w:hint="default" w:cs="Times New Roman"/>
                      <w:kern w:val="2"/>
                      <w:sz w:val="22"/>
                      <w:szCs w:val="22"/>
                      <w:highlight w:val="none"/>
                      <w:vertAlign w:val="baseline"/>
                      <w:lang w:val="en-US" w:eastAsia="zh-CN" w:bidi="ar-SA"/>
                    </w:rPr>
                  </w:pPr>
                  <w:r>
                    <w:rPr>
                      <w:rFonts w:hint="eastAsia" w:cs="Times New Roman"/>
                      <w:kern w:val="2"/>
                      <w:sz w:val="22"/>
                      <w:szCs w:val="22"/>
                      <w:highlight w:val="none"/>
                      <w:vertAlign w:val="baseline"/>
                      <w:lang w:val="en-US" w:eastAsia="zh-CN" w:bidi="ar-SA"/>
                    </w:rPr>
                    <w:t>展开后的IP库信息，支持多选。确认后在表单中自动新增行填充。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7" w:type="dxa"/>
                  <w:vAlign w:val="top"/>
                </w:tcPr>
                <w:p>
                  <w:pPr>
                    <w:numPr>
                      <w:ilvl w:val="0"/>
                      <w:numId w:val="0"/>
                    </w:numPr>
                    <w:ind w:left="0" w:leftChars="0" w:firstLine="0" w:firstLineChars="0"/>
                    <w:rPr>
                      <w:rFonts w:hint="default" w:ascii="Calibri" w:hAnsi="Calibri" w:eastAsia="宋体" w:cs="Times New Roman"/>
                      <w:kern w:val="2"/>
                      <w:sz w:val="22"/>
                      <w:szCs w:val="22"/>
                      <w:vertAlign w:val="baseline"/>
                      <w:lang w:val="en-US" w:eastAsia="zh-CN" w:bidi="ar-SA"/>
                    </w:rPr>
                  </w:pPr>
                  <w:r>
                    <w:rPr>
                      <w:rFonts w:hint="eastAsia"/>
                      <w:vertAlign w:val="baseline"/>
                      <w:lang w:val="en-US" w:eastAsia="zh-CN"/>
                    </w:rPr>
                    <w:t>子网掩码</w:t>
                  </w:r>
                </w:p>
              </w:tc>
              <w:tc>
                <w:tcPr>
                  <w:tcW w:w="6837" w:type="dxa"/>
                  <w:vAlign w:val="center"/>
                </w:tcPr>
                <w:p>
                  <w:pPr>
                    <w:numPr>
                      <w:ilvl w:val="0"/>
                      <w:numId w:val="0"/>
                    </w:numPr>
                    <w:ind w:left="0" w:leftChars="0" w:firstLine="0" w:firstLineChars="0"/>
                    <w:rPr>
                      <w:rFonts w:hint="default" w:ascii="Calibri" w:hAnsi="Calibri" w:eastAsia="宋体" w:cs="Times New Roman"/>
                      <w:kern w:val="2"/>
                      <w:sz w:val="22"/>
                      <w:szCs w:val="22"/>
                      <w:highlight w:val="none"/>
                      <w:vertAlign w:val="baseline"/>
                      <w:lang w:val="en-US" w:eastAsia="zh-CN" w:bidi="ar-SA"/>
                    </w:rPr>
                  </w:pPr>
                  <w:r>
                    <w:rPr>
                      <w:rFonts w:hint="eastAsia"/>
                      <w:highlight w:val="none"/>
                      <w:vertAlign w:val="baseline"/>
                      <w:lang w:val="en-US" w:eastAsia="zh-CN"/>
                    </w:rPr>
                    <w:t>不可编辑，输入IP后，自动带出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7" w:type="dxa"/>
                  <w:vAlign w:val="top"/>
                </w:tcPr>
                <w:p>
                  <w:pPr>
                    <w:numPr>
                      <w:ilvl w:val="0"/>
                      <w:numId w:val="0"/>
                    </w:numPr>
                    <w:ind w:left="0" w:leftChars="0" w:firstLine="0" w:firstLineChars="0"/>
                    <w:rPr>
                      <w:rFonts w:hint="default" w:ascii="Calibri" w:hAnsi="Calibri" w:eastAsia="宋体" w:cs="Times New Roman"/>
                      <w:kern w:val="2"/>
                      <w:sz w:val="22"/>
                      <w:szCs w:val="22"/>
                      <w:vertAlign w:val="baseline"/>
                      <w:lang w:val="en-US" w:eastAsia="zh-CN" w:bidi="ar-SA"/>
                    </w:rPr>
                  </w:pPr>
                  <w:r>
                    <w:rPr>
                      <w:rFonts w:hint="eastAsia"/>
                      <w:vertAlign w:val="baseline"/>
                      <w:lang w:val="en-US" w:eastAsia="zh-CN"/>
                    </w:rPr>
                    <w:t>网关</w:t>
                  </w:r>
                </w:p>
              </w:tc>
              <w:tc>
                <w:tcPr>
                  <w:tcW w:w="6837" w:type="dxa"/>
                  <w:vAlign w:val="center"/>
                </w:tcPr>
                <w:p>
                  <w:pPr>
                    <w:numPr>
                      <w:ilvl w:val="0"/>
                      <w:numId w:val="0"/>
                    </w:numPr>
                    <w:ind w:left="0" w:leftChars="0" w:firstLine="0" w:firstLineChars="0"/>
                    <w:rPr>
                      <w:rFonts w:hint="default" w:ascii="Calibri" w:hAnsi="Calibri" w:eastAsia="宋体" w:cs="Times New Roman"/>
                      <w:kern w:val="2"/>
                      <w:sz w:val="22"/>
                      <w:szCs w:val="22"/>
                      <w:highlight w:val="none"/>
                      <w:vertAlign w:val="baseline"/>
                      <w:lang w:val="en-US" w:eastAsia="zh-CN" w:bidi="ar-SA"/>
                    </w:rPr>
                  </w:pPr>
                  <w:r>
                    <w:rPr>
                      <w:rFonts w:hint="eastAsia"/>
                      <w:highlight w:val="none"/>
                      <w:vertAlign w:val="baseline"/>
                      <w:lang w:val="en-US" w:eastAsia="zh-CN"/>
                    </w:rPr>
                    <w:t>不可编辑，输入IP后，自动带出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7" w:type="dxa"/>
                  <w:vAlign w:val="top"/>
                </w:tcPr>
                <w:p>
                  <w:pPr>
                    <w:numPr>
                      <w:ilvl w:val="0"/>
                      <w:numId w:val="0"/>
                    </w:numPr>
                    <w:ind w:left="0" w:leftChars="0" w:firstLine="0" w:firstLineChars="0"/>
                    <w:rPr>
                      <w:rFonts w:hint="default" w:ascii="Calibri" w:hAnsi="Calibri" w:eastAsia="宋体" w:cs="Times New Roman"/>
                      <w:kern w:val="2"/>
                      <w:sz w:val="22"/>
                      <w:szCs w:val="22"/>
                      <w:vertAlign w:val="baseline"/>
                      <w:lang w:val="en-US" w:eastAsia="zh-CN" w:bidi="ar-SA"/>
                    </w:rPr>
                  </w:pPr>
                  <w:r>
                    <w:rPr>
                      <w:rFonts w:hint="eastAsia"/>
                      <w:vertAlign w:val="baseline"/>
                      <w:lang w:val="en-US" w:eastAsia="zh-CN"/>
                    </w:rPr>
                    <w:t>VLAN</w:t>
                  </w:r>
                </w:p>
              </w:tc>
              <w:tc>
                <w:tcPr>
                  <w:tcW w:w="6837" w:type="dxa"/>
                  <w:vAlign w:val="center"/>
                </w:tcPr>
                <w:p>
                  <w:pPr>
                    <w:numPr>
                      <w:ilvl w:val="0"/>
                      <w:numId w:val="0"/>
                    </w:numPr>
                    <w:ind w:left="0" w:leftChars="0" w:firstLine="0" w:firstLineChars="0"/>
                    <w:rPr>
                      <w:rFonts w:hint="default" w:ascii="Calibri" w:hAnsi="Calibri" w:eastAsia="宋体" w:cs="Times New Roman"/>
                      <w:kern w:val="2"/>
                      <w:sz w:val="22"/>
                      <w:szCs w:val="22"/>
                      <w:highlight w:val="none"/>
                      <w:vertAlign w:val="baseline"/>
                      <w:lang w:val="en-US" w:eastAsia="zh-CN" w:bidi="ar-SA"/>
                    </w:rPr>
                  </w:pPr>
                  <w:r>
                    <w:rPr>
                      <w:rFonts w:hint="eastAsia"/>
                      <w:highlight w:val="none"/>
                      <w:vertAlign w:val="baseline"/>
                      <w:lang w:val="en-US" w:eastAsia="zh-CN"/>
                    </w:rPr>
                    <w:t>不可编辑，输入IP后，自动带出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490" w:author="zhoujiansheng" w:date="2025-07-17T11:00:36Z"/>
              </w:trPr>
              <w:tc>
                <w:tcPr>
                  <w:tcW w:w="1787" w:type="dxa"/>
                  <w:vAlign w:val="top"/>
                </w:tcPr>
                <w:p>
                  <w:pPr>
                    <w:numPr>
                      <w:ilvl w:val="0"/>
                      <w:numId w:val="0"/>
                    </w:numPr>
                    <w:ind w:left="0" w:leftChars="0" w:firstLine="0" w:firstLineChars="0"/>
                    <w:rPr>
                      <w:ins w:id="491" w:author="zhoujiansheng" w:date="2025-07-17T11:00:36Z"/>
                      <w:rFonts w:hint="default"/>
                      <w:vertAlign w:val="baseline"/>
                      <w:lang w:val="en-US" w:eastAsia="zh-CN"/>
                    </w:rPr>
                  </w:pPr>
                  <w:ins w:id="492" w:author="zhoujiansheng" w:date="2025-07-17T11:00:42Z">
                    <w:r>
                      <w:rPr>
                        <w:rFonts w:hint="eastAsia"/>
                        <w:vertAlign w:val="baseline"/>
                        <w:lang w:val="en-US" w:eastAsia="zh-CN"/>
                      </w:rPr>
                      <w:t>IP</w:t>
                    </w:r>
                  </w:ins>
                  <w:ins w:id="493" w:author="zhoujiansheng" w:date="2025-07-17T11:00:45Z">
                    <w:r>
                      <w:rPr>
                        <w:rFonts w:hint="eastAsia"/>
                        <w:vertAlign w:val="baseline"/>
                        <w:lang w:val="en-US" w:eastAsia="zh-CN"/>
                      </w:rPr>
                      <w:t>占用</w:t>
                    </w:r>
                  </w:ins>
                  <w:ins w:id="494" w:author="zhoujiansheng" w:date="2025-07-17T11:00:46Z">
                    <w:r>
                      <w:rPr>
                        <w:rFonts w:hint="eastAsia"/>
                        <w:vertAlign w:val="baseline"/>
                        <w:lang w:val="en-US" w:eastAsia="zh-CN"/>
                      </w:rPr>
                      <w:t>情况</w:t>
                    </w:r>
                  </w:ins>
                </w:p>
              </w:tc>
              <w:tc>
                <w:tcPr>
                  <w:tcW w:w="6837" w:type="dxa"/>
                  <w:vAlign w:val="center"/>
                </w:tcPr>
                <w:p>
                  <w:pPr>
                    <w:numPr>
                      <w:ilvl w:val="0"/>
                      <w:numId w:val="0"/>
                    </w:numPr>
                    <w:ind w:left="0" w:leftChars="0" w:firstLine="0" w:firstLineChars="0"/>
                    <w:rPr>
                      <w:ins w:id="495" w:author="zhoujiansheng" w:date="2025-07-17T11:00:36Z"/>
                      <w:rFonts w:hint="default"/>
                      <w:highlight w:val="none"/>
                      <w:vertAlign w:val="baseline"/>
                      <w:lang w:val="en-US" w:eastAsia="zh-CN"/>
                    </w:rPr>
                  </w:pPr>
                  <w:ins w:id="496" w:author="zhoujiansheng" w:date="2025-07-17T11:00:54Z">
                    <w:r>
                      <w:rPr>
                        <w:rFonts w:hint="eastAsia"/>
                        <w:highlight w:val="none"/>
                        <w:vertAlign w:val="baseline"/>
                        <w:lang w:val="en-US" w:eastAsia="zh-CN"/>
                      </w:rPr>
                      <w:t>不可</w:t>
                    </w:r>
                  </w:ins>
                  <w:ins w:id="497" w:author="zhoujiansheng" w:date="2025-07-17T11:00:55Z">
                    <w:r>
                      <w:rPr>
                        <w:rFonts w:hint="eastAsia"/>
                        <w:highlight w:val="none"/>
                        <w:vertAlign w:val="baseline"/>
                        <w:lang w:val="en-US" w:eastAsia="zh-CN"/>
                      </w:rPr>
                      <w:t>编辑，</w:t>
                    </w:r>
                  </w:ins>
                  <w:ins w:id="498" w:author="zhoujiansheng" w:date="2025-07-17T11:00:56Z">
                    <w:r>
                      <w:rPr>
                        <w:rFonts w:hint="eastAsia"/>
                        <w:highlight w:val="none"/>
                        <w:vertAlign w:val="baseline"/>
                        <w:lang w:val="en-US" w:eastAsia="zh-CN"/>
                      </w:rPr>
                      <w:t>输入</w:t>
                    </w:r>
                  </w:ins>
                  <w:ins w:id="499" w:author="zhoujiansheng" w:date="2025-07-17T11:00:57Z">
                    <w:r>
                      <w:rPr>
                        <w:rFonts w:hint="eastAsia"/>
                        <w:highlight w:val="none"/>
                        <w:vertAlign w:val="baseline"/>
                        <w:lang w:val="en-US" w:eastAsia="zh-CN"/>
                      </w:rPr>
                      <w:t>IP</w:t>
                    </w:r>
                  </w:ins>
                  <w:ins w:id="500" w:author="zhoujiansheng" w:date="2025-07-17T11:00:58Z">
                    <w:r>
                      <w:rPr>
                        <w:rFonts w:hint="eastAsia"/>
                        <w:highlight w:val="none"/>
                        <w:vertAlign w:val="baseline"/>
                        <w:lang w:val="en-US" w:eastAsia="zh-CN"/>
                      </w:rPr>
                      <w:t>后，</w:t>
                    </w:r>
                  </w:ins>
                  <w:ins w:id="501" w:author="zhoujiansheng" w:date="2025-07-17T11:00:59Z">
                    <w:r>
                      <w:rPr>
                        <w:rFonts w:hint="eastAsia"/>
                        <w:highlight w:val="none"/>
                        <w:vertAlign w:val="baseline"/>
                        <w:lang w:val="en-US" w:eastAsia="zh-CN"/>
                      </w:rPr>
                      <w:t>自动</w:t>
                    </w:r>
                  </w:ins>
                  <w:ins w:id="502" w:author="zhoujiansheng" w:date="2025-07-17T11:01:01Z">
                    <w:r>
                      <w:rPr>
                        <w:rFonts w:hint="eastAsia"/>
                        <w:highlight w:val="none"/>
                        <w:vertAlign w:val="baseline"/>
                        <w:lang w:val="en-US" w:eastAsia="zh-CN"/>
                      </w:rPr>
                      <w:t>带出</w:t>
                    </w:r>
                  </w:ins>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7" w:type="dxa"/>
                  <w:vAlign w:val="top"/>
                </w:tcPr>
                <w:p>
                  <w:pPr>
                    <w:widowControl w:val="0"/>
                    <w:numPr>
                      <w:ilvl w:val="0"/>
                      <w:numId w:val="0"/>
                    </w:numPr>
                    <w:ind w:left="0" w:leftChars="0" w:firstLine="0" w:firstLineChars="0"/>
                    <w:jc w:val="both"/>
                    <w:rPr>
                      <w:rFonts w:hint="eastAsia"/>
                      <w:vertAlign w:val="baseline"/>
                      <w:lang w:val="en-US" w:eastAsia="zh-CN"/>
                    </w:rPr>
                  </w:pPr>
                  <w:r>
                    <w:rPr>
                      <w:rFonts w:hint="eastAsia"/>
                      <w:vertAlign w:val="baseline"/>
                      <w:lang w:val="en-US" w:eastAsia="zh-CN"/>
                    </w:rPr>
                    <w:t>设备建设工程</w:t>
                  </w:r>
                  <w:r>
                    <w:rPr>
                      <w:rFonts w:hint="eastAsia"/>
                      <w:color w:val="FF0000"/>
                      <w:vertAlign w:val="baseline"/>
                      <w:lang w:val="en-US" w:eastAsia="zh-CN"/>
                    </w:rPr>
                    <w:t>*</w:t>
                  </w:r>
                </w:p>
              </w:tc>
              <w:tc>
                <w:tcPr>
                  <w:tcW w:w="6837" w:type="dxa"/>
                  <w:vAlign w:val="top"/>
                </w:tcPr>
                <w:p>
                  <w:pPr>
                    <w:widowControl w:val="0"/>
                    <w:numPr>
                      <w:ilvl w:val="0"/>
                      <w:numId w:val="0"/>
                    </w:numPr>
                    <w:ind w:left="0" w:leftChars="0" w:firstLine="0" w:firstLineChars="0"/>
                    <w:jc w:val="both"/>
                    <w:rPr>
                      <w:rFonts w:hint="eastAsia"/>
                      <w:vertAlign w:val="baseline"/>
                      <w:lang w:val="en-US" w:eastAsia="zh-CN"/>
                    </w:rPr>
                  </w:pPr>
                  <w:r>
                    <w:rPr>
                      <w:rFonts w:hint="eastAsia"/>
                      <w:vertAlign w:val="baseline"/>
                      <w:lang w:val="en-US" w:eastAsia="zh-CN"/>
                    </w:rPr>
                    <w:t>必填项，输入。输入框提示“填写工程项目，如为维护成本整改的，则填维护整改”。如输入框提示显示不全，可在表头字段上增加释义。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7" w:type="dxa"/>
                  <w:vAlign w:val="top"/>
                </w:tcPr>
                <w:p>
                  <w:pPr>
                    <w:widowControl w:val="0"/>
                    <w:numPr>
                      <w:ilvl w:val="0"/>
                      <w:numId w:val="0"/>
                    </w:numPr>
                    <w:ind w:left="0" w:leftChars="0" w:firstLine="0" w:firstLineChars="0"/>
                    <w:jc w:val="both"/>
                    <w:rPr>
                      <w:rFonts w:hint="eastAsia"/>
                      <w:vertAlign w:val="baseline"/>
                      <w:lang w:val="en-US" w:eastAsia="zh-CN"/>
                    </w:rPr>
                  </w:pPr>
                  <w:r>
                    <w:rPr>
                      <w:rFonts w:hint="eastAsia"/>
                      <w:vertAlign w:val="baseline"/>
                      <w:lang w:val="en-US" w:eastAsia="zh-CN"/>
                    </w:rPr>
                    <w:t>地市</w:t>
                  </w:r>
                </w:p>
              </w:tc>
              <w:tc>
                <w:tcPr>
                  <w:tcW w:w="6837" w:type="dxa"/>
                  <w:vAlign w:val="top"/>
                </w:tcPr>
                <w:p>
                  <w:pPr>
                    <w:widowControl w:val="0"/>
                    <w:numPr>
                      <w:ilvl w:val="0"/>
                      <w:numId w:val="0"/>
                    </w:numPr>
                    <w:ind w:left="0" w:leftChars="0" w:firstLine="0" w:firstLineChars="0"/>
                    <w:jc w:val="both"/>
                    <w:rPr>
                      <w:rFonts w:hint="eastAsia"/>
                      <w:vertAlign w:val="baseline"/>
                      <w:lang w:val="en-US" w:eastAsia="zh-CN"/>
                    </w:rPr>
                  </w:pPr>
                  <w:r>
                    <w:rPr>
                      <w:rFonts w:hint="eastAsia"/>
                      <w:highlight w:val="none"/>
                      <w:vertAlign w:val="baseline"/>
                      <w:lang w:val="en-US" w:eastAsia="zh-CN"/>
                    </w:rPr>
                    <w:t>不可编辑，输入IP后，自动带出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7" w:type="dxa"/>
                  <w:vAlign w:val="top"/>
                </w:tcPr>
                <w:p>
                  <w:pPr>
                    <w:widowControl w:val="0"/>
                    <w:numPr>
                      <w:ilvl w:val="0"/>
                      <w:numId w:val="0"/>
                    </w:numPr>
                    <w:ind w:left="0" w:leftChars="0" w:firstLine="0" w:firstLineChars="0"/>
                    <w:jc w:val="both"/>
                    <w:rPr>
                      <w:rFonts w:hint="eastAsia"/>
                      <w:vertAlign w:val="baseline"/>
                      <w:lang w:val="en-US" w:eastAsia="zh-CN"/>
                    </w:rPr>
                  </w:pPr>
                  <w:r>
                    <w:rPr>
                      <w:rFonts w:hint="eastAsia"/>
                      <w:vertAlign w:val="baseline"/>
                      <w:lang w:val="en-US" w:eastAsia="zh-CN"/>
                    </w:rPr>
                    <w:t>站点类型</w:t>
                  </w:r>
                </w:p>
              </w:tc>
              <w:tc>
                <w:tcPr>
                  <w:tcW w:w="6837" w:type="dxa"/>
                  <w:vAlign w:val="top"/>
                </w:tcPr>
                <w:p>
                  <w:pPr>
                    <w:widowControl w:val="0"/>
                    <w:numPr>
                      <w:ilvl w:val="0"/>
                      <w:numId w:val="0"/>
                    </w:numPr>
                    <w:ind w:left="0" w:leftChars="0" w:firstLine="0" w:firstLineChars="0"/>
                    <w:jc w:val="both"/>
                    <w:rPr>
                      <w:rFonts w:hint="eastAsia"/>
                      <w:vertAlign w:val="baseline"/>
                      <w:lang w:val="en-US" w:eastAsia="zh-CN"/>
                    </w:rPr>
                  </w:pPr>
                  <w:r>
                    <w:rPr>
                      <w:rFonts w:hint="eastAsia"/>
                      <w:highlight w:val="none"/>
                      <w:vertAlign w:val="baseline"/>
                      <w:lang w:val="en-US" w:eastAsia="zh-CN"/>
                    </w:rPr>
                    <w:t>不可编辑，输入IP后，自动带出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7" w:type="dxa"/>
                  <w:vAlign w:val="top"/>
                </w:tcPr>
                <w:p>
                  <w:pPr>
                    <w:widowControl w:val="0"/>
                    <w:numPr>
                      <w:ilvl w:val="0"/>
                      <w:numId w:val="0"/>
                    </w:numPr>
                    <w:ind w:left="0" w:leftChars="0" w:firstLine="0" w:firstLineChars="0"/>
                    <w:jc w:val="both"/>
                    <w:rPr>
                      <w:rFonts w:hint="eastAsia"/>
                      <w:vertAlign w:val="baseline"/>
                      <w:lang w:val="en-US" w:eastAsia="zh-CN"/>
                    </w:rPr>
                  </w:pPr>
                  <w:r>
                    <w:rPr>
                      <w:rFonts w:hint="eastAsia"/>
                      <w:vertAlign w:val="baseline"/>
                      <w:lang w:val="en-US" w:eastAsia="zh-CN"/>
                    </w:rPr>
                    <w:t>站点名称</w:t>
                  </w:r>
                </w:p>
              </w:tc>
              <w:tc>
                <w:tcPr>
                  <w:tcW w:w="6837" w:type="dxa"/>
                  <w:vAlign w:val="top"/>
                </w:tcPr>
                <w:p>
                  <w:pPr>
                    <w:widowControl w:val="0"/>
                    <w:numPr>
                      <w:ilvl w:val="0"/>
                      <w:numId w:val="0"/>
                    </w:numPr>
                    <w:ind w:left="0" w:leftChars="0" w:firstLine="0" w:firstLineChars="0"/>
                    <w:jc w:val="both"/>
                    <w:rPr>
                      <w:rFonts w:hint="eastAsia"/>
                      <w:vertAlign w:val="baseline"/>
                      <w:lang w:val="en-US" w:eastAsia="zh-CN"/>
                    </w:rPr>
                  </w:pPr>
                  <w:r>
                    <w:rPr>
                      <w:rFonts w:hint="eastAsia"/>
                      <w:highlight w:val="none"/>
                      <w:vertAlign w:val="baseline"/>
                      <w:lang w:val="en-US" w:eastAsia="zh-CN"/>
                    </w:rPr>
                    <w:t>不可编辑，输入IP后，自动带出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7" w:type="dxa"/>
                </w:tcPr>
                <w:p>
                  <w:pPr>
                    <w:widowControl w:val="0"/>
                    <w:numPr>
                      <w:ilvl w:val="0"/>
                      <w:numId w:val="0"/>
                    </w:numPr>
                    <w:jc w:val="both"/>
                    <w:rPr>
                      <w:rFonts w:hint="default"/>
                      <w:vertAlign w:val="baseline"/>
                      <w:lang w:val="en-US" w:eastAsia="zh-CN"/>
                    </w:rPr>
                  </w:pPr>
                  <w:r>
                    <w:rPr>
                      <w:rFonts w:hint="eastAsia"/>
                      <w:vertAlign w:val="baseline"/>
                      <w:lang w:val="en-US" w:eastAsia="zh-CN"/>
                    </w:rPr>
                    <w:t>机房名称</w:t>
                  </w:r>
                </w:p>
              </w:tc>
              <w:tc>
                <w:tcPr>
                  <w:tcW w:w="6837" w:type="dxa"/>
                </w:tcPr>
                <w:p>
                  <w:pPr>
                    <w:widowControl w:val="0"/>
                    <w:numPr>
                      <w:ilvl w:val="0"/>
                      <w:numId w:val="0"/>
                    </w:numPr>
                    <w:ind w:firstLine="0" w:firstLineChars="0"/>
                    <w:jc w:val="both"/>
                    <w:rPr>
                      <w:rFonts w:hint="default"/>
                      <w:vertAlign w:val="baseline"/>
                      <w:lang w:val="en-US" w:eastAsia="zh-CN"/>
                    </w:rPr>
                  </w:pPr>
                  <w:r>
                    <w:rPr>
                      <w:rFonts w:hint="eastAsia"/>
                      <w:highlight w:val="none"/>
                      <w:vertAlign w:val="baseline"/>
                      <w:lang w:val="en-US" w:eastAsia="zh-CN"/>
                    </w:rPr>
                    <w:t>不可编辑，输入IP后，自动带出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7" w:type="dxa"/>
                </w:tcPr>
                <w:p>
                  <w:pPr>
                    <w:widowControl w:val="0"/>
                    <w:numPr>
                      <w:ilvl w:val="0"/>
                      <w:numId w:val="0"/>
                    </w:numPr>
                    <w:jc w:val="both"/>
                    <w:rPr>
                      <w:rFonts w:hint="default"/>
                      <w:vertAlign w:val="baseline"/>
                      <w:lang w:val="en-US" w:eastAsia="zh-CN"/>
                    </w:rPr>
                  </w:pPr>
                  <w:r>
                    <w:rPr>
                      <w:rFonts w:hint="eastAsia"/>
                      <w:vertAlign w:val="baseline"/>
                      <w:lang w:val="en-US" w:eastAsia="zh-CN"/>
                    </w:rPr>
                    <w:t>设备类型</w:t>
                  </w:r>
                </w:p>
              </w:tc>
              <w:tc>
                <w:tcPr>
                  <w:tcW w:w="6837" w:type="dxa"/>
                </w:tcPr>
                <w:p>
                  <w:pPr>
                    <w:widowControl w:val="0"/>
                    <w:numPr>
                      <w:ilvl w:val="0"/>
                      <w:numId w:val="0"/>
                    </w:numPr>
                    <w:ind w:firstLine="0" w:firstLineChars="0"/>
                    <w:jc w:val="both"/>
                    <w:rPr>
                      <w:rFonts w:hint="eastAsia"/>
                      <w:vertAlign w:val="baseline"/>
                      <w:lang w:val="en-US" w:eastAsia="zh-CN"/>
                    </w:rPr>
                  </w:pPr>
                  <w:r>
                    <w:rPr>
                      <w:rFonts w:hint="eastAsia"/>
                      <w:highlight w:val="none"/>
                      <w:vertAlign w:val="baseline"/>
                      <w:lang w:val="en-US" w:eastAsia="zh-CN"/>
                    </w:rPr>
                    <w:t>不可编辑，输入IP后，自动带出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7" w:type="dxa"/>
                  <w:vAlign w:val="top"/>
                </w:tcPr>
                <w:p>
                  <w:pPr>
                    <w:numPr>
                      <w:ilvl w:val="0"/>
                      <w:numId w:val="0"/>
                    </w:numPr>
                    <w:ind w:left="0" w:leftChars="0" w:firstLine="0" w:firstLineChars="0"/>
                    <w:rPr>
                      <w:rFonts w:hint="eastAsia"/>
                      <w:vertAlign w:val="baseline"/>
                      <w:lang w:val="en-US" w:eastAsia="zh-CN"/>
                    </w:rPr>
                  </w:pPr>
                  <w:r>
                    <w:rPr>
                      <w:rFonts w:hint="eastAsia"/>
                      <w:lang w:val="en-US" w:eastAsia="zh-CN"/>
                    </w:rPr>
                    <w:t>设备名称</w:t>
                  </w:r>
                </w:p>
              </w:tc>
              <w:tc>
                <w:tcPr>
                  <w:tcW w:w="6837" w:type="dxa"/>
                  <w:vAlign w:val="center"/>
                </w:tcPr>
                <w:p>
                  <w:pPr>
                    <w:numPr>
                      <w:ilvl w:val="0"/>
                      <w:numId w:val="0"/>
                    </w:numPr>
                    <w:ind w:left="0" w:leftChars="0" w:firstLine="0" w:firstLineChars="0"/>
                    <w:rPr>
                      <w:rFonts w:hint="eastAsia"/>
                      <w:highlight w:val="none"/>
                      <w:vertAlign w:val="baseline"/>
                      <w:lang w:val="en-US" w:eastAsia="zh-CN"/>
                    </w:rPr>
                  </w:pPr>
                  <w:r>
                    <w:rPr>
                      <w:rFonts w:hint="eastAsia"/>
                      <w:highlight w:val="none"/>
                      <w:vertAlign w:val="baseline"/>
                      <w:lang w:val="en-US" w:eastAsia="zh-CN"/>
                    </w:rPr>
                    <w:t>不可编辑，输入IP后，自动带出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7" w:type="dxa"/>
                  <w:vAlign w:val="top"/>
                </w:tcPr>
                <w:p>
                  <w:pPr>
                    <w:widowControl w:val="0"/>
                    <w:numPr>
                      <w:ilvl w:val="0"/>
                      <w:numId w:val="0"/>
                    </w:numPr>
                    <w:ind w:left="0" w:leftChars="0" w:firstLine="0" w:firstLineChars="0"/>
                    <w:jc w:val="both"/>
                    <w:rPr>
                      <w:rFonts w:hint="eastAsia"/>
                      <w:lang w:val="en-US" w:eastAsia="zh-CN"/>
                    </w:rPr>
                  </w:pPr>
                  <w:r>
                    <w:rPr>
                      <w:rFonts w:hint="eastAsia"/>
                      <w:vertAlign w:val="baseline"/>
                      <w:lang w:val="en-US" w:eastAsia="zh-CN"/>
                    </w:rPr>
                    <w:t>动环监控系统类别</w:t>
                  </w:r>
                </w:p>
              </w:tc>
              <w:tc>
                <w:tcPr>
                  <w:tcW w:w="6837" w:type="dxa"/>
                  <w:vAlign w:val="top"/>
                </w:tcPr>
                <w:p>
                  <w:pPr>
                    <w:widowControl w:val="0"/>
                    <w:numPr>
                      <w:ilvl w:val="0"/>
                      <w:numId w:val="0"/>
                    </w:numPr>
                    <w:ind w:left="0" w:leftChars="0" w:firstLine="0" w:firstLineChars="0"/>
                    <w:jc w:val="both"/>
                    <w:rPr>
                      <w:rFonts w:hint="eastAsia"/>
                      <w:highlight w:val="none"/>
                      <w:vertAlign w:val="baseline"/>
                      <w:lang w:val="en-US" w:eastAsia="zh-CN"/>
                    </w:rPr>
                  </w:pPr>
                  <w:r>
                    <w:rPr>
                      <w:rFonts w:hint="eastAsia"/>
                      <w:highlight w:val="none"/>
                      <w:vertAlign w:val="baseline"/>
                      <w:lang w:val="en-US" w:eastAsia="zh-CN"/>
                    </w:rPr>
                    <w:t>不可编辑，输入IP后，自动带出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7" w:type="dxa"/>
                  <w:vAlign w:val="top"/>
                </w:tcPr>
                <w:p>
                  <w:pPr>
                    <w:numPr>
                      <w:ilvl w:val="0"/>
                      <w:numId w:val="0"/>
                    </w:numPr>
                    <w:ind w:left="0" w:leftChars="0" w:firstLine="0" w:firstLineChars="0"/>
                    <w:rPr>
                      <w:rFonts w:hint="eastAsia"/>
                      <w:vertAlign w:val="baseline"/>
                      <w:lang w:val="en-US" w:eastAsia="zh-CN"/>
                    </w:rPr>
                  </w:pPr>
                  <w:r>
                    <w:rPr>
                      <w:rFonts w:hint="eastAsia"/>
                      <w:lang w:val="en-US" w:eastAsia="zh-CN"/>
                    </w:rPr>
                    <w:t>设备厂家</w:t>
                  </w:r>
                </w:p>
              </w:tc>
              <w:tc>
                <w:tcPr>
                  <w:tcW w:w="6837" w:type="dxa"/>
                  <w:vAlign w:val="center"/>
                </w:tcPr>
                <w:p>
                  <w:pPr>
                    <w:numPr>
                      <w:ilvl w:val="0"/>
                      <w:numId w:val="0"/>
                    </w:numPr>
                    <w:ind w:left="0" w:leftChars="0" w:firstLine="0" w:firstLineChars="0"/>
                    <w:rPr>
                      <w:rFonts w:hint="eastAsia"/>
                      <w:highlight w:val="none"/>
                      <w:vertAlign w:val="baseline"/>
                      <w:lang w:val="en-US" w:eastAsia="zh-CN"/>
                    </w:rPr>
                  </w:pPr>
                  <w:r>
                    <w:rPr>
                      <w:rFonts w:hint="eastAsia"/>
                      <w:highlight w:val="none"/>
                      <w:vertAlign w:val="baseline"/>
                      <w:lang w:val="en-US" w:eastAsia="zh-CN"/>
                    </w:rPr>
                    <w:t>不可编辑，输入IP后，自动带出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7" w:type="dxa"/>
                  <w:vAlign w:val="top"/>
                </w:tcPr>
                <w:p>
                  <w:pPr>
                    <w:numPr>
                      <w:ilvl w:val="0"/>
                      <w:numId w:val="0"/>
                    </w:numPr>
                    <w:ind w:left="0" w:leftChars="0" w:firstLine="0" w:firstLineChars="0"/>
                    <w:rPr>
                      <w:rFonts w:hint="default"/>
                      <w:vertAlign w:val="baseline"/>
                      <w:lang w:val="en-US" w:eastAsia="zh-CN"/>
                    </w:rPr>
                  </w:pPr>
                  <w:r>
                    <w:rPr>
                      <w:rFonts w:hint="eastAsia"/>
                      <w:vertAlign w:val="baseline"/>
                      <w:lang w:val="en-US" w:eastAsia="zh-CN"/>
                    </w:rPr>
                    <w:t>局房名称</w:t>
                  </w:r>
                </w:p>
              </w:tc>
              <w:tc>
                <w:tcPr>
                  <w:tcW w:w="6837" w:type="dxa"/>
                  <w:vAlign w:val="center"/>
                </w:tcPr>
                <w:p>
                  <w:pPr>
                    <w:numPr>
                      <w:ilvl w:val="0"/>
                      <w:numId w:val="0"/>
                    </w:numPr>
                    <w:ind w:left="0" w:leftChars="0" w:firstLine="0" w:firstLineChars="0"/>
                    <w:rPr>
                      <w:rFonts w:hint="eastAsia"/>
                      <w:highlight w:val="none"/>
                      <w:vertAlign w:val="baseline"/>
                      <w:lang w:val="en-US" w:eastAsia="zh-CN"/>
                    </w:rPr>
                  </w:pPr>
                  <w:r>
                    <w:rPr>
                      <w:rFonts w:hint="eastAsia"/>
                      <w:highlight w:val="none"/>
                      <w:vertAlign w:val="baseline"/>
                      <w:lang w:val="en-US" w:eastAsia="zh-CN"/>
                    </w:rPr>
                    <w:t>不可编辑，输入IP后，自动带出</w:t>
                  </w:r>
                </w:p>
              </w:tc>
            </w:tr>
          </w:tbl>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r>
              <w:rPr>
                <w:rFonts w:hint="eastAsia"/>
                <w:lang w:val="en-US" w:eastAsia="zh-CN"/>
              </w:rPr>
              <w:t>2.2表单填写后，需选择工单批复人。</w:t>
            </w:r>
          </w:p>
          <w:p>
            <w:pPr>
              <w:widowControl w:val="0"/>
              <w:numPr>
                <w:ilvl w:val="0"/>
                <w:numId w:val="0"/>
              </w:numPr>
              <w:jc w:val="both"/>
              <w:rPr>
                <w:rFonts w:hint="default"/>
                <w:lang w:val="en-US" w:eastAsia="zh-CN"/>
              </w:rPr>
            </w:pPr>
          </w:p>
          <w:p>
            <w:pPr>
              <w:widowControl w:val="0"/>
              <w:numPr>
                <w:ilvl w:val="0"/>
                <w:numId w:val="0"/>
              </w:numPr>
              <w:jc w:val="both"/>
              <w:rPr>
                <w:rFonts w:hint="eastAsia"/>
                <w:lang w:val="en-US" w:eastAsia="zh-CN"/>
              </w:rPr>
            </w:pPr>
            <w:r>
              <w:rPr>
                <w:rFonts w:hint="eastAsia"/>
                <w:lang w:val="en-US" w:eastAsia="zh-CN"/>
              </w:rPr>
              <w:t>表单提交后流转到对应批复人员，申请人可通过我发起的列表页查看已提交工单信息及审批状态。</w:t>
            </w:r>
          </w:p>
          <w:p>
            <w:pPr>
              <w:widowControl w:val="0"/>
              <w:numPr>
                <w:ilvl w:val="0"/>
                <w:numId w:val="0"/>
              </w:numPr>
              <w:jc w:val="both"/>
              <w:rPr>
                <w:rFonts w:hint="default"/>
                <w:lang w:val="en-US" w:eastAsia="zh-CN"/>
              </w:rPr>
            </w:pPr>
            <w:r>
              <w:rPr>
                <w:rFonts w:hint="eastAsia"/>
                <w:lang w:val="en-US" w:eastAsia="zh-CN"/>
              </w:rPr>
              <w:t>工单批复不通过，驳回时需填写不通过的原因。</w:t>
            </w:r>
          </w:p>
          <w:p>
            <w:pPr>
              <w:widowControl w:val="0"/>
              <w:numPr>
                <w:ilvl w:val="0"/>
                <w:numId w:val="0"/>
              </w:numPr>
              <w:jc w:val="both"/>
              <w:rPr>
                <w:rFonts w:hint="default"/>
                <w:lang w:val="en-US" w:eastAsia="zh-CN"/>
              </w:rPr>
            </w:pPr>
            <w:r>
              <w:rPr>
                <w:rFonts w:hint="eastAsia"/>
                <w:lang w:val="en-US" w:eastAsia="zh-CN"/>
              </w:rPr>
              <w:t>工单审批通过后，更新IP库中对应IP的相关信息。</w:t>
            </w:r>
          </w:p>
          <w:tbl>
            <w:tblPr>
              <w:tblStyle w:val="33"/>
              <w:tblW w:w="856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41"/>
              <w:gridCol w:w="3469"/>
              <w:gridCol w:w="29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1" w:type="dxa"/>
                  <w:shd w:val="clear" w:color="auto" w:fill="BEBEBE" w:themeFill="background1" w:themeFillShade="BF"/>
                </w:tcPr>
                <w:p>
                  <w:pPr>
                    <w:numPr>
                      <w:ilvl w:val="0"/>
                      <w:numId w:val="0"/>
                    </w:numPr>
                    <w:jc w:val="center"/>
                    <w:rPr>
                      <w:rFonts w:hint="default"/>
                      <w:b w:val="0"/>
                      <w:bCs w:val="0"/>
                      <w:vertAlign w:val="baseline"/>
                      <w:lang w:val="en-US" w:eastAsia="zh-CN"/>
                    </w:rPr>
                  </w:pPr>
                  <w:r>
                    <w:rPr>
                      <w:rFonts w:hint="eastAsia"/>
                      <w:b w:val="0"/>
                      <w:bCs w:val="0"/>
                      <w:vertAlign w:val="baseline"/>
                      <w:lang w:val="en-US" w:eastAsia="zh-CN"/>
                    </w:rPr>
                    <w:t>字段</w:t>
                  </w:r>
                </w:p>
              </w:tc>
              <w:tc>
                <w:tcPr>
                  <w:tcW w:w="3469" w:type="dxa"/>
                  <w:shd w:val="clear" w:color="auto" w:fill="BEBEBE" w:themeFill="background1" w:themeFillShade="BF"/>
                </w:tcPr>
                <w:p>
                  <w:pPr>
                    <w:numPr>
                      <w:ilvl w:val="0"/>
                      <w:numId w:val="0"/>
                    </w:numPr>
                    <w:jc w:val="center"/>
                    <w:rPr>
                      <w:rFonts w:hint="default"/>
                      <w:b w:val="0"/>
                      <w:bCs w:val="0"/>
                      <w:vertAlign w:val="baseline"/>
                      <w:lang w:val="en-US" w:eastAsia="zh-CN"/>
                    </w:rPr>
                  </w:pPr>
                  <w:r>
                    <w:rPr>
                      <w:rFonts w:hint="eastAsia"/>
                      <w:b w:val="0"/>
                      <w:bCs w:val="0"/>
                      <w:vertAlign w:val="baseline"/>
                      <w:lang w:val="en-US" w:eastAsia="zh-CN"/>
                    </w:rPr>
                    <w:t>入网</w:t>
                  </w:r>
                </w:p>
              </w:tc>
              <w:tc>
                <w:tcPr>
                  <w:tcW w:w="2952" w:type="dxa"/>
                  <w:shd w:val="clear" w:color="auto" w:fill="BEBEBE" w:themeFill="background1" w:themeFillShade="BF"/>
                </w:tcPr>
                <w:p>
                  <w:pPr>
                    <w:numPr>
                      <w:ilvl w:val="0"/>
                      <w:numId w:val="0"/>
                    </w:numPr>
                    <w:jc w:val="center"/>
                    <w:rPr>
                      <w:rFonts w:hint="default"/>
                      <w:b w:val="0"/>
                      <w:bCs w:val="0"/>
                      <w:vertAlign w:val="baseline"/>
                      <w:lang w:val="en-US" w:eastAsia="zh-CN"/>
                    </w:rPr>
                  </w:pPr>
                  <w:r>
                    <w:rPr>
                      <w:rFonts w:hint="eastAsia"/>
                      <w:b w:val="0"/>
                      <w:bCs w:val="0"/>
                      <w:vertAlign w:val="baseline"/>
                      <w:lang w:val="en-US" w:eastAsia="zh-CN"/>
                    </w:rPr>
                    <w:t>退网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1" w:type="dxa"/>
                  <w:vAlign w:val="center"/>
                </w:tcPr>
                <w:p>
                  <w:pPr>
                    <w:numPr>
                      <w:ilvl w:val="0"/>
                      <w:numId w:val="0"/>
                    </w:numPr>
                    <w:rPr>
                      <w:rFonts w:hint="default"/>
                      <w:highlight w:val="none"/>
                      <w:vertAlign w:val="baseline"/>
                      <w:lang w:val="en-US" w:eastAsia="zh-CN"/>
                    </w:rPr>
                  </w:pPr>
                  <w:r>
                    <w:rPr>
                      <w:rFonts w:hint="eastAsia"/>
                      <w:highlight w:val="none"/>
                      <w:vertAlign w:val="baseline"/>
                      <w:lang w:val="en-US" w:eastAsia="zh-CN"/>
                    </w:rPr>
                    <w:t>地市</w:t>
                  </w:r>
                </w:p>
              </w:tc>
              <w:tc>
                <w:tcPr>
                  <w:tcW w:w="3469" w:type="dxa"/>
                </w:tcPr>
                <w:p>
                  <w:pPr>
                    <w:numPr>
                      <w:ilvl w:val="0"/>
                      <w:numId w:val="0"/>
                    </w:numPr>
                    <w:jc w:val="center"/>
                    <w:rPr>
                      <w:rFonts w:hint="default"/>
                      <w:highlight w:val="none"/>
                      <w:vertAlign w:val="baseline"/>
                      <w:lang w:val="en-US" w:eastAsia="zh-CN"/>
                    </w:rPr>
                  </w:pPr>
                  <w:r>
                    <w:rPr>
                      <w:rFonts w:hint="eastAsia"/>
                      <w:highlight w:val="none"/>
                      <w:vertAlign w:val="baseline"/>
                      <w:lang w:val="en-US" w:eastAsia="zh-CN"/>
                    </w:rPr>
                    <w:t>/</w:t>
                  </w:r>
                </w:p>
              </w:tc>
              <w:tc>
                <w:tcPr>
                  <w:tcW w:w="2952" w:type="dxa"/>
                  <w:vAlign w:val="top"/>
                </w:tcPr>
                <w:p>
                  <w:pPr>
                    <w:numPr>
                      <w:ilvl w:val="0"/>
                      <w:numId w:val="0"/>
                    </w:numPr>
                    <w:ind w:left="0" w:leftChars="0" w:firstLine="0" w:firstLineChars="0"/>
                    <w:jc w:val="center"/>
                    <w:rPr>
                      <w:rFonts w:hint="default"/>
                      <w:highlight w:val="none"/>
                      <w:vertAlign w:val="baseline"/>
                      <w:lang w:val="en-US" w:eastAsia="zh-CN"/>
                    </w:rPr>
                  </w:pPr>
                  <w:r>
                    <w:rPr>
                      <w:rFonts w:hint="eastAsia"/>
                      <w:highlight w:val="none"/>
                      <w:vertAlign w:val="baseline"/>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1" w:type="dxa"/>
                  <w:vAlign w:val="top"/>
                </w:tcPr>
                <w:p>
                  <w:pPr>
                    <w:numPr>
                      <w:ilvl w:val="0"/>
                      <w:numId w:val="0"/>
                    </w:numPr>
                    <w:ind w:left="0" w:leftChars="0" w:firstLine="0" w:firstLineChars="0"/>
                    <w:rPr>
                      <w:rFonts w:hint="default"/>
                      <w:vertAlign w:val="baseline"/>
                      <w:lang w:val="en-US" w:eastAsia="zh-CN"/>
                    </w:rPr>
                  </w:pPr>
                  <w:r>
                    <w:rPr>
                      <w:rFonts w:hint="eastAsia"/>
                      <w:vertAlign w:val="baseline"/>
                      <w:lang w:val="en-US" w:eastAsia="zh-CN"/>
                    </w:rPr>
                    <w:t>IP</w:t>
                  </w:r>
                </w:p>
              </w:tc>
              <w:tc>
                <w:tcPr>
                  <w:tcW w:w="3469" w:type="dxa"/>
                  <w:vAlign w:val="top"/>
                </w:tcPr>
                <w:p>
                  <w:pPr>
                    <w:numPr>
                      <w:ilvl w:val="0"/>
                      <w:numId w:val="0"/>
                    </w:numPr>
                    <w:ind w:left="0" w:leftChars="0" w:firstLine="0" w:firstLineChars="0"/>
                    <w:jc w:val="center"/>
                    <w:rPr>
                      <w:rFonts w:hint="default"/>
                      <w:vertAlign w:val="baseline"/>
                      <w:lang w:val="en-US" w:eastAsia="zh-CN"/>
                    </w:rPr>
                  </w:pPr>
                  <w:r>
                    <w:rPr>
                      <w:rFonts w:hint="eastAsia"/>
                      <w:vertAlign w:val="baseline"/>
                      <w:lang w:val="en-US" w:eastAsia="zh-CN"/>
                    </w:rPr>
                    <w:t>/</w:t>
                  </w:r>
                </w:p>
              </w:tc>
              <w:tc>
                <w:tcPr>
                  <w:tcW w:w="2952" w:type="dxa"/>
                  <w:vAlign w:val="top"/>
                </w:tcPr>
                <w:p>
                  <w:pPr>
                    <w:numPr>
                      <w:ilvl w:val="0"/>
                      <w:numId w:val="0"/>
                    </w:numPr>
                    <w:ind w:left="0" w:leftChars="0" w:firstLine="0" w:firstLineChars="0"/>
                    <w:jc w:val="center"/>
                    <w:rPr>
                      <w:rFonts w:hint="default"/>
                      <w:vertAlign w:val="baseline"/>
                      <w:lang w:val="en-US" w:eastAsia="zh-CN"/>
                    </w:rPr>
                  </w:pPr>
                  <w:r>
                    <w:rPr>
                      <w:rFonts w:hint="eastAsia"/>
                      <w:vertAlign w:val="baseline"/>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141" w:type="dxa"/>
                  <w:vAlign w:val="top"/>
                </w:tcPr>
                <w:p>
                  <w:pPr>
                    <w:numPr>
                      <w:ilvl w:val="0"/>
                      <w:numId w:val="0"/>
                    </w:numPr>
                    <w:ind w:left="0" w:leftChars="0" w:firstLine="0" w:firstLineChars="0"/>
                    <w:rPr>
                      <w:rFonts w:hint="eastAsia"/>
                      <w:vertAlign w:val="baseline"/>
                      <w:lang w:val="en-US" w:eastAsia="zh-CN"/>
                    </w:rPr>
                  </w:pPr>
                  <w:r>
                    <w:rPr>
                      <w:rFonts w:hint="eastAsia"/>
                      <w:vertAlign w:val="baseline"/>
                      <w:lang w:val="en-US" w:eastAsia="zh-CN"/>
                    </w:rPr>
                    <w:t>子网掩码</w:t>
                  </w:r>
                </w:p>
              </w:tc>
              <w:tc>
                <w:tcPr>
                  <w:tcW w:w="3469" w:type="dxa"/>
                  <w:vAlign w:val="top"/>
                </w:tcPr>
                <w:p>
                  <w:pPr>
                    <w:numPr>
                      <w:ilvl w:val="0"/>
                      <w:numId w:val="0"/>
                    </w:numPr>
                    <w:ind w:left="0" w:leftChars="0" w:firstLine="0" w:firstLineChars="0"/>
                    <w:jc w:val="center"/>
                    <w:rPr>
                      <w:rFonts w:hint="default"/>
                      <w:highlight w:val="none"/>
                      <w:vertAlign w:val="baseline"/>
                      <w:lang w:val="en-US" w:eastAsia="zh-CN"/>
                    </w:rPr>
                  </w:pPr>
                  <w:r>
                    <w:rPr>
                      <w:rFonts w:hint="eastAsia"/>
                      <w:highlight w:val="none"/>
                      <w:vertAlign w:val="baseline"/>
                      <w:lang w:val="en-US" w:eastAsia="zh-CN"/>
                    </w:rPr>
                    <w:t>/</w:t>
                  </w:r>
                </w:p>
              </w:tc>
              <w:tc>
                <w:tcPr>
                  <w:tcW w:w="2952" w:type="dxa"/>
                  <w:vAlign w:val="top"/>
                </w:tcPr>
                <w:p>
                  <w:pPr>
                    <w:numPr>
                      <w:ilvl w:val="0"/>
                      <w:numId w:val="0"/>
                    </w:numPr>
                    <w:ind w:left="0" w:leftChars="0" w:firstLine="0" w:firstLineChars="0"/>
                    <w:jc w:val="center"/>
                    <w:rPr>
                      <w:rFonts w:hint="eastAsia"/>
                      <w:highlight w:val="none"/>
                      <w:vertAlign w:val="baseline"/>
                      <w:lang w:val="en-US" w:eastAsia="zh-CN"/>
                    </w:rPr>
                  </w:pPr>
                  <w:r>
                    <w:rPr>
                      <w:rFonts w:hint="eastAsia"/>
                      <w:highlight w:val="none"/>
                      <w:vertAlign w:val="baseline"/>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1" w:type="dxa"/>
                  <w:vAlign w:val="top"/>
                </w:tcPr>
                <w:p>
                  <w:pPr>
                    <w:numPr>
                      <w:ilvl w:val="0"/>
                      <w:numId w:val="0"/>
                    </w:numPr>
                    <w:ind w:left="0" w:leftChars="0" w:firstLine="0" w:firstLineChars="0"/>
                    <w:rPr>
                      <w:rFonts w:hint="eastAsia"/>
                      <w:vertAlign w:val="baseline"/>
                      <w:lang w:val="en-US" w:eastAsia="zh-CN"/>
                    </w:rPr>
                  </w:pPr>
                  <w:r>
                    <w:rPr>
                      <w:rFonts w:hint="eastAsia"/>
                      <w:vertAlign w:val="baseline"/>
                      <w:lang w:val="en-US" w:eastAsia="zh-CN"/>
                    </w:rPr>
                    <w:t>网关</w:t>
                  </w:r>
                </w:p>
              </w:tc>
              <w:tc>
                <w:tcPr>
                  <w:tcW w:w="3469" w:type="dxa"/>
                  <w:vAlign w:val="top"/>
                </w:tcPr>
                <w:p>
                  <w:pPr>
                    <w:numPr>
                      <w:ilvl w:val="0"/>
                      <w:numId w:val="0"/>
                    </w:numPr>
                    <w:ind w:left="0" w:leftChars="0" w:firstLine="0" w:firstLineChars="0"/>
                    <w:jc w:val="center"/>
                    <w:rPr>
                      <w:rFonts w:hint="default"/>
                      <w:highlight w:val="none"/>
                      <w:vertAlign w:val="baseline"/>
                      <w:lang w:val="en-US" w:eastAsia="zh-CN"/>
                    </w:rPr>
                  </w:pPr>
                  <w:r>
                    <w:rPr>
                      <w:rFonts w:hint="eastAsia"/>
                      <w:highlight w:val="none"/>
                      <w:vertAlign w:val="baseline"/>
                      <w:lang w:val="en-US" w:eastAsia="zh-CN"/>
                    </w:rPr>
                    <w:t>/</w:t>
                  </w:r>
                </w:p>
              </w:tc>
              <w:tc>
                <w:tcPr>
                  <w:tcW w:w="2952" w:type="dxa"/>
                  <w:vAlign w:val="top"/>
                </w:tcPr>
                <w:p>
                  <w:pPr>
                    <w:numPr>
                      <w:ilvl w:val="0"/>
                      <w:numId w:val="0"/>
                    </w:numPr>
                    <w:ind w:left="0" w:leftChars="0" w:firstLine="0" w:firstLineChars="0"/>
                    <w:jc w:val="center"/>
                    <w:rPr>
                      <w:rFonts w:hint="eastAsia"/>
                      <w:highlight w:val="none"/>
                      <w:vertAlign w:val="baseline"/>
                      <w:lang w:val="en-US" w:eastAsia="zh-CN"/>
                    </w:rPr>
                  </w:pPr>
                  <w:r>
                    <w:rPr>
                      <w:rFonts w:hint="eastAsia"/>
                      <w:highlight w:val="none"/>
                      <w:vertAlign w:val="baseline"/>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1" w:type="dxa"/>
                  <w:vAlign w:val="top"/>
                </w:tcPr>
                <w:p>
                  <w:pPr>
                    <w:numPr>
                      <w:ilvl w:val="0"/>
                      <w:numId w:val="0"/>
                    </w:numPr>
                    <w:ind w:left="0" w:leftChars="0" w:firstLine="0" w:firstLineChars="0"/>
                    <w:rPr>
                      <w:rFonts w:hint="eastAsia"/>
                      <w:vertAlign w:val="baseline"/>
                      <w:lang w:val="en-US" w:eastAsia="zh-CN"/>
                    </w:rPr>
                  </w:pPr>
                  <w:r>
                    <w:rPr>
                      <w:rFonts w:hint="eastAsia"/>
                      <w:vertAlign w:val="baseline"/>
                      <w:lang w:val="en-US" w:eastAsia="zh-CN"/>
                    </w:rPr>
                    <w:t>VLAN</w:t>
                  </w:r>
                </w:p>
              </w:tc>
              <w:tc>
                <w:tcPr>
                  <w:tcW w:w="3469" w:type="dxa"/>
                  <w:vAlign w:val="top"/>
                </w:tcPr>
                <w:p>
                  <w:pPr>
                    <w:numPr>
                      <w:ilvl w:val="0"/>
                      <w:numId w:val="0"/>
                    </w:numPr>
                    <w:ind w:left="0" w:leftChars="0" w:firstLine="0" w:firstLineChars="0"/>
                    <w:jc w:val="center"/>
                    <w:rPr>
                      <w:rFonts w:hint="default"/>
                      <w:highlight w:val="none"/>
                      <w:vertAlign w:val="baseline"/>
                      <w:lang w:val="en-US" w:eastAsia="zh-CN"/>
                    </w:rPr>
                  </w:pPr>
                  <w:r>
                    <w:rPr>
                      <w:rFonts w:hint="eastAsia"/>
                      <w:highlight w:val="none"/>
                      <w:vertAlign w:val="baseline"/>
                      <w:lang w:val="en-US" w:eastAsia="zh-CN"/>
                    </w:rPr>
                    <w:t>/</w:t>
                  </w:r>
                </w:p>
              </w:tc>
              <w:tc>
                <w:tcPr>
                  <w:tcW w:w="2952" w:type="dxa"/>
                  <w:vAlign w:val="top"/>
                </w:tcPr>
                <w:p>
                  <w:pPr>
                    <w:numPr>
                      <w:ilvl w:val="0"/>
                      <w:numId w:val="0"/>
                    </w:numPr>
                    <w:ind w:left="0" w:leftChars="0" w:firstLine="0" w:firstLineChars="0"/>
                    <w:jc w:val="center"/>
                    <w:rPr>
                      <w:rFonts w:hint="default"/>
                      <w:highlight w:val="none"/>
                      <w:vertAlign w:val="baseline"/>
                      <w:lang w:val="en-US" w:eastAsia="zh-CN"/>
                    </w:rPr>
                  </w:pPr>
                  <w:r>
                    <w:rPr>
                      <w:rFonts w:hint="eastAsia"/>
                      <w:highlight w:val="none"/>
                      <w:vertAlign w:val="baseline"/>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141" w:type="dxa"/>
                  <w:vAlign w:val="top"/>
                </w:tcPr>
                <w:p>
                  <w:pPr>
                    <w:numPr>
                      <w:ilvl w:val="0"/>
                      <w:numId w:val="0"/>
                    </w:numPr>
                    <w:ind w:left="0" w:leftChars="0" w:firstLine="0" w:firstLineChars="0"/>
                    <w:rPr>
                      <w:rFonts w:hint="default"/>
                      <w:highlight w:val="none"/>
                      <w:vertAlign w:val="baseline"/>
                      <w:lang w:val="en-US" w:eastAsia="zh-CN"/>
                    </w:rPr>
                  </w:pPr>
                  <w:r>
                    <w:rPr>
                      <w:rFonts w:hint="eastAsia"/>
                      <w:vertAlign w:val="baseline"/>
                      <w:lang w:val="en-US" w:eastAsia="zh-CN"/>
                    </w:rPr>
                    <w:t>站点名称</w:t>
                  </w:r>
                </w:p>
              </w:tc>
              <w:tc>
                <w:tcPr>
                  <w:tcW w:w="3469" w:type="dxa"/>
                  <w:vAlign w:val="top"/>
                </w:tcPr>
                <w:p>
                  <w:pPr>
                    <w:numPr>
                      <w:ilvl w:val="0"/>
                      <w:numId w:val="0"/>
                    </w:numPr>
                    <w:ind w:left="0" w:leftChars="0" w:firstLine="0" w:firstLineChars="0"/>
                    <w:jc w:val="center"/>
                    <w:rPr>
                      <w:rFonts w:hint="default"/>
                      <w:highlight w:val="none"/>
                      <w:vertAlign w:val="baseline"/>
                      <w:lang w:val="en-US" w:eastAsia="zh-CN"/>
                    </w:rPr>
                  </w:pPr>
                  <w:r>
                    <w:rPr>
                      <w:rFonts w:hint="eastAsia"/>
                      <w:highlight w:val="none"/>
                      <w:vertAlign w:val="baseline"/>
                      <w:lang w:val="en-US" w:eastAsia="zh-CN"/>
                    </w:rPr>
                    <w:t>新增</w:t>
                  </w:r>
                </w:p>
              </w:tc>
              <w:tc>
                <w:tcPr>
                  <w:tcW w:w="2952" w:type="dxa"/>
                  <w:vAlign w:val="top"/>
                </w:tcPr>
                <w:p>
                  <w:pPr>
                    <w:numPr>
                      <w:ilvl w:val="0"/>
                      <w:numId w:val="0"/>
                    </w:numPr>
                    <w:ind w:left="0" w:leftChars="0" w:firstLine="0" w:firstLineChars="0"/>
                    <w:jc w:val="center"/>
                    <w:rPr>
                      <w:rFonts w:hint="default"/>
                      <w:highlight w:val="none"/>
                      <w:vertAlign w:val="baseline"/>
                      <w:lang w:val="en-US" w:eastAsia="zh-CN"/>
                    </w:rPr>
                  </w:pPr>
                  <w:r>
                    <w:rPr>
                      <w:rFonts w:hint="eastAsia"/>
                      <w:highlight w:val="none"/>
                      <w:vertAlign w:val="baseline"/>
                      <w:lang w:val="en-US" w:eastAsia="zh-CN"/>
                    </w:rPr>
                    <w:t>删除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141" w:type="dxa"/>
                  <w:vAlign w:val="top"/>
                </w:tcPr>
                <w:p>
                  <w:pPr>
                    <w:numPr>
                      <w:ilvl w:val="0"/>
                      <w:numId w:val="0"/>
                    </w:numPr>
                    <w:ind w:left="0" w:leftChars="0" w:firstLine="0" w:firstLineChars="0"/>
                    <w:rPr>
                      <w:rFonts w:hint="default"/>
                      <w:vertAlign w:val="baseline"/>
                      <w:lang w:val="en-US" w:eastAsia="zh-CN"/>
                    </w:rPr>
                  </w:pPr>
                  <w:r>
                    <w:rPr>
                      <w:rFonts w:hint="eastAsia"/>
                      <w:vertAlign w:val="baseline"/>
                      <w:lang w:val="en-US" w:eastAsia="zh-CN"/>
                    </w:rPr>
                    <w:t>站点类型</w:t>
                  </w:r>
                </w:p>
              </w:tc>
              <w:tc>
                <w:tcPr>
                  <w:tcW w:w="3469" w:type="dxa"/>
                  <w:vAlign w:val="top"/>
                </w:tcPr>
                <w:p>
                  <w:pPr>
                    <w:numPr>
                      <w:ilvl w:val="0"/>
                      <w:numId w:val="0"/>
                    </w:numPr>
                    <w:ind w:left="0" w:leftChars="0" w:firstLine="0" w:firstLineChars="0"/>
                    <w:jc w:val="center"/>
                    <w:rPr>
                      <w:rFonts w:hint="eastAsia"/>
                      <w:highlight w:val="none"/>
                      <w:vertAlign w:val="baseline"/>
                      <w:lang w:val="en-US" w:eastAsia="zh-CN"/>
                    </w:rPr>
                  </w:pPr>
                  <w:r>
                    <w:rPr>
                      <w:rFonts w:hint="eastAsia"/>
                      <w:highlight w:val="none"/>
                      <w:vertAlign w:val="baseline"/>
                      <w:lang w:val="en-US" w:eastAsia="zh-CN"/>
                    </w:rPr>
                    <w:t>新增</w:t>
                  </w:r>
                </w:p>
              </w:tc>
              <w:tc>
                <w:tcPr>
                  <w:tcW w:w="2952" w:type="dxa"/>
                  <w:vAlign w:val="top"/>
                </w:tcPr>
                <w:p>
                  <w:pPr>
                    <w:numPr>
                      <w:ilvl w:val="0"/>
                      <w:numId w:val="0"/>
                    </w:numPr>
                    <w:ind w:left="0" w:leftChars="0" w:firstLine="0" w:firstLineChars="0"/>
                    <w:jc w:val="center"/>
                    <w:rPr>
                      <w:rFonts w:hint="default"/>
                      <w:highlight w:val="none"/>
                      <w:vertAlign w:val="baseline"/>
                      <w:lang w:val="en-US" w:eastAsia="zh-CN"/>
                    </w:rPr>
                  </w:pPr>
                  <w:r>
                    <w:rPr>
                      <w:rFonts w:hint="eastAsia"/>
                      <w:highlight w:val="none"/>
                      <w:vertAlign w:val="baseline"/>
                      <w:lang w:val="en-US" w:eastAsia="zh-CN"/>
                    </w:rPr>
                    <w:t>删除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141" w:type="dxa"/>
                  <w:vAlign w:val="top"/>
                </w:tcPr>
                <w:p>
                  <w:pPr>
                    <w:numPr>
                      <w:ilvl w:val="0"/>
                      <w:numId w:val="0"/>
                    </w:numPr>
                    <w:ind w:left="0" w:leftChars="0" w:firstLine="0" w:firstLineChars="0"/>
                    <w:rPr>
                      <w:rFonts w:hint="default"/>
                      <w:vertAlign w:val="baseline"/>
                      <w:lang w:val="en-US" w:eastAsia="zh-CN"/>
                    </w:rPr>
                  </w:pPr>
                  <w:r>
                    <w:rPr>
                      <w:rFonts w:hint="eastAsia"/>
                      <w:vertAlign w:val="baseline"/>
                      <w:lang w:val="en-US" w:eastAsia="zh-CN"/>
                    </w:rPr>
                    <w:t>机房名称</w:t>
                  </w:r>
                </w:p>
              </w:tc>
              <w:tc>
                <w:tcPr>
                  <w:tcW w:w="3469" w:type="dxa"/>
                  <w:vAlign w:val="top"/>
                </w:tcPr>
                <w:p>
                  <w:pPr>
                    <w:numPr>
                      <w:ilvl w:val="0"/>
                      <w:numId w:val="0"/>
                    </w:numPr>
                    <w:ind w:left="0" w:leftChars="0" w:firstLine="0" w:firstLineChars="0"/>
                    <w:jc w:val="center"/>
                    <w:rPr>
                      <w:rFonts w:hint="default"/>
                      <w:highlight w:val="none"/>
                      <w:vertAlign w:val="baseline"/>
                      <w:lang w:val="en-US" w:eastAsia="zh-CN"/>
                    </w:rPr>
                  </w:pPr>
                  <w:r>
                    <w:rPr>
                      <w:rFonts w:hint="eastAsia"/>
                      <w:highlight w:val="none"/>
                      <w:vertAlign w:val="baseline"/>
                      <w:lang w:val="en-US" w:eastAsia="zh-CN"/>
                    </w:rPr>
                    <w:t>新增</w:t>
                  </w:r>
                </w:p>
              </w:tc>
              <w:tc>
                <w:tcPr>
                  <w:tcW w:w="2952" w:type="dxa"/>
                  <w:vAlign w:val="top"/>
                </w:tcPr>
                <w:p>
                  <w:pPr>
                    <w:numPr>
                      <w:ilvl w:val="0"/>
                      <w:numId w:val="0"/>
                    </w:numPr>
                    <w:ind w:left="0" w:leftChars="0" w:firstLine="0" w:firstLineChars="0"/>
                    <w:jc w:val="center"/>
                    <w:rPr>
                      <w:rFonts w:hint="default"/>
                      <w:highlight w:val="none"/>
                      <w:vertAlign w:val="baseline"/>
                      <w:lang w:val="en-US" w:eastAsia="zh-CN"/>
                    </w:rPr>
                  </w:pPr>
                  <w:r>
                    <w:rPr>
                      <w:rFonts w:hint="eastAsia"/>
                      <w:highlight w:val="none"/>
                      <w:vertAlign w:val="baseline"/>
                      <w:lang w:val="en-US" w:eastAsia="zh-CN"/>
                    </w:rPr>
                    <w:t>删除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141" w:type="dxa"/>
                  <w:vAlign w:val="top"/>
                </w:tcPr>
                <w:p>
                  <w:pPr>
                    <w:numPr>
                      <w:ilvl w:val="0"/>
                      <w:numId w:val="0"/>
                    </w:numPr>
                    <w:ind w:left="0" w:leftChars="0" w:firstLine="0" w:firstLineChars="0"/>
                    <w:rPr>
                      <w:rFonts w:hint="default"/>
                      <w:vertAlign w:val="baseline"/>
                      <w:lang w:val="en-US" w:eastAsia="zh-CN"/>
                    </w:rPr>
                  </w:pPr>
                  <w:r>
                    <w:rPr>
                      <w:rFonts w:hint="eastAsia"/>
                      <w:vertAlign w:val="baseline"/>
                      <w:lang w:val="en-US" w:eastAsia="zh-CN"/>
                    </w:rPr>
                    <w:t>设备类型</w:t>
                  </w:r>
                </w:p>
              </w:tc>
              <w:tc>
                <w:tcPr>
                  <w:tcW w:w="3469" w:type="dxa"/>
                  <w:vAlign w:val="top"/>
                </w:tcPr>
                <w:p>
                  <w:pPr>
                    <w:numPr>
                      <w:ilvl w:val="0"/>
                      <w:numId w:val="0"/>
                    </w:numPr>
                    <w:ind w:left="0" w:leftChars="0" w:firstLine="0" w:firstLineChars="0"/>
                    <w:jc w:val="center"/>
                    <w:rPr>
                      <w:rFonts w:hint="default"/>
                      <w:highlight w:val="none"/>
                      <w:vertAlign w:val="baseline"/>
                      <w:lang w:val="en-US" w:eastAsia="zh-CN"/>
                    </w:rPr>
                  </w:pPr>
                  <w:r>
                    <w:rPr>
                      <w:rFonts w:hint="eastAsia"/>
                      <w:highlight w:val="none"/>
                      <w:vertAlign w:val="baseline"/>
                      <w:lang w:val="en-US" w:eastAsia="zh-CN"/>
                    </w:rPr>
                    <w:t>新增</w:t>
                  </w:r>
                </w:p>
              </w:tc>
              <w:tc>
                <w:tcPr>
                  <w:tcW w:w="2952" w:type="dxa"/>
                  <w:vAlign w:val="top"/>
                </w:tcPr>
                <w:p>
                  <w:pPr>
                    <w:numPr>
                      <w:ilvl w:val="0"/>
                      <w:numId w:val="0"/>
                    </w:numPr>
                    <w:ind w:left="0" w:leftChars="0" w:firstLine="0" w:firstLineChars="0"/>
                    <w:jc w:val="center"/>
                    <w:rPr>
                      <w:rFonts w:hint="default"/>
                      <w:highlight w:val="none"/>
                      <w:vertAlign w:val="baseline"/>
                      <w:lang w:val="en-US" w:eastAsia="zh-CN"/>
                    </w:rPr>
                  </w:pPr>
                  <w:r>
                    <w:rPr>
                      <w:rFonts w:hint="eastAsia"/>
                      <w:highlight w:val="none"/>
                      <w:vertAlign w:val="baseline"/>
                      <w:lang w:val="en-US" w:eastAsia="zh-CN"/>
                    </w:rPr>
                    <w:t>删除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141" w:type="dxa"/>
                  <w:vAlign w:val="top"/>
                </w:tcPr>
                <w:p>
                  <w:pPr>
                    <w:numPr>
                      <w:ilvl w:val="0"/>
                      <w:numId w:val="0"/>
                    </w:numPr>
                    <w:ind w:left="0" w:leftChars="0" w:firstLine="0" w:firstLineChars="0"/>
                    <w:rPr>
                      <w:rFonts w:hint="default"/>
                      <w:vertAlign w:val="baseline"/>
                      <w:lang w:val="en-US" w:eastAsia="zh-CN"/>
                    </w:rPr>
                  </w:pPr>
                  <w:r>
                    <w:rPr>
                      <w:rFonts w:hint="eastAsia"/>
                      <w:vertAlign w:val="baseline"/>
                      <w:lang w:val="en-US" w:eastAsia="zh-CN"/>
                    </w:rPr>
                    <w:t>设备名称</w:t>
                  </w:r>
                </w:p>
              </w:tc>
              <w:tc>
                <w:tcPr>
                  <w:tcW w:w="3469" w:type="dxa"/>
                  <w:vAlign w:val="top"/>
                </w:tcPr>
                <w:p>
                  <w:pPr>
                    <w:numPr>
                      <w:ilvl w:val="0"/>
                      <w:numId w:val="0"/>
                    </w:numPr>
                    <w:ind w:left="0" w:leftChars="0" w:firstLine="0" w:firstLineChars="0"/>
                    <w:jc w:val="center"/>
                    <w:rPr>
                      <w:rFonts w:hint="default"/>
                      <w:highlight w:val="none"/>
                      <w:vertAlign w:val="baseline"/>
                      <w:lang w:val="en-US" w:eastAsia="zh-CN"/>
                    </w:rPr>
                  </w:pPr>
                  <w:r>
                    <w:rPr>
                      <w:rFonts w:hint="eastAsia"/>
                      <w:highlight w:val="none"/>
                      <w:vertAlign w:val="baseline"/>
                      <w:lang w:val="en-US" w:eastAsia="zh-CN"/>
                    </w:rPr>
                    <w:t>新增</w:t>
                  </w:r>
                </w:p>
              </w:tc>
              <w:tc>
                <w:tcPr>
                  <w:tcW w:w="2952" w:type="dxa"/>
                  <w:vAlign w:val="top"/>
                </w:tcPr>
                <w:p>
                  <w:pPr>
                    <w:numPr>
                      <w:ilvl w:val="0"/>
                      <w:numId w:val="0"/>
                    </w:numPr>
                    <w:ind w:left="0" w:leftChars="0" w:firstLine="0" w:firstLineChars="0"/>
                    <w:jc w:val="center"/>
                    <w:rPr>
                      <w:rFonts w:hint="default"/>
                      <w:highlight w:val="none"/>
                      <w:vertAlign w:val="baseline"/>
                      <w:lang w:val="en-US" w:eastAsia="zh-CN"/>
                    </w:rPr>
                  </w:pPr>
                  <w:r>
                    <w:rPr>
                      <w:rFonts w:hint="eastAsia"/>
                      <w:highlight w:val="none"/>
                      <w:vertAlign w:val="baseline"/>
                      <w:lang w:val="en-US" w:eastAsia="zh-CN"/>
                    </w:rPr>
                    <w:t>删除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141" w:type="dxa"/>
                  <w:vAlign w:val="top"/>
                </w:tcPr>
                <w:p>
                  <w:pPr>
                    <w:numPr>
                      <w:ilvl w:val="0"/>
                      <w:numId w:val="0"/>
                    </w:numPr>
                    <w:ind w:left="0" w:leftChars="0" w:firstLine="0" w:firstLineChars="0"/>
                    <w:rPr>
                      <w:rFonts w:hint="default"/>
                      <w:vertAlign w:val="baseline"/>
                      <w:lang w:val="en-US" w:eastAsia="zh-CN"/>
                    </w:rPr>
                  </w:pPr>
                  <w:r>
                    <w:rPr>
                      <w:rFonts w:hint="eastAsia"/>
                      <w:vertAlign w:val="baseline"/>
                      <w:lang w:val="en-US" w:eastAsia="zh-CN"/>
                    </w:rPr>
                    <w:t>IP占用情况</w:t>
                  </w:r>
                </w:p>
              </w:tc>
              <w:tc>
                <w:tcPr>
                  <w:tcW w:w="3469" w:type="dxa"/>
                  <w:vAlign w:val="top"/>
                </w:tcPr>
                <w:p>
                  <w:pPr>
                    <w:numPr>
                      <w:ilvl w:val="0"/>
                      <w:numId w:val="0"/>
                    </w:numPr>
                    <w:ind w:left="0" w:leftChars="0" w:firstLine="0" w:firstLineChars="0"/>
                    <w:jc w:val="center"/>
                    <w:rPr>
                      <w:rFonts w:hint="default"/>
                      <w:highlight w:val="none"/>
                      <w:vertAlign w:val="baseline"/>
                      <w:lang w:val="en-US" w:eastAsia="zh-CN"/>
                    </w:rPr>
                  </w:pPr>
                  <w:r>
                    <w:rPr>
                      <w:rFonts w:hint="eastAsia"/>
                      <w:highlight w:val="none"/>
                      <w:vertAlign w:val="baseline"/>
                      <w:lang w:val="en-US" w:eastAsia="zh-CN"/>
                    </w:rPr>
                    <w:t>字段值改为“在线”</w:t>
                  </w:r>
                </w:p>
              </w:tc>
              <w:tc>
                <w:tcPr>
                  <w:tcW w:w="2952" w:type="dxa"/>
                  <w:vAlign w:val="top"/>
                </w:tcPr>
                <w:p>
                  <w:pPr>
                    <w:numPr>
                      <w:ilvl w:val="0"/>
                      <w:numId w:val="0"/>
                    </w:numPr>
                    <w:ind w:left="0" w:leftChars="0" w:firstLine="0" w:firstLineChars="0"/>
                    <w:jc w:val="center"/>
                    <w:rPr>
                      <w:rFonts w:hint="default"/>
                      <w:highlight w:val="none"/>
                      <w:vertAlign w:val="baseline"/>
                      <w:lang w:val="en-US" w:eastAsia="zh-CN"/>
                    </w:rPr>
                  </w:pPr>
                  <w:r>
                    <w:rPr>
                      <w:rFonts w:hint="eastAsia"/>
                      <w:highlight w:val="none"/>
                      <w:vertAlign w:val="baseline"/>
                      <w:lang w:val="en-US" w:eastAsia="zh-CN"/>
                    </w:rPr>
                    <w:t>字段值改为“空闲”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141" w:type="dxa"/>
                  <w:vAlign w:val="top"/>
                </w:tcPr>
                <w:p>
                  <w:pPr>
                    <w:numPr>
                      <w:ilvl w:val="0"/>
                      <w:numId w:val="0"/>
                    </w:numPr>
                    <w:ind w:left="0" w:leftChars="0" w:firstLine="0" w:firstLineChars="0"/>
                    <w:rPr>
                      <w:rFonts w:hint="default"/>
                      <w:vertAlign w:val="baseline"/>
                      <w:lang w:val="en-US" w:eastAsia="zh-CN"/>
                    </w:rPr>
                  </w:pPr>
                  <w:r>
                    <w:rPr>
                      <w:rFonts w:hint="eastAsia"/>
                      <w:vertAlign w:val="baseline"/>
                      <w:lang w:val="en-US" w:eastAsia="zh-CN"/>
                    </w:rPr>
                    <w:t>设备厂家</w:t>
                  </w:r>
                </w:p>
              </w:tc>
              <w:tc>
                <w:tcPr>
                  <w:tcW w:w="3469" w:type="dxa"/>
                  <w:vAlign w:val="top"/>
                </w:tcPr>
                <w:p>
                  <w:pPr>
                    <w:numPr>
                      <w:ilvl w:val="0"/>
                      <w:numId w:val="0"/>
                    </w:numPr>
                    <w:ind w:left="0" w:leftChars="0" w:firstLine="0" w:firstLineChars="0"/>
                    <w:jc w:val="center"/>
                    <w:rPr>
                      <w:rFonts w:hint="default"/>
                      <w:highlight w:val="none"/>
                      <w:vertAlign w:val="baseline"/>
                      <w:lang w:val="en-US" w:eastAsia="zh-CN"/>
                    </w:rPr>
                  </w:pPr>
                  <w:r>
                    <w:rPr>
                      <w:rFonts w:hint="eastAsia"/>
                      <w:highlight w:val="none"/>
                      <w:vertAlign w:val="baseline"/>
                      <w:lang w:val="en-US" w:eastAsia="zh-CN"/>
                    </w:rPr>
                    <w:t>新增</w:t>
                  </w:r>
                </w:p>
              </w:tc>
              <w:tc>
                <w:tcPr>
                  <w:tcW w:w="2952" w:type="dxa"/>
                  <w:vAlign w:val="top"/>
                </w:tcPr>
                <w:p>
                  <w:pPr>
                    <w:numPr>
                      <w:ilvl w:val="0"/>
                      <w:numId w:val="0"/>
                    </w:numPr>
                    <w:ind w:left="0" w:leftChars="0" w:firstLine="0" w:firstLineChars="0"/>
                    <w:jc w:val="center"/>
                    <w:rPr>
                      <w:rFonts w:hint="default"/>
                      <w:highlight w:val="none"/>
                      <w:vertAlign w:val="baseline"/>
                      <w:lang w:val="en-US" w:eastAsia="zh-CN"/>
                    </w:rPr>
                  </w:pPr>
                  <w:r>
                    <w:rPr>
                      <w:rFonts w:hint="eastAsia"/>
                      <w:highlight w:val="none"/>
                      <w:vertAlign w:val="baseline"/>
                      <w:lang w:val="en-US" w:eastAsia="zh-CN"/>
                    </w:rPr>
                    <w:t>删除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141" w:type="dxa"/>
                  <w:vAlign w:val="top"/>
                </w:tcPr>
                <w:p>
                  <w:pPr>
                    <w:numPr>
                      <w:ilvl w:val="0"/>
                      <w:numId w:val="0"/>
                    </w:numPr>
                    <w:ind w:left="0" w:leftChars="0" w:firstLine="0" w:firstLineChars="0"/>
                    <w:rPr>
                      <w:rFonts w:hint="eastAsia"/>
                      <w:vertAlign w:val="baseline"/>
                      <w:lang w:val="en-US" w:eastAsia="zh-CN"/>
                    </w:rPr>
                  </w:pPr>
                  <w:r>
                    <w:rPr>
                      <w:rFonts w:hint="eastAsia"/>
                      <w:vertAlign w:val="baseline"/>
                      <w:lang w:val="en-US" w:eastAsia="zh-CN"/>
                    </w:rPr>
                    <w:t>动环监控系统类别</w:t>
                  </w:r>
                </w:p>
              </w:tc>
              <w:tc>
                <w:tcPr>
                  <w:tcW w:w="3469" w:type="dxa"/>
                  <w:vAlign w:val="top"/>
                </w:tcPr>
                <w:p>
                  <w:pPr>
                    <w:numPr>
                      <w:ilvl w:val="0"/>
                      <w:numId w:val="0"/>
                    </w:numPr>
                    <w:ind w:left="0" w:leftChars="0" w:firstLine="0" w:firstLineChars="0"/>
                    <w:jc w:val="center"/>
                    <w:rPr>
                      <w:rFonts w:hint="default"/>
                      <w:highlight w:val="none"/>
                      <w:vertAlign w:val="baseline"/>
                      <w:lang w:val="en-US" w:eastAsia="zh-CN"/>
                    </w:rPr>
                  </w:pPr>
                  <w:r>
                    <w:rPr>
                      <w:rFonts w:hint="eastAsia"/>
                      <w:highlight w:val="none"/>
                      <w:vertAlign w:val="baseline"/>
                      <w:lang w:val="en-US" w:eastAsia="zh-CN"/>
                    </w:rPr>
                    <w:t>/</w:t>
                  </w:r>
                </w:p>
              </w:tc>
              <w:tc>
                <w:tcPr>
                  <w:tcW w:w="2952" w:type="dxa"/>
                  <w:vAlign w:val="top"/>
                </w:tcPr>
                <w:p>
                  <w:pPr>
                    <w:numPr>
                      <w:ilvl w:val="0"/>
                      <w:numId w:val="0"/>
                    </w:numPr>
                    <w:ind w:left="0" w:leftChars="0" w:firstLine="0" w:firstLineChars="0"/>
                    <w:jc w:val="center"/>
                    <w:rPr>
                      <w:rFonts w:hint="default"/>
                      <w:highlight w:val="none"/>
                      <w:vertAlign w:val="baseline"/>
                      <w:lang w:val="en-US" w:eastAsia="zh-CN"/>
                    </w:rPr>
                  </w:pPr>
                  <w:r>
                    <w:rPr>
                      <w:rFonts w:hint="eastAsia"/>
                      <w:highlight w:val="none"/>
                      <w:vertAlign w:val="baseline"/>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141" w:type="dxa"/>
                  <w:vAlign w:val="top"/>
                </w:tcPr>
                <w:p>
                  <w:pPr>
                    <w:numPr>
                      <w:ilvl w:val="0"/>
                      <w:numId w:val="0"/>
                    </w:numPr>
                    <w:ind w:left="0" w:leftChars="0" w:firstLine="0" w:firstLineChars="0"/>
                    <w:rPr>
                      <w:rFonts w:hint="eastAsia"/>
                      <w:vertAlign w:val="baseline"/>
                      <w:lang w:val="en-US" w:eastAsia="zh-CN"/>
                    </w:rPr>
                  </w:pPr>
                  <w:r>
                    <w:rPr>
                      <w:rFonts w:hint="eastAsia"/>
                      <w:vertAlign w:val="baseline"/>
                      <w:lang w:val="en-US" w:eastAsia="zh-CN"/>
                    </w:rPr>
                    <w:t>局房名称</w:t>
                  </w:r>
                </w:p>
              </w:tc>
              <w:tc>
                <w:tcPr>
                  <w:tcW w:w="3469" w:type="dxa"/>
                  <w:vAlign w:val="top"/>
                </w:tcPr>
                <w:p>
                  <w:pPr>
                    <w:numPr>
                      <w:ilvl w:val="0"/>
                      <w:numId w:val="0"/>
                    </w:numPr>
                    <w:ind w:left="0" w:leftChars="0" w:firstLine="0" w:firstLineChars="0"/>
                    <w:jc w:val="center"/>
                    <w:rPr>
                      <w:rFonts w:hint="default"/>
                      <w:highlight w:val="none"/>
                      <w:vertAlign w:val="baseline"/>
                      <w:lang w:val="en-US" w:eastAsia="zh-CN"/>
                    </w:rPr>
                  </w:pPr>
                  <w:r>
                    <w:rPr>
                      <w:rFonts w:hint="eastAsia"/>
                      <w:highlight w:val="none"/>
                      <w:vertAlign w:val="baseline"/>
                      <w:lang w:val="en-US" w:eastAsia="zh-CN"/>
                    </w:rPr>
                    <w:t>/</w:t>
                  </w:r>
                </w:p>
              </w:tc>
              <w:tc>
                <w:tcPr>
                  <w:tcW w:w="2952" w:type="dxa"/>
                  <w:vAlign w:val="top"/>
                </w:tcPr>
                <w:p>
                  <w:pPr>
                    <w:numPr>
                      <w:ilvl w:val="0"/>
                      <w:numId w:val="0"/>
                    </w:numPr>
                    <w:ind w:left="0" w:leftChars="0" w:firstLine="0" w:firstLineChars="0"/>
                    <w:jc w:val="center"/>
                    <w:rPr>
                      <w:rFonts w:hint="default"/>
                      <w:highlight w:val="none"/>
                      <w:vertAlign w:val="baseline"/>
                      <w:lang w:val="en-US" w:eastAsia="zh-CN"/>
                    </w:rPr>
                  </w:pPr>
                  <w:r>
                    <w:rPr>
                      <w:rFonts w:hint="eastAsia"/>
                      <w:highlight w:val="none"/>
                      <w:vertAlign w:val="baseline"/>
                      <w:lang w:val="en-US" w:eastAsia="zh-CN"/>
                    </w:rPr>
                    <w:t>/</w:t>
                  </w:r>
                </w:p>
              </w:tc>
            </w:tr>
          </w:tbl>
          <w:p>
            <w:pPr>
              <w:widowControl w:val="0"/>
              <w:numPr>
                <w:ilvl w:val="0"/>
                <w:numId w:val="0"/>
              </w:numPr>
              <w:jc w:val="both"/>
            </w:pPr>
          </w:p>
          <w:p>
            <w:pPr>
              <w:widowControl w:val="0"/>
              <w:numPr>
                <w:ilvl w:val="0"/>
                <w:numId w:val="0"/>
              </w:numPr>
              <w:jc w:val="both"/>
              <w:rPr>
                <w:rFonts w:hint="default"/>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shd w:val="clear" w:color="auto" w:fill="auto"/>
          </w:tcPr>
          <w:p>
            <w:pPr>
              <w:pStyle w:val="16"/>
              <w:rPr>
                <w:sz w:val="22"/>
                <w:szCs w:val="22"/>
              </w:rPr>
            </w:pPr>
            <w:r>
              <w:rPr>
                <w:rFonts w:hint="eastAsia"/>
                <w:sz w:val="22"/>
                <w:szCs w:val="22"/>
              </w:rPr>
              <w:t>优先级</w:t>
            </w:r>
          </w:p>
        </w:tc>
        <w:tc>
          <w:tcPr>
            <w:tcW w:w="1622" w:type="dxa"/>
            <w:gridSpan w:val="2"/>
            <w:shd w:val="clear" w:color="auto" w:fill="auto"/>
          </w:tcPr>
          <w:p>
            <w:pPr>
              <w:pStyle w:val="16"/>
              <w:rPr>
                <w:rFonts w:hint="eastAsia" w:eastAsia="宋体"/>
                <w:sz w:val="22"/>
                <w:szCs w:val="22"/>
                <w:lang w:eastAsia="zh-CN"/>
              </w:rPr>
            </w:pPr>
            <w:r>
              <w:rPr>
                <w:rFonts w:hint="eastAsia"/>
                <w:sz w:val="22"/>
                <w:szCs w:val="22"/>
                <w:lang w:val="en-US" w:eastAsia="zh-CN"/>
              </w:rPr>
              <w:t>中</w:t>
            </w:r>
          </w:p>
        </w:tc>
        <w:tc>
          <w:tcPr>
            <w:tcW w:w="1146" w:type="dxa"/>
            <w:shd w:val="clear" w:color="auto" w:fill="auto"/>
          </w:tcPr>
          <w:p>
            <w:pPr>
              <w:pStyle w:val="16"/>
              <w:rPr>
                <w:sz w:val="22"/>
                <w:szCs w:val="22"/>
              </w:rPr>
            </w:pPr>
            <w:r>
              <w:rPr>
                <w:rFonts w:hint="eastAsia"/>
                <w:sz w:val="22"/>
                <w:szCs w:val="22"/>
              </w:rPr>
              <w:t>使用频度</w:t>
            </w:r>
          </w:p>
        </w:tc>
        <w:tc>
          <w:tcPr>
            <w:tcW w:w="6072" w:type="dxa"/>
            <w:gridSpan w:val="3"/>
            <w:shd w:val="clear" w:color="auto" w:fill="auto"/>
          </w:tcPr>
          <w:p>
            <w:pPr>
              <w:pStyle w:val="16"/>
              <w:rPr>
                <w:rFonts w:hint="default" w:eastAsia="宋体"/>
                <w:sz w:val="22"/>
                <w:szCs w:val="22"/>
                <w:lang w:val="en-US" w:eastAsia="zh-CN"/>
              </w:rPr>
            </w:pPr>
            <w:r>
              <w:rPr>
                <w:rFonts w:hint="eastAsia"/>
                <w:sz w:val="22"/>
                <w:szCs w:val="22"/>
                <w:lang w:val="en-US" w:eastAsia="zh-CN"/>
              </w:rPr>
              <w:t>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shd w:val="clear" w:color="auto" w:fill="auto"/>
          </w:tcPr>
          <w:p>
            <w:pPr>
              <w:pStyle w:val="16"/>
              <w:rPr>
                <w:sz w:val="22"/>
                <w:szCs w:val="22"/>
              </w:rPr>
            </w:pPr>
            <w:r>
              <w:rPr>
                <w:rFonts w:hint="eastAsia"/>
                <w:sz w:val="22"/>
                <w:szCs w:val="22"/>
              </w:rPr>
              <w:t>前置</w:t>
            </w:r>
            <w:r>
              <w:rPr>
                <w:sz w:val="22"/>
                <w:szCs w:val="22"/>
              </w:rPr>
              <w:t>条件</w:t>
            </w:r>
          </w:p>
        </w:tc>
        <w:tc>
          <w:tcPr>
            <w:tcW w:w="8840" w:type="dxa"/>
            <w:gridSpan w:val="6"/>
            <w:shd w:val="clear" w:color="auto" w:fill="auto"/>
          </w:tcPr>
          <w:p>
            <w:pPr>
              <w:pStyle w:val="16"/>
              <w:rPr>
                <w:rFonts w:hint="default" w:ascii="宋体" w:hAnsi="宋体" w:eastAsia="宋体"/>
                <w:sz w:val="22"/>
                <w:szCs w:val="22"/>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shd w:val="clear" w:color="auto" w:fill="auto"/>
          </w:tcPr>
          <w:p>
            <w:pPr>
              <w:pStyle w:val="16"/>
              <w:rPr>
                <w:sz w:val="22"/>
                <w:szCs w:val="22"/>
              </w:rPr>
            </w:pPr>
            <w:r>
              <w:rPr>
                <w:rFonts w:hint="eastAsia"/>
                <w:sz w:val="22"/>
                <w:szCs w:val="22"/>
              </w:rPr>
              <w:t>后置</w:t>
            </w:r>
            <w:r>
              <w:rPr>
                <w:sz w:val="22"/>
                <w:szCs w:val="22"/>
              </w:rPr>
              <w:t>条件</w:t>
            </w:r>
          </w:p>
        </w:tc>
        <w:tc>
          <w:tcPr>
            <w:tcW w:w="8840" w:type="dxa"/>
            <w:gridSpan w:val="6"/>
            <w:shd w:val="clear" w:color="auto" w:fill="auto"/>
          </w:tcPr>
          <w:p>
            <w:pPr>
              <w:pStyle w:val="16"/>
              <w:rPr>
                <w:rFonts w:hint="default" w:ascii="宋体" w:hAnsi="宋体" w:eastAsia="宋体"/>
                <w:sz w:val="22"/>
                <w:szCs w:val="22"/>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shd w:val="clear" w:color="auto" w:fill="auto"/>
          </w:tcPr>
          <w:p>
            <w:pPr>
              <w:pStyle w:val="16"/>
              <w:rPr>
                <w:rFonts w:hint="default" w:eastAsia="宋体"/>
                <w:sz w:val="22"/>
                <w:szCs w:val="22"/>
                <w:lang w:val="en-US" w:eastAsia="zh-CN"/>
              </w:rPr>
            </w:pPr>
            <w:r>
              <w:rPr>
                <w:rFonts w:hint="eastAsia"/>
                <w:sz w:val="22"/>
                <w:szCs w:val="22"/>
                <w:lang w:val="en-US" w:eastAsia="zh-CN"/>
              </w:rPr>
              <w:t>权限说明</w:t>
            </w:r>
          </w:p>
        </w:tc>
        <w:tc>
          <w:tcPr>
            <w:tcW w:w="8840" w:type="dxa"/>
            <w:gridSpan w:val="6"/>
            <w:shd w:val="clear" w:color="auto" w:fill="auto"/>
          </w:tcPr>
          <w:p>
            <w:pPr>
              <w:pStyle w:val="16"/>
              <w:rPr>
                <w:rFonts w:hint="default" w:ascii="宋体" w:hAnsi="宋体" w:eastAsia="宋体"/>
                <w:sz w:val="22"/>
                <w:szCs w:val="22"/>
                <w:lang w:val="en-US" w:eastAsia="zh-CN"/>
              </w:rPr>
            </w:pPr>
            <w:r>
              <w:rPr>
                <w:rFonts w:hint="eastAsia" w:ascii="宋体" w:hAnsi="宋体"/>
                <w:sz w:val="22"/>
                <w:szCs w:val="22"/>
                <w:lang w:val="en-US" w:eastAsia="zh-CN"/>
              </w:rPr>
              <w:t>该功能上线后，省级管理/普通用户，地市管理员/普通用户均有功能权限。数据权限根据对应配置生效。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vMerge w:val="restart"/>
            <w:shd w:val="clear" w:color="auto" w:fill="auto"/>
            <w:vAlign w:val="center"/>
          </w:tcPr>
          <w:p>
            <w:pPr>
              <w:pStyle w:val="16"/>
              <w:rPr>
                <w:sz w:val="22"/>
                <w:szCs w:val="22"/>
              </w:rPr>
            </w:pPr>
            <w:r>
              <w:rPr>
                <w:rFonts w:hint="eastAsia"/>
                <w:sz w:val="22"/>
                <w:szCs w:val="22"/>
              </w:rPr>
              <w:t>事件流</w:t>
            </w:r>
          </w:p>
        </w:tc>
        <w:tc>
          <w:tcPr>
            <w:tcW w:w="1179" w:type="dxa"/>
            <w:shd w:val="clear" w:color="auto" w:fill="auto"/>
          </w:tcPr>
          <w:p>
            <w:pPr>
              <w:pStyle w:val="16"/>
              <w:rPr>
                <w:sz w:val="22"/>
                <w:szCs w:val="22"/>
              </w:rPr>
            </w:pPr>
            <w:r>
              <w:rPr>
                <w:rFonts w:hint="eastAsia"/>
                <w:sz w:val="22"/>
                <w:szCs w:val="22"/>
              </w:rPr>
              <w:t>正常过程</w:t>
            </w:r>
          </w:p>
        </w:tc>
        <w:tc>
          <w:tcPr>
            <w:tcW w:w="7661" w:type="dxa"/>
            <w:gridSpan w:val="5"/>
            <w:shd w:val="clear" w:color="auto" w:fill="auto"/>
          </w:tcPr>
          <w:p>
            <w:pPr>
              <w:pStyle w:val="16"/>
              <w:rPr>
                <w:sz w:val="22"/>
                <w:szCs w:val="22"/>
              </w:rPr>
            </w:pPr>
            <w:r>
              <w:rPr>
                <w:rFonts w:hint="eastAsia"/>
                <w:sz w:val="22"/>
                <w:szCs w:val="22"/>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vMerge w:val="continue"/>
            <w:shd w:val="clear" w:color="auto" w:fill="auto"/>
          </w:tcPr>
          <w:p>
            <w:pPr>
              <w:pStyle w:val="16"/>
              <w:rPr>
                <w:sz w:val="22"/>
                <w:szCs w:val="22"/>
              </w:rPr>
            </w:pPr>
          </w:p>
        </w:tc>
        <w:tc>
          <w:tcPr>
            <w:tcW w:w="1179" w:type="dxa"/>
            <w:shd w:val="clear" w:color="auto" w:fill="auto"/>
          </w:tcPr>
          <w:p>
            <w:pPr>
              <w:pStyle w:val="16"/>
              <w:rPr>
                <w:sz w:val="22"/>
                <w:szCs w:val="22"/>
              </w:rPr>
            </w:pPr>
            <w:r>
              <w:rPr>
                <w:rFonts w:hint="eastAsia"/>
                <w:sz w:val="22"/>
                <w:szCs w:val="22"/>
              </w:rPr>
              <w:t>可选过程</w:t>
            </w:r>
          </w:p>
        </w:tc>
        <w:tc>
          <w:tcPr>
            <w:tcW w:w="7661" w:type="dxa"/>
            <w:gridSpan w:val="5"/>
            <w:shd w:val="clear" w:color="auto" w:fill="auto"/>
          </w:tcPr>
          <w:p>
            <w:pPr>
              <w:pStyle w:val="16"/>
              <w:rPr>
                <w:sz w:val="22"/>
                <w:szCs w:val="22"/>
              </w:rPr>
            </w:pPr>
            <w:r>
              <w:rPr>
                <w:rFonts w:hint="eastAsia"/>
                <w:sz w:val="22"/>
                <w:szCs w:val="22"/>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vMerge w:val="continue"/>
            <w:shd w:val="clear" w:color="auto" w:fill="auto"/>
          </w:tcPr>
          <w:p>
            <w:pPr>
              <w:pStyle w:val="16"/>
              <w:rPr>
                <w:sz w:val="22"/>
                <w:szCs w:val="22"/>
              </w:rPr>
            </w:pPr>
          </w:p>
        </w:tc>
        <w:tc>
          <w:tcPr>
            <w:tcW w:w="1179" w:type="dxa"/>
            <w:shd w:val="clear" w:color="auto" w:fill="auto"/>
          </w:tcPr>
          <w:p>
            <w:pPr>
              <w:pStyle w:val="16"/>
              <w:rPr>
                <w:sz w:val="22"/>
                <w:szCs w:val="22"/>
              </w:rPr>
            </w:pPr>
            <w:r>
              <w:rPr>
                <w:rFonts w:hint="eastAsia"/>
                <w:sz w:val="22"/>
                <w:szCs w:val="22"/>
              </w:rPr>
              <w:t>异常过程</w:t>
            </w:r>
          </w:p>
        </w:tc>
        <w:tc>
          <w:tcPr>
            <w:tcW w:w="7661" w:type="dxa"/>
            <w:gridSpan w:val="5"/>
            <w:shd w:val="clear" w:color="auto" w:fill="auto"/>
          </w:tcPr>
          <w:p>
            <w:pPr>
              <w:pStyle w:val="16"/>
              <w:rPr>
                <w:sz w:val="22"/>
                <w:szCs w:val="22"/>
              </w:rPr>
            </w:pPr>
            <w:r>
              <w:rPr>
                <w:rFonts w:hint="eastAsia" w:ascii="宋体" w:hAnsi="宋体"/>
                <w:sz w:val="22"/>
                <w:szCs w:val="22"/>
              </w:rPr>
              <w:t>无</w:t>
            </w:r>
          </w:p>
        </w:tc>
      </w:tr>
    </w:tbl>
    <w:p>
      <w:pPr>
        <w:rPr>
          <w:rFonts w:hint="eastAsia"/>
          <w:lang w:val="en-US" w:eastAsia="zh-CN"/>
        </w:rPr>
      </w:pPr>
    </w:p>
    <w:p>
      <w:pPr>
        <w:rPr>
          <w:rFonts w:hint="eastAsia"/>
          <w:lang w:val="en-US" w:eastAsia="zh-CN"/>
        </w:rPr>
      </w:pPr>
    </w:p>
    <w:p/>
    <w:p/>
    <w:p>
      <w:pPr>
        <w:sectPr>
          <w:pgSz w:w="11906" w:h="16838"/>
          <w:pgMar w:top="1440" w:right="1080" w:bottom="1440" w:left="1080" w:header="680" w:footer="992" w:gutter="0"/>
          <w:cols w:space="425" w:num="1"/>
          <w:docGrid w:type="lines" w:linePitch="312" w:charSpace="0"/>
        </w:sectPr>
      </w:pPr>
    </w:p>
    <w:p>
      <w:pPr>
        <w:pStyle w:val="4"/>
        <w:bidi w:val="0"/>
        <w:rPr>
          <w:rFonts w:hint="default"/>
          <w:lang w:val="en-US" w:eastAsia="zh-CN"/>
        </w:rPr>
      </w:pPr>
      <w:bookmarkStart w:id="17" w:name="_Toc17432"/>
      <w:r>
        <w:rPr>
          <w:rFonts w:hint="eastAsia"/>
          <w:lang w:val="en-US" w:eastAsia="zh-CN"/>
        </w:rPr>
        <w:t>流程管理</w:t>
      </w:r>
      <w:bookmarkEnd w:id="17"/>
    </w:p>
    <w:p>
      <w:pPr>
        <w:pStyle w:val="5"/>
      </w:pPr>
      <w:bookmarkStart w:id="18" w:name="_Toc29802"/>
      <w:r>
        <w:rPr>
          <w:rFonts w:hint="eastAsia"/>
        </w:rPr>
        <w:t>AIMIOps-</w:t>
      </w:r>
      <w:r>
        <w:rPr>
          <w:rFonts w:hint="eastAsia"/>
          <w:lang w:val="en-US" w:eastAsia="zh-CN"/>
        </w:rPr>
        <w:t>GX-</w:t>
      </w:r>
      <w:r>
        <w:rPr>
          <w:rFonts w:hint="eastAsia"/>
        </w:rPr>
        <w:t>BR-F</w:t>
      </w:r>
      <w:r>
        <w:rPr>
          <w:rFonts w:hint="eastAsia"/>
          <w:lang w:val="en-US" w:eastAsia="zh-CN"/>
        </w:rPr>
        <w:t>-02</w:t>
      </w:r>
      <w:r>
        <w:rPr>
          <w:rFonts w:hint="eastAsia"/>
        </w:rPr>
        <w:t>-</w:t>
      </w:r>
      <w:r>
        <w:rPr>
          <w:rFonts w:hint="eastAsia"/>
          <w:lang w:val="en-US" w:eastAsia="zh-CN"/>
        </w:rPr>
        <w:t>001入网验收</w:t>
      </w:r>
      <w:bookmarkEnd w:id="18"/>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lang w:val="en-US" w:eastAsia="zh-CN"/>
        </w:rPr>
      </w:pPr>
      <w:r>
        <w:rPr>
          <w:rFonts w:hint="eastAsia"/>
          <w:b/>
          <w:bCs/>
          <w:lang w:val="en-US" w:eastAsia="zh-CN"/>
        </w:rPr>
        <w:t>功能位置</w:t>
      </w:r>
      <w:r>
        <w:rPr>
          <w:rFonts w:hint="eastAsia"/>
          <w:lang w:val="en-US" w:eastAsia="zh-CN"/>
        </w:rPr>
        <w:t>：流程管理——验收——入网验收</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sz w:val="18"/>
          <w:szCs w:val="18"/>
          <w:lang w:val="en-US" w:eastAsia="zh-CN"/>
        </w:rPr>
      </w:pPr>
      <w:r>
        <w:rPr>
          <w:rFonts w:hint="eastAsia"/>
          <w:sz w:val="18"/>
          <w:szCs w:val="18"/>
          <w:lang w:val="en-US" w:eastAsia="zh-CN"/>
        </w:rPr>
        <w:t>（暂不开发与综资的实时接口，首版功能只完成验收过程的留痕）</w:t>
      </w:r>
    </w:p>
    <w:p>
      <w:pPr>
        <w:jc w:val="left"/>
        <w:rPr>
          <w:rFonts w:hint="eastAsia"/>
          <w:lang w:val="en-US" w:eastAsia="zh-CN"/>
        </w:rPr>
      </w:pPr>
      <w:r>
        <w:rPr>
          <w:rFonts w:hint="eastAsia"/>
          <w:lang w:val="en-US" w:eastAsia="zh-CN"/>
        </w:rPr>
        <w:t>数据范围：综资同步到动环的全量动环设备</w:t>
      </w:r>
    </w:p>
    <w:p>
      <w:pPr>
        <w:jc w:val="left"/>
        <w:rPr>
          <w:rFonts w:hint="eastAsia"/>
          <w:lang w:val="en-US" w:eastAsia="zh-CN"/>
        </w:rPr>
      </w:pPr>
      <w:r>
        <w:rPr>
          <w:rFonts w:hint="eastAsia"/>
          <w:lang w:val="en-US" w:eastAsia="zh-CN"/>
        </w:rPr>
        <w:t>可选择的设备：使用状态为“工程”的设备可选</w:t>
      </w:r>
    </w:p>
    <w:p>
      <w:pPr>
        <w:jc w:val="left"/>
        <w:rPr>
          <w:rFonts w:hint="default"/>
          <w:lang w:val="en-US" w:eastAsia="zh-CN"/>
        </w:rPr>
      </w:pPr>
    </w:p>
    <w:p>
      <w:pPr>
        <w:numPr>
          <w:ilvl w:val="0"/>
          <w:numId w:val="30"/>
        </w:numPr>
        <w:jc w:val="left"/>
        <w:rPr>
          <w:rFonts w:hint="eastAsia"/>
          <w:lang w:val="en-US" w:eastAsia="zh-CN"/>
        </w:rPr>
      </w:pPr>
      <w:r>
        <w:rPr>
          <w:rFonts w:hint="eastAsia"/>
          <w:b/>
          <w:bCs/>
          <w:lang w:val="en-US" w:eastAsia="zh-CN"/>
        </w:rPr>
        <w:t>验收管理页面</w:t>
      </w:r>
      <w:r>
        <w:rPr>
          <w:rFonts w:hint="eastAsia"/>
          <w:lang w:val="en-US" w:eastAsia="zh-CN"/>
        </w:rPr>
        <w:t>（参考云南动环设备入网验收）：</w:t>
      </w:r>
    </w:p>
    <w:p>
      <w:pPr>
        <w:numPr>
          <w:ilvl w:val="0"/>
          <w:numId w:val="0"/>
        </w:numPr>
        <w:jc w:val="left"/>
        <w:rPr>
          <w:rFonts w:hint="eastAsia"/>
          <w:lang w:val="en-US" w:eastAsia="zh-CN"/>
        </w:rPr>
      </w:pPr>
    </w:p>
    <w:p>
      <w:pPr>
        <w:jc w:val="left"/>
        <w:rPr>
          <w:rFonts w:hint="eastAsia"/>
          <w:lang w:val="en-US" w:eastAsia="zh-CN"/>
        </w:rPr>
      </w:pPr>
      <w:r>
        <w:rPr>
          <w:rFonts w:hint="eastAsia"/>
          <w:lang w:val="en-US" w:eastAsia="zh-CN"/>
        </w:rPr>
        <w:t>页面分为3个tab页：我发起的、待处理的、已处理的。</w:t>
      </w:r>
    </w:p>
    <w:p>
      <w:pPr>
        <w:numPr>
          <w:ilvl w:val="0"/>
          <w:numId w:val="31"/>
        </w:numPr>
        <w:ind w:left="420" w:leftChars="0" w:hanging="420" w:firstLineChars="0"/>
        <w:jc w:val="left"/>
        <w:rPr>
          <w:rFonts w:hint="eastAsia"/>
          <w:lang w:val="en-US" w:eastAsia="zh-CN"/>
        </w:rPr>
      </w:pPr>
      <w:r>
        <w:rPr>
          <w:rFonts w:hint="eastAsia"/>
          <w:lang w:val="en-US" w:eastAsia="zh-CN"/>
        </w:rPr>
        <w:t>我发起的：当前账号发起的入网验收工单均可查看</w:t>
      </w:r>
    </w:p>
    <w:p>
      <w:pPr>
        <w:numPr>
          <w:ilvl w:val="0"/>
          <w:numId w:val="31"/>
        </w:numPr>
        <w:ind w:left="420" w:leftChars="0" w:hanging="420" w:firstLineChars="0"/>
        <w:jc w:val="left"/>
        <w:rPr>
          <w:rFonts w:hint="eastAsia"/>
          <w:lang w:val="en-US" w:eastAsia="zh-CN"/>
        </w:rPr>
      </w:pPr>
      <w:r>
        <w:rPr>
          <w:rFonts w:hint="eastAsia"/>
          <w:lang w:val="en-US" w:eastAsia="zh-CN"/>
        </w:rPr>
        <w:t>待处理的：流程节点流转到当前用户的所有待处理工单，均可在该页面查看、编辑或审核</w:t>
      </w:r>
    </w:p>
    <w:p>
      <w:pPr>
        <w:numPr>
          <w:ilvl w:val="0"/>
          <w:numId w:val="31"/>
        </w:numPr>
        <w:ind w:left="420" w:leftChars="0" w:hanging="420" w:firstLineChars="0"/>
        <w:jc w:val="left"/>
        <w:rPr>
          <w:rFonts w:hint="default"/>
          <w:lang w:val="en-US" w:eastAsia="zh-CN"/>
        </w:rPr>
      </w:pPr>
      <w:r>
        <w:rPr>
          <w:rFonts w:hint="eastAsia"/>
          <w:lang w:val="en-US" w:eastAsia="zh-CN"/>
        </w:rPr>
        <w:t>已处理的：当前用户处理过的所有工单均可在该页面查看</w:t>
      </w:r>
    </w:p>
    <w:p>
      <w:pPr>
        <w:jc w:val="left"/>
        <w:rPr>
          <w:rFonts w:hint="eastAsia"/>
          <w:lang w:val="en-US" w:eastAsia="zh-CN"/>
        </w:rPr>
      </w:pPr>
    </w:p>
    <w:p>
      <w:pPr>
        <w:jc w:val="left"/>
        <w:rPr>
          <w:rFonts w:hint="eastAsia"/>
          <w:lang w:val="en-US" w:eastAsia="zh-CN"/>
        </w:rPr>
      </w:pPr>
      <w:r>
        <w:rPr>
          <w:rFonts w:hint="eastAsia"/>
          <w:lang w:val="en-US" w:eastAsia="zh-CN"/>
        </w:rPr>
        <w:t>页面分为字段筛选和工单列表两个部分。可筛选字段：验收工单号、所属地市、所属区县、所属站点。</w:t>
      </w:r>
    </w:p>
    <w:tbl>
      <w:tblPr>
        <w:tblStyle w:val="33"/>
        <w:tblW w:w="92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71"/>
        <w:gridCol w:w="66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tcPr>
          <w:p>
            <w:pPr>
              <w:pStyle w:val="16"/>
              <w:keepNext w:val="0"/>
              <w:keepLines w:val="0"/>
              <w:pageBreakBefore w:val="0"/>
              <w:widowControl w:val="0"/>
              <w:kinsoku/>
              <w:wordWrap/>
              <w:overflowPunct/>
              <w:topLinePunct w:val="0"/>
              <w:autoSpaceDE/>
              <w:autoSpaceDN/>
              <w:bidi w:val="0"/>
              <w:adjustRightInd/>
              <w:snapToGrid/>
              <w:jc w:val="center"/>
              <w:textAlignment w:val="auto"/>
              <w:rPr>
                <w:rFonts w:hint="default"/>
                <w:b/>
                <w:bCs/>
                <w:sz w:val="21"/>
                <w:szCs w:val="21"/>
                <w:vertAlign w:val="baseline"/>
                <w:lang w:val="en-US" w:eastAsia="zh-CN"/>
              </w:rPr>
            </w:pPr>
            <w:r>
              <w:rPr>
                <w:rFonts w:hint="eastAsia"/>
                <w:b/>
                <w:bCs/>
                <w:sz w:val="21"/>
                <w:szCs w:val="21"/>
                <w:vertAlign w:val="baseline"/>
                <w:lang w:val="en-US" w:eastAsia="zh-CN"/>
              </w:rPr>
              <w:t>字段</w:t>
            </w:r>
          </w:p>
        </w:tc>
        <w:tc>
          <w:tcPr>
            <w:tcW w:w="6633" w:type="dxa"/>
          </w:tcPr>
          <w:p>
            <w:pPr>
              <w:pStyle w:val="16"/>
              <w:keepNext w:val="0"/>
              <w:keepLines w:val="0"/>
              <w:pageBreakBefore w:val="0"/>
              <w:widowControl w:val="0"/>
              <w:kinsoku/>
              <w:wordWrap/>
              <w:overflowPunct/>
              <w:topLinePunct w:val="0"/>
              <w:autoSpaceDE/>
              <w:autoSpaceDN/>
              <w:bidi w:val="0"/>
              <w:adjustRightInd/>
              <w:snapToGrid/>
              <w:jc w:val="center"/>
              <w:textAlignment w:val="auto"/>
              <w:rPr>
                <w:rFonts w:hint="default"/>
                <w:b/>
                <w:bCs/>
                <w:sz w:val="21"/>
                <w:szCs w:val="21"/>
                <w:vertAlign w:val="baseline"/>
                <w:lang w:val="en-US" w:eastAsia="zh-CN"/>
              </w:rPr>
            </w:pPr>
            <w:r>
              <w:rPr>
                <w:rFonts w:hint="eastAsia"/>
                <w:b/>
                <w:bCs/>
                <w:sz w:val="21"/>
                <w:szCs w:val="21"/>
                <w:vertAlign w:val="baseline"/>
                <w:lang w:val="en-US" w:eastAsia="zh-CN"/>
              </w:rPr>
              <w:t>属性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highlight w:val="none"/>
                <w:vertAlign w:val="baseline"/>
                <w:lang w:val="en-US" w:eastAsia="zh-CN"/>
              </w:rPr>
              <w:t>验收工单号</w:t>
            </w:r>
          </w:p>
        </w:tc>
        <w:tc>
          <w:tcPr>
            <w:tcW w:w="6633" w:type="dxa"/>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default"/>
                <w:sz w:val="21"/>
                <w:szCs w:val="21"/>
                <w:vertAlign w:val="baseline"/>
                <w:lang w:val="en-US" w:eastAsia="zh-CN"/>
              </w:rPr>
              <w:t>新增验收工单时自动生成，编码规则，创建工单日期+工单被创建顺序，共11位。例如202</w:t>
            </w:r>
            <w:r>
              <w:rPr>
                <w:rFonts w:hint="eastAsia"/>
                <w:sz w:val="21"/>
                <w:szCs w:val="21"/>
                <w:vertAlign w:val="baseline"/>
                <w:lang w:val="en-US" w:eastAsia="zh-CN"/>
              </w:rPr>
              <w:t>4</w:t>
            </w:r>
            <w:r>
              <w:rPr>
                <w:rFonts w:hint="default"/>
                <w:sz w:val="21"/>
                <w:szCs w:val="21"/>
                <w:vertAlign w:val="baseline"/>
                <w:lang w:val="en-US" w:eastAsia="zh-CN"/>
              </w:rPr>
              <w:t>年</w:t>
            </w:r>
            <w:r>
              <w:rPr>
                <w:rFonts w:hint="eastAsia"/>
                <w:sz w:val="21"/>
                <w:szCs w:val="21"/>
                <w:vertAlign w:val="baseline"/>
                <w:lang w:val="en-US" w:eastAsia="zh-CN"/>
              </w:rPr>
              <w:t>5</w:t>
            </w:r>
            <w:r>
              <w:rPr>
                <w:rFonts w:hint="default"/>
                <w:sz w:val="21"/>
                <w:szCs w:val="21"/>
                <w:vertAlign w:val="baseline"/>
                <w:lang w:val="en-US" w:eastAsia="zh-CN"/>
              </w:rPr>
              <w:t>月1日创建的第一个工单为：202</w:t>
            </w:r>
            <w:r>
              <w:rPr>
                <w:rFonts w:hint="eastAsia"/>
                <w:sz w:val="21"/>
                <w:szCs w:val="21"/>
                <w:vertAlign w:val="baseline"/>
                <w:lang w:val="en-US" w:eastAsia="zh-CN"/>
              </w:rPr>
              <w:t>4</w:t>
            </w:r>
            <w:r>
              <w:rPr>
                <w:rFonts w:hint="default"/>
                <w:sz w:val="21"/>
                <w:szCs w:val="21"/>
                <w:vertAlign w:val="baseline"/>
                <w:lang w:val="en-US" w:eastAsia="zh-CN"/>
              </w:rPr>
              <w:t>0</w:t>
            </w:r>
            <w:r>
              <w:rPr>
                <w:rFonts w:hint="eastAsia"/>
                <w:sz w:val="21"/>
                <w:szCs w:val="21"/>
                <w:vertAlign w:val="baseline"/>
                <w:lang w:val="en-US" w:eastAsia="zh-CN"/>
              </w:rPr>
              <w:t>5</w:t>
            </w:r>
            <w:r>
              <w:rPr>
                <w:rFonts w:hint="default"/>
                <w:sz w:val="21"/>
                <w:szCs w:val="21"/>
                <w:vertAlign w:val="baseline"/>
                <w:lang w:val="en-US" w:eastAsia="zh-CN"/>
              </w:rPr>
              <w:t>01001</w:t>
            </w:r>
            <w:r>
              <w:rPr>
                <w:rFonts w:hint="eastAsia"/>
                <w:sz w:val="21"/>
                <w:szCs w:val="21"/>
                <w:vertAlign w:val="baseline"/>
                <w:lang w:val="en-US" w:eastAsia="zh-CN"/>
              </w:rPr>
              <w:t>。全局唯一。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shd w:val="clear" w:color="auto" w:fill="auto"/>
            <w:vAlign w:val="center"/>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highlight w:val="none"/>
                <w:vertAlign w:val="baseline"/>
                <w:lang w:val="en-US" w:eastAsia="zh-CN"/>
              </w:rPr>
            </w:pPr>
            <w:r>
              <w:rPr>
                <w:rFonts w:hint="eastAsia"/>
                <w:sz w:val="21"/>
                <w:szCs w:val="21"/>
                <w:highlight w:val="none"/>
                <w:vertAlign w:val="baseline"/>
                <w:lang w:val="en-US" w:eastAsia="zh-CN"/>
              </w:rPr>
              <w:t>所属地市</w:t>
            </w:r>
          </w:p>
        </w:tc>
        <w:tc>
          <w:tcPr>
            <w:tcW w:w="6633" w:type="dxa"/>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地市，系统关联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shd w:val="clear" w:color="auto" w:fill="auto"/>
            <w:vAlign w:val="center"/>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highlight w:val="none"/>
                <w:vertAlign w:val="baseline"/>
                <w:lang w:val="en-US" w:eastAsia="zh-CN"/>
              </w:rPr>
            </w:pPr>
            <w:r>
              <w:rPr>
                <w:rFonts w:hint="eastAsia"/>
                <w:sz w:val="21"/>
                <w:szCs w:val="21"/>
                <w:highlight w:val="none"/>
                <w:vertAlign w:val="baseline"/>
                <w:lang w:val="en-US" w:eastAsia="zh-CN"/>
              </w:rPr>
              <w:t>所属区县</w:t>
            </w:r>
          </w:p>
        </w:tc>
        <w:tc>
          <w:tcPr>
            <w:tcW w:w="6633" w:type="dxa"/>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区/县，系统关联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shd w:val="clear" w:color="auto" w:fill="auto"/>
            <w:vAlign w:val="center"/>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highlight w:val="none"/>
                <w:vertAlign w:val="baseline"/>
                <w:lang w:val="en-US" w:eastAsia="zh-CN"/>
              </w:rPr>
            </w:pPr>
            <w:r>
              <w:rPr>
                <w:rFonts w:hint="eastAsia"/>
                <w:sz w:val="21"/>
                <w:szCs w:val="21"/>
                <w:highlight w:val="none"/>
                <w:vertAlign w:val="baseline"/>
                <w:lang w:val="en-US" w:eastAsia="zh-CN"/>
              </w:rPr>
              <w:t>所属站点</w:t>
            </w:r>
          </w:p>
        </w:tc>
        <w:tc>
          <w:tcPr>
            <w:tcW w:w="6633" w:type="dxa"/>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站点名称，系统关联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shd w:val="clear" w:color="auto" w:fill="auto"/>
            <w:vAlign w:val="center"/>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highlight w:val="none"/>
                <w:vertAlign w:val="baseline"/>
                <w:lang w:val="en-US" w:eastAsia="zh-CN"/>
              </w:rPr>
            </w:pPr>
            <w:r>
              <w:rPr>
                <w:rFonts w:hint="eastAsia"/>
                <w:sz w:val="21"/>
                <w:szCs w:val="21"/>
                <w:highlight w:val="none"/>
                <w:vertAlign w:val="baseline"/>
                <w:lang w:val="en-US" w:eastAsia="zh-CN"/>
              </w:rPr>
              <w:t>站点类型</w:t>
            </w:r>
          </w:p>
        </w:tc>
        <w:tc>
          <w:tcPr>
            <w:tcW w:w="6633" w:type="dxa"/>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自动关联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当前环节</w:t>
            </w:r>
          </w:p>
        </w:tc>
        <w:tc>
          <w:tcPr>
            <w:tcW w:w="6633" w:type="dxa"/>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枚举：草稿、验收申请、审批转派、验收填报、结果审批、结果确认、验收归档、</w:t>
            </w:r>
            <w:ins w:id="503" w:author="zhoujiansheng" w:date="2024-05-23T20:01:07Z">
              <w:r>
                <w:rPr>
                  <w:rFonts w:hint="eastAsia"/>
                  <w:sz w:val="21"/>
                  <w:szCs w:val="21"/>
                  <w:vertAlign w:val="baseline"/>
                  <w:lang w:val="en-US" w:eastAsia="zh-CN"/>
                </w:rPr>
                <w:t>已归档、</w:t>
              </w:r>
            </w:ins>
            <w:ins w:id="504" w:author="zhoujiansheng" w:date="2024-05-23T20:01:10Z">
              <w:r>
                <w:rPr>
                  <w:rFonts w:hint="eastAsia"/>
                  <w:sz w:val="21"/>
                  <w:szCs w:val="21"/>
                  <w:vertAlign w:val="baseline"/>
                  <w:lang w:val="en-US" w:eastAsia="zh-CN"/>
                </w:rPr>
                <w:t>已废弃</w:t>
              </w:r>
            </w:ins>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处理人</w:t>
            </w:r>
          </w:p>
        </w:tc>
        <w:tc>
          <w:tcPr>
            <w:tcW w:w="6633" w:type="dxa"/>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显示当前工单所在节点的处理人员名称。归档后显示“--”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当前更新时间</w:t>
            </w:r>
          </w:p>
        </w:tc>
        <w:tc>
          <w:tcPr>
            <w:tcW w:w="6633" w:type="dxa"/>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工单最近一次节点编辑或审批时间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操作</w:t>
            </w:r>
          </w:p>
        </w:tc>
        <w:tc>
          <w:tcPr>
            <w:tcW w:w="6633" w:type="dxa"/>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查看/编辑/审核</w:t>
            </w:r>
            <w:ins w:id="505" w:author="zhoujiansheng" w:date="2024-05-23T20:01:30Z">
              <w:r>
                <w:rPr>
                  <w:rFonts w:hint="eastAsia"/>
                  <w:sz w:val="21"/>
                  <w:szCs w:val="21"/>
                  <w:vertAlign w:val="baseline"/>
                  <w:lang w:val="en-US" w:eastAsia="zh-CN"/>
                </w:rPr>
                <w:t>，</w:t>
              </w:r>
            </w:ins>
            <w:ins w:id="506" w:author="zhoujiansheng" w:date="2024-05-23T20:01:33Z">
              <w:r>
                <w:rPr>
                  <w:rFonts w:hint="eastAsia"/>
                  <w:sz w:val="21"/>
                  <w:szCs w:val="21"/>
                  <w:vertAlign w:val="baseline"/>
                  <w:lang w:val="en-US" w:eastAsia="zh-CN"/>
                </w:rPr>
                <w:t>未</w:t>
              </w:r>
            </w:ins>
            <w:ins w:id="507" w:author="zhoujiansheng" w:date="2024-05-23T20:01:34Z">
              <w:r>
                <w:rPr>
                  <w:rFonts w:hint="eastAsia"/>
                  <w:sz w:val="21"/>
                  <w:szCs w:val="21"/>
                  <w:vertAlign w:val="baseline"/>
                  <w:lang w:val="en-US" w:eastAsia="zh-CN"/>
                </w:rPr>
                <w:t>提交</w:t>
              </w:r>
            </w:ins>
            <w:ins w:id="508" w:author="zhoujiansheng" w:date="2024-05-23T20:04:55Z">
              <w:r>
                <w:rPr>
                  <w:rFonts w:hint="eastAsia"/>
                  <w:sz w:val="21"/>
                  <w:szCs w:val="21"/>
                  <w:vertAlign w:val="baseline"/>
                  <w:lang w:val="en-US" w:eastAsia="zh-CN"/>
                </w:rPr>
                <w:t>流程</w:t>
              </w:r>
            </w:ins>
            <w:ins w:id="509" w:author="zhoujiansheng" w:date="2024-05-23T20:01:34Z">
              <w:r>
                <w:rPr>
                  <w:rFonts w:hint="eastAsia"/>
                  <w:sz w:val="21"/>
                  <w:szCs w:val="21"/>
                  <w:vertAlign w:val="baseline"/>
                  <w:lang w:val="en-US" w:eastAsia="zh-CN"/>
                </w:rPr>
                <w:t>的</w:t>
              </w:r>
            </w:ins>
            <w:ins w:id="510" w:author="zhoujiansheng" w:date="2024-05-23T20:01:41Z">
              <w:r>
                <w:rPr>
                  <w:rFonts w:hint="eastAsia"/>
                  <w:sz w:val="21"/>
                  <w:szCs w:val="21"/>
                  <w:vertAlign w:val="baseline"/>
                  <w:lang w:val="en-US" w:eastAsia="zh-CN"/>
                </w:rPr>
                <w:t>草稿</w:t>
              </w:r>
            </w:ins>
            <w:ins w:id="511" w:author="zhoujiansheng" w:date="2024-05-23T20:01:43Z">
              <w:r>
                <w:rPr>
                  <w:rFonts w:hint="eastAsia"/>
                  <w:sz w:val="21"/>
                  <w:szCs w:val="21"/>
                  <w:vertAlign w:val="baseline"/>
                  <w:lang w:val="en-US" w:eastAsia="zh-CN"/>
                </w:rPr>
                <w:t>允许</w:t>
              </w:r>
            </w:ins>
            <w:ins w:id="512" w:author="zhoujiansheng" w:date="2024-05-23T20:01:45Z">
              <w:r>
                <w:rPr>
                  <w:rFonts w:hint="eastAsia"/>
                  <w:sz w:val="21"/>
                  <w:szCs w:val="21"/>
                  <w:vertAlign w:val="baseline"/>
                  <w:lang w:val="en-US" w:eastAsia="zh-CN"/>
                </w:rPr>
                <w:t>删除</w:t>
              </w:r>
            </w:ins>
            <w:ins w:id="513" w:author="zhoujiansheng" w:date="2024-05-23T20:01:46Z">
              <w:r>
                <w:rPr>
                  <w:rFonts w:hint="eastAsia"/>
                  <w:sz w:val="21"/>
                  <w:szCs w:val="21"/>
                  <w:vertAlign w:val="baseline"/>
                  <w:lang w:val="en-US" w:eastAsia="zh-CN"/>
                </w:rPr>
                <w:t>。</w:t>
              </w:r>
            </w:ins>
          </w:p>
        </w:tc>
      </w:tr>
    </w:tbl>
    <w:p>
      <w:pPr>
        <w:jc w:val="left"/>
        <w:rPr>
          <w:rFonts w:hint="eastAsia"/>
          <w:lang w:val="en-US" w:eastAsia="zh-CN"/>
        </w:rPr>
      </w:pPr>
    </w:p>
    <w:p>
      <w:pPr>
        <w:jc w:val="left"/>
        <w:rPr>
          <w:rFonts w:hint="eastAsia"/>
          <w:lang w:val="en-US" w:eastAsia="zh-CN"/>
        </w:rPr>
      </w:pPr>
      <w:r>
        <w:rPr>
          <w:rFonts w:hint="eastAsia"/>
          <w:lang w:val="en-US" w:eastAsia="zh-CN"/>
        </w:rPr>
        <w:t>入网验收流程如</w:t>
      </w:r>
      <w:r>
        <w:rPr>
          <w:rFonts w:hint="eastAsia"/>
          <w:lang w:val="en-US" w:eastAsia="zh-CN"/>
        </w:rPr>
        <w:fldChar w:fldCharType="begin"/>
      </w:r>
      <w:r>
        <w:rPr>
          <w:rFonts w:hint="eastAsia"/>
          <w:lang w:val="en-US" w:eastAsia="zh-CN"/>
        </w:rPr>
        <w:instrText xml:space="preserve"> REF _Ref14295 \h </w:instrText>
      </w:r>
      <w:r>
        <w:rPr>
          <w:rFonts w:hint="eastAsia"/>
          <w:lang w:val="en-US" w:eastAsia="zh-CN"/>
        </w:rPr>
        <w:fldChar w:fldCharType="separate"/>
      </w:r>
      <w:r>
        <w:t>图1</w:t>
      </w:r>
      <w:r>
        <w:rPr>
          <w:rFonts w:hint="eastAsia"/>
          <w:lang w:val="en-US" w:eastAsia="zh-CN"/>
        </w:rPr>
        <w:fldChar w:fldCharType="end"/>
      </w:r>
      <w:r>
        <w:rPr>
          <w:rFonts w:hint="eastAsia"/>
          <w:lang w:val="en-US" w:eastAsia="zh-CN"/>
        </w:rPr>
        <w:t>所示：</w:t>
      </w:r>
    </w:p>
    <w:p>
      <w:pPr>
        <w:numPr>
          <w:ilvl w:val="0"/>
          <w:numId w:val="32"/>
        </w:numPr>
        <w:jc w:val="left"/>
        <w:rPr>
          <w:rFonts w:hint="eastAsia"/>
          <w:b/>
          <w:bCs/>
          <w:lang w:val="en-US" w:eastAsia="zh-CN"/>
        </w:rPr>
      </w:pPr>
      <w:r>
        <w:rPr>
          <w:rFonts w:hint="eastAsia"/>
          <w:b/>
          <w:bCs/>
          <w:lang w:val="en-US" w:eastAsia="zh-CN"/>
        </w:rPr>
        <w:t>验收申请</w:t>
      </w:r>
    </w:p>
    <w:p>
      <w:pPr>
        <w:widowControl w:val="0"/>
        <w:numPr>
          <w:ilvl w:val="0"/>
          <w:numId w:val="0"/>
        </w:numPr>
        <w:jc w:val="left"/>
        <w:rPr>
          <w:rFonts w:hint="eastAsia"/>
          <w:lang w:val="en-US" w:eastAsia="zh-CN"/>
        </w:rPr>
      </w:pPr>
      <w:r>
        <w:rPr>
          <w:rFonts w:hint="eastAsia"/>
          <w:lang w:val="en-US" w:eastAsia="zh-CN"/>
        </w:rPr>
        <w:t>验收申请支持两种不同资源类型的设备验收：资源设备验收和非资源设备验收。</w:t>
      </w:r>
    </w:p>
    <w:p>
      <w:pPr>
        <w:widowControl w:val="0"/>
        <w:numPr>
          <w:ilvl w:val="0"/>
          <w:numId w:val="33"/>
        </w:numPr>
        <w:ind w:left="420" w:leftChars="0" w:hanging="420" w:firstLineChars="0"/>
        <w:jc w:val="left"/>
        <w:rPr>
          <w:rFonts w:hint="eastAsia"/>
          <w:lang w:val="en-US" w:eastAsia="zh-CN"/>
        </w:rPr>
      </w:pPr>
      <w:r>
        <w:rPr>
          <w:rFonts w:hint="eastAsia"/>
          <w:lang w:val="en-US" w:eastAsia="zh-CN"/>
        </w:rPr>
        <w:t>资源设备：能录入到综资的动环设备，即待验收设备信息可从综资系统获取。</w:t>
      </w:r>
    </w:p>
    <w:p>
      <w:pPr>
        <w:widowControl w:val="0"/>
        <w:numPr>
          <w:ilvl w:val="0"/>
          <w:numId w:val="33"/>
        </w:numPr>
        <w:ind w:left="420" w:leftChars="0" w:hanging="420" w:firstLineChars="0"/>
        <w:jc w:val="left"/>
        <w:rPr>
          <w:rFonts w:hint="eastAsia"/>
          <w:lang w:val="en-US" w:eastAsia="zh-CN"/>
        </w:rPr>
      </w:pPr>
      <w:r>
        <w:rPr>
          <w:rFonts w:hint="eastAsia"/>
          <w:lang w:val="en-US" w:eastAsia="zh-CN"/>
        </w:rPr>
        <w:t>非资源设备：无法录入资源的动环设备，该类设备无综资分配的资源标识，且综资不可查。</w:t>
      </w:r>
    </w:p>
    <w:p>
      <w:pPr>
        <w:widowControl w:val="0"/>
        <w:numPr>
          <w:ilvl w:val="0"/>
          <w:numId w:val="0"/>
        </w:numPr>
        <w:jc w:val="left"/>
        <w:rPr>
          <w:rFonts w:hint="eastAsia"/>
          <w:lang w:val="en-US" w:eastAsia="zh-CN"/>
        </w:rPr>
      </w:pPr>
    </w:p>
    <w:p>
      <w:pPr>
        <w:numPr>
          <w:ilvl w:val="0"/>
          <w:numId w:val="0"/>
        </w:numPr>
        <w:ind w:leftChars="0"/>
        <w:jc w:val="left"/>
        <w:rPr>
          <w:rFonts w:hint="default"/>
          <w:lang w:val="en-US" w:eastAsia="zh-CN"/>
        </w:rPr>
      </w:pPr>
      <w:r>
        <w:rPr>
          <w:rFonts w:hint="eastAsia"/>
          <w:lang w:val="en-US" w:eastAsia="zh-CN"/>
        </w:rPr>
        <w:t>点击发起验收申请，进入工单发起页面。首先通过选择所属地市、所属区县、所属站点锁定当前工单待验收的设备范围。若范围选定后，已经添加了待验收设备信息，再返回修改空间位置，需弹窗提示“修改站点信息，当前已添加设备将被删除”</w:t>
      </w:r>
    </w:p>
    <w:p>
      <w:pPr>
        <w:numPr>
          <w:ilvl w:val="0"/>
          <w:numId w:val="34"/>
        </w:numPr>
        <w:ind w:left="425" w:leftChars="0" w:hanging="425" w:firstLineChars="0"/>
        <w:jc w:val="left"/>
        <w:rPr>
          <w:rFonts w:hint="eastAsia"/>
          <w:lang w:val="en-US" w:eastAsia="zh-CN"/>
        </w:rPr>
      </w:pPr>
      <w:r>
        <w:rPr>
          <w:rFonts w:hint="eastAsia"/>
          <w:lang w:val="en-US" w:eastAsia="zh-CN"/>
        </w:rPr>
        <w:t>添加工单待验收的资源设备</w:t>
      </w:r>
    </w:p>
    <w:p>
      <w:pPr>
        <w:keepNext w:val="0"/>
        <w:keepLines w:val="0"/>
        <w:pageBreakBefore w:val="0"/>
        <w:widowControl w:val="0"/>
        <w:kinsoku/>
        <w:wordWrap/>
        <w:overflowPunct/>
        <w:topLinePunct w:val="0"/>
        <w:autoSpaceDE/>
        <w:autoSpaceDN/>
        <w:bidi w:val="0"/>
        <w:adjustRightInd/>
        <w:snapToGrid/>
        <w:ind w:firstLine="440" w:firstLineChars="200"/>
        <w:jc w:val="left"/>
        <w:textAlignment w:val="auto"/>
        <w:rPr>
          <w:rFonts w:hint="eastAsia"/>
          <w:lang w:val="en-US" w:eastAsia="zh-CN"/>
        </w:rPr>
      </w:pPr>
      <w:r>
        <w:rPr>
          <w:rFonts w:hint="eastAsia"/>
          <w:lang w:val="en-US" w:eastAsia="zh-CN"/>
        </w:rPr>
        <w:t>同一个工单中的待验收设备必须属于同一个站点，但是支持跨机房。</w:t>
      </w:r>
    </w:p>
    <w:p>
      <w:pPr>
        <w:keepNext w:val="0"/>
        <w:keepLines w:val="0"/>
        <w:pageBreakBefore w:val="0"/>
        <w:widowControl w:val="0"/>
        <w:kinsoku/>
        <w:wordWrap/>
        <w:overflowPunct/>
        <w:topLinePunct w:val="0"/>
        <w:autoSpaceDE/>
        <w:autoSpaceDN/>
        <w:bidi w:val="0"/>
        <w:adjustRightInd/>
        <w:snapToGrid/>
        <w:ind w:firstLine="440" w:firstLineChars="200"/>
        <w:jc w:val="left"/>
        <w:textAlignment w:val="auto"/>
        <w:rPr>
          <w:rFonts w:hint="eastAsia"/>
          <w:lang w:val="en-US" w:eastAsia="zh-CN"/>
        </w:rPr>
      </w:pPr>
      <w:r>
        <w:rPr>
          <w:rFonts w:hint="eastAsia"/>
          <w:lang w:val="en-US" w:eastAsia="zh-CN"/>
        </w:rPr>
        <w:t>资源设备的选择通过表格弹窗进行多选。弹窗表格显示该站点下所有使用状态为“工程”的设备信息，包括以下综资字段：资源标识、所属地市、所属区县、所属站点、所属机房、设备类型、设备子类、设备名称、设备型号、使用状态。</w:t>
      </w:r>
    </w:p>
    <w:p>
      <w:pPr>
        <w:rPr>
          <w:rFonts w:hint="default"/>
          <w:lang w:val="en-US" w:eastAsia="zh-CN"/>
        </w:rPr>
      </w:pPr>
      <w:r>
        <w:rPr>
          <w:rFonts w:hint="eastAsia"/>
          <w:lang w:val="en-US" w:eastAsia="zh-CN"/>
        </w:rPr>
        <w:t>校验：1、同一条资源设备信息不允许重复添加。2、已通过入网验收或正在验收的设备不显示在可选列表中。</w:t>
      </w:r>
    </w:p>
    <w:p>
      <w:pPr>
        <w:keepNext w:val="0"/>
        <w:keepLines w:val="0"/>
        <w:pageBreakBefore w:val="0"/>
        <w:widowControl w:val="0"/>
        <w:kinsoku/>
        <w:wordWrap/>
        <w:overflowPunct/>
        <w:topLinePunct w:val="0"/>
        <w:autoSpaceDE/>
        <w:autoSpaceDN/>
        <w:bidi w:val="0"/>
        <w:adjustRightInd/>
        <w:snapToGrid/>
        <w:ind w:firstLine="440" w:firstLineChars="200"/>
        <w:jc w:val="left"/>
        <w:textAlignment w:val="auto"/>
        <w:rPr>
          <w:rFonts w:hint="eastAsia"/>
          <w:lang w:val="en-US" w:eastAsia="zh-CN"/>
        </w:rPr>
      </w:pPr>
    </w:p>
    <w:p>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lang w:val="en-US" w:eastAsia="zh-CN"/>
        </w:rPr>
      </w:pPr>
      <w:r>
        <w:rPr>
          <w:rFonts w:hint="eastAsia"/>
          <w:b/>
          <w:bCs/>
          <w:lang w:val="en-US" w:eastAsia="zh-CN"/>
        </w:rPr>
        <w:t>20250507优化：</w:t>
      </w:r>
    </w:p>
    <w:p>
      <w:pPr>
        <w:keepNext w:val="0"/>
        <w:keepLines w:val="0"/>
        <w:pageBreakBefore w:val="0"/>
        <w:widowControl w:val="0"/>
        <w:kinsoku/>
        <w:wordWrap/>
        <w:overflowPunct/>
        <w:topLinePunct w:val="0"/>
        <w:autoSpaceDE/>
        <w:autoSpaceDN/>
        <w:bidi w:val="0"/>
        <w:adjustRightInd/>
        <w:snapToGrid/>
        <w:ind w:firstLine="440" w:firstLineChars="200"/>
        <w:jc w:val="left"/>
        <w:textAlignment w:val="auto"/>
        <w:rPr>
          <w:rFonts w:hint="default"/>
          <w:lang w:val="en-US" w:eastAsia="zh-CN"/>
        </w:rPr>
      </w:pPr>
      <w:r>
        <w:rPr>
          <w:rFonts w:hint="eastAsia"/>
          <w:lang w:val="en-US" w:eastAsia="zh-CN"/>
        </w:rPr>
        <w:t>在</w:t>
      </w:r>
      <w:r>
        <w:rPr>
          <w:rFonts w:hint="default"/>
          <w:lang w:val="en-US" w:eastAsia="zh-CN"/>
        </w:rPr>
        <w:t>添加资源设备的弹窗中，增加机房和设备类型筛选条件。</w:t>
      </w:r>
    </w:p>
    <w:p>
      <w:pPr>
        <w:keepNext w:val="0"/>
        <w:keepLines w:val="0"/>
        <w:pageBreakBefore w:val="0"/>
        <w:widowControl w:val="0"/>
        <w:kinsoku/>
        <w:wordWrap/>
        <w:overflowPunct/>
        <w:topLinePunct w:val="0"/>
        <w:autoSpaceDE/>
        <w:autoSpaceDN/>
        <w:bidi w:val="0"/>
        <w:adjustRightInd/>
        <w:snapToGrid/>
        <w:ind w:firstLine="440" w:firstLineChars="200"/>
        <w:jc w:val="left"/>
        <w:textAlignment w:val="auto"/>
        <w:rPr>
          <w:rFonts w:hint="default"/>
          <w:lang w:val="en-US" w:eastAsia="zh-CN"/>
        </w:rPr>
      </w:pPr>
      <w:r>
        <w:rPr>
          <w:rFonts w:hint="default"/>
          <w:lang w:val="en-US" w:eastAsia="zh-CN"/>
        </w:rPr>
        <w:t>1、机房：下拉选择，支持模糊查找，选项枚举当前站点下的全部机房，支持多选。默认选择全部。</w:t>
      </w:r>
    </w:p>
    <w:p>
      <w:pPr>
        <w:keepNext w:val="0"/>
        <w:keepLines w:val="0"/>
        <w:pageBreakBefore w:val="0"/>
        <w:widowControl w:val="0"/>
        <w:kinsoku/>
        <w:wordWrap/>
        <w:overflowPunct/>
        <w:topLinePunct w:val="0"/>
        <w:autoSpaceDE/>
        <w:autoSpaceDN/>
        <w:bidi w:val="0"/>
        <w:adjustRightInd/>
        <w:snapToGrid/>
        <w:ind w:firstLine="440" w:firstLineChars="200"/>
        <w:jc w:val="left"/>
        <w:textAlignment w:val="auto"/>
        <w:rPr>
          <w:rFonts w:hint="default"/>
          <w:lang w:val="en-US" w:eastAsia="zh-CN"/>
        </w:rPr>
      </w:pPr>
      <w:r>
        <w:rPr>
          <w:rFonts w:hint="default"/>
          <w:lang w:val="en-US" w:eastAsia="zh-CN"/>
        </w:rPr>
        <w:t>2、设备类型：下拉选择，支持模糊查找，选项枚举已接入综资的全量设备类型</w:t>
      </w:r>
      <w:r>
        <w:rPr>
          <w:rFonts w:hint="eastAsia"/>
          <w:lang w:val="en-US" w:eastAsia="zh-CN"/>
        </w:rPr>
        <w:t>（见下表）</w:t>
      </w:r>
      <w:r>
        <w:rPr>
          <w:rFonts w:hint="default"/>
          <w:lang w:val="en-US" w:eastAsia="zh-CN"/>
        </w:rPr>
        <w:t>，支持多选。默认选择全部。</w:t>
      </w:r>
    </w:p>
    <w:p>
      <w:pPr>
        <w:keepNext w:val="0"/>
        <w:keepLines w:val="0"/>
        <w:pageBreakBefore w:val="0"/>
        <w:widowControl w:val="0"/>
        <w:kinsoku/>
        <w:wordWrap/>
        <w:overflowPunct/>
        <w:topLinePunct w:val="0"/>
        <w:autoSpaceDE/>
        <w:autoSpaceDN/>
        <w:bidi w:val="0"/>
        <w:adjustRightInd/>
        <w:snapToGrid/>
        <w:ind w:firstLine="440" w:firstLineChars="200"/>
        <w:jc w:val="left"/>
        <w:textAlignment w:val="auto"/>
        <w:rPr>
          <w:rFonts w:hint="default"/>
          <w:lang w:val="en-US" w:eastAsia="zh-CN"/>
        </w:rPr>
      </w:pPr>
      <w:r>
        <w:rPr>
          <w:rFonts w:hint="default"/>
          <w:lang w:val="en-US" w:eastAsia="zh-CN"/>
        </w:rPr>
        <w:t>权限说明：不涉及数据权限变更。</w:t>
      </w:r>
    </w:p>
    <w:tbl>
      <w:tblPr>
        <w:tblStyle w:val="32"/>
        <w:tblW w:w="365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706"/>
        <w:gridCol w:w="294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4" w:hRule="atLeast"/>
          <w:jc w:val="center"/>
        </w:trPr>
        <w:tc>
          <w:tcPr>
            <w:tcW w:w="706" w:type="dxa"/>
            <w:tcBorders>
              <w:top w:val="single" w:color="000000" w:sz="4" w:space="0"/>
              <w:left w:val="single" w:color="000000" w:sz="4" w:space="0"/>
              <w:bottom w:val="single" w:color="000000" w:sz="4" w:space="0"/>
              <w:right w:val="single" w:color="000000" w:sz="4" w:space="0"/>
            </w:tcBorders>
            <w:shd w:val="clear" w:color="auto" w:fill="00B0F0"/>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序号</w:t>
            </w:r>
          </w:p>
        </w:tc>
        <w:tc>
          <w:tcPr>
            <w:tcW w:w="2947" w:type="dxa"/>
            <w:tcBorders>
              <w:top w:val="single" w:color="000000" w:sz="4" w:space="0"/>
              <w:left w:val="single" w:color="000000" w:sz="4" w:space="0"/>
              <w:bottom w:val="single" w:color="000000" w:sz="4" w:space="0"/>
              <w:right w:val="single" w:color="000000" w:sz="4" w:space="0"/>
            </w:tcBorders>
            <w:shd w:val="clear" w:color="auto" w:fill="00B0F0"/>
            <w:noWrap/>
            <w:vAlign w:val="center"/>
          </w:tcPr>
          <w:p>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rPr>
            </w:pPr>
            <w:r>
              <w:rPr>
                <w:rFonts w:hint="eastAsia" w:ascii="宋体" w:hAnsi="宋体" w:eastAsia="宋体" w:cs="宋体"/>
                <w:i w:val="0"/>
                <w:iCs w:val="0"/>
                <w:color w:val="000000"/>
                <w:kern w:val="0"/>
                <w:sz w:val="22"/>
                <w:szCs w:val="22"/>
                <w:u w:val="none"/>
                <w:lang w:val="en-US" w:eastAsia="zh-CN" w:bidi="ar"/>
              </w:rPr>
              <w:t>设备类型</w:t>
            </w:r>
            <w:r>
              <w:rPr>
                <w:rFonts w:hint="eastAsia" w:ascii="宋体" w:hAnsi="宋体" w:cs="宋体"/>
                <w:i w:val="0"/>
                <w:iCs w:val="0"/>
                <w:color w:val="000000"/>
                <w:kern w:val="0"/>
                <w:sz w:val="22"/>
                <w:szCs w:val="22"/>
                <w:u w:val="none"/>
                <w:lang w:val="en-US" w:eastAsia="zh-CN" w:bidi="ar"/>
              </w:rPr>
              <w:t>（资源设备）</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jc w:val="center"/>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w:t>
            </w:r>
          </w:p>
        </w:tc>
        <w:tc>
          <w:tcPr>
            <w:tcW w:w="294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UPS配电</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jc w:val="center"/>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w:t>
            </w:r>
          </w:p>
        </w:tc>
        <w:tc>
          <w:tcPr>
            <w:tcW w:w="294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UPS设备</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jc w:val="center"/>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w:t>
            </w:r>
          </w:p>
        </w:tc>
        <w:tc>
          <w:tcPr>
            <w:tcW w:w="294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变换设备</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jc w:val="center"/>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w:t>
            </w:r>
          </w:p>
        </w:tc>
        <w:tc>
          <w:tcPr>
            <w:tcW w:w="294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变压器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jc w:val="center"/>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w:t>
            </w:r>
          </w:p>
        </w:tc>
        <w:tc>
          <w:tcPr>
            <w:tcW w:w="294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低压交流配电</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jc w:val="center"/>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w:t>
            </w:r>
          </w:p>
        </w:tc>
        <w:tc>
          <w:tcPr>
            <w:tcW w:w="294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低压直流配电</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jc w:val="center"/>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7</w:t>
            </w:r>
          </w:p>
        </w:tc>
        <w:tc>
          <w:tcPr>
            <w:tcW w:w="294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电池恒温箱</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jc w:val="center"/>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8</w:t>
            </w:r>
          </w:p>
        </w:tc>
        <w:tc>
          <w:tcPr>
            <w:tcW w:w="294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动环监控</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jc w:val="center"/>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9</w:t>
            </w:r>
          </w:p>
        </w:tc>
        <w:tc>
          <w:tcPr>
            <w:tcW w:w="294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发电机组</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jc w:val="center"/>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10</w:t>
            </w:r>
          </w:p>
        </w:tc>
        <w:tc>
          <w:tcPr>
            <w:tcW w:w="294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风光设备</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11</w:t>
            </w:r>
          </w:p>
        </w:tc>
        <w:tc>
          <w:tcPr>
            <w:tcW w:w="294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高压配电</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jc w:val="center"/>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12</w:t>
            </w:r>
          </w:p>
        </w:tc>
        <w:tc>
          <w:tcPr>
            <w:tcW w:w="294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高压直流电源</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jc w:val="center"/>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13</w:t>
            </w:r>
          </w:p>
        </w:tc>
        <w:tc>
          <w:tcPr>
            <w:tcW w:w="294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机房环境</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14</w:t>
            </w:r>
          </w:p>
        </w:tc>
        <w:tc>
          <w:tcPr>
            <w:tcW w:w="294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机房专用空调</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15</w:t>
            </w:r>
          </w:p>
        </w:tc>
        <w:tc>
          <w:tcPr>
            <w:tcW w:w="294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极早期烟感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16</w:t>
            </w:r>
          </w:p>
        </w:tc>
        <w:tc>
          <w:tcPr>
            <w:tcW w:w="294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开关电源</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17</w:t>
            </w:r>
          </w:p>
        </w:tc>
        <w:tc>
          <w:tcPr>
            <w:tcW w:w="294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锂电池</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18</w:t>
            </w:r>
          </w:p>
        </w:tc>
        <w:tc>
          <w:tcPr>
            <w:tcW w:w="294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普通空调</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jc w:val="center"/>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19</w:t>
            </w:r>
          </w:p>
        </w:tc>
        <w:tc>
          <w:tcPr>
            <w:tcW w:w="294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铅酸电池</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jc w:val="center"/>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20</w:t>
            </w:r>
          </w:p>
        </w:tc>
        <w:tc>
          <w:tcPr>
            <w:tcW w:w="294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智能电表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jc w:val="center"/>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21</w:t>
            </w:r>
          </w:p>
        </w:tc>
        <w:tc>
          <w:tcPr>
            <w:tcW w:w="294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智能门禁</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jc w:val="center"/>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22</w:t>
            </w:r>
          </w:p>
        </w:tc>
        <w:tc>
          <w:tcPr>
            <w:tcW w:w="294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智能通风换热</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23</w:t>
            </w:r>
          </w:p>
        </w:tc>
        <w:tc>
          <w:tcPr>
            <w:tcW w:w="294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中央空调末端</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24</w:t>
            </w:r>
          </w:p>
        </w:tc>
        <w:tc>
          <w:tcPr>
            <w:tcW w:w="294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中央空调主机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w:t>
            </w:r>
          </w:p>
        </w:tc>
        <w:tc>
          <w:tcPr>
            <w:tcW w:w="2947" w:type="dxa"/>
            <w:tcBorders>
              <w:top w:val="single" w:color="000000" w:sz="4" w:space="0"/>
              <w:left w:val="single" w:color="000000" w:sz="4" w:space="0"/>
              <w:bottom w:val="single" w:color="000000" w:sz="4" w:space="0"/>
              <w:right w:val="single" w:color="000000" w:sz="4" w:space="0"/>
            </w:tcBorders>
            <w:shd w:val="clear" w:color="auto" w:fill="FBD4B4" w:themeFill="accent6" w:themeFillTint="66"/>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高压直流配电</w:t>
            </w:r>
          </w:p>
        </w:tc>
      </w:tr>
    </w:tbl>
    <w:p>
      <w:pPr>
        <w:keepNext w:val="0"/>
        <w:keepLines w:val="0"/>
        <w:pageBreakBefore w:val="0"/>
        <w:widowControl w:val="0"/>
        <w:kinsoku/>
        <w:wordWrap/>
        <w:overflowPunct/>
        <w:topLinePunct w:val="0"/>
        <w:autoSpaceDE/>
        <w:autoSpaceDN/>
        <w:bidi w:val="0"/>
        <w:adjustRightInd/>
        <w:snapToGrid/>
        <w:ind w:firstLine="440" w:firstLineChars="200"/>
        <w:jc w:val="left"/>
        <w:textAlignment w:val="auto"/>
        <w:rPr>
          <w:rFonts w:hint="eastAsia"/>
          <w:lang w:val="en-US" w:eastAsia="zh-CN"/>
        </w:rPr>
      </w:pPr>
    </w:p>
    <w:p>
      <w:pPr>
        <w:keepNext w:val="0"/>
        <w:keepLines w:val="0"/>
        <w:pageBreakBefore w:val="0"/>
        <w:widowControl w:val="0"/>
        <w:kinsoku/>
        <w:wordWrap/>
        <w:overflowPunct/>
        <w:topLinePunct w:val="0"/>
        <w:autoSpaceDE/>
        <w:autoSpaceDN/>
        <w:bidi w:val="0"/>
        <w:adjustRightInd/>
        <w:snapToGrid/>
        <w:ind w:firstLine="440" w:firstLineChars="200"/>
        <w:jc w:val="left"/>
        <w:textAlignment w:val="auto"/>
        <w:rPr>
          <w:rFonts w:hint="eastAsia"/>
          <w:lang w:val="en-US" w:eastAsia="zh-CN"/>
        </w:rPr>
      </w:pPr>
    </w:p>
    <w:p>
      <w:pPr>
        <w:keepNext w:val="0"/>
        <w:keepLines w:val="0"/>
        <w:pageBreakBefore w:val="0"/>
        <w:widowControl w:val="0"/>
        <w:kinsoku/>
        <w:wordWrap/>
        <w:overflowPunct/>
        <w:topLinePunct w:val="0"/>
        <w:autoSpaceDE/>
        <w:autoSpaceDN/>
        <w:bidi w:val="0"/>
        <w:adjustRightInd/>
        <w:snapToGrid/>
        <w:ind w:firstLine="440" w:firstLineChars="200"/>
        <w:jc w:val="left"/>
        <w:textAlignment w:val="auto"/>
        <w:rPr>
          <w:rFonts w:hint="eastAsia"/>
          <w:lang w:val="en-US" w:eastAsia="zh-CN"/>
        </w:rPr>
      </w:pPr>
    </w:p>
    <w:p>
      <w:pPr>
        <w:keepNext w:val="0"/>
        <w:keepLines w:val="0"/>
        <w:pageBreakBefore w:val="0"/>
        <w:widowControl w:val="0"/>
        <w:numPr>
          <w:ilvl w:val="0"/>
          <w:numId w:val="34"/>
        </w:numPr>
        <w:kinsoku/>
        <w:wordWrap/>
        <w:overflowPunct/>
        <w:topLinePunct w:val="0"/>
        <w:autoSpaceDE/>
        <w:autoSpaceDN/>
        <w:bidi w:val="0"/>
        <w:adjustRightInd/>
        <w:snapToGrid/>
        <w:ind w:left="425" w:leftChars="0" w:hanging="425" w:firstLineChars="0"/>
        <w:jc w:val="left"/>
        <w:textAlignment w:val="auto"/>
        <w:rPr>
          <w:rFonts w:hint="eastAsia"/>
          <w:lang w:val="en-US" w:eastAsia="zh-CN"/>
        </w:rPr>
      </w:pPr>
      <w:r>
        <w:rPr>
          <w:rFonts w:hint="eastAsia"/>
          <w:lang w:val="en-US" w:eastAsia="zh-CN"/>
        </w:rPr>
        <w:t>添加工单待验收的非资源设备</w:t>
      </w:r>
    </w:p>
    <w:p>
      <w:pPr>
        <w:keepNext w:val="0"/>
        <w:keepLines w:val="0"/>
        <w:pageBreakBefore w:val="0"/>
        <w:widowControl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非资源的设备，需手动录入。录入信息包括：</w:t>
      </w:r>
    </w:p>
    <w:p>
      <w:pPr>
        <w:keepNext w:val="0"/>
        <w:keepLines w:val="0"/>
        <w:pageBreakBefore w:val="0"/>
        <w:widowControl w:val="0"/>
        <w:numPr>
          <w:ilvl w:val="0"/>
          <w:numId w:val="35"/>
        </w:numPr>
        <w:kinsoku/>
        <w:wordWrap/>
        <w:overflowPunct/>
        <w:topLinePunct w:val="0"/>
        <w:autoSpaceDE/>
        <w:autoSpaceDN/>
        <w:bidi w:val="0"/>
        <w:adjustRightInd/>
        <w:snapToGrid/>
        <w:ind w:left="420" w:leftChars="0" w:hanging="420" w:firstLineChars="0"/>
        <w:jc w:val="left"/>
        <w:textAlignment w:val="auto"/>
        <w:rPr>
          <w:rFonts w:hint="default"/>
          <w:lang w:val="en-US" w:eastAsia="zh-CN"/>
        </w:rPr>
      </w:pPr>
      <w:r>
        <w:rPr>
          <w:rFonts w:hint="eastAsia"/>
          <w:lang w:val="en-US" w:eastAsia="zh-CN"/>
        </w:rPr>
        <w:t>所属机房：下拉选择，当前站点下的所有机房可选</w:t>
      </w:r>
    </w:p>
    <w:p>
      <w:pPr>
        <w:keepNext w:val="0"/>
        <w:keepLines w:val="0"/>
        <w:pageBreakBefore w:val="0"/>
        <w:widowControl w:val="0"/>
        <w:numPr>
          <w:ilvl w:val="0"/>
          <w:numId w:val="35"/>
        </w:numPr>
        <w:kinsoku/>
        <w:wordWrap/>
        <w:overflowPunct/>
        <w:topLinePunct w:val="0"/>
        <w:autoSpaceDE/>
        <w:autoSpaceDN/>
        <w:bidi w:val="0"/>
        <w:adjustRightInd/>
        <w:snapToGrid/>
        <w:ind w:left="420" w:leftChars="0" w:hanging="420" w:firstLineChars="0"/>
        <w:jc w:val="left"/>
        <w:textAlignment w:val="auto"/>
        <w:rPr>
          <w:rFonts w:hint="default"/>
          <w:lang w:val="en-US" w:eastAsia="zh-CN"/>
        </w:rPr>
      </w:pPr>
      <w:r>
        <w:rPr>
          <w:rFonts w:hint="eastAsia"/>
          <w:lang w:val="en-US" w:eastAsia="zh-CN"/>
        </w:rPr>
        <w:t>设备类型：关联验收规范表模板功能中的“设备类型”，下拉选择显示已创建模板的设备类型。</w:t>
      </w:r>
    </w:p>
    <w:p>
      <w:pPr>
        <w:keepNext w:val="0"/>
        <w:keepLines w:val="0"/>
        <w:pageBreakBefore w:val="0"/>
        <w:widowControl w:val="0"/>
        <w:numPr>
          <w:ilvl w:val="0"/>
          <w:numId w:val="35"/>
        </w:numPr>
        <w:kinsoku/>
        <w:wordWrap/>
        <w:overflowPunct/>
        <w:topLinePunct w:val="0"/>
        <w:autoSpaceDE/>
        <w:autoSpaceDN/>
        <w:bidi w:val="0"/>
        <w:adjustRightInd/>
        <w:snapToGrid/>
        <w:ind w:left="420" w:leftChars="0" w:hanging="420" w:firstLineChars="0"/>
        <w:jc w:val="left"/>
        <w:textAlignment w:val="auto"/>
        <w:rPr>
          <w:rFonts w:hint="default"/>
          <w:lang w:val="en-US" w:eastAsia="zh-CN"/>
        </w:rPr>
      </w:pPr>
      <w:r>
        <w:rPr>
          <w:rFonts w:hint="eastAsia"/>
          <w:lang w:val="en-US" w:eastAsia="zh-CN"/>
        </w:rPr>
        <w:t>设备名称：手动输入，同一机房下的设备名称不允许重复（包括该机房已通过入网验收和正在验收的非资源设备名称），长度不超过50个字。</w:t>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lang w:val="en-US" w:eastAsia="zh-CN"/>
        </w:rPr>
      </w:pPr>
      <w:r>
        <w:rPr>
          <w:rFonts w:hint="eastAsia"/>
          <w:lang w:val="en-US" w:eastAsia="zh-CN"/>
        </w:rPr>
        <w:t>新增行，不允许提交内容为空，提交时需对新增行的所属机房、设备类型、设备名称内容进行不为空校验。</w:t>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lang w:val="en-US" w:eastAsia="zh-CN"/>
        </w:rPr>
      </w:pPr>
    </w:p>
    <w:p>
      <w:pPr>
        <w:keepNext w:val="0"/>
        <w:keepLines w:val="0"/>
        <w:pageBreakBefore w:val="0"/>
        <w:widowControl w:val="0"/>
        <w:numPr>
          <w:ilvl w:val="0"/>
          <w:numId w:val="34"/>
        </w:numPr>
        <w:kinsoku/>
        <w:wordWrap/>
        <w:overflowPunct/>
        <w:topLinePunct w:val="0"/>
        <w:autoSpaceDE/>
        <w:autoSpaceDN/>
        <w:bidi w:val="0"/>
        <w:adjustRightInd/>
        <w:snapToGrid/>
        <w:ind w:left="425" w:leftChars="0" w:hanging="425" w:firstLineChars="0"/>
        <w:jc w:val="left"/>
        <w:textAlignment w:val="auto"/>
        <w:rPr>
          <w:rFonts w:hint="eastAsia"/>
          <w:lang w:val="en-US" w:eastAsia="zh-CN"/>
        </w:rPr>
      </w:pPr>
      <w:r>
        <w:rPr>
          <w:rFonts w:hint="eastAsia"/>
          <w:lang w:val="en-US" w:eastAsia="zh-CN"/>
        </w:rPr>
        <w:t>审核人员填写</w:t>
      </w:r>
    </w:p>
    <w:p>
      <w:pPr>
        <w:keepNext w:val="0"/>
        <w:keepLines w:val="0"/>
        <w:pageBreakBefore w:val="0"/>
        <w:widowControl w:val="0"/>
        <w:numPr>
          <w:ilvl w:val="0"/>
          <w:numId w:val="36"/>
        </w:numPr>
        <w:kinsoku/>
        <w:wordWrap/>
        <w:overflowPunct/>
        <w:topLinePunct w:val="0"/>
        <w:autoSpaceDE/>
        <w:autoSpaceDN/>
        <w:bidi w:val="0"/>
        <w:adjustRightInd/>
        <w:snapToGrid/>
        <w:ind w:left="420" w:leftChars="0" w:hanging="420" w:firstLineChars="0"/>
        <w:jc w:val="left"/>
        <w:textAlignment w:val="auto"/>
        <w:rPr>
          <w:rFonts w:hint="eastAsia"/>
          <w:lang w:val="en-US" w:eastAsia="zh-CN"/>
        </w:rPr>
      </w:pPr>
      <w:r>
        <w:rPr>
          <w:rFonts w:hint="eastAsia"/>
          <w:lang w:val="en-US" w:eastAsia="zh-CN"/>
        </w:rPr>
        <w:t>市公司动力班长</w:t>
      </w:r>
    </w:p>
    <w:p>
      <w:pPr>
        <w:keepNext w:val="0"/>
        <w:keepLines w:val="0"/>
        <w:pageBreakBefore w:val="0"/>
        <w:widowControl w:val="0"/>
        <w:numPr>
          <w:ilvl w:val="0"/>
          <w:numId w:val="36"/>
        </w:numPr>
        <w:kinsoku/>
        <w:wordWrap/>
        <w:overflowPunct/>
        <w:topLinePunct w:val="0"/>
        <w:autoSpaceDE/>
        <w:autoSpaceDN/>
        <w:bidi w:val="0"/>
        <w:adjustRightInd/>
        <w:snapToGrid/>
        <w:ind w:left="420" w:leftChars="0" w:hanging="420" w:firstLineChars="0"/>
        <w:jc w:val="left"/>
        <w:textAlignment w:val="auto"/>
        <w:rPr>
          <w:rFonts w:hint="eastAsia"/>
          <w:lang w:val="en-US" w:eastAsia="zh-CN"/>
        </w:rPr>
      </w:pPr>
      <w:r>
        <w:rPr>
          <w:rFonts w:hint="eastAsia"/>
          <w:lang w:val="en-US" w:eastAsia="zh-CN"/>
        </w:rPr>
        <w:t>建设单位项目负责人</w:t>
      </w:r>
    </w:p>
    <w:p>
      <w:pPr>
        <w:keepNext w:val="0"/>
        <w:keepLines w:val="0"/>
        <w:pageBreakBefore w:val="0"/>
        <w:widowControl w:val="0"/>
        <w:numPr>
          <w:ilvl w:val="0"/>
          <w:numId w:val="36"/>
        </w:numPr>
        <w:kinsoku/>
        <w:wordWrap/>
        <w:overflowPunct/>
        <w:topLinePunct w:val="0"/>
        <w:autoSpaceDE/>
        <w:autoSpaceDN/>
        <w:bidi w:val="0"/>
        <w:adjustRightInd/>
        <w:snapToGrid/>
        <w:ind w:left="420" w:leftChars="0" w:hanging="420" w:firstLineChars="0"/>
        <w:jc w:val="left"/>
        <w:textAlignment w:val="auto"/>
        <w:rPr>
          <w:rFonts w:hint="default"/>
          <w:lang w:val="en-US" w:eastAsia="zh-CN"/>
        </w:rPr>
      </w:pPr>
      <w:r>
        <w:rPr>
          <w:rFonts w:hint="eastAsia"/>
          <w:lang w:val="en-US" w:eastAsia="zh-CN"/>
        </w:rPr>
        <w:t>施工单位项目负责人</w:t>
      </w:r>
    </w:p>
    <w:p>
      <w:pPr>
        <w:keepNext w:val="0"/>
        <w:keepLines w:val="0"/>
        <w:pageBreakBefore w:val="0"/>
        <w:widowControl w:val="0"/>
        <w:numPr>
          <w:ilvl w:val="0"/>
          <w:numId w:val="0"/>
        </w:numPr>
        <w:kinsoku/>
        <w:wordWrap/>
        <w:overflowPunct/>
        <w:topLinePunct w:val="0"/>
        <w:autoSpaceDE/>
        <w:autoSpaceDN/>
        <w:bidi w:val="0"/>
        <w:adjustRightInd/>
        <w:snapToGrid/>
        <w:ind w:leftChars="0"/>
        <w:jc w:val="left"/>
        <w:textAlignment w:val="auto"/>
        <w:rPr>
          <w:rFonts w:hint="default"/>
          <w:lang w:val="en-US" w:eastAsia="zh-CN"/>
        </w:rPr>
      </w:pPr>
      <w:r>
        <w:rPr>
          <w:rFonts w:hint="eastAsia"/>
          <w:lang w:val="en-US" w:eastAsia="zh-CN"/>
        </w:rPr>
        <w:t>表单允许取消、保存草稿和提交。提交时，需校验必填信息是否缺失。未提交流程的草稿允许删除。</w:t>
      </w:r>
    </w:p>
    <w:p>
      <w:pPr>
        <w:keepNext w:val="0"/>
        <w:keepLines w:val="0"/>
        <w:pageBreakBefore w:val="0"/>
        <w:widowControl w:val="0"/>
        <w:numPr>
          <w:ilvl w:val="0"/>
          <w:numId w:val="0"/>
        </w:numPr>
        <w:kinsoku/>
        <w:wordWrap/>
        <w:overflowPunct/>
        <w:topLinePunct w:val="0"/>
        <w:autoSpaceDE/>
        <w:autoSpaceDN/>
        <w:bidi w:val="0"/>
        <w:adjustRightInd/>
        <w:snapToGrid/>
        <w:ind w:leftChars="0"/>
        <w:jc w:val="left"/>
        <w:textAlignment w:val="auto"/>
        <w:rPr>
          <w:rFonts w:hint="eastAsia"/>
          <w:lang w:val="en-US" w:eastAsia="zh-CN"/>
        </w:rPr>
      </w:pPr>
    </w:p>
    <w:p>
      <w:pPr>
        <w:numPr>
          <w:ilvl w:val="0"/>
          <w:numId w:val="0"/>
        </w:numPr>
        <w:ind w:leftChars="0"/>
        <w:jc w:val="left"/>
        <w:rPr>
          <w:rFonts w:hint="eastAsia"/>
          <w:lang w:val="en-US" w:eastAsia="zh-CN"/>
        </w:rPr>
      </w:pPr>
      <w:r>
        <w:rPr>
          <w:rFonts w:hint="eastAsia"/>
          <w:lang w:val="en-US" w:eastAsia="zh-CN"/>
        </w:rPr>
        <w:t>工单提交时，</w:t>
      </w:r>
      <w:del w:id="514" w:author="zhoujiansheng" w:date="2025-08-19T14:43:29Z">
        <w:r>
          <w:rPr>
            <w:rFonts w:hint="eastAsia"/>
            <w:lang w:val="en-US" w:eastAsia="zh-CN"/>
          </w:rPr>
          <w:delText>根据工单提交的待验收设备信息，按设备验收规范表进行分类，使用同一个验收规范表的设备归为一类</w:delText>
        </w:r>
      </w:del>
      <w:ins w:id="515" w:author="zhoujiansheng" w:date="2025-08-19T14:43:36Z">
        <w:r>
          <w:rPr>
            <w:rFonts w:hint="eastAsia"/>
            <w:lang w:val="en-US" w:eastAsia="zh-CN"/>
          </w:rPr>
          <w:t>根据</w:t>
        </w:r>
      </w:ins>
      <w:ins w:id="516" w:author="zhoujiansheng" w:date="2025-08-19T14:43:39Z">
        <w:r>
          <w:rPr>
            <w:rFonts w:hint="eastAsia"/>
            <w:lang w:val="en-US" w:eastAsia="zh-CN"/>
          </w:rPr>
          <w:t>待</w:t>
        </w:r>
      </w:ins>
      <w:ins w:id="517" w:author="zhoujiansheng" w:date="2025-08-19T14:43:40Z">
        <w:r>
          <w:rPr>
            <w:rFonts w:hint="eastAsia"/>
            <w:lang w:val="en-US" w:eastAsia="zh-CN"/>
          </w:rPr>
          <w:t>验收</w:t>
        </w:r>
      </w:ins>
      <w:ins w:id="518" w:author="zhoujiansheng" w:date="2025-08-19T14:43:41Z">
        <w:r>
          <w:rPr>
            <w:rFonts w:hint="eastAsia"/>
            <w:lang w:val="en-US" w:eastAsia="zh-CN"/>
          </w:rPr>
          <w:t>设备</w:t>
        </w:r>
      </w:ins>
      <w:ins w:id="519" w:author="zhoujiansheng" w:date="2025-08-19T14:43:43Z">
        <w:r>
          <w:rPr>
            <w:rFonts w:hint="eastAsia"/>
            <w:lang w:val="en-US" w:eastAsia="zh-CN"/>
          </w:rPr>
          <w:t>信息，</w:t>
        </w:r>
      </w:ins>
      <w:ins w:id="520" w:author="zhoujiansheng" w:date="2025-08-19T14:43:45Z">
        <w:r>
          <w:rPr>
            <w:rFonts w:hint="eastAsia"/>
            <w:lang w:val="en-US" w:eastAsia="zh-CN"/>
          </w:rPr>
          <w:t>自动</w:t>
        </w:r>
      </w:ins>
      <w:ins w:id="521" w:author="zhoujiansheng" w:date="2025-08-19T14:43:46Z">
        <w:r>
          <w:rPr>
            <w:rFonts w:hint="eastAsia"/>
            <w:lang w:val="en-US" w:eastAsia="zh-CN"/>
          </w:rPr>
          <w:t>关联</w:t>
        </w:r>
      </w:ins>
      <w:ins w:id="522" w:author="zhoujiansheng" w:date="2025-08-19T14:43:49Z">
        <w:r>
          <w:rPr>
            <w:rFonts w:hint="eastAsia"/>
            <w:lang w:val="en-US" w:eastAsia="zh-CN"/>
          </w:rPr>
          <w:t>验收</w:t>
        </w:r>
      </w:ins>
      <w:ins w:id="523" w:author="zhoujiansheng" w:date="2025-08-19T14:43:50Z">
        <w:r>
          <w:rPr>
            <w:rFonts w:hint="eastAsia"/>
            <w:lang w:val="en-US" w:eastAsia="zh-CN"/>
          </w:rPr>
          <w:t>规范</w:t>
        </w:r>
      </w:ins>
      <w:ins w:id="524" w:author="zhoujiansheng" w:date="2025-08-19T14:43:51Z">
        <w:r>
          <w:rPr>
            <w:rFonts w:hint="eastAsia"/>
            <w:lang w:val="en-US" w:eastAsia="zh-CN"/>
          </w:rPr>
          <w:t>表。</w:t>
        </w:r>
      </w:ins>
      <w:ins w:id="525" w:author="zhoujiansheng" w:date="2025-08-19T14:43:54Z">
        <w:r>
          <w:rPr>
            <w:rFonts w:hint="eastAsia"/>
            <w:lang w:val="en-US" w:eastAsia="zh-CN"/>
          </w:rPr>
          <w:t>每</w:t>
        </w:r>
      </w:ins>
      <w:ins w:id="526" w:author="zhoujiansheng" w:date="2025-08-19T14:43:56Z">
        <w:r>
          <w:rPr>
            <w:rFonts w:hint="eastAsia"/>
            <w:lang w:val="en-US" w:eastAsia="zh-CN"/>
          </w:rPr>
          <w:t>台</w:t>
        </w:r>
      </w:ins>
      <w:ins w:id="527" w:author="zhoujiansheng" w:date="2025-08-19T14:43:57Z">
        <w:r>
          <w:rPr>
            <w:rFonts w:hint="eastAsia"/>
            <w:lang w:val="en-US" w:eastAsia="zh-CN"/>
          </w:rPr>
          <w:t>设备</w:t>
        </w:r>
      </w:ins>
      <w:ins w:id="528" w:author="zhoujiansheng" w:date="2025-08-19T14:44:01Z">
        <w:r>
          <w:rPr>
            <w:rFonts w:hint="eastAsia"/>
            <w:lang w:val="en-US" w:eastAsia="zh-CN"/>
          </w:rPr>
          <w:t>关联</w:t>
        </w:r>
      </w:ins>
      <w:ins w:id="529" w:author="zhoujiansheng" w:date="2025-08-19T14:44:23Z">
        <w:r>
          <w:rPr>
            <w:rFonts w:hint="eastAsia"/>
            <w:lang w:val="en-US" w:eastAsia="zh-CN"/>
          </w:rPr>
          <w:t>一张</w:t>
        </w:r>
      </w:ins>
      <w:ins w:id="530" w:author="zhoujiansheng" w:date="2025-08-19T14:44:26Z">
        <w:r>
          <w:rPr>
            <w:rFonts w:hint="eastAsia"/>
            <w:lang w:val="en-US" w:eastAsia="zh-CN"/>
          </w:rPr>
          <w:t>验收</w:t>
        </w:r>
      </w:ins>
      <w:ins w:id="531" w:author="zhoujiansheng" w:date="2025-08-19T14:44:29Z">
        <w:r>
          <w:rPr>
            <w:rFonts w:hint="eastAsia"/>
            <w:lang w:val="en-US" w:eastAsia="zh-CN"/>
          </w:rPr>
          <w:t>规范</w:t>
        </w:r>
      </w:ins>
      <w:ins w:id="532" w:author="zhoujiansheng" w:date="2025-08-19T14:44:31Z">
        <w:r>
          <w:rPr>
            <w:rFonts w:hint="eastAsia"/>
            <w:lang w:val="en-US" w:eastAsia="zh-CN"/>
          </w:rPr>
          <w:t>表</w:t>
        </w:r>
      </w:ins>
      <w:r>
        <w:rPr>
          <w:rFonts w:hint="eastAsia"/>
          <w:lang w:val="en-US" w:eastAsia="zh-CN"/>
        </w:rPr>
        <w:t>。</w:t>
      </w:r>
    </w:p>
    <w:p>
      <w:pPr>
        <w:numPr>
          <w:ilvl w:val="0"/>
          <w:numId w:val="0"/>
        </w:numPr>
        <w:ind w:leftChars="0"/>
        <w:jc w:val="left"/>
        <w:rPr>
          <w:rFonts w:hint="eastAsia"/>
          <w:lang w:val="en-US" w:eastAsia="zh-CN"/>
        </w:rPr>
      </w:pPr>
      <w:r>
        <w:rPr>
          <w:rFonts w:hint="eastAsia"/>
          <w:lang w:val="en-US" w:eastAsia="zh-CN"/>
        </w:rPr>
        <w:t>资源设备：根据“设备子类”信息自动关联已录入的验收规范表模板。</w:t>
      </w:r>
    </w:p>
    <w:p>
      <w:pPr>
        <w:numPr>
          <w:ilvl w:val="0"/>
          <w:numId w:val="0"/>
        </w:numPr>
        <w:ind w:leftChars="0"/>
        <w:jc w:val="left"/>
        <w:rPr>
          <w:rFonts w:hint="eastAsia"/>
          <w:lang w:val="en-US" w:eastAsia="zh-CN"/>
        </w:rPr>
      </w:pPr>
      <w:r>
        <w:rPr>
          <w:rFonts w:hint="eastAsia"/>
          <w:lang w:val="en-US" w:eastAsia="zh-CN"/>
        </w:rPr>
        <w:t>非资源设备：根据“设备类型”信息自动关联已录入的验收规范表模板。若存在同设备类型，取第一个创建的模板。</w:t>
      </w:r>
    </w:p>
    <w:p>
      <w:pPr>
        <w:numPr>
          <w:ilvl w:val="0"/>
          <w:numId w:val="0"/>
        </w:numPr>
        <w:ind w:leftChars="0"/>
        <w:jc w:val="left"/>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ind w:leftChars="0"/>
        <w:jc w:val="left"/>
        <w:textAlignment w:val="auto"/>
        <w:rPr>
          <w:rFonts w:hint="eastAsia"/>
          <w:lang w:val="en-US" w:eastAsia="zh-CN"/>
        </w:rPr>
      </w:pPr>
      <w:r>
        <w:rPr>
          <w:rFonts w:hint="eastAsia"/>
          <w:lang w:val="en-US" w:eastAsia="zh-CN"/>
        </w:rPr>
        <w:t>在选择资源设备或录入非资源设备时，校验设备是否可关联到已配置验收模板。若存在设备无法关联匹配到对应的模板，提示哪类设备关联失败，工单存在关联失败设备，不允许提交</w:t>
      </w:r>
    </w:p>
    <w:p>
      <w:pPr>
        <w:keepNext w:val="0"/>
        <w:keepLines w:val="0"/>
        <w:pageBreakBefore w:val="0"/>
        <w:widowControl w:val="0"/>
        <w:numPr>
          <w:ilvl w:val="0"/>
          <w:numId w:val="0"/>
        </w:numPr>
        <w:kinsoku/>
        <w:wordWrap/>
        <w:overflowPunct/>
        <w:topLinePunct w:val="0"/>
        <w:autoSpaceDE/>
        <w:autoSpaceDN/>
        <w:bidi w:val="0"/>
        <w:adjustRightInd/>
        <w:snapToGrid/>
        <w:ind w:leftChars="0"/>
        <w:jc w:val="left"/>
        <w:textAlignment w:val="auto"/>
        <w:rPr>
          <w:rFonts w:hint="default"/>
          <w:lang w:val="en-US" w:eastAsia="zh-CN"/>
        </w:rPr>
      </w:pPr>
      <w:r>
        <w:rPr>
          <w:rFonts w:hint="eastAsia"/>
          <w:lang w:val="en-US" w:eastAsia="zh-CN"/>
        </w:rPr>
        <w:t>提交工单时，需判断资源设备和非资源设备是否同时为空（未添加任何设备），若同时为空，不允许提交工单，弹窗提示“请至少添加一类设备”。</w:t>
      </w:r>
    </w:p>
    <w:p>
      <w:pPr>
        <w:jc w:val="center"/>
      </w:pPr>
      <w:r>
        <w:drawing>
          <wp:inline distT="0" distB="0" distL="114300" distR="114300">
            <wp:extent cx="3295650" cy="3797300"/>
            <wp:effectExtent l="0" t="0" r="11430" b="1270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23"/>
                    <a:stretch>
                      <a:fillRect/>
                    </a:stretch>
                  </pic:blipFill>
                  <pic:spPr>
                    <a:xfrm>
                      <a:off x="0" y="0"/>
                      <a:ext cx="3295650" cy="3797300"/>
                    </a:xfrm>
                    <a:prstGeom prst="rect">
                      <a:avLst/>
                    </a:prstGeom>
                    <a:noFill/>
                    <a:ln>
                      <a:noFill/>
                    </a:ln>
                  </pic:spPr>
                </pic:pic>
              </a:graphicData>
            </a:graphic>
          </wp:inline>
        </w:drawing>
      </w:r>
    </w:p>
    <w:p>
      <w:pPr>
        <w:pStyle w:val="14"/>
        <w:jc w:val="center"/>
        <w:rPr>
          <w:rFonts w:hint="default" w:eastAsia="宋体"/>
          <w:lang w:val="en-US" w:eastAsia="zh-CN"/>
        </w:rPr>
      </w:pPr>
      <w:bookmarkStart w:id="19" w:name="_Ref14295"/>
      <w:bookmarkStart w:id="20" w:name="_Ref14265"/>
      <w:r>
        <w:t>图</w:t>
      </w:r>
      <w:r>
        <w:fldChar w:fldCharType="begin"/>
      </w:r>
      <w:r>
        <w:instrText xml:space="preserve"> SEQ 图 \* ARABIC </w:instrText>
      </w:r>
      <w:r>
        <w:fldChar w:fldCharType="separate"/>
      </w:r>
      <w:r>
        <w:t>1</w:t>
      </w:r>
      <w:r>
        <w:fldChar w:fldCharType="end"/>
      </w:r>
      <w:bookmarkEnd w:id="19"/>
      <w:r>
        <w:rPr>
          <w:rFonts w:hint="eastAsia"/>
          <w:lang w:val="en-US" w:eastAsia="zh-CN"/>
        </w:rPr>
        <w:t>入网验收流程图</w:t>
      </w:r>
      <w:bookmarkEnd w:id="20"/>
    </w:p>
    <w:p>
      <w:pPr>
        <w:numPr>
          <w:ilvl w:val="0"/>
          <w:numId w:val="32"/>
        </w:numPr>
        <w:ind w:left="0" w:leftChars="0" w:firstLine="0" w:firstLineChars="0"/>
        <w:jc w:val="left"/>
        <w:rPr>
          <w:rFonts w:hint="eastAsia"/>
          <w:b/>
          <w:bCs/>
          <w:lang w:val="en-US" w:eastAsia="zh-CN"/>
        </w:rPr>
      </w:pPr>
      <w:r>
        <w:rPr>
          <w:rFonts w:hint="eastAsia"/>
          <w:b/>
          <w:bCs/>
          <w:lang w:val="en-US" w:eastAsia="zh-CN"/>
        </w:rPr>
        <w:t>审批转派</w:t>
      </w:r>
    </w:p>
    <w:p>
      <w:pPr>
        <w:jc w:val="left"/>
        <w:rPr>
          <w:rFonts w:hint="default"/>
          <w:lang w:val="en-US" w:eastAsia="zh-CN"/>
        </w:rPr>
      </w:pPr>
      <w:r>
        <w:rPr>
          <w:rFonts w:hint="eastAsia"/>
          <w:lang w:val="en-US" w:eastAsia="zh-CN"/>
        </w:rPr>
        <w:t>工单成功提交后，流转到市公司动力班长，由动力班长对工单进行审核及转派。</w:t>
      </w:r>
    </w:p>
    <w:p>
      <w:pPr>
        <w:jc w:val="left"/>
        <w:rPr>
          <w:rFonts w:hint="eastAsia"/>
          <w:lang w:val="en-US" w:eastAsia="zh-CN"/>
        </w:rPr>
      </w:pPr>
      <w:r>
        <w:rPr>
          <w:rFonts w:hint="eastAsia"/>
          <w:lang w:val="en-US" w:eastAsia="zh-CN"/>
        </w:rPr>
        <w:t>审核通过，则需指定负责“验收填报”环节的市公司动力维护人员，选择完成后可提交工单只下一步。</w:t>
      </w:r>
    </w:p>
    <w:p>
      <w:pPr>
        <w:jc w:val="left"/>
        <w:rPr>
          <w:rFonts w:hint="default"/>
          <w:lang w:val="en-US" w:eastAsia="zh-CN"/>
        </w:rPr>
      </w:pPr>
      <w:r>
        <w:rPr>
          <w:rFonts w:hint="eastAsia"/>
          <w:lang w:val="en-US" w:eastAsia="zh-CN"/>
        </w:rPr>
        <w:t>审核不通过，工单驳回至申请人。驳回后的工单可以修改或废弃。</w:t>
      </w:r>
    </w:p>
    <w:p>
      <w:pPr>
        <w:numPr>
          <w:ilvl w:val="0"/>
          <w:numId w:val="32"/>
        </w:numPr>
        <w:ind w:left="0" w:leftChars="0" w:firstLine="0" w:firstLineChars="0"/>
        <w:jc w:val="left"/>
        <w:rPr>
          <w:rFonts w:hint="default"/>
          <w:b/>
          <w:bCs/>
          <w:lang w:val="en-US" w:eastAsia="zh-CN"/>
        </w:rPr>
      </w:pPr>
      <w:r>
        <w:rPr>
          <w:rFonts w:hint="eastAsia"/>
          <w:b/>
          <w:bCs/>
          <w:lang w:val="en-US" w:eastAsia="zh-CN"/>
        </w:rPr>
        <w:t>验收填报</w:t>
      </w:r>
    </w:p>
    <w:p>
      <w:pPr>
        <w:jc w:val="left"/>
        <w:rPr>
          <w:rFonts w:hint="eastAsia"/>
          <w:lang w:val="en-US" w:eastAsia="zh-CN"/>
        </w:rPr>
      </w:pPr>
      <w:r>
        <w:rPr>
          <w:rFonts w:hint="eastAsia"/>
          <w:lang w:val="en-US" w:eastAsia="zh-CN"/>
        </w:rPr>
        <w:t>（参考云南动环入网验收——现场验收环节的验收检查表样式）</w:t>
      </w:r>
    </w:p>
    <w:p>
      <w:pPr>
        <w:jc w:val="left"/>
        <w:rPr>
          <w:rFonts w:hint="default"/>
          <w:lang w:val="en-US" w:eastAsia="zh-CN"/>
        </w:rPr>
      </w:pPr>
      <w:r>
        <w:rPr>
          <w:rFonts w:hint="eastAsia"/>
          <w:lang w:val="en-US" w:eastAsia="zh-CN"/>
        </w:rPr>
        <w:t>页面显示设备验收规范表，验收结果和备注可编辑填写。验收结果支持全选操作。</w:t>
      </w:r>
    </w:p>
    <w:tbl>
      <w:tblPr>
        <w:tblStyle w:val="32"/>
        <w:tblW w:w="9717"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728"/>
        <w:gridCol w:w="1884"/>
        <w:gridCol w:w="3142"/>
        <w:gridCol w:w="1514"/>
        <w:gridCol w:w="1320"/>
        <w:gridCol w:w="112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0" w:hRule="atLeast"/>
        </w:trPr>
        <w:tc>
          <w:tcPr>
            <w:tcW w:w="728" w:type="dxa"/>
            <w:tcBorders>
              <w:top w:val="single" w:color="000000" w:sz="4" w:space="0"/>
              <w:left w:val="single" w:color="000000" w:sz="4" w:space="0"/>
              <w:bottom w:val="single" w:color="000000" w:sz="4" w:space="0"/>
              <w:right w:val="single" w:color="000000" w:sz="4" w:space="0"/>
            </w:tcBorders>
            <w:shd w:val="clear" w:color="auto" w:fill="BFBFBF"/>
            <w:noWrap/>
            <w:vAlign w:val="bottom"/>
          </w:tcPr>
          <w:p>
            <w:pPr>
              <w:jc w:val="center"/>
              <w:rPr>
                <w:rFonts w:hint="default"/>
                <w:lang w:val="en-US" w:eastAsia="zh-CN"/>
              </w:rPr>
            </w:pPr>
            <w:r>
              <w:rPr>
                <w:rFonts w:hint="default"/>
                <w:lang w:val="en-US" w:eastAsia="zh-CN"/>
              </w:rPr>
              <w:t>序号</w:t>
            </w:r>
          </w:p>
        </w:tc>
        <w:tc>
          <w:tcPr>
            <w:tcW w:w="1884" w:type="dxa"/>
            <w:tcBorders>
              <w:top w:val="single" w:color="000000" w:sz="4" w:space="0"/>
              <w:left w:val="single" w:color="000000" w:sz="4" w:space="0"/>
              <w:bottom w:val="single" w:color="000000" w:sz="4" w:space="0"/>
              <w:right w:val="single" w:color="000000" w:sz="4" w:space="0"/>
            </w:tcBorders>
            <w:shd w:val="clear" w:color="auto" w:fill="BFBFBF"/>
            <w:noWrap/>
            <w:vAlign w:val="bottom"/>
          </w:tcPr>
          <w:p>
            <w:pPr>
              <w:jc w:val="center"/>
              <w:rPr>
                <w:rFonts w:hint="default"/>
                <w:lang w:val="en-US" w:eastAsia="zh-CN"/>
              </w:rPr>
            </w:pPr>
            <w:r>
              <w:rPr>
                <w:rFonts w:hint="default"/>
                <w:lang w:val="en-US" w:eastAsia="zh-CN"/>
              </w:rPr>
              <w:t>验收内容</w:t>
            </w:r>
          </w:p>
        </w:tc>
        <w:tc>
          <w:tcPr>
            <w:tcW w:w="3142" w:type="dxa"/>
            <w:tcBorders>
              <w:top w:val="single" w:color="000000" w:sz="4" w:space="0"/>
              <w:left w:val="single" w:color="000000" w:sz="4" w:space="0"/>
              <w:bottom w:val="single" w:color="000000" w:sz="4" w:space="0"/>
              <w:right w:val="single" w:color="000000" w:sz="4" w:space="0"/>
            </w:tcBorders>
            <w:shd w:val="clear" w:color="auto" w:fill="BFBFBF"/>
            <w:noWrap/>
            <w:vAlign w:val="bottom"/>
          </w:tcPr>
          <w:p>
            <w:pPr>
              <w:jc w:val="center"/>
              <w:rPr>
                <w:rFonts w:hint="default"/>
                <w:lang w:val="en-US" w:eastAsia="zh-CN"/>
              </w:rPr>
            </w:pPr>
            <w:r>
              <w:rPr>
                <w:rFonts w:hint="default"/>
                <w:lang w:val="en-US" w:eastAsia="zh-CN"/>
              </w:rPr>
              <w:t>检测规范</w:t>
            </w:r>
          </w:p>
        </w:tc>
        <w:tc>
          <w:tcPr>
            <w:tcW w:w="1514" w:type="dxa"/>
            <w:tcBorders>
              <w:top w:val="single" w:color="000000" w:sz="4" w:space="0"/>
              <w:left w:val="single" w:color="000000" w:sz="4" w:space="0"/>
              <w:bottom w:val="single" w:color="000000" w:sz="4" w:space="0"/>
              <w:right w:val="single" w:color="000000" w:sz="4" w:space="0"/>
            </w:tcBorders>
            <w:shd w:val="clear" w:color="auto" w:fill="BFBFBF"/>
            <w:noWrap/>
            <w:vAlign w:val="bottom"/>
          </w:tcPr>
          <w:p>
            <w:pPr>
              <w:jc w:val="center"/>
              <w:rPr>
                <w:rFonts w:hint="default"/>
                <w:lang w:val="en-US" w:eastAsia="zh-CN"/>
              </w:rPr>
            </w:pPr>
            <w:r>
              <w:rPr>
                <w:rFonts w:hint="default"/>
                <w:lang w:val="en-US" w:eastAsia="zh-CN"/>
              </w:rPr>
              <w:t>补充说明</w:t>
            </w:r>
          </w:p>
        </w:tc>
        <w:tc>
          <w:tcPr>
            <w:tcW w:w="1320" w:type="dxa"/>
            <w:tcBorders>
              <w:top w:val="single" w:color="000000" w:sz="4" w:space="0"/>
              <w:left w:val="single" w:color="000000" w:sz="4" w:space="0"/>
              <w:bottom w:val="single" w:color="000000" w:sz="4" w:space="0"/>
              <w:right w:val="single" w:color="000000" w:sz="4" w:space="0"/>
            </w:tcBorders>
            <w:shd w:val="clear" w:color="auto" w:fill="92D050"/>
            <w:noWrap/>
            <w:vAlign w:val="bottom"/>
          </w:tcPr>
          <w:p>
            <w:pPr>
              <w:jc w:val="center"/>
              <w:rPr>
                <w:rFonts w:hint="default"/>
                <w:lang w:val="en-US" w:eastAsia="zh-CN"/>
              </w:rPr>
            </w:pPr>
            <w:r>
              <w:rPr>
                <w:rFonts w:hint="default"/>
                <w:lang w:val="en-US" w:eastAsia="zh-CN"/>
              </w:rPr>
              <w:t>验收结果</w:t>
            </w:r>
          </w:p>
        </w:tc>
        <w:tc>
          <w:tcPr>
            <w:tcW w:w="1129" w:type="dxa"/>
            <w:tcBorders>
              <w:top w:val="single" w:color="000000" w:sz="4" w:space="0"/>
              <w:left w:val="single" w:color="000000" w:sz="4" w:space="0"/>
              <w:bottom w:val="single" w:color="000000" w:sz="4" w:space="0"/>
              <w:right w:val="single" w:color="000000" w:sz="4" w:space="0"/>
            </w:tcBorders>
            <w:shd w:val="clear" w:color="auto" w:fill="92D050"/>
            <w:vAlign w:val="bottom"/>
          </w:tcPr>
          <w:p>
            <w:pPr>
              <w:jc w:val="center"/>
              <w:rPr>
                <w:rFonts w:hint="default"/>
                <w:lang w:val="en-US" w:eastAsia="zh-CN"/>
              </w:rPr>
            </w:pPr>
            <w:r>
              <w:rPr>
                <w:rFonts w:hint="default"/>
                <w:lang w:val="en-US" w:eastAsia="zh-CN"/>
              </w:rPr>
              <w:t>备注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72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left"/>
              <w:rPr>
                <w:rFonts w:hint="default"/>
                <w:lang w:val="en-US" w:eastAsia="zh-CN"/>
              </w:rPr>
            </w:pPr>
          </w:p>
        </w:tc>
        <w:tc>
          <w:tcPr>
            <w:tcW w:w="18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left"/>
              <w:rPr>
                <w:rFonts w:hint="default"/>
                <w:lang w:val="en-US" w:eastAsia="zh-CN"/>
              </w:rPr>
            </w:pPr>
          </w:p>
        </w:tc>
        <w:tc>
          <w:tcPr>
            <w:tcW w:w="31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left"/>
              <w:rPr>
                <w:rFonts w:hint="default"/>
                <w:lang w:val="en-US" w:eastAsia="zh-CN"/>
              </w:rPr>
            </w:pPr>
          </w:p>
        </w:tc>
        <w:tc>
          <w:tcPr>
            <w:tcW w:w="151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left"/>
              <w:rPr>
                <w:rFonts w:hint="default"/>
                <w:lang w:val="en-US" w:eastAsia="zh-CN"/>
              </w:rPr>
            </w:pPr>
          </w:p>
        </w:tc>
        <w:tc>
          <w:tcPr>
            <w:tcW w:w="13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left"/>
              <w:rPr>
                <w:rFonts w:hint="default"/>
                <w:lang w:val="en-US" w:eastAsia="zh-CN"/>
              </w:rPr>
            </w:pPr>
            <w:r>
              <w:rPr>
                <w:rFonts w:hint="eastAsia"/>
                <w:lang w:val="en-US" w:eastAsia="zh-CN"/>
              </w:rPr>
              <w:t>枚举：合格/不合格</w:t>
            </w:r>
          </w:p>
        </w:tc>
        <w:tc>
          <w:tcPr>
            <w:tcW w:w="1129"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lang w:val="en-US" w:eastAsia="zh-CN"/>
              </w:rPr>
            </w:pPr>
            <w:r>
              <w:rPr>
                <w:rFonts w:hint="eastAsia"/>
                <w:lang w:val="en-US" w:eastAsia="zh-CN"/>
              </w:rPr>
              <w:t>手动输入</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72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left"/>
              <w:rPr>
                <w:rFonts w:hint="default"/>
                <w:lang w:val="en-US" w:eastAsia="zh-CN"/>
              </w:rPr>
            </w:pPr>
          </w:p>
        </w:tc>
        <w:tc>
          <w:tcPr>
            <w:tcW w:w="18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left"/>
              <w:rPr>
                <w:rFonts w:hint="default"/>
                <w:lang w:val="en-US" w:eastAsia="zh-CN"/>
              </w:rPr>
            </w:pPr>
          </w:p>
        </w:tc>
        <w:tc>
          <w:tcPr>
            <w:tcW w:w="31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left"/>
              <w:rPr>
                <w:rFonts w:hint="default"/>
                <w:lang w:val="en-US" w:eastAsia="zh-CN"/>
              </w:rPr>
            </w:pPr>
          </w:p>
        </w:tc>
        <w:tc>
          <w:tcPr>
            <w:tcW w:w="151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left"/>
              <w:rPr>
                <w:rFonts w:hint="default"/>
                <w:lang w:val="en-US" w:eastAsia="zh-CN"/>
              </w:rPr>
            </w:pPr>
          </w:p>
        </w:tc>
        <w:tc>
          <w:tcPr>
            <w:tcW w:w="13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left"/>
              <w:rPr>
                <w:rFonts w:hint="default"/>
                <w:lang w:val="en-US" w:eastAsia="zh-CN"/>
              </w:rPr>
            </w:pPr>
          </w:p>
        </w:tc>
        <w:tc>
          <w:tcPr>
            <w:tcW w:w="1129"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default"/>
                <w:lang w:val="en-US" w:eastAsia="zh-CN"/>
              </w:rPr>
            </w:pPr>
            <w:r>
              <w:rPr>
                <w:rFonts w:hint="eastAsia"/>
                <w:lang w:val="en-US" w:eastAsia="zh-CN"/>
              </w:rPr>
              <w:t>输入内容不超过500个字</w:t>
            </w:r>
          </w:p>
        </w:tc>
      </w:tr>
    </w:tbl>
    <w:p>
      <w:pPr>
        <w:jc w:val="left"/>
        <w:rPr>
          <w:rFonts w:hint="eastAsia"/>
          <w:lang w:val="en-US" w:eastAsia="zh-CN"/>
        </w:rPr>
      </w:pPr>
      <w:r>
        <w:rPr>
          <w:rFonts w:hint="eastAsia"/>
          <w:lang w:val="en-US" w:eastAsia="zh-CN"/>
        </w:rPr>
        <w:t>验收通过：工单流转回市公司动力班长处。</w:t>
      </w:r>
    </w:p>
    <w:p>
      <w:pPr>
        <w:jc w:val="left"/>
        <w:rPr>
          <w:rFonts w:hint="default"/>
          <w:lang w:val="en-US" w:eastAsia="zh-CN"/>
        </w:rPr>
      </w:pPr>
      <w:r>
        <w:rPr>
          <w:rFonts w:hint="eastAsia"/>
          <w:lang w:val="en-US" w:eastAsia="zh-CN"/>
        </w:rPr>
        <w:t>验收不通过：工单驳回至申请人。驳回后的工单可以修改或废弃。</w:t>
      </w:r>
    </w:p>
    <w:p>
      <w:pPr>
        <w:jc w:val="left"/>
        <w:rPr>
          <w:rFonts w:hint="default"/>
          <w:lang w:val="en-US" w:eastAsia="zh-CN"/>
        </w:rPr>
      </w:pPr>
    </w:p>
    <w:p>
      <w:pPr>
        <w:numPr>
          <w:ilvl w:val="0"/>
          <w:numId w:val="32"/>
        </w:numPr>
        <w:ind w:left="0" w:leftChars="0" w:firstLine="0" w:firstLineChars="0"/>
        <w:jc w:val="left"/>
        <w:rPr>
          <w:rFonts w:hint="default"/>
          <w:b/>
          <w:bCs/>
          <w:lang w:val="en-US" w:eastAsia="zh-CN"/>
        </w:rPr>
      </w:pPr>
      <w:r>
        <w:rPr>
          <w:rFonts w:hint="eastAsia"/>
          <w:b/>
          <w:bCs/>
          <w:lang w:val="en-US" w:eastAsia="zh-CN"/>
        </w:rPr>
        <w:t>结果审批</w:t>
      </w:r>
    </w:p>
    <w:p>
      <w:pPr>
        <w:keepNext w:val="0"/>
        <w:keepLines w:val="0"/>
        <w:pageBreakBefore w:val="0"/>
        <w:widowControl w:val="0"/>
        <w:numPr>
          <w:ilvl w:val="0"/>
          <w:numId w:val="0"/>
        </w:numPr>
        <w:kinsoku/>
        <w:wordWrap/>
        <w:overflowPunct/>
        <w:topLinePunct w:val="0"/>
        <w:autoSpaceDE/>
        <w:autoSpaceDN/>
        <w:bidi w:val="0"/>
        <w:adjustRightInd/>
        <w:snapToGrid/>
        <w:ind w:leftChars="0"/>
        <w:jc w:val="left"/>
        <w:textAlignment w:val="auto"/>
        <w:rPr>
          <w:rFonts w:hint="default"/>
          <w:lang w:val="en-US" w:eastAsia="zh-CN"/>
        </w:rPr>
      </w:pPr>
      <w:r>
        <w:rPr>
          <w:rFonts w:hint="eastAsia"/>
          <w:lang w:val="en-US" w:eastAsia="zh-CN"/>
        </w:rPr>
        <w:t>市公司动力班长审批无误后工单自动流转至对应的建设单位项目负责人及施工单位项目负责人处理。验收结果审批不通过，驳回至验收填报环节。</w:t>
      </w:r>
    </w:p>
    <w:p>
      <w:pPr>
        <w:jc w:val="left"/>
        <w:rPr>
          <w:rFonts w:hint="eastAsia"/>
          <w:lang w:val="en-US" w:eastAsia="zh-CN"/>
        </w:rPr>
      </w:pPr>
    </w:p>
    <w:p>
      <w:pPr>
        <w:widowControl w:val="0"/>
        <w:numPr>
          <w:ilvl w:val="0"/>
          <w:numId w:val="32"/>
        </w:numPr>
        <w:ind w:left="0" w:leftChars="0" w:firstLine="0" w:firstLineChars="0"/>
        <w:jc w:val="left"/>
        <w:rPr>
          <w:rFonts w:hint="eastAsia"/>
          <w:b/>
          <w:bCs/>
          <w:lang w:val="en-US" w:eastAsia="zh-CN"/>
        </w:rPr>
      </w:pPr>
      <w:r>
        <w:rPr>
          <w:rFonts w:hint="eastAsia"/>
          <w:b/>
          <w:bCs/>
          <w:lang w:val="en-US" w:eastAsia="zh-CN"/>
        </w:rPr>
        <w:t>结果确认</w:t>
      </w:r>
    </w:p>
    <w:p>
      <w:pPr>
        <w:widowControl w:val="0"/>
        <w:numPr>
          <w:ilvl w:val="0"/>
          <w:numId w:val="0"/>
        </w:numPr>
        <w:jc w:val="left"/>
        <w:rPr>
          <w:rFonts w:hint="default"/>
          <w:lang w:val="en-US" w:eastAsia="zh-CN"/>
        </w:rPr>
      </w:pPr>
      <w:r>
        <w:rPr>
          <w:rFonts w:hint="eastAsia"/>
          <w:lang w:val="en-US" w:eastAsia="zh-CN"/>
        </w:rPr>
        <w:t>结果审批通过后，工单先后流转至建设单位项目负责人及施工单位项目负责人，两人都审批通过，工单流转至验收归档环节。其中一人不通过，工单驳回至验收填报环节。市动力维护人员整改后，需再次经过市公司动力班长进行结果审批。</w:t>
      </w:r>
    </w:p>
    <w:p>
      <w:pPr>
        <w:widowControl w:val="0"/>
        <w:numPr>
          <w:ilvl w:val="0"/>
          <w:numId w:val="0"/>
        </w:numPr>
        <w:jc w:val="left"/>
        <w:rPr>
          <w:rFonts w:hint="default"/>
          <w:lang w:val="en-US" w:eastAsia="zh-CN"/>
        </w:rPr>
      </w:pPr>
    </w:p>
    <w:p>
      <w:pPr>
        <w:widowControl w:val="0"/>
        <w:numPr>
          <w:ilvl w:val="0"/>
          <w:numId w:val="32"/>
        </w:numPr>
        <w:ind w:left="0" w:leftChars="0" w:firstLine="0" w:firstLineChars="0"/>
        <w:jc w:val="left"/>
        <w:rPr>
          <w:rFonts w:hint="default"/>
          <w:b/>
          <w:bCs/>
          <w:lang w:val="en-US" w:eastAsia="zh-CN"/>
        </w:rPr>
      </w:pPr>
      <w:r>
        <w:rPr>
          <w:rFonts w:hint="eastAsia"/>
          <w:b/>
          <w:bCs/>
          <w:lang w:val="en-US" w:eastAsia="zh-CN"/>
        </w:rPr>
        <w:t>验收归档</w:t>
      </w:r>
    </w:p>
    <w:p>
      <w:pPr>
        <w:jc w:val="left"/>
        <w:rPr>
          <w:rFonts w:hint="default"/>
          <w:lang w:val="en-US" w:eastAsia="zh-CN"/>
        </w:rPr>
      </w:pPr>
      <w:r>
        <w:rPr>
          <w:rFonts w:hint="eastAsia"/>
          <w:lang w:val="en-US" w:eastAsia="zh-CN"/>
        </w:rPr>
        <w:t>验收结果确认通过后，工单流转回申请人处，由申请人进行验收归档。验收工单归档后，验收规范表支持导出。</w:t>
      </w:r>
    </w:p>
    <w:p>
      <w:pPr>
        <w:jc w:val="left"/>
        <w:rPr>
          <w:rFonts w:hint="default"/>
          <w:lang w:val="en-US" w:eastAsia="zh-CN"/>
        </w:rPr>
      </w:pPr>
      <w:r>
        <w:rPr>
          <w:rFonts w:hint="eastAsia"/>
          <w:lang w:val="en-US" w:eastAsia="zh-CN"/>
        </w:rPr>
        <w:t>（后期可能需要在验收归档环节，通过实时修改接口，对验收通过的资源设备，进行使用状态从“工程”修改为“在网”）</w:t>
      </w:r>
    </w:p>
    <w:p>
      <w:pPr>
        <w:jc w:val="left"/>
        <w:rPr>
          <w:rFonts w:hint="default"/>
          <w:lang w:val="en-US" w:eastAsia="zh-CN"/>
        </w:rPr>
      </w:pPr>
    </w:p>
    <w:p>
      <w:pPr>
        <w:jc w:val="left"/>
        <w:rPr>
          <w:rFonts w:hint="default"/>
          <w:lang w:val="en-US" w:eastAsia="zh-CN"/>
        </w:rPr>
        <w:sectPr>
          <w:pgSz w:w="11906" w:h="16838"/>
          <w:pgMar w:top="1440" w:right="1080" w:bottom="1440" w:left="1080" w:header="680" w:footer="992" w:gutter="0"/>
          <w:cols w:space="425" w:num="1"/>
          <w:docGrid w:type="lines" w:linePitch="312" w:charSpace="0"/>
        </w:sectPr>
      </w:pPr>
    </w:p>
    <w:p>
      <w:pPr>
        <w:pStyle w:val="5"/>
      </w:pPr>
      <w:bookmarkStart w:id="21" w:name="_Toc18917"/>
      <w:r>
        <w:rPr>
          <w:rFonts w:hint="eastAsia"/>
        </w:rPr>
        <w:t>AIMIOps-</w:t>
      </w:r>
      <w:r>
        <w:rPr>
          <w:rFonts w:hint="eastAsia"/>
          <w:lang w:val="en-US" w:eastAsia="zh-CN"/>
        </w:rPr>
        <w:t>GX-</w:t>
      </w:r>
      <w:r>
        <w:rPr>
          <w:rFonts w:hint="eastAsia"/>
        </w:rPr>
        <w:t>BR-F</w:t>
      </w:r>
      <w:r>
        <w:rPr>
          <w:rFonts w:hint="eastAsia"/>
          <w:lang w:val="en-US" w:eastAsia="zh-CN"/>
        </w:rPr>
        <w:t>-02</w:t>
      </w:r>
      <w:r>
        <w:rPr>
          <w:rFonts w:hint="eastAsia"/>
        </w:rPr>
        <w:t>-</w:t>
      </w:r>
      <w:r>
        <w:rPr>
          <w:rFonts w:hint="eastAsia"/>
          <w:lang w:val="en-US" w:eastAsia="zh-CN"/>
        </w:rPr>
        <w:t>002验收规范表模板</w:t>
      </w:r>
      <w:bookmarkEnd w:id="21"/>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lang w:val="en-US" w:eastAsia="zh-CN"/>
        </w:rPr>
      </w:pPr>
      <w:r>
        <w:rPr>
          <w:rFonts w:hint="eastAsia"/>
          <w:b/>
          <w:bCs/>
          <w:lang w:val="en-US" w:eastAsia="zh-CN"/>
        </w:rPr>
        <w:t>功能位置</w:t>
      </w:r>
      <w:r>
        <w:rPr>
          <w:rFonts w:hint="eastAsia"/>
          <w:lang w:val="en-US" w:eastAsia="zh-CN"/>
        </w:rPr>
        <w:t>：流程管理——验收——验收规范表模板</w:t>
      </w:r>
    </w:p>
    <w:p>
      <w:pPr>
        <w:jc w:val="left"/>
        <w:rPr>
          <w:rFonts w:hint="default"/>
          <w:lang w:val="en-US" w:eastAsia="zh-CN"/>
        </w:rPr>
      </w:pPr>
      <w:r>
        <w:rPr>
          <w:rFonts w:hint="eastAsia"/>
          <w:b/>
          <w:bCs/>
          <w:lang w:val="en-US" w:eastAsia="zh-CN"/>
        </w:rPr>
        <w:t>功能权限</w:t>
      </w:r>
      <w:r>
        <w:rPr>
          <w:rFonts w:hint="eastAsia"/>
          <w:lang w:val="en-US" w:eastAsia="zh-CN"/>
        </w:rPr>
        <w:t>：通过权限管理来配置可以访问该页面的用户，初始默认开放给省级管理员权限。</w:t>
      </w:r>
    </w:p>
    <w:p>
      <w:pPr>
        <w:jc w:val="left"/>
        <w:rPr>
          <w:rFonts w:hint="default"/>
          <w:lang w:val="en-US" w:eastAsia="zh-CN"/>
        </w:rPr>
      </w:pPr>
    </w:p>
    <w:p>
      <w:pPr>
        <w:jc w:val="left"/>
        <w:rPr>
          <w:rFonts w:hint="default"/>
          <w:lang w:val="en-US" w:eastAsia="zh-CN"/>
        </w:rPr>
      </w:pPr>
      <w:r>
        <w:rPr>
          <w:rFonts w:hint="eastAsia"/>
          <w:lang w:val="en-US" w:eastAsia="zh-CN"/>
        </w:rPr>
        <w:t>模板列表支持查询，查询条件可重置。</w:t>
      </w:r>
    </w:p>
    <w:p>
      <w:pPr>
        <w:jc w:val="left"/>
        <w:rPr>
          <w:rFonts w:hint="default"/>
          <w:lang w:val="en-US" w:eastAsia="zh-CN"/>
        </w:rPr>
      </w:pPr>
      <w:r>
        <w:rPr>
          <w:rFonts w:hint="eastAsia"/>
          <w:lang w:val="en-US" w:eastAsia="zh-CN"/>
        </w:rPr>
        <w:t>模板名称：支持模糊查询，下拉显示对应已创建模板的名称。默认全选</w:t>
      </w:r>
    </w:p>
    <w:p>
      <w:pPr>
        <w:jc w:val="left"/>
        <w:rPr>
          <w:rFonts w:hint="default"/>
          <w:lang w:val="en-US" w:eastAsia="zh-CN"/>
        </w:rPr>
      </w:pPr>
      <w:r>
        <w:rPr>
          <w:rFonts w:hint="eastAsia"/>
          <w:lang w:val="en-US" w:eastAsia="zh-CN"/>
        </w:rPr>
        <w:t>设备类型：枚举值，已创建的所有模板的设备类型名称。默认全选</w:t>
      </w:r>
    </w:p>
    <w:p>
      <w:pPr>
        <w:jc w:val="left"/>
        <w:rPr>
          <w:rFonts w:hint="default"/>
          <w:lang w:val="en-US" w:eastAsia="zh-CN"/>
        </w:rPr>
      </w:pPr>
      <w:r>
        <w:rPr>
          <w:rFonts w:hint="eastAsia"/>
          <w:lang w:val="en-US" w:eastAsia="zh-CN"/>
        </w:rPr>
        <w:t>资源分类：枚举值，资源设备/非资源设备。默认全选</w:t>
      </w:r>
    </w:p>
    <w:p>
      <w:pPr>
        <w:jc w:val="left"/>
        <w:rPr>
          <w:rFonts w:hint="default"/>
          <w:lang w:val="en-US" w:eastAsia="zh-CN"/>
        </w:rPr>
      </w:pPr>
    </w:p>
    <w:p>
      <w:pPr>
        <w:jc w:val="left"/>
        <w:rPr>
          <w:rFonts w:hint="eastAsia"/>
          <w:lang w:val="en-US" w:eastAsia="zh-CN"/>
        </w:rPr>
      </w:pPr>
      <w:r>
        <w:rPr>
          <w:rFonts w:hint="eastAsia"/>
          <w:lang w:val="en-US" w:eastAsia="zh-CN"/>
        </w:rPr>
        <w:t>查询结果：</w:t>
      </w:r>
    </w:p>
    <w:tbl>
      <w:tblPr>
        <w:tblStyle w:val="33"/>
        <w:tblW w:w="92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71"/>
        <w:gridCol w:w="66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shd w:val="clear" w:color="auto" w:fill="D7D7D7" w:themeFill="background1" w:themeFillShade="D8"/>
          </w:tcPr>
          <w:p>
            <w:pPr>
              <w:pStyle w:val="16"/>
              <w:keepNext w:val="0"/>
              <w:keepLines w:val="0"/>
              <w:pageBreakBefore w:val="0"/>
              <w:widowControl w:val="0"/>
              <w:kinsoku/>
              <w:wordWrap/>
              <w:overflowPunct/>
              <w:topLinePunct w:val="0"/>
              <w:autoSpaceDE/>
              <w:autoSpaceDN/>
              <w:bidi w:val="0"/>
              <w:adjustRightInd/>
              <w:snapToGrid/>
              <w:jc w:val="center"/>
              <w:textAlignment w:val="auto"/>
              <w:rPr>
                <w:rFonts w:hint="default"/>
                <w:b/>
                <w:bCs/>
                <w:sz w:val="21"/>
                <w:szCs w:val="21"/>
                <w:vertAlign w:val="baseline"/>
                <w:lang w:val="en-US" w:eastAsia="zh-CN"/>
              </w:rPr>
            </w:pPr>
            <w:r>
              <w:rPr>
                <w:rFonts w:hint="eastAsia"/>
                <w:b/>
                <w:bCs/>
                <w:sz w:val="21"/>
                <w:szCs w:val="21"/>
                <w:vertAlign w:val="baseline"/>
                <w:lang w:val="en-US" w:eastAsia="zh-CN"/>
              </w:rPr>
              <w:t>字段</w:t>
            </w:r>
          </w:p>
        </w:tc>
        <w:tc>
          <w:tcPr>
            <w:tcW w:w="6633" w:type="dxa"/>
            <w:shd w:val="clear" w:color="auto" w:fill="D7D7D7" w:themeFill="background1" w:themeFillShade="D8"/>
          </w:tcPr>
          <w:p>
            <w:pPr>
              <w:pStyle w:val="16"/>
              <w:keepNext w:val="0"/>
              <w:keepLines w:val="0"/>
              <w:pageBreakBefore w:val="0"/>
              <w:widowControl w:val="0"/>
              <w:kinsoku/>
              <w:wordWrap/>
              <w:overflowPunct/>
              <w:topLinePunct w:val="0"/>
              <w:autoSpaceDE/>
              <w:autoSpaceDN/>
              <w:bidi w:val="0"/>
              <w:adjustRightInd/>
              <w:snapToGrid/>
              <w:jc w:val="center"/>
              <w:textAlignment w:val="auto"/>
              <w:rPr>
                <w:rFonts w:hint="default"/>
                <w:b/>
                <w:bCs/>
                <w:sz w:val="21"/>
                <w:szCs w:val="21"/>
                <w:vertAlign w:val="baseline"/>
                <w:lang w:val="en-US" w:eastAsia="zh-CN"/>
              </w:rPr>
            </w:pPr>
            <w:r>
              <w:rPr>
                <w:rFonts w:hint="eastAsia"/>
                <w:b/>
                <w:bCs/>
                <w:sz w:val="21"/>
                <w:szCs w:val="21"/>
                <w:vertAlign w:val="baseline"/>
                <w:lang w:val="en-US" w:eastAsia="zh-CN"/>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highlight w:val="none"/>
                <w:vertAlign w:val="baseline"/>
                <w:lang w:val="en-US" w:eastAsia="zh-CN"/>
              </w:rPr>
              <w:t>模板名称</w:t>
            </w:r>
          </w:p>
        </w:tc>
        <w:tc>
          <w:tcPr>
            <w:tcW w:w="6633" w:type="dxa"/>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关联“模板名称”查询条件。缺省显示全量模板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设备类型</w:t>
            </w:r>
          </w:p>
        </w:tc>
        <w:tc>
          <w:tcPr>
            <w:tcW w:w="6633" w:type="dxa"/>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自动关联筛选条件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资源分类</w:t>
            </w:r>
          </w:p>
        </w:tc>
        <w:tc>
          <w:tcPr>
            <w:tcW w:w="6633" w:type="dxa"/>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自动关联筛选条件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设备子类</w:t>
            </w:r>
          </w:p>
        </w:tc>
        <w:tc>
          <w:tcPr>
            <w:tcW w:w="6633" w:type="dxa"/>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关联当前模板适用的设备子类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制作人</w:t>
            </w:r>
          </w:p>
        </w:tc>
        <w:tc>
          <w:tcPr>
            <w:tcW w:w="6633" w:type="dxa"/>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新建模板时账号人员名称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模板创建时间</w:t>
            </w:r>
          </w:p>
        </w:tc>
        <w:tc>
          <w:tcPr>
            <w:tcW w:w="6633" w:type="dxa"/>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模板创建时间，格式yyyy-mm-ddhh:mm:ss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最近一次修改人</w:t>
            </w:r>
          </w:p>
        </w:tc>
        <w:tc>
          <w:tcPr>
            <w:tcW w:w="6633" w:type="dxa"/>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模板创建后，最近一次修改此模板的账号人员名称，新建模板时为空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最近一次修改时间</w:t>
            </w:r>
          </w:p>
        </w:tc>
        <w:tc>
          <w:tcPr>
            <w:tcW w:w="6633" w:type="dxa"/>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模板创建后，最近一次修改此模板的时间，新建模板时为空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highlight w:val="none"/>
                <w:vertAlign w:val="baseline"/>
                <w:lang w:val="en-US" w:eastAsia="zh-CN"/>
              </w:rPr>
            </w:pPr>
            <w:r>
              <w:rPr>
                <w:rFonts w:hint="eastAsia"/>
                <w:sz w:val="21"/>
                <w:szCs w:val="21"/>
                <w:highlight w:val="none"/>
                <w:vertAlign w:val="baseline"/>
                <w:lang w:val="en-US" w:eastAsia="zh-CN"/>
              </w:rPr>
              <w:t>操作</w:t>
            </w:r>
          </w:p>
        </w:tc>
        <w:tc>
          <w:tcPr>
            <w:tcW w:w="6633" w:type="dxa"/>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预览/编辑/删除。单击预览可查看已上传模板，单击编辑，步骤与新建模板一致，已配置内容均可修改。</w:t>
            </w:r>
          </w:p>
        </w:tc>
      </w:tr>
    </w:tbl>
    <w:p>
      <w:pPr>
        <w:jc w:val="left"/>
        <w:rPr>
          <w:rFonts w:hint="eastAsia"/>
          <w:lang w:val="en-US" w:eastAsia="zh-CN"/>
        </w:rPr>
      </w:pPr>
    </w:p>
    <w:p>
      <w:pPr>
        <w:jc w:val="left"/>
        <w:rPr>
          <w:rFonts w:hint="default"/>
          <w:lang w:val="en-US" w:eastAsia="zh-CN"/>
        </w:rPr>
      </w:pPr>
    </w:p>
    <w:p>
      <w:pPr>
        <w:jc w:val="left"/>
        <w:rPr>
          <w:rFonts w:hint="default"/>
          <w:lang w:val="en-US" w:eastAsia="zh-CN"/>
        </w:rPr>
      </w:pPr>
      <w:r>
        <w:rPr>
          <w:rFonts w:hint="eastAsia"/>
          <w:lang w:val="en-US" w:eastAsia="zh-CN"/>
        </w:rPr>
        <w:t>可通过新建和编辑，对验收规范表模板进行维护。单类设备验收规范表的检测规范一般不超过30条。</w:t>
      </w:r>
    </w:p>
    <w:p>
      <w:pPr>
        <w:shd w:val="clear" w:fill="D6E3BC" w:themeFill="accent3" w:themeFillTint="66"/>
        <w:jc w:val="left"/>
        <w:rPr>
          <w:rFonts w:hint="eastAsia"/>
          <w:b/>
          <w:bCs/>
          <w:lang w:val="en-US" w:eastAsia="zh-CN"/>
        </w:rPr>
      </w:pPr>
      <w:r>
        <w:rPr>
          <w:rFonts w:hint="eastAsia"/>
          <w:b/>
          <w:bCs/>
          <w:lang w:val="en-US" w:eastAsia="zh-CN"/>
        </w:rPr>
        <w:t>新建模板</w:t>
      </w:r>
    </w:p>
    <w:p>
      <w:pPr>
        <w:widowControl w:val="0"/>
        <w:numPr>
          <w:ilvl w:val="0"/>
          <w:numId w:val="0"/>
        </w:numPr>
        <w:jc w:val="left"/>
        <w:rPr>
          <w:rFonts w:hint="eastAsia"/>
          <w:lang w:val="en-US" w:eastAsia="zh-CN"/>
        </w:rPr>
      </w:pPr>
      <w:r>
        <w:rPr>
          <w:rFonts w:hint="eastAsia"/>
          <w:lang w:val="en-US" w:eastAsia="zh-CN"/>
        </w:rPr>
        <w:t>2024-11-25修订入网验收模板新增导入页面的交互和后台逻辑。</w:t>
      </w:r>
    </w:p>
    <w:p>
      <w:pPr>
        <w:jc w:val="left"/>
        <w:rPr>
          <w:rFonts w:hint="default"/>
          <w:b/>
          <w:bCs/>
          <w:lang w:val="en-US" w:eastAsia="zh-CN"/>
        </w:rPr>
      </w:pPr>
      <w:r>
        <w:rPr>
          <w:rFonts w:hint="eastAsia"/>
          <w:b/>
          <w:bCs/>
          <w:lang w:val="en-US" w:eastAsia="zh-CN"/>
        </w:rPr>
        <w:t>1、输入模板信息</w:t>
      </w:r>
    </w:p>
    <w:p>
      <w:pPr>
        <w:numPr>
          <w:ilvl w:val="0"/>
          <w:numId w:val="37"/>
        </w:numPr>
        <w:ind w:left="420" w:leftChars="0" w:hanging="420" w:firstLineChars="0"/>
        <w:jc w:val="left"/>
        <w:rPr>
          <w:rFonts w:hint="eastAsia"/>
          <w:lang w:val="en-US" w:eastAsia="zh-CN"/>
        </w:rPr>
      </w:pPr>
      <w:r>
        <w:rPr>
          <w:rFonts w:hint="eastAsia"/>
          <w:lang w:val="en-US" w:eastAsia="zh-CN"/>
        </w:rPr>
        <w:t>模板名称：必填项，输入内容不超过50个字。须校验模板名称是否与已创建的模板名称重复。若重复，无法提交，并提示：当前模板名称已存在。</w:t>
      </w:r>
    </w:p>
    <w:p>
      <w:pPr>
        <w:numPr>
          <w:ilvl w:val="0"/>
          <w:numId w:val="37"/>
        </w:numPr>
        <w:ind w:left="420" w:leftChars="0" w:hanging="420" w:firstLineChars="0"/>
        <w:jc w:val="left"/>
        <w:rPr>
          <w:rFonts w:hint="eastAsia"/>
          <w:lang w:val="en-US" w:eastAsia="zh-CN"/>
        </w:rPr>
      </w:pPr>
      <w:r>
        <w:rPr>
          <w:rFonts w:hint="eastAsia"/>
          <w:lang w:val="en-US" w:eastAsia="zh-CN"/>
        </w:rPr>
        <w:t>资源分类：必填项，单项选择：资源设备/非资源设备。</w:t>
      </w:r>
    </w:p>
    <w:p>
      <w:pPr>
        <w:numPr>
          <w:ilvl w:val="0"/>
          <w:numId w:val="37"/>
        </w:numPr>
        <w:ind w:left="420" w:leftChars="0" w:hanging="420" w:firstLineChars="0"/>
        <w:jc w:val="left"/>
        <w:rPr>
          <w:rFonts w:hint="eastAsia"/>
          <w:highlight w:val="none"/>
          <w:lang w:val="en-US" w:eastAsia="zh-CN"/>
        </w:rPr>
      </w:pPr>
      <w:r>
        <w:rPr>
          <w:rFonts w:hint="eastAsia"/>
          <w:highlight w:val="none"/>
          <w:lang w:val="en-US" w:eastAsia="zh-CN"/>
        </w:rPr>
        <w:t>设备类型：必填项，下拉单选，支持模糊查询。可选范围见下表。资源分类选择的设备不同，可选设备类型选项不同。</w:t>
      </w:r>
    </w:p>
    <w:p>
      <w:pPr>
        <w:numPr>
          <w:ilvl w:val="0"/>
          <w:numId w:val="37"/>
        </w:numPr>
        <w:ind w:left="420" w:leftChars="0" w:hanging="420" w:firstLineChars="0"/>
        <w:jc w:val="left"/>
        <w:rPr>
          <w:rFonts w:hint="default"/>
          <w:highlight w:val="none"/>
          <w:lang w:val="en-US" w:eastAsia="zh-CN"/>
        </w:rPr>
      </w:pPr>
      <w:r>
        <w:rPr>
          <w:rFonts w:hint="eastAsia"/>
          <w:highlight w:val="none"/>
          <w:lang w:val="en-US" w:eastAsia="zh-CN"/>
        </w:rPr>
        <w:t>设备子类：必填项，若资源分类选择资源设备，支持搜索下拉选择，可多选，获取相应动环设备类型的设备子类。一个设备子类只允许关联一个模板，关联的模板删除后自动释放。</w:t>
      </w:r>
    </w:p>
    <w:p>
      <w:pPr>
        <w:keepNext w:val="0"/>
        <w:keepLines w:val="0"/>
        <w:pageBreakBefore w:val="0"/>
        <w:widowControl w:val="0"/>
        <w:numPr>
          <w:ilvl w:val="0"/>
          <w:numId w:val="0"/>
        </w:numPr>
        <w:kinsoku/>
        <w:wordWrap/>
        <w:overflowPunct/>
        <w:topLinePunct w:val="0"/>
        <w:autoSpaceDE/>
        <w:autoSpaceDN/>
        <w:bidi w:val="0"/>
        <w:adjustRightInd/>
        <w:snapToGrid/>
        <w:ind w:leftChars="0" w:firstLine="440" w:firstLineChars="200"/>
        <w:jc w:val="left"/>
        <w:textAlignment w:val="auto"/>
        <w:rPr>
          <w:rFonts w:hint="default"/>
          <w:highlight w:val="none"/>
          <w:lang w:val="en-US" w:eastAsia="zh-CN"/>
        </w:rPr>
      </w:pPr>
      <w:r>
        <w:rPr>
          <w:rFonts w:hint="eastAsia"/>
          <w:highlight w:val="none"/>
          <w:lang w:val="en-US" w:eastAsia="zh-CN"/>
        </w:rPr>
        <w:t>若资源分类选择非资源设备，则手动输入，用“/”区分不同设备子类。</w:t>
      </w:r>
      <w:ins w:id="533" w:author="zhoujiansheng" w:date="2025-08-19T14:18:08Z">
        <w:r>
          <w:rPr>
            <w:rFonts w:hint="eastAsia"/>
            <w:highlight w:val="none"/>
            <w:lang w:val="en-US" w:eastAsia="zh-CN"/>
          </w:rPr>
          <w:t>在</w:t>
        </w:r>
      </w:ins>
      <w:ins w:id="534" w:author="zhoujiansheng" w:date="2025-08-19T14:18:09Z">
        <w:r>
          <w:rPr>
            <w:rFonts w:hint="eastAsia"/>
            <w:highlight w:val="none"/>
            <w:lang w:val="en-US" w:eastAsia="zh-CN"/>
          </w:rPr>
          <w:t>设备</w:t>
        </w:r>
      </w:ins>
      <w:ins w:id="535" w:author="zhoujiansheng" w:date="2025-08-19T14:18:10Z">
        <w:r>
          <w:rPr>
            <w:rFonts w:hint="eastAsia"/>
            <w:highlight w:val="none"/>
            <w:lang w:val="en-US" w:eastAsia="zh-CN"/>
          </w:rPr>
          <w:t>子类</w:t>
        </w:r>
      </w:ins>
      <w:ins w:id="536" w:author="zhoujiansheng" w:date="2025-08-19T14:18:14Z">
        <w:r>
          <w:rPr>
            <w:rFonts w:hint="eastAsia"/>
            <w:highlight w:val="none"/>
            <w:lang w:val="en-US" w:eastAsia="zh-CN"/>
          </w:rPr>
          <w:t>输入</w:t>
        </w:r>
      </w:ins>
      <w:ins w:id="537" w:author="zhoujiansheng" w:date="2025-08-19T14:18:15Z">
        <w:r>
          <w:rPr>
            <w:rFonts w:hint="eastAsia"/>
            <w:highlight w:val="none"/>
            <w:lang w:val="en-US" w:eastAsia="zh-CN"/>
          </w:rPr>
          <w:t>栏</w:t>
        </w:r>
      </w:ins>
      <w:ins w:id="538" w:author="zhoujiansheng" w:date="2025-08-19T14:18:16Z">
        <w:r>
          <w:rPr>
            <w:rFonts w:hint="eastAsia"/>
            <w:highlight w:val="none"/>
            <w:lang w:val="en-US" w:eastAsia="zh-CN"/>
          </w:rPr>
          <w:t>，</w:t>
        </w:r>
      </w:ins>
      <w:ins w:id="539" w:author="zhoujiansheng" w:date="2025-08-19T14:18:22Z">
        <w:r>
          <w:rPr>
            <w:rFonts w:hint="eastAsia"/>
            <w:highlight w:val="none"/>
            <w:lang w:val="en-US" w:eastAsia="zh-CN"/>
          </w:rPr>
          <w:t>补充</w:t>
        </w:r>
      </w:ins>
      <w:ins w:id="540" w:author="zhoujiansheng" w:date="2025-08-19T14:18:24Z">
        <w:r>
          <w:rPr>
            <w:rFonts w:hint="eastAsia"/>
            <w:highlight w:val="none"/>
            <w:lang w:val="en-US" w:eastAsia="zh-CN"/>
          </w:rPr>
          <w:t>提示</w:t>
        </w:r>
      </w:ins>
      <w:ins w:id="541" w:author="zhoujiansheng" w:date="2025-08-19T14:18:28Z">
        <w:r>
          <w:rPr>
            <w:rFonts w:hint="eastAsia"/>
            <w:highlight w:val="none"/>
            <w:lang w:val="en-US" w:eastAsia="zh-CN"/>
          </w:rPr>
          <w:t>语：</w:t>
        </w:r>
      </w:ins>
      <w:ins w:id="542" w:author="zhoujiansheng" w:date="2025-08-19T14:18:38Z">
        <w:r>
          <w:rPr>
            <w:rFonts w:hint="eastAsia"/>
            <w:highlight w:val="none"/>
            <w:lang w:val="en-US" w:eastAsia="zh-CN"/>
          </w:rPr>
          <w:t>请</w:t>
        </w:r>
      </w:ins>
      <w:ins w:id="543" w:author="zhoujiansheng" w:date="2025-08-19T14:18:40Z">
        <w:r>
          <w:rPr>
            <w:rFonts w:hint="eastAsia"/>
            <w:highlight w:val="none"/>
            <w:lang w:val="en-US" w:eastAsia="zh-CN"/>
          </w:rPr>
          <w:t>输入</w:t>
        </w:r>
      </w:ins>
      <w:ins w:id="544" w:author="zhoujiansheng" w:date="2025-08-19T14:18:41Z">
        <w:r>
          <w:rPr>
            <w:rFonts w:hint="eastAsia"/>
            <w:highlight w:val="none"/>
            <w:lang w:val="en-US" w:eastAsia="zh-CN"/>
          </w:rPr>
          <w:t>设备</w:t>
        </w:r>
      </w:ins>
      <w:ins w:id="545" w:author="zhoujiansheng" w:date="2025-08-19T14:18:42Z">
        <w:r>
          <w:rPr>
            <w:rFonts w:hint="eastAsia"/>
            <w:highlight w:val="none"/>
            <w:lang w:val="en-US" w:eastAsia="zh-CN"/>
          </w:rPr>
          <w:t>子类</w:t>
        </w:r>
      </w:ins>
      <w:ins w:id="546" w:author="zhoujiansheng" w:date="2025-08-19T14:18:44Z">
        <w:r>
          <w:rPr>
            <w:rFonts w:hint="eastAsia"/>
            <w:highlight w:val="none"/>
            <w:lang w:val="en-US" w:eastAsia="zh-CN"/>
          </w:rPr>
          <w:t>名称</w:t>
        </w:r>
      </w:ins>
      <w:ins w:id="547" w:author="zhoujiansheng" w:date="2025-08-19T14:18:46Z">
        <w:r>
          <w:rPr>
            <w:rFonts w:hint="eastAsia"/>
            <w:highlight w:val="none"/>
            <w:lang w:val="en-US" w:eastAsia="zh-CN"/>
          </w:rPr>
          <w:t>，</w:t>
        </w:r>
      </w:ins>
      <w:ins w:id="548" w:author="zhoujiansheng" w:date="2025-08-19T14:18:48Z">
        <w:r>
          <w:rPr>
            <w:rFonts w:hint="eastAsia"/>
            <w:highlight w:val="none"/>
            <w:lang w:val="en-US" w:eastAsia="zh-CN"/>
          </w:rPr>
          <w:t>若</w:t>
        </w:r>
      </w:ins>
      <w:ins w:id="549" w:author="zhoujiansheng" w:date="2025-08-19T14:18:49Z">
        <w:r>
          <w:rPr>
            <w:rFonts w:hint="eastAsia"/>
            <w:highlight w:val="none"/>
            <w:lang w:val="en-US" w:eastAsia="zh-CN"/>
          </w:rPr>
          <w:t>有</w:t>
        </w:r>
      </w:ins>
      <w:ins w:id="550" w:author="zhoujiansheng" w:date="2025-08-19T14:18:50Z">
        <w:r>
          <w:rPr>
            <w:rFonts w:hint="eastAsia"/>
            <w:highlight w:val="none"/>
            <w:lang w:val="en-US" w:eastAsia="zh-CN"/>
          </w:rPr>
          <w:t>多个，</w:t>
        </w:r>
      </w:ins>
      <w:ins w:id="551" w:author="zhoujiansheng" w:date="2025-08-19T14:18:51Z">
        <w:r>
          <w:rPr>
            <w:rFonts w:hint="eastAsia"/>
            <w:highlight w:val="none"/>
            <w:lang w:val="en-US" w:eastAsia="zh-CN"/>
          </w:rPr>
          <w:t>请</w:t>
        </w:r>
      </w:ins>
      <w:ins w:id="552" w:author="zhoujiansheng" w:date="2025-08-19T14:18:52Z">
        <w:r>
          <w:rPr>
            <w:rFonts w:hint="eastAsia"/>
            <w:highlight w:val="none"/>
            <w:lang w:val="en-US" w:eastAsia="zh-CN"/>
          </w:rPr>
          <w:t>用</w:t>
        </w:r>
      </w:ins>
      <w:ins w:id="553" w:author="zhoujiansheng" w:date="2025-08-19T14:19:05Z">
        <w:r>
          <w:rPr>
            <w:rFonts w:hint="eastAsia"/>
            <w:highlight w:val="none"/>
            <w:lang w:val="en-US" w:eastAsia="zh-CN"/>
          </w:rPr>
          <w:t>符号/</w:t>
        </w:r>
      </w:ins>
      <w:ins w:id="554" w:author="zhoujiansheng" w:date="2025-08-19T14:19:07Z">
        <w:r>
          <w:rPr>
            <w:rFonts w:hint="eastAsia"/>
            <w:highlight w:val="none"/>
            <w:lang w:val="en-US" w:eastAsia="zh-CN"/>
          </w:rPr>
          <w:t>进行</w:t>
        </w:r>
      </w:ins>
      <w:ins w:id="555" w:author="zhoujiansheng" w:date="2025-08-19T14:19:09Z">
        <w:r>
          <w:rPr>
            <w:rFonts w:hint="eastAsia"/>
            <w:highlight w:val="none"/>
            <w:lang w:val="en-US" w:eastAsia="zh-CN"/>
          </w:rPr>
          <w:t>区分</w:t>
        </w:r>
      </w:ins>
      <w:ins w:id="556" w:author="zhoujiansheng" w:date="2025-08-19T14:19:12Z">
        <w:r>
          <w:rPr>
            <w:rFonts w:hint="eastAsia"/>
            <w:highlight w:val="none"/>
            <w:lang w:val="en-US" w:eastAsia="zh-CN"/>
          </w:rPr>
          <w:t>。</w:t>
        </w:r>
      </w:ins>
    </w:p>
    <w:p>
      <w:pPr>
        <w:widowControl w:val="0"/>
        <w:numPr>
          <w:ilvl w:val="0"/>
          <w:numId w:val="0"/>
        </w:numPr>
        <w:jc w:val="left"/>
        <w:rPr>
          <w:rFonts w:hint="default"/>
          <w:lang w:val="en-US" w:eastAsia="zh-CN"/>
        </w:rPr>
      </w:pPr>
      <w:r>
        <w:rPr>
          <w:rFonts w:hint="eastAsia"/>
          <w:lang w:val="en-US" w:eastAsia="zh-CN"/>
        </w:rPr>
        <w:t>上述信息输入完成后，点击下一步进入模板导入页面</w:t>
      </w:r>
    </w:p>
    <w:tbl>
      <w:tblPr>
        <w:tblStyle w:val="32"/>
        <w:tblW w:w="7097"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Change w:id="557" w:author="zhoujiansheng" w:date="2024-11-25T17:10:53Z">
          <w:tblPr>
            <w:tblStyle w:val="32"/>
            <w:tblW w:w="4738"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PrChange>
      </w:tblPr>
      <w:tblGrid>
        <w:gridCol w:w="706"/>
        <w:gridCol w:w="2947"/>
        <w:gridCol w:w="3444"/>
        <w:tblGridChange w:id="558">
          <w:tblGrid>
            <w:gridCol w:w="706"/>
            <w:gridCol w:w="2016"/>
            <w:gridCol w:w="2016"/>
          </w:tblGrid>
        </w:tblGridChange>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Change w:id="560" w:author="zhoujiansheng" w:date="2024-11-25T17:10:53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blPrExChange>
        </w:tblPrEx>
        <w:trPr>
          <w:trHeight w:val="374" w:hRule="atLeast"/>
          <w:ins w:id="559" w:author="zhoujiansheng" w:date="2024-11-25T16:51:55Z"/>
          <w:trPrChange w:id="560" w:author="zhoujiansheng" w:date="2024-11-25T17:10:53Z">
            <w:trPr>
              <w:trHeight w:val="374" w:hRule="atLeast"/>
            </w:trPr>
          </w:trPrChange>
        </w:trPr>
        <w:tc>
          <w:tcPr>
            <w:tcW w:w="706" w:type="dxa"/>
            <w:tcBorders>
              <w:top w:val="single" w:color="000000" w:sz="4" w:space="0"/>
              <w:left w:val="single" w:color="000000" w:sz="4" w:space="0"/>
              <w:bottom w:val="single" w:color="000000" w:sz="4" w:space="0"/>
              <w:right w:val="single" w:color="000000" w:sz="4" w:space="0"/>
            </w:tcBorders>
            <w:shd w:val="clear" w:color="auto" w:fill="00B0F0"/>
            <w:noWrap/>
            <w:vAlign w:val="center"/>
            <w:tcPrChange w:id="561" w:author="zhoujiansheng" w:date="2024-11-25T17:10:53Z">
              <w:tcPr>
                <w:tcW w:w="706" w:type="dxa"/>
                <w:tcBorders>
                  <w:top w:val="single" w:color="000000" w:sz="4" w:space="0"/>
                  <w:left w:val="single" w:color="000000" w:sz="4" w:space="0"/>
                  <w:bottom w:val="single" w:color="000000" w:sz="4" w:space="0"/>
                  <w:right w:val="single" w:color="000000" w:sz="4" w:space="0"/>
                </w:tcBorders>
                <w:shd w:val="clear" w:color="auto" w:fill="00B0F0"/>
                <w:noWrap/>
                <w:vAlign w:val="center"/>
              </w:tcPr>
            </w:tcPrChange>
          </w:tcPr>
          <w:p>
            <w:pPr>
              <w:keepNext w:val="0"/>
              <w:keepLines w:val="0"/>
              <w:widowControl/>
              <w:suppressLineNumbers w:val="0"/>
              <w:jc w:val="center"/>
              <w:textAlignment w:val="center"/>
              <w:rPr>
                <w:ins w:id="562" w:author="zhoujiansheng" w:date="2024-11-25T16:51:55Z"/>
                <w:rFonts w:hint="eastAsia" w:ascii="宋体" w:hAnsi="宋体" w:eastAsia="宋体" w:cs="宋体"/>
                <w:i w:val="0"/>
                <w:iCs w:val="0"/>
                <w:color w:val="000000"/>
                <w:sz w:val="22"/>
                <w:szCs w:val="22"/>
                <w:u w:val="none"/>
              </w:rPr>
            </w:pPr>
            <w:ins w:id="563" w:author="zhoujiansheng" w:date="2024-11-25T16:51:55Z">
              <w:r>
                <w:rPr>
                  <w:rFonts w:hint="eastAsia" w:ascii="宋体" w:hAnsi="宋体" w:eastAsia="宋体" w:cs="宋体"/>
                  <w:i w:val="0"/>
                  <w:iCs w:val="0"/>
                  <w:color w:val="000000"/>
                  <w:kern w:val="0"/>
                  <w:sz w:val="22"/>
                  <w:szCs w:val="22"/>
                  <w:u w:val="none"/>
                  <w:lang w:val="en-US" w:eastAsia="zh-CN" w:bidi="ar"/>
                </w:rPr>
                <w:t>序号</w:t>
              </w:r>
            </w:ins>
          </w:p>
        </w:tc>
        <w:tc>
          <w:tcPr>
            <w:tcW w:w="2947" w:type="dxa"/>
            <w:tcBorders>
              <w:top w:val="single" w:color="000000" w:sz="4" w:space="0"/>
              <w:left w:val="single" w:color="000000" w:sz="4" w:space="0"/>
              <w:bottom w:val="single" w:color="000000" w:sz="4" w:space="0"/>
              <w:right w:val="single" w:color="000000" w:sz="4" w:space="0"/>
            </w:tcBorders>
            <w:shd w:val="clear" w:color="auto" w:fill="00B0F0"/>
            <w:noWrap/>
            <w:vAlign w:val="center"/>
            <w:tcPrChange w:id="564" w:author="zhoujiansheng" w:date="2024-11-25T17:10:53Z">
              <w:tcPr>
                <w:tcW w:w="2016" w:type="dxa"/>
                <w:tcBorders>
                  <w:top w:val="single" w:color="000000" w:sz="4" w:space="0"/>
                  <w:left w:val="single" w:color="000000" w:sz="4" w:space="0"/>
                  <w:bottom w:val="single" w:color="000000" w:sz="4" w:space="0"/>
                  <w:right w:val="single" w:color="000000" w:sz="4" w:space="0"/>
                </w:tcBorders>
                <w:shd w:val="clear" w:color="auto" w:fill="00B0F0"/>
                <w:noWrap/>
                <w:vAlign w:val="center"/>
              </w:tcPr>
            </w:tcPrChange>
          </w:tcPr>
          <w:p>
            <w:pPr>
              <w:keepNext w:val="0"/>
              <w:keepLines w:val="0"/>
              <w:widowControl/>
              <w:suppressLineNumbers w:val="0"/>
              <w:jc w:val="center"/>
              <w:textAlignment w:val="center"/>
              <w:rPr>
                <w:ins w:id="565" w:author="zhoujiansheng" w:date="2024-11-25T16:51:55Z"/>
                <w:rFonts w:hint="default" w:ascii="宋体" w:hAnsi="宋体" w:eastAsia="宋体" w:cs="宋体"/>
                <w:i w:val="0"/>
                <w:iCs w:val="0"/>
                <w:color w:val="000000"/>
                <w:sz w:val="22"/>
                <w:szCs w:val="22"/>
                <w:u w:val="none"/>
                <w:lang w:val="en-US"/>
              </w:rPr>
            </w:pPr>
            <w:ins w:id="566" w:author="zhoujiansheng" w:date="2024-11-25T16:51:55Z">
              <w:r>
                <w:rPr>
                  <w:rFonts w:hint="eastAsia" w:ascii="宋体" w:hAnsi="宋体" w:eastAsia="宋体" w:cs="宋体"/>
                  <w:i w:val="0"/>
                  <w:iCs w:val="0"/>
                  <w:color w:val="000000"/>
                  <w:kern w:val="0"/>
                  <w:sz w:val="22"/>
                  <w:szCs w:val="22"/>
                  <w:u w:val="none"/>
                  <w:lang w:val="en-US" w:eastAsia="zh-CN" w:bidi="ar"/>
                </w:rPr>
                <w:t>综资设备类型</w:t>
              </w:r>
            </w:ins>
            <w:ins w:id="567" w:author="zhoujiansheng" w:date="2024-11-25T17:10:42Z">
              <w:r>
                <w:rPr>
                  <w:rFonts w:hint="eastAsia" w:ascii="宋体" w:hAnsi="宋体" w:cs="宋体"/>
                  <w:i w:val="0"/>
                  <w:iCs w:val="0"/>
                  <w:color w:val="000000"/>
                  <w:kern w:val="0"/>
                  <w:sz w:val="22"/>
                  <w:szCs w:val="22"/>
                  <w:u w:val="none"/>
                  <w:lang w:val="en-US" w:eastAsia="zh-CN" w:bidi="ar"/>
                </w:rPr>
                <w:t>（</w:t>
              </w:r>
            </w:ins>
            <w:ins w:id="568" w:author="zhoujiansheng" w:date="2024-11-25T17:10:44Z">
              <w:r>
                <w:rPr>
                  <w:rFonts w:hint="eastAsia" w:ascii="宋体" w:hAnsi="宋体" w:cs="宋体"/>
                  <w:i w:val="0"/>
                  <w:iCs w:val="0"/>
                  <w:color w:val="000000"/>
                  <w:kern w:val="0"/>
                  <w:sz w:val="22"/>
                  <w:szCs w:val="22"/>
                  <w:u w:val="none"/>
                  <w:lang w:val="en-US" w:eastAsia="zh-CN" w:bidi="ar"/>
                </w:rPr>
                <w:t>资源</w:t>
              </w:r>
            </w:ins>
            <w:ins w:id="569" w:author="zhoujiansheng" w:date="2024-11-25T17:10:46Z">
              <w:r>
                <w:rPr>
                  <w:rFonts w:hint="eastAsia" w:ascii="宋体" w:hAnsi="宋体" w:cs="宋体"/>
                  <w:i w:val="0"/>
                  <w:iCs w:val="0"/>
                  <w:color w:val="000000"/>
                  <w:kern w:val="0"/>
                  <w:sz w:val="22"/>
                  <w:szCs w:val="22"/>
                  <w:u w:val="none"/>
                  <w:lang w:val="en-US" w:eastAsia="zh-CN" w:bidi="ar"/>
                </w:rPr>
                <w:t>设备</w:t>
              </w:r>
            </w:ins>
            <w:ins w:id="570" w:author="zhoujiansheng" w:date="2024-11-25T17:10:47Z">
              <w:r>
                <w:rPr>
                  <w:rFonts w:hint="eastAsia" w:ascii="宋体" w:hAnsi="宋体" w:cs="宋体"/>
                  <w:i w:val="0"/>
                  <w:iCs w:val="0"/>
                  <w:color w:val="000000"/>
                  <w:kern w:val="0"/>
                  <w:sz w:val="22"/>
                  <w:szCs w:val="22"/>
                  <w:u w:val="none"/>
                  <w:lang w:val="en-US" w:eastAsia="zh-CN" w:bidi="ar"/>
                </w:rPr>
                <w:t>）</w:t>
              </w:r>
            </w:ins>
          </w:p>
        </w:tc>
        <w:tc>
          <w:tcPr>
            <w:tcW w:w="3444" w:type="dxa"/>
            <w:tcBorders>
              <w:top w:val="single" w:color="000000" w:sz="4" w:space="0"/>
              <w:left w:val="single" w:color="000000" w:sz="4" w:space="0"/>
              <w:bottom w:val="single" w:color="000000" w:sz="4" w:space="0"/>
              <w:right w:val="single" w:color="000000" w:sz="4" w:space="0"/>
            </w:tcBorders>
            <w:shd w:val="clear" w:color="auto" w:fill="00B0F0"/>
            <w:noWrap/>
            <w:vAlign w:val="center"/>
            <w:tcPrChange w:id="571" w:author="zhoujiansheng" w:date="2024-11-25T17:10:53Z">
              <w:tcPr>
                <w:tcW w:w="2016" w:type="dxa"/>
                <w:tcBorders>
                  <w:top w:val="single" w:color="000000" w:sz="4" w:space="0"/>
                  <w:left w:val="single" w:color="000000" w:sz="4" w:space="0"/>
                  <w:bottom w:val="single" w:color="000000" w:sz="4" w:space="0"/>
                  <w:right w:val="single" w:color="000000" w:sz="4" w:space="0"/>
                </w:tcBorders>
                <w:shd w:val="clear" w:color="auto" w:fill="00B0F0"/>
                <w:noWrap/>
                <w:vAlign w:val="center"/>
              </w:tcPr>
            </w:tcPrChange>
          </w:tcPr>
          <w:p>
            <w:pPr>
              <w:keepNext w:val="0"/>
              <w:keepLines w:val="0"/>
              <w:widowControl/>
              <w:suppressLineNumbers w:val="0"/>
              <w:jc w:val="center"/>
              <w:textAlignment w:val="center"/>
              <w:rPr>
                <w:ins w:id="572" w:author="zhoujiansheng" w:date="2024-11-25T16:51:55Z"/>
                <w:rFonts w:hint="default" w:ascii="宋体" w:hAnsi="宋体" w:eastAsia="宋体" w:cs="宋体"/>
                <w:i w:val="0"/>
                <w:iCs w:val="0"/>
                <w:color w:val="000000"/>
                <w:kern w:val="0"/>
                <w:sz w:val="22"/>
                <w:szCs w:val="22"/>
                <w:u w:val="none"/>
                <w:lang w:val="en-US" w:eastAsia="zh-CN" w:bidi="ar"/>
              </w:rPr>
            </w:pPr>
            <w:ins w:id="573" w:author="zhoujiansheng" w:date="2024-11-25T17:10:59Z">
              <w:r>
                <w:rPr>
                  <w:rFonts w:hint="eastAsia" w:ascii="宋体" w:hAnsi="宋体" w:cs="宋体"/>
                  <w:i w:val="0"/>
                  <w:iCs w:val="0"/>
                  <w:color w:val="000000"/>
                  <w:kern w:val="0"/>
                  <w:sz w:val="22"/>
                  <w:szCs w:val="22"/>
                  <w:u w:val="none"/>
                  <w:lang w:val="en-US" w:eastAsia="zh-CN" w:bidi="ar"/>
                </w:rPr>
                <w:t>设备</w:t>
              </w:r>
            </w:ins>
            <w:ins w:id="574" w:author="zhoujiansheng" w:date="2024-11-25T17:11:00Z">
              <w:r>
                <w:rPr>
                  <w:rFonts w:hint="eastAsia" w:ascii="宋体" w:hAnsi="宋体" w:cs="宋体"/>
                  <w:i w:val="0"/>
                  <w:iCs w:val="0"/>
                  <w:color w:val="000000"/>
                  <w:kern w:val="0"/>
                  <w:sz w:val="22"/>
                  <w:szCs w:val="22"/>
                  <w:u w:val="none"/>
                  <w:lang w:val="en-US" w:eastAsia="zh-CN" w:bidi="ar"/>
                </w:rPr>
                <w:t>类型</w:t>
              </w:r>
            </w:ins>
            <w:ins w:id="575" w:author="zhoujiansheng" w:date="2024-11-25T17:11:01Z">
              <w:r>
                <w:rPr>
                  <w:rFonts w:hint="eastAsia" w:ascii="宋体" w:hAnsi="宋体" w:cs="宋体"/>
                  <w:i w:val="0"/>
                  <w:iCs w:val="0"/>
                  <w:color w:val="000000"/>
                  <w:kern w:val="0"/>
                  <w:sz w:val="22"/>
                  <w:szCs w:val="22"/>
                  <w:u w:val="none"/>
                  <w:lang w:val="en-US" w:eastAsia="zh-CN" w:bidi="ar"/>
                </w:rPr>
                <w:t>（</w:t>
              </w:r>
            </w:ins>
            <w:ins w:id="576" w:author="zhoujiansheng" w:date="2024-11-25T17:11:02Z">
              <w:r>
                <w:rPr>
                  <w:rFonts w:hint="eastAsia" w:ascii="宋体" w:hAnsi="宋体" w:cs="宋体"/>
                  <w:i w:val="0"/>
                  <w:iCs w:val="0"/>
                  <w:color w:val="000000"/>
                  <w:kern w:val="0"/>
                  <w:sz w:val="22"/>
                  <w:szCs w:val="22"/>
                  <w:u w:val="none"/>
                  <w:lang w:val="en-US" w:eastAsia="zh-CN" w:bidi="ar"/>
                </w:rPr>
                <w:t>非</w:t>
              </w:r>
            </w:ins>
            <w:ins w:id="577" w:author="zhoujiansheng" w:date="2024-11-25T17:11:04Z">
              <w:r>
                <w:rPr>
                  <w:rFonts w:hint="eastAsia" w:ascii="宋体" w:hAnsi="宋体" w:cs="宋体"/>
                  <w:i w:val="0"/>
                  <w:iCs w:val="0"/>
                  <w:color w:val="000000"/>
                  <w:kern w:val="0"/>
                  <w:sz w:val="22"/>
                  <w:szCs w:val="22"/>
                  <w:u w:val="none"/>
                  <w:lang w:val="en-US" w:eastAsia="zh-CN" w:bidi="ar"/>
                </w:rPr>
                <w:t>资源设备</w:t>
              </w:r>
            </w:ins>
            <w:ins w:id="578" w:author="zhoujiansheng" w:date="2024-11-25T17:11:05Z">
              <w:r>
                <w:rPr>
                  <w:rFonts w:hint="eastAsia" w:ascii="宋体" w:hAnsi="宋体" w:cs="宋体"/>
                  <w:i w:val="0"/>
                  <w:iCs w:val="0"/>
                  <w:color w:val="000000"/>
                  <w:kern w:val="0"/>
                  <w:sz w:val="22"/>
                  <w:szCs w:val="22"/>
                  <w:u w:val="none"/>
                  <w:lang w:val="en-US" w:eastAsia="zh-CN" w:bidi="ar"/>
                </w:rPr>
                <w:t>）</w:t>
              </w:r>
            </w:ins>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Change w:id="580" w:author="zhoujiansheng" w:date="2024-11-25T17:10:53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blPrExChange>
        </w:tblPrEx>
        <w:trPr>
          <w:trHeight w:val="288" w:hRule="atLeast"/>
          <w:ins w:id="579" w:author="zhoujiansheng" w:date="2024-11-25T16:51:55Z"/>
          <w:trPrChange w:id="580" w:author="zhoujiansheng" w:date="2024-11-25T17:10:53Z">
            <w:trPr>
              <w:trHeight w:val="288" w:hRule="atLeast"/>
            </w:trPr>
          </w:trPrChange>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581" w:author="zhoujiansheng" w:date="2024-11-25T17:10:53Z">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tcPrChange>
          </w:tcPr>
          <w:p>
            <w:pPr>
              <w:keepNext w:val="0"/>
              <w:keepLines w:val="0"/>
              <w:widowControl/>
              <w:suppressLineNumbers w:val="0"/>
              <w:jc w:val="center"/>
              <w:textAlignment w:val="center"/>
              <w:rPr>
                <w:ins w:id="582" w:author="zhoujiansheng" w:date="2024-11-25T16:51:55Z"/>
                <w:rFonts w:hint="eastAsia" w:ascii="宋体" w:hAnsi="宋体" w:eastAsia="宋体" w:cs="宋体"/>
                <w:i w:val="0"/>
                <w:iCs w:val="0"/>
                <w:color w:val="000000"/>
                <w:sz w:val="22"/>
                <w:szCs w:val="22"/>
                <w:u w:val="none"/>
              </w:rPr>
            </w:pPr>
            <w:ins w:id="583" w:author="zhoujiansheng" w:date="2024-11-25T16:51:55Z">
              <w:r>
                <w:rPr>
                  <w:rFonts w:hint="eastAsia" w:ascii="宋体" w:hAnsi="宋体" w:eastAsia="宋体" w:cs="宋体"/>
                  <w:i w:val="0"/>
                  <w:iCs w:val="0"/>
                  <w:color w:val="000000"/>
                  <w:kern w:val="0"/>
                  <w:sz w:val="22"/>
                  <w:szCs w:val="22"/>
                  <w:u w:val="none"/>
                  <w:lang w:val="en-US" w:eastAsia="zh-CN" w:bidi="ar"/>
                </w:rPr>
                <w:t>1</w:t>
              </w:r>
            </w:ins>
          </w:p>
        </w:tc>
        <w:tc>
          <w:tcPr>
            <w:tcW w:w="2947"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584" w:author="zhoujiansheng" w:date="2024-11-25T17:10:53Z">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tcPrChange>
          </w:tcPr>
          <w:p>
            <w:pPr>
              <w:keepNext w:val="0"/>
              <w:keepLines w:val="0"/>
              <w:widowControl/>
              <w:suppressLineNumbers w:val="0"/>
              <w:jc w:val="center"/>
              <w:textAlignment w:val="center"/>
              <w:rPr>
                <w:ins w:id="585" w:author="zhoujiansheng" w:date="2024-11-25T16:51:55Z"/>
                <w:rFonts w:hint="eastAsia" w:ascii="宋体" w:hAnsi="宋体" w:eastAsia="宋体" w:cs="宋体"/>
                <w:i w:val="0"/>
                <w:iCs w:val="0"/>
                <w:color w:val="000000"/>
                <w:sz w:val="22"/>
                <w:szCs w:val="22"/>
                <w:u w:val="none"/>
              </w:rPr>
            </w:pPr>
            <w:ins w:id="586" w:author="zhoujiansheng" w:date="2024-11-25T16:51:55Z">
              <w:r>
                <w:rPr>
                  <w:rFonts w:hint="eastAsia" w:ascii="宋体" w:hAnsi="宋体" w:eastAsia="宋体" w:cs="宋体"/>
                  <w:i w:val="0"/>
                  <w:iCs w:val="0"/>
                  <w:color w:val="000000"/>
                  <w:kern w:val="0"/>
                  <w:sz w:val="22"/>
                  <w:szCs w:val="22"/>
                  <w:u w:val="none"/>
                  <w:lang w:val="en-US" w:eastAsia="zh-CN" w:bidi="ar"/>
                </w:rPr>
                <w:t>UPS配电</w:t>
              </w:r>
            </w:ins>
          </w:p>
        </w:tc>
        <w:tc>
          <w:tcPr>
            <w:tcW w:w="3444"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587" w:author="zhoujiansheng" w:date="2024-11-25T17:10:53Z">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tcPrChange>
          </w:tcPr>
          <w:p>
            <w:pPr>
              <w:keepNext w:val="0"/>
              <w:keepLines w:val="0"/>
              <w:widowControl/>
              <w:suppressLineNumbers w:val="0"/>
              <w:ind w:firstLine="0" w:firstLineChars="0"/>
              <w:jc w:val="center"/>
              <w:textAlignment w:val="center"/>
              <w:rPr>
                <w:ins w:id="588" w:author="zhoujiansheng" w:date="2024-11-25T16:51:55Z"/>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消防系统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Change w:id="590" w:author="zhoujiansheng" w:date="2024-11-25T17:10:53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blPrExChange>
        </w:tblPrEx>
        <w:trPr>
          <w:trHeight w:val="288" w:hRule="atLeast"/>
          <w:ins w:id="589" w:author="zhoujiansheng" w:date="2024-11-25T16:51:55Z"/>
          <w:trPrChange w:id="590" w:author="zhoujiansheng" w:date="2024-11-25T17:10:53Z">
            <w:trPr>
              <w:trHeight w:val="288" w:hRule="atLeast"/>
            </w:trPr>
          </w:trPrChange>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591" w:author="zhoujiansheng" w:date="2024-11-25T17:10:53Z">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tcPrChange>
          </w:tcPr>
          <w:p>
            <w:pPr>
              <w:keepNext w:val="0"/>
              <w:keepLines w:val="0"/>
              <w:widowControl/>
              <w:suppressLineNumbers w:val="0"/>
              <w:jc w:val="center"/>
              <w:textAlignment w:val="center"/>
              <w:rPr>
                <w:ins w:id="592" w:author="zhoujiansheng" w:date="2024-11-25T16:51:55Z"/>
                <w:rFonts w:hint="eastAsia" w:ascii="宋体" w:hAnsi="宋体" w:eastAsia="宋体" w:cs="宋体"/>
                <w:i w:val="0"/>
                <w:iCs w:val="0"/>
                <w:color w:val="000000"/>
                <w:sz w:val="22"/>
                <w:szCs w:val="22"/>
                <w:u w:val="none"/>
              </w:rPr>
            </w:pPr>
            <w:ins w:id="593" w:author="zhoujiansheng" w:date="2024-11-25T16:51:55Z">
              <w:r>
                <w:rPr>
                  <w:rFonts w:hint="eastAsia" w:ascii="宋体" w:hAnsi="宋体" w:eastAsia="宋体" w:cs="宋体"/>
                  <w:i w:val="0"/>
                  <w:iCs w:val="0"/>
                  <w:color w:val="000000"/>
                  <w:kern w:val="0"/>
                  <w:sz w:val="22"/>
                  <w:szCs w:val="22"/>
                  <w:u w:val="none"/>
                  <w:lang w:val="en-US" w:eastAsia="zh-CN" w:bidi="ar"/>
                </w:rPr>
                <w:t>2</w:t>
              </w:r>
            </w:ins>
          </w:p>
        </w:tc>
        <w:tc>
          <w:tcPr>
            <w:tcW w:w="2947"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594" w:author="zhoujiansheng" w:date="2024-11-25T17:10:53Z">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tcPrChange>
          </w:tcPr>
          <w:p>
            <w:pPr>
              <w:keepNext w:val="0"/>
              <w:keepLines w:val="0"/>
              <w:widowControl/>
              <w:suppressLineNumbers w:val="0"/>
              <w:jc w:val="center"/>
              <w:textAlignment w:val="center"/>
              <w:rPr>
                <w:ins w:id="595" w:author="zhoujiansheng" w:date="2024-11-25T16:51:55Z"/>
                <w:rFonts w:hint="eastAsia" w:ascii="宋体" w:hAnsi="宋体" w:eastAsia="宋体" w:cs="宋体"/>
                <w:i w:val="0"/>
                <w:iCs w:val="0"/>
                <w:color w:val="000000"/>
                <w:sz w:val="22"/>
                <w:szCs w:val="22"/>
                <w:u w:val="none"/>
              </w:rPr>
            </w:pPr>
            <w:ins w:id="596" w:author="zhoujiansheng" w:date="2024-11-25T16:51:55Z">
              <w:r>
                <w:rPr>
                  <w:rFonts w:hint="eastAsia" w:ascii="宋体" w:hAnsi="宋体" w:eastAsia="宋体" w:cs="宋体"/>
                  <w:i w:val="0"/>
                  <w:iCs w:val="0"/>
                  <w:color w:val="000000"/>
                  <w:kern w:val="0"/>
                  <w:sz w:val="22"/>
                  <w:szCs w:val="22"/>
                  <w:u w:val="none"/>
                  <w:lang w:val="en-US" w:eastAsia="zh-CN" w:bidi="ar"/>
                </w:rPr>
                <w:t>UPS设备</w:t>
              </w:r>
            </w:ins>
          </w:p>
        </w:tc>
        <w:tc>
          <w:tcPr>
            <w:tcW w:w="3444"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597" w:author="zhoujiansheng" w:date="2024-11-25T17:10:53Z">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tcPrChange>
          </w:tcPr>
          <w:p>
            <w:pPr>
              <w:keepNext w:val="0"/>
              <w:keepLines w:val="0"/>
              <w:widowControl/>
              <w:suppressLineNumbers w:val="0"/>
              <w:ind w:firstLine="0" w:firstLineChars="0"/>
              <w:jc w:val="center"/>
              <w:textAlignment w:val="center"/>
              <w:rPr>
                <w:ins w:id="598" w:author="zhoujiansheng" w:date="2024-11-25T16:51:55Z"/>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户外小型一体化电源</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Change w:id="600" w:author="zhoujiansheng" w:date="2024-11-25T17:10:53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blPrExChange>
        </w:tblPrEx>
        <w:trPr>
          <w:trHeight w:val="288" w:hRule="atLeast"/>
          <w:ins w:id="599" w:author="zhoujiansheng" w:date="2024-11-25T16:51:55Z"/>
          <w:trPrChange w:id="600" w:author="zhoujiansheng" w:date="2024-11-25T17:10:53Z">
            <w:trPr>
              <w:trHeight w:val="288" w:hRule="atLeast"/>
            </w:trPr>
          </w:trPrChange>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601" w:author="zhoujiansheng" w:date="2024-11-25T17:10:53Z">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tcPrChange>
          </w:tcPr>
          <w:p>
            <w:pPr>
              <w:keepNext w:val="0"/>
              <w:keepLines w:val="0"/>
              <w:widowControl/>
              <w:suppressLineNumbers w:val="0"/>
              <w:jc w:val="center"/>
              <w:textAlignment w:val="center"/>
              <w:rPr>
                <w:ins w:id="602" w:author="zhoujiansheng" w:date="2024-11-25T16:51:55Z"/>
                <w:rFonts w:hint="eastAsia" w:ascii="宋体" w:hAnsi="宋体" w:eastAsia="宋体" w:cs="宋体"/>
                <w:i w:val="0"/>
                <w:iCs w:val="0"/>
                <w:color w:val="000000"/>
                <w:sz w:val="22"/>
                <w:szCs w:val="22"/>
                <w:u w:val="none"/>
              </w:rPr>
            </w:pPr>
            <w:ins w:id="603" w:author="zhoujiansheng" w:date="2024-11-25T16:51:55Z">
              <w:r>
                <w:rPr>
                  <w:rFonts w:hint="eastAsia" w:ascii="宋体" w:hAnsi="宋体" w:eastAsia="宋体" w:cs="宋体"/>
                  <w:i w:val="0"/>
                  <w:iCs w:val="0"/>
                  <w:color w:val="000000"/>
                  <w:kern w:val="0"/>
                  <w:sz w:val="22"/>
                  <w:szCs w:val="22"/>
                  <w:u w:val="none"/>
                  <w:lang w:val="en-US" w:eastAsia="zh-CN" w:bidi="ar"/>
                </w:rPr>
                <w:t>3</w:t>
              </w:r>
            </w:ins>
          </w:p>
        </w:tc>
        <w:tc>
          <w:tcPr>
            <w:tcW w:w="2947"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604" w:author="zhoujiansheng" w:date="2024-11-25T17:10:53Z">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tcPrChange>
          </w:tcPr>
          <w:p>
            <w:pPr>
              <w:keepNext w:val="0"/>
              <w:keepLines w:val="0"/>
              <w:widowControl/>
              <w:suppressLineNumbers w:val="0"/>
              <w:jc w:val="center"/>
              <w:textAlignment w:val="center"/>
              <w:rPr>
                <w:ins w:id="605" w:author="zhoujiansheng" w:date="2024-11-25T16:51:55Z"/>
                <w:rFonts w:hint="eastAsia" w:ascii="宋体" w:hAnsi="宋体" w:eastAsia="宋体" w:cs="宋体"/>
                <w:i w:val="0"/>
                <w:iCs w:val="0"/>
                <w:color w:val="000000"/>
                <w:sz w:val="22"/>
                <w:szCs w:val="22"/>
                <w:u w:val="none"/>
              </w:rPr>
            </w:pPr>
            <w:ins w:id="606" w:author="zhoujiansheng" w:date="2024-11-25T16:51:55Z">
              <w:r>
                <w:rPr>
                  <w:rFonts w:hint="eastAsia" w:ascii="宋体" w:hAnsi="宋体" w:eastAsia="宋体" w:cs="宋体"/>
                  <w:i w:val="0"/>
                  <w:iCs w:val="0"/>
                  <w:color w:val="000000"/>
                  <w:kern w:val="0"/>
                  <w:sz w:val="22"/>
                  <w:szCs w:val="22"/>
                  <w:u w:val="none"/>
                  <w:lang w:val="en-US" w:eastAsia="zh-CN" w:bidi="ar"/>
                </w:rPr>
                <w:t>变换设备</w:t>
              </w:r>
            </w:ins>
          </w:p>
        </w:tc>
        <w:tc>
          <w:tcPr>
            <w:tcW w:w="3444"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607" w:author="zhoujiansheng" w:date="2024-11-25T17:10:53Z">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tcPrChange>
          </w:tcPr>
          <w:p>
            <w:pPr>
              <w:keepNext w:val="0"/>
              <w:keepLines w:val="0"/>
              <w:widowControl/>
              <w:suppressLineNumbers w:val="0"/>
              <w:ind w:firstLine="0" w:firstLineChars="0"/>
              <w:jc w:val="center"/>
              <w:textAlignment w:val="center"/>
              <w:rPr>
                <w:ins w:id="608" w:author="zhoujiansheng" w:date="2024-11-25T16:51:55Z"/>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交流母线配电</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Change w:id="610" w:author="zhoujiansheng" w:date="2024-11-25T17:10:53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blPrExChange>
        </w:tblPrEx>
        <w:trPr>
          <w:trHeight w:val="288" w:hRule="atLeast"/>
          <w:ins w:id="609" w:author="zhoujiansheng" w:date="2024-11-25T16:51:55Z"/>
          <w:trPrChange w:id="610" w:author="zhoujiansheng" w:date="2024-11-25T17:10:53Z">
            <w:trPr>
              <w:trHeight w:val="288" w:hRule="atLeast"/>
            </w:trPr>
          </w:trPrChange>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611" w:author="zhoujiansheng" w:date="2024-11-25T17:10:53Z">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tcPrChange>
          </w:tcPr>
          <w:p>
            <w:pPr>
              <w:keepNext w:val="0"/>
              <w:keepLines w:val="0"/>
              <w:widowControl/>
              <w:suppressLineNumbers w:val="0"/>
              <w:jc w:val="center"/>
              <w:textAlignment w:val="center"/>
              <w:rPr>
                <w:ins w:id="612" w:author="zhoujiansheng" w:date="2024-11-25T16:51:55Z"/>
                <w:rFonts w:hint="eastAsia" w:ascii="宋体" w:hAnsi="宋体" w:eastAsia="宋体" w:cs="宋体"/>
                <w:i w:val="0"/>
                <w:iCs w:val="0"/>
                <w:color w:val="000000"/>
                <w:sz w:val="22"/>
                <w:szCs w:val="22"/>
                <w:u w:val="none"/>
              </w:rPr>
            </w:pPr>
            <w:ins w:id="613" w:author="zhoujiansheng" w:date="2024-11-25T16:51:55Z">
              <w:r>
                <w:rPr>
                  <w:rFonts w:hint="eastAsia" w:ascii="宋体" w:hAnsi="宋体" w:eastAsia="宋体" w:cs="宋体"/>
                  <w:i w:val="0"/>
                  <w:iCs w:val="0"/>
                  <w:color w:val="000000"/>
                  <w:kern w:val="0"/>
                  <w:sz w:val="22"/>
                  <w:szCs w:val="22"/>
                  <w:u w:val="none"/>
                  <w:lang w:val="en-US" w:eastAsia="zh-CN" w:bidi="ar"/>
                </w:rPr>
                <w:t>4</w:t>
              </w:r>
            </w:ins>
          </w:p>
        </w:tc>
        <w:tc>
          <w:tcPr>
            <w:tcW w:w="2947"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614" w:author="zhoujiansheng" w:date="2024-11-25T17:10:53Z">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tcPrChange>
          </w:tcPr>
          <w:p>
            <w:pPr>
              <w:keepNext w:val="0"/>
              <w:keepLines w:val="0"/>
              <w:widowControl/>
              <w:suppressLineNumbers w:val="0"/>
              <w:jc w:val="center"/>
              <w:textAlignment w:val="center"/>
              <w:rPr>
                <w:ins w:id="615" w:author="zhoujiansheng" w:date="2024-11-25T16:51:55Z"/>
                <w:rFonts w:hint="eastAsia" w:ascii="宋体" w:hAnsi="宋体" w:eastAsia="宋体" w:cs="宋体"/>
                <w:i w:val="0"/>
                <w:iCs w:val="0"/>
                <w:color w:val="000000"/>
                <w:sz w:val="22"/>
                <w:szCs w:val="22"/>
                <w:u w:val="none"/>
              </w:rPr>
            </w:pPr>
            <w:ins w:id="616" w:author="zhoujiansheng" w:date="2024-11-25T16:51:55Z">
              <w:r>
                <w:rPr>
                  <w:rFonts w:hint="eastAsia" w:ascii="宋体" w:hAnsi="宋体" w:eastAsia="宋体" w:cs="宋体"/>
                  <w:i w:val="0"/>
                  <w:iCs w:val="0"/>
                  <w:color w:val="000000"/>
                  <w:kern w:val="0"/>
                  <w:sz w:val="22"/>
                  <w:szCs w:val="22"/>
                  <w:u w:val="none"/>
                  <w:lang w:val="en-US" w:eastAsia="zh-CN" w:bidi="ar"/>
                </w:rPr>
                <w:t>变压器</w:t>
              </w:r>
            </w:ins>
          </w:p>
        </w:tc>
        <w:tc>
          <w:tcPr>
            <w:tcW w:w="3444"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617" w:author="zhoujiansheng" w:date="2024-11-25T17:10:53Z">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tcPrChange>
          </w:tcPr>
          <w:p>
            <w:pPr>
              <w:keepNext w:val="0"/>
              <w:keepLines w:val="0"/>
              <w:widowControl/>
              <w:suppressLineNumbers w:val="0"/>
              <w:ind w:firstLine="0" w:firstLineChars="0"/>
              <w:jc w:val="center"/>
              <w:textAlignment w:val="center"/>
              <w:rPr>
                <w:ins w:id="618" w:author="zhoujiansheng" w:date="2024-11-25T16:51:55Z"/>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一体化能源柜</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Change w:id="620" w:author="zhoujiansheng" w:date="2024-11-25T17:10:53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blPrExChange>
        </w:tblPrEx>
        <w:trPr>
          <w:trHeight w:val="288" w:hRule="atLeast"/>
          <w:ins w:id="619" w:author="zhoujiansheng" w:date="2024-11-25T16:51:55Z"/>
          <w:trPrChange w:id="620" w:author="zhoujiansheng" w:date="2024-11-25T17:10:53Z">
            <w:trPr>
              <w:trHeight w:val="288" w:hRule="atLeast"/>
            </w:trPr>
          </w:trPrChange>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621" w:author="zhoujiansheng" w:date="2024-11-25T17:10:53Z">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tcPrChange>
          </w:tcPr>
          <w:p>
            <w:pPr>
              <w:keepNext w:val="0"/>
              <w:keepLines w:val="0"/>
              <w:widowControl/>
              <w:suppressLineNumbers w:val="0"/>
              <w:jc w:val="center"/>
              <w:textAlignment w:val="center"/>
              <w:rPr>
                <w:ins w:id="622" w:author="zhoujiansheng" w:date="2024-11-25T16:51:55Z"/>
                <w:rFonts w:hint="eastAsia" w:ascii="宋体" w:hAnsi="宋体" w:eastAsia="宋体" w:cs="宋体"/>
                <w:i w:val="0"/>
                <w:iCs w:val="0"/>
                <w:color w:val="000000"/>
                <w:sz w:val="22"/>
                <w:szCs w:val="22"/>
                <w:u w:val="none"/>
              </w:rPr>
            </w:pPr>
            <w:ins w:id="623" w:author="zhoujiansheng" w:date="2024-11-25T16:51:55Z">
              <w:r>
                <w:rPr>
                  <w:rFonts w:hint="eastAsia" w:ascii="宋体" w:hAnsi="宋体" w:eastAsia="宋体" w:cs="宋体"/>
                  <w:i w:val="0"/>
                  <w:iCs w:val="0"/>
                  <w:color w:val="000000"/>
                  <w:kern w:val="0"/>
                  <w:sz w:val="22"/>
                  <w:szCs w:val="22"/>
                  <w:u w:val="none"/>
                  <w:lang w:val="en-US" w:eastAsia="zh-CN" w:bidi="ar"/>
                </w:rPr>
                <w:t>5</w:t>
              </w:r>
            </w:ins>
          </w:p>
        </w:tc>
        <w:tc>
          <w:tcPr>
            <w:tcW w:w="2947"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624" w:author="zhoujiansheng" w:date="2024-11-25T17:10:53Z">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tcPrChange>
          </w:tcPr>
          <w:p>
            <w:pPr>
              <w:keepNext w:val="0"/>
              <w:keepLines w:val="0"/>
              <w:widowControl/>
              <w:suppressLineNumbers w:val="0"/>
              <w:jc w:val="center"/>
              <w:textAlignment w:val="center"/>
              <w:rPr>
                <w:ins w:id="625" w:author="zhoujiansheng" w:date="2024-11-25T16:51:55Z"/>
                <w:rFonts w:hint="eastAsia" w:ascii="宋体" w:hAnsi="宋体" w:eastAsia="宋体" w:cs="宋体"/>
                <w:i w:val="0"/>
                <w:iCs w:val="0"/>
                <w:color w:val="000000"/>
                <w:sz w:val="22"/>
                <w:szCs w:val="22"/>
                <w:u w:val="none"/>
              </w:rPr>
            </w:pPr>
            <w:ins w:id="626" w:author="zhoujiansheng" w:date="2024-11-25T16:51:55Z">
              <w:r>
                <w:rPr>
                  <w:rFonts w:hint="eastAsia" w:ascii="宋体" w:hAnsi="宋体" w:eastAsia="宋体" w:cs="宋体"/>
                  <w:i w:val="0"/>
                  <w:iCs w:val="0"/>
                  <w:color w:val="000000"/>
                  <w:kern w:val="0"/>
                  <w:sz w:val="22"/>
                  <w:szCs w:val="22"/>
                  <w:u w:val="none"/>
                  <w:lang w:val="en-US" w:eastAsia="zh-CN" w:bidi="ar"/>
                </w:rPr>
                <w:t>低压交流配电</w:t>
              </w:r>
            </w:ins>
          </w:p>
        </w:tc>
        <w:tc>
          <w:tcPr>
            <w:tcW w:w="3444"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627" w:author="zhoujiansheng" w:date="2024-11-25T17:10:53Z">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tcPrChange>
          </w:tcPr>
          <w:p>
            <w:pPr>
              <w:keepNext w:val="0"/>
              <w:keepLines w:val="0"/>
              <w:widowControl/>
              <w:suppressLineNumbers w:val="0"/>
              <w:jc w:val="center"/>
              <w:textAlignment w:val="center"/>
              <w:rPr>
                <w:ins w:id="628" w:author="zhoujiansheng" w:date="2024-11-25T16:51:55Z"/>
                <w:rFonts w:hint="eastAsia" w:ascii="宋体" w:hAnsi="宋体" w:eastAsia="宋体" w:cs="宋体"/>
                <w:i w:val="0"/>
                <w:iCs w:val="0"/>
                <w:color w:val="000000"/>
                <w:kern w:val="0"/>
                <w:sz w:val="22"/>
                <w:szCs w:val="22"/>
                <w:u w:val="none"/>
                <w:lang w:val="en-US" w:eastAsia="zh-CN" w:bidi="ar"/>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Change w:id="630" w:author="zhoujiansheng" w:date="2024-11-25T17:10:53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blPrExChange>
        </w:tblPrEx>
        <w:trPr>
          <w:trHeight w:val="288" w:hRule="atLeast"/>
          <w:ins w:id="629" w:author="zhoujiansheng" w:date="2024-11-25T16:51:55Z"/>
          <w:trPrChange w:id="630" w:author="zhoujiansheng" w:date="2024-11-25T17:10:53Z">
            <w:trPr>
              <w:trHeight w:val="288" w:hRule="atLeast"/>
            </w:trPr>
          </w:trPrChange>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631" w:author="zhoujiansheng" w:date="2024-11-25T17:10:53Z">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tcPrChange>
          </w:tcPr>
          <w:p>
            <w:pPr>
              <w:keepNext w:val="0"/>
              <w:keepLines w:val="0"/>
              <w:widowControl/>
              <w:suppressLineNumbers w:val="0"/>
              <w:jc w:val="center"/>
              <w:textAlignment w:val="center"/>
              <w:rPr>
                <w:ins w:id="632" w:author="zhoujiansheng" w:date="2024-11-25T16:51:55Z"/>
                <w:rFonts w:hint="eastAsia" w:ascii="宋体" w:hAnsi="宋体" w:eastAsia="宋体" w:cs="宋体"/>
                <w:i w:val="0"/>
                <w:iCs w:val="0"/>
                <w:color w:val="000000"/>
                <w:sz w:val="22"/>
                <w:szCs w:val="22"/>
                <w:u w:val="none"/>
              </w:rPr>
            </w:pPr>
            <w:ins w:id="633" w:author="zhoujiansheng" w:date="2024-11-25T16:51:55Z">
              <w:r>
                <w:rPr>
                  <w:rFonts w:hint="eastAsia" w:ascii="宋体" w:hAnsi="宋体" w:eastAsia="宋体" w:cs="宋体"/>
                  <w:i w:val="0"/>
                  <w:iCs w:val="0"/>
                  <w:color w:val="000000"/>
                  <w:kern w:val="0"/>
                  <w:sz w:val="22"/>
                  <w:szCs w:val="22"/>
                  <w:u w:val="none"/>
                  <w:lang w:val="en-US" w:eastAsia="zh-CN" w:bidi="ar"/>
                </w:rPr>
                <w:t>6</w:t>
              </w:r>
            </w:ins>
          </w:p>
        </w:tc>
        <w:tc>
          <w:tcPr>
            <w:tcW w:w="2947"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634" w:author="zhoujiansheng" w:date="2024-11-25T17:10:53Z">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tcPrChange>
          </w:tcPr>
          <w:p>
            <w:pPr>
              <w:keepNext w:val="0"/>
              <w:keepLines w:val="0"/>
              <w:widowControl/>
              <w:suppressLineNumbers w:val="0"/>
              <w:jc w:val="center"/>
              <w:textAlignment w:val="center"/>
              <w:rPr>
                <w:ins w:id="635" w:author="zhoujiansheng" w:date="2024-11-25T16:51:55Z"/>
                <w:rFonts w:hint="eastAsia" w:ascii="宋体" w:hAnsi="宋体" w:eastAsia="宋体" w:cs="宋体"/>
                <w:i w:val="0"/>
                <w:iCs w:val="0"/>
                <w:color w:val="000000"/>
                <w:sz w:val="22"/>
                <w:szCs w:val="22"/>
                <w:u w:val="none"/>
              </w:rPr>
            </w:pPr>
            <w:ins w:id="636" w:author="zhoujiansheng" w:date="2024-11-25T16:51:55Z">
              <w:r>
                <w:rPr>
                  <w:rFonts w:hint="eastAsia" w:ascii="宋体" w:hAnsi="宋体" w:eastAsia="宋体" w:cs="宋体"/>
                  <w:i w:val="0"/>
                  <w:iCs w:val="0"/>
                  <w:color w:val="000000"/>
                  <w:kern w:val="0"/>
                  <w:sz w:val="22"/>
                  <w:szCs w:val="22"/>
                  <w:u w:val="none"/>
                  <w:lang w:val="en-US" w:eastAsia="zh-CN" w:bidi="ar"/>
                </w:rPr>
                <w:t>低压直流配电</w:t>
              </w:r>
            </w:ins>
          </w:p>
        </w:tc>
        <w:tc>
          <w:tcPr>
            <w:tcW w:w="3444"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637" w:author="zhoujiansheng" w:date="2024-11-25T17:10:53Z">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tcPrChange>
          </w:tcPr>
          <w:p>
            <w:pPr>
              <w:keepNext w:val="0"/>
              <w:keepLines w:val="0"/>
              <w:widowControl/>
              <w:suppressLineNumbers w:val="0"/>
              <w:jc w:val="center"/>
              <w:textAlignment w:val="center"/>
              <w:rPr>
                <w:ins w:id="638" w:author="zhoujiansheng" w:date="2024-11-25T16:51:55Z"/>
                <w:rFonts w:hint="eastAsia" w:ascii="宋体" w:hAnsi="宋体" w:eastAsia="宋体" w:cs="宋体"/>
                <w:i w:val="0"/>
                <w:iCs w:val="0"/>
                <w:color w:val="000000"/>
                <w:kern w:val="0"/>
                <w:sz w:val="22"/>
                <w:szCs w:val="22"/>
                <w:u w:val="none"/>
                <w:lang w:val="en-US" w:eastAsia="zh-CN" w:bidi="ar"/>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Change w:id="640" w:author="zhoujiansheng" w:date="2024-11-25T17:10:53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blPrExChange>
        </w:tblPrEx>
        <w:trPr>
          <w:trHeight w:val="288" w:hRule="atLeast"/>
          <w:ins w:id="639" w:author="zhoujiansheng" w:date="2024-11-25T16:51:55Z"/>
          <w:trPrChange w:id="640" w:author="zhoujiansheng" w:date="2024-11-25T17:10:53Z">
            <w:trPr>
              <w:trHeight w:val="288" w:hRule="atLeast"/>
            </w:trPr>
          </w:trPrChange>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641" w:author="zhoujiansheng" w:date="2024-11-25T17:10:53Z">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tcPrChange>
          </w:tcPr>
          <w:p>
            <w:pPr>
              <w:keepNext w:val="0"/>
              <w:keepLines w:val="0"/>
              <w:widowControl/>
              <w:suppressLineNumbers w:val="0"/>
              <w:jc w:val="center"/>
              <w:textAlignment w:val="center"/>
              <w:rPr>
                <w:ins w:id="642" w:author="zhoujiansheng" w:date="2024-11-25T16:51:55Z"/>
                <w:rFonts w:hint="eastAsia" w:ascii="宋体" w:hAnsi="宋体" w:eastAsia="宋体" w:cs="宋体"/>
                <w:i w:val="0"/>
                <w:iCs w:val="0"/>
                <w:color w:val="000000"/>
                <w:sz w:val="22"/>
                <w:szCs w:val="22"/>
                <w:u w:val="none"/>
              </w:rPr>
            </w:pPr>
            <w:ins w:id="643" w:author="zhoujiansheng" w:date="2024-11-25T16:51:55Z">
              <w:r>
                <w:rPr>
                  <w:rFonts w:hint="eastAsia" w:ascii="宋体" w:hAnsi="宋体" w:eastAsia="宋体" w:cs="宋体"/>
                  <w:i w:val="0"/>
                  <w:iCs w:val="0"/>
                  <w:color w:val="000000"/>
                  <w:kern w:val="0"/>
                  <w:sz w:val="22"/>
                  <w:szCs w:val="22"/>
                  <w:u w:val="none"/>
                  <w:lang w:val="en-US" w:eastAsia="zh-CN" w:bidi="ar"/>
                </w:rPr>
                <w:t>7</w:t>
              </w:r>
            </w:ins>
          </w:p>
        </w:tc>
        <w:tc>
          <w:tcPr>
            <w:tcW w:w="2947"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644" w:author="zhoujiansheng" w:date="2024-11-25T17:10:53Z">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tcPrChange>
          </w:tcPr>
          <w:p>
            <w:pPr>
              <w:keepNext w:val="0"/>
              <w:keepLines w:val="0"/>
              <w:widowControl/>
              <w:suppressLineNumbers w:val="0"/>
              <w:jc w:val="center"/>
              <w:textAlignment w:val="center"/>
              <w:rPr>
                <w:ins w:id="645" w:author="zhoujiansheng" w:date="2024-11-25T16:51:55Z"/>
                <w:rFonts w:hint="eastAsia" w:ascii="宋体" w:hAnsi="宋体" w:eastAsia="宋体" w:cs="宋体"/>
                <w:i w:val="0"/>
                <w:iCs w:val="0"/>
                <w:color w:val="000000"/>
                <w:sz w:val="22"/>
                <w:szCs w:val="22"/>
                <w:u w:val="none"/>
              </w:rPr>
            </w:pPr>
            <w:ins w:id="646" w:author="zhoujiansheng" w:date="2024-11-25T16:51:55Z">
              <w:r>
                <w:rPr>
                  <w:rFonts w:hint="eastAsia" w:ascii="宋体" w:hAnsi="宋体" w:eastAsia="宋体" w:cs="宋体"/>
                  <w:i w:val="0"/>
                  <w:iCs w:val="0"/>
                  <w:color w:val="000000"/>
                  <w:kern w:val="0"/>
                  <w:sz w:val="22"/>
                  <w:szCs w:val="22"/>
                  <w:u w:val="none"/>
                  <w:lang w:val="en-US" w:eastAsia="zh-CN" w:bidi="ar"/>
                </w:rPr>
                <w:t>电池恒温箱</w:t>
              </w:r>
            </w:ins>
          </w:p>
        </w:tc>
        <w:tc>
          <w:tcPr>
            <w:tcW w:w="3444"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647" w:author="zhoujiansheng" w:date="2024-11-25T17:10:53Z">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tcPrChange>
          </w:tcPr>
          <w:p>
            <w:pPr>
              <w:keepNext w:val="0"/>
              <w:keepLines w:val="0"/>
              <w:widowControl/>
              <w:suppressLineNumbers w:val="0"/>
              <w:jc w:val="center"/>
              <w:textAlignment w:val="center"/>
              <w:rPr>
                <w:ins w:id="648" w:author="zhoujiansheng" w:date="2024-11-25T16:51:55Z"/>
                <w:rFonts w:hint="eastAsia" w:ascii="宋体" w:hAnsi="宋体" w:eastAsia="宋体" w:cs="宋体"/>
                <w:i w:val="0"/>
                <w:iCs w:val="0"/>
                <w:color w:val="000000"/>
                <w:kern w:val="0"/>
                <w:sz w:val="22"/>
                <w:szCs w:val="22"/>
                <w:u w:val="none"/>
                <w:lang w:val="en-US" w:eastAsia="zh-CN" w:bidi="ar"/>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Change w:id="650" w:author="zhoujiansheng" w:date="2024-11-25T17:10:53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blPrExChange>
        </w:tblPrEx>
        <w:trPr>
          <w:trHeight w:val="288" w:hRule="atLeast"/>
          <w:ins w:id="649" w:author="zhoujiansheng" w:date="2024-11-25T16:51:55Z"/>
          <w:trPrChange w:id="650" w:author="zhoujiansheng" w:date="2024-11-25T17:10:53Z">
            <w:trPr>
              <w:trHeight w:val="288" w:hRule="atLeast"/>
            </w:trPr>
          </w:trPrChange>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651" w:author="zhoujiansheng" w:date="2024-11-25T17:10:53Z">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tcPrChange>
          </w:tcPr>
          <w:p>
            <w:pPr>
              <w:keepNext w:val="0"/>
              <w:keepLines w:val="0"/>
              <w:widowControl/>
              <w:suppressLineNumbers w:val="0"/>
              <w:jc w:val="center"/>
              <w:textAlignment w:val="center"/>
              <w:rPr>
                <w:ins w:id="652" w:author="zhoujiansheng" w:date="2024-11-25T16:51:55Z"/>
                <w:rFonts w:hint="eastAsia" w:ascii="宋体" w:hAnsi="宋体" w:eastAsia="宋体" w:cs="宋体"/>
                <w:i w:val="0"/>
                <w:iCs w:val="0"/>
                <w:color w:val="000000"/>
                <w:sz w:val="22"/>
                <w:szCs w:val="22"/>
                <w:u w:val="none"/>
              </w:rPr>
            </w:pPr>
            <w:ins w:id="653" w:author="zhoujiansheng" w:date="2024-11-25T16:51:55Z">
              <w:r>
                <w:rPr>
                  <w:rFonts w:hint="eastAsia" w:ascii="宋体" w:hAnsi="宋体" w:eastAsia="宋体" w:cs="宋体"/>
                  <w:i w:val="0"/>
                  <w:iCs w:val="0"/>
                  <w:color w:val="000000"/>
                  <w:kern w:val="0"/>
                  <w:sz w:val="22"/>
                  <w:szCs w:val="22"/>
                  <w:u w:val="none"/>
                  <w:lang w:val="en-US" w:eastAsia="zh-CN" w:bidi="ar"/>
                </w:rPr>
                <w:t>8</w:t>
              </w:r>
            </w:ins>
          </w:p>
        </w:tc>
        <w:tc>
          <w:tcPr>
            <w:tcW w:w="2947"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654" w:author="zhoujiansheng" w:date="2024-11-25T17:10:53Z">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tcPrChange>
          </w:tcPr>
          <w:p>
            <w:pPr>
              <w:keepNext w:val="0"/>
              <w:keepLines w:val="0"/>
              <w:widowControl/>
              <w:suppressLineNumbers w:val="0"/>
              <w:jc w:val="center"/>
              <w:textAlignment w:val="center"/>
              <w:rPr>
                <w:ins w:id="655" w:author="zhoujiansheng" w:date="2024-11-25T16:51:55Z"/>
                <w:rFonts w:hint="eastAsia" w:ascii="宋体" w:hAnsi="宋体" w:eastAsia="宋体" w:cs="宋体"/>
                <w:i w:val="0"/>
                <w:iCs w:val="0"/>
                <w:color w:val="000000"/>
                <w:sz w:val="22"/>
                <w:szCs w:val="22"/>
                <w:u w:val="none"/>
              </w:rPr>
            </w:pPr>
            <w:ins w:id="656" w:author="zhoujiansheng" w:date="2024-11-25T16:51:55Z">
              <w:r>
                <w:rPr>
                  <w:rFonts w:hint="eastAsia" w:ascii="宋体" w:hAnsi="宋体" w:eastAsia="宋体" w:cs="宋体"/>
                  <w:i w:val="0"/>
                  <w:iCs w:val="0"/>
                  <w:color w:val="000000"/>
                  <w:kern w:val="0"/>
                  <w:sz w:val="22"/>
                  <w:szCs w:val="22"/>
                  <w:u w:val="none"/>
                  <w:lang w:val="en-US" w:eastAsia="zh-CN" w:bidi="ar"/>
                </w:rPr>
                <w:t>动环监控</w:t>
              </w:r>
            </w:ins>
          </w:p>
        </w:tc>
        <w:tc>
          <w:tcPr>
            <w:tcW w:w="3444"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657" w:author="zhoujiansheng" w:date="2024-11-25T17:10:53Z">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tcPrChange>
          </w:tcPr>
          <w:p>
            <w:pPr>
              <w:keepNext w:val="0"/>
              <w:keepLines w:val="0"/>
              <w:widowControl/>
              <w:suppressLineNumbers w:val="0"/>
              <w:jc w:val="center"/>
              <w:textAlignment w:val="center"/>
              <w:rPr>
                <w:ins w:id="658" w:author="zhoujiansheng" w:date="2024-11-25T16:51:55Z"/>
                <w:rFonts w:hint="eastAsia" w:ascii="宋体" w:hAnsi="宋体" w:eastAsia="宋体" w:cs="宋体"/>
                <w:i w:val="0"/>
                <w:iCs w:val="0"/>
                <w:color w:val="000000"/>
                <w:kern w:val="0"/>
                <w:sz w:val="22"/>
                <w:szCs w:val="22"/>
                <w:u w:val="none"/>
                <w:lang w:val="en-US" w:eastAsia="zh-CN" w:bidi="ar"/>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Change w:id="660" w:author="zhoujiansheng" w:date="2024-11-25T17:10:53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blPrExChange>
        </w:tblPrEx>
        <w:trPr>
          <w:trHeight w:val="288" w:hRule="atLeast"/>
          <w:ins w:id="659" w:author="zhoujiansheng" w:date="2024-11-25T16:51:55Z"/>
          <w:trPrChange w:id="660" w:author="zhoujiansheng" w:date="2024-11-25T17:10:53Z">
            <w:trPr>
              <w:trHeight w:val="288" w:hRule="atLeast"/>
            </w:trPr>
          </w:trPrChange>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661" w:author="zhoujiansheng" w:date="2024-11-25T17:10:53Z">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tcPrChange>
          </w:tcPr>
          <w:p>
            <w:pPr>
              <w:keepNext w:val="0"/>
              <w:keepLines w:val="0"/>
              <w:widowControl/>
              <w:suppressLineNumbers w:val="0"/>
              <w:jc w:val="center"/>
              <w:textAlignment w:val="center"/>
              <w:rPr>
                <w:ins w:id="662" w:author="zhoujiansheng" w:date="2024-11-25T16:51:55Z"/>
                <w:rFonts w:hint="eastAsia" w:ascii="宋体" w:hAnsi="宋体" w:eastAsia="宋体" w:cs="宋体"/>
                <w:i w:val="0"/>
                <w:iCs w:val="0"/>
                <w:color w:val="000000"/>
                <w:sz w:val="22"/>
                <w:szCs w:val="22"/>
                <w:u w:val="none"/>
              </w:rPr>
            </w:pPr>
            <w:ins w:id="663" w:author="zhoujiansheng" w:date="2024-11-25T16:51:55Z">
              <w:r>
                <w:rPr>
                  <w:rFonts w:hint="eastAsia" w:ascii="宋体" w:hAnsi="宋体" w:eastAsia="宋体" w:cs="宋体"/>
                  <w:i w:val="0"/>
                  <w:iCs w:val="0"/>
                  <w:color w:val="000000"/>
                  <w:kern w:val="0"/>
                  <w:sz w:val="22"/>
                  <w:szCs w:val="22"/>
                  <w:u w:val="none"/>
                  <w:lang w:val="en-US" w:eastAsia="zh-CN" w:bidi="ar"/>
                </w:rPr>
                <w:t>9</w:t>
              </w:r>
            </w:ins>
          </w:p>
        </w:tc>
        <w:tc>
          <w:tcPr>
            <w:tcW w:w="2947"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664" w:author="zhoujiansheng" w:date="2024-11-25T17:10:53Z">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tcPrChange>
          </w:tcPr>
          <w:p>
            <w:pPr>
              <w:keepNext w:val="0"/>
              <w:keepLines w:val="0"/>
              <w:widowControl/>
              <w:suppressLineNumbers w:val="0"/>
              <w:jc w:val="center"/>
              <w:textAlignment w:val="center"/>
              <w:rPr>
                <w:ins w:id="665" w:author="zhoujiansheng" w:date="2024-11-25T16:51:55Z"/>
                <w:rFonts w:hint="eastAsia" w:ascii="宋体" w:hAnsi="宋体" w:eastAsia="宋体" w:cs="宋体"/>
                <w:i w:val="0"/>
                <w:iCs w:val="0"/>
                <w:color w:val="000000"/>
                <w:sz w:val="22"/>
                <w:szCs w:val="22"/>
                <w:u w:val="none"/>
              </w:rPr>
            </w:pPr>
            <w:ins w:id="666" w:author="zhoujiansheng" w:date="2024-11-25T16:51:55Z">
              <w:r>
                <w:rPr>
                  <w:rFonts w:hint="eastAsia" w:ascii="宋体" w:hAnsi="宋体" w:eastAsia="宋体" w:cs="宋体"/>
                  <w:i w:val="0"/>
                  <w:iCs w:val="0"/>
                  <w:color w:val="000000"/>
                  <w:kern w:val="0"/>
                  <w:sz w:val="22"/>
                  <w:szCs w:val="22"/>
                  <w:u w:val="none"/>
                  <w:lang w:val="en-US" w:eastAsia="zh-CN" w:bidi="ar"/>
                </w:rPr>
                <w:t>发电机组</w:t>
              </w:r>
            </w:ins>
          </w:p>
        </w:tc>
        <w:tc>
          <w:tcPr>
            <w:tcW w:w="3444"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667" w:author="zhoujiansheng" w:date="2024-11-25T17:10:53Z">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tcPrChange>
          </w:tcPr>
          <w:p>
            <w:pPr>
              <w:keepNext w:val="0"/>
              <w:keepLines w:val="0"/>
              <w:widowControl/>
              <w:suppressLineNumbers w:val="0"/>
              <w:jc w:val="center"/>
              <w:textAlignment w:val="center"/>
              <w:rPr>
                <w:ins w:id="668" w:author="zhoujiansheng" w:date="2024-11-25T16:51:55Z"/>
                <w:rFonts w:hint="eastAsia" w:ascii="宋体" w:hAnsi="宋体" w:eastAsia="宋体" w:cs="宋体"/>
                <w:i w:val="0"/>
                <w:iCs w:val="0"/>
                <w:color w:val="000000"/>
                <w:kern w:val="0"/>
                <w:sz w:val="22"/>
                <w:szCs w:val="22"/>
                <w:u w:val="none"/>
                <w:lang w:val="en-US" w:eastAsia="zh-CN" w:bidi="ar"/>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Change w:id="670" w:author="zhoujiansheng" w:date="2024-11-25T17:10:53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blPrExChange>
        </w:tblPrEx>
        <w:trPr>
          <w:trHeight w:val="288" w:hRule="atLeast"/>
          <w:ins w:id="669" w:author="zhoujiansheng" w:date="2024-11-25T16:51:55Z"/>
          <w:trPrChange w:id="670" w:author="zhoujiansheng" w:date="2024-11-25T17:10:53Z">
            <w:trPr>
              <w:trHeight w:val="288" w:hRule="atLeast"/>
            </w:trPr>
          </w:trPrChange>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671" w:author="zhoujiansheng" w:date="2024-11-25T17:10:53Z">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tcPrChange>
          </w:tcPr>
          <w:p>
            <w:pPr>
              <w:keepNext w:val="0"/>
              <w:keepLines w:val="0"/>
              <w:widowControl/>
              <w:suppressLineNumbers w:val="0"/>
              <w:jc w:val="center"/>
              <w:textAlignment w:val="center"/>
              <w:rPr>
                <w:ins w:id="672" w:author="zhoujiansheng" w:date="2024-11-25T16:51:55Z"/>
                <w:rFonts w:hint="eastAsia" w:ascii="宋体" w:hAnsi="宋体" w:eastAsia="宋体" w:cs="宋体"/>
                <w:i w:val="0"/>
                <w:iCs w:val="0"/>
                <w:color w:val="000000"/>
                <w:sz w:val="22"/>
                <w:szCs w:val="22"/>
                <w:u w:val="none"/>
              </w:rPr>
            </w:pPr>
            <w:ins w:id="673" w:author="zhoujiansheng" w:date="2024-11-25T16:51:55Z">
              <w:r>
                <w:rPr>
                  <w:rFonts w:hint="eastAsia" w:ascii="宋体" w:hAnsi="宋体" w:eastAsia="宋体" w:cs="宋体"/>
                  <w:i w:val="0"/>
                  <w:iCs w:val="0"/>
                  <w:color w:val="000000"/>
                  <w:kern w:val="0"/>
                  <w:sz w:val="22"/>
                  <w:szCs w:val="22"/>
                  <w:u w:val="none"/>
                  <w:lang w:val="en-US" w:eastAsia="zh-CN" w:bidi="ar"/>
                </w:rPr>
                <w:t>10</w:t>
              </w:r>
            </w:ins>
          </w:p>
        </w:tc>
        <w:tc>
          <w:tcPr>
            <w:tcW w:w="2947"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674" w:author="zhoujiansheng" w:date="2024-11-25T17:10:53Z">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tcPrChange>
          </w:tcPr>
          <w:p>
            <w:pPr>
              <w:keepNext w:val="0"/>
              <w:keepLines w:val="0"/>
              <w:widowControl/>
              <w:suppressLineNumbers w:val="0"/>
              <w:jc w:val="center"/>
              <w:textAlignment w:val="center"/>
              <w:rPr>
                <w:ins w:id="675" w:author="zhoujiansheng" w:date="2024-11-25T16:51:55Z"/>
                <w:rFonts w:hint="eastAsia" w:ascii="宋体" w:hAnsi="宋体" w:eastAsia="宋体" w:cs="宋体"/>
                <w:i w:val="0"/>
                <w:iCs w:val="0"/>
                <w:color w:val="000000"/>
                <w:sz w:val="22"/>
                <w:szCs w:val="22"/>
                <w:u w:val="none"/>
              </w:rPr>
            </w:pPr>
            <w:ins w:id="676" w:author="zhoujiansheng" w:date="2024-11-25T16:51:55Z">
              <w:r>
                <w:rPr>
                  <w:rFonts w:hint="eastAsia" w:ascii="宋体" w:hAnsi="宋体" w:eastAsia="宋体" w:cs="宋体"/>
                  <w:i w:val="0"/>
                  <w:iCs w:val="0"/>
                  <w:color w:val="000000"/>
                  <w:kern w:val="0"/>
                  <w:sz w:val="22"/>
                  <w:szCs w:val="22"/>
                  <w:u w:val="none"/>
                  <w:lang w:val="en-US" w:eastAsia="zh-CN" w:bidi="ar"/>
                </w:rPr>
                <w:t>风光设备</w:t>
              </w:r>
            </w:ins>
          </w:p>
        </w:tc>
        <w:tc>
          <w:tcPr>
            <w:tcW w:w="3444"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677" w:author="zhoujiansheng" w:date="2024-11-25T17:10:53Z">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tcPrChange>
          </w:tcPr>
          <w:p>
            <w:pPr>
              <w:keepNext w:val="0"/>
              <w:keepLines w:val="0"/>
              <w:widowControl/>
              <w:suppressLineNumbers w:val="0"/>
              <w:jc w:val="center"/>
              <w:textAlignment w:val="center"/>
              <w:rPr>
                <w:ins w:id="678" w:author="zhoujiansheng" w:date="2024-11-25T16:51:55Z"/>
                <w:rFonts w:hint="eastAsia" w:ascii="宋体" w:hAnsi="宋体" w:eastAsia="宋体" w:cs="宋体"/>
                <w:i w:val="0"/>
                <w:iCs w:val="0"/>
                <w:color w:val="000000"/>
                <w:kern w:val="0"/>
                <w:sz w:val="22"/>
                <w:szCs w:val="22"/>
                <w:u w:val="none"/>
                <w:lang w:val="en-US" w:eastAsia="zh-CN" w:bidi="ar"/>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Change w:id="680" w:author="zhoujiansheng" w:date="2024-11-25T17:10:53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blPrExChange>
        </w:tblPrEx>
        <w:trPr>
          <w:trHeight w:val="288" w:hRule="atLeast"/>
          <w:ins w:id="679" w:author="zhoujiansheng" w:date="2024-11-25T16:51:55Z"/>
          <w:trPrChange w:id="680" w:author="zhoujiansheng" w:date="2024-11-25T17:10:53Z">
            <w:trPr>
              <w:trHeight w:val="288" w:hRule="atLeast"/>
            </w:trPr>
          </w:trPrChange>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681" w:author="zhoujiansheng" w:date="2024-11-25T17:10:53Z">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tcPrChange>
          </w:tcPr>
          <w:p>
            <w:pPr>
              <w:keepNext w:val="0"/>
              <w:keepLines w:val="0"/>
              <w:widowControl/>
              <w:suppressLineNumbers w:val="0"/>
              <w:jc w:val="center"/>
              <w:textAlignment w:val="center"/>
              <w:rPr>
                <w:ins w:id="682" w:author="zhoujiansheng" w:date="2024-11-25T16:51:55Z"/>
                <w:rFonts w:hint="eastAsia" w:ascii="宋体" w:hAnsi="宋体" w:eastAsia="宋体" w:cs="宋体"/>
                <w:i w:val="0"/>
                <w:iCs w:val="0"/>
                <w:color w:val="000000"/>
                <w:sz w:val="22"/>
                <w:szCs w:val="22"/>
                <w:u w:val="none"/>
              </w:rPr>
            </w:pPr>
            <w:ins w:id="683" w:author="zhoujiansheng" w:date="2024-11-25T16:51:55Z">
              <w:r>
                <w:rPr>
                  <w:rFonts w:hint="eastAsia" w:ascii="宋体" w:hAnsi="宋体" w:eastAsia="宋体" w:cs="宋体"/>
                  <w:i w:val="0"/>
                  <w:iCs w:val="0"/>
                  <w:color w:val="000000"/>
                  <w:kern w:val="0"/>
                  <w:sz w:val="22"/>
                  <w:szCs w:val="22"/>
                  <w:u w:val="none"/>
                  <w:lang w:val="en-US" w:eastAsia="zh-CN" w:bidi="ar"/>
                </w:rPr>
                <w:t>11</w:t>
              </w:r>
            </w:ins>
          </w:p>
        </w:tc>
        <w:tc>
          <w:tcPr>
            <w:tcW w:w="2947"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684" w:author="zhoujiansheng" w:date="2024-11-25T17:10:53Z">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tcPrChange>
          </w:tcPr>
          <w:p>
            <w:pPr>
              <w:keepNext w:val="0"/>
              <w:keepLines w:val="0"/>
              <w:widowControl/>
              <w:suppressLineNumbers w:val="0"/>
              <w:jc w:val="center"/>
              <w:textAlignment w:val="center"/>
              <w:rPr>
                <w:ins w:id="685" w:author="zhoujiansheng" w:date="2024-11-25T16:51:55Z"/>
                <w:rFonts w:hint="eastAsia" w:ascii="宋体" w:hAnsi="宋体" w:eastAsia="宋体" w:cs="宋体"/>
                <w:i w:val="0"/>
                <w:iCs w:val="0"/>
                <w:color w:val="000000"/>
                <w:sz w:val="22"/>
                <w:szCs w:val="22"/>
                <w:u w:val="none"/>
              </w:rPr>
            </w:pPr>
            <w:ins w:id="686" w:author="zhoujiansheng" w:date="2024-11-25T16:51:55Z">
              <w:r>
                <w:rPr>
                  <w:rFonts w:hint="eastAsia" w:ascii="宋体" w:hAnsi="宋体" w:eastAsia="宋体" w:cs="宋体"/>
                  <w:i w:val="0"/>
                  <w:iCs w:val="0"/>
                  <w:color w:val="000000"/>
                  <w:kern w:val="0"/>
                  <w:sz w:val="22"/>
                  <w:szCs w:val="22"/>
                  <w:u w:val="none"/>
                  <w:lang w:val="en-US" w:eastAsia="zh-CN" w:bidi="ar"/>
                </w:rPr>
                <w:t>高压配电</w:t>
              </w:r>
            </w:ins>
          </w:p>
        </w:tc>
        <w:tc>
          <w:tcPr>
            <w:tcW w:w="3444"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687" w:author="zhoujiansheng" w:date="2024-11-25T17:10:53Z">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tcPrChange>
          </w:tcPr>
          <w:p>
            <w:pPr>
              <w:keepNext w:val="0"/>
              <w:keepLines w:val="0"/>
              <w:widowControl/>
              <w:suppressLineNumbers w:val="0"/>
              <w:jc w:val="center"/>
              <w:textAlignment w:val="center"/>
              <w:rPr>
                <w:ins w:id="688" w:author="zhoujiansheng" w:date="2024-11-25T16:51:55Z"/>
                <w:rFonts w:hint="eastAsia" w:ascii="宋体" w:hAnsi="宋体" w:eastAsia="宋体" w:cs="宋体"/>
                <w:i w:val="0"/>
                <w:iCs w:val="0"/>
                <w:color w:val="000000"/>
                <w:kern w:val="0"/>
                <w:sz w:val="22"/>
                <w:szCs w:val="22"/>
                <w:u w:val="none"/>
                <w:lang w:val="en-US" w:eastAsia="zh-CN" w:bidi="ar"/>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Change w:id="690" w:author="zhoujiansheng" w:date="2024-11-25T17:10:53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blPrExChange>
        </w:tblPrEx>
        <w:trPr>
          <w:trHeight w:val="288" w:hRule="atLeast"/>
          <w:ins w:id="689" w:author="zhoujiansheng" w:date="2024-11-25T16:51:55Z"/>
          <w:trPrChange w:id="690" w:author="zhoujiansheng" w:date="2024-11-25T17:10:53Z">
            <w:trPr>
              <w:trHeight w:val="288" w:hRule="atLeast"/>
            </w:trPr>
          </w:trPrChange>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691" w:author="zhoujiansheng" w:date="2024-11-25T17:10:53Z">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tcPrChange>
          </w:tcPr>
          <w:p>
            <w:pPr>
              <w:keepNext w:val="0"/>
              <w:keepLines w:val="0"/>
              <w:widowControl/>
              <w:suppressLineNumbers w:val="0"/>
              <w:jc w:val="center"/>
              <w:textAlignment w:val="center"/>
              <w:rPr>
                <w:ins w:id="692" w:author="zhoujiansheng" w:date="2024-11-25T16:51:55Z"/>
                <w:rFonts w:hint="eastAsia" w:ascii="宋体" w:hAnsi="宋体" w:eastAsia="宋体" w:cs="宋体"/>
                <w:i w:val="0"/>
                <w:iCs w:val="0"/>
                <w:color w:val="000000"/>
                <w:sz w:val="22"/>
                <w:szCs w:val="22"/>
                <w:u w:val="none"/>
              </w:rPr>
            </w:pPr>
            <w:ins w:id="693" w:author="zhoujiansheng" w:date="2024-11-25T16:51:55Z">
              <w:r>
                <w:rPr>
                  <w:rFonts w:hint="eastAsia" w:ascii="宋体" w:hAnsi="宋体" w:eastAsia="宋体" w:cs="宋体"/>
                  <w:i w:val="0"/>
                  <w:iCs w:val="0"/>
                  <w:color w:val="000000"/>
                  <w:kern w:val="0"/>
                  <w:sz w:val="22"/>
                  <w:szCs w:val="22"/>
                  <w:u w:val="none"/>
                  <w:lang w:val="en-US" w:eastAsia="zh-CN" w:bidi="ar"/>
                </w:rPr>
                <w:t>12</w:t>
              </w:r>
            </w:ins>
          </w:p>
        </w:tc>
        <w:tc>
          <w:tcPr>
            <w:tcW w:w="2947"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694" w:author="zhoujiansheng" w:date="2024-11-25T17:10:53Z">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tcPrChange>
          </w:tcPr>
          <w:p>
            <w:pPr>
              <w:keepNext w:val="0"/>
              <w:keepLines w:val="0"/>
              <w:widowControl/>
              <w:suppressLineNumbers w:val="0"/>
              <w:jc w:val="center"/>
              <w:textAlignment w:val="center"/>
              <w:rPr>
                <w:ins w:id="695" w:author="zhoujiansheng" w:date="2024-11-25T16:51:55Z"/>
                <w:rFonts w:hint="eastAsia" w:ascii="宋体" w:hAnsi="宋体" w:eastAsia="宋体" w:cs="宋体"/>
                <w:i w:val="0"/>
                <w:iCs w:val="0"/>
                <w:color w:val="000000"/>
                <w:sz w:val="22"/>
                <w:szCs w:val="22"/>
                <w:u w:val="none"/>
              </w:rPr>
            </w:pPr>
            <w:ins w:id="696" w:author="zhoujiansheng" w:date="2024-11-25T16:51:55Z">
              <w:r>
                <w:rPr>
                  <w:rFonts w:hint="eastAsia" w:ascii="宋体" w:hAnsi="宋体" w:eastAsia="宋体" w:cs="宋体"/>
                  <w:i w:val="0"/>
                  <w:iCs w:val="0"/>
                  <w:color w:val="000000"/>
                  <w:kern w:val="0"/>
                  <w:sz w:val="22"/>
                  <w:szCs w:val="22"/>
                  <w:u w:val="none"/>
                  <w:lang w:val="en-US" w:eastAsia="zh-CN" w:bidi="ar"/>
                </w:rPr>
                <w:t>高压直流电源</w:t>
              </w:r>
            </w:ins>
          </w:p>
        </w:tc>
        <w:tc>
          <w:tcPr>
            <w:tcW w:w="3444"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697" w:author="zhoujiansheng" w:date="2024-11-25T17:10:53Z">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tcPrChange>
          </w:tcPr>
          <w:p>
            <w:pPr>
              <w:keepNext w:val="0"/>
              <w:keepLines w:val="0"/>
              <w:widowControl/>
              <w:suppressLineNumbers w:val="0"/>
              <w:jc w:val="center"/>
              <w:textAlignment w:val="center"/>
              <w:rPr>
                <w:ins w:id="698" w:author="zhoujiansheng" w:date="2024-11-25T16:51:55Z"/>
                <w:rFonts w:hint="eastAsia" w:ascii="宋体" w:hAnsi="宋体" w:eastAsia="宋体" w:cs="宋体"/>
                <w:i w:val="0"/>
                <w:iCs w:val="0"/>
                <w:color w:val="000000"/>
                <w:kern w:val="0"/>
                <w:sz w:val="22"/>
                <w:szCs w:val="22"/>
                <w:u w:val="none"/>
                <w:lang w:val="en-US" w:eastAsia="zh-CN" w:bidi="ar"/>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Change w:id="700" w:author="zhoujiansheng" w:date="2024-11-25T17:10:53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blPrExChange>
        </w:tblPrEx>
        <w:trPr>
          <w:trHeight w:val="288" w:hRule="atLeast"/>
          <w:ins w:id="699" w:author="zhoujiansheng" w:date="2024-11-25T16:51:55Z"/>
          <w:trPrChange w:id="700" w:author="zhoujiansheng" w:date="2024-11-25T17:10:53Z">
            <w:trPr>
              <w:trHeight w:val="288" w:hRule="atLeast"/>
            </w:trPr>
          </w:trPrChange>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701" w:author="zhoujiansheng" w:date="2024-11-25T17:10:53Z">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tcPrChange>
          </w:tcPr>
          <w:p>
            <w:pPr>
              <w:keepNext w:val="0"/>
              <w:keepLines w:val="0"/>
              <w:widowControl/>
              <w:suppressLineNumbers w:val="0"/>
              <w:jc w:val="center"/>
              <w:textAlignment w:val="center"/>
              <w:rPr>
                <w:ins w:id="702" w:author="zhoujiansheng" w:date="2024-11-25T16:51:55Z"/>
                <w:rFonts w:hint="eastAsia" w:ascii="宋体" w:hAnsi="宋体" w:eastAsia="宋体" w:cs="宋体"/>
                <w:i w:val="0"/>
                <w:iCs w:val="0"/>
                <w:color w:val="000000"/>
                <w:sz w:val="22"/>
                <w:szCs w:val="22"/>
                <w:u w:val="none"/>
              </w:rPr>
            </w:pPr>
            <w:ins w:id="703" w:author="zhoujiansheng" w:date="2024-11-25T16:51:55Z">
              <w:r>
                <w:rPr>
                  <w:rFonts w:hint="eastAsia" w:ascii="宋体" w:hAnsi="宋体" w:eastAsia="宋体" w:cs="宋体"/>
                  <w:i w:val="0"/>
                  <w:iCs w:val="0"/>
                  <w:color w:val="000000"/>
                  <w:kern w:val="0"/>
                  <w:sz w:val="22"/>
                  <w:szCs w:val="22"/>
                  <w:u w:val="none"/>
                  <w:lang w:val="en-US" w:eastAsia="zh-CN" w:bidi="ar"/>
                </w:rPr>
                <w:t>13</w:t>
              </w:r>
            </w:ins>
          </w:p>
        </w:tc>
        <w:tc>
          <w:tcPr>
            <w:tcW w:w="2947"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704" w:author="zhoujiansheng" w:date="2024-11-25T17:10:53Z">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tcPrChange>
          </w:tcPr>
          <w:p>
            <w:pPr>
              <w:keepNext w:val="0"/>
              <w:keepLines w:val="0"/>
              <w:widowControl/>
              <w:suppressLineNumbers w:val="0"/>
              <w:jc w:val="center"/>
              <w:textAlignment w:val="center"/>
              <w:rPr>
                <w:ins w:id="705" w:author="zhoujiansheng" w:date="2024-11-25T16:51:55Z"/>
                <w:rFonts w:hint="eastAsia" w:ascii="宋体" w:hAnsi="宋体" w:eastAsia="宋体" w:cs="宋体"/>
                <w:i w:val="0"/>
                <w:iCs w:val="0"/>
                <w:color w:val="000000"/>
                <w:sz w:val="22"/>
                <w:szCs w:val="22"/>
                <w:u w:val="none"/>
              </w:rPr>
            </w:pPr>
            <w:ins w:id="706" w:author="zhoujiansheng" w:date="2024-11-25T16:51:55Z">
              <w:r>
                <w:rPr>
                  <w:rFonts w:hint="eastAsia" w:ascii="宋体" w:hAnsi="宋体" w:eastAsia="宋体" w:cs="宋体"/>
                  <w:i w:val="0"/>
                  <w:iCs w:val="0"/>
                  <w:color w:val="000000"/>
                  <w:kern w:val="0"/>
                  <w:sz w:val="22"/>
                  <w:szCs w:val="22"/>
                  <w:u w:val="none"/>
                  <w:lang w:val="en-US" w:eastAsia="zh-CN" w:bidi="ar"/>
                </w:rPr>
                <w:t>机房环境</w:t>
              </w:r>
            </w:ins>
          </w:p>
        </w:tc>
        <w:tc>
          <w:tcPr>
            <w:tcW w:w="3444"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707" w:author="zhoujiansheng" w:date="2024-11-25T17:10:53Z">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tcPrChange>
          </w:tcPr>
          <w:p>
            <w:pPr>
              <w:keepNext w:val="0"/>
              <w:keepLines w:val="0"/>
              <w:widowControl/>
              <w:suppressLineNumbers w:val="0"/>
              <w:jc w:val="center"/>
              <w:textAlignment w:val="center"/>
              <w:rPr>
                <w:ins w:id="708" w:author="zhoujiansheng" w:date="2024-11-25T16:51:55Z"/>
                <w:rFonts w:hint="eastAsia" w:ascii="宋体" w:hAnsi="宋体" w:eastAsia="宋体" w:cs="宋体"/>
                <w:i w:val="0"/>
                <w:iCs w:val="0"/>
                <w:color w:val="000000"/>
                <w:kern w:val="0"/>
                <w:sz w:val="22"/>
                <w:szCs w:val="22"/>
                <w:u w:val="none"/>
                <w:lang w:val="en-US" w:eastAsia="zh-CN" w:bidi="ar"/>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Change w:id="710" w:author="zhoujiansheng" w:date="2024-11-25T17:10:53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blPrExChange>
        </w:tblPrEx>
        <w:trPr>
          <w:trHeight w:val="288" w:hRule="atLeast"/>
          <w:ins w:id="709" w:author="zhoujiansheng" w:date="2024-11-25T16:51:55Z"/>
          <w:trPrChange w:id="710" w:author="zhoujiansheng" w:date="2024-11-25T17:10:53Z">
            <w:trPr>
              <w:trHeight w:val="288" w:hRule="atLeast"/>
            </w:trPr>
          </w:trPrChange>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711" w:author="zhoujiansheng" w:date="2024-11-25T17:10:53Z">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tcPrChange>
          </w:tcPr>
          <w:p>
            <w:pPr>
              <w:keepNext w:val="0"/>
              <w:keepLines w:val="0"/>
              <w:widowControl/>
              <w:suppressLineNumbers w:val="0"/>
              <w:jc w:val="center"/>
              <w:textAlignment w:val="center"/>
              <w:rPr>
                <w:ins w:id="712" w:author="zhoujiansheng" w:date="2024-11-25T16:51:55Z"/>
                <w:rFonts w:hint="eastAsia" w:ascii="宋体" w:hAnsi="宋体" w:eastAsia="宋体" w:cs="宋体"/>
                <w:i w:val="0"/>
                <w:iCs w:val="0"/>
                <w:color w:val="000000"/>
                <w:sz w:val="22"/>
                <w:szCs w:val="22"/>
                <w:u w:val="none"/>
              </w:rPr>
            </w:pPr>
            <w:ins w:id="713" w:author="zhoujiansheng" w:date="2024-11-25T16:51:55Z">
              <w:r>
                <w:rPr>
                  <w:rFonts w:hint="eastAsia" w:ascii="宋体" w:hAnsi="宋体" w:eastAsia="宋体" w:cs="宋体"/>
                  <w:i w:val="0"/>
                  <w:iCs w:val="0"/>
                  <w:color w:val="000000"/>
                  <w:kern w:val="0"/>
                  <w:sz w:val="22"/>
                  <w:szCs w:val="22"/>
                  <w:u w:val="none"/>
                  <w:lang w:val="en-US" w:eastAsia="zh-CN" w:bidi="ar"/>
                </w:rPr>
                <w:t>14</w:t>
              </w:r>
            </w:ins>
          </w:p>
        </w:tc>
        <w:tc>
          <w:tcPr>
            <w:tcW w:w="2947"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714" w:author="zhoujiansheng" w:date="2024-11-25T17:10:53Z">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tcPrChange>
          </w:tcPr>
          <w:p>
            <w:pPr>
              <w:keepNext w:val="0"/>
              <w:keepLines w:val="0"/>
              <w:widowControl/>
              <w:suppressLineNumbers w:val="0"/>
              <w:jc w:val="center"/>
              <w:textAlignment w:val="center"/>
              <w:rPr>
                <w:ins w:id="715" w:author="zhoujiansheng" w:date="2024-11-25T16:51:55Z"/>
                <w:rFonts w:hint="eastAsia" w:ascii="宋体" w:hAnsi="宋体" w:eastAsia="宋体" w:cs="宋体"/>
                <w:i w:val="0"/>
                <w:iCs w:val="0"/>
                <w:color w:val="000000"/>
                <w:sz w:val="22"/>
                <w:szCs w:val="22"/>
                <w:u w:val="none"/>
              </w:rPr>
            </w:pPr>
            <w:ins w:id="716" w:author="zhoujiansheng" w:date="2024-11-25T16:51:55Z">
              <w:r>
                <w:rPr>
                  <w:rFonts w:hint="eastAsia" w:ascii="宋体" w:hAnsi="宋体" w:eastAsia="宋体" w:cs="宋体"/>
                  <w:i w:val="0"/>
                  <w:iCs w:val="0"/>
                  <w:color w:val="000000"/>
                  <w:kern w:val="0"/>
                  <w:sz w:val="22"/>
                  <w:szCs w:val="22"/>
                  <w:u w:val="none"/>
                  <w:lang w:val="en-US" w:eastAsia="zh-CN" w:bidi="ar"/>
                </w:rPr>
                <w:t>机房专用空调</w:t>
              </w:r>
            </w:ins>
          </w:p>
        </w:tc>
        <w:tc>
          <w:tcPr>
            <w:tcW w:w="3444"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717" w:author="zhoujiansheng" w:date="2024-11-25T17:10:53Z">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tcPrChange>
          </w:tcPr>
          <w:p>
            <w:pPr>
              <w:keepNext w:val="0"/>
              <w:keepLines w:val="0"/>
              <w:widowControl/>
              <w:suppressLineNumbers w:val="0"/>
              <w:jc w:val="center"/>
              <w:textAlignment w:val="center"/>
              <w:rPr>
                <w:ins w:id="718" w:author="zhoujiansheng" w:date="2024-11-25T16:51:55Z"/>
                <w:rFonts w:hint="eastAsia" w:ascii="宋体" w:hAnsi="宋体" w:eastAsia="宋体" w:cs="宋体"/>
                <w:i w:val="0"/>
                <w:iCs w:val="0"/>
                <w:color w:val="000000"/>
                <w:kern w:val="0"/>
                <w:sz w:val="22"/>
                <w:szCs w:val="22"/>
                <w:u w:val="none"/>
                <w:lang w:val="en-US" w:eastAsia="zh-CN" w:bidi="ar"/>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Change w:id="720" w:author="zhoujiansheng" w:date="2024-11-25T17:10:53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blPrExChange>
        </w:tblPrEx>
        <w:trPr>
          <w:trHeight w:val="288" w:hRule="atLeast"/>
          <w:ins w:id="719" w:author="zhoujiansheng" w:date="2024-11-25T16:51:55Z"/>
          <w:trPrChange w:id="720" w:author="zhoujiansheng" w:date="2024-11-25T17:10:53Z">
            <w:trPr>
              <w:trHeight w:val="288" w:hRule="atLeast"/>
            </w:trPr>
          </w:trPrChange>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721" w:author="zhoujiansheng" w:date="2024-11-25T17:10:53Z">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tcPrChange>
          </w:tcPr>
          <w:p>
            <w:pPr>
              <w:keepNext w:val="0"/>
              <w:keepLines w:val="0"/>
              <w:widowControl/>
              <w:suppressLineNumbers w:val="0"/>
              <w:jc w:val="center"/>
              <w:textAlignment w:val="center"/>
              <w:rPr>
                <w:ins w:id="722" w:author="zhoujiansheng" w:date="2024-11-25T16:51:55Z"/>
                <w:rFonts w:hint="eastAsia" w:ascii="宋体" w:hAnsi="宋体" w:eastAsia="宋体" w:cs="宋体"/>
                <w:i w:val="0"/>
                <w:iCs w:val="0"/>
                <w:color w:val="000000"/>
                <w:sz w:val="22"/>
                <w:szCs w:val="22"/>
                <w:u w:val="none"/>
              </w:rPr>
            </w:pPr>
            <w:ins w:id="723" w:author="zhoujiansheng" w:date="2024-11-25T16:51:55Z">
              <w:r>
                <w:rPr>
                  <w:rFonts w:hint="eastAsia" w:ascii="宋体" w:hAnsi="宋体" w:eastAsia="宋体" w:cs="宋体"/>
                  <w:i w:val="0"/>
                  <w:iCs w:val="0"/>
                  <w:color w:val="000000"/>
                  <w:kern w:val="0"/>
                  <w:sz w:val="22"/>
                  <w:szCs w:val="22"/>
                  <w:u w:val="none"/>
                  <w:lang w:val="en-US" w:eastAsia="zh-CN" w:bidi="ar"/>
                </w:rPr>
                <w:t>15</w:t>
              </w:r>
            </w:ins>
          </w:p>
        </w:tc>
        <w:tc>
          <w:tcPr>
            <w:tcW w:w="2947"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724" w:author="zhoujiansheng" w:date="2024-11-25T17:10:53Z">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tcPrChange>
          </w:tcPr>
          <w:p>
            <w:pPr>
              <w:keepNext w:val="0"/>
              <w:keepLines w:val="0"/>
              <w:widowControl/>
              <w:suppressLineNumbers w:val="0"/>
              <w:jc w:val="center"/>
              <w:textAlignment w:val="center"/>
              <w:rPr>
                <w:ins w:id="725" w:author="zhoujiansheng" w:date="2024-11-25T16:51:55Z"/>
                <w:rFonts w:hint="eastAsia" w:ascii="宋体" w:hAnsi="宋体" w:eastAsia="宋体" w:cs="宋体"/>
                <w:i w:val="0"/>
                <w:iCs w:val="0"/>
                <w:color w:val="000000"/>
                <w:sz w:val="22"/>
                <w:szCs w:val="22"/>
                <w:u w:val="none"/>
              </w:rPr>
            </w:pPr>
            <w:ins w:id="726" w:author="zhoujiansheng" w:date="2024-11-25T16:51:55Z">
              <w:r>
                <w:rPr>
                  <w:rFonts w:hint="eastAsia" w:ascii="宋体" w:hAnsi="宋体" w:eastAsia="宋体" w:cs="宋体"/>
                  <w:i w:val="0"/>
                  <w:iCs w:val="0"/>
                  <w:color w:val="000000"/>
                  <w:kern w:val="0"/>
                  <w:sz w:val="22"/>
                  <w:szCs w:val="22"/>
                  <w:u w:val="none"/>
                  <w:lang w:val="en-US" w:eastAsia="zh-CN" w:bidi="ar"/>
                </w:rPr>
                <w:t>极早期烟感</w:t>
              </w:r>
            </w:ins>
          </w:p>
        </w:tc>
        <w:tc>
          <w:tcPr>
            <w:tcW w:w="3444"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727" w:author="zhoujiansheng" w:date="2024-11-25T17:10:53Z">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tcPrChange>
          </w:tcPr>
          <w:p>
            <w:pPr>
              <w:keepNext w:val="0"/>
              <w:keepLines w:val="0"/>
              <w:widowControl/>
              <w:suppressLineNumbers w:val="0"/>
              <w:jc w:val="center"/>
              <w:textAlignment w:val="center"/>
              <w:rPr>
                <w:ins w:id="728" w:author="zhoujiansheng" w:date="2024-11-25T16:51:55Z"/>
                <w:rFonts w:hint="eastAsia" w:ascii="宋体" w:hAnsi="宋体" w:eastAsia="宋体" w:cs="宋体"/>
                <w:i w:val="0"/>
                <w:iCs w:val="0"/>
                <w:color w:val="000000"/>
                <w:kern w:val="0"/>
                <w:sz w:val="22"/>
                <w:szCs w:val="22"/>
                <w:u w:val="none"/>
                <w:lang w:val="en-US" w:eastAsia="zh-CN" w:bidi="ar"/>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Change w:id="730" w:author="zhoujiansheng" w:date="2024-11-25T17:10:53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blPrExChange>
        </w:tblPrEx>
        <w:trPr>
          <w:trHeight w:val="288" w:hRule="atLeast"/>
          <w:ins w:id="729" w:author="zhoujiansheng" w:date="2024-11-25T16:51:55Z"/>
          <w:trPrChange w:id="730" w:author="zhoujiansheng" w:date="2024-11-25T17:10:53Z">
            <w:trPr>
              <w:trHeight w:val="288" w:hRule="atLeast"/>
            </w:trPr>
          </w:trPrChange>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731" w:author="zhoujiansheng" w:date="2024-11-25T17:10:53Z">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tcPrChange>
          </w:tcPr>
          <w:p>
            <w:pPr>
              <w:keepNext w:val="0"/>
              <w:keepLines w:val="0"/>
              <w:widowControl/>
              <w:suppressLineNumbers w:val="0"/>
              <w:jc w:val="center"/>
              <w:textAlignment w:val="center"/>
              <w:rPr>
                <w:ins w:id="732" w:author="zhoujiansheng" w:date="2024-11-25T16:51:55Z"/>
                <w:rFonts w:hint="eastAsia" w:ascii="宋体" w:hAnsi="宋体" w:eastAsia="宋体" w:cs="宋体"/>
                <w:i w:val="0"/>
                <w:iCs w:val="0"/>
                <w:color w:val="000000"/>
                <w:sz w:val="22"/>
                <w:szCs w:val="22"/>
                <w:u w:val="none"/>
              </w:rPr>
            </w:pPr>
            <w:ins w:id="733" w:author="zhoujiansheng" w:date="2024-11-25T16:51:55Z">
              <w:r>
                <w:rPr>
                  <w:rFonts w:hint="eastAsia" w:ascii="宋体" w:hAnsi="宋体" w:eastAsia="宋体" w:cs="宋体"/>
                  <w:i w:val="0"/>
                  <w:iCs w:val="0"/>
                  <w:color w:val="000000"/>
                  <w:kern w:val="0"/>
                  <w:sz w:val="22"/>
                  <w:szCs w:val="22"/>
                  <w:u w:val="none"/>
                  <w:lang w:val="en-US" w:eastAsia="zh-CN" w:bidi="ar"/>
                </w:rPr>
                <w:t>16</w:t>
              </w:r>
            </w:ins>
          </w:p>
        </w:tc>
        <w:tc>
          <w:tcPr>
            <w:tcW w:w="2947"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734" w:author="zhoujiansheng" w:date="2024-11-25T17:10:53Z">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tcPrChange>
          </w:tcPr>
          <w:p>
            <w:pPr>
              <w:keepNext w:val="0"/>
              <w:keepLines w:val="0"/>
              <w:widowControl/>
              <w:suppressLineNumbers w:val="0"/>
              <w:jc w:val="center"/>
              <w:textAlignment w:val="center"/>
              <w:rPr>
                <w:ins w:id="735" w:author="zhoujiansheng" w:date="2024-11-25T16:51:55Z"/>
                <w:rFonts w:hint="eastAsia" w:ascii="宋体" w:hAnsi="宋体" w:eastAsia="宋体" w:cs="宋体"/>
                <w:i w:val="0"/>
                <w:iCs w:val="0"/>
                <w:color w:val="000000"/>
                <w:sz w:val="22"/>
                <w:szCs w:val="22"/>
                <w:u w:val="none"/>
              </w:rPr>
            </w:pPr>
            <w:ins w:id="736" w:author="zhoujiansheng" w:date="2024-11-25T16:51:55Z">
              <w:r>
                <w:rPr>
                  <w:rFonts w:hint="eastAsia" w:ascii="宋体" w:hAnsi="宋体" w:eastAsia="宋体" w:cs="宋体"/>
                  <w:i w:val="0"/>
                  <w:iCs w:val="0"/>
                  <w:color w:val="000000"/>
                  <w:kern w:val="0"/>
                  <w:sz w:val="22"/>
                  <w:szCs w:val="22"/>
                  <w:u w:val="none"/>
                  <w:lang w:val="en-US" w:eastAsia="zh-CN" w:bidi="ar"/>
                </w:rPr>
                <w:t>开关电源</w:t>
              </w:r>
            </w:ins>
          </w:p>
        </w:tc>
        <w:tc>
          <w:tcPr>
            <w:tcW w:w="3444"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737" w:author="zhoujiansheng" w:date="2024-11-25T17:10:53Z">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tcPrChange>
          </w:tcPr>
          <w:p>
            <w:pPr>
              <w:keepNext w:val="0"/>
              <w:keepLines w:val="0"/>
              <w:widowControl/>
              <w:suppressLineNumbers w:val="0"/>
              <w:jc w:val="center"/>
              <w:textAlignment w:val="center"/>
              <w:rPr>
                <w:ins w:id="738" w:author="zhoujiansheng" w:date="2024-11-25T16:51:55Z"/>
                <w:rFonts w:hint="eastAsia" w:ascii="宋体" w:hAnsi="宋体" w:eastAsia="宋体" w:cs="宋体"/>
                <w:i w:val="0"/>
                <w:iCs w:val="0"/>
                <w:color w:val="000000"/>
                <w:kern w:val="0"/>
                <w:sz w:val="22"/>
                <w:szCs w:val="22"/>
                <w:u w:val="none"/>
                <w:lang w:val="en-US" w:eastAsia="zh-CN" w:bidi="ar"/>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Change w:id="740" w:author="zhoujiansheng" w:date="2024-11-25T17:10:53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blPrExChange>
        </w:tblPrEx>
        <w:trPr>
          <w:trHeight w:val="288" w:hRule="atLeast"/>
          <w:ins w:id="739" w:author="zhoujiansheng" w:date="2024-11-25T16:51:55Z"/>
          <w:trPrChange w:id="740" w:author="zhoujiansheng" w:date="2024-11-25T17:10:53Z">
            <w:trPr>
              <w:trHeight w:val="288" w:hRule="atLeast"/>
            </w:trPr>
          </w:trPrChange>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741" w:author="zhoujiansheng" w:date="2024-11-25T17:10:53Z">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tcPrChange>
          </w:tcPr>
          <w:p>
            <w:pPr>
              <w:keepNext w:val="0"/>
              <w:keepLines w:val="0"/>
              <w:widowControl/>
              <w:suppressLineNumbers w:val="0"/>
              <w:jc w:val="center"/>
              <w:textAlignment w:val="center"/>
              <w:rPr>
                <w:ins w:id="742" w:author="zhoujiansheng" w:date="2024-11-25T16:51:55Z"/>
                <w:rFonts w:hint="eastAsia" w:ascii="宋体" w:hAnsi="宋体" w:eastAsia="宋体" w:cs="宋体"/>
                <w:i w:val="0"/>
                <w:iCs w:val="0"/>
                <w:color w:val="000000"/>
                <w:sz w:val="22"/>
                <w:szCs w:val="22"/>
                <w:u w:val="none"/>
              </w:rPr>
            </w:pPr>
            <w:ins w:id="743" w:author="zhoujiansheng" w:date="2024-11-25T16:51:55Z">
              <w:r>
                <w:rPr>
                  <w:rFonts w:hint="eastAsia" w:ascii="宋体" w:hAnsi="宋体" w:eastAsia="宋体" w:cs="宋体"/>
                  <w:i w:val="0"/>
                  <w:iCs w:val="0"/>
                  <w:color w:val="000000"/>
                  <w:kern w:val="0"/>
                  <w:sz w:val="22"/>
                  <w:szCs w:val="22"/>
                  <w:u w:val="none"/>
                  <w:lang w:val="en-US" w:eastAsia="zh-CN" w:bidi="ar"/>
                </w:rPr>
                <w:t>17</w:t>
              </w:r>
            </w:ins>
          </w:p>
        </w:tc>
        <w:tc>
          <w:tcPr>
            <w:tcW w:w="2947"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744" w:author="zhoujiansheng" w:date="2024-11-25T17:10:53Z">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tcPrChange>
          </w:tcPr>
          <w:p>
            <w:pPr>
              <w:keepNext w:val="0"/>
              <w:keepLines w:val="0"/>
              <w:widowControl/>
              <w:suppressLineNumbers w:val="0"/>
              <w:jc w:val="center"/>
              <w:textAlignment w:val="center"/>
              <w:rPr>
                <w:ins w:id="745" w:author="zhoujiansheng" w:date="2024-11-25T16:51:55Z"/>
                <w:rFonts w:hint="eastAsia" w:ascii="宋体" w:hAnsi="宋体" w:eastAsia="宋体" w:cs="宋体"/>
                <w:i w:val="0"/>
                <w:iCs w:val="0"/>
                <w:color w:val="000000"/>
                <w:sz w:val="22"/>
                <w:szCs w:val="22"/>
                <w:u w:val="none"/>
              </w:rPr>
            </w:pPr>
            <w:ins w:id="746" w:author="zhoujiansheng" w:date="2024-11-25T16:51:55Z">
              <w:r>
                <w:rPr>
                  <w:rFonts w:hint="eastAsia" w:ascii="宋体" w:hAnsi="宋体" w:eastAsia="宋体" w:cs="宋体"/>
                  <w:i w:val="0"/>
                  <w:iCs w:val="0"/>
                  <w:color w:val="000000"/>
                  <w:kern w:val="0"/>
                  <w:sz w:val="22"/>
                  <w:szCs w:val="22"/>
                  <w:u w:val="none"/>
                  <w:lang w:val="en-US" w:eastAsia="zh-CN" w:bidi="ar"/>
                </w:rPr>
                <w:t>锂电池</w:t>
              </w:r>
            </w:ins>
          </w:p>
        </w:tc>
        <w:tc>
          <w:tcPr>
            <w:tcW w:w="3444"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747" w:author="zhoujiansheng" w:date="2024-11-25T17:10:53Z">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tcPrChange>
          </w:tcPr>
          <w:p>
            <w:pPr>
              <w:keepNext w:val="0"/>
              <w:keepLines w:val="0"/>
              <w:widowControl/>
              <w:suppressLineNumbers w:val="0"/>
              <w:jc w:val="center"/>
              <w:textAlignment w:val="center"/>
              <w:rPr>
                <w:ins w:id="748" w:author="zhoujiansheng" w:date="2024-11-25T16:51:55Z"/>
                <w:rFonts w:hint="eastAsia" w:ascii="宋体" w:hAnsi="宋体" w:eastAsia="宋体" w:cs="宋体"/>
                <w:i w:val="0"/>
                <w:iCs w:val="0"/>
                <w:color w:val="000000"/>
                <w:kern w:val="0"/>
                <w:sz w:val="22"/>
                <w:szCs w:val="22"/>
                <w:u w:val="none"/>
                <w:lang w:val="en-US" w:eastAsia="zh-CN" w:bidi="ar"/>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Change w:id="750" w:author="zhoujiansheng" w:date="2024-11-25T17:10:53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blPrExChange>
        </w:tblPrEx>
        <w:trPr>
          <w:trHeight w:val="288" w:hRule="atLeast"/>
          <w:ins w:id="749" w:author="zhoujiansheng" w:date="2024-11-25T16:51:55Z"/>
          <w:trPrChange w:id="750" w:author="zhoujiansheng" w:date="2024-11-25T17:10:53Z">
            <w:trPr>
              <w:trHeight w:val="288" w:hRule="atLeast"/>
            </w:trPr>
          </w:trPrChange>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751" w:author="zhoujiansheng" w:date="2024-11-25T17:10:53Z">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tcPrChange>
          </w:tcPr>
          <w:p>
            <w:pPr>
              <w:keepNext w:val="0"/>
              <w:keepLines w:val="0"/>
              <w:widowControl/>
              <w:suppressLineNumbers w:val="0"/>
              <w:jc w:val="center"/>
              <w:textAlignment w:val="center"/>
              <w:rPr>
                <w:ins w:id="752" w:author="zhoujiansheng" w:date="2024-11-25T16:51:55Z"/>
                <w:rFonts w:hint="eastAsia" w:ascii="宋体" w:hAnsi="宋体" w:eastAsia="宋体" w:cs="宋体"/>
                <w:i w:val="0"/>
                <w:iCs w:val="0"/>
                <w:color w:val="000000"/>
                <w:sz w:val="22"/>
                <w:szCs w:val="22"/>
                <w:u w:val="none"/>
              </w:rPr>
            </w:pPr>
            <w:ins w:id="753" w:author="zhoujiansheng" w:date="2024-11-25T16:51:55Z">
              <w:r>
                <w:rPr>
                  <w:rFonts w:hint="eastAsia" w:ascii="宋体" w:hAnsi="宋体" w:eastAsia="宋体" w:cs="宋体"/>
                  <w:i w:val="0"/>
                  <w:iCs w:val="0"/>
                  <w:color w:val="000000"/>
                  <w:kern w:val="0"/>
                  <w:sz w:val="22"/>
                  <w:szCs w:val="22"/>
                  <w:u w:val="none"/>
                  <w:lang w:val="en-US" w:eastAsia="zh-CN" w:bidi="ar"/>
                </w:rPr>
                <w:t>18</w:t>
              </w:r>
            </w:ins>
          </w:p>
        </w:tc>
        <w:tc>
          <w:tcPr>
            <w:tcW w:w="2947"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754" w:author="zhoujiansheng" w:date="2024-11-25T17:10:53Z">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tcPrChange>
          </w:tcPr>
          <w:p>
            <w:pPr>
              <w:keepNext w:val="0"/>
              <w:keepLines w:val="0"/>
              <w:widowControl/>
              <w:suppressLineNumbers w:val="0"/>
              <w:jc w:val="center"/>
              <w:textAlignment w:val="center"/>
              <w:rPr>
                <w:ins w:id="755" w:author="zhoujiansheng" w:date="2024-11-25T16:51:55Z"/>
                <w:rFonts w:hint="eastAsia" w:ascii="宋体" w:hAnsi="宋体" w:eastAsia="宋体" w:cs="宋体"/>
                <w:i w:val="0"/>
                <w:iCs w:val="0"/>
                <w:color w:val="000000"/>
                <w:sz w:val="22"/>
                <w:szCs w:val="22"/>
                <w:u w:val="none"/>
              </w:rPr>
            </w:pPr>
            <w:ins w:id="756" w:author="zhoujiansheng" w:date="2024-11-25T16:51:55Z">
              <w:r>
                <w:rPr>
                  <w:rFonts w:hint="eastAsia" w:ascii="宋体" w:hAnsi="宋体" w:eastAsia="宋体" w:cs="宋体"/>
                  <w:i w:val="0"/>
                  <w:iCs w:val="0"/>
                  <w:color w:val="000000"/>
                  <w:kern w:val="0"/>
                  <w:sz w:val="22"/>
                  <w:szCs w:val="22"/>
                  <w:u w:val="none"/>
                  <w:lang w:val="en-US" w:eastAsia="zh-CN" w:bidi="ar"/>
                </w:rPr>
                <w:t>普通空调</w:t>
              </w:r>
            </w:ins>
          </w:p>
        </w:tc>
        <w:tc>
          <w:tcPr>
            <w:tcW w:w="3444"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757" w:author="zhoujiansheng" w:date="2024-11-25T17:10:53Z">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tcPrChange>
          </w:tcPr>
          <w:p>
            <w:pPr>
              <w:keepNext w:val="0"/>
              <w:keepLines w:val="0"/>
              <w:widowControl/>
              <w:suppressLineNumbers w:val="0"/>
              <w:jc w:val="center"/>
              <w:textAlignment w:val="center"/>
              <w:rPr>
                <w:ins w:id="758" w:author="zhoujiansheng" w:date="2024-11-25T16:51:55Z"/>
                <w:rFonts w:hint="eastAsia" w:ascii="宋体" w:hAnsi="宋体" w:eastAsia="宋体" w:cs="宋体"/>
                <w:i w:val="0"/>
                <w:iCs w:val="0"/>
                <w:color w:val="000000"/>
                <w:kern w:val="0"/>
                <w:sz w:val="22"/>
                <w:szCs w:val="22"/>
                <w:u w:val="none"/>
                <w:lang w:val="en-US" w:eastAsia="zh-CN" w:bidi="ar"/>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Change w:id="760" w:author="zhoujiansheng" w:date="2024-11-25T17:10:53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blPrExChange>
        </w:tblPrEx>
        <w:trPr>
          <w:trHeight w:val="288" w:hRule="atLeast"/>
          <w:ins w:id="759" w:author="zhoujiansheng" w:date="2024-11-25T16:51:55Z"/>
          <w:trPrChange w:id="760" w:author="zhoujiansheng" w:date="2024-11-25T17:10:53Z">
            <w:trPr>
              <w:trHeight w:val="288" w:hRule="atLeast"/>
            </w:trPr>
          </w:trPrChange>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761" w:author="zhoujiansheng" w:date="2024-11-25T17:10:53Z">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tcPrChange>
          </w:tcPr>
          <w:p>
            <w:pPr>
              <w:keepNext w:val="0"/>
              <w:keepLines w:val="0"/>
              <w:widowControl/>
              <w:suppressLineNumbers w:val="0"/>
              <w:jc w:val="center"/>
              <w:textAlignment w:val="center"/>
              <w:rPr>
                <w:ins w:id="762" w:author="zhoujiansheng" w:date="2024-11-25T16:51:55Z"/>
                <w:rFonts w:hint="eastAsia" w:ascii="宋体" w:hAnsi="宋体" w:eastAsia="宋体" w:cs="宋体"/>
                <w:i w:val="0"/>
                <w:iCs w:val="0"/>
                <w:color w:val="000000"/>
                <w:sz w:val="22"/>
                <w:szCs w:val="22"/>
                <w:u w:val="none"/>
              </w:rPr>
            </w:pPr>
            <w:ins w:id="763" w:author="zhoujiansheng" w:date="2024-11-25T16:51:55Z">
              <w:r>
                <w:rPr>
                  <w:rFonts w:hint="eastAsia" w:ascii="宋体" w:hAnsi="宋体" w:eastAsia="宋体" w:cs="宋体"/>
                  <w:i w:val="0"/>
                  <w:iCs w:val="0"/>
                  <w:color w:val="000000"/>
                  <w:kern w:val="0"/>
                  <w:sz w:val="22"/>
                  <w:szCs w:val="22"/>
                  <w:u w:val="none"/>
                  <w:lang w:val="en-US" w:eastAsia="zh-CN" w:bidi="ar"/>
                </w:rPr>
                <w:t>19</w:t>
              </w:r>
            </w:ins>
          </w:p>
        </w:tc>
        <w:tc>
          <w:tcPr>
            <w:tcW w:w="2947"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764" w:author="zhoujiansheng" w:date="2024-11-25T17:10:53Z">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tcPrChange>
          </w:tcPr>
          <w:p>
            <w:pPr>
              <w:keepNext w:val="0"/>
              <w:keepLines w:val="0"/>
              <w:widowControl/>
              <w:suppressLineNumbers w:val="0"/>
              <w:jc w:val="center"/>
              <w:textAlignment w:val="center"/>
              <w:rPr>
                <w:ins w:id="765" w:author="zhoujiansheng" w:date="2024-11-25T16:51:55Z"/>
                <w:rFonts w:hint="eastAsia" w:ascii="宋体" w:hAnsi="宋体" w:eastAsia="宋体" w:cs="宋体"/>
                <w:i w:val="0"/>
                <w:iCs w:val="0"/>
                <w:color w:val="000000"/>
                <w:sz w:val="22"/>
                <w:szCs w:val="22"/>
                <w:u w:val="none"/>
              </w:rPr>
            </w:pPr>
            <w:ins w:id="766" w:author="zhoujiansheng" w:date="2024-11-25T16:51:55Z">
              <w:r>
                <w:rPr>
                  <w:rFonts w:hint="eastAsia" w:ascii="宋体" w:hAnsi="宋体" w:eastAsia="宋体" w:cs="宋体"/>
                  <w:i w:val="0"/>
                  <w:iCs w:val="0"/>
                  <w:color w:val="000000"/>
                  <w:kern w:val="0"/>
                  <w:sz w:val="22"/>
                  <w:szCs w:val="22"/>
                  <w:u w:val="none"/>
                  <w:lang w:val="en-US" w:eastAsia="zh-CN" w:bidi="ar"/>
                </w:rPr>
                <w:t>铅酸电池</w:t>
              </w:r>
            </w:ins>
          </w:p>
        </w:tc>
        <w:tc>
          <w:tcPr>
            <w:tcW w:w="3444"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767" w:author="zhoujiansheng" w:date="2024-11-25T17:10:53Z">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tcPrChange>
          </w:tcPr>
          <w:p>
            <w:pPr>
              <w:keepNext w:val="0"/>
              <w:keepLines w:val="0"/>
              <w:widowControl/>
              <w:suppressLineNumbers w:val="0"/>
              <w:jc w:val="center"/>
              <w:textAlignment w:val="center"/>
              <w:rPr>
                <w:ins w:id="768" w:author="zhoujiansheng" w:date="2024-11-25T16:51:55Z"/>
                <w:rFonts w:hint="eastAsia" w:ascii="宋体" w:hAnsi="宋体" w:eastAsia="宋体" w:cs="宋体"/>
                <w:i w:val="0"/>
                <w:iCs w:val="0"/>
                <w:color w:val="000000"/>
                <w:kern w:val="0"/>
                <w:sz w:val="22"/>
                <w:szCs w:val="22"/>
                <w:u w:val="none"/>
                <w:lang w:val="en-US" w:eastAsia="zh-CN" w:bidi="ar"/>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Change w:id="770" w:author="zhoujiansheng" w:date="2024-11-25T17:10:53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blPrExChange>
        </w:tblPrEx>
        <w:trPr>
          <w:trHeight w:val="288" w:hRule="atLeast"/>
          <w:ins w:id="769" w:author="zhoujiansheng" w:date="2024-11-25T16:51:55Z"/>
          <w:trPrChange w:id="770" w:author="zhoujiansheng" w:date="2024-11-25T17:10:53Z">
            <w:trPr>
              <w:trHeight w:val="288" w:hRule="atLeast"/>
            </w:trPr>
          </w:trPrChange>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771" w:author="zhoujiansheng" w:date="2024-11-25T17:10:53Z">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tcPrChange>
          </w:tcPr>
          <w:p>
            <w:pPr>
              <w:keepNext w:val="0"/>
              <w:keepLines w:val="0"/>
              <w:widowControl/>
              <w:suppressLineNumbers w:val="0"/>
              <w:jc w:val="center"/>
              <w:textAlignment w:val="center"/>
              <w:rPr>
                <w:ins w:id="772" w:author="zhoujiansheng" w:date="2024-11-25T16:51:55Z"/>
                <w:rFonts w:hint="eastAsia" w:ascii="宋体" w:hAnsi="宋体" w:eastAsia="宋体" w:cs="宋体"/>
                <w:i w:val="0"/>
                <w:iCs w:val="0"/>
                <w:color w:val="000000"/>
                <w:sz w:val="22"/>
                <w:szCs w:val="22"/>
                <w:u w:val="none"/>
              </w:rPr>
            </w:pPr>
            <w:ins w:id="773" w:author="zhoujiansheng" w:date="2024-11-25T16:51:55Z">
              <w:r>
                <w:rPr>
                  <w:rFonts w:hint="eastAsia" w:ascii="宋体" w:hAnsi="宋体" w:eastAsia="宋体" w:cs="宋体"/>
                  <w:i w:val="0"/>
                  <w:iCs w:val="0"/>
                  <w:color w:val="000000"/>
                  <w:kern w:val="0"/>
                  <w:sz w:val="22"/>
                  <w:szCs w:val="22"/>
                  <w:u w:val="none"/>
                  <w:lang w:val="en-US" w:eastAsia="zh-CN" w:bidi="ar"/>
                </w:rPr>
                <w:t>20</w:t>
              </w:r>
            </w:ins>
          </w:p>
        </w:tc>
        <w:tc>
          <w:tcPr>
            <w:tcW w:w="2947"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774" w:author="zhoujiansheng" w:date="2024-11-25T17:10:53Z">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tcPrChange>
          </w:tcPr>
          <w:p>
            <w:pPr>
              <w:keepNext w:val="0"/>
              <w:keepLines w:val="0"/>
              <w:widowControl/>
              <w:suppressLineNumbers w:val="0"/>
              <w:jc w:val="center"/>
              <w:textAlignment w:val="center"/>
              <w:rPr>
                <w:ins w:id="775" w:author="zhoujiansheng" w:date="2024-11-25T16:51:55Z"/>
                <w:rFonts w:hint="eastAsia" w:ascii="宋体" w:hAnsi="宋体" w:eastAsia="宋体" w:cs="宋体"/>
                <w:i w:val="0"/>
                <w:iCs w:val="0"/>
                <w:color w:val="000000"/>
                <w:sz w:val="22"/>
                <w:szCs w:val="22"/>
                <w:u w:val="none"/>
              </w:rPr>
            </w:pPr>
            <w:ins w:id="776" w:author="zhoujiansheng" w:date="2024-11-25T16:51:55Z">
              <w:r>
                <w:rPr>
                  <w:rFonts w:hint="eastAsia" w:ascii="宋体" w:hAnsi="宋体" w:eastAsia="宋体" w:cs="宋体"/>
                  <w:i w:val="0"/>
                  <w:iCs w:val="0"/>
                  <w:color w:val="000000"/>
                  <w:kern w:val="0"/>
                  <w:sz w:val="22"/>
                  <w:szCs w:val="22"/>
                  <w:u w:val="none"/>
                  <w:lang w:val="en-US" w:eastAsia="zh-CN" w:bidi="ar"/>
                </w:rPr>
                <w:t>智能电表</w:t>
              </w:r>
            </w:ins>
          </w:p>
        </w:tc>
        <w:tc>
          <w:tcPr>
            <w:tcW w:w="3444"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777" w:author="zhoujiansheng" w:date="2024-11-25T17:10:53Z">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tcPrChange>
          </w:tcPr>
          <w:p>
            <w:pPr>
              <w:keepNext w:val="0"/>
              <w:keepLines w:val="0"/>
              <w:widowControl/>
              <w:suppressLineNumbers w:val="0"/>
              <w:jc w:val="center"/>
              <w:textAlignment w:val="center"/>
              <w:rPr>
                <w:ins w:id="778" w:author="zhoujiansheng" w:date="2024-11-25T16:51:55Z"/>
                <w:rFonts w:hint="eastAsia" w:ascii="宋体" w:hAnsi="宋体" w:eastAsia="宋体" w:cs="宋体"/>
                <w:i w:val="0"/>
                <w:iCs w:val="0"/>
                <w:color w:val="000000"/>
                <w:kern w:val="0"/>
                <w:sz w:val="22"/>
                <w:szCs w:val="22"/>
                <w:u w:val="none"/>
                <w:lang w:val="en-US" w:eastAsia="zh-CN" w:bidi="ar"/>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Change w:id="780" w:author="zhoujiansheng" w:date="2024-11-25T17:10:53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blPrExChange>
        </w:tblPrEx>
        <w:trPr>
          <w:trHeight w:val="288" w:hRule="atLeast"/>
          <w:ins w:id="779" w:author="zhoujiansheng" w:date="2024-11-25T16:51:55Z"/>
          <w:trPrChange w:id="780" w:author="zhoujiansheng" w:date="2024-11-25T17:10:53Z">
            <w:trPr>
              <w:trHeight w:val="288" w:hRule="atLeast"/>
            </w:trPr>
          </w:trPrChange>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781" w:author="zhoujiansheng" w:date="2024-11-25T17:10:53Z">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tcPrChange>
          </w:tcPr>
          <w:p>
            <w:pPr>
              <w:keepNext w:val="0"/>
              <w:keepLines w:val="0"/>
              <w:widowControl/>
              <w:suppressLineNumbers w:val="0"/>
              <w:jc w:val="center"/>
              <w:textAlignment w:val="center"/>
              <w:rPr>
                <w:ins w:id="782" w:author="zhoujiansheng" w:date="2024-11-25T16:51:55Z"/>
                <w:rFonts w:hint="eastAsia" w:ascii="宋体" w:hAnsi="宋体" w:eastAsia="宋体" w:cs="宋体"/>
                <w:i w:val="0"/>
                <w:iCs w:val="0"/>
                <w:color w:val="000000"/>
                <w:sz w:val="22"/>
                <w:szCs w:val="22"/>
                <w:u w:val="none"/>
              </w:rPr>
            </w:pPr>
            <w:ins w:id="783" w:author="zhoujiansheng" w:date="2024-11-25T16:51:55Z">
              <w:r>
                <w:rPr>
                  <w:rFonts w:hint="eastAsia" w:ascii="宋体" w:hAnsi="宋体" w:eastAsia="宋体" w:cs="宋体"/>
                  <w:i w:val="0"/>
                  <w:iCs w:val="0"/>
                  <w:color w:val="000000"/>
                  <w:kern w:val="0"/>
                  <w:sz w:val="22"/>
                  <w:szCs w:val="22"/>
                  <w:u w:val="none"/>
                  <w:lang w:val="en-US" w:eastAsia="zh-CN" w:bidi="ar"/>
                </w:rPr>
                <w:t>21</w:t>
              </w:r>
            </w:ins>
          </w:p>
        </w:tc>
        <w:tc>
          <w:tcPr>
            <w:tcW w:w="2947"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784" w:author="zhoujiansheng" w:date="2024-11-25T17:10:53Z">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tcPrChange>
          </w:tcPr>
          <w:p>
            <w:pPr>
              <w:keepNext w:val="0"/>
              <w:keepLines w:val="0"/>
              <w:widowControl/>
              <w:suppressLineNumbers w:val="0"/>
              <w:jc w:val="center"/>
              <w:textAlignment w:val="center"/>
              <w:rPr>
                <w:ins w:id="785" w:author="zhoujiansheng" w:date="2024-11-25T16:51:55Z"/>
                <w:rFonts w:hint="eastAsia" w:ascii="宋体" w:hAnsi="宋体" w:eastAsia="宋体" w:cs="宋体"/>
                <w:i w:val="0"/>
                <w:iCs w:val="0"/>
                <w:color w:val="000000"/>
                <w:sz w:val="22"/>
                <w:szCs w:val="22"/>
                <w:u w:val="none"/>
              </w:rPr>
            </w:pPr>
            <w:ins w:id="786" w:author="zhoujiansheng" w:date="2024-11-25T16:51:55Z">
              <w:r>
                <w:rPr>
                  <w:rFonts w:hint="eastAsia" w:ascii="宋体" w:hAnsi="宋体" w:eastAsia="宋体" w:cs="宋体"/>
                  <w:i w:val="0"/>
                  <w:iCs w:val="0"/>
                  <w:color w:val="000000"/>
                  <w:kern w:val="0"/>
                  <w:sz w:val="22"/>
                  <w:szCs w:val="22"/>
                  <w:u w:val="none"/>
                  <w:lang w:val="en-US" w:eastAsia="zh-CN" w:bidi="ar"/>
                </w:rPr>
                <w:t>智能门禁</w:t>
              </w:r>
            </w:ins>
          </w:p>
        </w:tc>
        <w:tc>
          <w:tcPr>
            <w:tcW w:w="3444"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787" w:author="zhoujiansheng" w:date="2024-11-25T17:10:53Z">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tcPrChange>
          </w:tcPr>
          <w:p>
            <w:pPr>
              <w:keepNext w:val="0"/>
              <w:keepLines w:val="0"/>
              <w:widowControl/>
              <w:suppressLineNumbers w:val="0"/>
              <w:jc w:val="center"/>
              <w:textAlignment w:val="center"/>
              <w:rPr>
                <w:ins w:id="788" w:author="zhoujiansheng" w:date="2024-11-25T16:51:55Z"/>
                <w:rFonts w:hint="eastAsia" w:ascii="宋体" w:hAnsi="宋体" w:eastAsia="宋体" w:cs="宋体"/>
                <w:i w:val="0"/>
                <w:iCs w:val="0"/>
                <w:color w:val="000000"/>
                <w:kern w:val="0"/>
                <w:sz w:val="22"/>
                <w:szCs w:val="22"/>
                <w:u w:val="none"/>
                <w:lang w:val="en-US" w:eastAsia="zh-CN" w:bidi="ar"/>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Change w:id="790" w:author="zhoujiansheng" w:date="2024-11-25T17:10:53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blPrExChange>
        </w:tblPrEx>
        <w:trPr>
          <w:trHeight w:val="288" w:hRule="atLeast"/>
          <w:ins w:id="789" w:author="zhoujiansheng" w:date="2024-11-25T16:51:55Z"/>
          <w:trPrChange w:id="790" w:author="zhoujiansheng" w:date="2024-11-25T17:10:53Z">
            <w:trPr>
              <w:trHeight w:val="288" w:hRule="atLeast"/>
            </w:trPr>
          </w:trPrChange>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791" w:author="zhoujiansheng" w:date="2024-11-25T17:10:53Z">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tcPrChange>
          </w:tcPr>
          <w:p>
            <w:pPr>
              <w:keepNext w:val="0"/>
              <w:keepLines w:val="0"/>
              <w:widowControl/>
              <w:suppressLineNumbers w:val="0"/>
              <w:jc w:val="center"/>
              <w:textAlignment w:val="center"/>
              <w:rPr>
                <w:ins w:id="792" w:author="zhoujiansheng" w:date="2024-11-25T16:51:55Z"/>
                <w:rFonts w:hint="eastAsia" w:ascii="宋体" w:hAnsi="宋体" w:eastAsia="宋体" w:cs="宋体"/>
                <w:i w:val="0"/>
                <w:iCs w:val="0"/>
                <w:color w:val="000000"/>
                <w:sz w:val="22"/>
                <w:szCs w:val="22"/>
                <w:u w:val="none"/>
              </w:rPr>
            </w:pPr>
            <w:ins w:id="793" w:author="zhoujiansheng" w:date="2024-11-25T16:51:55Z">
              <w:r>
                <w:rPr>
                  <w:rFonts w:hint="eastAsia" w:ascii="宋体" w:hAnsi="宋体" w:eastAsia="宋体" w:cs="宋体"/>
                  <w:i w:val="0"/>
                  <w:iCs w:val="0"/>
                  <w:color w:val="000000"/>
                  <w:kern w:val="0"/>
                  <w:sz w:val="22"/>
                  <w:szCs w:val="22"/>
                  <w:u w:val="none"/>
                  <w:lang w:val="en-US" w:eastAsia="zh-CN" w:bidi="ar"/>
                </w:rPr>
                <w:t>22</w:t>
              </w:r>
            </w:ins>
          </w:p>
        </w:tc>
        <w:tc>
          <w:tcPr>
            <w:tcW w:w="2947"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794" w:author="zhoujiansheng" w:date="2024-11-25T17:10:53Z">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tcPrChange>
          </w:tcPr>
          <w:p>
            <w:pPr>
              <w:keepNext w:val="0"/>
              <w:keepLines w:val="0"/>
              <w:widowControl/>
              <w:suppressLineNumbers w:val="0"/>
              <w:jc w:val="center"/>
              <w:textAlignment w:val="center"/>
              <w:rPr>
                <w:ins w:id="795" w:author="zhoujiansheng" w:date="2024-11-25T16:51:55Z"/>
                <w:rFonts w:hint="eastAsia" w:ascii="宋体" w:hAnsi="宋体" w:eastAsia="宋体" w:cs="宋体"/>
                <w:i w:val="0"/>
                <w:iCs w:val="0"/>
                <w:color w:val="000000"/>
                <w:sz w:val="22"/>
                <w:szCs w:val="22"/>
                <w:u w:val="none"/>
              </w:rPr>
            </w:pPr>
            <w:ins w:id="796" w:author="zhoujiansheng" w:date="2024-11-25T16:51:55Z">
              <w:r>
                <w:rPr>
                  <w:rFonts w:hint="eastAsia" w:ascii="宋体" w:hAnsi="宋体" w:eastAsia="宋体" w:cs="宋体"/>
                  <w:i w:val="0"/>
                  <w:iCs w:val="0"/>
                  <w:color w:val="000000"/>
                  <w:kern w:val="0"/>
                  <w:sz w:val="22"/>
                  <w:szCs w:val="22"/>
                  <w:u w:val="none"/>
                  <w:lang w:val="en-US" w:eastAsia="zh-CN" w:bidi="ar"/>
                </w:rPr>
                <w:t>智能通风换热</w:t>
              </w:r>
            </w:ins>
          </w:p>
        </w:tc>
        <w:tc>
          <w:tcPr>
            <w:tcW w:w="3444"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797" w:author="zhoujiansheng" w:date="2024-11-25T17:10:53Z">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tcPrChange>
          </w:tcPr>
          <w:p>
            <w:pPr>
              <w:keepNext w:val="0"/>
              <w:keepLines w:val="0"/>
              <w:widowControl/>
              <w:suppressLineNumbers w:val="0"/>
              <w:jc w:val="center"/>
              <w:textAlignment w:val="center"/>
              <w:rPr>
                <w:ins w:id="798" w:author="zhoujiansheng" w:date="2024-11-25T16:51:55Z"/>
                <w:rFonts w:hint="eastAsia" w:ascii="宋体" w:hAnsi="宋体" w:eastAsia="宋体" w:cs="宋体"/>
                <w:i w:val="0"/>
                <w:iCs w:val="0"/>
                <w:color w:val="000000"/>
                <w:kern w:val="0"/>
                <w:sz w:val="22"/>
                <w:szCs w:val="22"/>
                <w:u w:val="none"/>
                <w:lang w:val="en-US" w:eastAsia="zh-CN" w:bidi="ar"/>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Change w:id="800" w:author="zhoujiansheng" w:date="2024-11-25T17:10:53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blPrExChange>
        </w:tblPrEx>
        <w:trPr>
          <w:trHeight w:val="288" w:hRule="atLeast"/>
          <w:ins w:id="799" w:author="zhoujiansheng" w:date="2024-11-25T16:51:55Z"/>
          <w:trPrChange w:id="800" w:author="zhoujiansheng" w:date="2024-11-25T17:10:53Z">
            <w:trPr>
              <w:trHeight w:val="288" w:hRule="atLeast"/>
            </w:trPr>
          </w:trPrChange>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801" w:author="zhoujiansheng" w:date="2024-11-25T17:10:53Z">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tcPrChange>
          </w:tcPr>
          <w:p>
            <w:pPr>
              <w:keepNext w:val="0"/>
              <w:keepLines w:val="0"/>
              <w:widowControl/>
              <w:suppressLineNumbers w:val="0"/>
              <w:jc w:val="center"/>
              <w:textAlignment w:val="center"/>
              <w:rPr>
                <w:ins w:id="802" w:author="zhoujiansheng" w:date="2024-11-25T16:51:55Z"/>
                <w:rFonts w:hint="eastAsia" w:ascii="宋体" w:hAnsi="宋体" w:eastAsia="宋体" w:cs="宋体"/>
                <w:i w:val="0"/>
                <w:iCs w:val="0"/>
                <w:color w:val="000000"/>
                <w:sz w:val="22"/>
                <w:szCs w:val="22"/>
                <w:u w:val="none"/>
              </w:rPr>
            </w:pPr>
            <w:ins w:id="803" w:author="zhoujiansheng" w:date="2024-11-25T16:51:55Z">
              <w:r>
                <w:rPr>
                  <w:rFonts w:hint="eastAsia" w:ascii="宋体" w:hAnsi="宋体" w:eastAsia="宋体" w:cs="宋体"/>
                  <w:i w:val="0"/>
                  <w:iCs w:val="0"/>
                  <w:color w:val="000000"/>
                  <w:kern w:val="0"/>
                  <w:sz w:val="22"/>
                  <w:szCs w:val="22"/>
                  <w:u w:val="none"/>
                  <w:lang w:val="en-US" w:eastAsia="zh-CN" w:bidi="ar"/>
                </w:rPr>
                <w:t>23</w:t>
              </w:r>
            </w:ins>
          </w:p>
        </w:tc>
        <w:tc>
          <w:tcPr>
            <w:tcW w:w="2947"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804" w:author="zhoujiansheng" w:date="2024-11-25T17:10:53Z">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tcPrChange>
          </w:tcPr>
          <w:p>
            <w:pPr>
              <w:keepNext w:val="0"/>
              <w:keepLines w:val="0"/>
              <w:widowControl/>
              <w:suppressLineNumbers w:val="0"/>
              <w:jc w:val="center"/>
              <w:textAlignment w:val="center"/>
              <w:rPr>
                <w:ins w:id="805" w:author="zhoujiansheng" w:date="2024-11-25T16:51:55Z"/>
                <w:rFonts w:hint="eastAsia" w:ascii="宋体" w:hAnsi="宋体" w:eastAsia="宋体" w:cs="宋体"/>
                <w:i w:val="0"/>
                <w:iCs w:val="0"/>
                <w:color w:val="000000"/>
                <w:sz w:val="22"/>
                <w:szCs w:val="22"/>
                <w:u w:val="none"/>
              </w:rPr>
            </w:pPr>
            <w:ins w:id="806" w:author="zhoujiansheng" w:date="2024-11-25T16:51:55Z">
              <w:r>
                <w:rPr>
                  <w:rFonts w:hint="eastAsia" w:ascii="宋体" w:hAnsi="宋体" w:eastAsia="宋体" w:cs="宋体"/>
                  <w:i w:val="0"/>
                  <w:iCs w:val="0"/>
                  <w:color w:val="000000"/>
                  <w:kern w:val="0"/>
                  <w:sz w:val="22"/>
                  <w:szCs w:val="22"/>
                  <w:u w:val="none"/>
                  <w:lang w:val="en-US" w:eastAsia="zh-CN" w:bidi="ar"/>
                </w:rPr>
                <w:t>中央空调末端</w:t>
              </w:r>
            </w:ins>
          </w:p>
        </w:tc>
        <w:tc>
          <w:tcPr>
            <w:tcW w:w="3444"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807" w:author="zhoujiansheng" w:date="2024-11-25T17:10:53Z">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tcPrChange>
          </w:tcPr>
          <w:p>
            <w:pPr>
              <w:keepNext w:val="0"/>
              <w:keepLines w:val="0"/>
              <w:widowControl/>
              <w:suppressLineNumbers w:val="0"/>
              <w:jc w:val="center"/>
              <w:textAlignment w:val="center"/>
              <w:rPr>
                <w:ins w:id="808" w:author="zhoujiansheng" w:date="2024-11-25T16:51:55Z"/>
                <w:rFonts w:hint="eastAsia" w:ascii="宋体" w:hAnsi="宋体" w:eastAsia="宋体" w:cs="宋体"/>
                <w:i w:val="0"/>
                <w:iCs w:val="0"/>
                <w:color w:val="000000"/>
                <w:kern w:val="0"/>
                <w:sz w:val="22"/>
                <w:szCs w:val="22"/>
                <w:u w:val="none"/>
                <w:lang w:val="en-US" w:eastAsia="zh-CN" w:bidi="ar"/>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Change w:id="810" w:author="zhoujiansheng" w:date="2024-11-25T17:10:53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blPrExChange>
        </w:tblPrEx>
        <w:trPr>
          <w:trHeight w:val="288" w:hRule="atLeast"/>
          <w:ins w:id="809" w:author="zhoujiansheng" w:date="2024-11-25T16:51:55Z"/>
          <w:trPrChange w:id="810" w:author="zhoujiansheng" w:date="2024-11-25T17:10:53Z">
            <w:trPr>
              <w:trHeight w:val="288" w:hRule="atLeast"/>
            </w:trPr>
          </w:trPrChange>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811" w:author="zhoujiansheng" w:date="2024-11-25T17:10:53Z">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tcPrChange>
          </w:tcPr>
          <w:p>
            <w:pPr>
              <w:keepNext w:val="0"/>
              <w:keepLines w:val="0"/>
              <w:widowControl/>
              <w:suppressLineNumbers w:val="0"/>
              <w:jc w:val="center"/>
              <w:textAlignment w:val="center"/>
              <w:rPr>
                <w:ins w:id="812" w:author="zhoujiansheng" w:date="2024-11-25T16:51:55Z"/>
                <w:rFonts w:hint="eastAsia" w:ascii="宋体" w:hAnsi="宋体" w:eastAsia="宋体" w:cs="宋体"/>
                <w:i w:val="0"/>
                <w:iCs w:val="0"/>
                <w:color w:val="000000"/>
                <w:sz w:val="22"/>
                <w:szCs w:val="22"/>
                <w:u w:val="none"/>
              </w:rPr>
            </w:pPr>
            <w:ins w:id="813" w:author="zhoujiansheng" w:date="2024-11-25T16:51:55Z">
              <w:r>
                <w:rPr>
                  <w:rFonts w:hint="eastAsia" w:ascii="宋体" w:hAnsi="宋体" w:eastAsia="宋体" w:cs="宋体"/>
                  <w:i w:val="0"/>
                  <w:iCs w:val="0"/>
                  <w:color w:val="000000"/>
                  <w:kern w:val="0"/>
                  <w:sz w:val="22"/>
                  <w:szCs w:val="22"/>
                  <w:u w:val="none"/>
                  <w:lang w:val="en-US" w:eastAsia="zh-CN" w:bidi="ar"/>
                </w:rPr>
                <w:t>24</w:t>
              </w:r>
            </w:ins>
          </w:p>
        </w:tc>
        <w:tc>
          <w:tcPr>
            <w:tcW w:w="2947"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814" w:author="zhoujiansheng" w:date="2024-11-25T17:10:53Z">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tcPrChange>
          </w:tcPr>
          <w:p>
            <w:pPr>
              <w:keepNext w:val="0"/>
              <w:keepLines w:val="0"/>
              <w:widowControl/>
              <w:suppressLineNumbers w:val="0"/>
              <w:jc w:val="center"/>
              <w:textAlignment w:val="center"/>
              <w:rPr>
                <w:ins w:id="815" w:author="zhoujiansheng" w:date="2024-11-25T16:51:55Z"/>
                <w:rFonts w:hint="eastAsia" w:ascii="宋体" w:hAnsi="宋体" w:eastAsia="宋体" w:cs="宋体"/>
                <w:i w:val="0"/>
                <w:iCs w:val="0"/>
                <w:color w:val="000000"/>
                <w:sz w:val="22"/>
                <w:szCs w:val="22"/>
                <w:u w:val="none"/>
              </w:rPr>
            </w:pPr>
            <w:ins w:id="816" w:author="zhoujiansheng" w:date="2024-11-25T16:51:55Z">
              <w:r>
                <w:rPr>
                  <w:rFonts w:hint="eastAsia" w:ascii="宋体" w:hAnsi="宋体" w:eastAsia="宋体" w:cs="宋体"/>
                  <w:i w:val="0"/>
                  <w:iCs w:val="0"/>
                  <w:color w:val="000000"/>
                  <w:kern w:val="0"/>
                  <w:sz w:val="22"/>
                  <w:szCs w:val="22"/>
                  <w:u w:val="none"/>
                  <w:lang w:val="en-US" w:eastAsia="zh-CN" w:bidi="ar"/>
                </w:rPr>
                <w:t>中央空调主机</w:t>
              </w:r>
            </w:ins>
          </w:p>
        </w:tc>
        <w:tc>
          <w:tcPr>
            <w:tcW w:w="3444"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817" w:author="zhoujiansheng" w:date="2024-11-25T17:10:53Z">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tcPrChange>
          </w:tcPr>
          <w:p>
            <w:pPr>
              <w:keepNext w:val="0"/>
              <w:keepLines w:val="0"/>
              <w:widowControl/>
              <w:suppressLineNumbers w:val="0"/>
              <w:jc w:val="center"/>
              <w:textAlignment w:val="center"/>
              <w:rPr>
                <w:ins w:id="818" w:author="zhoujiansheng" w:date="2024-11-25T16:51:55Z"/>
                <w:rFonts w:hint="eastAsia" w:ascii="宋体" w:hAnsi="宋体" w:eastAsia="宋体" w:cs="宋体"/>
                <w:i w:val="0"/>
                <w:iCs w:val="0"/>
                <w:color w:val="000000"/>
                <w:kern w:val="0"/>
                <w:sz w:val="22"/>
                <w:szCs w:val="22"/>
                <w:u w:val="none"/>
                <w:lang w:val="en-US" w:eastAsia="zh-CN" w:bidi="ar"/>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Change w:id="820" w:author="zhoujiansheng" w:date="2024-11-25T17:10:53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blPrExChange>
        </w:tblPrEx>
        <w:trPr>
          <w:trHeight w:val="288" w:hRule="atLeast"/>
          <w:ins w:id="819" w:author="zhoujiansheng" w:date="2024-11-25T16:51:55Z"/>
          <w:trPrChange w:id="820" w:author="zhoujiansheng" w:date="2024-11-25T17:10:53Z">
            <w:trPr>
              <w:trHeight w:val="288" w:hRule="atLeast"/>
            </w:trPr>
          </w:trPrChange>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821" w:author="zhoujiansheng" w:date="2024-11-25T17:10:53Z">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tcPrChange>
          </w:tcPr>
          <w:p>
            <w:pPr>
              <w:keepNext w:val="0"/>
              <w:keepLines w:val="0"/>
              <w:widowControl/>
              <w:suppressLineNumbers w:val="0"/>
              <w:jc w:val="center"/>
              <w:textAlignment w:val="center"/>
              <w:rPr>
                <w:ins w:id="822" w:author="zhoujiansheng" w:date="2024-11-25T16:51:55Z"/>
                <w:rFonts w:hint="eastAsia" w:ascii="宋体" w:hAnsi="宋体" w:eastAsia="宋体" w:cs="宋体"/>
                <w:i w:val="0"/>
                <w:iCs w:val="0"/>
                <w:color w:val="000000"/>
                <w:sz w:val="22"/>
                <w:szCs w:val="22"/>
                <w:u w:val="none"/>
              </w:rPr>
            </w:pPr>
            <w:ins w:id="823" w:author="zhoujiansheng" w:date="2024-11-25T16:51:55Z">
              <w:r>
                <w:rPr>
                  <w:rFonts w:hint="eastAsia" w:ascii="宋体" w:hAnsi="宋体" w:eastAsia="宋体" w:cs="宋体"/>
                  <w:i w:val="0"/>
                  <w:iCs w:val="0"/>
                  <w:color w:val="000000"/>
                  <w:kern w:val="0"/>
                  <w:sz w:val="22"/>
                  <w:szCs w:val="22"/>
                  <w:u w:val="none"/>
                  <w:lang w:val="en-US" w:eastAsia="zh-CN" w:bidi="ar"/>
                </w:rPr>
                <w:t>25</w:t>
              </w:r>
            </w:ins>
          </w:p>
        </w:tc>
        <w:tc>
          <w:tcPr>
            <w:tcW w:w="2947" w:type="dxa"/>
            <w:tcBorders>
              <w:top w:val="single" w:color="000000" w:sz="4" w:space="0"/>
              <w:left w:val="single" w:color="000000" w:sz="4" w:space="0"/>
              <w:bottom w:val="single" w:color="000000" w:sz="4" w:space="0"/>
              <w:right w:val="single" w:color="000000" w:sz="4" w:space="0"/>
            </w:tcBorders>
            <w:shd w:val="clear" w:color="auto" w:fill="FBD4B4" w:themeFill="accent6" w:themeFillTint="66"/>
            <w:noWrap/>
            <w:vAlign w:val="center"/>
            <w:tcPrChange w:id="824" w:author="zhoujiansheng" w:date="2024-11-25T17:10:53Z">
              <w:tcPr>
                <w:tcW w:w="2016" w:type="dxa"/>
                <w:tcBorders>
                  <w:top w:val="single" w:color="000000" w:sz="4" w:space="0"/>
                  <w:left w:val="single" w:color="000000" w:sz="4" w:space="0"/>
                  <w:bottom w:val="single" w:color="000000" w:sz="4" w:space="0"/>
                  <w:right w:val="single" w:color="000000" w:sz="4" w:space="0"/>
                </w:tcBorders>
                <w:shd w:val="clear" w:color="auto" w:fill="FBD4B4" w:themeFill="accent6" w:themeFillTint="66"/>
                <w:noWrap/>
                <w:vAlign w:val="center"/>
              </w:tcPr>
            </w:tcPrChange>
          </w:tcPr>
          <w:p>
            <w:pPr>
              <w:keepNext w:val="0"/>
              <w:keepLines w:val="0"/>
              <w:widowControl/>
              <w:suppressLineNumbers w:val="0"/>
              <w:jc w:val="center"/>
              <w:textAlignment w:val="center"/>
              <w:rPr>
                <w:ins w:id="825" w:author="zhoujiansheng" w:date="2024-11-25T16:51:55Z"/>
                <w:rFonts w:hint="eastAsia" w:ascii="宋体" w:hAnsi="宋体" w:eastAsia="宋体" w:cs="宋体"/>
                <w:i w:val="0"/>
                <w:iCs w:val="0"/>
                <w:color w:val="000000"/>
                <w:sz w:val="22"/>
                <w:szCs w:val="22"/>
                <w:u w:val="none"/>
              </w:rPr>
            </w:pPr>
            <w:ins w:id="826" w:author="zhoujiansheng" w:date="2024-11-25T16:51:55Z">
              <w:r>
                <w:rPr>
                  <w:rFonts w:hint="eastAsia" w:ascii="宋体" w:hAnsi="宋体" w:eastAsia="宋体" w:cs="宋体"/>
                  <w:i w:val="0"/>
                  <w:iCs w:val="0"/>
                  <w:color w:val="000000"/>
                  <w:kern w:val="0"/>
                  <w:sz w:val="22"/>
                  <w:szCs w:val="22"/>
                  <w:u w:val="none"/>
                  <w:lang w:val="en-US" w:eastAsia="zh-CN" w:bidi="ar"/>
                </w:rPr>
                <w:t>高压直流配电</w:t>
              </w:r>
            </w:ins>
          </w:p>
        </w:tc>
        <w:tc>
          <w:tcPr>
            <w:tcW w:w="3444" w:type="dxa"/>
            <w:tcBorders>
              <w:top w:val="single" w:color="000000" w:sz="4" w:space="0"/>
              <w:left w:val="single" w:color="000000" w:sz="4" w:space="0"/>
              <w:bottom w:val="single" w:color="000000" w:sz="4" w:space="0"/>
              <w:right w:val="single" w:color="000000" w:sz="4" w:space="0"/>
            </w:tcBorders>
            <w:shd w:val="clear" w:color="auto" w:fill="FBD4B4" w:themeFill="accent6" w:themeFillTint="66"/>
            <w:noWrap/>
            <w:vAlign w:val="center"/>
            <w:tcPrChange w:id="827" w:author="zhoujiansheng" w:date="2024-11-25T17:10:53Z">
              <w:tcPr>
                <w:tcW w:w="2016" w:type="dxa"/>
                <w:tcBorders>
                  <w:top w:val="single" w:color="000000" w:sz="4" w:space="0"/>
                  <w:left w:val="single" w:color="000000" w:sz="4" w:space="0"/>
                  <w:bottom w:val="single" w:color="000000" w:sz="4" w:space="0"/>
                  <w:right w:val="single" w:color="000000" w:sz="4" w:space="0"/>
                </w:tcBorders>
                <w:shd w:val="clear" w:color="auto" w:fill="FBD4B4" w:themeFill="accent6" w:themeFillTint="66"/>
                <w:noWrap/>
                <w:vAlign w:val="center"/>
              </w:tcPr>
            </w:tcPrChange>
          </w:tcPr>
          <w:p>
            <w:pPr>
              <w:keepNext w:val="0"/>
              <w:keepLines w:val="0"/>
              <w:widowControl/>
              <w:suppressLineNumbers w:val="0"/>
              <w:jc w:val="center"/>
              <w:textAlignment w:val="center"/>
              <w:rPr>
                <w:ins w:id="828" w:author="zhoujiansheng" w:date="2024-11-25T16:51:55Z"/>
                <w:rFonts w:hint="eastAsia" w:ascii="宋体" w:hAnsi="宋体" w:eastAsia="宋体" w:cs="宋体"/>
                <w:i w:val="0"/>
                <w:iCs w:val="0"/>
                <w:color w:val="000000"/>
                <w:kern w:val="0"/>
                <w:sz w:val="22"/>
                <w:szCs w:val="22"/>
                <w:u w:val="none"/>
                <w:lang w:val="en-US" w:eastAsia="zh-CN" w:bidi="ar"/>
              </w:rPr>
            </w:pPr>
          </w:p>
        </w:tc>
      </w:tr>
    </w:tbl>
    <w:p>
      <w:pPr>
        <w:widowControl w:val="0"/>
        <w:numPr>
          <w:ilvl w:val="0"/>
          <w:numId w:val="0"/>
        </w:numPr>
        <w:jc w:val="left"/>
        <w:rPr>
          <w:rFonts w:hint="eastAsia"/>
          <w:lang w:val="en-US" w:eastAsia="zh-CN"/>
        </w:rPr>
      </w:pPr>
    </w:p>
    <w:p>
      <w:pPr>
        <w:widowControl w:val="0"/>
        <w:numPr>
          <w:ilvl w:val="0"/>
          <w:numId w:val="0"/>
        </w:numPr>
        <w:jc w:val="left"/>
        <w:rPr>
          <w:rFonts w:hint="default"/>
          <w:lang w:val="en-US" w:eastAsia="zh-CN"/>
        </w:rPr>
      </w:pPr>
    </w:p>
    <w:p>
      <w:pPr>
        <w:widowControl w:val="0"/>
        <w:numPr>
          <w:ilvl w:val="0"/>
          <w:numId w:val="0"/>
        </w:numPr>
        <w:jc w:val="left"/>
        <w:rPr>
          <w:rFonts w:hint="eastAsia"/>
          <w:lang w:val="en-US" w:eastAsia="zh-CN"/>
        </w:rPr>
      </w:pPr>
    </w:p>
    <w:p>
      <w:pPr>
        <w:widowControl w:val="0"/>
        <w:numPr>
          <w:ilvl w:val="0"/>
          <w:numId w:val="0"/>
        </w:numPr>
        <w:jc w:val="left"/>
        <w:rPr>
          <w:rFonts w:hint="default"/>
          <w:b/>
          <w:bCs/>
          <w:lang w:val="en-US" w:eastAsia="zh-CN"/>
        </w:rPr>
      </w:pPr>
      <w:r>
        <w:rPr>
          <w:rFonts w:hint="eastAsia"/>
          <w:b/>
          <w:bCs/>
          <w:lang w:val="en-US" w:eastAsia="zh-CN"/>
        </w:rPr>
        <w:t>2、模板导入</w:t>
      </w:r>
    </w:p>
    <w:p>
      <w:pPr>
        <w:widowControl w:val="0"/>
        <w:numPr>
          <w:ilvl w:val="0"/>
          <w:numId w:val="0"/>
        </w:numPr>
        <w:jc w:val="left"/>
        <w:rPr>
          <w:rFonts w:hint="eastAsia"/>
          <w:lang w:val="en-US" w:eastAsia="zh-CN"/>
        </w:rPr>
      </w:pPr>
      <w:r>
        <w:rPr>
          <w:rFonts w:hint="eastAsia"/>
          <w:lang w:val="en-US" w:eastAsia="zh-CN"/>
        </w:rPr>
        <w:t>模板导入页面支持验收规范表参考模板导出。标准模板参考附件</w:t>
      </w:r>
    </w:p>
    <w:p>
      <w:pPr>
        <w:widowControl w:val="0"/>
        <w:numPr>
          <w:ilvl w:val="0"/>
          <w:numId w:val="0"/>
        </w:numPr>
        <w:jc w:val="left"/>
        <w:rPr>
          <w:rFonts w:hint="default"/>
          <w:lang w:val="en-US" w:eastAsia="zh-CN"/>
        </w:rPr>
      </w:pPr>
      <w:ins w:id="829" w:author="zhoujiansheng" w:date="2025-08-19T14:14:23Z"/>
      <w:ins w:id="830" w:author="zhoujiansheng" w:date="2025-08-19T14:14:23Z"/>
      <w:ins w:id="831" w:author="zhoujiansheng" w:date="2025-08-19T14:14:23Z"/>
      <w:ins w:id="832" w:author="zhoujiansheng" w:date="2025-08-19T14:14:23Z">
        <w:r>
          <w:rPr>
            <w:rFonts w:hint="default"/>
            <w:lang w:val="en-US" w:eastAsia="zh-CN"/>
          </w:rPr>
          <w:object>
            <v:shape id="_x0000_i1030" o:spt="75" type="#_x0000_t75" style="height:65.4pt;width:72.6pt;" o:ole="t" filled="f" o:preferrelative="t" stroked="f" coordsize="21600,21600">
              <v:path/>
              <v:fill on="f" focussize="0,0"/>
              <v:stroke on="f"/>
              <v:imagedata r:id="rId25" o:title=""/>
              <o:lock v:ext="edit" aspectratio="t"/>
              <w10:wrap type="none"/>
              <w10:anchorlock/>
            </v:shape>
            <o:OLEObject Type="Embed" ProgID="Excel.Sheet.12" ShapeID="_x0000_i1030" DrawAspect="Icon" ObjectID="_1468075730" r:id="rId24">
              <o:LockedField>false</o:LockedField>
            </o:OLEObject>
          </w:object>
        </w:r>
      </w:ins>
      <w:ins w:id="834" w:author="zhoujiansheng" w:date="2025-08-19T14:14:23Z"/>
    </w:p>
    <w:p>
      <w:pPr>
        <w:widowControl w:val="0"/>
        <w:numPr>
          <w:ilvl w:val="0"/>
          <w:numId w:val="0"/>
        </w:numPr>
        <w:jc w:val="left"/>
        <w:rPr>
          <w:rFonts w:hint="eastAsia"/>
          <w:lang w:val="en-US" w:eastAsia="zh-CN"/>
        </w:rPr>
      </w:pPr>
      <w:r>
        <w:rPr>
          <w:rFonts w:hint="eastAsia"/>
          <w:lang w:val="en-US" w:eastAsia="zh-CN"/>
        </w:rPr>
        <w:t>其中：</w:t>
      </w:r>
    </w:p>
    <w:p>
      <w:pPr>
        <w:widowControl w:val="0"/>
        <w:numPr>
          <w:ilvl w:val="0"/>
          <w:numId w:val="37"/>
        </w:numPr>
        <w:ind w:left="420" w:leftChars="0" w:hanging="420" w:firstLineChars="0"/>
        <w:jc w:val="left"/>
        <w:rPr>
          <w:rFonts w:hint="default"/>
          <w:lang w:val="en-US" w:eastAsia="zh-CN"/>
        </w:rPr>
      </w:pPr>
      <w:r>
        <w:rPr>
          <w:rFonts w:hint="eastAsia"/>
          <w:highlight w:val="none"/>
          <w:lang w:val="en-US" w:eastAsia="zh-CN"/>
        </w:rPr>
        <w:t>文件的大小不超过50M，文件格式限定excel（.xls或.xlsx）。</w:t>
      </w:r>
    </w:p>
    <w:p>
      <w:pPr>
        <w:widowControl w:val="0"/>
        <w:numPr>
          <w:ilvl w:val="0"/>
          <w:numId w:val="37"/>
        </w:numPr>
        <w:ind w:left="420" w:leftChars="0" w:hanging="420" w:firstLineChars="0"/>
        <w:jc w:val="left"/>
        <w:rPr>
          <w:rFonts w:hint="default"/>
          <w:lang w:val="en-US" w:eastAsia="zh-CN"/>
        </w:rPr>
      </w:pPr>
      <w:r>
        <w:rPr>
          <w:rFonts w:hint="eastAsia"/>
          <w:lang w:val="en-US" w:eastAsia="zh-CN"/>
        </w:rPr>
        <w:t>验收内容：必填。通过模板导入时，需校验条件是否满足。</w:t>
      </w:r>
    </w:p>
    <w:p>
      <w:pPr>
        <w:widowControl w:val="0"/>
        <w:numPr>
          <w:ilvl w:val="0"/>
          <w:numId w:val="37"/>
        </w:numPr>
        <w:ind w:left="420" w:leftChars="0" w:hanging="420" w:firstLineChars="0"/>
        <w:jc w:val="left"/>
        <w:rPr>
          <w:rFonts w:hint="eastAsia"/>
          <w:lang w:val="en-US" w:eastAsia="zh-CN"/>
        </w:rPr>
      </w:pPr>
      <w:del w:id="835" w:author="zhoujiansheng" w:date="2025-08-19T14:14:45Z">
        <w:r>
          <w:rPr>
            <w:rFonts w:hint="default"/>
            <w:lang w:val="en-US" w:eastAsia="zh-CN"/>
          </w:rPr>
          <w:delText>检测</w:delText>
        </w:r>
      </w:del>
      <w:ins w:id="836" w:author="zhoujiansheng" w:date="2025-08-19T14:14:48Z">
        <w:r>
          <w:rPr>
            <w:rFonts w:hint="eastAsia"/>
            <w:lang w:val="en-US" w:eastAsia="zh-CN"/>
          </w:rPr>
          <w:t>验收</w:t>
        </w:r>
      </w:ins>
      <w:r>
        <w:rPr>
          <w:rFonts w:hint="eastAsia"/>
          <w:lang w:val="en-US" w:eastAsia="zh-CN"/>
        </w:rPr>
        <w:t>规范：必填。通过模板导入时，需校验条件是否满足。</w:t>
      </w:r>
    </w:p>
    <w:p>
      <w:pPr>
        <w:widowControl w:val="0"/>
        <w:numPr>
          <w:ilvl w:val="0"/>
          <w:numId w:val="37"/>
        </w:numPr>
        <w:ind w:left="420" w:leftChars="0" w:hanging="420" w:firstLineChars="0"/>
        <w:jc w:val="left"/>
        <w:rPr>
          <w:rFonts w:hint="eastAsia"/>
          <w:lang w:val="en-US" w:eastAsia="zh-CN"/>
        </w:rPr>
      </w:pPr>
      <w:r>
        <w:rPr>
          <w:rFonts w:hint="eastAsia"/>
          <w:lang w:val="en-US" w:eastAsia="zh-CN"/>
        </w:rPr>
        <w:t>补充说明：非必填。</w:t>
      </w:r>
    </w:p>
    <w:p>
      <w:pPr>
        <w:keepNext w:val="0"/>
        <w:keepLines w:val="0"/>
        <w:pageBreakBefore w:val="0"/>
        <w:widowControl w:val="0"/>
        <w:numPr>
          <w:ilvl w:val="0"/>
          <w:numId w:val="0"/>
        </w:numPr>
        <w:kinsoku/>
        <w:wordWrap/>
        <w:overflowPunct/>
        <w:topLinePunct w:val="0"/>
        <w:autoSpaceDE/>
        <w:autoSpaceDN/>
        <w:bidi w:val="0"/>
        <w:adjustRightInd/>
        <w:snapToGrid/>
        <w:ind w:firstLine="440" w:firstLineChars="200"/>
        <w:jc w:val="left"/>
        <w:textAlignment w:val="auto"/>
        <w:rPr>
          <w:rFonts w:hint="default"/>
          <w:lang w:val="en-US" w:eastAsia="zh-CN"/>
        </w:rPr>
      </w:pPr>
      <w:r>
        <w:rPr>
          <w:rFonts w:hint="eastAsia"/>
          <w:lang w:val="en-US" w:eastAsia="zh-CN"/>
        </w:rPr>
        <w:t>校验不通过，不允许导入。一次只允许上传一个文件，上传成功后，按钮置灰，已上传文件删除后，可重新上传文件。已导入成功的模板，也支持导出。</w:t>
      </w:r>
    </w:p>
    <w:p>
      <w:pPr>
        <w:keepNext w:val="0"/>
        <w:keepLines w:val="0"/>
        <w:pageBreakBefore w:val="0"/>
        <w:widowControl w:val="0"/>
        <w:numPr>
          <w:ilvl w:val="0"/>
          <w:numId w:val="0"/>
        </w:numPr>
        <w:kinsoku/>
        <w:wordWrap/>
        <w:overflowPunct/>
        <w:topLinePunct w:val="0"/>
        <w:autoSpaceDE/>
        <w:autoSpaceDN/>
        <w:bidi w:val="0"/>
        <w:adjustRightInd/>
        <w:snapToGrid/>
        <w:ind w:firstLine="440" w:firstLineChars="200"/>
        <w:jc w:val="left"/>
        <w:textAlignment w:val="auto"/>
        <w:rPr>
          <w:rFonts w:hint="eastAsia"/>
          <w:lang w:val="en-US" w:eastAsia="zh-CN"/>
        </w:rPr>
      </w:pPr>
      <w:r>
        <w:rPr>
          <w:rFonts w:hint="eastAsia"/>
          <w:lang w:val="en-US" w:eastAsia="zh-CN"/>
        </w:rPr>
        <w:t>模板上传后，可点击下一步进入到模板预览环节。</w:t>
      </w:r>
    </w:p>
    <w:p>
      <w:pPr>
        <w:widowControl w:val="0"/>
        <w:numPr>
          <w:ilvl w:val="0"/>
          <w:numId w:val="0"/>
        </w:numPr>
        <w:jc w:val="left"/>
        <w:rPr>
          <w:rFonts w:hint="default"/>
          <w:lang w:val="en-US" w:eastAsia="zh-CN"/>
        </w:rPr>
      </w:pPr>
    </w:p>
    <w:p>
      <w:pPr>
        <w:widowControl w:val="0"/>
        <w:numPr>
          <w:ilvl w:val="0"/>
          <w:numId w:val="0"/>
        </w:numPr>
        <w:jc w:val="left"/>
        <w:rPr>
          <w:rFonts w:hint="default"/>
          <w:b/>
          <w:bCs/>
          <w:lang w:val="en-US" w:eastAsia="zh-CN"/>
        </w:rPr>
      </w:pPr>
      <w:r>
        <w:rPr>
          <w:rFonts w:hint="eastAsia"/>
          <w:b/>
          <w:bCs/>
          <w:lang w:val="en-US" w:eastAsia="zh-CN"/>
        </w:rPr>
        <w:t>3、模板预览</w:t>
      </w:r>
    </w:p>
    <w:p>
      <w:pPr>
        <w:widowControl w:val="0"/>
        <w:numPr>
          <w:ilvl w:val="0"/>
          <w:numId w:val="0"/>
        </w:numPr>
        <w:jc w:val="left"/>
        <w:rPr>
          <w:rFonts w:hint="default"/>
          <w:lang w:val="en-US" w:eastAsia="zh-CN"/>
        </w:rPr>
      </w:pPr>
      <w:r>
        <w:rPr>
          <w:rFonts w:hint="eastAsia"/>
          <w:lang w:val="en-US" w:eastAsia="zh-CN"/>
        </w:rPr>
        <w:t>展示已导入的文件，预览之后可以选择“上一步”和“保存模板”，点击上一步，对已上传模板文件进行修改。点击保存模板，完成模板的新建。</w:t>
      </w:r>
    </w:p>
    <w:p>
      <w:pPr>
        <w:widowControl w:val="0"/>
        <w:numPr>
          <w:ilvl w:val="0"/>
          <w:numId w:val="0"/>
        </w:numPr>
        <w:jc w:val="left"/>
        <w:rPr>
          <w:rFonts w:hint="eastAsia"/>
          <w:lang w:val="en-US" w:eastAsia="zh-CN"/>
        </w:rPr>
      </w:pPr>
    </w:p>
    <w:p>
      <w:pPr>
        <w:widowControl w:val="0"/>
        <w:numPr>
          <w:ilvl w:val="0"/>
          <w:numId w:val="0"/>
        </w:numPr>
        <w:jc w:val="left"/>
        <w:rPr>
          <w:rFonts w:hint="default"/>
          <w:lang w:val="en-US" w:eastAsia="zh-CN"/>
        </w:rPr>
      </w:pPr>
    </w:p>
    <w:p>
      <w:pPr>
        <w:widowControl w:val="0"/>
        <w:numPr>
          <w:ilvl w:val="0"/>
          <w:numId w:val="0"/>
        </w:numPr>
        <w:jc w:val="left"/>
        <w:rPr>
          <w:rFonts w:hint="default"/>
          <w:lang w:val="en-US" w:eastAsia="zh-CN"/>
        </w:rPr>
      </w:pPr>
    </w:p>
    <w:p>
      <w:pPr>
        <w:widowControl w:val="0"/>
        <w:numPr>
          <w:ilvl w:val="0"/>
          <w:numId w:val="0"/>
        </w:numPr>
        <w:jc w:val="left"/>
        <w:rPr>
          <w:rFonts w:hint="default"/>
          <w:lang w:val="en-US" w:eastAsia="zh-CN"/>
        </w:rPr>
      </w:pPr>
    </w:p>
    <w:p>
      <w:pPr>
        <w:widowControl w:val="0"/>
        <w:numPr>
          <w:ilvl w:val="0"/>
          <w:numId w:val="0"/>
        </w:numPr>
        <w:jc w:val="left"/>
        <w:rPr>
          <w:rFonts w:hint="default"/>
          <w:lang w:val="en-US" w:eastAsia="zh-CN"/>
        </w:rPr>
        <w:sectPr>
          <w:pgSz w:w="11906" w:h="16838"/>
          <w:pgMar w:top="1440" w:right="1080" w:bottom="1440" w:left="1080" w:header="680" w:footer="992" w:gutter="0"/>
          <w:cols w:space="425" w:num="1"/>
          <w:docGrid w:type="lines" w:linePitch="312" w:charSpace="0"/>
        </w:sectPr>
      </w:pPr>
    </w:p>
    <w:p>
      <w:pPr>
        <w:pStyle w:val="5"/>
      </w:pPr>
      <w:bookmarkStart w:id="22" w:name="_Toc6032"/>
      <w:r>
        <w:rPr>
          <w:rFonts w:hint="eastAsia"/>
        </w:rPr>
        <w:t>AIMIOps-</w:t>
      </w:r>
      <w:r>
        <w:rPr>
          <w:rFonts w:hint="eastAsia"/>
          <w:lang w:val="en-US" w:eastAsia="zh-CN"/>
        </w:rPr>
        <w:t>GX-</w:t>
      </w:r>
      <w:r>
        <w:rPr>
          <w:rFonts w:hint="eastAsia"/>
        </w:rPr>
        <w:t>BR-F</w:t>
      </w:r>
      <w:r>
        <w:rPr>
          <w:rFonts w:hint="eastAsia"/>
          <w:lang w:val="en-US" w:eastAsia="zh-CN"/>
        </w:rPr>
        <w:t>-02</w:t>
      </w:r>
      <w:r>
        <w:rPr>
          <w:rFonts w:hint="eastAsia"/>
        </w:rPr>
        <w:t>-</w:t>
      </w:r>
      <w:r>
        <w:rPr>
          <w:rFonts w:hint="eastAsia"/>
          <w:lang w:val="en-US" w:eastAsia="zh-CN"/>
        </w:rPr>
        <w:t>003动环告警信号验收</w:t>
      </w:r>
      <w:bookmarkEnd w:id="22"/>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lang w:val="en-US" w:eastAsia="zh-CN"/>
        </w:rPr>
      </w:pPr>
      <w:r>
        <w:rPr>
          <w:rFonts w:hint="eastAsia"/>
          <w:b/>
          <w:bCs/>
          <w:lang w:val="en-US" w:eastAsia="zh-CN"/>
        </w:rPr>
        <w:t>功能位置</w:t>
      </w:r>
      <w:r>
        <w:rPr>
          <w:rFonts w:hint="eastAsia"/>
          <w:lang w:val="en-US" w:eastAsia="zh-CN"/>
        </w:rPr>
        <w:t>：运维管理——测试——动环测试申请</w:t>
      </w:r>
    </w:p>
    <w:p>
      <w:pPr>
        <w:rPr>
          <w:rFonts w:hint="default"/>
          <w:lang w:val="en-US" w:eastAsia="zh-CN"/>
        </w:rPr>
      </w:pPr>
      <w:r>
        <w:rPr>
          <w:rFonts w:hint="eastAsia"/>
          <w:b/>
          <w:bCs/>
          <w:lang w:val="en-US" w:eastAsia="zh-CN"/>
        </w:rPr>
        <w:t>功能描述</w:t>
      </w:r>
      <w:r>
        <w:rPr>
          <w:rFonts w:hint="eastAsia"/>
          <w:lang w:val="en-US" w:eastAsia="zh-CN"/>
        </w:rPr>
        <w:t>：该功能用于验证待割接交维的资源设备，在正式割接前，设备的告警和信号是否能够正常上送，且测试值是否符合标准规范。动环告警信号验收通过的设备，才可正式割接交维。</w:t>
      </w:r>
    </w:p>
    <w:p>
      <w:pPr>
        <w:rPr>
          <w:rFonts w:hint="eastAsia"/>
          <w:lang w:val="en-US" w:eastAsia="zh-CN"/>
        </w:rPr>
      </w:pPr>
      <w:r>
        <w:rPr>
          <w:rFonts w:hint="eastAsia"/>
          <w:b/>
          <w:bCs/>
          <w:lang w:val="en-US" w:eastAsia="zh-CN"/>
        </w:rPr>
        <w:t>数据来源</w:t>
      </w:r>
      <w:r>
        <w:rPr>
          <w:rFonts w:hint="eastAsia"/>
          <w:lang w:val="en-US" w:eastAsia="zh-CN"/>
        </w:rPr>
        <w:t>：待验收设备信息从综资数据中获取；告警测试和信号测试数据，获取实时性能数据。</w:t>
      </w:r>
    </w:p>
    <w:p>
      <w:pPr>
        <w:rPr>
          <w:rFonts w:hint="eastAsia"/>
          <w:lang w:val="en-US" w:eastAsia="zh-CN"/>
        </w:rPr>
      </w:pPr>
    </w:p>
    <w:p>
      <w:pPr>
        <w:rPr>
          <w:rFonts w:hint="default"/>
          <w:b/>
          <w:bCs/>
          <w:lang w:val="en-US" w:eastAsia="zh-CN"/>
        </w:rPr>
      </w:pPr>
      <w:r>
        <w:rPr>
          <w:rFonts w:hint="eastAsia"/>
          <w:b/>
          <w:bCs/>
          <w:lang w:val="en-US" w:eastAsia="zh-CN"/>
        </w:rPr>
        <w:t>告警信号验收管理页面</w:t>
      </w:r>
    </w:p>
    <w:p>
      <w:pPr>
        <w:jc w:val="left"/>
        <w:rPr>
          <w:rFonts w:hint="eastAsia"/>
          <w:lang w:val="en-US" w:eastAsia="zh-CN"/>
        </w:rPr>
      </w:pPr>
      <w:r>
        <w:rPr>
          <w:rFonts w:hint="eastAsia"/>
          <w:lang w:val="en-US" w:eastAsia="zh-CN"/>
        </w:rPr>
        <w:t>页面分为3个tab页：待处理、已处理、我的发起。</w:t>
      </w:r>
    </w:p>
    <w:p>
      <w:pPr>
        <w:numPr>
          <w:ilvl w:val="0"/>
          <w:numId w:val="31"/>
        </w:numPr>
        <w:ind w:left="420" w:leftChars="0" w:hanging="420" w:firstLineChars="0"/>
        <w:jc w:val="left"/>
        <w:rPr>
          <w:rFonts w:hint="eastAsia"/>
          <w:lang w:val="en-US" w:eastAsia="zh-CN"/>
        </w:rPr>
      </w:pPr>
      <w:r>
        <w:rPr>
          <w:rFonts w:hint="eastAsia"/>
          <w:lang w:val="en-US" w:eastAsia="zh-CN"/>
        </w:rPr>
        <w:t>我发起的：当前账号发起的验收工单均可查看</w:t>
      </w:r>
    </w:p>
    <w:p>
      <w:pPr>
        <w:numPr>
          <w:ilvl w:val="0"/>
          <w:numId w:val="31"/>
        </w:numPr>
        <w:ind w:left="420" w:leftChars="0" w:hanging="420" w:firstLineChars="0"/>
        <w:jc w:val="left"/>
        <w:rPr>
          <w:rFonts w:hint="eastAsia"/>
          <w:lang w:val="en-US" w:eastAsia="zh-CN"/>
        </w:rPr>
      </w:pPr>
      <w:r>
        <w:rPr>
          <w:rFonts w:hint="eastAsia"/>
          <w:lang w:val="en-US" w:eastAsia="zh-CN"/>
        </w:rPr>
        <w:t>待处理的：流程节点流转到当前用户的所有待处理工单，均可在该页面查看、编辑或审核</w:t>
      </w:r>
    </w:p>
    <w:p>
      <w:pPr>
        <w:numPr>
          <w:ilvl w:val="0"/>
          <w:numId w:val="31"/>
        </w:numPr>
        <w:ind w:left="420" w:leftChars="0" w:hanging="420" w:firstLineChars="0"/>
        <w:jc w:val="left"/>
        <w:rPr>
          <w:rFonts w:hint="default"/>
          <w:lang w:val="en-US" w:eastAsia="zh-CN"/>
        </w:rPr>
      </w:pPr>
      <w:r>
        <w:rPr>
          <w:rFonts w:hint="eastAsia"/>
          <w:lang w:val="en-US" w:eastAsia="zh-CN"/>
        </w:rPr>
        <w:t>已处理的：当前用户处理过的所有工单均可在该页面查看</w:t>
      </w:r>
    </w:p>
    <w:p>
      <w:pPr>
        <w:jc w:val="left"/>
        <w:rPr>
          <w:rFonts w:hint="eastAsia"/>
          <w:lang w:val="en-US" w:eastAsia="zh-CN"/>
        </w:rPr>
      </w:pPr>
    </w:p>
    <w:p>
      <w:pPr>
        <w:jc w:val="left"/>
        <w:rPr>
          <w:rFonts w:hint="eastAsia"/>
          <w:lang w:val="en-US" w:eastAsia="zh-CN"/>
        </w:rPr>
      </w:pPr>
      <w:r>
        <w:rPr>
          <w:rFonts w:hint="eastAsia"/>
          <w:lang w:val="en-US" w:eastAsia="zh-CN"/>
        </w:rPr>
        <w:t>页面分为字段筛选和工单列表两个部分。可筛选字段：测试工单号、</w:t>
      </w:r>
      <w:del w:id="837" w:author="zhoujiansheng" w:date="2025-10-09T17:03:37Z">
        <w:r>
          <w:rPr>
            <w:rFonts w:hint="default"/>
            <w:lang w:val="en-US" w:eastAsia="zh-CN"/>
          </w:rPr>
          <w:delText>所属工程</w:delText>
        </w:r>
      </w:del>
      <w:ins w:id="838" w:author="zhoujiansheng" w:date="2025-10-09T17:03:38Z">
        <w:r>
          <w:rPr>
            <w:rFonts w:hint="eastAsia"/>
            <w:lang w:val="en-US" w:eastAsia="zh-CN"/>
          </w:rPr>
          <w:t>设备</w:t>
        </w:r>
      </w:ins>
      <w:ins w:id="839" w:author="zhoujiansheng" w:date="2025-10-09T17:03:39Z">
        <w:r>
          <w:rPr>
            <w:rFonts w:hint="eastAsia"/>
            <w:lang w:val="en-US" w:eastAsia="zh-CN"/>
          </w:rPr>
          <w:t>建设</w:t>
        </w:r>
      </w:ins>
      <w:ins w:id="840" w:author="zhoujiansheng" w:date="2025-10-09T17:03:40Z">
        <w:r>
          <w:rPr>
            <w:rFonts w:hint="eastAsia"/>
            <w:lang w:val="en-US" w:eastAsia="zh-CN"/>
          </w:rPr>
          <w:t>工程</w:t>
        </w:r>
      </w:ins>
      <w:r>
        <w:rPr>
          <w:rFonts w:hint="eastAsia"/>
          <w:lang w:val="en-US" w:eastAsia="zh-CN"/>
        </w:rPr>
        <w:t>、系统类别</w:t>
      </w:r>
      <w:ins w:id="841" w:author="zhoujiansheng" w:date="2025-10-10T19:15:09Z">
        <w:r>
          <w:rPr>
            <w:rFonts w:hint="eastAsia"/>
            <w:lang w:val="en-US" w:eastAsia="zh-CN"/>
          </w:rPr>
          <w:t>、</w:t>
        </w:r>
      </w:ins>
      <w:ins w:id="842" w:author="zhoujiansheng" w:date="2025-10-10T19:15:11Z">
        <w:r>
          <w:rPr>
            <w:rFonts w:hint="eastAsia"/>
            <w:lang w:val="en-US" w:eastAsia="zh-CN"/>
          </w:rPr>
          <w:t>工单</w:t>
        </w:r>
      </w:ins>
      <w:ins w:id="843" w:author="zhoujiansheng" w:date="2025-10-10T19:15:12Z">
        <w:r>
          <w:rPr>
            <w:rFonts w:hint="eastAsia"/>
            <w:lang w:val="en-US" w:eastAsia="zh-CN"/>
          </w:rPr>
          <w:t>发起人</w:t>
        </w:r>
      </w:ins>
      <w:ins w:id="844" w:author="zhoujiansheng" w:date="2025-10-10T19:15:13Z">
        <w:r>
          <w:rPr>
            <w:rFonts w:hint="eastAsia"/>
            <w:lang w:val="en-US" w:eastAsia="zh-CN"/>
          </w:rPr>
          <w:t>（</w:t>
        </w:r>
      </w:ins>
      <w:ins w:id="845" w:author="zhoujiansheng" w:date="2025-10-10T19:15:15Z">
        <w:r>
          <w:rPr>
            <w:rFonts w:hint="eastAsia"/>
            <w:lang w:val="en-US" w:eastAsia="zh-CN"/>
          </w:rPr>
          <w:t>支持</w:t>
        </w:r>
      </w:ins>
      <w:ins w:id="846" w:author="zhoujiansheng" w:date="2025-10-10T19:15:16Z">
        <w:r>
          <w:rPr>
            <w:rFonts w:hint="eastAsia"/>
            <w:lang w:val="en-US" w:eastAsia="zh-CN"/>
          </w:rPr>
          <w:t>模糊</w:t>
        </w:r>
      </w:ins>
      <w:ins w:id="847" w:author="zhoujiansheng" w:date="2025-10-10T19:15:18Z">
        <w:r>
          <w:rPr>
            <w:rFonts w:hint="eastAsia"/>
            <w:lang w:val="en-US" w:eastAsia="zh-CN"/>
          </w:rPr>
          <w:t>查询</w:t>
        </w:r>
      </w:ins>
      <w:ins w:id="848" w:author="zhoujiansheng" w:date="2025-10-10T19:15:19Z">
        <w:r>
          <w:rPr>
            <w:rFonts w:hint="eastAsia"/>
            <w:lang w:val="en-US" w:eastAsia="zh-CN"/>
          </w:rPr>
          <w:t>）</w:t>
        </w:r>
      </w:ins>
      <w:r>
        <w:rPr>
          <w:rFonts w:hint="eastAsia"/>
          <w:lang w:val="en-US" w:eastAsia="zh-CN"/>
        </w:rPr>
        <w:t>。</w:t>
      </w:r>
    </w:p>
    <w:tbl>
      <w:tblPr>
        <w:tblStyle w:val="33"/>
        <w:tblW w:w="92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71"/>
        <w:gridCol w:w="66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tcPr>
          <w:p>
            <w:pPr>
              <w:pStyle w:val="16"/>
              <w:keepNext w:val="0"/>
              <w:keepLines w:val="0"/>
              <w:pageBreakBefore w:val="0"/>
              <w:widowControl w:val="0"/>
              <w:kinsoku/>
              <w:wordWrap/>
              <w:overflowPunct/>
              <w:topLinePunct w:val="0"/>
              <w:autoSpaceDE/>
              <w:autoSpaceDN/>
              <w:bidi w:val="0"/>
              <w:adjustRightInd/>
              <w:snapToGrid/>
              <w:jc w:val="center"/>
              <w:textAlignment w:val="auto"/>
              <w:rPr>
                <w:rFonts w:hint="default"/>
                <w:b/>
                <w:bCs/>
                <w:sz w:val="21"/>
                <w:szCs w:val="21"/>
                <w:vertAlign w:val="baseline"/>
                <w:lang w:val="en-US" w:eastAsia="zh-CN"/>
              </w:rPr>
            </w:pPr>
            <w:r>
              <w:rPr>
                <w:rFonts w:hint="eastAsia"/>
                <w:b/>
                <w:bCs/>
                <w:sz w:val="21"/>
                <w:szCs w:val="21"/>
                <w:vertAlign w:val="baseline"/>
                <w:lang w:val="en-US" w:eastAsia="zh-CN"/>
              </w:rPr>
              <w:t>字段</w:t>
            </w:r>
          </w:p>
        </w:tc>
        <w:tc>
          <w:tcPr>
            <w:tcW w:w="6633" w:type="dxa"/>
          </w:tcPr>
          <w:p>
            <w:pPr>
              <w:pStyle w:val="16"/>
              <w:keepNext w:val="0"/>
              <w:keepLines w:val="0"/>
              <w:pageBreakBefore w:val="0"/>
              <w:widowControl w:val="0"/>
              <w:kinsoku/>
              <w:wordWrap/>
              <w:overflowPunct/>
              <w:topLinePunct w:val="0"/>
              <w:autoSpaceDE/>
              <w:autoSpaceDN/>
              <w:bidi w:val="0"/>
              <w:adjustRightInd/>
              <w:snapToGrid/>
              <w:jc w:val="center"/>
              <w:textAlignment w:val="auto"/>
              <w:rPr>
                <w:rFonts w:hint="default"/>
                <w:b/>
                <w:bCs/>
                <w:sz w:val="21"/>
                <w:szCs w:val="21"/>
                <w:vertAlign w:val="baseline"/>
                <w:lang w:val="en-US" w:eastAsia="zh-CN"/>
              </w:rPr>
            </w:pPr>
            <w:r>
              <w:rPr>
                <w:rFonts w:hint="eastAsia"/>
                <w:b/>
                <w:bCs/>
                <w:sz w:val="21"/>
                <w:szCs w:val="21"/>
                <w:vertAlign w:val="baseline"/>
                <w:lang w:val="en-US" w:eastAsia="zh-CN"/>
              </w:rPr>
              <w:t>属性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highlight w:val="yellow"/>
                <w:vertAlign w:val="baseline"/>
                <w:lang w:val="en-US" w:eastAsia="zh-CN"/>
                <w:rPrChange w:id="849" w:author="zhoujiansheng" w:date="2025-10-09T17:03:52Z">
                  <w:rPr>
                    <w:rFonts w:hint="eastAsia"/>
                    <w:sz w:val="21"/>
                    <w:szCs w:val="21"/>
                    <w:highlight w:val="none"/>
                    <w:vertAlign w:val="baseline"/>
                    <w:lang w:val="en-US" w:eastAsia="zh-CN"/>
                  </w:rPr>
                </w:rPrChange>
              </w:rPr>
              <w:t>测试工单号</w:t>
            </w:r>
          </w:p>
        </w:tc>
        <w:tc>
          <w:tcPr>
            <w:tcW w:w="6633" w:type="dxa"/>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default"/>
                <w:sz w:val="21"/>
                <w:szCs w:val="21"/>
                <w:vertAlign w:val="baseline"/>
                <w:lang w:val="en-US" w:eastAsia="zh-CN"/>
              </w:rPr>
              <w:t>新增</w:t>
            </w:r>
            <w:r>
              <w:rPr>
                <w:rFonts w:hint="eastAsia"/>
                <w:sz w:val="21"/>
                <w:szCs w:val="21"/>
                <w:vertAlign w:val="baseline"/>
                <w:lang w:val="en-US" w:eastAsia="zh-CN"/>
              </w:rPr>
              <w:t>测试</w:t>
            </w:r>
            <w:r>
              <w:rPr>
                <w:rFonts w:hint="default"/>
                <w:sz w:val="21"/>
                <w:szCs w:val="21"/>
                <w:vertAlign w:val="baseline"/>
                <w:lang w:val="en-US" w:eastAsia="zh-CN"/>
              </w:rPr>
              <w:t>工单时自动生成，编码规则，</w:t>
            </w:r>
            <w:r>
              <w:rPr>
                <w:rFonts w:hint="eastAsia"/>
                <w:sz w:val="21"/>
                <w:szCs w:val="21"/>
                <w:vertAlign w:val="baseline"/>
                <w:lang w:val="en-US" w:eastAsia="zh-CN"/>
              </w:rPr>
              <w:t>CS+</w:t>
            </w:r>
            <w:r>
              <w:rPr>
                <w:rFonts w:hint="default"/>
                <w:sz w:val="21"/>
                <w:szCs w:val="21"/>
                <w:vertAlign w:val="baseline"/>
                <w:lang w:val="en-US" w:eastAsia="zh-CN"/>
              </w:rPr>
              <w:t>创建工单日期+工单被创建顺序，共11位。例如202</w:t>
            </w:r>
            <w:r>
              <w:rPr>
                <w:rFonts w:hint="eastAsia"/>
                <w:sz w:val="21"/>
                <w:szCs w:val="21"/>
                <w:vertAlign w:val="baseline"/>
                <w:lang w:val="en-US" w:eastAsia="zh-CN"/>
              </w:rPr>
              <w:t>4</w:t>
            </w:r>
            <w:r>
              <w:rPr>
                <w:rFonts w:hint="default"/>
                <w:sz w:val="21"/>
                <w:szCs w:val="21"/>
                <w:vertAlign w:val="baseline"/>
                <w:lang w:val="en-US" w:eastAsia="zh-CN"/>
              </w:rPr>
              <w:t>年</w:t>
            </w:r>
            <w:r>
              <w:rPr>
                <w:rFonts w:hint="eastAsia"/>
                <w:sz w:val="21"/>
                <w:szCs w:val="21"/>
                <w:vertAlign w:val="baseline"/>
                <w:lang w:val="en-US" w:eastAsia="zh-CN"/>
              </w:rPr>
              <w:t>5</w:t>
            </w:r>
            <w:r>
              <w:rPr>
                <w:rFonts w:hint="default"/>
                <w:sz w:val="21"/>
                <w:szCs w:val="21"/>
                <w:vertAlign w:val="baseline"/>
                <w:lang w:val="en-US" w:eastAsia="zh-CN"/>
              </w:rPr>
              <w:t>月1日创建的第一个工单为：</w:t>
            </w:r>
            <w:r>
              <w:rPr>
                <w:rFonts w:hint="eastAsia"/>
                <w:sz w:val="21"/>
                <w:szCs w:val="21"/>
                <w:vertAlign w:val="baseline"/>
                <w:lang w:val="en-US" w:eastAsia="zh-CN"/>
              </w:rPr>
              <w:t>CS</w:t>
            </w:r>
            <w:r>
              <w:rPr>
                <w:rFonts w:hint="default"/>
                <w:sz w:val="21"/>
                <w:szCs w:val="21"/>
                <w:vertAlign w:val="baseline"/>
                <w:lang w:val="en-US" w:eastAsia="zh-CN"/>
              </w:rPr>
              <w:t>202</w:t>
            </w:r>
            <w:r>
              <w:rPr>
                <w:rFonts w:hint="eastAsia"/>
                <w:sz w:val="21"/>
                <w:szCs w:val="21"/>
                <w:vertAlign w:val="baseline"/>
                <w:lang w:val="en-US" w:eastAsia="zh-CN"/>
              </w:rPr>
              <w:t>4</w:t>
            </w:r>
            <w:r>
              <w:rPr>
                <w:rFonts w:hint="default"/>
                <w:sz w:val="21"/>
                <w:szCs w:val="21"/>
                <w:vertAlign w:val="baseline"/>
                <w:lang w:val="en-US" w:eastAsia="zh-CN"/>
              </w:rPr>
              <w:t>0</w:t>
            </w:r>
            <w:r>
              <w:rPr>
                <w:rFonts w:hint="eastAsia"/>
                <w:sz w:val="21"/>
                <w:szCs w:val="21"/>
                <w:vertAlign w:val="baseline"/>
                <w:lang w:val="en-US" w:eastAsia="zh-CN"/>
              </w:rPr>
              <w:t>5</w:t>
            </w:r>
            <w:r>
              <w:rPr>
                <w:rFonts w:hint="default"/>
                <w:sz w:val="21"/>
                <w:szCs w:val="21"/>
                <w:vertAlign w:val="baseline"/>
                <w:lang w:val="en-US" w:eastAsia="zh-CN"/>
              </w:rPr>
              <w:t>01001</w:t>
            </w:r>
            <w:r>
              <w:rPr>
                <w:rFonts w:hint="eastAsia"/>
                <w:sz w:val="21"/>
                <w:szCs w:val="21"/>
                <w:vertAlign w:val="baseline"/>
                <w:lang w:val="en-US" w:eastAsia="zh-CN"/>
              </w:rPr>
              <w:t>。全局唯一。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shd w:val="clear" w:color="auto" w:fill="auto"/>
            <w:vAlign w:val="center"/>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highlight w:val="none"/>
                <w:vertAlign w:val="baseline"/>
                <w:lang w:val="en-US" w:eastAsia="zh-CN"/>
              </w:rPr>
            </w:pPr>
            <w:r>
              <w:rPr>
                <w:rFonts w:hint="eastAsia"/>
                <w:sz w:val="21"/>
                <w:szCs w:val="21"/>
                <w:highlight w:val="none"/>
                <w:vertAlign w:val="baseline"/>
                <w:lang w:val="en-US" w:eastAsia="zh-CN"/>
              </w:rPr>
              <w:t>设备建设工程</w:t>
            </w:r>
          </w:p>
        </w:tc>
        <w:tc>
          <w:tcPr>
            <w:tcW w:w="6633" w:type="dxa"/>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关联工单基础信息中的“设备建设工程”名称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shd w:val="clear" w:color="auto" w:fill="auto"/>
            <w:vAlign w:val="center"/>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highlight w:val="none"/>
                <w:vertAlign w:val="baseline"/>
                <w:lang w:val="en-US" w:eastAsia="zh-CN"/>
              </w:rPr>
            </w:pPr>
            <w:r>
              <w:rPr>
                <w:rFonts w:hint="eastAsia"/>
                <w:sz w:val="21"/>
                <w:szCs w:val="21"/>
                <w:highlight w:val="none"/>
                <w:vertAlign w:val="baseline"/>
                <w:lang w:val="en-US" w:eastAsia="zh-CN"/>
              </w:rPr>
              <w:t>系统类别</w:t>
            </w:r>
          </w:p>
        </w:tc>
        <w:tc>
          <w:tcPr>
            <w:tcW w:w="6633" w:type="dxa"/>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关联工单基础信息中的“动环监控系统”类别，枚举值——局房动环/基站动环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shd w:val="clear" w:color="auto" w:fill="auto"/>
            <w:vAlign w:val="center"/>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highlight w:val="none"/>
                <w:vertAlign w:val="baseline"/>
                <w:lang w:val="en-US" w:eastAsia="zh-CN"/>
              </w:rPr>
            </w:pPr>
            <w:r>
              <w:rPr>
                <w:rFonts w:hint="eastAsia"/>
                <w:sz w:val="21"/>
                <w:szCs w:val="21"/>
                <w:highlight w:val="none"/>
                <w:vertAlign w:val="baseline"/>
                <w:lang w:val="en-US" w:eastAsia="zh-CN"/>
              </w:rPr>
              <w:t>要求完成时间</w:t>
            </w:r>
          </w:p>
        </w:tc>
        <w:tc>
          <w:tcPr>
            <w:tcW w:w="6633" w:type="dxa"/>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关联工单基础信息中的“要求完成时间”，格式yyyy-mm-dd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850" w:author="zhoujiansheng" w:date="2025-10-10T19:15:27Z"/>
        </w:trPr>
        <w:tc>
          <w:tcPr>
            <w:tcW w:w="2571" w:type="dxa"/>
            <w:shd w:val="clear" w:color="auto" w:fill="auto"/>
            <w:vAlign w:val="center"/>
          </w:tcPr>
          <w:p>
            <w:pPr>
              <w:pStyle w:val="16"/>
              <w:keepNext w:val="0"/>
              <w:keepLines w:val="0"/>
              <w:pageBreakBefore w:val="0"/>
              <w:widowControl w:val="0"/>
              <w:kinsoku/>
              <w:wordWrap/>
              <w:overflowPunct/>
              <w:topLinePunct w:val="0"/>
              <w:autoSpaceDE/>
              <w:autoSpaceDN/>
              <w:bidi w:val="0"/>
              <w:adjustRightInd/>
              <w:snapToGrid/>
              <w:textAlignment w:val="auto"/>
              <w:rPr>
                <w:ins w:id="851" w:author="zhoujiansheng" w:date="2025-10-10T19:15:27Z"/>
                <w:rFonts w:hint="default"/>
                <w:sz w:val="21"/>
                <w:szCs w:val="21"/>
                <w:highlight w:val="none"/>
                <w:vertAlign w:val="baseline"/>
                <w:lang w:val="en-US" w:eastAsia="zh-CN"/>
              </w:rPr>
            </w:pPr>
            <w:ins w:id="852" w:author="zhoujiansheng" w:date="2025-10-10T19:15:33Z">
              <w:r>
                <w:rPr>
                  <w:rFonts w:hint="eastAsia"/>
                  <w:sz w:val="21"/>
                  <w:szCs w:val="21"/>
                  <w:highlight w:val="none"/>
                  <w:vertAlign w:val="baseline"/>
                  <w:lang w:val="en-US" w:eastAsia="zh-CN"/>
                </w:rPr>
                <w:t>工单</w:t>
              </w:r>
            </w:ins>
            <w:ins w:id="853" w:author="zhoujiansheng" w:date="2025-10-10T19:15:34Z">
              <w:r>
                <w:rPr>
                  <w:rFonts w:hint="eastAsia"/>
                  <w:sz w:val="21"/>
                  <w:szCs w:val="21"/>
                  <w:highlight w:val="none"/>
                  <w:vertAlign w:val="baseline"/>
                  <w:lang w:val="en-US" w:eastAsia="zh-CN"/>
                </w:rPr>
                <w:t>发起人</w:t>
              </w:r>
            </w:ins>
          </w:p>
        </w:tc>
        <w:tc>
          <w:tcPr>
            <w:tcW w:w="6633" w:type="dxa"/>
          </w:tcPr>
          <w:p>
            <w:pPr>
              <w:pStyle w:val="16"/>
              <w:keepNext w:val="0"/>
              <w:keepLines w:val="0"/>
              <w:pageBreakBefore w:val="0"/>
              <w:widowControl w:val="0"/>
              <w:kinsoku/>
              <w:wordWrap/>
              <w:overflowPunct/>
              <w:topLinePunct w:val="0"/>
              <w:autoSpaceDE/>
              <w:autoSpaceDN/>
              <w:bidi w:val="0"/>
              <w:adjustRightInd/>
              <w:snapToGrid/>
              <w:textAlignment w:val="auto"/>
              <w:rPr>
                <w:ins w:id="854" w:author="zhoujiansheng" w:date="2025-10-10T19:15:27Z"/>
                <w:rFonts w:hint="default"/>
                <w:sz w:val="21"/>
                <w:szCs w:val="21"/>
                <w:vertAlign w:val="baseline"/>
                <w:lang w:val="en-US" w:eastAsia="zh-CN"/>
              </w:rPr>
            </w:pPr>
            <w:ins w:id="855" w:author="zhoujiansheng" w:date="2025-10-10T19:15:40Z">
              <w:r>
                <w:rPr>
                  <w:rFonts w:hint="eastAsia"/>
                  <w:sz w:val="21"/>
                  <w:szCs w:val="21"/>
                  <w:vertAlign w:val="baseline"/>
                  <w:lang w:val="en-US" w:eastAsia="zh-CN"/>
                </w:rPr>
                <w:t>呈现</w:t>
              </w:r>
            </w:ins>
            <w:ins w:id="856" w:author="zhoujiansheng" w:date="2025-10-10T19:15:41Z">
              <w:r>
                <w:rPr>
                  <w:rFonts w:hint="eastAsia"/>
                  <w:sz w:val="21"/>
                  <w:szCs w:val="21"/>
                  <w:vertAlign w:val="baseline"/>
                  <w:lang w:val="en-US" w:eastAsia="zh-CN"/>
                </w:rPr>
                <w:t>当前</w:t>
              </w:r>
            </w:ins>
            <w:ins w:id="857" w:author="zhoujiansheng" w:date="2025-10-10T19:15:42Z">
              <w:r>
                <w:rPr>
                  <w:rFonts w:hint="eastAsia"/>
                  <w:sz w:val="21"/>
                  <w:szCs w:val="21"/>
                  <w:vertAlign w:val="baseline"/>
                  <w:lang w:val="en-US" w:eastAsia="zh-CN"/>
                </w:rPr>
                <w:t>工单</w:t>
              </w:r>
            </w:ins>
            <w:ins w:id="858" w:author="zhoujiansheng" w:date="2025-10-10T19:15:43Z">
              <w:r>
                <w:rPr>
                  <w:rFonts w:hint="eastAsia"/>
                  <w:sz w:val="21"/>
                  <w:szCs w:val="21"/>
                  <w:vertAlign w:val="baseline"/>
                  <w:lang w:val="en-US" w:eastAsia="zh-CN"/>
                </w:rPr>
                <w:t>的</w:t>
              </w:r>
            </w:ins>
            <w:ins w:id="859" w:author="zhoujiansheng" w:date="2025-10-10T19:15:45Z">
              <w:r>
                <w:rPr>
                  <w:rFonts w:hint="eastAsia"/>
                  <w:sz w:val="21"/>
                  <w:szCs w:val="21"/>
                  <w:vertAlign w:val="baseline"/>
                  <w:lang w:val="en-US" w:eastAsia="zh-CN"/>
                </w:rPr>
                <w:t>发起人</w:t>
              </w:r>
            </w:ins>
            <w:ins w:id="860" w:author="zhoujiansheng" w:date="2025-10-10T19:15:59Z">
              <w:r>
                <w:rPr>
                  <w:rFonts w:hint="eastAsia"/>
                  <w:sz w:val="21"/>
                  <w:szCs w:val="21"/>
                  <w:vertAlign w:val="baseline"/>
                  <w:lang w:val="en-US" w:eastAsia="zh-CN"/>
                </w:rPr>
                <w:t>真实</w:t>
              </w:r>
            </w:ins>
            <w:ins w:id="861" w:author="zhoujiansheng" w:date="2025-10-10T19:15:49Z">
              <w:r>
                <w:rPr>
                  <w:rFonts w:hint="eastAsia"/>
                  <w:sz w:val="21"/>
                  <w:szCs w:val="21"/>
                  <w:vertAlign w:val="baseline"/>
                  <w:lang w:val="en-US" w:eastAsia="zh-CN"/>
                </w:rPr>
                <w:t>姓名</w:t>
              </w:r>
            </w:ins>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当前环节</w:t>
            </w:r>
          </w:p>
        </w:tc>
        <w:tc>
          <w:tcPr>
            <w:tcW w:w="6633" w:type="dxa"/>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枚举：草稿、</w:t>
            </w:r>
            <w:del w:id="862" w:author="zhoujiansheng" w:date="2025-10-10T19:21:24Z">
              <w:r>
                <w:rPr>
                  <w:rFonts w:hint="default"/>
                  <w:sz w:val="21"/>
                  <w:szCs w:val="21"/>
                  <w:vertAlign w:val="baseline"/>
                  <w:lang w:val="en-US" w:eastAsia="zh-CN"/>
                </w:rPr>
                <w:delText>验收申请、工单受理</w:delText>
              </w:r>
            </w:del>
            <w:ins w:id="863" w:author="zhoujiansheng" w:date="2025-10-10T19:21:25Z">
              <w:r>
                <w:rPr>
                  <w:rFonts w:hint="eastAsia"/>
                  <w:sz w:val="21"/>
                  <w:szCs w:val="21"/>
                  <w:vertAlign w:val="baseline"/>
                  <w:lang w:val="en-US" w:eastAsia="zh-CN"/>
                </w:rPr>
                <w:t>待</w:t>
              </w:r>
            </w:ins>
            <w:ins w:id="864" w:author="zhoujiansheng" w:date="2025-10-10T19:21:26Z">
              <w:r>
                <w:rPr>
                  <w:rFonts w:hint="eastAsia"/>
                  <w:sz w:val="21"/>
                  <w:szCs w:val="21"/>
                  <w:vertAlign w:val="baseline"/>
                  <w:lang w:val="en-US" w:eastAsia="zh-CN"/>
                </w:rPr>
                <w:t>审批</w:t>
              </w:r>
            </w:ins>
            <w:r>
              <w:rPr>
                <w:rFonts w:hint="eastAsia"/>
                <w:sz w:val="21"/>
                <w:szCs w:val="21"/>
                <w:vertAlign w:val="baseline"/>
                <w:lang w:val="en-US" w:eastAsia="zh-CN"/>
              </w:rPr>
              <w:t>、预割接、验收测试填报、结果审批、结果确认、</w:t>
            </w:r>
            <w:del w:id="865" w:author="zhoujiansheng" w:date="2025-10-10T19:22:04Z">
              <w:r>
                <w:rPr>
                  <w:rFonts w:hint="default"/>
                  <w:sz w:val="21"/>
                  <w:szCs w:val="21"/>
                  <w:vertAlign w:val="baseline"/>
                  <w:lang w:val="en-US" w:eastAsia="zh-CN"/>
                </w:rPr>
                <w:delText>验收归档</w:delText>
              </w:r>
            </w:del>
            <w:ins w:id="866" w:author="zhoujiansheng" w:date="2025-10-10T19:22:05Z">
              <w:r>
                <w:rPr>
                  <w:rFonts w:hint="eastAsia"/>
                  <w:sz w:val="21"/>
                  <w:szCs w:val="21"/>
                  <w:vertAlign w:val="baseline"/>
                  <w:lang w:val="en-US" w:eastAsia="zh-CN"/>
                </w:rPr>
                <w:t>取消</w:t>
              </w:r>
            </w:ins>
            <w:ins w:id="867" w:author="zhoujiansheng" w:date="2025-10-10T19:22:08Z">
              <w:r>
                <w:rPr>
                  <w:rFonts w:hint="eastAsia"/>
                  <w:sz w:val="21"/>
                  <w:szCs w:val="21"/>
                  <w:vertAlign w:val="baseline"/>
                  <w:lang w:val="en-US" w:eastAsia="zh-CN"/>
                </w:rPr>
                <w:t>预割接</w:t>
              </w:r>
            </w:ins>
            <w:r>
              <w:rPr>
                <w:rFonts w:hint="eastAsia"/>
                <w:sz w:val="21"/>
                <w:szCs w:val="21"/>
                <w:vertAlign w:val="baseline"/>
                <w:lang w:val="en-US" w:eastAsia="zh-CN"/>
              </w:rPr>
              <w:t>、已归档、已废弃。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处理人</w:t>
            </w:r>
          </w:p>
        </w:tc>
        <w:tc>
          <w:tcPr>
            <w:tcW w:w="6633" w:type="dxa"/>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显示当前工单所在节点的处理人员名称。归档或废弃后显示“--”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当前更新时间</w:t>
            </w:r>
          </w:p>
        </w:tc>
        <w:tc>
          <w:tcPr>
            <w:tcW w:w="6633" w:type="dxa"/>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工单最近一次节点编辑或审批时间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操作</w:t>
            </w:r>
          </w:p>
        </w:tc>
        <w:tc>
          <w:tcPr>
            <w:tcW w:w="6633" w:type="dxa"/>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查看/编辑/审核，未提交流程的草稿允许删除</w:t>
            </w:r>
          </w:p>
        </w:tc>
      </w:tr>
    </w:tbl>
    <w:p>
      <w:pPr>
        <w:rPr>
          <w:rFonts w:hint="eastAsia"/>
          <w:lang w:val="en-US" w:eastAsia="zh-CN"/>
        </w:rPr>
      </w:pPr>
    </w:p>
    <w:p>
      <w:pPr>
        <w:rPr>
          <w:rFonts w:hint="default"/>
          <w:b/>
          <w:bCs/>
          <w:lang w:val="en-US" w:eastAsia="zh-CN"/>
        </w:rPr>
      </w:pPr>
      <w:r>
        <w:rPr>
          <w:rFonts w:hint="eastAsia"/>
          <w:b/>
          <w:bCs/>
          <w:lang w:val="en-US" w:eastAsia="zh-CN"/>
        </w:rPr>
        <w:t>发起告警信号验收</w:t>
      </w:r>
    </w:p>
    <w:p>
      <w:pPr>
        <w:rPr>
          <w:ins w:id="868" w:author="zhoujiansheng" w:date="2025-10-22T11:20:44Z"/>
          <w:rFonts w:hint="eastAsia"/>
          <w:lang w:val="en-US" w:eastAsia="zh-CN"/>
        </w:rPr>
      </w:pPr>
      <w:r>
        <w:rPr>
          <w:rFonts w:hint="eastAsia"/>
          <w:lang w:val="en-US" w:eastAsia="zh-CN"/>
        </w:rPr>
        <w:t>动环告警信号验收流程，如</w:t>
      </w:r>
      <w:r>
        <w:rPr>
          <w:rFonts w:hint="eastAsia"/>
          <w:lang w:val="en-US" w:eastAsia="zh-CN"/>
        </w:rPr>
        <w:fldChar w:fldCharType="begin"/>
      </w:r>
      <w:r>
        <w:rPr>
          <w:rFonts w:hint="eastAsia"/>
          <w:lang w:val="en-US" w:eastAsia="zh-CN"/>
        </w:rPr>
        <w:instrText xml:space="preserve"> REF _Ref17002 \h </w:instrText>
      </w:r>
      <w:r>
        <w:rPr>
          <w:rFonts w:hint="eastAsia"/>
          <w:lang w:val="en-US" w:eastAsia="zh-CN"/>
        </w:rPr>
        <w:fldChar w:fldCharType="separate"/>
      </w:r>
      <w:r>
        <w:t>图2</w:t>
      </w:r>
      <w:r>
        <w:rPr>
          <w:rFonts w:hint="eastAsia"/>
          <w:lang w:val="en-US" w:eastAsia="zh-CN"/>
        </w:rPr>
        <w:fldChar w:fldCharType="end"/>
      </w:r>
      <w:r>
        <w:rPr>
          <w:rFonts w:hint="eastAsia"/>
          <w:lang w:val="en-US" w:eastAsia="zh-CN"/>
        </w:rPr>
        <w:t>所示。</w:t>
      </w:r>
      <w:ins w:id="869" w:author="zhoujiansheng" w:date="2025-10-09T17:34:54Z">
        <w:r>
          <w:rPr>
            <w:rFonts w:hint="eastAsia"/>
            <w:lang w:val="en-US" w:eastAsia="zh-CN"/>
          </w:rPr>
          <w:t>（</w:t>
        </w:r>
      </w:ins>
      <w:ins w:id="870" w:author="zhoujiansheng" w:date="2025-10-09T17:34:55Z">
        <w:r>
          <w:rPr>
            <w:rFonts w:hint="eastAsia"/>
            <w:lang w:val="en-US" w:eastAsia="zh-CN"/>
          </w:rPr>
          <w:t>2025</w:t>
        </w:r>
      </w:ins>
      <w:ins w:id="871" w:author="zhoujiansheng" w:date="2025-10-09T17:34:57Z">
        <w:r>
          <w:rPr>
            <w:rFonts w:hint="eastAsia"/>
            <w:lang w:val="en-US" w:eastAsia="zh-CN"/>
          </w:rPr>
          <w:t>1</w:t>
        </w:r>
      </w:ins>
      <w:ins w:id="872" w:author="zhoujiansheng" w:date="2025-10-09T17:34:58Z">
        <w:r>
          <w:rPr>
            <w:rFonts w:hint="eastAsia"/>
            <w:lang w:val="en-US" w:eastAsia="zh-CN"/>
          </w:rPr>
          <w:t>009</w:t>
        </w:r>
      </w:ins>
      <w:ins w:id="873" w:author="zhoujiansheng" w:date="2025-10-09T17:35:04Z">
        <w:r>
          <w:rPr>
            <w:rFonts w:hint="eastAsia"/>
            <w:lang w:val="en-US" w:eastAsia="zh-CN"/>
          </w:rPr>
          <w:t>重新</w:t>
        </w:r>
      </w:ins>
      <w:ins w:id="874" w:author="zhoujiansheng" w:date="2025-10-09T17:35:06Z">
        <w:r>
          <w:rPr>
            <w:rFonts w:hint="eastAsia"/>
            <w:lang w:val="en-US" w:eastAsia="zh-CN"/>
          </w:rPr>
          <w:t>修改</w:t>
        </w:r>
      </w:ins>
      <w:ins w:id="875" w:author="zhoujiansheng" w:date="2025-10-09T17:35:07Z">
        <w:r>
          <w:rPr>
            <w:rFonts w:hint="eastAsia"/>
            <w:lang w:val="en-US" w:eastAsia="zh-CN"/>
          </w:rPr>
          <w:t>了</w:t>
        </w:r>
      </w:ins>
      <w:ins w:id="876" w:author="zhoujiansheng" w:date="2025-10-09T17:35:09Z">
        <w:r>
          <w:rPr>
            <w:rFonts w:hint="eastAsia"/>
            <w:lang w:val="en-US" w:eastAsia="zh-CN"/>
          </w:rPr>
          <w:t>当前</w:t>
        </w:r>
      </w:ins>
      <w:ins w:id="877" w:author="zhoujiansheng" w:date="2025-10-09T17:35:11Z">
        <w:r>
          <w:rPr>
            <w:rFonts w:hint="eastAsia"/>
            <w:lang w:val="en-US" w:eastAsia="zh-CN"/>
          </w:rPr>
          <w:t>流程的</w:t>
        </w:r>
      </w:ins>
      <w:ins w:id="878" w:author="zhoujiansheng" w:date="2025-10-09T17:35:12Z">
        <w:r>
          <w:rPr>
            <w:rFonts w:hint="eastAsia"/>
            <w:lang w:val="en-US" w:eastAsia="zh-CN"/>
          </w:rPr>
          <w:t>流程</w:t>
        </w:r>
      </w:ins>
      <w:ins w:id="879" w:author="zhoujiansheng" w:date="2025-10-09T17:35:13Z">
        <w:r>
          <w:rPr>
            <w:rFonts w:hint="eastAsia"/>
            <w:lang w:val="en-US" w:eastAsia="zh-CN"/>
          </w:rPr>
          <w:t>图</w:t>
        </w:r>
      </w:ins>
      <w:ins w:id="880" w:author="zhoujiansheng" w:date="2025-10-09T17:35:14Z">
        <w:r>
          <w:rPr>
            <w:rFonts w:hint="eastAsia"/>
            <w:lang w:val="en-US" w:eastAsia="zh-CN"/>
          </w:rPr>
          <w:t>，</w:t>
        </w:r>
      </w:ins>
      <w:ins w:id="881" w:author="zhoujiansheng" w:date="2025-10-09T17:35:19Z">
        <w:r>
          <w:rPr>
            <w:rFonts w:hint="eastAsia"/>
            <w:lang w:val="en-US" w:eastAsia="zh-CN"/>
          </w:rPr>
          <w:t>原</w:t>
        </w:r>
      </w:ins>
      <w:ins w:id="882" w:author="zhoujiansheng" w:date="2025-10-09T17:35:21Z">
        <w:r>
          <w:rPr>
            <w:rFonts w:hint="eastAsia"/>
            <w:lang w:val="en-US" w:eastAsia="zh-CN"/>
          </w:rPr>
          <w:t>流程</w:t>
        </w:r>
      </w:ins>
      <w:ins w:id="883" w:author="zhoujiansheng" w:date="2025-10-09T17:35:23Z">
        <w:r>
          <w:rPr>
            <w:rFonts w:hint="eastAsia"/>
            <w:lang w:val="en-US" w:eastAsia="zh-CN"/>
          </w:rPr>
          <w:t>存在</w:t>
        </w:r>
      </w:ins>
      <w:ins w:id="884" w:author="zhoujiansheng" w:date="2025-10-09T17:35:26Z">
        <w:r>
          <w:rPr>
            <w:rFonts w:hint="eastAsia"/>
            <w:lang w:val="en-US" w:eastAsia="zh-CN"/>
          </w:rPr>
          <w:t>卡单</w:t>
        </w:r>
      </w:ins>
      <w:ins w:id="885" w:author="zhoujiansheng" w:date="2025-10-09T17:35:28Z">
        <w:r>
          <w:rPr>
            <w:rFonts w:hint="eastAsia"/>
            <w:lang w:val="en-US" w:eastAsia="zh-CN"/>
          </w:rPr>
          <w:t>无法</w:t>
        </w:r>
      </w:ins>
      <w:ins w:id="886" w:author="zhoujiansheng" w:date="2025-10-09T17:35:30Z">
        <w:r>
          <w:rPr>
            <w:rFonts w:hint="eastAsia"/>
            <w:lang w:val="en-US" w:eastAsia="zh-CN"/>
          </w:rPr>
          <w:t>流传的</w:t>
        </w:r>
      </w:ins>
      <w:ins w:id="887" w:author="zhoujiansheng" w:date="2025-10-09T17:35:32Z">
        <w:r>
          <w:rPr>
            <w:rFonts w:hint="eastAsia"/>
            <w:lang w:val="en-US" w:eastAsia="zh-CN"/>
          </w:rPr>
          <w:t>情况。</w:t>
        </w:r>
      </w:ins>
      <w:ins w:id="888" w:author="zhoujiansheng" w:date="2025-10-09T17:35:41Z">
        <w:r>
          <w:rPr>
            <w:rFonts w:hint="eastAsia"/>
            <w:lang w:val="en-US" w:eastAsia="zh-CN"/>
          </w:rPr>
          <w:t>功能</w:t>
        </w:r>
      </w:ins>
      <w:ins w:id="889" w:author="zhoujiansheng" w:date="2025-10-09T17:35:42Z">
        <w:r>
          <w:rPr>
            <w:rFonts w:hint="eastAsia"/>
            <w:lang w:val="en-US" w:eastAsia="zh-CN"/>
          </w:rPr>
          <w:t>需</w:t>
        </w:r>
      </w:ins>
      <w:ins w:id="890" w:author="zhoujiansheng" w:date="2025-10-09T17:35:43Z">
        <w:r>
          <w:rPr>
            <w:rFonts w:hint="eastAsia"/>
            <w:lang w:val="en-US" w:eastAsia="zh-CN"/>
          </w:rPr>
          <w:t>按</w:t>
        </w:r>
      </w:ins>
      <w:ins w:id="891" w:author="zhoujiansheng" w:date="2025-10-09T17:35:44Z">
        <w:r>
          <w:rPr>
            <w:rFonts w:hint="eastAsia"/>
            <w:lang w:val="en-US" w:eastAsia="zh-CN"/>
          </w:rPr>
          <w:t>新</w:t>
        </w:r>
      </w:ins>
      <w:ins w:id="892" w:author="zhoujiansheng" w:date="2025-10-09T17:35:45Z">
        <w:r>
          <w:rPr>
            <w:rFonts w:hint="eastAsia"/>
            <w:lang w:val="en-US" w:eastAsia="zh-CN"/>
          </w:rPr>
          <w:t>流程</w:t>
        </w:r>
      </w:ins>
      <w:ins w:id="893" w:author="zhoujiansheng" w:date="2025-10-09T17:35:48Z">
        <w:r>
          <w:rPr>
            <w:rFonts w:hint="eastAsia"/>
            <w:lang w:val="en-US" w:eastAsia="zh-CN"/>
          </w:rPr>
          <w:t>图</w:t>
        </w:r>
      </w:ins>
      <w:ins w:id="894" w:author="zhoujiansheng" w:date="2025-10-09T17:35:50Z">
        <w:r>
          <w:rPr>
            <w:rFonts w:hint="eastAsia"/>
            <w:lang w:val="en-US" w:eastAsia="zh-CN"/>
          </w:rPr>
          <w:t>进行</w:t>
        </w:r>
      </w:ins>
      <w:ins w:id="895" w:author="zhoujiansheng" w:date="2025-10-09T17:35:51Z">
        <w:r>
          <w:rPr>
            <w:rFonts w:hint="eastAsia"/>
            <w:lang w:val="en-US" w:eastAsia="zh-CN"/>
          </w:rPr>
          <w:t>优化</w:t>
        </w:r>
      </w:ins>
      <w:ins w:id="896" w:author="zhoujiansheng" w:date="2025-10-09T17:35:52Z">
        <w:r>
          <w:rPr>
            <w:rFonts w:hint="eastAsia"/>
            <w:lang w:val="en-US" w:eastAsia="zh-CN"/>
          </w:rPr>
          <w:t>调整</w:t>
        </w:r>
      </w:ins>
      <w:ins w:id="897" w:author="zhoujiansheng" w:date="2025-10-09T17:35:53Z">
        <w:r>
          <w:rPr>
            <w:rFonts w:hint="eastAsia"/>
            <w:lang w:val="en-US" w:eastAsia="zh-CN"/>
          </w:rPr>
          <w:t>。）</w:t>
        </w:r>
      </w:ins>
    </w:p>
    <w:p>
      <w:pPr>
        <w:rPr>
          <w:rFonts w:hint="default" w:eastAsia="宋体"/>
          <w:lang w:val="en-US" w:eastAsia="zh-CN"/>
        </w:rPr>
      </w:pPr>
      <w:ins w:id="898" w:author="zhoujiansheng" w:date="2025-10-22T11:20:53Z">
        <w:r>
          <w:rPr/>
          <w:drawing>
            <wp:inline distT="0" distB="0" distL="114300" distR="114300">
              <wp:extent cx="4952365" cy="4448175"/>
              <wp:effectExtent l="0" t="0" r="635"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6"/>
                      <a:stretch>
                        <a:fillRect/>
                      </a:stretch>
                    </pic:blipFill>
                    <pic:spPr>
                      <a:xfrm>
                        <a:off x="0" y="0"/>
                        <a:ext cx="4952365" cy="4448175"/>
                      </a:xfrm>
                      <a:prstGeom prst="rect">
                        <a:avLst/>
                      </a:prstGeom>
                      <a:noFill/>
                      <a:ln>
                        <a:noFill/>
                      </a:ln>
                    </pic:spPr>
                  </pic:pic>
                </a:graphicData>
              </a:graphic>
            </wp:inline>
          </w:drawing>
        </w:r>
      </w:ins>
      <w:ins w:id="900" w:author="zhoujiansheng" w:date="2025-10-22T11:21:04Z">
        <w:r>
          <w:rPr>
            <w:rFonts w:hint="eastAsia"/>
            <w:lang w:val="en-US" w:eastAsia="zh-CN"/>
          </w:rPr>
          <w:t>旧</w:t>
        </w:r>
      </w:ins>
      <w:ins w:id="901" w:author="zhoujiansheng" w:date="2025-10-22T11:21:06Z">
        <w:r>
          <w:rPr>
            <w:rFonts w:hint="eastAsia"/>
            <w:lang w:val="en-US" w:eastAsia="zh-CN"/>
          </w:rPr>
          <w:t>流程图</w:t>
        </w:r>
      </w:ins>
      <w:ins w:id="902" w:author="zhoujiansheng" w:date="2025-10-22T11:21:08Z">
        <w:r>
          <w:rPr>
            <w:rFonts w:hint="eastAsia"/>
            <w:lang w:val="en-US" w:eastAsia="zh-CN"/>
          </w:rPr>
          <w:t>，</w:t>
        </w:r>
      </w:ins>
      <w:ins w:id="903" w:author="zhoujiansheng" w:date="2025-10-22T11:21:10Z">
        <w:r>
          <w:rPr>
            <w:rFonts w:hint="eastAsia"/>
            <w:lang w:val="en-US" w:eastAsia="zh-CN"/>
          </w:rPr>
          <w:t>供</w:t>
        </w:r>
      </w:ins>
      <w:ins w:id="904" w:author="zhoujiansheng" w:date="2025-10-22T11:21:12Z">
        <w:r>
          <w:rPr>
            <w:rFonts w:hint="eastAsia"/>
            <w:lang w:val="en-US" w:eastAsia="zh-CN"/>
          </w:rPr>
          <w:t>参考。</w:t>
        </w:r>
      </w:ins>
      <w:bookmarkStart w:id="56" w:name="_GoBack"/>
      <w:bookmarkEnd w:id="56"/>
    </w:p>
    <w:p>
      <w:pPr>
        <w:jc w:val="center"/>
      </w:pPr>
      <w:ins w:id="905" w:author="zhoujiansheng" w:date="2025-10-10T17:06:54Z">
        <w:r>
          <w:rPr/>
          <w:drawing>
            <wp:inline distT="0" distB="0" distL="114300" distR="114300">
              <wp:extent cx="4655820" cy="6941820"/>
              <wp:effectExtent l="0" t="0" r="7620" b="7620"/>
              <wp:docPr id="2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9"/>
                      <pic:cNvPicPr>
                        <a:picLocks noChangeAspect="1"/>
                      </pic:cNvPicPr>
                    </pic:nvPicPr>
                    <pic:blipFill>
                      <a:blip r:embed="rId27"/>
                      <a:stretch>
                        <a:fillRect/>
                      </a:stretch>
                    </pic:blipFill>
                    <pic:spPr>
                      <a:xfrm>
                        <a:off x="0" y="0"/>
                        <a:ext cx="4655820" cy="6941820"/>
                      </a:xfrm>
                      <a:prstGeom prst="rect">
                        <a:avLst/>
                      </a:prstGeom>
                      <a:noFill/>
                      <a:ln>
                        <a:noFill/>
                      </a:ln>
                    </pic:spPr>
                  </pic:pic>
                </a:graphicData>
              </a:graphic>
            </wp:inline>
          </w:drawing>
        </w:r>
      </w:ins>
    </w:p>
    <w:p>
      <w:pPr>
        <w:pStyle w:val="14"/>
        <w:keepNext w:val="0"/>
        <w:keepLines w:val="0"/>
        <w:pageBreakBefore w:val="0"/>
        <w:widowControl/>
        <w:kinsoku/>
        <w:wordWrap/>
        <w:overflowPunct/>
        <w:topLinePunct w:val="0"/>
        <w:autoSpaceDE/>
        <w:autoSpaceDN/>
        <w:bidi w:val="0"/>
        <w:adjustRightInd/>
        <w:snapToGrid/>
        <w:spacing w:line="240" w:lineRule="auto"/>
        <w:jc w:val="center"/>
        <w:textAlignment w:val="auto"/>
        <w:rPr>
          <w:ins w:id="907" w:author="zhoujiansheng" w:date="2025-10-09T15:43:28Z"/>
          <w:rFonts w:hint="eastAsia"/>
          <w:lang w:val="en-US" w:eastAsia="zh-CN"/>
        </w:rPr>
      </w:pPr>
      <w:bookmarkStart w:id="23" w:name="_Ref17002"/>
      <w:r>
        <w:t>图</w:t>
      </w:r>
      <w:r>
        <w:fldChar w:fldCharType="begin"/>
      </w:r>
      <w:r>
        <w:instrText xml:space="preserve"> SEQ 图 \* ARABIC </w:instrText>
      </w:r>
      <w:r>
        <w:fldChar w:fldCharType="separate"/>
      </w:r>
      <w:r>
        <w:t>2</w:t>
      </w:r>
      <w:r>
        <w:fldChar w:fldCharType="end"/>
      </w:r>
      <w:bookmarkEnd w:id="23"/>
      <w:r>
        <w:rPr>
          <w:rFonts w:hint="eastAsia"/>
          <w:lang w:val="en-US" w:eastAsia="zh-CN"/>
        </w:rPr>
        <w:t>动环告警信号测试验收流程图</w:t>
      </w:r>
    </w:p>
    <w:p>
      <w:pPr>
        <w:jc w:val="center"/>
        <w:rPr>
          <w:ins w:id="908" w:author="zhoujiansheng" w:date="2025-10-09T15:43:30Z"/>
          <w:rFonts w:hint="eastAsia"/>
          <w:lang w:val="en-US" w:eastAsia="zh-CN"/>
        </w:rPr>
      </w:pPr>
      <w:ins w:id="909" w:author="zhoujiansheng" w:date="2025-10-10T17:08:10Z"/>
      <w:ins w:id="910" w:author="zhoujiansheng" w:date="2025-10-10T17:08:10Z"/>
      <w:ins w:id="911" w:author="zhoujiansheng" w:date="2025-10-10T17:08:10Z"/>
      <w:ins w:id="912" w:author="zhoujiansheng" w:date="2025-10-10T17:08:10Z">
        <w:r>
          <w:rPr>
            <w:rFonts w:hint="eastAsia"/>
            <w:lang w:val="en-US" w:eastAsia="zh-CN"/>
          </w:rPr>
          <w:object>
            <v:shape id="_x0000_i1031" o:spt="75" type="#_x0000_t75" style="height:65.4pt;width:72.6pt;" o:ole="t" filled="f" o:preferrelative="t" stroked="f" coordsize="21600,21600">
              <v:path/>
              <v:fill on="f" focussize="0,0"/>
              <v:stroke on="f"/>
              <v:imagedata r:id="rId29" o:title=""/>
              <o:lock v:ext="edit" aspectratio="t"/>
              <w10:wrap type="none"/>
              <w10:anchorlock/>
            </v:shape>
            <o:OLEObject Type="Embed" ProgID="Package" ShapeID="_x0000_i1031" DrawAspect="Icon" ObjectID="_1468075731" r:id="rId28">
              <o:LockedField>false</o:LockedField>
            </o:OLEObject>
          </w:object>
        </w:r>
      </w:ins>
      <w:ins w:id="914" w:author="zhoujiansheng" w:date="2025-10-10T17:08:10Z"/>
    </w:p>
    <w:p>
      <w:pPr>
        <w:rPr>
          <w:ins w:id="915" w:author="zhoujiansheng" w:date="2025-10-09T15:43:30Z"/>
          <w:rFonts w:hint="eastAsia"/>
          <w:lang w:val="en-US" w:eastAsia="zh-CN"/>
        </w:rPr>
      </w:pPr>
    </w:p>
    <w:p>
      <w:pPr>
        <w:rPr>
          <w:rFonts w:hint="default"/>
          <w:lang w:val="en-US" w:eastAsia="zh-CN"/>
        </w:rPr>
      </w:pPr>
    </w:p>
    <w:p>
      <w:pPr>
        <w:numPr>
          <w:ilvl w:val="0"/>
          <w:numId w:val="38"/>
        </w:numPr>
        <w:rPr>
          <w:rFonts w:hint="eastAsia"/>
          <w:b/>
          <w:bCs/>
          <w:lang w:val="en-US" w:eastAsia="zh-CN"/>
        </w:rPr>
      </w:pPr>
      <w:r>
        <w:rPr>
          <w:rFonts w:hint="eastAsia"/>
          <w:b/>
          <w:bCs/>
          <w:lang w:val="en-US" w:eastAsia="zh-CN"/>
        </w:rPr>
        <w:t>发起验收申请</w:t>
      </w:r>
    </w:p>
    <w:p>
      <w:pPr>
        <w:widowControl w:val="0"/>
        <w:numPr>
          <w:ilvl w:val="0"/>
          <w:numId w:val="0"/>
        </w:numPr>
        <w:jc w:val="both"/>
        <w:rPr>
          <w:rFonts w:hint="default"/>
          <w:lang w:val="en-US" w:eastAsia="zh-CN"/>
        </w:rPr>
      </w:pPr>
      <w:r>
        <w:rPr>
          <w:rFonts w:hint="eastAsia"/>
          <w:lang w:val="en-US" w:eastAsia="zh-CN"/>
        </w:rPr>
        <w:t>(1)基础信息：</w:t>
      </w:r>
    </w:p>
    <w:p>
      <w:pPr>
        <w:widowControl w:val="0"/>
        <w:numPr>
          <w:ilvl w:val="0"/>
          <w:numId w:val="39"/>
        </w:numPr>
        <w:ind w:left="420" w:leftChars="0" w:hanging="420" w:firstLineChars="0"/>
        <w:jc w:val="both"/>
        <w:rPr>
          <w:rFonts w:hint="default"/>
          <w:lang w:val="en-US" w:eastAsia="zh-CN"/>
        </w:rPr>
      </w:pPr>
      <w:r>
        <w:rPr>
          <w:rFonts w:hint="eastAsia"/>
          <w:lang w:val="en-US" w:eastAsia="zh-CN"/>
        </w:rPr>
        <w:t>设备建设工程：必填项，手动录入当前工单待验收设备的所属设备建设工程名称。不超过50个字。</w:t>
      </w:r>
    </w:p>
    <w:p>
      <w:pPr>
        <w:widowControl w:val="0"/>
        <w:numPr>
          <w:ilvl w:val="0"/>
          <w:numId w:val="39"/>
        </w:numPr>
        <w:ind w:left="420" w:leftChars="0" w:hanging="420" w:firstLineChars="0"/>
        <w:jc w:val="both"/>
        <w:rPr>
          <w:rFonts w:hint="eastAsia"/>
          <w:lang w:val="en-US" w:eastAsia="zh-CN"/>
        </w:rPr>
      </w:pPr>
      <w:r>
        <w:rPr>
          <w:rFonts w:hint="eastAsia"/>
          <w:lang w:val="en-US" w:eastAsia="zh-CN"/>
        </w:rPr>
        <w:t>动环监控系统：必填项，下拉选择，枚举值——局房动环/基站动环。</w:t>
      </w:r>
    </w:p>
    <w:p>
      <w:pPr>
        <w:widowControl w:val="0"/>
        <w:numPr>
          <w:ilvl w:val="0"/>
          <w:numId w:val="39"/>
        </w:numPr>
        <w:ind w:left="420" w:leftChars="0" w:hanging="420" w:firstLineChars="0"/>
        <w:jc w:val="both"/>
        <w:rPr>
          <w:rFonts w:hint="eastAsia"/>
          <w:lang w:val="en-US" w:eastAsia="zh-CN"/>
        </w:rPr>
      </w:pPr>
      <w:r>
        <w:rPr>
          <w:rFonts w:hint="eastAsia"/>
          <w:lang w:val="en-US" w:eastAsia="zh-CN"/>
        </w:rPr>
        <w:t>要求完成时间：必填项，当前日期之后的</w:t>
      </w:r>
      <w:del w:id="916" w:author="zhoujiansheng" w:date="2025-10-10T16:15:24Z">
        <w:r>
          <w:rPr>
            <w:rFonts w:hint="default"/>
            <w:lang w:val="en-US" w:eastAsia="zh-CN"/>
          </w:rPr>
          <w:delText>30</w:delText>
        </w:r>
      </w:del>
      <w:ins w:id="917" w:author="zhoujiansheng" w:date="2025-10-10T16:15:24Z">
        <w:r>
          <w:rPr>
            <w:rFonts w:hint="eastAsia"/>
            <w:lang w:val="en-US" w:eastAsia="zh-CN"/>
          </w:rPr>
          <w:t>15</w:t>
        </w:r>
      </w:ins>
      <w:r>
        <w:rPr>
          <w:rFonts w:hint="eastAsia"/>
          <w:lang w:val="en-US" w:eastAsia="zh-CN"/>
        </w:rPr>
        <w:t>天内日期可选（不含当前日期）。格式yyyy-mm-dd。若工单新建后保存为草稿，提交工单时日期≥之前填写的要求完成时间日期，提交工单时须提示修改完成时间。</w:t>
      </w:r>
    </w:p>
    <w:p>
      <w:pPr>
        <w:widowControl w:val="0"/>
        <w:numPr>
          <w:ilvl w:val="0"/>
          <w:numId w:val="39"/>
        </w:numPr>
        <w:ind w:left="420" w:leftChars="0" w:hanging="420" w:firstLineChars="0"/>
        <w:jc w:val="both"/>
        <w:rPr>
          <w:rFonts w:hint="eastAsia"/>
          <w:highlight w:val="none"/>
          <w:lang w:val="en-US" w:eastAsia="zh-CN"/>
        </w:rPr>
      </w:pPr>
      <w:r>
        <w:rPr>
          <w:rFonts w:hint="eastAsia"/>
          <w:lang w:val="en-US" w:eastAsia="zh-CN"/>
        </w:rPr>
        <w:t>移动验收人员：必填项，</w:t>
      </w:r>
      <w:ins w:id="918" w:author="zhoujiansheng" w:date="2025-10-10T10:08:19Z">
        <w:bookmarkStart w:id="24" w:name="OLE_LINK10"/>
        <w:r>
          <w:rPr>
            <w:rFonts w:hint="eastAsia"/>
            <w:lang w:val="en-US" w:eastAsia="zh-CN"/>
          </w:rPr>
          <w:t>手动</w:t>
        </w:r>
      </w:ins>
      <w:ins w:id="919" w:author="zhoujiansheng" w:date="2025-10-10T10:08:21Z">
        <w:r>
          <w:rPr>
            <w:rFonts w:hint="eastAsia"/>
            <w:lang w:val="en-US" w:eastAsia="zh-CN"/>
          </w:rPr>
          <w:t>输入</w:t>
        </w:r>
      </w:ins>
      <w:ins w:id="920" w:author="zhoujiansheng" w:date="2025-10-10T10:08:22Z">
        <w:r>
          <w:rPr>
            <w:rFonts w:hint="eastAsia"/>
            <w:lang w:val="en-US" w:eastAsia="zh-CN"/>
          </w:rPr>
          <w:t>，</w:t>
        </w:r>
      </w:ins>
      <w:ins w:id="921" w:author="zhoujiansheng" w:date="2025-10-10T10:08:35Z">
        <w:r>
          <w:rPr>
            <w:rFonts w:hint="eastAsia"/>
            <w:lang w:val="en-US" w:eastAsia="zh-CN"/>
          </w:rPr>
          <w:t>文本</w:t>
        </w:r>
      </w:ins>
      <w:ins w:id="922" w:author="zhoujiansheng" w:date="2025-10-10T10:08:37Z">
        <w:r>
          <w:rPr>
            <w:rFonts w:hint="eastAsia"/>
            <w:lang w:val="en-US" w:eastAsia="zh-CN"/>
          </w:rPr>
          <w:t>长度</w:t>
        </w:r>
      </w:ins>
      <w:ins w:id="923" w:author="zhoujiansheng" w:date="2025-10-10T10:08:41Z">
        <w:r>
          <w:rPr>
            <w:rFonts w:hint="eastAsia"/>
            <w:lang w:val="en-US" w:eastAsia="zh-CN"/>
          </w:rPr>
          <w:t>不</w:t>
        </w:r>
      </w:ins>
      <w:ins w:id="924" w:author="zhoujiansheng" w:date="2025-10-10T10:08:43Z">
        <w:r>
          <w:rPr>
            <w:rFonts w:hint="eastAsia"/>
            <w:lang w:val="en-US" w:eastAsia="zh-CN"/>
          </w:rPr>
          <w:t>超过</w:t>
        </w:r>
      </w:ins>
      <w:ins w:id="925" w:author="zhoujiansheng" w:date="2025-10-10T10:08:44Z">
        <w:r>
          <w:rPr>
            <w:rFonts w:hint="eastAsia"/>
            <w:lang w:val="en-US" w:eastAsia="zh-CN"/>
          </w:rPr>
          <w:t>100</w:t>
        </w:r>
      </w:ins>
      <w:ins w:id="926" w:author="zhoujiansheng" w:date="2025-10-10T10:08:46Z">
        <w:r>
          <w:rPr>
            <w:rFonts w:hint="eastAsia"/>
            <w:lang w:val="en-US" w:eastAsia="zh-CN"/>
          </w:rPr>
          <w:t>字</w:t>
        </w:r>
      </w:ins>
      <w:ins w:id="927" w:author="zhoujiansheng" w:date="2025-10-10T10:08:47Z">
        <w:r>
          <w:rPr>
            <w:rFonts w:hint="eastAsia"/>
            <w:lang w:val="en-US" w:eastAsia="zh-CN"/>
          </w:rPr>
          <w:t>。</w:t>
        </w:r>
      </w:ins>
      <w:ins w:id="928" w:author="zhoujiansheng" w:date="2025-10-10T10:08:57Z">
        <w:r>
          <w:rPr>
            <w:rFonts w:hint="eastAsia"/>
            <w:lang w:val="en-US" w:eastAsia="zh-CN"/>
          </w:rPr>
          <w:t>输入框</w:t>
        </w:r>
      </w:ins>
      <w:ins w:id="929" w:author="zhoujiansheng" w:date="2025-10-10T10:09:00Z">
        <w:r>
          <w:rPr>
            <w:rFonts w:hint="eastAsia"/>
            <w:lang w:val="en-US" w:eastAsia="zh-CN"/>
          </w:rPr>
          <w:t>提示</w:t>
        </w:r>
      </w:ins>
      <w:ins w:id="930" w:author="zhoujiansheng" w:date="2025-10-10T10:09:01Z">
        <w:r>
          <w:rPr>
            <w:rFonts w:hint="eastAsia"/>
            <w:lang w:val="en-US" w:eastAsia="zh-CN"/>
          </w:rPr>
          <w:t>“</w:t>
        </w:r>
      </w:ins>
      <w:ins w:id="931" w:author="zhoujiansheng" w:date="2025-10-10T10:09:03Z">
        <w:r>
          <w:rPr>
            <w:rFonts w:hint="eastAsia"/>
            <w:lang w:val="en-US" w:eastAsia="zh-CN"/>
          </w:rPr>
          <w:t>请</w:t>
        </w:r>
      </w:ins>
      <w:ins w:id="932" w:author="zhoujiansheng" w:date="2025-10-10T10:09:21Z">
        <w:r>
          <w:rPr>
            <w:rFonts w:hint="eastAsia"/>
            <w:lang w:val="en-US" w:eastAsia="zh-CN"/>
          </w:rPr>
          <w:t>填写</w:t>
        </w:r>
      </w:ins>
      <w:ins w:id="933" w:author="zhoujiansheng" w:date="2025-10-10T10:09:24Z">
        <w:r>
          <w:rPr>
            <w:rFonts w:hint="eastAsia"/>
            <w:lang w:val="en-US" w:eastAsia="zh-CN"/>
          </w:rPr>
          <w:t>移动</w:t>
        </w:r>
      </w:ins>
      <w:ins w:id="934" w:author="zhoujiansheng" w:date="2025-10-10T10:09:29Z">
        <w:r>
          <w:rPr>
            <w:rFonts w:hint="eastAsia"/>
            <w:lang w:val="en-US" w:eastAsia="zh-CN"/>
          </w:rPr>
          <w:t>参与</w:t>
        </w:r>
      </w:ins>
      <w:ins w:id="935" w:author="zhoujiansheng" w:date="2025-10-10T10:09:31Z">
        <w:r>
          <w:rPr>
            <w:rFonts w:hint="eastAsia"/>
            <w:lang w:val="en-US" w:eastAsia="zh-CN"/>
          </w:rPr>
          <w:t>验收</w:t>
        </w:r>
      </w:ins>
      <w:ins w:id="936" w:author="zhoujiansheng" w:date="2025-10-10T10:09:32Z">
        <w:r>
          <w:rPr>
            <w:rFonts w:hint="eastAsia"/>
            <w:lang w:val="en-US" w:eastAsia="zh-CN"/>
          </w:rPr>
          <w:t>人员</w:t>
        </w:r>
      </w:ins>
      <w:ins w:id="937" w:author="zhoujiansheng" w:date="2025-10-10T10:09:33Z">
        <w:r>
          <w:rPr>
            <w:rFonts w:hint="eastAsia"/>
            <w:lang w:val="en-US" w:eastAsia="zh-CN"/>
          </w:rPr>
          <w:t>姓名</w:t>
        </w:r>
      </w:ins>
      <w:ins w:id="938" w:author="zhoujiansheng" w:date="2025-10-10T10:09:37Z">
        <w:r>
          <w:rPr>
            <w:rFonts w:hint="eastAsia"/>
            <w:lang w:val="en-US" w:eastAsia="zh-CN"/>
          </w:rPr>
          <w:t>。</w:t>
        </w:r>
        <w:bookmarkEnd w:id="24"/>
      </w:ins>
      <w:del w:id="939" w:author="zhoujiansheng" w:date="2025-10-10T10:09:40Z">
        <w:r>
          <w:rPr>
            <w:rFonts w:hint="eastAsia"/>
            <w:highlight w:val="none"/>
            <w:lang w:val="en-US" w:eastAsia="zh-CN"/>
          </w:rPr>
          <w:delText>可多选</w:delText>
        </w:r>
      </w:del>
      <w:del w:id="940" w:author="zhoujiansheng" w:date="2025-10-10T10:09:41Z">
        <w:r>
          <w:rPr>
            <w:rFonts w:hint="eastAsia"/>
            <w:highlight w:val="none"/>
            <w:lang w:val="en-US" w:eastAsia="zh-CN"/>
          </w:rPr>
          <w:delText>。</w:delText>
        </w:r>
      </w:del>
    </w:p>
    <w:p>
      <w:pPr>
        <w:widowControl w:val="0"/>
        <w:numPr>
          <w:ilvl w:val="0"/>
          <w:numId w:val="39"/>
        </w:numPr>
        <w:ind w:left="420" w:leftChars="0" w:hanging="420" w:firstLineChars="0"/>
        <w:jc w:val="both"/>
        <w:rPr>
          <w:rFonts w:hint="default"/>
          <w:highlight w:val="none"/>
          <w:lang w:val="en-US" w:eastAsia="zh-CN"/>
        </w:rPr>
      </w:pPr>
      <w:r>
        <w:rPr>
          <w:rFonts w:hint="eastAsia"/>
          <w:highlight w:val="none"/>
          <w:lang w:val="en-US" w:eastAsia="zh-CN"/>
        </w:rPr>
        <w:t>厂商验收人员：必填项，</w:t>
      </w:r>
      <w:ins w:id="941" w:author="zhoujiansheng" w:date="2025-10-10T10:09:53Z">
        <w:r>
          <w:rPr>
            <w:rFonts w:hint="eastAsia"/>
            <w:lang w:val="en-US" w:eastAsia="zh-CN"/>
          </w:rPr>
          <w:t>手动输入，文本长度不超过100字。输入框提示“请填写</w:t>
        </w:r>
      </w:ins>
      <w:ins w:id="942" w:author="zhoujiansheng" w:date="2025-10-10T10:09:59Z">
        <w:r>
          <w:rPr>
            <w:rFonts w:hint="eastAsia"/>
            <w:lang w:val="en-US" w:eastAsia="zh-CN"/>
          </w:rPr>
          <w:t>厂商</w:t>
        </w:r>
      </w:ins>
      <w:ins w:id="943" w:author="zhoujiansheng" w:date="2025-10-10T10:09:53Z">
        <w:r>
          <w:rPr>
            <w:rFonts w:hint="eastAsia"/>
            <w:lang w:val="en-US" w:eastAsia="zh-CN"/>
          </w:rPr>
          <w:t>参与验收人员姓名。</w:t>
        </w:r>
      </w:ins>
      <w:del w:id="944" w:author="zhoujiansheng" w:date="2025-10-10T10:10:03Z">
        <w:r>
          <w:rPr>
            <w:rFonts w:hint="eastAsia"/>
            <w:highlight w:val="none"/>
            <w:lang w:val="en-US" w:eastAsia="zh-CN"/>
          </w:rPr>
          <w:delText>可多选</w:delText>
        </w:r>
      </w:del>
    </w:p>
    <w:p>
      <w:pPr>
        <w:widowControl w:val="0"/>
        <w:numPr>
          <w:ilvl w:val="0"/>
          <w:numId w:val="0"/>
        </w:numPr>
        <w:jc w:val="both"/>
        <w:rPr>
          <w:rFonts w:hint="eastAsia"/>
          <w:lang w:val="en-US" w:eastAsia="zh-CN"/>
        </w:rPr>
      </w:pPr>
      <w:r>
        <w:rPr>
          <w:rFonts w:hint="eastAsia"/>
          <w:lang w:val="en-US" w:eastAsia="zh-CN"/>
        </w:rPr>
        <w:t>(2)资源设备新增：</w:t>
      </w:r>
      <w:r>
        <w:rPr>
          <w:rFonts w:hint="eastAsia"/>
          <w:lang w:val="en-US" w:eastAsia="zh-CN"/>
        </w:rPr>
        <w:br w:type="textWrapping"/>
      </w:r>
      <w:r>
        <w:rPr>
          <w:rFonts w:hint="eastAsia"/>
          <w:lang w:val="en-US" w:eastAsia="zh-CN"/>
        </w:rPr>
        <w:t>关联综资数据，资源设备数据通过表格弹窗的形式进行选择。</w:t>
      </w:r>
    </w:p>
    <w:p>
      <w:pPr>
        <w:widowControl w:val="0"/>
        <w:numPr>
          <w:ilvl w:val="0"/>
          <w:numId w:val="40"/>
        </w:numPr>
        <w:ind w:left="420" w:leftChars="0" w:hanging="420" w:firstLineChars="0"/>
        <w:jc w:val="both"/>
        <w:rPr>
          <w:rFonts w:hint="default"/>
          <w:lang w:val="en-US" w:eastAsia="zh-CN"/>
        </w:rPr>
      </w:pPr>
      <w:r>
        <w:rPr>
          <w:rFonts w:hint="eastAsia"/>
          <w:lang w:val="en-US" w:eastAsia="zh-CN"/>
        </w:rPr>
        <w:t>弹窗表格筛选条件：地市、区县、站点名称、机房名称、设备类型、使用状态（</w:t>
      </w:r>
      <w:ins w:id="945" w:author="zhoujiansheng" w:date="2025-10-10T19:25:15Z">
        <w:r>
          <w:rPr>
            <w:rFonts w:hint="eastAsia"/>
            <w:lang w:val="en-US" w:eastAsia="zh-CN"/>
          </w:rPr>
          <w:t>下拉</w:t>
        </w:r>
      </w:ins>
      <w:ins w:id="946" w:author="zhoujiansheng" w:date="2025-10-10T19:25:17Z">
        <w:r>
          <w:rPr>
            <w:rFonts w:hint="eastAsia"/>
            <w:lang w:val="en-US" w:eastAsia="zh-CN"/>
          </w:rPr>
          <w:t>枚举，</w:t>
        </w:r>
      </w:ins>
      <w:ins w:id="947" w:author="zhoujiansheng" w:date="2025-10-10T19:25:19Z">
        <w:r>
          <w:rPr>
            <w:rFonts w:hint="eastAsia"/>
            <w:lang w:val="en-US" w:eastAsia="zh-CN"/>
          </w:rPr>
          <w:t>可</w:t>
        </w:r>
      </w:ins>
      <w:ins w:id="948" w:author="zhoujiansheng" w:date="2025-10-10T19:25:21Z">
        <w:r>
          <w:rPr>
            <w:rFonts w:hint="eastAsia"/>
            <w:lang w:val="en-US" w:eastAsia="zh-CN"/>
          </w:rPr>
          <w:t>多选</w:t>
        </w:r>
      </w:ins>
      <w:ins w:id="949" w:author="zhoujiansheng" w:date="2025-10-10T19:25:22Z">
        <w:r>
          <w:rPr>
            <w:rFonts w:hint="eastAsia"/>
            <w:lang w:val="en-US" w:eastAsia="zh-CN"/>
          </w:rPr>
          <w:t>，</w:t>
        </w:r>
      </w:ins>
      <w:ins w:id="950" w:author="zhoujiansheng" w:date="2025-10-10T19:25:24Z">
        <w:r>
          <w:rPr>
            <w:rFonts w:hint="eastAsia"/>
            <w:lang w:val="en-US" w:eastAsia="zh-CN"/>
          </w:rPr>
          <w:t>枚举值</w:t>
        </w:r>
      </w:ins>
      <w:ins w:id="951" w:author="zhoujiansheng" w:date="2025-10-10T19:25:25Z">
        <w:r>
          <w:rPr>
            <w:rFonts w:hint="eastAsia"/>
            <w:lang w:val="en-US" w:eastAsia="zh-CN"/>
          </w:rPr>
          <w:t>：</w:t>
        </w:r>
      </w:ins>
      <w:r>
        <w:rPr>
          <w:rFonts w:hint="eastAsia"/>
          <w:lang w:val="en-US" w:eastAsia="zh-CN"/>
        </w:rPr>
        <w:t>工程</w:t>
      </w:r>
      <w:ins w:id="952" w:author="zhoujiansheng" w:date="2025-10-10T19:24:36Z">
        <w:r>
          <w:rPr>
            <w:rFonts w:hint="eastAsia"/>
            <w:lang w:val="en-US" w:eastAsia="zh-CN"/>
          </w:rPr>
          <w:t>试运行</w:t>
        </w:r>
      </w:ins>
      <w:r>
        <w:rPr>
          <w:rFonts w:hint="eastAsia"/>
          <w:lang w:val="en-US" w:eastAsia="zh-CN"/>
        </w:rPr>
        <w:t>/在网/退网/空载，默认工程</w:t>
      </w:r>
      <w:ins w:id="953" w:author="zhoujiansheng" w:date="2025-10-22T10:55:35Z">
        <w:r>
          <w:rPr>
            <w:rFonts w:hint="eastAsia"/>
            <w:lang w:val="en-US" w:eastAsia="zh-CN"/>
          </w:rPr>
          <w:t>试运行</w:t>
        </w:r>
      </w:ins>
      <w:r>
        <w:rPr>
          <w:rFonts w:hint="eastAsia"/>
          <w:lang w:val="en-US" w:eastAsia="zh-CN"/>
        </w:rPr>
        <w:t>）</w:t>
      </w:r>
    </w:p>
    <w:p>
      <w:pPr>
        <w:numPr>
          <w:ilvl w:val="0"/>
          <w:numId w:val="40"/>
        </w:numPr>
        <w:ind w:left="420" w:leftChars="0" w:hanging="420" w:firstLineChars="0"/>
        <w:rPr>
          <w:rFonts w:hint="eastAsia"/>
          <w:lang w:val="en-US" w:eastAsia="zh-CN"/>
        </w:rPr>
      </w:pPr>
      <w:r>
        <w:rPr>
          <w:rFonts w:hint="eastAsia"/>
          <w:lang w:val="en-US" w:eastAsia="zh-CN"/>
        </w:rPr>
        <w:t>查询结果字段：地市、区县、站点名称、机房名称、设备类型、</w:t>
      </w:r>
      <w:ins w:id="954" w:author="zhoujiansheng" w:date="2025-10-10T19:27:37Z">
        <w:r>
          <w:rPr>
            <w:rFonts w:hint="eastAsia"/>
            <w:lang w:val="en-US" w:eastAsia="zh-CN"/>
          </w:rPr>
          <w:t>设备</w:t>
        </w:r>
      </w:ins>
      <w:ins w:id="955" w:author="zhoujiansheng" w:date="2025-10-10T19:27:38Z">
        <w:r>
          <w:rPr>
            <w:rFonts w:hint="eastAsia"/>
            <w:lang w:val="en-US" w:eastAsia="zh-CN"/>
          </w:rPr>
          <w:t>子类</w:t>
        </w:r>
      </w:ins>
      <w:ins w:id="956" w:author="zhoujiansheng" w:date="2025-10-10T19:27:40Z">
        <w:r>
          <w:rPr>
            <w:rFonts w:hint="eastAsia"/>
            <w:lang w:val="en-US" w:eastAsia="zh-CN"/>
          </w:rPr>
          <w:t>、</w:t>
        </w:r>
      </w:ins>
      <w:r>
        <w:rPr>
          <w:rFonts w:hint="eastAsia"/>
          <w:lang w:val="en-US" w:eastAsia="zh-CN"/>
        </w:rPr>
        <w:t>设备名称、使用状态。</w:t>
      </w:r>
    </w:p>
    <w:p>
      <w:pPr>
        <w:rPr>
          <w:rFonts w:hint="default"/>
          <w:lang w:val="en-US" w:eastAsia="zh-CN"/>
        </w:rPr>
      </w:pPr>
      <w:r>
        <w:rPr>
          <w:rFonts w:hint="eastAsia"/>
          <w:lang w:val="en-US" w:eastAsia="zh-CN"/>
        </w:rPr>
        <w:t>校验：1、同一条资源设备信息不允许重复添加。2、已通过告警信号测试验收或正在验收的设备被再次添加时需提示。</w:t>
      </w:r>
      <w:r>
        <w:rPr>
          <w:rFonts w:hint="eastAsia"/>
          <w:highlight w:val="yellow"/>
          <w:lang w:val="en-US" w:eastAsia="zh-CN"/>
        </w:rPr>
        <w:t>3、设备是否可关联到对应“设备</w:t>
      </w:r>
      <w:del w:id="957" w:author="zhoujiansheng" w:date="2025-10-10T19:31:18Z">
        <w:r>
          <w:rPr>
            <w:rFonts w:hint="default"/>
            <w:highlight w:val="yellow"/>
            <w:lang w:val="en-US" w:eastAsia="zh-CN"/>
          </w:rPr>
          <w:delText>类型</w:delText>
        </w:r>
      </w:del>
      <w:ins w:id="958" w:author="zhoujiansheng" w:date="2025-10-10T19:31:19Z">
        <w:r>
          <w:rPr>
            <w:rFonts w:hint="eastAsia"/>
            <w:highlight w:val="yellow"/>
            <w:lang w:val="en-US" w:eastAsia="zh-CN"/>
          </w:rPr>
          <w:t>子类</w:t>
        </w:r>
      </w:ins>
      <w:r>
        <w:rPr>
          <w:rFonts w:hint="eastAsia"/>
          <w:highlight w:val="yellow"/>
          <w:lang w:val="en-US" w:eastAsia="zh-CN"/>
        </w:rPr>
        <w:t>”的“动环告警信号测试模板”，无法关联不允许添加。</w:t>
      </w:r>
      <w:r>
        <w:commentReference w:id="5"/>
      </w:r>
    </w:p>
    <w:p>
      <w:pPr>
        <w:keepNext w:val="0"/>
        <w:keepLines w:val="0"/>
        <w:pageBreakBefore w:val="0"/>
        <w:widowControl w:val="0"/>
        <w:numPr>
          <w:ilvl w:val="0"/>
          <w:numId w:val="0"/>
        </w:numPr>
        <w:kinsoku/>
        <w:wordWrap/>
        <w:overflowPunct/>
        <w:topLinePunct w:val="0"/>
        <w:autoSpaceDE/>
        <w:autoSpaceDN/>
        <w:bidi w:val="0"/>
        <w:adjustRightInd/>
        <w:snapToGrid/>
        <w:ind w:leftChars="0"/>
        <w:jc w:val="left"/>
        <w:textAlignment w:val="auto"/>
        <w:rPr>
          <w:rFonts w:hint="default"/>
          <w:lang w:val="en-US" w:eastAsia="zh-CN"/>
        </w:rPr>
      </w:pPr>
      <w:r>
        <w:rPr>
          <w:rFonts w:hint="eastAsia"/>
          <w:lang w:val="en-US" w:eastAsia="zh-CN"/>
        </w:rPr>
        <w:t>提交工单时，需判断资源设备是否为空（未添加任何设备），若为空，不允许提交工单，弹窗提示“请至少添加一台设备”。</w:t>
      </w:r>
    </w:p>
    <w:p>
      <w:pPr>
        <w:rPr>
          <w:rFonts w:hint="eastAsia"/>
          <w:lang w:val="en-US" w:eastAsia="zh-CN"/>
        </w:rPr>
      </w:pPr>
    </w:p>
    <w:p>
      <w:pPr>
        <w:rPr>
          <w:rFonts w:hint="eastAsia"/>
          <w:lang w:val="en-US" w:eastAsia="zh-CN"/>
        </w:rPr>
      </w:pPr>
      <w:r>
        <w:rPr>
          <w:rFonts w:hint="eastAsia"/>
          <w:lang w:val="en-US" w:eastAsia="zh-CN"/>
        </w:rPr>
        <w:t>设备新增后的列表字段如</w:t>
      </w:r>
      <w:r>
        <w:rPr>
          <w:rFonts w:hint="eastAsia"/>
          <w:lang w:val="en-US" w:eastAsia="zh-CN"/>
        </w:rPr>
        <w:fldChar w:fldCharType="begin"/>
      </w:r>
      <w:r>
        <w:rPr>
          <w:rFonts w:hint="eastAsia"/>
          <w:lang w:val="en-US" w:eastAsia="zh-CN"/>
        </w:rPr>
        <w:instrText xml:space="preserve"> REF _Ref20078 \h </w:instrText>
      </w:r>
      <w:r>
        <w:rPr>
          <w:rFonts w:hint="eastAsia"/>
          <w:lang w:val="en-US" w:eastAsia="zh-CN"/>
        </w:rPr>
        <w:fldChar w:fldCharType="separate"/>
      </w:r>
      <w:r>
        <w:t>图3</w:t>
      </w:r>
      <w:r>
        <w:rPr>
          <w:rFonts w:hint="eastAsia"/>
          <w:lang w:val="en-US" w:eastAsia="zh-CN"/>
        </w:rPr>
        <w:fldChar w:fldCharType="end"/>
      </w:r>
      <w:r>
        <w:rPr>
          <w:rFonts w:hint="eastAsia"/>
          <w:lang w:val="en-US" w:eastAsia="zh-CN"/>
        </w:rPr>
        <w:t>所示。</w:t>
      </w:r>
    </w:p>
    <w:p>
      <w:pPr>
        <w:rPr>
          <w:rFonts w:hint="eastAsia"/>
          <w:lang w:val="en-US" w:eastAsia="zh-CN"/>
        </w:rPr>
      </w:pPr>
      <w:r>
        <w:rPr>
          <w:rFonts w:hint="eastAsia"/>
          <w:lang w:val="en-US" w:eastAsia="zh-CN"/>
        </w:rPr>
        <w:t>列表中字段说明如下：</w:t>
      </w:r>
    </w:p>
    <w:tbl>
      <w:tblPr>
        <w:tblStyle w:val="33"/>
        <w:tblW w:w="92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71"/>
        <w:gridCol w:w="66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shd w:val="clear" w:color="auto" w:fill="D7D7D7" w:themeFill="background1" w:themeFillShade="D8"/>
          </w:tcPr>
          <w:p>
            <w:pPr>
              <w:pStyle w:val="16"/>
              <w:keepNext w:val="0"/>
              <w:keepLines w:val="0"/>
              <w:pageBreakBefore w:val="0"/>
              <w:widowControl w:val="0"/>
              <w:kinsoku/>
              <w:wordWrap/>
              <w:overflowPunct/>
              <w:topLinePunct w:val="0"/>
              <w:autoSpaceDE/>
              <w:autoSpaceDN/>
              <w:bidi w:val="0"/>
              <w:adjustRightInd/>
              <w:snapToGrid/>
              <w:jc w:val="center"/>
              <w:textAlignment w:val="auto"/>
              <w:rPr>
                <w:rFonts w:hint="default"/>
                <w:b/>
                <w:bCs/>
                <w:sz w:val="21"/>
                <w:szCs w:val="21"/>
                <w:vertAlign w:val="baseline"/>
                <w:lang w:val="en-US" w:eastAsia="zh-CN"/>
              </w:rPr>
            </w:pPr>
            <w:r>
              <w:rPr>
                <w:rFonts w:hint="eastAsia"/>
                <w:b/>
                <w:bCs/>
                <w:sz w:val="21"/>
                <w:szCs w:val="21"/>
                <w:vertAlign w:val="baseline"/>
                <w:lang w:val="en-US" w:eastAsia="zh-CN"/>
              </w:rPr>
              <w:t>字段</w:t>
            </w:r>
          </w:p>
        </w:tc>
        <w:tc>
          <w:tcPr>
            <w:tcW w:w="6633" w:type="dxa"/>
            <w:shd w:val="clear" w:color="auto" w:fill="D7D7D7" w:themeFill="background1" w:themeFillShade="D8"/>
          </w:tcPr>
          <w:p>
            <w:pPr>
              <w:pStyle w:val="16"/>
              <w:keepNext w:val="0"/>
              <w:keepLines w:val="0"/>
              <w:pageBreakBefore w:val="0"/>
              <w:widowControl w:val="0"/>
              <w:kinsoku/>
              <w:wordWrap/>
              <w:overflowPunct/>
              <w:topLinePunct w:val="0"/>
              <w:autoSpaceDE/>
              <w:autoSpaceDN/>
              <w:bidi w:val="0"/>
              <w:adjustRightInd/>
              <w:snapToGrid/>
              <w:jc w:val="center"/>
              <w:textAlignment w:val="auto"/>
              <w:rPr>
                <w:rFonts w:hint="default"/>
                <w:b/>
                <w:bCs/>
                <w:sz w:val="21"/>
                <w:szCs w:val="21"/>
                <w:vertAlign w:val="baseline"/>
                <w:lang w:val="en-US" w:eastAsia="zh-CN"/>
              </w:rPr>
            </w:pPr>
            <w:r>
              <w:rPr>
                <w:rFonts w:hint="eastAsia"/>
                <w:b/>
                <w:bCs/>
                <w:sz w:val="21"/>
                <w:szCs w:val="21"/>
                <w:vertAlign w:val="baseline"/>
                <w:lang w:val="en-US" w:eastAsia="zh-CN"/>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lang w:val="en-US" w:eastAsia="zh-CN"/>
              </w:rPr>
              <w:t>设备建设工程</w:t>
            </w:r>
          </w:p>
        </w:tc>
        <w:tc>
          <w:tcPr>
            <w:tcW w:w="6633" w:type="dxa"/>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lang w:val="en-US" w:eastAsia="zh-CN"/>
              </w:rPr>
              <w:t>自动填充基础信息中已填写的设备建设工程名称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del w:id="959" w:author="zhoujiansheng" w:date="2025-10-10T19:33:29Z">
              <w:r>
                <w:rPr>
                  <w:rFonts w:hint="eastAsia"/>
                  <w:lang w:val="en-US" w:eastAsia="zh-CN"/>
                </w:rPr>
                <w:delText>所属</w:delText>
              </w:r>
            </w:del>
            <w:r>
              <w:rPr>
                <w:rFonts w:hint="eastAsia"/>
                <w:lang w:val="en-US" w:eastAsia="zh-CN"/>
              </w:rPr>
              <w:t>地市</w:t>
            </w:r>
          </w:p>
        </w:tc>
        <w:tc>
          <w:tcPr>
            <w:tcW w:w="6633" w:type="dxa"/>
          </w:tcPr>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sz w:val="21"/>
                <w:szCs w:val="21"/>
                <w:vertAlign w:val="baseline"/>
                <w:lang w:val="en-US" w:eastAsia="zh-CN"/>
              </w:rPr>
            </w:pPr>
            <w:r>
              <w:rPr>
                <w:rFonts w:hint="eastAsia"/>
                <w:lang w:val="en-US" w:eastAsia="zh-CN"/>
              </w:rPr>
              <w:t>自动填充所选设备相关信息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del w:id="960" w:author="zhoujiansheng" w:date="2025-10-10T19:33:30Z">
              <w:r>
                <w:rPr>
                  <w:rFonts w:hint="eastAsia"/>
                  <w:lang w:val="en-US" w:eastAsia="zh-CN"/>
                </w:rPr>
                <w:delText>所属</w:delText>
              </w:r>
            </w:del>
            <w:r>
              <w:rPr>
                <w:rFonts w:hint="eastAsia"/>
                <w:lang w:val="en-US" w:eastAsia="zh-CN"/>
              </w:rPr>
              <w:t>区县</w:t>
            </w:r>
          </w:p>
        </w:tc>
        <w:tc>
          <w:tcPr>
            <w:tcW w:w="6633" w:type="dxa"/>
          </w:tcPr>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sz w:val="21"/>
                <w:szCs w:val="21"/>
                <w:vertAlign w:val="baseline"/>
                <w:lang w:val="en-US" w:eastAsia="zh-CN"/>
              </w:rPr>
            </w:pPr>
            <w:r>
              <w:rPr>
                <w:rFonts w:hint="eastAsia"/>
                <w:lang w:val="en-US" w:eastAsia="zh-CN"/>
              </w:rPr>
              <w:t>自动填充所选设备相关信息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lang w:val="en-US" w:eastAsia="zh-CN"/>
              </w:rPr>
              <w:t>站点类型</w:t>
            </w:r>
          </w:p>
        </w:tc>
        <w:tc>
          <w:tcPr>
            <w:tcW w:w="6633" w:type="dxa"/>
          </w:tcPr>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sz w:val="21"/>
                <w:szCs w:val="21"/>
                <w:vertAlign w:val="baseline"/>
                <w:lang w:val="en-US" w:eastAsia="zh-CN"/>
              </w:rPr>
            </w:pPr>
            <w:r>
              <w:rPr>
                <w:rFonts w:hint="eastAsia"/>
                <w:lang w:val="en-US" w:eastAsia="zh-CN"/>
              </w:rPr>
              <w:t>自动填充所选设备相关信息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lang w:val="en-US" w:eastAsia="zh-CN"/>
              </w:rPr>
              <w:t>站点级别</w:t>
            </w:r>
          </w:p>
        </w:tc>
        <w:tc>
          <w:tcPr>
            <w:tcW w:w="6633" w:type="dxa"/>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lang w:val="en-US" w:eastAsia="zh-CN"/>
              </w:rPr>
              <w:t>通过站点名称关联综资“RM_SITE_PROPERTY”站点动环属性表的“广西站点级别”，如</w:t>
            </w:r>
            <w:r>
              <w:rPr>
                <w:rFonts w:hint="eastAsia"/>
                <w:lang w:val="en-US" w:eastAsia="zh-CN"/>
              </w:rPr>
              <w:fldChar w:fldCharType="begin"/>
            </w:r>
            <w:r>
              <w:rPr>
                <w:rFonts w:hint="eastAsia"/>
                <w:lang w:val="en-US" w:eastAsia="zh-CN"/>
              </w:rPr>
              <w:instrText xml:space="preserve"> REF _Ref20366 \h </w:instrText>
            </w:r>
            <w:r>
              <w:rPr>
                <w:rFonts w:hint="eastAsia"/>
                <w:lang w:val="en-US" w:eastAsia="zh-CN"/>
              </w:rPr>
              <w:fldChar w:fldCharType="separate"/>
            </w:r>
            <w:r>
              <w:t>图4</w:t>
            </w:r>
            <w:r>
              <w:rPr>
                <w:rFonts w:hint="eastAsia"/>
                <w:lang w:val="en-US" w:eastAsia="zh-CN"/>
              </w:rPr>
              <w:fldChar w:fldCharType="end"/>
            </w:r>
            <w:r>
              <w:rPr>
                <w:rFonts w:hint="eastAsia"/>
                <w:lang w:val="en-US" w:eastAsia="zh-CN"/>
              </w:rPr>
              <w:t>所示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lang w:val="en-US" w:eastAsia="zh-CN"/>
              </w:rPr>
              <w:t>站点名称</w:t>
            </w:r>
          </w:p>
        </w:tc>
        <w:tc>
          <w:tcPr>
            <w:tcW w:w="6633" w:type="dxa"/>
          </w:tcPr>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sz w:val="21"/>
                <w:szCs w:val="21"/>
                <w:vertAlign w:val="baseline"/>
                <w:lang w:val="en-US" w:eastAsia="zh-CN"/>
              </w:rPr>
            </w:pPr>
            <w:r>
              <w:rPr>
                <w:rFonts w:hint="eastAsia"/>
                <w:lang w:val="en-US" w:eastAsia="zh-CN"/>
              </w:rPr>
              <w:t>自动填充所选设备相关信息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lang w:val="en-US" w:eastAsia="zh-CN"/>
              </w:rPr>
              <w:t>机房名称</w:t>
            </w:r>
          </w:p>
        </w:tc>
        <w:tc>
          <w:tcPr>
            <w:tcW w:w="6633" w:type="dxa"/>
          </w:tcPr>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sz w:val="21"/>
                <w:szCs w:val="21"/>
                <w:vertAlign w:val="baseline"/>
                <w:lang w:val="en-US" w:eastAsia="zh-CN"/>
              </w:rPr>
            </w:pPr>
            <w:r>
              <w:rPr>
                <w:rFonts w:hint="eastAsia"/>
                <w:lang w:val="en-US" w:eastAsia="zh-CN"/>
              </w:rPr>
              <w:t>自动填充所选设备相关信息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lang w:val="en-US" w:eastAsia="zh-CN"/>
              </w:rPr>
              <w:t>设备类型</w:t>
            </w:r>
          </w:p>
        </w:tc>
        <w:tc>
          <w:tcPr>
            <w:tcW w:w="6633" w:type="dxa"/>
          </w:tcPr>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sz w:val="21"/>
                <w:szCs w:val="21"/>
                <w:vertAlign w:val="baseline"/>
                <w:lang w:val="en-US" w:eastAsia="zh-CN"/>
              </w:rPr>
            </w:pPr>
            <w:r>
              <w:rPr>
                <w:rFonts w:hint="eastAsia"/>
                <w:lang w:val="en-US" w:eastAsia="zh-CN"/>
              </w:rPr>
              <w:t>自动填充所选设备相关信息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961" w:author="zhoujiansheng" w:date="2025-10-10T19:33:43Z"/>
        </w:trPr>
        <w:tc>
          <w:tcPr>
            <w:tcW w:w="2571" w:type="dxa"/>
            <w:vAlign w:val="center"/>
          </w:tcPr>
          <w:p>
            <w:pPr>
              <w:pStyle w:val="16"/>
              <w:keepNext w:val="0"/>
              <w:keepLines w:val="0"/>
              <w:pageBreakBefore w:val="0"/>
              <w:widowControl w:val="0"/>
              <w:kinsoku/>
              <w:wordWrap/>
              <w:overflowPunct/>
              <w:topLinePunct w:val="0"/>
              <w:autoSpaceDE/>
              <w:autoSpaceDN/>
              <w:bidi w:val="0"/>
              <w:adjustRightInd/>
              <w:snapToGrid/>
              <w:textAlignment w:val="auto"/>
              <w:rPr>
                <w:ins w:id="962" w:author="zhoujiansheng" w:date="2025-10-10T19:33:43Z"/>
                <w:rFonts w:hint="default"/>
                <w:lang w:val="en-US" w:eastAsia="zh-CN"/>
              </w:rPr>
            </w:pPr>
            <w:ins w:id="963" w:author="zhoujiansheng" w:date="2025-10-10T19:33:47Z">
              <w:r>
                <w:rPr>
                  <w:rFonts w:hint="eastAsia"/>
                  <w:lang w:val="en-US" w:eastAsia="zh-CN"/>
                </w:rPr>
                <w:t>设备</w:t>
              </w:r>
            </w:ins>
            <w:ins w:id="964" w:author="zhoujiansheng" w:date="2025-10-10T19:33:48Z">
              <w:r>
                <w:rPr>
                  <w:rFonts w:hint="eastAsia"/>
                  <w:lang w:val="en-US" w:eastAsia="zh-CN"/>
                </w:rPr>
                <w:t>子类</w:t>
              </w:r>
            </w:ins>
          </w:p>
        </w:tc>
        <w:tc>
          <w:tcPr>
            <w:tcW w:w="6633" w:type="dxa"/>
          </w:tcPr>
          <w:p>
            <w:pPr>
              <w:keepNext w:val="0"/>
              <w:keepLines w:val="0"/>
              <w:pageBreakBefore w:val="0"/>
              <w:widowControl w:val="0"/>
              <w:kinsoku/>
              <w:wordWrap/>
              <w:overflowPunct/>
              <w:topLinePunct w:val="0"/>
              <w:autoSpaceDE/>
              <w:autoSpaceDN/>
              <w:bidi w:val="0"/>
              <w:adjustRightInd/>
              <w:snapToGrid/>
              <w:ind w:firstLine="0" w:firstLineChars="0"/>
              <w:textAlignment w:val="auto"/>
              <w:rPr>
                <w:ins w:id="965" w:author="zhoujiansheng" w:date="2025-10-10T19:33:43Z"/>
                <w:rFonts w:hint="default"/>
                <w:lang w:val="en-US" w:eastAsia="zh-CN"/>
              </w:rPr>
            </w:pPr>
            <w:ins w:id="966" w:author="zhoujiansheng" w:date="2025-10-10T19:33:52Z">
              <w:r>
                <w:rPr>
                  <w:rFonts w:hint="eastAsia"/>
                  <w:lang w:val="en-US" w:eastAsia="zh-CN"/>
                </w:rPr>
                <w:t>自动</w:t>
              </w:r>
            </w:ins>
            <w:ins w:id="967" w:author="zhoujiansheng" w:date="2025-10-10T19:33:53Z">
              <w:r>
                <w:rPr>
                  <w:rFonts w:hint="eastAsia"/>
                  <w:lang w:val="en-US" w:eastAsia="zh-CN"/>
                </w:rPr>
                <w:t>填充</w:t>
              </w:r>
            </w:ins>
            <w:ins w:id="968" w:author="zhoujiansheng" w:date="2025-10-10T19:33:55Z">
              <w:r>
                <w:rPr>
                  <w:rFonts w:hint="eastAsia"/>
                  <w:lang w:val="en-US" w:eastAsia="zh-CN"/>
                </w:rPr>
                <w:t>所选</w:t>
              </w:r>
            </w:ins>
            <w:ins w:id="969" w:author="zhoujiansheng" w:date="2025-10-10T19:33:56Z">
              <w:r>
                <w:rPr>
                  <w:rFonts w:hint="eastAsia"/>
                  <w:lang w:val="en-US" w:eastAsia="zh-CN"/>
                </w:rPr>
                <w:t>设备</w:t>
              </w:r>
            </w:ins>
            <w:ins w:id="970" w:author="zhoujiansheng" w:date="2025-10-10T19:33:57Z">
              <w:r>
                <w:rPr>
                  <w:rFonts w:hint="eastAsia"/>
                  <w:lang w:val="en-US" w:eastAsia="zh-CN"/>
                </w:rPr>
                <w:t>相关</w:t>
              </w:r>
            </w:ins>
            <w:ins w:id="971" w:author="zhoujiansheng" w:date="2025-10-10T19:33:58Z">
              <w:r>
                <w:rPr>
                  <w:rFonts w:hint="eastAsia"/>
                  <w:lang w:val="en-US" w:eastAsia="zh-CN"/>
                </w:rPr>
                <w:t>信息</w:t>
              </w:r>
            </w:ins>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highlight w:val="none"/>
                <w:vertAlign w:val="baseline"/>
                <w:lang w:val="en-US" w:eastAsia="zh-CN"/>
              </w:rPr>
            </w:pPr>
            <w:r>
              <w:rPr>
                <w:rFonts w:hint="eastAsia"/>
                <w:lang w:val="en-US" w:eastAsia="zh-CN"/>
              </w:rPr>
              <w:t>设备名称</w:t>
            </w:r>
          </w:p>
        </w:tc>
        <w:tc>
          <w:tcPr>
            <w:tcW w:w="6633" w:type="dxa"/>
          </w:tcPr>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sz w:val="21"/>
                <w:szCs w:val="21"/>
                <w:vertAlign w:val="baseline"/>
                <w:lang w:val="en-US" w:eastAsia="zh-CN"/>
              </w:rPr>
            </w:pPr>
            <w:r>
              <w:rPr>
                <w:rFonts w:hint="eastAsia"/>
                <w:lang w:val="en-US" w:eastAsia="zh-CN"/>
              </w:rPr>
              <w:t>自动填充所选设备相关信息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highlight w:val="none"/>
                <w:vertAlign w:val="baseline"/>
                <w:lang w:val="en-US" w:eastAsia="zh-CN"/>
              </w:rPr>
            </w:pPr>
            <w:r>
              <w:rPr>
                <w:rFonts w:hint="eastAsia"/>
                <w:lang w:val="en-US" w:eastAsia="zh-CN"/>
              </w:rPr>
              <w:t>采集器名称</w:t>
            </w:r>
          </w:p>
        </w:tc>
        <w:tc>
          <w:tcPr>
            <w:tcW w:w="6633" w:type="dxa"/>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lang w:val="en-US" w:eastAsia="zh-CN"/>
              </w:rPr>
              <w:t>必填项，下拉选择。根据动环监控系统类型“局房动环/基站动环”，以及设备所在站点名称，关联动环IP库中的可选设备名称。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highlight w:val="none"/>
                <w:vertAlign w:val="baseline"/>
                <w:lang w:val="en-US" w:eastAsia="zh-CN"/>
              </w:rPr>
            </w:pPr>
            <w:r>
              <w:rPr>
                <w:rFonts w:hint="eastAsia"/>
                <w:lang w:val="en-US" w:eastAsia="zh-CN"/>
              </w:rPr>
              <w:t>采集器IP</w:t>
            </w:r>
          </w:p>
        </w:tc>
        <w:tc>
          <w:tcPr>
            <w:tcW w:w="6633" w:type="dxa"/>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lang w:val="en-US" w:eastAsia="zh-CN"/>
              </w:rPr>
              <w:t>选择IP库中的采集器名称后，自动填充对应IP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highlight w:val="none"/>
                <w:vertAlign w:val="baseline"/>
                <w:lang w:val="en-US" w:eastAsia="zh-CN"/>
              </w:rPr>
            </w:pPr>
            <w:r>
              <w:rPr>
                <w:rFonts w:hint="eastAsia"/>
                <w:lang w:val="en-US" w:eastAsia="zh-CN"/>
              </w:rPr>
              <w:t>采集器所在机房</w:t>
            </w:r>
          </w:p>
        </w:tc>
        <w:tc>
          <w:tcPr>
            <w:tcW w:w="6633" w:type="dxa"/>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lang w:val="en-US" w:eastAsia="zh-CN"/>
              </w:rPr>
              <w:t>选择IP库中的采集器名称后，自动填充对应机房名称</w:t>
            </w:r>
          </w:p>
        </w:tc>
      </w:tr>
    </w:tbl>
    <w:p>
      <w:r>
        <w:drawing>
          <wp:inline distT="0" distB="0" distL="114300" distR="114300">
            <wp:extent cx="6177915" cy="481330"/>
            <wp:effectExtent l="0" t="0" r="9525" b="6350"/>
            <wp:docPr id="1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pic:cNvPicPr>
                      <a:picLocks noChangeAspect="1"/>
                    </pic:cNvPicPr>
                  </pic:nvPicPr>
                  <pic:blipFill>
                    <a:blip r:embed="rId30"/>
                    <a:stretch>
                      <a:fillRect/>
                    </a:stretch>
                  </pic:blipFill>
                  <pic:spPr>
                    <a:xfrm>
                      <a:off x="0" y="0"/>
                      <a:ext cx="6177915" cy="481330"/>
                    </a:xfrm>
                    <a:prstGeom prst="rect">
                      <a:avLst/>
                    </a:prstGeom>
                    <a:noFill/>
                    <a:ln>
                      <a:noFill/>
                    </a:ln>
                  </pic:spPr>
                </pic:pic>
              </a:graphicData>
            </a:graphic>
          </wp:inline>
        </w:drawing>
      </w:r>
    </w:p>
    <w:p>
      <w:pPr>
        <w:pStyle w:val="14"/>
        <w:keepNext w:val="0"/>
        <w:keepLines w:val="0"/>
        <w:pageBreakBefore w:val="0"/>
        <w:widowControl/>
        <w:kinsoku/>
        <w:wordWrap/>
        <w:overflowPunct/>
        <w:topLinePunct w:val="0"/>
        <w:autoSpaceDE/>
        <w:autoSpaceDN/>
        <w:bidi w:val="0"/>
        <w:adjustRightInd/>
        <w:snapToGrid/>
        <w:spacing w:after="0" w:line="240" w:lineRule="auto"/>
        <w:jc w:val="center"/>
        <w:textAlignment w:val="auto"/>
      </w:pPr>
      <w:bookmarkStart w:id="25" w:name="_Ref20078"/>
      <w:r>
        <w:t>图</w:t>
      </w:r>
      <w:r>
        <w:fldChar w:fldCharType="begin"/>
      </w:r>
      <w:r>
        <w:instrText xml:space="preserve"> SEQ 图 \* ARABIC </w:instrText>
      </w:r>
      <w:r>
        <w:fldChar w:fldCharType="separate"/>
      </w:r>
      <w:r>
        <w:t>3</w:t>
      </w:r>
      <w:r>
        <w:fldChar w:fldCharType="end"/>
      </w:r>
      <w:bookmarkEnd w:id="25"/>
      <w:r>
        <w:rPr>
          <w:rFonts w:hint="eastAsia"/>
          <w:lang w:eastAsia="zh-CN"/>
        </w:rPr>
        <w:t>设备静态资源路由信息表</w:t>
      </w:r>
    </w:p>
    <w:p>
      <w:pPr>
        <w:keepNext w:val="0"/>
        <w:keepLines w:val="0"/>
        <w:pageBreakBefore w:val="0"/>
        <w:kinsoku/>
        <w:wordWrap/>
        <w:overflowPunct/>
        <w:topLinePunct w:val="0"/>
        <w:autoSpaceDE/>
        <w:autoSpaceDN/>
        <w:bidi w:val="0"/>
        <w:adjustRightInd/>
        <w:snapToGrid/>
        <w:spacing w:line="240" w:lineRule="auto"/>
        <w:jc w:val="center"/>
        <w:textAlignment w:val="auto"/>
      </w:pPr>
      <w:r>
        <w:drawing>
          <wp:inline distT="0" distB="0" distL="114300" distR="114300">
            <wp:extent cx="2944495" cy="3649980"/>
            <wp:effectExtent l="0" t="0" r="12065" b="762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31"/>
                    <a:stretch>
                      <a:fillRect/>
                    </a:stretch>
                  </pic:blipFill>
                  <pic:spPr>
                    <a:xfrm>
                      <a:off x="0" y="0"/>
                      <a:ext cx="2944495" cy="3649980"/>
                    </a:xfrm>
                    <a:prstGeom prst="rect">
                      <a:avLst/>
                    </a:prstGeom>
                    <a:noFill/>
                    <a:ln>
                      <a:noFill/>
                    </a:ln>
                  </pic:spPr>
                </pic:pic>
              </a:graphicData>
            </a:graphic>
          </wp:inline>
        </w:drawing>
      </w:r>
    </w:p>
    <w:p>
      <w:pPr>
        <w:pStyle w:val="14"/>
        <w:keepNext w:val="0"/>
        <w:keepLines w:val="0"/>
        <w:pageBreakBefore w:val="0"/>
        <w:kinsoku/>
        <w:wordWrap/>
        <w:overflowPunct/>
        <w:topLinePunct w:val="0"/>
        <w:autoSpaceDE/>
        <w:autoSpaceDN/>
        <w:bidi w:val="0"/>
        <w:adjustRightInd/>
        <w:snapToGrid/>
        <w:spacing w:line="240" w:lineRule="auto"/>
        <w:jc w:val="center"/>
        <w:textAlignment w:val="auto"/>
        <w:rPr>
          <w:rFonts w:hint="default" w:eastAsia="宋体"/>
          <w:lang w:val="en-US" w:eastAsia="zh-CN"/>
        </w:rPr>
      </w:pPr>
      <w:bookmarkStart w:id="26" w:name="_Ref20366"/>
      <w:r>
        <w:t>图</w:t>
      </w:r>
      <w:r>
        <w:fldChar w:fldCharType="begin"/>
      </w:r>
      <w:r>
        <w:instrText xml:space="preserve"> SEQ 图 \* ARABIC </w:instrText>
      </w:r>
      <w:r>
        <w:fldChar w:fldCharType="separate"/>
      </w:r>
      <w:r>
        <w:t>4</w:t>
      </w:r>
      <w:r>
        <w:fldChar w:fldCharType="end"/>
      </w:r>
      <w:bookmarkEnd w:id="26"/>
      <w:r>
        <w:rPr>
          <w:rFonts w:hint="eastAsia"/>
          <w:lang w:val="en-US" w:eastAsia="zh-CN"/>
        </w:rPr>
        <w:t>广西省内站点级别分类</w:t>
      </w:r>
    </w:p>
    <w:p>
      <w:pPr>
        <w:rPr>
          <w:rFonts w:hint="eastAsia"/>
          <w:lang w:val="en-US" w:eastAsia="zh-CN"/>
        </w:rPr>
      </w:pPr>
    </w:p>
    <w:p>
      <w:pPr>
        <w:rPr>
          <w:rFonts w:hint="default"/>
          <w:lang w:val="en-US" w:eastAsia="zh-CN"/>
        </w:rPr>
      </w:pPr>
      <w:r>
        <w:rPr>
          <w:rFonts w:hint="eastAsia"/>
          <w:lang w:val="en-US" w:eastAsia="zh-CN"/>
        </w:rPr>
        <w:t>(4)FSU信息截图上传（</w:t>
      </w:r>
      <w:r>
        <w:rPr>
          <w:rFonts w:hint="eastAsia"/>
          <w:highlight w:val="yellow"/>
          <w:lang w:val="en-US" w:eastAsia="zh-CN"/>
        </w:rPr>
        <w:t>提示已关联的FSU数量，数量去重</w:t>
      </w:r>
      <w:r>
        <w:rPr>
          <w:rFonts w:hint="eastAsia"/>
          <w:lang w:val="en-US" w:eastAsia="zh-CN"/>
        </w:rPr>
        <w:t>）</w:t>
      </w:r>
    </w:p>
    <w:p>
      <w:pPr>
        <w:rPr>
          <w:rFonts w:hint="default"/>
          <w:lang w:val="en-US" w:eastAsia="zh-CN"/>
        </w:rPr>
      </w:pPr>
      <w:r>
        <w:rPr>
          <w:rFonts w:hint="eastAsia"/>
          <w:lang w:val="en-US" w:eastAsia="zh-CN"/>
        </w:rPr>
        <w:t>统计待验收设备已绑定的FSU数量，同一台FSU绑定多台设备只计算一次。</w:t>
      </w:r>
    </w:p>
    <w:p>
      <w:pPr>
        <w:rPr>
          <w:rFonts w:hint="default"/>
          <w:lang w:val="en-US" w:eastAsia="zh-CN"/>
        </w:rPr>
      </w:pPr>
      <w:r>
        <w:rPr>
          <w:rFonts w:hint="eastAsia"/>
          <w:lang w:val="en-US" w:eastAsia="zh-CN"/>
        </w:rPr>
        <w:t>FSU信息截图上传支持常见图片格式BMP/TIF/JPEG/JPG/PNG等。</w:t>
      </w:r>
    </w:p>
    <w:p>
      <w:pPr>
        <w:rPr>
          <w:rFonts w:hint="default"/>
          <w:lang w:val="en-US" w:eastAsia="zh-CN"/>
        </w:rPr>
      </w:pPr>
      <w:r>
        <w:rPr>
          <w:rFonts w:hint="eastAsia"/>
          <w:lang w:val="en-US" w:eastAsia="zh-CN"/>
        </w:rPr>
        <w:t>校验：上传的FSU信息截图数量=待验收设备已绑定的FSU数量，（保证每个FSU有对应的信息截图），若数量不一致，不允许提交工单。</w:t>
      </w:r>
    </w:p>
    <w:p>
      <w:pPr>
        <w:rPr>
          <w:rFonts w:hint="default"/>
          <w:lang w:val="en-US" w:eastAsia="zh-CN"/>
        </w:rPr>
      </w:pPr>
      <w:r>
        <w:rPr>
          <w:rFonts w:hint="eastAsia"/>
          <w:lang w:val="en-US" w:eastAsia="zh-CN"/>
        </w:rPr>
        <w:t>(5)审核人员</w:t>
      </w:r>
    </w:p>
    <w:p>
      <w:pPr>
        <w:numPr>
          <w:ilvl w:val="0"/>
          <w:numId w:val="41"/>
        </w:numPr>
        <w:ind w:left="420" w:leftChars="0" w:hanging="420" w:firstLineChars="0"/>
        <w:rPr>
          <w:rFonts w:hint="default"/>
          <w:lang w:val="en-US" w:eastAsia="zh-CN"/>
        </w:rPr>
      </w:pPr>
      <w:r>
        <w:rPr>
          <w:rFonts w:hint="eastAsia"/>
          <w:lang w:val="en-US" w:eastAsia="zh-CN"/>
        </w:rPr>
        <w:t>省级管理员</w:t>
      </w:r>
    </w:p>
    <w:p>
      <w:pPr>
        <w:numPr>
          <w:ilvl w:val="0"/>
          <w:numId w:val="41"/>
        </w:numPr>
        <w:ind w:left="420" w:leftChars="0" w:hanging="420" w:firstLineChars="0"/>
        <w:rPr>
          <w:rFonts w:hint="eastAsia"/>
          <w:lang w:val="en-US" w:eastAsia="zh-CN"/>
        </w:rPr>
      </w:pPr>
      <w:del w:id="972" w:author="zhoujiansheng" w:date="2025-10-10T19:37:19Z">
        <w:r>
          <w:rPr>
            <w:rFonts w:hint="eastAsia"/>
            <w:lang w:val="en-US" w:eastAsia="zh-CN"/>
          </w:rPr>
          <w:delText>局房/基站</w:delText>
        </w:r>
      </w:del>
      <w:r>
        <w:rPr>
          <w:rFonts w:hint="eastAsia"/>
          <w:lang w:val="en-US" w:eastAsia="zh-CN"/>
        </w:rPr>
        <w:t>割接负责人</w:t>
      </w:r>
    </w:p>
    <w:p>
      <w:pPr>
        <w:numPr>
          <w:ilvl w:val="0"/>
          <w:numId w:val="41"/>
        </w:numPr>
        <w:ind w:left="420" w:leftChars="0" w:hanging="420" w:firstLineChars="0"/>
        <w:rPr>
          <w:ins w:id="973" w:author="zhoujiansheng" w:date="2025-10-10T19:37:39Z"/>
          <w:rFonts w:hint="eastAsia"/>
          <w:lang w:val="en-US" w:eastAsia="zh-CN"/>
        </w:rPr>
      </w:pPr>
      <w:r>
        <w:rPr>
          <w:rFonts w:hint="eastAsia"/>
          <w:lang w:val="en-US" w:eastAsia="zh-CN"/>
        </w:rPr>
        <w:t>市公司动力班长</w:t>
      </w:r>
    </w:p>
    <w:p>
      <w:pPr>
        <w:numPr>
          <w:ilvl w:val="0"/>
          <w:numId w:val="41"/>
        </w:numPr>
        <w:ind w:left="420" w:leftChars="0" w:hanging="420" w:firstLineChars="0"/>
        <w:rPr>
          <w:rFonts w:hint="eastAsia"/>
          <w:lang w:val="en-US" w:eastAsia="zh-CN"/>
        </w:rPr>
      </w:pPr>
      <w:ins w:id="974" w:author="zhoujiansheng" w:date="2025-10-10T19:37:52Z">
        <w:r>
          <w:rPr>
            <w:rFonts w:hint="eastAsia"/>
            <w:lang w:val="en-US" w:eastAsia="zh-CN"/>
          </w:rPr>
          <w:t>维护</w:t>
        </w:r>
      </w:ins>
      <w:ins w:id="975" w:author="zhoujiansheng" w:date="2025-10-10T19:37:54Z">
        <w:r>
          <w:rPr>
            <w:rFonts w:hint="eastAsia"/>
            <w:lang w:val="en-US" w:eastAsia="zh-CN"/>
          </w:rPr>
          <w:t>负责</w:t>
        </w:r>
      </w:ins>
      <w:ins w:id="976" w:author="zhoujiansheng" w:date="2025-10-10T19:37:55Z">
        <w:r>
          <w:rPr>
            <w:rFonts w:hint="eastAsia"/>
            <w:lang w:val="en-US" w:eastAsia="zh-CN"/>
          </w:rPr>
          <w:t>人</w:t>
        </w:r>
      </w:ins>
    </w:p>
    <w:p>
      <w:pPr>
        <w:numPr>
          <w:ilvl w:val="0"/>
          <w:numId w:val="41"/>
        </w:numPr>
        <w:ind w:left="420" w:leftChars="0" w:hanging="420" w:firstLineChars="0"/>
        <w:rPr>
          <w:rFonts w:hint="eastAsia"/>
          <w:lang w:val="en-US" w:eastAsia="zh-CN"/>
        </w:rPr>
      </w:pPr>
      <w:r>
        <w:rPr>
          <w:rFonts w:hint="eastAsia"/>
          <w:lang w:val="en-US" w:eastAsia="zh-CN"/>
        </w:rPr>
        <w:t>工程负责人</w:t>
      </w:r>
    </w:p>
    <w:p>
      <w:pPr>
        <w:numPr>
          <w:ilvl w:val="0"/>
          <w:numId w:val="41"/>
        </w:numPr>
        <w:ind w:left="420" w:leftChars="0" w:hanging="420" w:firstLineChars="0"/>
        <w:rPr>
          <w:rFonts w:hint="default"/>
          <w:lang w:val="en-US" w:eastAsia="zh-CN"/>
        </w:rPr>
      </w:pPr>
      <w:r>
        <w:rPr>
          <w:rFonts w:hint="eastAsia"/>
          <w:lang w:val="en-US" w:eastAsia="zh-CN"/>
        </w:rPr>
        <w:t>厂商负责人</w:t>
      </w:r>
    </w:p>
    <w:p>
      <w:pPr>
        <w:rPr>
          <w:rFonts w:hint="default"/>
          <w:lang w:val="en-US" w:eastAsia="zh-CN"/>
        </w:rPr>
      </w:pPr>
      <w:r>
        <w:rPr>
          <w:rFonts w:hint="eastAsia"/>
          <w:lang w:val="en-US" w:eastAsia="zh-CN"/>
        </w:rPr>
        <w:t>上述流程审核人员信息必填，均为单选。</w:t>
      </w:r>
    </w:p>
    <w:p>
      <w:pPr>
        <w:rPr>
          <w:rFonts w:hint="eastAsia"/>
          <w:lang w:val="en-US" w:eastAsia="zh-CN"/>
        </w:rPr>
      </w:pPr>
    </w:p>
    <w:p>
      <w:pPr>
        <w:rPr>
          <w:rFonts w:hint="default"/>
          <w:lang w:val="en-US" w:eastAsia="zh-CN"/>
        </w:rPr>
      </w:pPr>
      <w:r>
        <w:rPr>
          <w:rFonts w:hint="eastAsia"/>
          <w:b/>
          <w:bCs/>
          <w:lang w:val="en-US" w:eastAsia="zh-CN"/>
        </w:rPr>
        <w:t>2、工单受理</w:t>
      </w:r>
      <w:ins w:id="977" w:author="zhoujiansheng" w:date="2025-10-10T19:38:45Z">
        <w:r>
          <w:rPr>
            <w:rFonts w:hint="eastAsia"/>
            <w:b/>
            <w:bCs/>
            <w:lang w:val="en-US" w:eastAsia="zh-CN"/>
          </w:rPr>
          <w:t>审批</w:t>
        </w:r>
      </w:ins>
    </w:p>
    <w:p>
      <w:pPr>
        <w:keepNext w:val="0"/>
        <w:keepLines w:val="0"/>
        <w:pageBreakBefore w:val="0"/>
        <w:widowControl w:val="0"/>
        <w:kinsoku/>
        <w:wordWrap/>
        <w:overflowPunct/>
        <w:topLinePunct w:val="0"/>
        <w:autoSpaceDE/>
        <w:autoSpaceDN/>
        <w:bidi w:val="0"/>
        <w:adjustRightInd/>
        <w:snapToGrid/>
        <w:ind w:firstLine="440" w:firstLineChars="200"/>
        <w:textAlignment w:val="auto"/>
        <w:rPr>
          <w:rFonts w:hint="default"/>
          <w:lang w:val="en-US" w:eastAsia="zh-CN"/>
        </w:rPr>
      </w:pPr>
      <w:r>
        <w:rPr>
          <w:rFonts w:hint="eastAsia"/>
          <w:lang w:val="en-US" w:eastAsia="zh-CN"/>
        </w:rPr>
        <w:t>工单发起后</w:t>
      </w:r>
      <w:ins w:id="978" w:author="zhoujiansheng" w:date="2025-10-10T19:39:17Z">
        <w:r>
          <w:rPr>
            <w:rFonts w:hint="eastAsia"/>
            <w:lang w:val="en-US" w:eastAsia="zh-CN"/>
          </w:rPr>
          <w:t>先</w:t>
        </w:r>
      </w:ins>
      <w:ins w:id="979" w:author="zhoujiansheng" w:date="2025-10-10T19:39:20Z">
        <w:r>
          <w:rPr>
            <w:rFonts w:hint="eastAsia"/>
            <w:lang w:val="en-US" w:eastAsia="zh-CN"/>
          </w:rPr>
          <w:t>由</w:t>
        </w:r>
      </w:ins>
      <w:ins w:id="980" w:author="zhoujiansheng" w:date="2025-10-10T19:39:21Z">
        <w:r>
          <w:rPr>
            <w:rFonts w:hint="eastAsia"/>
            <w:lang w:val="en-US" w:eastAsia="zh-CN"/>
          </w:rPr>
          <w:t>对应</w:t>
        </w:r>
      </w:ins>
      <w:ins w:id="981" w:author="zhoujiansheng" w:date="2025-10-10T19:39:23Z">
        <w:r>
          <w:rPr>
            <w:rFonts w:hint="eastAsia"/>
            <w:lang w:val="en-US" w:eastAsia="zh-CN"/>
          </w:rPr>
          <w:t>地市</w:t>
        </w:r>
      </w:ins>
      <w:ins w:id="982" w:author="zhoujiansheng" w:date="2025-10-10T19:39:25Z">
        <w:r>
          <w:rPr>
            <w:rFonts w:hint="eastAsia"/>
            <w:lang w:val="en-US" w:eastAsia="zh-CN"/>
          </w:rPr>
          <w:t>公司</w:t>
        </w:r>
      </w:ins>
      <w:ins w:id="983" w:author="zhoujiansheng" w:date="2025-10-10T19:39:27Z">
        <w:r>
          <w:rPr>
            <w:rFonts w:hint="eastAsia"/>
            <w:lang w:val="en-US" w:eastAsia="zh-CN"/>
          </w:rPr>
          <w:t>动力</w:t>
        </w:r>
      </w:ins>
      <w:ins w:id="984" w:author="zhoujiansheng" w:date="2025-10-10T19:39:28Z">
        <w:r>
          <w:rPr>
            <w:rFonts w:hint="eastAsia"/>
            <w:lang w:val="en-US" w:eastAsia="zh-CN"/>
          </w:rPr>
          <w:t>班长</w:t>
        </w:r>
      </w:ins>
      <w:ins w:id="985" w:author="zhoujiansheng" w:date="2025-10-10T19:39:30Z">
        <w:r>
          <w:rPr>
            <w:rFonts w:hint="eastAsia"/>
            <w:lang w:val="en-US" w:eastAsia="zh-CN"/>
          </w:rPr>
          <w:t>审批，</w:t>
        </w:r>
      </w:ins>
      <w:ins w:id="986" w:author="zhoujiansheng" w:date="2025-10-10T19:39:32Z">
        <w:r>
          <w:rPr>
            <w:rFonts w:hint="eastAsia"/>
            <w:lang w:val="en-US" w:eastAsia="zh-CN"/>
          </w:rPr>
          <w:t>审批</w:t>
        </w:r>
      </w:ins>
      <w:ins w:id="987" w:author="zhoujiansheng" w:date="2025-10-10T19:39:33Z">
        <w:r>
          <w:rPr>
            <w:rFonts w:hint="eastAsia"/>
            <w:lang w:val="en-US" w:eastAsia="zh-CN"/>
          </w:rPr>
          <w:t>通过</w:t>
        </w:r>
      </w:ins>
      <w:ins w:id="988" w:author="zhoujiansheng" w:date="2025-10-10T19:39:35Z">
        <w:r>
          <w:rPr>
            <w:rFonts w:hint="eastAsia"/>
            <w:lang w:val="en-US" w:eastAsia="zh-CN"/>
          </w:rPr>
          <w:t>后</w:t>
        </w:r>
      </w:ins>
      <w:r>
        <w:rPr>
          <w:rFonts w:hint="eastAsia"/>
          <w:lang w:val="en-US" w:eastAsia="zh-CN"/>
        </w:rPr>
        <w:t>流转至省级管理员审批。审批通过，工单流转至割接负责人；审批不通过，可驳回至工单发起环节，被驳回工单，申请人可选择</w:t>
      </w:r>
      <w:ins w:id="989" w:author="zhoujiansheng" w:date="2025-10-10T19:40:40Z">
        <w:r>
          <w:rPr>
            <w:rFonts w:hint="eastAsia"/>
            <w:lang w:val="en-US" w:eastAsia="zh-CN"/>
          </w:rPr>
          <w:t>重新</w:t>
        </w:r>
      </w:ins>
      <w:ins w:id="990" w:author="zhoujiansheng" w:date="2025-10-10T19:40:42Z">
        <w:r>
          <w:rPr>
            <w:rFonts w:hint="eastAsia"/>
            <w:lang w:val="en-US" w:eastAsia="zh-CN"/>
          </w:rPr>
          <w:t>编辑</w:t>
        </w:r>
      </w:ins>
      <w:ins w:id="991" w:author="zhoujiansheng" w:date="2025-10-10T19:40:45Z">
        <w:r>
          <w:rPr>
            <w:rFonts w:hint="eastAsia"/>
            <w:lang w:val="en-US" w:eastAsia="zh-CN"/>
          </w:rPr>
          <w:t>或</w:t>
        </w:r>
      </w:ins>
      <w:r>
        <w:rPr>
          <w:rFonts w:hint="eastAsia"/>
          <w:lang w:val="en-US" w:eastAsia="zh-CN"/>
        </w:rPr>
        <w:t>废弃。</w:t>
      </w:r>
      <w:ins w:id="992" w:author="zhoujiansheng" w:date="2025-10-11T16:54:29Z">
        <w:r>
          <w:rPr>
            <w:rFonts w:hint="eastAsia"/>
            <w:lang w:val="en-US" w:eastAsia="zh-CN"/>
          </w:rPr>
          <w:t>工单</w:t>
        </w:r>
      </w:ins>
      <w:ins w:id="993" w:author="zhoujiansheng" w:date="2025-10-11T16:54:31Z">
        <w:r>
          <w:rPr>
            <w:rFonts w:hint="eastAsia"/>
            <w:lang w:val="en-US" w:eastAsia="zh-CN"/>
          </w:rPr>
          <w:t>超时</w:t>
        </w:r>
      </w:ins>
      <w:ins w:id="994" w:author="zhoujiansheng" w:date="2025-10-11T16:54:32Z">
        <w:r>
          <w:rPr>
            <w:rFonts w:hint="eastAsia"/>
            <w:lang w:val="en-US" w:eastAsia="zh-CN"/>
          </w:rPr>
          <w:t>，</w:t>
        </w:r>
      </w:ins>
      <w:ins w:id="995" w:author="zhoujiansheng" w:date="2025-10-11T16:54:37Z">
        <w:r>
          <w:rPr>
            <w:rFonts w:hint="eastAsia"/>
            <w:lang w:val="en-US" w:eastAsia="zh-CN"/>
          </w:rPr>
          <w:t>系统</w:t>
        </w:r>
      </w:ins>
      <w:ins w:id="996" w:author="zhoujiansheng" w:date="2025-10-11T16:54:38Z">
        <w:r>
          <w:rPr>
            <w:rFonts w:hint="eastAsia"/>
            <w:lang w:val="en-US" w:eastAsia="zh-CN"/>
          </w:rPr>
          <w:t>自动</w:t>
        </w:r>
      </w:ins>
      <w:ins w:id="997" w:author="zhoujiansheng" w:date="2025-10-11T16:54:39Z">
        <w:r>
          <w:rPr>
            <w:rFonts w:hint="eastAsia"/>
            <w:lang w:val="en-US" w:eastAsia="zh-CN"/>
          </w:rPr>
          <w:t>退回</w:t>
        </w:r>
      </w:ins>
      <w:ins w:id="998" w:author="zhoujiansheng" w:date="2025-10-11T16:54:41Z">
        <w:r>
          <w:rPr>
            <w:rFonts w:hint="eastAsia"/>
            <w:lang w:val="en-US" w:eastAsia="zh-CN"/>
          </w:rPr>
          <w:t>至</w:t>
        </w:r>
      </w:ins>
      <w:ins w:id="999" w:author="zhoujiansheng" w:date="2025-10-11T16:54:44Z">
        <w:r>
          <w:rPr>
            <w:rFonts w:hint="eastAsia"/>
            <w:lang w:val="en-US" w:eastAsia="zh-CN"/>
          </w:rPr>
          <w:t>工单</w:t>
        </w:r>
      </w:ins>
      <w:ins w:id="1000" w:author="zhoujiansheng" w:date="2025-10-11T16:54:45Z">
        <w:r>
          <w:rPr>
            <w:rFonts w:hint="eastAsia"/>
            <w:lang w:val="en-US" w:eastAsia="zh-CN"/>
          </w:rPr>
          <w:t>发起</w:t>
        </w:r>
      </w:ins>
      <w:ins w:id="1001" w:author="zhoujiansheng" w:date="2025-10-11T16:54:46Z">
        <w:r>
          <w:rPr>
            <w:rFonts w:hint="eastAsia"/>
            <w:lang w:val="en-US" w:eastAsia="zh-CN"/>
          </w:rPr>
          <w:t>环节</w:t>
        </w:r>
      </w:ins>
      <w:ins w:id="1002" w:author="zhoujiansheng" w:date="2025-10-11T16:54:47Z">
        <w:r>
          <w:rPr>
            <w:rFonts w:hint="eastAsia"/>
            <w:lang w:val="en-US" w:eastAsia="zh-CN"/>
          </w:rPr>
          <w:t>。</w:t>
        </w:r>
      </w:ins>
    </w:p>
    <w:p>
      <w:pPr>
        <w:rPr>
          <w:rFonts w:hint="default"/>
          <w:lang w:val="en-US" w:eastAsia="zh-CN"/>
        </w:rPr>
      </w:pPr>
    </w:p>
    <w:p>
      <w:pPr>
        <w:rPr>
          <w:rFonts w:hint="default"/>
          <w:b/>
          <w:bCs/>
          <w:lang w:val="en-US" w:eastAsia="zh-CN"/>
        </w:rPr>
      </w:pPr>
      <w:r>
        <w:rPr>
          <w:rFonts w:hint="eastAsia"/>
          <w:b/>
          <w:bCs/>
          <w:lang w:val="en-US" w:eastAsia="zh-CN"/>
        </w:rPr>
        <w:t>3、预割接</w:t>
      </w:r>
    </w:p>
    <w:p>
      <w:pPr>
        <w:keepNext w:val="0"/>
        <w:keepLines w:val="0"/>
        <w:pageBreakBefore w:val="0"/>
        <w:widowControl w:val="0"/>
        <w:kinsoku/>
        <w:wordWrap/>
        <w:overflowPunct/>
        <w:topLinePunct w:val="0"/>
        <w:autoSpaceDE/>
        <w:autoSpaceDN/>
        <w:bidi w:val="0"/>
        <w:adjustRightInd/>
        <w:snapToGrid/>
        <w:ind w:firstLine="440" w:firstLineChars="200"/>
        <w:textAlignment w:val="auto"/>
        <w:rPr>
          <w:rFonts w:hint="default"/>
          <w:lang w:val="en-US" w:eastAsia="zh-CN"/>
        </w:rPr>
      </w:pPr>
      <w:r>
        <w:rPr>
          <w:rFonts w:hint="eastAsia"/>
          <w:lang w:val="en-US" w:eastAsia="zh-CN"/>
        </w:rPr>
        <w:t>工单由省级管理员审批通过后，流转至预割接环节，由割接负责人完成设备预割接。</w:t>
      </w:r>
    </w:p>
    <w:p>
      <w:pPr>
        <w:keepNext w:val="0"/>
        <w:keepLines w:val="0"/>
        <w:pageBreakBefore w:val="0"/>
        <w:widowControl w:val="0"/>
        <w:kinsoku/>
        <w:wordWrap/>
        <w:overflowPunct/>
        <w:topLinePunct w:val="0"/>
        <w:autoSpaceDE/>
        <w:autoSpaceDN/>
        <w:bidi w:val="0"/>
        <w:adjustRightInd/>
        <w:snapToGrid/>
        <w:ind w:firstLine="440" w:firstLineChars="200"/>
        <w:textAlignment w:val="auto"/>
        <w:rPr>
          <w:rFonts w:hint="default"/>
          <w:lang w:val="en-US" w:eastAsia="zh-CN"/>
        </w:rPr>
      </w:pPr>
      <w:r>
        <w:rPr>
          <w:rFonts w:hint="eastAsia"/>
          <w:lang w:val="en-US" w:eastAsia="zh-CN"/>
        </w:rPr>
        <w:t>预割接环节可以导出待验收设备的静态资源路由信息表，导出表格样式如</w:t>
      </w:r>
      <w:r>
        <w:rPr>
          <w:rFonts w:hint="eastAsia"/>
          <w:lang w:val="en-US" w:eastAsia="zh-CN"/>
        </w:rPr>
        <w:fldChar w:fldCharType="begin"/>
      </w:r>
      <w:r>
        <w:rPr>
          <w:rFonts w:hint="eastAsia"/>
          <w:lang w:val="en-US" w:eastAsia="zh-CN"/>
        </w:rPr>
        <w:instrText xml:space="preserve"> REF _Ref20078 \h </w:instrText>
      </w:r>
      <w:r>
        <w:rPr>
          <w:rFonts w:hint="eastAsia"/>
          <w:lang w:val="en-US" w:eastAsia="zh-CN"/>
        </w:rPr>
        <w:fldChar w:fldCharType="separate"/>
      </w:r>
      <w:r>
        <w:t>图3</w:t>
      </w:r>
      <w:r>
        <w:rPr>
          <w:rFonts w:hint="eastAsia"/>
          <w:lang w:val="en-US" w:eastAsia="zh-CN"/>
        </w:rPr>
        <w:fldChar w:fldCharType="end"/>
      </w:r>
      <w:r>
        <w:rPr>
          <w:rFonts w:hint="eastAsia"/>
          <w:lang w:val="en-US" w:eastAsia="zh-CN"/>
        </w:rPr>
        <w:t>所示。导出表格中需包含已申请工单中的资源设备和非资源设备。</w:t>
      </w:r>
    </w:p>
    <w:p>
      <w:pPr>
        <w:keepNext w:val="0"/>
        <w:keepLines w:val="0"/>
        <w:pageBreakBefore w:val="0"/>
        <w:widowControl w:val="0"/>
        <w:kinsoku/>
        <w:wordWrap/>
        <w:overflowPunct/>
        <w:topLinePunct w:val="0"/>
        <w:autoSpaceDE/>
        <w:autoSpaceDN/>
        <w:bidi w:val="0"/>
        <w:adjustRightInd/>
        <w:snapToGrid/>
        <w:ind w:firstLine="440" w:firstLineChars="200"/>
        <w:textAlignment w:val="auto"/>
        <w:rPr>
          <w:rFonts w:hint="default"/>
          <w:lang w:val="en-US" w:eastAsia="zh-CN"/>
        </w:rPr>
      </w:pPr>
      <w:r>
        <w:rPr>
          <w:rFonts w:hint="eastAsia"/>
          <w:lang w:val="en-US" w:eastAsia="zh-CN"/>
        </w:rPr>
        <w:t>设备按照静态资源路由信息表，顺利完成预割接，工单审批通过后流转至设备告警信号验收填报环节。预割接不通过，工单驳回至验收申请环节，被驳回工单，申请人可选择</w:t>
      </w:r>
      <w:ins w:id="1003" w:author="zhoujiansheng" w:date="2025-10-10T19:42:18Z">
        <w:r>
          <w:rPr>
            <w:rFonts w:hint="eastAsia"/>
            <w:lang w:val="en-US" w:eastAsia="zh-CN"/>
          </w:rPr>
          <w:t>重新</w:t>
        </w:r>
      </w:ins>
      <w:ins w:id="1004" w:author="zhoujiansheng" w:date="2025-10-10T19:42:19Z">
        <w:r>
          <w:rPr>
            <w:rFonts w:hint="eastAsia"/>
            <w:lang w:val="en-US" w:eastAsia="zh-CN"/>
          </w:rPr>
          <w:t>编辑</w:t>
        </w:r>
      </w:ins>
      <w:ins w:id="1005" w:author="zhoujiansheng" w:date="2025-10-10T19:42:20Z">
        <w:r>
          <w:rPr>
            <w:rFonts w:hint="eastAsia"/>
            <w:lang w:val="en-US" w:eastAsia="zh-CN"/>
          </w:rPr>
          <w:t>或</w:t>
        </w:r>
      </w:ins>
      <w:r>
        <w:rPr>
          <w:rFonts w:hint="eastAsia"/>
          <w:lang w:val="en-US" w:eastAsia="zh-CN"/>
        </w:rPr>
        <w:t>废弃。</w:t>
      </w:r>
      <w:ins w:id="1006" w:author="zhoujiansheng" w:date="2025-10-11T16:55:59Z">
        <w:r>
          <w:rPr>
            <w:rFonts w:hint="eastAsia"/>
            <w:lang w:val="en-US" w:eastAsia="zh-CN"/>
          </w:rPr>
          <w:t>工单超时，系统自动退回至工单发起环节。</w:t>
        </w:r>
      </w:ins>
    </w:p>
    <w:p>
      <w:pPr>
        <w:rPr>
          <w:rFonts w:hint="eastAsia"/>
          <w:lang w:val="en-US" w:eastAsia="zh-CN"/>
        </w:rPr>
      </w:pPr>
    </w:p>
    <w:p>
      <w:pPr>
        <w:rPr>
          <w:rFonts w:hint="default"/>
          <w:b/>
          <w:bCs/>
          <w:lang w:val="en-US" w:eastAsia="zh-CN"/>
        </w:rPr>
      </w:pPr>
      <w:r>
        <w:rPr>
          <w:rFonts w:hint="eastAsia"/>
          <w:b/>
          <w:bCs/>
          <w:lang w:val="en-US" w:eastAsia="zh-CN"/>
        </w:rPr>
        <w:t>4、验收测试填报</w:t>
      </w:r>
    </w:p>
    <w:p>
      <w:pPr>
        <w:keepNext w:val="0"/>
        <w:keepLines w:val="0"/>
        <w:pageBreakBefore w:val="0"/>
        <w:widowControl w:val="0"/>
        <w:kinsoku/>
        <w:wordWrap/>
        <w:overflowPunct/>
        <w:topLinePunct w:val="0"/>
        <w:autoSpaceDE/>
        <w:autoSpaceDN/>
        <w:bidi w:val="0"/>
        <w:adjustRightInd/>
        <w:snapToGrid/>
        <w:ind w:firstLine="440" w:firstLineChars="200"/>
        <w:textAlignment w:val="auto"/>
        <w:rPr>
          <w:rFonts w:hint="default"/>
          <w:lang w:val="en-US" w:eastAsia="zh-CN"/>
        </w:rPr>
      </w:pPr>
      <w:r>
        <w:rPr>
          <w:rFonts w:hint="eastAsia"/>
          <w:lang w:val="en-US" w:eastAsia="zh-CN"/>
        </w:rPr>
        <w:t>将工单中待验收设备分别关联至对应的验收表，一台设备对应一个表格。该页面提供获取实时数据按钮，单击按钮可获取当前设备在模板中的信号和告警的实时数据。获取到的实时数据填充至测试验收表中的“监控系统采集读数”。</w:t>
      </w:r>
    </w:p>
    <w:p>
      <w:pPr>
        <w:keepNext w:val="0"/>
        <w:keepLines w:val="0"/>
        <w:pageBreakBefore w:val="0"/>
        <w:widowControl w:val="0"/>
        <w:kinsoku/>
        <w:wordWrap/>
        <w:overflowPunct/>
        <w:topLinePunct w:val="0"/>
        <w:autoSpaceDE/>
        <w:autoSpaceDN/>
        <w:bidi w:val="0"/>
        <w:adjustRightInd/>
        <w:snapToGrid/>
        <w:ind w:firstLine="440" w:firstLineChars="200"/>
        <w:textAlignment w:val="auto"/>
        <w:rPr>
          <w:rFonts w:hint="eastAsia"/>
          <w:lang w:val="en-US" w:eastAsia="zh-CN"/>
        </w:rPr>
      </w:pPr>
      <w:r>
        <w:rPr>
          <w:rFonts w:hint="eastAsia"/>
          <w:lang w:val="en-US" w:eastAsia="zh-CN"/>
        </w:rPr>
        <w:t>验收测试文档根据设备</w:t>
      </w:r>
      <w:del w:id="1007" w:author="zhoujiansheng" w:date="2025-10-11T10:11:12Z">
        <w:r>
          <w:rPr>
            <w:rFonts w:hint="default"/>
            <w:lang w:val="en-US" w:eastAsia="zh-CN"/>
          </w:rPr>
          <w:delText>类型</w:delText>
        </w:r>
      </w:del>
      <w:ins w:id="1008" w:author="zhoujiansheng" w:date="2025-10-11T10:11:13Z">
        <w:r>
          <w:rPr>
            <w:rFonts w:hint="eastAsia"/>
            <w:lang w:val="en-US" w:eastAsia="zh-CN"/>
          </w:rPr>
          <w:t>子类</w:t>
        </w:r>
      </w:ins>
      <w:r>
        <w:rPr>
          <w:rFonts w:hint="eastAsia"/>
          <w:lang w:val="en-US" w:eastAsia="zh-CN"/>
        </w:rPr>
        <w:t>自动关联“动环告警信号测试模板”中已上传的模板表单，自动在页面生成如</w:t>
      </w:r>
      <w:r>
        <w:rPr>
          <w:rFonts w:hint="eastAsia"/>
          <w:lang w:val="en-US" w:eastAsia="zh-CN"/>
        </w:rPr>
        <w:fldChar w:fldCharType="begin"/>
      </w:r>
      <w:r>
        <w:rPr>
          <w:rFonts w:hint="eastAsia"/>
          <w:lang w:val="en-US" w:eastAsia="zh-CN"/>
        </w:rPr>
        <w:instrText xml:space="preserve"> REF _Ref21700 \h </w:instrText>
      </w:r>
      <w:r>
        <w:rPr>
          <w:rFonts w:hint="eastAsia"/>
          <w:lang w:val="en-US" w:eastAsia="zh-CN"/>
        </w:rPr>
        <w:fldChar w:fldCharType="separate"/>
      </w:r>
      <w:r>
        <w:t>表1</w:t>
      </w:r>
      <w:r>
        <w:rPr>
          <w:rFonts w:hint="eastAsia"/>
          <w:lang w:val="en-US" w:eastAsia="zh-CN"/>
        </w:rPr>
        <w:fldChar w:fldCharType="end"/>
      </w:r>
      <w:r>
        <w:rPr>
          <w:rFonts w:hint="eastAsia"/>
          <w:lang w:val="en-US" w:eastAsia="zh-CN"/>
        </w:rPr>
        <w:t>所示的测试验收表。表中字段说明如下：</w:t>
      </w:r>
    </w:p>
    <w:tbl>
      <w:tblPr>
        <w:tblStyle w:val="33"/>
        <w:tblW w:w="979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42"/>
        <w:gridCol w:w="76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shd w:val="clear" w:color="auto" w:fill="D7D7D7" w:themeFill="background1" w:themeFillShade="D8"/>
          </w:tcPr>
          <w:p>
            <w:pPr>
              <w:pStyle w:val="16"/>
              <w:keepNext w:val="0"/>
              <w:keepLines w:val="0"/>
              <w:pageBreakBefore w:val="0"/>
              <w:widowControl w:val="0"/>
              <w:kinsoku/>
              <w:wordWrap/>
              <w:overflowPunct/>
              <w:topLinePunct w:val="0"/>
              <w:autoSpaceDE/>
              <w:autoSpaceDN/>
              <w:bidi w:val="0"/>
              <w:adjustRightInd/>
              <w:snapToGrid/>
              <w:jc w:val="center"/>
              <w:textAlignment w:val="auto"/>
              <w:rPr>
                <w:rFonts w:hint="default"/>
                <w:b/>
                <w:bCs/>
                <w:sz w:val="21"/>
                <w:szCs w:val="21"/>
                <w:vertAlign w:val="baseline"/>
                <w:lang w:val="en-US" w:eastAsia="zh-CN"/>
              </w:rPr>
            </w:pPr>
            <w:r>
              <w:rPr>
                <w:rFonts w:hint="eastAsia"/>
                <w:b/>
                <w:bCs/>
                <w:sz w:val="21"/>
                <w:szCs w:val="21"/>
                <w:vertAlign w:val="baseline"/>
                <w:lang w:val="en-US" w:eastAsia="zh-CN"/>
              </w:rPr>
              <w:t>字段</w:t>
            </w:r>
          </w:p>
        </w:tc>
        <w:tc>
          <w:tcPr>
            <w:tcW w:w="7656" w:type="dxa"/>
            <w:shd w:val="clear" w:color="auto" w:fill="D7D7D7" w:themeFill="background1" w:themeFillShade="D8"/>
          </w:tcPr>
          <w:p>
            <w:pPr>
              <w:pStyle w:val="16"/>
              <w:keepNext w:val="0"/>
              <w:keepLines w:val="0"/>
              <w:pageBreakBefore w:val="0"/>
              <w:widowControl w:val="0"/>
              <w:kinsoku/>
              <w:wordWrap/>
              <w:overflowPunct/>
              <w:topLinePunct w:val="0"/>
              <w:autoSpaceDE/>
              <w:autoSpaceDN/>
              <w:bidi w:val="0"/>
              <w:adjustRightInd/>
              <w:snapToGrid/>
              <w:jc w:val="center"/>
              <w:textAlignment w:val="auto"/>
              <w:rPr>
                <w:rFonts w:hint="default"/>
                <w:b/>
                <w:bCs/>
                <w:sz w:val="21"/>
                <w:szCs w:val="21"/>
                <w:vertAlign w:val="baseline"/>
                <w:lang w:val="en-US" w:eastAsia="zh-CN"/>
              </w:rPr>
            </w:pPr>
            <w:r>
              <w:rPr>
                <w:rFonts w:hint="eastAsia"/>
                <w:b/>
                <w:bCs/>
                <w:sz w:val="21"/>
                <w:szCs w:val="21"/>
                <w:vertAlign w:val="baseline"/>
                <w:lang w:val="en-US" w:eastAsia="zh-CN"/>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vAlign w:val="center"/>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lang w:val="en-US" w:eastAsia="zh-CN"/>
              </w:rPr>
              <w:t>站点名称</w:t>
            </w:r>
          </w:p>
        </w:tc>
        <w:tc>
          <w:tcPr>
            <w:tcW w:w="7656" w:type="dxa"/>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lang w:val="en-US" w:eastAsia="zh-CN"/>
              </w:rPr>
              <w:t>自动填充待测试验收的设备信息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vAlign w:val="center"/>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lang w:val="en-US" w:eastAsia="zh-CN"/>
              </w:rPr>
              <w:t>设备类型</w:t>
            </w:r>
          </w:p>
        </w:tc>
        <w:tc>
          <w:tcPr>
            <w:tcW w:w="7656" w:type="dxa"/>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highlight w:val="none"/>
                <w:lang w:val="en-US" w:eastAsia="zh-CN"/>
              </w:rPr>
              <w:t>自动填充</w:t>
            </w:r>
            <w:del w:id="1009" w:author="zhoujiansheng" w:date="2025-10-11T10:13:45Z">
              <w:r>
                <w:rPr>
                  <w:rFonts w:hint="default"/>
                  <w:highlight w:val="none"/>
                  <w:lang w:val="en-US" w:eastAsia="zh-CN"/>
                </w:rPr>
                <w:delText>模板对应的动环设备类型</w:delText>
              </w:r>
            </w:del>
            <w:ins w:id="1010" w:author="zhoujiansheng" w:date="2025-10-11T10:13:46Z">
              <w:r>
                <w:rPr>
                  <w:rFonts w:hint="eastAsia"/>
                  <w:highlight w:val="none"/>
                  <w:lang w:val="en-US" w:eastAsia="zh-CN"/>
                </w:rPr>
                <w:t>待</w:t>
              </w:r>
            </w:ins>
            <w:ins w:id="1011" w:author="zhoujiansheng" w:date="2025-10-11T10:13:47Z">
              <w:r>
                <w:rPr>
                  <w:rFonts w:hint="eastAsia"/>
                  <w:highlight w:val="none"/>
                  <w:lang w:val="en-US" w:eastAsia="zh-CN"/>
                </w:rPr>
                <w:t>测试</w:t>
              </w:r>
            </w:ins>
            <w:ins w:id="1012" w:author="zhoujiansheng" w:date="2025-10-11T10:13:48Z">
              <w:r>
                <w:rPr>
                  <w:rFonts w:hint="eastAsia"/>
                  <w:highlight w:val="none"/>
                  <w:lang w:val="en-US" w:eastAsia="zh-CN"/>
                </w:rPr>
                <w:t>验收</w:t>
              </w:r>
            </w:ins>
            <w:ins w:id="1013" w:author="zhoujiansheng" w:date="2025-10-11T10:13:49Z">
              <w:r>
                <w:rPr>
                  <w:rFonts w:hint="eastAsia"/>
                  <w:highlight w:val="none"/>
                  <w:lang w:val="en-US" w:eastAsia="zh-CN"/>
                </w:rPr>
                <w:t>的</w:t>
              </w:r>
            </w:ins>
            <w:ins w:id="1014" w:author="zhoujiansheng" w:date="2025-10-11T10:13:51Z">
              <w:r>
                <w:rPr>
                  <w:rFonts w:hint="eastAsia"/>
                  <w:highlight w:val="none"/>
                  <w:lang w:val="en-US" w:eastAsia="zh-CN"/>
                </w:rPr>
                <w:t>设备</w:t>
              </w:r>
            </w:ins>
            <w:ins w:id="1015" w:author="zhoujiansheng" w:date="2025-10-11T10:13:57Z">
              <w:r>
                <w:rPr>
                  <w:rFonts w:hint="eastAsia"/>
                  <w:highlight w:val="none"/>
                  <w:lang w:val="en-US" w:eastAsia="zh-CN"/>
                </w:rPr>
                <w:t>信息</w:t>
              </w:r>
            </w:ins>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1016" w:author="zhoujiansheng" w:date="2025-10-11T10:13:04Z"/>
        </w:trPr>
        <w:tc>
          <w:tcPr>
            <w:tcW w:w="2142" w:type="dxa"/>
            <w:vAlign w:val="center"/>
          </w:tcPr>
          <w:p>
            <w:pPr>
              <w:pStyle w:val="16"/>
              <w:keepNext w:val="0"/>
              <w:keepLines w:val="0"/>
              <w:pageBreakBefore w:val="0"/>
              <w:widowControl w:val="0"/>
              <w:kinsoku/>
              <w:wordWrap/>
              <w:overflowPunct/>
              <w:topLinePunct w:val="0"/>
              <w:autoSpaceDE/>
              <w:autoSpaceDN/>
              <w:bidi w:val="0"/>
              <w:adjustRightInd/>
              <w:snapToGrid/>
              <w:textAlignment w:val="auto"/>
              <w:rPr>
                <w:ins w:id="1017" w:author="zhoujiansheng" w:date="2025-10-11T10:13:04Z"/>
                <w:rFonts w:hint="default"/>
                <w:lang w:val="en-US" w:eastAsia="zh-CN"/>
              </w:rPr>
            </w:pPr>
            <w:ins w:id="1018" w:author="zhoujiansheng" w:date="2025-10-11T10:13:09Z">
              <w:r>
                <w:rPr>
                  <w:rFonts w:hint="eastAsia"/>
                  <w:lang w:val="en-US" w:eastAsia="zh-CN"/>
                </w:rPr>
                <w:t>设备</w:t>
              </w:r>
            </w:ins>
            <w:ins w:id="1019" w:author="zhoujiansheng" w:date="2025-10-11T10:13:10Z">
              <w:r>
                <w:rPr>
                  <w:rFonts w:hint="eastAsia"/>
                  <w:lang w:val="en-US" w:eastAsia="zh-CN"/>
                </w:rPr>
                <w:t>子类</w:t>
              </w:r>
            </w:ins>
          </w:p>
        </w:tc>
        <w:tc>
          <w:tcPr>
            <w:tcW w:w="7656" w:type="dxa"/>
          </w:tcPr>
          <w:p>
            <w:pPr>
              <w:pStyle w:val="16"/>
              <w:keepNext w:val="0"/>
              <w:keepLines w:val="0"/>
              <w:pageBreakBefore w:val="0"/>
              <w:widowControl w:val="0"/>
              <w:kinsoku/>
              <w:wordWrap/>
              <w:overflowPunct/>
              <w:topLinePunct w:val="0"/>
              <w:autoSpaceDE/>
              <w:autoSpaceDN/>
              <w:bidi w:val="0"/>
              <w:adjustRightInd/>
              <w:snapToGrid/>
              <w:textAlignment w:val="auto"/>
              <w:rPr>
                <w:ins w:id="1020" w:author="zhoujiansheng" w:date="2025-10-11T10:13:04Z"/>
                <w:rFonts w:hint="default"/>
                <w:highlight w:val="yellow"/>
                <w:lang w:val="en-US" w:eastAsia="zh-CN"/>
              </w:rPr>
            </w:pPr>
            <w:ins w:id="1021" w:author="zhoujiansheng" w:date="2025-10-11T10:14:00Z">
              <w:r>
                <w:rPr>
                  <w:rFonts w:hint="eastAsia"/>
                  <w:highlight w:val="none"/>
                  <w:lang w:val="en-US" w:eastAsia="zh-CN"/>
                  <w:rPrChange w:id="1022" w:author="zhoujiansheng" w:date="2025-10-11T10:14:10Z">
                    <w:rPr>
                      <w:rFonts w:hint="eastAsia"/>
                      <w:highlight w:val="yellow"/>
                      <w:lang w:val="en-US" w:eastAsia="zh-CN"/>
                    </w:rPr>
                  </w:rPrChange>
                </w:rPr>
                <w:t>自动</w:t>
              </w:r>
            </w:ins>
            <w:ins w:id="1023" w:author="zhoujiansheng" w:date="2025-10-11T10:14:14Z">
              <w:r>
                <w:rPr>
                  <w:rFonts w:hint="eastAsia"/>
                  <w:highlight w:val="none"/>
                  <w:lang w:val="en-US" w:eastAsia="zh-CN"/>
                </w:rPr>
                <w:t>填充</w:t>
              </w:r>
            </w:ins>
            <w:ins w:id="1024" w:author="zhoujiansheng" w:date="2025-10-11T10:14:16Z">
              <w:r>
                <w:rPr>
                  <w:rFonts w:hint="eastAsia"/>
                  <w:highlight w:val="none"/>
                  <w:lang w:val="en-US" w:eastAsia="zh-CN"/>
                </w:rPr>
                <w:t>待</w:t>
              </w:r>
            </w:ins>
            <w:ins w:id="1025" w:author="zhoujiansheng" w:date="2025-10-11T10:14:17Z">
              <w:r>
                <w:rPr>
                  <w:rFonts w:hint="eastAsia"/>
                  <w:highlight w:val="none"/>
                  <w:lang w:val="en-US" w:eastAsia="zh-CN"/>
                </w:rPr>
                <w:t>测试</w:t>
              </w:r>
            </w:ins>
            <w:ins w:id="1026" w:author="zhoujiansheng" w:date="2025-10-11T10:14:18Z">
              <w:r>
                <w:rPr>
                  <w:rFonts w:hint="eastAsia"/>
                  <w:highlight w:val="none"/>
                  <w:lang w:val="en-US" w:eastAsia="zh-CN"/>
                </w:rPr>
                <w:t>验收的</w:t>
              </w:r>
            </w:ins>
            <w:ins w:id="1027" w:author="zhoujiansheng" w:date="2025-10-11T10:14:19Z">
              <w:r>
                <w:rPr>
                  <w:rFonts w:hint="eastAsia"/>
                  <w:highlight w:val="none"/>
                  <w:lang w:val="en-US" w:eastAsia="zh-CN"/>
                </w:rPr>
                <w:t>设备</w:t>
              </w:r>
            </w:ins>
            <w:ins w:id="1028" w:author="zhoujiansheng" w:date="2025-10-11T10:14:23Z">
              <w:r>
                <w:rPr>
                  <w:rFonts w:hint="eastAsia"/>
                  <w:highlight w:val="none"/>
                  <w:lang w:val="en-US" w:eastAsia="zh-CN"/>
                </w:rPr>
                <w:t>信息</w:t>
              </w:r>
            </w:ins>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vAlign w:val="center"/>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lang w:val="en-US" w:eastAsia="zh-CN"/>
              </w:rPr>
              <w:t>设备名称</w:t>
            </w:r>
          </w:p>
        </w:tc>
        <w:tc>
          <w:tcPr>
            <w:tcW w:w="7656" w:type="dxa"/>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lang w:val="en-US" w:eastAsia="zh-CN"/>
              </w:rPr>
              <w:t>自动填充待测试验收的设备信息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vAlign w:val="center"/>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lang w:val="en-US" w:eastAsia="zh-CN"/>
              </w:rPr>
              <w:t>信号标准名</w:t>
            </w:r>
          </w:p>
        </w:tc>
        <w:tc>
          <w:tcPr>
            <w:tcW w:w="7656" w:type="dxa"/>
          </w:tcPr>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sz w:val="21"/>
                <w:szCs w:val="21"/>
                <w:vertAlign w:val="baseline"/>
                <w:lang w:val="en-US" w:eastAsia="zh-CN"/>
              </w:rPr>
            </w:pPr>
            <w:r>
              <w:rPr>
                <w:rFonts w:hint="eastAsia"/>
                <w:lang w:val="en-US" w:eastAsia="zh-CN"/>
              </w:rPr>
              <w:t>自动填充模板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vAlign w:val="center"/>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lang w:val="en-US" w:eastAsia="zh-CN"/>
              </w:rPr>
              <w:t>信号类型</w:t>
            </w:r>
          </w:p>
        </w:tc>
        <w:tc>
          <w:tcPr>
            <w:tcW w:w="7656" w:type="dxa"/>
          </w:tcPr>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sz w:val="21"/>
                <w:szCs w:val="21"/>
                <w:vertAlign w:val="baseline"/>
                <w:lang w:val="en-US" w:eastAsia="zh-CN"/>
              </w:rPr>
            </w:pPr>
            <w:r>
              <w:rPr>
                <w:rFonts w:hint="eastAsia"/>
                <w:lang w:val="en-US" w:eastAsia="zh-CN"/>
              </w:rPr>
              <w:t>自动填充模板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vAlign w:val="center"/>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lang w:val="en-US" w:eastAsia="zh-CN"/>
              </w:rPr>
              <w:t>单位</w:t>
            </w:r>
          </w:p>
        </w:tc>
        <w:tc>
          <w:tcPr>
            <w:tcW w:w="7656" w:type="dxa"/>
          </w:tcPr>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sz w:val="21"/>
                <w:szCs w:val="21"/>
                <w:vertAlign w:val="baseline"/>
                <w:lang w:val="en-US" w:eastAsia="zh-CN"/>
              </w:rPr>
            </w:pPr>
            <w:r>
              <w:rPr>
                <w:rFonts w:hint="eastAsia"/>
                <w:lang w:val="en-US" w:eastAsia="zh-CN"/>
              </w:rPr>
              <w:t>自动填充模板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vAlign w:val="center"/>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lang w:val="en-US" w:eastAsia="zh-CN"/>
              </w:rPr>
              <w:t>是否必测</w:t>
            </w:r>
          </w:p>
        </w:tc>
        <w:tc>
          <w:tcPr>
            <w:tcW w:w="7656" w:type="dxa"/>
          </w:tcPr>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sz w:val="21"/>
                <w:szCs w:val="21"/>
                <w:vertAlign w:val="baseline"/>
                <w:lang w:val="en-US" w:eastAsia="zh-CN"/>
              </w:rPr>
            </w:pPr>
            <w:r>
              <w:rPr>
                <w:rFonts w:hint="eastAsia"/>
                <w:lang w:val="en-US" w:eastAsia="zh-CN"/>
              </w:rPr>
              <w:t>自动填充模板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vAlign w:val="center"/>
          </w:tcPr>
          <w:p>
            <w:pPr>
              <w:pStyle w:val="16"/>
              <w:keepNext w:val="0"/>
              <w:keepLines w:val="0"/>
              <w:pageBreakBefore w:val="0"/>
              <w:widowControl w:val="0"/>
              <w:kinsoku/>
              <w:wordWrap/>
              <w:overflowPunct/>
              <w:topLinePunct w:val="0"/>
              <w:autoSpaceDE/>
              <w:autoSpaceDN/>
              <w:bidi w:val="0"/>
              <w:adjustRightInd/>
              <w:snapToGrid/>
              <w:textAlignment w:val="auto"/>
              <w:rPr>
                <w:rFonts w:hint="default"/>
                <w:lang w:val="en-US" w:eastAsia="zh-CN"/>
              </w:rPr>
            </w:pPr>
            <w:r>
              <w:rPr>
                <w:rFonts w:hint="eastAsia"/>
                <w:lang w:val="en-US" w:eastAsia="zh-CN"/>
              </w:rPr>
              <w:t>判定方式</w:t>
            </w:r>
          </w:p>
        </w:tc>
        <w:tc>
          <w:tcPr>
            <w:tcW w:w="7656" w:type="dxa"/>
          </w:tcPr>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lang w:val="en-US" w:eastAsia="zh-CN"/>
              </w:rPr>
            </w:pPr>
            <w:r>
              <w:rPr>
                <w:rFonts w:hint="eastAsia"/>
                <w:lang w:val="en-US" w:eastAsia="zh-CN"/>
              </w:rPr>
              <w:t>自动填充模板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vAlign w:val="center"/>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lang w:val="en-US" w:eastAsia="zh-CN"/>
              </w:rPr>
              <w:t>达标限值</w:t>
            </w:r>
          </w:p>
        </w:tc>
        <w:tc>
          <w:tcPr>
            <w:tcW w:w="7656" w:type="dxa"/>
          </w:tcPr>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sz w:val="21"/>
                <w:szCs w:val="21"/>
                <w:vertAlign w:val="baseline"/>
                <w:lang w:val="en-US" w:eastAsia="zh-CN"/>
              </w:rPr>
            </w:pPr>
            <w:r>
              <w:rPr>
                <w:rFonts w:hint="eastAsia"/>
                <w:lang w:val="en-US" w:eastAsia="zh-CN"/>
              </w:rPr>
              <w:t>自动填充模板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1029" w:author="zhoujiansheng" w:date="2025-10-11T10:37:35Z"/>
        </w:trPr>
        <w:tc>
          <w:tcPr>
            <w:tcW w:w="2142" w:type="dxa"/>
            <w:vAlign w:val="center"/>
          </w:tcPr>
          <w:p>
            <w:pPr>
              <w:pStyle w:val="16"/>
              <w:keepNext w:val="0"/>
              <w:keepLines w:val="0"/>
              <w:pageBreakBefore w:val="0"/>
              <w:widowControl w:val="0"/>
              <w:kinsoku/>
              <w:wordWrap/>
              <w:overflowPunct/>
              <w:topLinePunct w:val="0"/>
              <w:autoSpaceDE/>
              <w:autoSpaceDN/>
              <w:bidi w:val="0"/>
              <w:adjustRightInd/>
              <w:snapToGrid/>
              <w:textAlignment w:val="auto"/>
              <w:rPr>
                <w:ins w:id="1030" w:author="zhoujiansheng" w:date="2025-10-11T10:37:35Z"/>
                <w:rFonts w:hint="default"/>
                <w:lang w:val="en-US" w:eastAsia="zh-CN"/>
              </w:rPr>
            </w:pPr>
            <w:ins w:id="1031" w:author="zhoujiansheng" w:date="2025-10-11T10:37:54Z">
              <w:r>
                <w:rPr>
                  <w:rFonts w:hint="eastAsia"/>
                  <w:lang w:val="en-US" w:eastAsia="zh-CN"/>
                </w:rPr>
                <w:t>实际</w:t>
              </w:r>
            </w:ins>
            <w:ins w:id="1032" w:author="zhoujiansheng" w:date="2025-10-11T10:37:55Z">
              <w:r>
                <w:rPr>
                  <w:rFonts w:hint="eastAsia"/>
                  <w:lang w:val="en-US" w:eastAsia="zh-CN"/>
                </w:rPr>
                <w:t>信号</w:t>
              </w:r>
            </w:ins>
            <w:ins w:id="1033" w:author="zhoujiansheng" w:date="2025-10-11T10:37:57Z">
              <w:r>
                <w:rPr>
                  <w:rFonts w:hint="eastAsia"/>
                  <w:lang w:val="en-US" w:eastAsia="zh-CN"/>
                </w:rPr>
                <w:t>名称</w:t>
              </w:r>
            </w:ins>
          </w:p>
        </w:tc>
        <w:tc>
          <w:tcPr>
            <w:tcW w:w="7656" w:type="dxa"/>
          </w:tcPr>
          <w:p>
            <w:pPr>
              <w:keepNext w:val="0"/>
              <w:keepLines w:val="0"/>
              <w:pageBreakBefore w:val="0"/>
              <w:widowControl w:val="0"/>
              <w:kinsoku/>
              <w:wordWrap/>
              <w:overflowPunct/>
              <w:topLinePunct w:val="0"/>
              <w:autoSpaceDE/>
              <w:autoSpaceDN/>
              <w:bidi w:val="0"/>
              <w:adjustRightInd/>
              <w:snapToGrid/>
              <w:ind w:firstLine="0" w:firstLineChars="0"/>
              <w:textAlignment w:val="auto"/>
              <w:rPr>
                <w:ins w:id="1034" w:author="zhoujiansheng" w:date="2025-10-11T10:37:35Z"/>
                <w:rFonts w:hint="default"/>
                <w:lang w:val="en-US" w:eastAsia="zh-CN"/>
              </w:rPr>
            </w:pPr>
            <w:ins w:id="1035" w:author="zhoujiansheng" w:date="2025-10-11T10:38:09Z">
              <w:r>
                <w:rPr>
                  <w:rFonts w:hint="eastAsia"/>
                  <w:lang w:val="en-US" w:eastAsia="zh-CN"/>
                </w:rPr>
                <w:t>填充</w:t>
              </w:r>
            </w:ins>
            <w:ins w:id="1036" w:author="zhoujiansheng" w:date="2025-10-11T10:38:14Z">
              <w:r>
                <w:rPr>
                  <w:rFonts w:hint="eastAsia"/>
                  <w:lang w:val="en-US" w:eastAsia="zh-CN"/>
                </w:rPr>
                <w:t>设备</w:t>
              </w:r>
            </w:ins>
            <w:ins w:id="1037" w:author="zhoujiansheng" w:date="2025-10-11T10:38:25Z">
              <w:r>
                <w:rPr>
                  <w:rFonts w:hint="eastAsia"/>
                  <w:lang w:val="en-US" w:eastAsia="zh-CN"/>
                </w:rPr>
                <w:t>信号</w:t>
              </w:r>
            </w:ins>
            <w:ins w:id="1038" w:author="zhoujiansheng" w:date="2025-10-11T10:38:26Z">
              <w:r>
                <w:rPr>
                  <w:rFonts w:hint="eastAsia"/>
                  <w:lang w:val="en-US" w:eastAsia="zh-CN"/>
                </w:rPr>
                <w:t>编码</w:t>
              </w:r>
            </w:ins>
            <w:ins w:id="1039" w:author="zhoujiansheng" w:date="2025-10-11T10:38:28Z">
              <w:r>
                <w:rPr>
                  <w:rFonts w:hint="eastAsia"/>
                  <w:lang w:val="en-US" w:eastAsia="zh-CN"/>
                </w:rPr>
                <w:t>对应</w:t>
              </w:r>
            </w:ins>
            <w:ins w:id="1040" w:author="zhoujiansheng" w:date="2025-10-11T10:38:48Z">
              <w:r>
                <w:rPr>
                  <w:rFonts w:hint="eastAsia"/>
                  <w:lang w:val="en-US" w:eastAsia="zh-CN"/>
                </w:rPr>
                <w:t>上送</w:t>
              </w:r>
            </w:ins>
            <w:ins w:id="1041" w:author="zhoujiansheng" w:date="2025-10-11T10:38:28Z">
              <w:r>
                <w:rPr>
                  <w:rFonts w:hint="eastAsia"/>
                  <w:lang w:val="en-US" w:eastAsia="zh-CN"/>
                </w:rPr>
                <w:t>的</w:t>
              </w:r>
            </w:ins>
            <w:ins w:id="1042" w:author="zhoujiansheng" w:date="2025-10-11T10:38:56Z">
              <w:r>
                <w:rPr>
                  <w:rFonts w:hint="eastAsia"/>
                  <w:lang w:val="en-US" w:eastAsia="zh-CN"/>
                </w:rPr>
                <w:t>实际信号</w:t>
              </w:r>
            </w:ins>
            <w:ins w:id="1043" w:author="zhoujiansheng" w:date="2025-10-11T10:38:57Z">
              <w:r>
                <w:rPr>
                  <w:rFonts w:hint="eastAsia"/>
                  <w:lang w:val="en-US" w:eastAsia="zh-CN"/>
                </w:rPr>
                <w:t>名称</w:t>
              </w:r>
            </w:ins>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vAlign w:val="center"/>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highlight w:val="none"/>
                <w:vertAlign w:val="baseline"/>
                <w:lang w:val="en-US" w:eastAsia="zh-CN"/>
              </w:rPr>
            </w:pPr>
            <w:r>
              <w:rPr>
                <w:rFonts w:hint="eastAsia"/>
                <w:sz w:val="21"/>
                <w:szCs w:val="21"/>
                <w:highlight w:val="none"/>
                <w:vertAlign w:val="baseline"/>
                <w:lang w:val="en-US" w:eastAsia="zh-CN"/>
              </w:rPr>
              <w:t>监控系统采集读数</w:t>
            </w:r>
          </w:p>
        </w:tc>
        <w:tc>
          <w:tcPr>
            <w:tcW w:w="7656" w:type="dxa"/>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填充获取到的设备实时数据，若未获取到值，显示为空</w:t>
            </w:r>
            <w:r>
              <w:commentReference w:id="6"/>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vAlign w:val="center"/>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highlight w:val="none"/>
                <w:vertAlign w:val="baseline"/>
                <w:lang w:val="en-US" w:eastAsia="zh-CN"/>
              </w:rPr>
            </w:pPr>
            <w:r>
              <w:rPr>
                <w:rFonts w:hint="eastAsia"/>
                <w:sz w:val="21"/>
                <w:szCs w:val="21"/>
                <w:highlight w:val="none"/>
                <w:vertAlign w:val="baseline"/>
                <w:lang w:val="en-US" w:eastAsia="zh-CN"/>
              </w:rPr>
              <w:t>现场实际测量读数</w:t>
            </w:r>
          </w:p>
        </w:tc>
        <w:tc>
          <w:tcPr>
            <w:tcW w:w="7656" w:type="dxa"/>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手动填写数值，数值长度不超过10位数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vAlign w:val="center"/>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highlight w:val="none"/>
                <w:vertAlign w:val="baseline"/>
                <w:lang w:val="en-US" w:eastAsia="zh-CN"/>
              </w:rPr>
            </w:pPr>
            <w:r>
              <w:rPr>
                <w:rFonts w:hint="eastAsia"/>
                <w:sz w:val="21"/>
                <w:szCs w:val="21"/>
                <w:highlight w:val="none"/>
                <w:vertAlign w:val="baseline"/>
                <w:lang w:val="en-US" w:eastAsia="zh-CN"/>
              </w:rPr>
              <w:t>测试结果</w:t>
            </w:r>
          </w:p>
        </w:tc>
        <w:tc>
          <w:tcPr>
            <w:tcW w:w="7656" w:type="dxa"/>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1、监控系统采集读数为空时，自动判定结果为未通过；</w:t>
            </w:r>
          </w:p>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2、监控系统采集读数不为空时，需填写现场实际测量读数后，根据填写内容自动判断填充结果。</w:t>
            </w:r>
          </w:p>
          <w:p>
            <w:pPr>
              <w:pStyle w:val="16"/>
              <w:keepNext w:val="0"/>
              <w:keepLines w:val="0"/>
              <w:pageBreakBefore w:val="0"/>
              <w:widowControl w:val="0"/>
              <w:numPr>
                <w:ilvl w:val="0"/>
                <w:numId w:val="42"/>
              </w:numPr>
              <w:kinsoku/>
              <w:wordWrap/>
              <w:overflowPunct/>
              <w:topLinePunct w:val="0"/>
              <w:autoSpaceDE/>
              <w:autoSpaceDN/>
              <w:bidi w:val="0"/>
              <w:adjustRightInd/>
              <w:snapToGrid/>
              <w:ind w:left="420" w:leftChars="0" w:hanging="420" w:firstLineChars="0"/>
              <w:textAlignment w:val="auto"/>
              <w:rPr>
                <w:rFonts w:hint="eastAsia"/>
                <w:sz w:val="21"/>
                <w:szCs w:val="21"/>
                <w:vertAlign w:val="baseline"/>
                <w:lang w:val="en-US" w:eastAsia="zh-CN"/>
              </w:rPr>
            </w:pPr>
            <w:r>
              <w:rPr>
                <w:rFonts w:hint="eastAsia"/>
                <w:sz w:val="21"/>
                <w:szCs w:val="21"/>
                <w:vertAlign w:val="baseline"/>
                <w:lang w:val="en-US" w:eastAsia="zh-CN"/>
              </w:rPr>
              <w:t>遥测：系统与现场采集数据的差值或差异率小于等于达标限值——通过；大于达标限值或系统采集为空——不通过</w:t>
            </w:r>
          </w:p>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（差异率=|(系统值-现场值)/现场值*100%|，若分母为0，则计算（现场值-系统值）/系统值*100%，若系统值=现场值=0，差异率=0）</w:t>
            </w:r>
          </w:p>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（差值=|系统值-现场值|）</w:t>
            </w:r>
          </w:p>
          <w:p>
            <w:pPr>
              <w:pStyle w:val="16"/>
              <w:keepNext w:val="0"/>
              <w:keepLines w:val="0"/>
              <w:pageBreakBefore w:val="0"/>
              <w:widowControl w:val="0"/>
              <w:numPr>
                <w:ilvl w:val="0"/>
                <w:numId w:val="42"/>
              </w:numPr>
              <w:kinsoku/>
              <w:wordWrap/>
              <w:overflowPunct/>
              <w:topLinePunct w:val="0"/>
              <w:autoSpaceDE/>
              <w:autoSpaceDN/>
              <w:bidi w:val="0"/>
              <w:adjustRightInd/>
              <w:snapToGrid/>
              <w:ind w:left="420" w:leftChars="0" w:hanging="420" w:firstLineChars="0"/>
              <w:textAlignment w:val="auto"/>
              <w:rPr>
                <w:rFonts w:hint="default"/>
                <w:sz w:val="21"/>
                <w:szCs w:val="21"/>
                <w:vertAlign w:val="baseline"/>
                <w:lang w:val="en-US" w:eastAsia="zh-CN"/>
              </w:rPr>
            </w:pPr>
            <w:r>
              <w:rPr>
                <w:rFonts w:hint="eastAsia"/>
                <w:sz w:val="21"/>
                <w:szCs w:val="21"/>
                <w:vertAlign w:val="baseline"/>
                <w:lang w:val="en-US" w:eastAsia="zh-CN"/>
              </w:rPr>
              <w:t>遥控、遥调、遥信、告警：系统采集与现场采集数值相同——通过；系统采集和现场采集数值不同或系统采集为空——不通过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vAlign w:val="center"/>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highlight w:val="none"/>
                <w:vertAlign w:val="baseline"/>
                <w:lang w:val="en-US" w:eastAsia="zh-CN"/>
              </w:rPr>
            </w:pPr>
            <w:r>
              <w:rPr>
                <w:rFonts w:hint="eastAsia"/>
                <w:sz w:val="21"/>
                <w:szCs w:val="21"/>
                <w:highlight w:val="none"/>
                <w:vertAlign w:val="baseline"/>
                <w:lang w:val="en-US" w:eastAsia="zh-CN"/>
              </w:rPr>
              <w:t>测试结果描述</w:t>
            </w:r>
          </w:p>
        </w:tc>
        <w:tc>
          <w:tcPr>
            <w:tcW w:w="7656" w:type="dxa"/>
          </w:tcPr>
          <w:p>
            <w:pPr>
              <w:pStyle w:val="16"/>
              <w:keepNext w:val="0"/>
              <w:keepLines w:val="0"/>
              <w:pageBreakBefore w:val="0"/>
              <w:widowControl w:val="0"/>
              <w:kinsoku/>
              <w:wordWrap/>
              <w:overflowPunct/>
              <w:topLinePunct w:val="0"/>
              <w:autoSpaceDE/>
              <w:autoSpaceDN/>
              <w:bidi w:val="0"/>
              <w:adjustRightInd/>
              <w:snapToGrid/>
              <w:textAlignment w:val="auto"/>
              <w:rPr>
                <w:rFonts w:hint="eastAsia"/>
                <w:sz w:val="21"/>
                <w:szCs w:val="21"/>
                <w:vertAlign w:val="baseline"/>
                <w:lang w:val="en-US" w:eastAsia="zh-CN"/>
              </w:rPr>
            </w:pPr>
            <w:r>
              <w:rPr>
                <w:rFonts w:hint="eastAsia"/>
                <w:sz w:val="21"/>
                <w:szCs w:val="21"/>
                <w:vertAlign w:val="baseline"/>
                <w:lang w:val="en-US" w:eastAsia="zh-CN"/>
              </w:rPr>
              <w:t>根据测试结果判定是否需要填写。</w:t>
            </w:r>
          </w:p>
          <w:p>
            <w:pPr>
              <w:pStyle w:val="16"/>
              <w:keepNext w:val="0"/>
              <w:keepLines w:val="0"/>
              <w:pageBreakBefore w:val="0"/>
              <w:widowControl w:val="0"/>
              <w:kinsoku/>
              <w:wordWrap/>
              <w:overflowPunct/>
              <w:topLinePunct w:val="0"/>
              <w:autoSpaceDE/>
              <w:autoSpaceDN/>
              <w:bidi w:val="0"/>
              <w:adjustRightInd/>
              <w:snapToGrid/>
              <w:textAlignment w:val="auto"/>
              <w:rPr>
                <w:rFonts w:hint="eastAsia"/>
                <w:sz w:val="21"/>
                <w:szCs w:val="21"/>
                <w:vertAlign w:val="baseline"/>
                <w:lang w:val="en-US" w:eastAsia="zh-CN"/>
              </w:rPr>
            </w:pPr>
            <w:r>
              <w:rPr>
                <w:rFonts w:hint="eastAsia"/>
                <w:sz w:val="21"/>
                <w:szCs w:val="21"/>
                <w:vertAlign w:val="baseline"/>
                <w:lang w:val="en-US" w:eastAsia="zh-CN"/>
              </w:rPr>
              <w:t>通过：不解锁，无需填写，该字段为空。</w:t>
            </w:r>
          </w:p>
          <w:p>
            <w:pPr>
              <w:pStyle w:val="16"/>
              <w:keepNext w:val="0"/>
              <w:keepLines w:val="0"/>
              <w:pageBreakBefore w:val="0"/>
              <w:widowControl w:val="0"/>
              <w:kinsoku/>
              <w:wordWrap/>
              <w:overflowPunct/>
              <w:topLinePunct w:val="0"/>
              <w:autoSpaceDE/>
              <w:autoSpaceDN/>
              <w:bidi w:val="0"/>
              <w:adjustRightInd/>
              <w:snapToGrid/>
              <w:textAlignment w:val="auto"/>
              <w:rPr>
                <w:rFonts w:hint="eastAsia"/>
                <w:sz w:val="21"/>
                <w:szCs w:val="21"/>
                <w:vertAlign w:val="baseline"/>
                <w:lang w:val="en-US" w:eastAsia="zh-CN"/>
              </w:rPr>
            </w:pPr>
            <w:r>
              <w:rPr>
                <w:rFonts w:hint="eastAsia"/>
                <w:sz w:val="21"/>
                <w:szCs w:val="21"/>
                <w:vertAlign w:val="baseline"/>
                <w:lang w:val="en-US" w:eastAsia="zh-CN"/>
              </w:rPr>
              <w:t>不通过：解锁&amp;必填，</w:t>
            </w:r>
            <w:commentRangeStart w:id="7"/>
            <w:r>
              <w:rPr>
                <w:rFonts w:hint="eastAsia"/>
                <w:sz w:val="21"/>
                <w:szCs w:val="21"/>
                <w:vertAlign w:val="baseline"/>
                <w:lang w:val="en-US" w:eastAsia="zh-CN"/>
              </w:rPr>
              <w:t>下拉可选</w:t>
            </w:r>
            <w:commentRangeEnd w:id="7"/>
            <w:r>
              <w:commentReference w:id="7"/>
            </w:r>
            <w:r>
              <w:rPr>
                <w:rFonts w:hint="eastAsia"/>
                <w:sz w:val="21"/>
                <w:szCs w:val="21"/>
                <w:vertAlign w:val="baseline"/>
                <w:lang w:val="en-US" w:eastAsia="zh-CN"/>
              </w:rPr>
              <w:t>。解锁后默认空值。根据不同信号类型，选项不同，对应选项如下：</w:t>
            </w:r>
          </w:p>
          <w:p>
            <w:pPr>
              <w:pStyle w:val="16"/>
              <w:keepNext w:val="0"/>
              <w:keepLines w:val="0"/>
              <w:pageBreakBefore w:val="0"/>
              <w:widowControl w:val="0"/>
              <w:numPr>
                <w:ilvl w:val="0"/>
                <w:numId w:val="43"/>
              </w:numPr>
              <w:kinsoku/>
              <w:wordWrap/>
              <w:overflowPunct/>
              <w:topLinePunct w:val="0"/>
              <w:autoSpaceDE/>
              <w:autoSpaceDN/>
              <w:bidi w:val="0"/>
              <w:adjustRightInd/>
              <w:snapToGrid/>
              <w:ind w:left="420" w:leftChars="0" w:hanging="420" w:firstLineChars="0"/>
              <w:textAlignment w:val="auto"/>
              <w:rPr>
                <w:rFonts w:hint="eastAsia"/>
                <w:sz w:val="21"/>
                <w:szCs w:val="21"/>
                <w:vertAlign w:val="baseline"/>
                <w:lang w:val="en-US" w:eastAsia="zh-CN"/>
              </w:rPr>
            </w:pPr>
            <w:r>
              <w:rPr>
                <w:rFonts w:hint="eastAsia"/>
                <w:sz w:val="21"/>
                <w:szCs w:val="21"/>
                <w:vertAlign w:val="baseline"/>
                <w:lang w:val="en-US" w:eastAsia="zh-CN"/>
              </w:rPr>
              <w:t>遥测：1、偏差过大2、协议无此信号3、模板无此信号</w:t>
            </w:r>
          </w:p>
          <w:p>
            <w:pPr>
              <w:pStyle w:val="16"/>
              <w:keepNext w:val="0"/>
              <w:keepLines w:val="0"/>
              <w:pageBreakBefore w:val="0"/>
              <w:widowControl w:val="0"/>
              <w:numPr>
                <w:ilvl w:val="0"/>
                <w:numId w:val="43"/>
              </w:numPr>
              <w:kinsoku/>
              <w:wordWrap/>
              <w:overflowPunct/>
              <w:topLinePunct w:val="0"/>
              <w:autoSpaceDE/>
              <w:autoSpaceDN/>
              <w:bidi w:val="0"/>
              <w:adjustRightInd/>
              <w:snapToGrid/>
              <w:ind w:left="420" w:leftChars="0" w:hanging="420" w:firstLineChars="0"/>
              <w:textAlignment w:val="auto"/>
              <w:rPr>
                <w:rFonts w:hint="eastAsia"/>
                <w:sz w:val="21"/>
                <w:szCs w:val="21"/>
                <w:vertAlign w:val="baseline"/>
                <w:lang w:val="en-US" w:eastAsia="zh-CN"/>
              </w:rPr>
            </w:pPr>
            <w:r>
              <w:rPr>
                <w:rFonts w:hint="eastAsia"/>
                <w:sz w:val="21"/>
                <w:szCs w:val="21"/>
                <w:vertAlign w:val="baseline"/>
                <w:lang w:val="en-US" w:eastAsia="zh-CN"/>
              </w:rPr>
              <w:t>遥控、遥调：1、无法控制2、协议无此信号3、模板无此信号</w:t>
            </w:r>
          </w:p>
          <w:p>
            <w:pPr>
              <w:pStyle w:val="16"/>
              <w:keepNext w:val="0"/>
              <w:keepLines w:val="0"/>
              <w:pageBreakBefore w:val="0"/>
              <w:widowControl w:val="0"/>
              <w:numPr>
                <w:ilvl w:val="0"/>
                <w:numId w:val="43"/>
              </w:numPr>
              <w:kinsoku/>
              <w:wordWrap/>
              <w:overflowPunct/>
              <w:topLinePunct w:val="0"/>
              <w:autoSpaceDE/>
              <w:autoSpaceDN/>
              <w:bidi w:val="0"/>
              <w:adjustRightInd/>
              <w:snapToGrid/>
              <w:ind w:left="420" w:leftChars="0" w:hanging="420" w:firstLineChars="0"/>
              <w:textAlignment w:val="auto"/>
              <w:rPr>
                <w:rFonts w:hint="eastAsia"/>
                <w:sz w:val="21"/>
                <w:szCs w:val="21"/>
                <w:vertAlign w:val="baseline"/>
                <w:lang w:val="en-US" w:eastAsia="zh-CN"/>
              </w:rPr>
            </w:pPr>
            <w:r>
              <w:rPr>
                <w:rFonts w:hint="eastAsia"/>
                <w:sz w:val="21"/>
                <w:szCs w:val="21"/>
                <w:vertAlign w:val="baseline"/>
                <w:lang w:val="en-US" w:eastAsia="zh-CN"/>
              </w:rPr>
              <w:t>遥信：1、状态不准2、协议无此信号3、模板无此信号</w:t>
            </w:r>
          </w:p>
          <w:p>
            <w:pPr>
              <w:pStyle w:val="16"/>
              <w:keepNext w:val="0"/>
              <w:keepLines w:val="0"/>
              <w:pageBreakBefore w:val="0"/>
              <w:widowControl w:val="0"/>
              <w:numPr>
                <w:ilvl w:val="0"/>
                <w:numId w:val="43"/>
              </w:numPr>
              <w:kinsoku/>
              <w:wordWrap/>
              <w:overflowPunct/>
              <w:topLinePunct w:val="0"/>
              <w:autoSpaceDE/>
              <w:autoSpaceDN/>
              <w:bidi w:val="0"/>
              <w:adjustRightInd/>
              <w:snapToGrid/>
              <w:ind w:left="420" w:leftChars="0" w:hanging="420" w:firstLineChars="0"/>
              <w:textAlignment w:val="auto"/>
              <w:rPr>
                <w:rFonts w:hint="default"/>
                <w:sz w:val="21"/>
                <w:szCs w:val="21"/>
                <w:vertAlign w:val="baseline"/>
                <w:lang w:val="en-US" w:eastAsia="zh-CN"/>
              </w:rPr>
            </w:pPr>
            <w:r>
              <w:rPr>
                <w:rFonts w:hint="eastAsia"/>
                <w:sz w:val="21"/>
                <w:szCs w:val="21"/>
                <w:vertAlign w:val="baseline"/>
                <w:lang w:val="en-US" w:eastAsia="zh-CN"/>
              </w:rPr>
              <w:t>告警：1、无法模拟2、无法测试3、协议无此告警4、模板无此告警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vAlign w:val="center"/>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highlight w:val="none"/>
                <w:vertAlign w:val="baseline"/>
                <w:lang w:val="en-US" w:eastAsia="zh-CN"/>
              </w:rPr>
            </w:pPr>
            <w:r>
              <w:rPr>
                <w:rFonts w:hint="eastAsia"/>
                <w:sz w:val="21"/>
                <w:szCs w:val="21"/>
                <w:highlight w:val="none"/>
                <w:vertAlign w:val="baseline"/>
                <w:lang w:val="en-US" w:eastAsia="zh-CN"/>
              </w:rPr>
              <w:t>备注</w:t>
            </w:r>
          </w:p>
        </w:tc>
        <w:tc>
          <w:tcPr>
            <w:tcW w:w="7656" w:type="dxa"/>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手动输入，不超过100个字</w:t>
            </w:r>
          </w:p>
        </w:tc>
      </w:tr>
    </w:tbl>
    <w:p>
      <w:pPr>
        <w:rPr>
          <w:rFonts w:hint="eastAsia"/>
          <w:lang w:val="en-US" w:eastAsia="zh-CN"/>
        </w:rPr>
      </w:pPr>
    </w:p>
    <w:p>
      <w:pPr>
        <w:pStyle w:val="14"/>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eastAsia="宋体"/>
          <w:lang w:val="en-US" w:eastAsia="zh-CN"/>
        </w:rPr>
      </w:pPr>
      <w:r>
        <w:t>表</w:t>
      </w:r>
      <w:r>
        <w:fldChar w:fldCharType="begin"/>
      </w:r>
      <w:r>
        <w:instrText xml:space="preserve"> SEQ 表 \* ARABIC </w:instrText>
      </w:r>
      <w:r>
        <w:fldChar w:fldCharType="separate"/>
      </w:r>
      <w:r>
        <w:t>1</w:t>
      </w:r>
      <w:r>
        <w:fldChar w:fldCharType="end"/>
      </w:r>
      <w:r>
        <w:rPr>
          <w:rFonts w:hint="eastAsia"/>
          <w:lang w:val="en-US" w:eastAsia="zh-CN"/>
        </w:rPr>
        <w:t>设备动环告警信号验收测试样例表</w:t>
      </w:r>
    </w:p>
    <w:p>
      <w:r>
        <w:drawing>
          <wp:inline distT="0" distB="0" distL="114300" distR="114300">
            <wp:extent cx="6188075" cy="655320"/>
            <wp:effectExtent l="0" t="0" r="14605" b="0"/>
            <wp:docPr id="1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5"/>
                    <pic:cNvPicPr>
                      <a:picLocks noChangeAspect="1"/>
                    </pic:cNvPicPr>
                  </pic:nvPicPr>
                  <pic:blipFill>
                    <a:blip r:embed="rId32"/>
                    <a:stretch>
                      <a:fillRect/>
                    </a:stretch>
                  </pic:blipFill>
                  <pic:spPr>
                    <a:xfrm>
                      <a:off x="0" y="0"/>
                      <a:ext cx="6188075" cy="655320"/>
                    </a:xfrm>
                    <a:prstGeom prst="rect">
                      <a:avLst/>
                    </a:prstGeom>
                    <a:noFill/>
                    <a:ln>
                      <a:noFill/>
                    </a:ln>
                  </pic:spPr>
                </pic:pic>
              </a:graphicData>
            </a:graphic>
          </wp:inline>
        </w:drawing>
      </w:r>
    </w:p>
    <w:p>
      <w:pPr>
        <w:rPr>
          <w:rFonts w:hint="default"/>
          <w:lang w:val="en-US" w:eastAsia="zh-CN"/>
        </w:rPr>
      </w:pPr>
      <w:r>
        <w:rPr>
          <w:rFonts w:hint="eastAsia"/>
          <w:lang w:val="en-US" w:eastAsia="zh-CN"/>
        </w:rPr>
        <w:t>设备动环及告警验收测试表填写完成后可提交至市公司动力班长处审批。</w:t>
      </w:r>
      <w:del w:id="1044" w:author="zhoujiansheng" w:date="2025-10-11T11:31:41Z">
        <w:r>
          <w:rPr>
            <w:rFonts w:hint="eastAsia"/>
            <w:lang w:val="en-US" w:eastAsia="zh-CN"/>
          </w:rPr>
          <w:delText>（当前节点在申请人处，无驳回选项）</w:delText>
        </w:r>
      </w:del>
      <w:ins w:id="1045" w:author="zhoujiansheng" w:date="2025-10-11T11:31:45Z">
        <w:r>
          <w:rPr>
            <w:rFonts w:hint="eastAsia"/>
            <w:lang w:val="en-US" w:eastAsia="zh-CN"/>
          </w:rPr>
          <w:t>若</w:t>
        </w:r>
      </w:ins>
      <w:ins w:id="1046" w:author="zhoujiansheng" w:date="2025-10-11T11:31:49Z">
        <w:r>
          <w:rPr>
            <w:rFonts w:hint="eastAsia"/>
            <w:lang w:val="en-US" w:eastAsia="zh-CN"/>
          </w:rPr>
          <w:t>验收</w:t>
        </w:r>
      </w:ins>
      <w:ins w:id="1047" w:author="zhoujiansheng" w:date="2025-10-11T11:31:50Z">
        <w:r>
          <w:rPr>
            <w:rFonts w:hint="eastAsia"/>
            <w:lang w:val="en-US" w:eastAsia="zh-CN"/>
          </w:rPr>
          <w:t>测试</w:t>
        </w:r>
      </w:ins>
      <w:ins w:id="1048" w:author="zhoujiansheng" w:date="2025-10-11T11:31:51Z">
        <w:r>
          <w:rPr>
            <w:rFonts w:hint="eastAsia"/>
            <w:lang w:val="en-US" w:eastAsia="zh-CN"/>
          </w:rPr>
          <w:t>结果</w:t>
        </w:r>
      </w:ins>
      <w:ins w:id="1049" w:author="zhoujiansheng" w:date="2025-10-11T11:31:53Z">
        <w:r>
          <w:rPr>
            <w:rFonts w:hint="eastAsia"/>
            <w:lang w:val="en-US" w:eastAsia="zh-CN"/>
          </w:rPr>
          <w:t>不通过，</w:t>
        </w:r>
      </w:ins>
      <w:ins w:id="1050" w:author="zhoujiansheng" w:date="2025-10-11T11:31:54Z">
        <w:r>
          <w:rPr>
            <w:rFonts w:hint="eastAsia"/>
            <w:lang w:val="en-US" w:eastAsia="zh-CN"/>
          </w:rPr>
          <w:t>申请</w:t>
        </w:r>
      </w:ins>
      <w:ins w:id="1051" w:author="zhoujiansheng" w:date="2025-10-11T11:31:55Z">
        <w:r>
          <w:rPr>
            <w:rFonts w:hint="eastAsia"/>
            <w:lang w:val="en-US" w:eastAsia="zh-CN"/>
          </w:rPr>
          <w:t>人</w:t>
        </w:r>
      </w:ins>
      <w:ins w:id="1052" w:author="zhoujiansheng" w:date="2025-10-11T11:31:56Z">
        <w:r>
          <w:rPr>
            <w:rFonts w:hint="eastAsia"/>
            <w:lang w:val="en-US" w:eastAsia="zh-CN"/>
          </w:rPr>
          <w:t>可</w:t>
        </w:r>
      </w:ins>
      <w:ins w:id="1053" w:author="zhoujiansheng" w:date="2025-10-11T11:32:01Z">
        <w:r>
          <w:rPr>
            <w:rFonts w:hint="eastAsia"/>
            <w:lang w:val="en-US" w:eastAsia="zh-CN"/>
          </w:rPr>
          <w:t>将</w:t>
        </w:r>
      </w:ins>
      <w:ins w:id="1054" w:author="zhoujiansheng" w:date="2025-10-11T11:32:04Z">
        <w:r>
          <w:rPr>
            <w:rFonts w:hint="eastAsia"/>
            <w:lang w:val="en-US" w:eastAsia="zh-CN"/>
          </w:rPr>
          <w:t>工单</w:t>
        </w:r>
      </w:ins>
      <w:ins w:id="1055" w:author="zhoujiansheng" w:date="2025-10-11T11:32:10Z">
        <w:r>
          <w:rPr>
            <w:rFonts w:hint="eastAsia"/>
            <w:lang w:val="en-US" w:eastAsia="zh-CN"/>
          </w:rPr>
          <w:t>申请</w:t>
        </w:r>
      </w:ins>
      <w:ins w:id="1056" w:author="zhoujiansheng" w:date="2025-10-11T11:32:11Z">
        <w:r>
          <w:rPr>
            <w:rFonts w:hint="eastAsia"/>
            <w:lang w:val="en-US" w:eastAsia="zh-CN"/>
          </w:rPr>
          <w:t>退回</w:t>
        </w:r>
      </w:ins>
      <w:ins w:id="1057" w:author="zhoujiansheng" w:date="2025-10-11T11:32:22Z">
        <w:r>
          <w:rPr>
            <w:rFonts w:hint="eastAsia"/>
            <w:lang w:val="en-US" w:eastAsia="zh-CN"/>
          </w:rPr>
          <w:t>至</w:t>
        </w:r>
      </w:ins>
      <w:ins w:id="1058" w:author="zhoujiansheng" w:date="2025-10-11T11:32:24Z">
        <w:r>
          <w:rPr>
            <w:rFonts w:hint="eastAsia"/>
            <w:lang w:val="en-US" w:eastAsia="zh-CN"/>
          </w:rPr>
          <w:t>割接</w:t>
        </w:r>
      </w:ins>
      <w:ins w:id="1059" w:author="zhoujiansheng" w:date="2025-10-11T11:32:26Z">
        <w:r>
          <w:rPr>
            <w:rFonts w:hint="eastAsia"/>
            <w:lang w:val="en-US" w:eastAsia="zh-CN"/>
          </w:rPr>
          <w:t>负责</w:t>
        </w:r>
      </w:ins>
      <w:ins w:id="1060" w:author="zhoujiansheng" w:date="2025-10-11T11:32:30Z">
        <w:r>
          <w:rPr>
            <w:rFonts w:hint="eastAsia"/>
            <w:lang w:val="en-US" w:eastAsia="zh-CN"/>
          </w:rPr>
          <w:t>人</w:t>
        </w:r>
      </w:ins>
      <w:ins w:id="1061" w:author="zhoujiansheng" w:date="2025-10-11T11:32:32Z">
        <w:r>
          <w:rPr>
            <w:rFonts w:hint="eastAsia"/>
            <w:lang w:val="en-US" w:eastAsia="zh-CN"/>
          </w:rPr>
          <w:t>，</w:t>
        </w:r>
      </w:ins>
      <w:ins w:id="1062" w:author="zhoujiansheng" w:date="2025-10-11T11:32:35Z">
        <w:r>
          <w:rPr>
            <w:rFonts w:hint="eastAsia"/>
            <w:lang w:val="en-US" w:eastAsia="zh-CN"/>
          </w:rPr>
          <w:t>由</w:t>
        </w:r>
      </w:ins>
      <w:ins w:id="1063" w:author="zhoujiansheng" w:date="2025-10-11T11:32:38Z">
        <w:r>
          <w:rPr>
            <w:rFonts w:hint="eastAsia"/>
            <w:lang w:val="en-US" w:eastAsia="zh-CN"/>
          </w:rPr>
          <w:t>割接</w:t>
        </w:r>
      </w:ins>
      <w:ins w:id="1064" w:author="zhoujiansheng" w:date="2025-10-11T11:32:39Z">
        <w:r>
          <w:rPr>
            <w:rFonts w:hint="eastAsia"/>
            <w:lang w:val="en-US" w:eastAsia="zh-CN"/>
          </w:rPr>
          <w:t>负责人</w:t>
        </w:r>
      </w:ins>
      <w:ins w:id="1065" w:author="zhoujiansheng" w:date="2025-10-11T11:32:41Z">
        <w:r>
          <w:rPr>
            <w:rFonts w:hint="eastAsia"/>
            <w:lang w:val="en-US" w:eastAsia="zh-CN"/>
          </w:rPr>
          <w:t>取消</w:t>
        </w:r>
      </w:ins>
      <w:ins w:id="1066" w:author="zhoujiansheng" w:date="2025-10-11T11:32:45Z">
        <w:r>
          <w:rPr>
            <w:rFonts w:hint="eastAsia"/>
            <w:lang w:val="en-US" w:eastAsia="zh-CN"/>
          </w:rPr>
          <w:t>设备</w:t>
        </w:r>
      </w:ins>
      <w:ins w:id="1067" w:author="zhoujiansheng" w:date="2025-10-11T11:32:48Z">
        <w:r>
          <w:rPr>
            <w:rFonts w:hint="eastAsia"/>
            <w:lang w:val="en-US" w:eastAsia="zh-CN"/>
          </w:rPr>
          <w:t>预割接。</w:t>
        </w:r>
      </w:ins>
      <w:ins w:id="1068" w:author="zhoujiansheng" w:date="2025-10-11T11:32:59Z">
        <w:r>
          <w:rPr>
            <w:rFonts w:hint="eastAsia"/>
            <w:lang w:val="en-US" w:eastAsia="zh-CN"/>
          </w:rPr>
          <w:t>取消</w:t>
        </w:r>
      </w:ins>
      <w:ins w:id="1069" w:author="zhoujiansheng" w:date="2025-10-11T11:33:01Z">
        <w:r>
          <w:rPr>
            <w:rFonts w:hint="eastAsia"/>
            <w:lang w:val="en-US" w:eastAsia="zh-CN"/>
          </w:rPr>
          <w:t>预割接</w:t>
        </w:r>
      </w:ins>
      <w:ins w:id="1070" w:author="zhoujiansheng" w:date="2025-10-11T11:33:02Z">
        <w:r>
          <w:rPr>
            <w:rFonts w:hint="eastAsia"/>
            <w:lang w:val="en-US" w:eastAsia="zh-CN"/>
          </w:rPr>
          <w:t>后，</w:t>
        </w:r>
      </w:ins>
      <w:ins w:id="1071" w:author="zhoujiansheng" w:date="2025-10-11T11:33:04Z">
        <w:r>
          <w:rPr>
            <w:rFonts w:hint="eastAsia"/>
            <w:lang w:val="en-US" w:eastAsia="zh-CN"/>
          </w:rPr>
          <w:t>重新</w:t>
        </w:r>
      </w:ins>
      <w:ins w:id="1072" w:author="zhoujiansheng" w:date="2025-10-11T11:33:05Z">
        <w:r>
          <w:rPr>
            <w:rFonts w:hint="eastAsia"/>
            <w:lang w:val="en-US" w:eastAsia="zh-CN"/>
          </w:rPr>
          <w:t>退回</w:t>
        </w:r>
      </w:ins>
      <w:ins w:id="1073" w:author="zhoujiansheng" w:date="2025-10-11T11:33:06Z">
        <w:r>
          <w:rPr>
            <w:rFonts w:hint="eastAsia"/>
            <w:lang w:val="en-US" w:eastAsia="zh-CN"/>
          </w:rPr>
          <w:t>到</w:t>
        </w:r>
      </w:ins>
      <w:ins w:id="1074" w:author="zhoujiansheng" w:date="2025-10-11T11:33:12Z">
        <w:r>
          <w:rPr>
            <w:rFonts w:hint="eastAsia"/>
            <w:lang w:val="en-US" w:eastAsia="zh-CN"/>
          </w:rPr>
          <w:t>工单</w:t>
        </w:r>
      </w:ins>
      <w:ins w:id="1075" w:author="zhoujiansheng" w:date="2025-10-11T11:33:13Z">
        <w:r>
          <w:rPr>
            <w:rFonts w:hint="eastAsia"/>
            <w:lang w:val="en-US" w:eastAsia="zh-CN"/>
          </w:rPr>
          <w:t>申请</w:t>
        </w:r>
      </w:ins>
      <w:ins w:id="1076" w:author="zhoujiansheng" w:date="2025-10-11T11:33:15Z">
        <w:r>
          <w:rPr>
            <w:rFonts w:hint="eastAsia"/>
            <w:lang w:val="en-US" w:eastAsia="zh-CN"/>
          </w:rPr>
          <w:t>环节。</w:t>
        </w:r>
      </w:ins>
      <w:ins w:id="1077" w:author="zhoujiansheng" w:date="2025-10-11T11:33:45Z">
        <w:r>
          <w:rPr>
            <w:rFonts w:hint="eastAsia"/>
            <w:lang w:val="en-US" w:eastAsia="zh-CN"/>
          </w:rPr>
          <w:t>若</w:t>
        </w:r>
      </w:ins>
      <w:ins w:id="1078" w:author="zhoujiansheng" w:date="2025-10-11T11:33:48Z">
        <w:r>
          <w:rPr>
            <w:rFonts w:hint="eastAsia"/>
            <w:lang w:val="en-US" w:eastAsia="zh-CN"/>
          </w:rPr>
          <w:t>验收</w:t>
        </w:r>
      </w:ins>
      <w:ins w:id="1079" w:author="zhoujiansheng" w:date="2025-10-11T11:33:49Z">
        <w:r>
          <w:rPr>
            <w:rFonts w:hint="eastAsia"/>
            <w:lang w:val="en-US" w:eastAsia="zh-CN"/>
          </w:rPr>
          <w:t>测试</w:t>
        </w:r>
      </w:ins>
      <w:ins w:id="1080" w:author="zhoujiansheng" w:date="2025-10-11T11:33:54Z">
        <w:r>
          <w:rPr>
            <w:rFonts w:hint="eastAsia"/>
            <w:lang w:val="en-US" w:eastAsia="zh-CN"/>
          </w:rPr>
          <w:t>环节</w:t>
        </w:r>
      </w:ins>
      <w:ins w:id="1081" w:author="zhoujiansheng" w:date="2025-10-11T11:33:56Z">
        <w:r>
          <w:rPr>
            <w:rFonts w:hint="eastAsia"/>
            <w:lang w:val="en-US" w:eastAsia="zh-CN"/>
          </w:rPr>
          <w:t>超时</w:t>
        </w:r>
      </w:ins>
      <w:ins w:id="1082" w:author="zhoujiansheng" w:date="2025-10-11T11:34:01Z">
        <w:r>
          <w:rPr>
            <w:rFonts w:hint="eastAsia"/>
            <w:lang w:val="en-US" w:eastAsia="zh-CN"/>
          </w:rPr>
          <w:t>，</w:t>
        </w:r>
      </w:ins>
      <w:ins w:id="1083" w:author="zhoujiansheng" w:date="2025-10-11T11:34:04Z">
        <w:r>
          <w:rPr>
            <w:rFonts w:hint="eastAsia"/>
            <w:lang w:val="en-US" w:eastAsia="zh-CN"/>
          </w:rPr>
          <w:t>工单</w:t>
        </w:r>
      </w:ins>
      <w:ins w:id="1084" w:author="zhoujiansheng" w:date="2025-10-11T11:34:05Z">
        <w:r>
          <w:rPr>
            <w:rFonts w:hint="eastAsia"/>
            <w:lang w:val="en-US" w:eastAsia="zh-CN"/>
          </w:rPr>
          <w:t>自动</w:t>
        </w:r>
      </w:ins>
      <w:ins w:id="1085" w:author="zhoujiansheng" w:date="2025-10-11T11:34:06Z">
        <w:r>
          <w:rPr>
            <w:rFonts w:hint="eastAsia"/>
            <w:lang w:val="en-US" w:eastAsia="zh-CN"/>
          </w:rPr>
          <w:t>退回</w:t>
        </w:r>
      </w:ins>
      <w:ins w:id="1086" w:author="zhoujiansheng" w:date="2025-10-11T11:34:08Z">
        <w:r>
          <w:rPr>
            <w:rFonts w:hint="eastAsia"/>
            <w:lang w:val="en-US" w:eastAsia="zh-CN"/>
          </w:rPr>
          <w:t>至</w:t>
        </w:r>
      </w:ins>
      <w:ins w:id="1087" w:author="zhoujiansheng" w:date="2025-10-11T11:34:27Z">
        <w:r>
          <w:rPr>
            <w:rFonts w:hint="eastAsia"/>
            <w:lang w:val="en-US" w:eastAsia="zh-CN"/>
          </w:rPr>
          <w:t>割接</w:t>
        </w:r>
      </w:ins>
      <w:ins w:id="1088" w:author="zhoujiansheng" w:date="2025-10-11T11:34:28Z">
        <w:r>
          <w:rPr>
            <w:rFonts w:hint="eastAsia"/>
            <w:lang w:val="en-US" w:eastAsia="zh-CN"/>
          </w:rPr>
          <w:t>负责</w:t>
        </w:r>
      </w:ins>
      <w:ins w:id="1089" w:author="zhoujiansheng" w:date="2025-10-11T11:34:30Z">
        <w:r>
          <w:rPr>
            <w:rFonts w:hint="eastAsia"/>
            <w:lang w:val="en-US" w:eastAsia="zh-CN"/>
          </w:rPr>
          <w:t>人，</w:t>
        </w:r>
      </w:ins>
      <w:ins w:id="1090" w:author="zhoujiansheng" w:date="2025-10-11T11:34:34Z">
        <w:r>
          <w:rPr>
            <w:rFonts w:hint="eastAsia"/>
            <w:lang w:val="en-US" w:eastAsia="zh-CN"/>
          </w:rPr>
          <w:t>由</w:t>
        </w:r>
      </w:ins>
      <w:ins w:id="1091" w:author="zhoujiansheng" w:date="2025-10-11T11:34:36Z">
        <w:r>
          <w:rPr>
            <w:rFonts w:hint="eastAsia"/>
            <w:lang w:val="en-US" w:eastAsia="zh-CN"/>
          </w:rPr>
          <w:t>割接</w:t>
        </w:r>
      </w:ins>
      <w:ins w:id="1092" w:author="zhoujiansheng" w:date="2025-10-11T11:34:38Z">
        <w:r>
          <w:rPr>
            <w:rFonts w:hint="eastAsia"/>
            <w:lang w:val="en-US" w:eastAsia="zh-CN"/>
          </w:rPr>
          <w:t>负责人</w:t>
        </w:r>
      </w:ins>
      <w:ins w:id="1093" w:author="zhoujiansheng" w:date="2025-10-11T11:34:40Z">
        <w:r>
          <w:rPr>
            <w:rFonts w:hint="eastAsia"/>
            <w:lang w:val="en-US" w:eastAsia="zh-CN"/>
          </w:rPr>
          <w:t>取消</w:t>
        </w:r>
      </w:ins>
      <w:ins w:id="1094" w:author="zhoujiansheng" w:date="2025-10-11T11:34:41Z">
        <w:r>
          <w:rPr>
            <w:rFonts w:hint="eastAsia"/>
            <w:lang w:val="en-US" w:eastAsia="zh-CN"/>
          </w:rPr>
          <w:t>预割接</w:t>
        </w:r>
      </w:ins>
      <w:ins w:id="1095" w:author="zhoujiansheng" w:date="2025-10-11T11:34:42Z">
        <w:r>
          <w:rPr>
            <w:rFonts w:hint="eastAsia"/>
            <w:lang w:val="en-US" w:eastAsia="zh-CN"/>
          </w:rPr>
          <w:t>。</w:t>
        </w:r>
      </w:ins>
      <w:ins w:id="1096" w:author="zhoujiansheng" w:date="2025-10-11T11:34:59Z">
        <w:r>
          <w:rPr>
            <w:rFonts w:hint="eastAsia"/>
            <w:lang w:val="en-US" w:eastAsia="zh-CN"/>
          </w:rPr>
          <w:t>由于</w:t>
        </w:r>
      </w:ins>
      <w:ins w:id="1097" w:author="zhoujiansheng" w:date="2025-10-11T11:35:00Z">
        <w:r>
          <w:rPr>
            <w:rFonts w:hint="eastAsia"/>
            <w:lang w:val="en-US" w:eastAsia="zh-CN"/>
          </w:rPr>
          <w:t>超时</w:t>
        </w:r>
      </w:ins>
      <w:ins w:id="1098" w:author="zhoujiansheng" w:date="2025-10-11T11:35:01Z">
        <w:r>
          <w:rPr>
            <w:rFonts w:hint="eastAsia"/>
            <w:lang w:val="en-US" w:eastAsia="zh-CN"/>
          </w:rPr>
          <w:t>自动</w:t>
        </w:r>
      </w:ins>
      <w:ins w:id="1099" w:author="zhoujiansheng" w:date="2025-10-11T11:35:04Z">
        <w:r>
          <w:rPr>
            <w:rFonts w:hint="eastAsia"/>
            <w:lang w:val="en-US" w:eastAsia="zh-CN"/>
          </w:rPr>
          <w:t>退回的</w:t>
        </w:r>
      </w:ins>
      <w:ins w:id="1100" w:author="zhoujiansheng" w:date="2025-10-11T11:35:05Z">
        <w:r>
          <w:rPr>
            <w:rFonts w:hint="eastAsia"/>
            <w:lang w:val="en-US" w:eastAsia="zh-CN"/>
          </w:rPr>
          <w:t>工单</w:t>
        </w:r>
      </w:ins>
      <w:ins w:id="1101" w:author="zhoujiansheng" w:date="2025-10-11T11:35:06Z">
        <w:r>
          <w:rPr>
            <w:rFonts w:hint="eastAsia"/>
            <w:lang w:val="en-US" w:eastAsia="zh-CN"/>
          </w:rPr>
          <w:t>，</w:t>
        </w:r>
      </w:ins>
      <w:ins w:id="1102" w:author="zhoujiansheng" w:date="2025-10-11T11:35:08Z">
        <w:r>
          <w:rPr>
            <w:rFonts w:hint="eastAsia"/>
            <w:lang w:val="en-US" w:eastAsia="zh-CN"/>
          </w:rPr>
          <w:t>审批</w:t>
        </w:r>
      </w:ins>
      <w:ins w:id="1103" w:author="zhoujiansheng" w:date="2025-10-11T11:35:11Z">
        <w:r>
          <w:rPr>
            <w:rFonts w:hint="eastAsia"/>
            <w:lang w:val="en-US" w:eastAsia="zh-CN"/>
          </w:rPr>
          <w:t>历史</w:t>
        </w:r>
      </w:ins>
      <w:ins w:id="1104" w:author="zhoujiansheng" w:date="2025-10-11T11:36:11Z">
        <w:r>
          <w:rPr>
            <w:rFonts w:hint="eastAsia"/>
            <w:lang w:val="en-US" w:eastAsia="zh-CN"/>
          </w:rPr>
          <w:t>中的</w:t>
        </w:r>
      </w:ins>
      <w:ins w:id="1105" w:author="zhoujiansheng" w:date="2025-10-11T11:35:32Z">
        <w:r>
          <w:rPr>
            <w:rFonts w:hint="eastAsia"/>
            <w:lang w:val="en-US" w:eastAsia="zh-CN"/>
          </w:rPr>
          <w:t>处理</w:t>
        </w:r>
      </w:ins>
      <w:ins w:id="1106" w:author="zhoujiansheng" w:date="2025-10-11T11:35:33Z">
        <w:r>
          <w:rPr>
            <w:rFonts w:hint="eastAsia"/>
            <w:lang w:val="en-US" w:eastAsia="zh-CN"/>
          </w:rPr>
          <w:t>人</w:t>
        </w:r>
      </w:ins>
      <w:ins w:id="1107" w:author="zhoujiansheng" w:date="2025-10-11T11:35:43Z">
        <w:r>
          <w:rPr>
            <w:rFonts w:hint="eastAsia"/>
            <w:lang w:val="en-US" w:eastAsia="zh-CN"/>
          </w:rPr>
          <w:t>显示</w:t>
        </w:r>
      </w:ins>
      <w:ins w:id="1108" w:author="zhoujiansheng" w:date="2025-10-11T11:36:18Z">
        <w:r>
          <w:rPr>
            <w:rFonts w:hint="eastAsia"/>
            <w:lang w:val="en-US" w:eastAsia="zh-CN"/>
          </w:rPr>
          <w:t>“</w:t>
        </w:r>
      </w:ins>
      <w:ins w:id="1109" w:author="zhoujiansheng" w:date="2025-10-11T11:35:43Z">
        <w:r>
          <w:rPr>
            <w:rFonts w:hint="eastAsia"/>
            <w:lang w:val="en-US" w:eastAsia="zh-CN"/>
          </w:rPr>
          <w:t>系统</w:t>
        </w:r>
      </w:ins>
      <w:ins w:id="1110" w:author="zhoujiansheng" w:date="2025-10-11T11:36:20Z">
        <w:r>
          <w:rPr>
            <w:rFonts w:hint="eastAsia"/>
            <w:lang w:val="en-US" w:eastAsia="zh-CN"/>
          </w:rPr>
          <w:t>”</w:t>
        </w:r>
      </w:ins>
      <w:ins w:id="1111" w:author="zhoujiansheng" w:date="2025-10-11T11:35:44Z">
        <w:r>
          <w:rPr>
            <w:rFonts w:hint="eastAsia"/>
            <w:lang w:val="en-US" w:eastAsia="zh-CN"/>
          </w:rPr>
          <w:t>，</w:t>
        </w:r>
      </w:ins>
      <w:ins w:id="1112" w:author="zhoujiansheng" w:date="2025-10-11T11:35:47Z">
        <w:r>
          <w:rPr>
            <w:rFonts w:hint="eastAsia"/>
            <w:lang w:val="en-US" w:eastAsia="zh-CN"/>
          </w:rPr>
          <w:t>操作</w:t>
        </w:r>
      </w:ins>
      <w:ins w:id="1113" w:author="zhoujiansheng" w:date="2025-10-11T11:35:48Z">
        <w:r>
          <w:rPr>
            <w:rFonts w:hint="eastAsia"/>
            <w:lang w:val="en-US" w:eastAsia="zh-CN"/>
          </w:rPr>
          <w:t>显示</w:t>
        </w:r>
      </w:ins>
      <w:ins w:id="1114" w:author="zhoujiansheng" w:date="2025-10-11T11:36:26Z">
        <w:r>
          <w:rPr>
            <w:rFonts w:hint="eastAsia"/>
            <w:lang w:val="en-US" w:eastAsia="zh-CN"/>
          </w:rPr>
          <w:t>“</w:t>
        </w:r>
      </w:ins>
      <w:ins w:id="1115" w:author="zhoujiansheng" w:date="2025-10-11T11:37:41Z">
        <w:r>
          <w:rPr>
            <w:rFonts w:hint="eastAsia"/>
            <w:lang w:val="en-US" w:eastAsia="zh-CN"/>
          </w:rPr>
          <w:t>驳回</w:t>
        </w:r>
      </w:ins>
      <w:ins w:id="1116" w:author="zhoujiansheng" w:date="2025-10-11T11:36:43Z">
        <w:r>
          <w:rPr>
            <w:rFonts w:hint="eastAsia"/>
            <w:lang w:val="en-US" w:eastAsia="zh-CN"/>
          </w:rPr>
          <w:t>”</w:t>
        </w:r>
      </w:ins>
      <w:ins w:id="1117" w:author="zhoujiansheng" w:date="2025-10-11T11:36:45Z">
        <w:r>
          <w:rPr>
            <w:rFonts w:hint="eastAsia"/>
            <w:lang w:val="en-US" w:eastAsia="zh-CN"/>
          </w:rPr>
          <w:t>，</w:t>
        </w:r>
      </w:ins>
      <w:ins w:id="1118" w:author="zhoujiansheng" w:date="2025-10-11T11:36:49Z">
        <w:r>
          <w:rPr>
            <w:rFonts w:hint="eastAsia"/>
            <w:lang w:val="en-US" w:eastAsia="zh-CN"/>
          </w:rPr>
          <w:t>审批</w:t>
        </w:r>
      </w:ins>
      <w:ins w:id="1119" w:author="zhoujiansheng" w:date="2025-10-11T11:36:50Z">
        <w:r>
          <w:rPr>
            <w:rFonts w:hint="eastAsia"/>
            <w:lang w:val="en-US" w:eastAsia="zh-CN"/>
          </w:rPr>
          <w:t>意见</w:t>
        </w:r>
      </w:ins>
      <w:ins w:id="1120" w:author="zhoujiansheng" w:date="2025-10-11T11:36:57Z">
        <w:r>
          <w:rPr>
            <w:rFonts w:hint="eastAsia"/>
            <w:lang w:val="en-US" w:eastAsia="zh-CN"/>
          </w:rPr>
          <w:t>显示“</w:t>
        </w:r>
      </w:ins>
      <w:ins w:id="1121" w:author="zhoujiansheng" w:date="2025-10-11T11:37:12Z">
        <w:r>
          <w:rPr>
            <w:rFonts w:hint="eastAsia"/>
            <w:lang w:val="en-US" w:eastAsia="zh-CN"/>
          </w:rPr>
          <w:t>工单</w:t>
        </w:r>
      </w:ins>
      <w:ins w:id="1122" w:author="zhoujiansheng" w:date="2025-10-11T11:37:13Z">
        <w:r>
          <w:rPr>
            <w:rFonts w:hint="eastAsia"/>
            <w:lang w:val="en-US" w:eastAsia="zh-CN"/>
          </w:rPr>
          <w:t>超时</w:t>
        </w:r>
      </w:ins>
      <w:ins w:id="1123" w:author="zhoujiansheng" w:date="2025-10-11T11:37:14Z">
        <w:r>
          <w:rPr>
            <w:rFonts w:hint="eastAsia"/>
            <w:lang w:val="en-US" w:eastAsia="zh-CN"/>
          </w:rPr>
          <w:t>，</w:t>
        </w:r>
      </w:ins>
      <w:ins w:id="1124" w:author="zhoujiansheng" w:date="2025-10-11T11:37:15Z">
        <w:r>
          <w:rPr>
            <w:rFonts w:hint="eastAsia"/>
            <w:lang w:val="en-US" w:eastAsia="zh-CN"/>
          </w:rPr>
          <w:t>系统</w:t>
        </w:r>
      </w:ins>
      <w:ins w:id="1125" w:author="zhoujiansheng" w:date="2025-10-11T11:37:16Z">
        <w:r>
          <w:rPr>
            <w:rFonts w:hint="eastAsia"/>
            <w:lang w:val="en-US" w:eastAsia="zh-CN"/>
          </w:rPr>
          <w:t>自动</w:t>
        </w:r>
      </w:ins>
      <w:ins w:id="1126" w:author="zhoujiansheng" w:date="2025-10-11T11:37:17Z">
        <w:r>
          <w:rPr>
            <w:rFonts w:hint="eastAsia"/>
            <w:lang w:val="en-US" w:eastAsia="zh-CN"/>
          </w:rPr>
          <w:t>退回</w:t>
        </w:r>
      </w:ins>
      <w:ins w:id="1127" w:author="zhoujiansheng" w:date="2025-10-11T11:37:18Z">
        <w:r>
          <w:rPr>
            <w:rFonts w:hint="eastAsia"/>
            <w:lang w:val="en-US" w:eastAsia="zh-CN"/>
          </w:rPr>
          <w:t>”</w:t>
        </w:r>
      </w:ins>
    </w:p>
    <w:p>
      <w:pPr>
        <w:rPr>
          <w:rFonts w:hint="default"/>
          <w:lang w:val="en-US" w:eastAsia="zh-CN"/>
        </w:rPr>
      </w:pPr>
      <w:r>
        <w:rPr>
          <w:rFonts w:hint="eastAsia"/>
          <w:lang w:val="en-US" w:eastAsia="zh-CN"/>
        </w:rPr>
        <w:t>工单提交之后的流程节点，</w:t>
      </w:r>
      <w:r>
        <w:rPr>
          <w:rFonts w:hint="eastAsia"/>
          <w:b/>
          <w:bCs/>
          <w:lang w:val="en-US" w:eastAsia="zh-CN"/>
        </w:rPr>
        <w:t>可导出</w:t>
      </w:r>
      <w:r>
        <w:rPr>
          <w:rFonts w:hint="eastAsia"/>
          <w:lang w:val="en-US" w:eastAsia="zh-CN"/>
        </w:rPr>
        <w:t>“动环告警信号验收测试表”。</w:t>
      </w:r>
    </w:p>
    <w:p>
      <w:pPr>
        <w:rPr>
          <w:rFonts w:hint="default"/>
          <w:lang w:val="en-US" w:eastAsia="zh-CN"/>
        </w:rPr>
      </w:pPr>
    </w:p>
    <w:p>
      <w:pPr>
        <w:widowControl w:val="0"/>
        <w:numPr>
          <w:ilvl w:val="0"/>
          <w:numId w:val="0"/>
        </w:numPr>
        <w:jc w:val="left"/>
        <w:rPr>
          <w:rFonts w:hint="default"/>
          <w:b/>
          <w:bCs/>
          <w:lang w:val="en-US" w:eastAsia="zh-CN"/>
        </w:rPr>
      </w:pPr>
      <w:r>
        <w:rPr>
          <w:rFonts w:hint="eastAsia"/>
          <w:b/>
          <w:bCs/>
          <w:lang w:val="en-US" w:eastAsia="zh-CN"/>
        </w:rPr>
        <w:t>5、结果审批</w:t>
      </w:r>
    </w:p>
    <w:p>
      <w:pPr>
        <w:widowControl w:val="0"/>
        <w:numPr>
          <w:ilvl w:val="0"/>
          <w:numId w:val="0"/>
        </w:numPr>
        <w:jc w:val="left"/>
        <w:rPr>
          <w:rFonts w:hint="default"/>
          <w:lang w:val="en-US" w:eastAsia="zh-CN"/>
        </w:rPr>
      </w:pPr>
      <w:r>
        <w:rPr>
          <w:rFonts w:hint="eastAsia"/>
          <w:lang w:val="en-US" w:eastAsia="zh-CN"/>
        </w:rPr>
        <w:t>市公司动力班长审批已经填写的设备验收测试结果表，审批通过，工单</w:t>
      </w:r>
      <w:ins w:id="1128" w:author="zhoujiansheng" w:date="2025-10-11T17:08:06Z">
        <w:r>
          <w:rPr>
            <w:rFonts w:hint="eastAsia"/>
            <w:lang w:val="en-US" w:eastAsia="zh-CN"/>
          </w:rPr>
          <w:t>同时</w:t>
        </w:r>
      </w:ins>
      <w:r>
        <w:rPr>
          <w:rFonts w:hint="eastAsia"/>
          <w:lang w:val="en-US" w:eastAsia="zh-CN"/>
        </w:rPr>
        <w:t>流转至</w:t>
      </w:r>
      <w:ins w:id="1129" w:author="zhoujiansheng" w:date="2025-10-11T17:04:38Z">
        <w:r>
          <w:rPr>
            <w:rFonts w:hint="eastAsia"/>
            <w:lang w:val="en-US" w:eastAsia="zh-CN"/>
          </w:rPr>
          <w:t>维护</w:t>
        </w:r>
      </w:ins>
      <w:ins w:id="1130" w:author="zhoujiansheng" w:date="2025-10-11T17:04:39Z">
        <w:r>
          <w:rPr>
            <w:rFonts w:hint="eastAsia"/>
            <w:lang w:val="en-US" w:eastAsia="zh-CN"/>
          </w:rPr>
          <w:t>负责人</w:t>
        </w:r>
      </w:ins>
      <w:ins w:id="1131" w:author="zhoujiansheng" w:date="2025-10-11T17:04:42Z">
        <w:r>
          <w:rPr>
            <w:rFonts w:hint="eastAsia"/>
            <w:lang w:val="en-US" w:eastAsia="zh-CN"/>
          </w:rPr>
          <w:t>/</w:t>
        </w:r>
      </w:ins>
      <w:r>
        <w:rPr>
          <w:rFonts w:hint="eastAsia"/>
          <w:lang w:val="en-US" w:eastAsia="zh-CN"/>
        </w:rPr>
        <w:t>工程负责人</w:t>
      </w:r>
      <w:ins w:id="1132" w:author="zhoujiansheng" w:date="2025-10-11T17:04:47Z">
        <w:r>
          <w:rPr>
            <w:rFonts w:hint="eastAsia"/>
            <w:lang w:val="en-US" w:eastAsia="zh-CN"/>
          </w:rPr>
          <w:t>/</w:t>
        </w:r>
      </w:ins>
      <w:r>
        <w:rPr>
          <w:rFonts w:hint="eastAsia"/>
          <w:lang w:val="en-US" w:eastAsia="zh-CN"/>
        </w:rPr>
        <w:t>厂商负责人。审批不通过，工单驳回至上一环节。</w:t>
      </w:r>
      <w:ins w:id="1133" w:author="zhoujiansheng" w:date="2025-10-11T17:20:57Z">
        <w:r>
          <w:rPr>
            <w:rFonts w:hint="eastAsia"/>
            <w:lang w:val="en-US" w:eastAsia="zh-CN"/>
          </w:rPr>
          <w:t>若</w:t>
        </w:r>
      </w:ins>
      <w:ins w:id="1134" w:author="zhoujiansheng" w:date="2025-10-11T17:20:58Z">
        <w:r>
          <w:rPr>
            <w:rFonts w:hint="eastAsia"/>
            <w:lang w:val="en-US" w:eastAsia="zh-CN"/>
          </w:rPr>
          <w:t>工单</w:t>
        </w:r>
      </w:ins>
      <w:ins w:id="1135" w:author="zhoujiansheng" w:date="2025-10-11T17:21:01Z">
        <w:r>
          <w:rPr>
            <w:rFonts w:hint="eastAsia"/>
            <w:lang w:val="en-US" w:eastAsia="zh-CN"/>
          </w:rPr>
          <w:t>审批</w:t>
        </w:r>
      </w:ins>
      <w:ins w:id="1136" w:author="zhoujiansheng" w:date="2025-10-11T17:21:02Z">
        <w:r>
          <w:rPr>
            <w:rFonts w:hint="eastAsia"/>
            <w:lang w:val="en-US" w:eastAsia="zh-CN"/>
          </w:rPr>
          <w:t>超时，</w:t>
        </w:r>
      </w:ins>
      <w:ins w:id="1137" w:author="zhoujiansheng" w:date="2025-10-11T17:21:05Z">
        <w:bookmarkStart w:id="27" w:name="OLE_LINK11"/>
        <w:r>
          <w:rPr>
            <w:rFonts w:hint="eastAsia"/>
            <w:lang w:val="en-US" w:eastAsia="zh-CN"/>
          </w:rPr>
          <w:t>工单</w:t>
        </w:r>
      </w:ins>
      <w:ins w:id="1138" w:author="zhoujiansheng" w:date="2025-10-11T17:21:08Z">
        <w:r>
          <w:rPr>
            <w:rFonts w:hint="eastAsia"/>
            <w:lang w:val="en-US" w:eastAsia="zh-CN"/>
          </w:rPr>
          <w:t>自动</w:t>
        </w:r>
      </w:ins>
      <w:ins w:id="1139" w:author="zhoujiansheng" w:date="2025-10-11T17:21:09Z">
        <w:r>
          <w:rPr>
            <w:rFonts w:hint="eastAsia"/>
            <w:lang w:val="en-US" w:eastAsia="zh-CN"/>
          </w:rPr>
          <w:t>退回</w:t>
        </w:r>
      </w:ins>
      <w:ins w:id="1140" w:author="zhoujiansheng" w:date="2025-10-11T17:21:10Z">
        <w:r>
          <w:rPr>
            <w:rFonts w:hint="eastAsia"/>
            <w:lang w:val="en-US" w:eastAsia="zh-CN"/>
          </w:rPr>
          <w:t>到</w:t>
        </w:r>
      </w:ins>
      <w:ins w:id="1141" w:author="zhoujiansheng" w:date="2025-10-11T17:21:14Z">
        <w:r>
          <w:rPr>
            <w:rFonts w:hint="eastAsia"/>
            <w:lang w:val="en-US" w:eastAsia="zh-CN"/>
          </w:rPr>
          <w:t>割接</w:t>
        </w:r>
      </w:ins>
      <w:ins w:id="1142" w:author="zhoujiansheng" w:date="2025-10-11T17:21:16Z">
        <w:r>
          <w:rPr>
            <w:rFonts w:hint="eastAsia"/>
            <w:lang w:val="en-US" w:eastAsia="zh-CN"/>
          </w:rPr>
          <w:t>负责人</w:t>
        </w:r>
      </w:ins>
      <w:ins w:id="1143" w:author="zhoujiansheng" w:date="2025-10-11T17:21:18Z">
        <w:r>
          <w:rPr>
            <w:rFonts w:hint="eastAsia"/>
            <w:lang w:val="en-US" w:eastAsia="zh-CN"/>
          </w:rPr>
          <w:t>处，</w:t>
        </w:r>
      </w:ins>
      <w:ins w:id="1144" w:author="zhoujiansheng" w:date="2025-10-11T17:21:19Z">
        <w:r>
          <w:rPr>
            <w:rFonts w:hint="eastAsia"/>
            <w:lang w:val="en-US" w:eastAsia="zh-CN"/>
          </w:rPr>
          <w:t>由</w:t>
        </w:r>
      </w:ins>
      <w:ins w:id="1145" w:author="zhoujiansheng" w:date="2025-10-11T17:21:20Z">
        <w:r>
          <w:rPr>
            <w:rFonts w:hint="eastAsia"/>
            <w:lang w:val="en-US" w:eastAsia="zh-CN"/>
          </w:rPr>
          <w:t>割接</w:t>
        </w:r>
      </w:ins>
      <w:ins w:id="1146" w:author="zhoujiansheng" w:date="2025-10-11T17:21:22Z">
        <w:r>
          <w:rPr>
            <w:rFonts w:hint="eastAsia"/>
            <w:lang w:val="en-US" w:eastAsia="zh-CN"/>
          </w:rPr>
          <w:t>负责</w:t>
        </w:r>
      </w:ins>
      <w:ins w:id="1147" w:author="zhoujiansheng" w:date="2025-10-11T17:21:26Z">
        <w:r>
          <w:rPr>
            <w:rFonts w:hint="eastAsia"/>
            <w:lang w:val="en-US" w:eastAsia="zh-CN"/>
          </w:rPr>
          <w:t>取消</w:t>
        </w:r>
      </w:ins>
      <w:ins w:id="1148" w:author="zhoujiansheng" w:date="2025-10-11T17:21:27Z">
        <w:r>
          <w:rPr>
            <w:rFonts w:hint="eastAsia"/>
            <w:lang w:val="en-US" w:eastAsia="zh-CN"/>
          </w:rPr>
          <w:t>割接</w:t>
        </w:r>
      </w:ins>
      <w:ins w:id="1149" w:author="zhoujiansheng" w:date="2025-10-11T17:21:28Z">
        <w:r>
          <w:rPr>
            <w:rFonts w:hint="eastAsia"/>
            <w:lang w:val="en-US" w:eastAsia="zh-CN"/>
          </w:rPr>
          <w:t>。</w:t>
        </w:r>
        <w:bookmarkEnd w:id="27"/>
      </w:ins>
    </w:p>
    <w:p>
      <w:pPr>
        <w:widowControl w:val="0"/>
        <w:numPr>
          <w:ilvl w:val="0"/>
          <w:numId w:val="0"/>
        </w:numPr>
        <w:jc w:val="left"/>
        <w:rPr>
          <w:rFonts w:hint="default"/>
          <w:lang w:val="en-US" w:eastAsia="zh-CN"/>
        </w:rPr>
      </w:pPr>
    </w:p>
    <w:p>
      <w:pPr>
        <w:widowControl w:val="0"/>
        <w:numPr>
          <w:ilvl w:val="0"/>
          <w:numId w:val="0"/>
        </w:numPr>
        <w:jc w:val="left"/>
        <w:rPr>
          <w:rFonts w:hint="default"/>
          <w:lang w:val="en-US" w:eastAsia="zh-CN"/>
        </w:rPr>
      </w:pPr>
      <w:r>
        <w:rPr>
          <w:rFonts w:hint="eastAsia"/>
          <w:b/>
          <w:bCs/>
          <w:lang w:val="en-US" w:eastAsia="zh-CN"/>
        </w:rPr>
        <w:t>6、结果确认</w:t>
      </w:r>
    </w:p>
    <w:p>
      <w:pPr>
        <w:widowControl w:val="0"/>
        <w:numPr>
          <w:ilvl w:val="0"/>
          <w:numId w:val="0"/>
        </w:numPr>
        <w:jc w:val="left"/>
        <w:rPr>
          <w:rFonts w:hint="default"/>
          <w:lang w:val="en-US" w:eastAsia="zh-CN"/>
        </w:rPr>
      </w:pPr>
      <w:r>
        <w:rPr>
          <w:rFonts w:hint="eastAsia"/>
          <w:lang w:val="en-US" w:eastAsia="zh-CN"/>
        </w:rPr>
        <w:t>结果审批通过后，工单流转至</w:t>
      </w:r>
      <w:ins w:id="1150" w:author="zhoujiansheng" w:date="2025-10-11T17:08:24Z">
        <w:r>
          <w:rPr>
            <w:rFonts w:hint="eastAsia"/>
            <w:lang w:val="en-US" w:eastAsia="zh-CN"/>
          </w:rPr>
          <w:t>维护</w:t>
        </w:r>
      </w:ins>
      <w:ins w:id="1151" w:author="zhoujiansheng" w:date="2025-10-11T17:08:25Z">
        <w:r>
          <w:rPr>
            <w:rFonts w:hint="eastAsia"/>
            <w:lang w:val="en-US" w:eastAsia="zh-CN"/>
          </w:rPr>
          <w:t>负责人</w:t>
        </w:r>
      </w:ins>
      <w:ins w:id="1152" w:author="zhoujiansheng" w:date="2025-10-11T17:08:27Z">
        <w:r>
          <w:rPr>
            <w:rFonts w:hint="eastAsia"/>
            <w:lang w:val="en-US" w:eastAsia="zh-CN"/>
          </w:rPr>
          <w:t>/</w:t>
        </w:r>
      </w:ins>
      <w:r>
        <w:rPr>
          <w:rFonts w:hint="eastAsia"/>
          <w:lang w:val="en-US" w:eastAsia="zh-CN"/>
        </w:rPr>
        <w:t>工程负责人</w:t>
      </w:r>
      <w:ins w:id="1153" w:author="zhoujiansheng" w:date="2025-10-11T17:08:38Z">
        <w:r>
          <w:rPr>
            <w:rFonts w:hint="eastAsia"/>
            <w:lang w:val="en-US" w:eastAsia="zh-CN"/>
          </w:rPr>
          <w:t>/</w:t>
        </w:r>
      </w:ins>
      <w:r>
        <w:rPr>
          <w:rFonts w:hint="eastAsia"/>
          <w:lang w:val="en-US" w:eastAsia="zh-CN"/>
        </w:rPr>
        <w:t>厂商负责人，</w:t>
      </w:r>
      <w:del w:id="1154" w:author="zhoujiansheng" w:date="2025-10-11T17:08:43Z">
        <w:r>
          <w:rPr>
            <w:rFonts w:hint="default"/>
            <w:lang w:val="en-US" w:eastAsia="zh-CN"/>
          </w:rPr>
          <w:delText>两</w:delText>
        </w:r>
      </w:del>
      <w:ins w:id="1155" w:author="zhoujiansheng" w:date="2025-10-11T17:08:44Z">
        <w:r>
          <w:rPr>
            <w:rFonts w:hint="eastAsia"/>
            <w:lang w:val="en-US" w:eastAsia="zh-CN"/>
          </w:rPr>
          <w:t>三</w:t>
        </w:r>
      </w:ins>
      <w:r>
        <w:rPr>
          <w:rFonts w:hint="eastAsia"/>
          <w:lang w:val="en-US" w:eastAsia="zh-CN"/>
        </w:rPr>
        <w:t>人都审批通过，工单流转至</w:t>
      </w:r>
      <w:del w:id="1156" w:author="zhoujiansheng" w:date="2025-10-11T17:09:50Z">
        <w:r>
          <w:rPr>
            <w:rFonts w:hint="eastAsia"/>
            <w:lang w:val="en-US" w:eastAsia="zh-CN"/>
          </w:rPr>
          <w:delText>验收归档环节</w:delText>
        </w:r>
      </w:del>
      <w:ins w:id="1157" w:author="zhoujiansheng" w:date="2025-10-11T17:09:45Z">
        <w:r>
          <w:rPr>
            <w:rFonts w:hint="eastAsia"/>
            <w:lang w:val="en-US" w:eastAsia="zh-CN"/>
          </w:rPr>
          <w:t>割接负责人进行取消割接</w:t>
        </w:r>
      </w:ins>
      <w:ins w:id="1158" w:author="zhoujiansheng" w:date="2025-10-11T17:26:06Z">
        <w:r>
          <w:rPr>
            <w:rFonts w:hint="eastAsia"/>
            <w:lang w:val="en-US" w:eastAsia="zh-CN"/>
          </w:rPr>
          <w:t>（</w:t>
        </w:r>
      </w:ins>
      <w:ins w:id="1159" w:author="zhoujiansheng" w:date="2025-10-11T17:26:09Z">
        <w:r>
          <w:rPr>
            <w:rFonts w:hint="eastAsia"/>
            <w:lang w:val="en-US" w:eastAsia="zh-CN"/>
          </w:rPr>
          <w:t>工单</w:t>
        </w:r>
      </w:ins>
      <w:ins w:id="1160" w:author="zhoujiansheng" w:date="2025-10-11T17:26:10Z">
        <w:r>
          <w:rPr>
            <w:rFonts w:hint="eastAsia"/>
            <w:lang w:val="en-US" w:eastAsia="zh-CN"/>
          </w:rPr>
          <w:t>为</w:t>
        </w:r>
      </w:ins>
      <w:ins w:id="1161" w:author="zhoujiansheng" w:date="2025-10-11T17:26:11Z">
        <w:r>
          <w:rPr>
            <w:rFonts w:hint="eastAsia"/>
            <w:lang w:val="en-US" w:eastAsia="zh-CN"/>
          </w:rPr>
          <w:t>通过</w:t>
        </w:r>
      </w:ins>
      <w:ins w:id="1162" w:author="zhoujiansheng" w:date="2025-10-11T17:26:13Z">
        <w:r>
          <w:rPr>
            <w:rFonts w:hint="eastAsia"/>
            <w:lang w:val="en-US" w:eastAsia="zh-CN"/>
          </w:rPr>
          <w:t>验收</w:t>
        </w:r>
      </w:ins>
      <w:ins w:id="1163" w:author="zhoujiansheng" w:date="2025-10-11T17:26:14Z">
        <w:r>
          <w:rPr>
            <w:rFonts w:hint="eastAsia"/>
            <w:lang w:val="en-US" w:eastAsia="zh-CN"/>
          </w:rPr>
          <w:t>状态</w:t>
        </w:r>
      </w:ins>
      <w:ins w:id="1164" w:author="zhoujiansheng" w:date="2025-10-11T17:26:16Z">
        <w:r>
          <w:rPr>
            <w:rFonts w:hint="eastAsia"/>
            <w:lang w:val="en-US" w:eastAsia="zh-CN"/>
          </w:rPr>
          <w:t>。</w:t>
        </w:r>
      </w:ins>
      <w:ins w:id="1165" w:author="zhoujiansheng" w:date="2025-10-11T17:26:22Z">
        <w:r>
          <w:rPr>
            <w:rFonts w:hint="eastAsia"/>
            <w:lang w:val="en-US" w:eastAsia="zh-CN"/>
          </w:rPr>
          <w:t>开发</w:t>
        </w:r>
      </w:ins>
      <w:ins w:id="1166" w:author="zhoujiansheng" w:date="2025-10-11T17:26:24Z">
        <w:r>
          <w:rPr>
            <w:rFonts w:hint="eastAsia"/>
            <w:lang w:val="en-US" w:eastAsia="zh-CN"/>
          </w:rPr>
          <w:t>时</w:t>
        </w:r>
      </w:ins>
      <w:ins w:id="1167" w:author="zhoujiansheng" w:date="2025-10-11T17:26:26Z">
        <w:r>
          <w:rPr>
            <w:rFonts w:hint="eastAsia"/>
            <w:lang w:val="en-US" w:eastAsia="zh-CN"/>
          </w:rPr>
          <w:t>需要</w:t>
        </w:r>
      </w:ins>
      <w:ins w:id="1168" w:author="zhoujiansheng" w:date="2025-10-11T17:26:27Z">
        <w:r>
          <w:rPr>
            <w:rFonts w:hint="eastAsia"/>
            <w:lang w:val="en-US" w:eastAsia="zh-CN"/>
          </w:rPr>
          <w:t>标记</w:t>
        </w:r>
      </w:ins>
      <w:ins w:id="1169" w:author="zhoujiansheng" w:date="2025-10-11T17:26:52Z">
        <w:r>
          <w:rPr>
            <w:rFonts w:hint="eastAsia"/>
            <w:lang w:val="en-US" w:eastAsia="zh-CN"/>
          </w:rPr>
          <w:t>区分</w:t>
        </w:r>
      </w:ins>
      <w:ins w:id="1170" w:author="zhoujiansheng" w:date="2025-10-11T17:26:29Z">
        <w:r>
          <w:rPr>
            <w:rFonts w:hint="eastAsia"/>
            <w:lang w:val="en-US" w:eastAsia="zh-CN"/>
          </w:rPr>
          <w:t>工单</w:t>
        </w:r>
      </w:ins>
      <w:ins w:id="1171" w:author="zhoujiansheng" w:date="2025-10-11T17:26:35Z">
        <w:r>
          <w:rPr>
            <w:rFonts w:hint="eastAsia"/>
            <w:lang w:val="en-US" w:eastAsia="zh-CN"/>
          </w:rPr>
          <w:t>到</w:t>
        </w:r>
      </w:ins>
      <w:ins w:id="1172" w:author="zhoujiansheng" w:date="2025-10-11T17:26:37Z">
        <w:r>
          <w:rPr>
            <w:rFonts w:hint="eastAsia"/>
            <w:lang w:val="en-US" w:eastAsia="zh-CN"/>
          </w:rPr>
          <w:t>取消</w:t>
        </w:r>
      </w:ins>
      <w:ins w:id="1173" w:author="zhoujiansheng" w:date="2025-10-11T17:26:38Z">
        <w:r>
          <w:rPr>
            <w:rFonts w:hint="eastAsia"/>
            <w:lang w:val="en-US" w:eastAsia="zh-CN"/>
          </w:rPr>
          <w:t>割接</w:t>
        </w:r>
      </w:ins>
      <w:ins w:id="1174" w:author="zhoujiansheng" w:date="2025-10-11T17:26:41Z">
        <w:r>
          <w:rPr>
            <w:rFonts w:hint="eastAsia"/>
            <w:lang w:val="en-US" w:eastAsia="zh-CN"/>
          </w:rPr>
          <w:t>环节的</w:t>
        </w:r>
      </w:ins>
      <w:ins w:id="1175" w:author="zhoujiansheng" w:date="2025-10-11T17:26:45Z">
        <w:r>
          <w:rPr>
            <w:rFonts w:hint="eastAsia"/>
            <w:lang w:val="en-US" w:eastAsia="zh-CN"/>
          </w:rPr>
          <w:t>状态</w:t>
        </w:r>
      </w:ins>
      <w:ins w:id="1176" w:author="zhoujiansheng" w:date="2025-10-11T17:26:47Z">
        <w:r>
          <w:rPr>
            <w:rFonts w:hint="eastAsia"/>
            <w:lang w:val="en-US" w:eastAsia="zh-CN"/>
          </w:rPr>
          <w:t>，</w:t>
        </w:r>
      </w:ins>
      <w:ins w:id="1177" w:author="zhoujiansheng" w:date="2025-10-11T17:26:58Z">
        <w:r>
          <w:rPr>
            <w:rFonts w:hint="eastAsia"/>
            <w:lang w:val="en-US" w:eastAsia="zh-CN"/>
          </w:rPr>
          <w:t>不同</w:t>
        </w:r>
      </w:ins>
      <w:ins w:id="1178" w:author="zhoujiansheng" w:date="2025-10-11T17:26:59Z">
        <w:r>
          <w:rPr>
            <w:rFonts w:hint="eastAsia"/>
            <w:lang w:val="en-US" w:eastAsia="zh-CN"/>
          </w:rPr>
          <w:t>的</w:t>
        </w:r>
      </w:ins>
      <w:ins w:id="1179" w:author="zhoujiansheng" w:date="2025-10-11T17:27:00Z">
        <w:r>
          <w:rPr>
            <w:rFonts w:hint="eastAsia"/>
            <w:lang w:val="en-US" w:eastAsia="zh-CN"/>
          </w:rPr>
          <w:t>状态</w:t>
        </w:r>
      </w:ins>
      <w:ins w:id="1180" w:author="zhoujiansheng" w:date="2025-10-11T17:27:01Z">
        <w:r>
          <w:rPr>
            <w:rFonts w:hint="eastAsia"/>
            <w:lang w:val="en-US" w:eastAsia="zh-CN"/>
          </w:rPr>
          <w:t>，</w:t>
        </w:r>
      </w:ins>
      <w:ins w:id="1181" w:author="zhoujiansheng" w:date="2025-10-11T17:27:02Z">
        <w:r>
          <w:rPr>
            <w:rFonts w:hint="eastAsia"/>
            <w:lang w:val="en-US" w:eastAsia="zh-CN"/>
          </w:rPr>
          <w:t>工单</w:t>
        </w:r>
      </w:ins>
      <w:ins w:id="1182" w:author="zhoujiansheng" w:date="2025-10-11T17:27:03Z">
        <w:r>
          <w:rPr>
            <w:rFonts w:hint="eastAsia"/>
            <w:lang w:val="en-US" w:eastAsia="zh-CN"/>
          </w:rPr>
          <w:t>流转</w:t>
        </w:r>
      </w:ins>
      <w:ins w:id="1183" w:author="zhoujiansheng" w:date="2025-10-11T17:27:06Z">
        <w:r>
          <w:rPr>
            <w:rFonts w:hint="eastAsia"/>
            <w:lang w:val="en-US" w:eastAsia="zh-CN"/>
          </w:rPr>
          <w:t>是</w:t>
        </w:r>
      </w:ins>
      <w:ins w:id="1184" w:author="zhoujiansheng" w:date="2025-10-11T17:27:08Z">
        <w:r>
          <w:rPr>
            <w:rFonts w:hint="eastAsia"/>
            <w:lang w:val="en-US" w:eastAsia="zh-CN"/>
          </w:rPr>
          <w:t>有</w:t>
        </w:r>
      </w:ins>
      <w:ins w:id="1185" w:author="zhoujiansheng" w:date="2025-10-11T17:27:10Z">
        <w:r>
          <w:rPr>
            <w:rFonts w:hint="eastAsia"/>
            <w:lang w:val="en-US" w:eastAsia="zh-CN"/>
          </w:rPr>
          <w:t>区别的</w:t>
        </w:r>
      </w:ins>
      <w:ins w:id="1186" w:author="zhoujiansheng" w:date="2025-10-11T17:27:13Z">
        <w:r>
          <w:rPr>
            <w:rFonts w:hint="eastAsia"/>
            <w:lang w:val="en-US" w:eastAsia="zh-CN"/>
          </w:rPr>
          <w:t>）</w:t>
        </w:r>
      </w:ins>
      <w:r>
        <w:rPr>
          <w:rFonts w:hint="eastAsia"/>
          <w:lang w:val="en-US" w:eastAsia="zh-CN"/>
        </w:rPr>
        <w:t>。其中一人不通过，工单驳回至验收测试填报环节。申请人员整改后，需再次经过市公司动力班长进行填报结果审批。</w:t>
      </w:r>
      <w:ins w:id="1187" w:author="zhoujiansheng" w:date="2025-10-11T17:27:50Z">
        <w:r>
          <w:rPr>
            <w:rFonts w:hint="eastAsia"/>
            <w:lang w:val="en-US" w:eastAsia="zh-CN"/>
          </w:rPr>
          <w:t>结果</w:t>
        </w:r>
      </w:ins>
      <w:ins w:id="1188" w:author="zhoujiansheng" w:date="2025-10-11T17:28:13Z">
        <w:r>
          <w:rPr>
            <w:rFonts w:hint="eastAsia"/>
            <w:lang w:val="en-US" w:eastAsia="zh-CN"/>
          </w:rPr>
          <w:t>确认</w:t>
        </w:r>
      </w:ins>
      <w:ins w:id="1189" w:author="zhoujiansheng" w:date="2025-10-11T17:28:14Z">
        <w:r>
          <w:rPr>
            <w:rFonts w:hint="eastAsia"/>
            <w:lang w:val="en-US" w:eastAsia="zh-CN"/>
          </w:rPr>
          <w:t>超时，</w:t>
        </w:r>
      </w:ins>
      <w:ins w:id="1190" w:author="zhoujiansheng" w:date="2025-10-11T17:28:26Z">
        <w:r>
          <w:rPr>
            <w:rFonts w:hint="eastAsia"/>
            <w:lang w:val="en-US" w:eastAsia="zh-CN"/>
          </w:rPr>
          <w:t>工单自动退回到割接负责人处，由割接负责取消割接。</w:t>
        </w:r>
      </w:ins>
    </w:p>
    <w:p>
      <w:pPr>
        <w:widowControl w:val="0"/>
        <w:numPr>
          <w:ilvl w:val="0"/>
          <w:numId w:val="0"/>
        </w:numPr>
        <w:jc w:val="left"/>
        <w:rPr>
          <w:rFonts w:hint="default"/>
          <w:lang w:val="en-US" w:eastAsia="zh-CN"/>
        </w:rPr>
      </w:pPr>
    </w:p>
    <w:p>
      <w:pPr>
        <w:widowControl w:val="0"/>
        <w:numPr>
          <w:ilvl w:val="0"/>
          <w:numId w:val="0"/>
        </w:numPr>
        <w:jc w:val="left"/>
        <w:rPr>
          <w:rFonts w:hint="default"/>
          <w:b/>
          <w:bCs/>
          <w:lang w:val="en-US" w:eastAsia="zh-CN"/>
        </w:rPr>
      </w:pPr>
      <w:r>
        <w:rPr>
          <w:rFonts w:hint="eastAsia"/>
          <w:b/>
          <w:bCs/>
          <w:lang w:val="en-US" w:eastAsia="zh-CN"/>
        </w:rPr>
        <w:t>7、归档</w:t>
      </w:r>
    </w:p>
    <w:p>
      <w:pPr>
        <w:widowControl w:val="0"/>
        <w:numPr>
          <w:ilvl w:val="0"/>
          <w:numId w:val="0"/>
        </w:numPr>
        <w:jc w:val="left"/>
        <w:rPr>
          <w:rFonts w:hint="default"/>
          <w:lang w:val="en-US" w:eastAsia="zh-CN"/>
        </w:rPr>
      </w:pPr>
      <w:del w:id="1191" w:author="zhoujiansheng" w:date="2025-10-11T18:21:08Z">
        <w:r>
          <w:rPr>
            <w:rFonts w:hint="eastAsia"/>
            <w:lang w:val="en-US" w:eastAsia="zh-CN"/>
          </w:rPr>
          <w:delText>工单验收结果确认后，</w:delText>
        </w:r>
      </w:del>
      <w:del w:id="1192" w:author="zhoujiansheng" w:date="2025-10-11T18:21:08Z">
        <w:r>
          <w:rPr>
            <w:rFonts w:hint="default"/>
            <w:lang w:val="en-US" w:eastAsia="zh-CN"/>
          </w:rPr>
          <w:delText>由</w:delText>
        </w:r>
      </w:del>
      <w:del w:id="1193" w:author="zhoujiansheng" w:date="2025-10-11T18:20:49Z">
        <w:r>
          <w:rPr>
            <w:rFonts w:hint="default"/>
            <w:lang w:val="en-US" w:eastAsia="zh-CN"/>
          </w:rPr>
          <w:delText>申请人对验收工单进行归档。归档后</w:delText>
        </w:r>
      </w:del>
      <w:del w:id="1194" w:author="zhoujiansheng" w:date="2025-10-11T18:21:30Z">
        <w:r>
          <w:rPr>
            <w:rFonts w:hint="eastAsia"/>
            <w:lang w:val="en-US" w:eastAsia="zh-CN"/>
          </w:rPr>
          <w:delText>，流程结束。并对验收设备信息进行归类及存储</w:delText>
        </w:r>
      </w:del>
      <w:r>
        <w:rPr>
          <w:rFonts w:hint="eastAsia"/>
          <w:lang w:val="en-US" w:eastAsia="zh-CN"/>
        </w:rPr>
        <w:t>。</w:t>
      </w:r>
      <w:ins w:id="1195" w:author="zhoujiansheng" w:date="2025-10-11T18:21:34Z">
        <w:r>
          <w:rPr>
            <w:rFonts w:hint="eastAsia"/>
            <w:lang w:val="en-US" w:eastAsia="zh-CN"/>
          </w:rPr>
          <w:t>工单</w:t>
        </w:r>
      </w:ins>
      <w:ins w:id="1196" w:author="zhoujiansheng" w:date="2025-10-11T18:21:37Z">
        <w:r>
          <w:rPr>
            <w:rFonts w:hint="eastAsia"/>
            <w:lang w:val="en-US" w:eastAsia="zh-CN"/>
          </w:rPr>
          <w:t>验收</w:t>
        </w:r>
      </w:ins>
      <w:ins w:id="1197" w:author="zhoujiansheng" w:date="2025-10-11T18:21:38Z">
        <w:r>
          <w:rPr>
            <w:rFonts w:hint="eastAsia"/>
            <w:lang w:val="en-US" w:eastAsia="zh-CN"/>
          </w:rPr>
          <w:t>结果</w:t>
        </w:r>
      </w:ins>
      <w:ins w:id="1198" w:author="zhoujiansheng" w:date="2025-10-11T18:21:39Z">
        <w:r>
          <w:rPr>
            <w:rFonts w:hint="eastAsia"/>
            <w:lang w:val="en-US" w:eastAsia="zh-CN"/>
          </w:rPr>
          <w:t>确认</w:t>
        </w:r>
      </w:ins>
      <w:ins w:id="1199" w:author="zhoujiansheng" w:date="2025-10-11T18:21:40Z">
        <w:r>
          <w:rPr>
            <w:rFonts w:hint="eastAsia"/>
            <w:lang w:val="en-US" w:eastAsia="zh-CN"/>
          </w:rPr>
          <w:t>通过，</w:t>
        </w:r>
      </w:ins>
      <w:ins w:id="1200" w:author="zhoujiansheng" w:date="2025-10-11T18:21:43Z">
        <w:r>
          <w:rPr>
            <w:rFonts w:hint="eastAsia"/>
            <w:lang w:val="en-US" w:eastAsia="zh-CN"/>
          </w:rPr>
          <w:t>由</w:t>
        </w:r>
      </w:ins>
      <w:ins w:id="1201" w:author="zhoujiansheng" w:date="2025-10-11T18:21:44Z">
        <w:r>
          <w:rPr>
            <w:rFonts w:hint="eastAsia"/>
            <w:lang w:val="en-US" w:eastAsia="zh-CN"/>
          </w:rPr>
          <w:t>割接</w:t>
        </w:r>
      </w:ins>
      <w:ins w:id="1202" w:author="zhoujiansheng" w:date="2025-10-11T18:21:46Z">
        <w:r>
          <w:rPr>
            <w:rFonts w:hint="eastAsia"/>
            <w:lang w:val="en-US" w:eastAsia="zh-CN"/>
          </w:rPr>
          <w:t>负责人</w:t>
        </w:r>
      </w:ins>
      <w:ins w:id="1203" w:author="zhoujiansheng" w:date="2025-10-11T18:21:51Z">
        <w:r>
          <w:rPr>
            <w:rFonts w:hint="eastAsia"/>
            <w:lang w:val="en-US" w:eastAsia="zh-CN"/>
          </w:rPr>
          <w:t>取消</w:t>
        </w:r>
      </w:ins>
      <w:ins w:id="1204" w:author="zhoujiansheng" w:date="2025-10-11T18:21:56Z">
        <w:r>
          <w:rPr>
            <w:rFonts w:hint="eastAsia"/>
            <w:lang w:val="en-US" w:eastAsia="zh-CN"/>
          </w:rPr>
          <w:t>设备</w:t>
        </w:r>
      </w:ins>
      <w:ins w:id="1205" w:author="zhoujiansheng" w:date="2025-10-11T18:21:58Z">
        <w:r>
          <w:rPr>
            <w:rFonts w:hint="eastAsia"/>
            <w:lang w:val="en-US" w:eastAsia="zh-CN"/>
          </w:rPr>
          <w:t>预割接</w:t>
        </w:r>
      </w:ins>
      <w:ins w:id="1206" w:author="zhoujiansheng" w:date="2025-10-11T18:22:00Z">
        <w:r>
          <w:rPr>
            <w:rFonts w:hint="eastAsia"/>
            <w:lang w:val="en-US" w:eastAsia="zh-CN"/>
          </w:rPr>
          <w:t>状态</w:t>
        </w:r>
      </w:ins>
      <w:ins w:id="1207" w:author="zhoujiansheng" w:date="2025-10-11T18:22:01Z">
        <w:r>
          <w:rPr>
            <w:rFonts w:hint="eastAsia"/>
            <w:lang w:val="en-US" w:eastAsia="zh-CN"/>
          </w:rPr>
          <w:t>，</w:t>
        </w:r>
      </w:ins>
      <w:ins w:id="1208" w:author="zhoujiansheng" w:date="2025-10-11T18:22:02Z">
        <w:r>
          <w:rPr>
            <w:rFonts w:hint="eastAsia"/>
            <w:lang w:val="en-US" w:eastAsia="zh-CN"/>
          </w:rPr>
          <w:t>工单</w:t>
        </w:r>
      </w:ins>
      <w:ins w:id="1209" w:author="zhoujiansheng" w:date="2025-10-11T18:22:04Z">
        <w:r>
          <w:rPr>
            <w:rFonts w:hint="eastAsia"/>
            <w:lang w:val="en-US" w:eastAsia="zh-CN"/>
          </w:rPr>
          <w:t>提交</w:t>
        </w:r>
      </w:ins>
      <w:ins w:id="1210" w:author="zhoujiansheng" w:date="2025-10-11T18:22:05Z">
        <w:r>
          <w:rPr>
            <w:rFonts w:hint="eastAsia"/>
            <w:lang w:val="en-US" w:eastAsia="zh-CN"/>
          </w:rPr>
          <w:t>后</w:t>
        </w:r>
      </w:ins>
      <w:ins w:id="1211" w:author="zhoujiansheng" w:date="2025-10-11T18:22:09Z">
        <w:r>
          <w:rPr>
            <w:rFonts w:hint="eastAsia"/>
            <w:lang w:val="en-US" w:eastAsia="zh-CN"/>
          </w:rPr>
          <w:t>系统</w:t>
        </w:r>
      </w:ins>
      <w:ins w:id="1212" w:author="zhoujiansheng" w:date="2025-10-11T18:22:10Z">
        <w:r>
          <w:rPr>
            <w:rFonts w:hint="eastAsia"/>
            <w:lang w:val="en-US" w:eastAsia="zh-CN"/>
          </w:rPr>
          <w:t>自动</w:t>
        </w:r>
      </w:ins>
      <w:ins w:id="1213" w:author="zhoujiansheng" w:date="2025-10-11T18:22:13Z">
        <w:r>
          <w:rPr>
            <w:rFonts w:hint="eastAsia"/>
            <w:lang w:val="en-US" w:eastAsia="zh-CN"/>
          </w:rPr>
          <w:t>完成</w:t>
        </w:r>
      </w:ins>
      <w:ins w:id="1214" w:author="zhoujiansheng" w:date="2025-10-11T18:22:14Z">
        <w:r>
          <w:rPr>
            <w:rFonts w:hint="eastAsia"/>
            <w:lang w:val="en-US" w:eastAsia="zh-CN"/>
          </w:rPr>
          <w:t>归档</w:t>
        </w:r>
      </w:ins>
      <w:ins w:id="1215" w:author="zhoujiansheng" w:date="2025-10-11T18:22:15Z">
        <w:r>
          <w:rPr>
            <w:rFonts w:hint="eastAsia"/>
            <w:lang w:val="en-US" w:eastAsia="zh-CN"/>
          </w:rPr>
          <w:t>。</w:t>
        </w:r>
      </w:ins>
    </w:p>
    <w:p>
      <w:pPr>
        <w:widowControl w:val="0"/>
        <w:numPr>
          <w:ilvl w:val="0"/>
          <w:numId w:val="0"/>
        </w:numPr>
        <w:jc w:val="left"/>
        <w:rPr>
          <w:rFonts w:hint="eastAsia"/>
          <w:lang w:val="en-US" w:eastAsia="zh-CN"/>
        </w:rPr>
      </w:pPr>
    </w:p>
    <w:p>
      <w:pPr>
        <w:widowControl w:val="0"/>
        <w:numPr>
          <w:ilvl w:val="0"/>
          <w:numId w:val="0"/>
        </w:numPr>
        <w:jc w:val="left"/>
        <w:rPr>
          <w:rFonts w:hint="default"/>
          <w:b/>
          <w:bCs/>
          <w:lang w:val="en-US" w:eastAsia="zh-CN"/>
        </w:rPr>
      </w:pPr>
      <w:r>
        <w:rPr>
          <w:rFonts w:hint="eastAsia"/>
          <w:b/>
          <w:bCs/>
          <w:lang w:val="en-US" w:eastAsia="zh-CN"/>
        </w:rPr>
        <w:t>8、废弃及超时说明</w:t>
      </w:r>
    </w:p>
    <w:p>
      <w:pPr>
        <w:widowControl w:val="0"/>
        <w:numPr>
          <w:ilvl w:val="0"/>
          <w:numId w:val="0"/>
        </w:numPr>
        <w:jc w:val="left"/>
        <w:rPr>
          <w:rFonts w:hint="eastAsia"/>
          <w:lang w:val="en-US" w:eastAsia="zh-CN"/>
        </w:rPr>
      </w:pPr>
      <w:r>
        <w:rPr>
          <w:rFonts w:hint="eastAsia"/>
          <w:lang w:val="en-US" w:eastAsia="zh-CN"/>
        </w:rPr>
        <w:t>工单作废或超过要求完成时间，需要发邮件</w:t>
      </w:r>
      <w:ins w:id="1216" w:author="zhoujiansheng" w:date="2025-10-11T18:25:54Z">
        <w:r>
          <w:rPr>
            <w:rFonts w:hint="eastAsia"/>
            <w:lang w:val="en-US" w:eastAsia="zh-CN"/>
          </w:rPr>
          <w:t>或</w:t>
        </w:r>
      </w:ins>
      <w:ins w:id="1217" w:author="zhoujiansheng" w:date="2025-10-11T18:25:55Z">
        <w:r>
          <w:rPr>
            <w:rFonts w:hint="eastAsia"/>
            <w:lang w:val="en-US" w:eastAsia="zh-CN"/>
          </w:rPr>
          <w:t>短信</w:t>
        </w:r>
      </w:ins>
      <w:r>
        <w:rPr>
          <w:rFonts w:hint="eastAsia"/>
          <w:lang w:val="en-US" w:eastAsia="zh-CN"/>
        </w:rPr>
        <w:t>提示</w:t>
      </w:r>
      <w:del w:id="1218" w:author="zhoujiansheng" w:date="2025-10-11T18:26:01Z">
        <w:r>
          <w:rPr>
            <w:rFonts w:hint="eastAsia"/>
            <w:lang w:val="en-US" w:eastAsia="zh-CN"/>
          </w:rPr>
          <w:delText>局房/基站</w:delText>
        </w:r>
      </w:del>
      <w:ins w:id="1219" w:author="zhoujiansheng" w:date="2025-10-11T18:26:05Z">
        <w:r>
          <w:rPr>
            <w:rFonts w:hint="eastAsia"/>
            <w:lang w:val="en-US" w:eastAsia="zh-CN"/>
          </w:rPr>
          <w:t>割接</w:t>
        </w:r>
      </w:ins>
      <w:r>
        <w:rPr>
          <w:rFonts w:hint="eastAsia"/>
          <w:lang w:val="en-US" w:eastAsia="zh-CN"/>
        </w:rPr>
        <w:t>负责人取消预割接。</w:t>
      </w:r>
    </w:p>
    <w:p>
      <w:pPr>
        <w:widowControl w:val="0"/>
        <w:numPr>
          <w:ilvl w:val="0"/>
          <w:numId w:val="0"/>
        </w:numPr>
        <w:jc w:val="left"/>
        <w:rPr>
          <w:rFonts w:hint="eastAsia"/>
          <w:lang w:val="en-US" w:eastAsia="zh-CN"/>
        </w:rPr>
      </w:pPr>
      <w:r>
        <w:rPr>
          <w:rFonts w:hint="eastAsia"/>
          <w:lang w:val="en-US" w:eastAsia="zh-CN"/>
        </w:rPr>
        <w:t>邮件内容：</w:t>
      </w:r>
    </w:p>
    <w:p>
      <w:pPr>
        <w:widowControl w:val="0"/>
        <w:numPr>
          <w:ilvl w:val="0"/>
          <w:numId w:val="0"/>
        </w:numPr>
        <w:jc w:val="left"/>
        <w:rPr>
          <w:rFonts w:hint="eastAsia"/>
          <w:lang w:val="en-US" w:eastAsia="zh-CN"/>
        </w:rPr>
      </w:pPr>
      <w:r>
        <w:rPr>
          <w:rFonts w:hint="eastAsia"/>
          <w:lang w:val="en-US" w:eastAsia="zh-CN"/>
        </w:rPr>
        <w:t>废弃：您所审批的动环告警信号验收工单（工单号：XXXXXXXX）已废弃，请确认是否取消预割接。</w:t>
      </w:r>
    </w:p>
    <w:p>
      <w:pPr>
        <w:widowControl w:val="0"/>
        <w:numPr>
          <w:ilvl w:val="0"/>
          <w:numId w:val="0"/>
        </w:numPr>
        <w:jc w:val="left"/>
        <w:rPr>
          <w:rFonts w:hint="eastAsia"/>
          <w:lang w:val="en-US" w:eastAsia="zh-CN"/>
        </w:rPr>
      </w:pPr>
      <w:r>
        <w:rPr>
          <w:rFonts w:hint="eastAsia"/>
          <w:lang w:val="en-US" w:eastAsia="zh-CN"/>
        </w:rPr>
        <w:t>工单超时：您所审批的动环告警信号验收工单（工单号：XXXXXXXX）已超时，请确认是否取消预割接。</w:t>
      </w:r>
    </w:p>
    <w:p>
      <w:pPr>
        <w:widowControl w:val="0"/>
        <w:numPr>
          <w:ilvl w:val="0"/>
          <w:numId w:val="0"/>
        </w:numPr>
        <w:jc w:val="left"/>
        <w:rPr>
          <w:rFonts w:hint="eastAsia"/>
          <w:lang w:val="en-US" w:eastAsia="zh-CN"/>
        </w:rPr>
      </w:pPr>
    </w:p>
    <w:p>
      <w:pPr>
        <w:widowControl w:val="0"/>
        <w:numPr>
          <w:ilvl w:val="-1"/>
          <w:numId w:val="0"/>
        </w:numPr>
        <w:jc w:val="left"/>
        <w:rPr>
          <w:rFonts w:hint="default"/>
          <w:lang w:val="en-US" w:eastAsia="zh-CN"/>
        </w:rPr>
      </w:pPr>
    </w:p>
    <w:p>
      <w:pPr>
        <w:pStyle w:val="30"/>
        <w:keepNext w:val="0"/>
        <w:keepLines w:val="0"/>
        <w:widowControl/>
        <w:suppressLineNumbers w:val="0"/>
        <w:jc w:val="center"/>
      </w:pPr>
    </w:p>
    <w:p>
      <w:pPr>
        <w:pStyle w:val="30"/>
        <w:keepNext w:val="0"/>
        <w:keepLines w:val="0"/>
        <w:widowControl/>
        <w:suppressLineNumbers w:val="0"/>
        <w:jc w:val="center"/>
      </w:pPr>
    </w:p>
    <w:p>
      <w:pPr>
        <w:pStyle w:val="30"/>
        <w:keepNext w:val="0"/>
        <w:keepLines w:val="0"/>
        <w:widowControl/>
        <w:suppressLineNumbers w:val="0"/>
        <w:jc w:val="center"/>
      </w:pPr>
    </w:p>
    <w:p>
      <w:pPr>
        <w:widowControl w:val="0"/>
        <w:numPr>
          <w:ilvl w:val="0"/>
          <w:numId w:val="0"/>
        </w:numPr>
        <w:jc w:val="left"/>
        <w:rPr>
          <w:rFonts w:hint="default"/>
          <w:lang w:val="en-US" w:eastAsia="zh-CN"/>
        </w:rPr>
      </w:pPr>
    </w:p>
    <w:p>
      <w:pPr>
        <w:widowControl w:val="0"/>
        <w:numPr>
          <w:ilvl w:val="0"/>
          <w:numId w:val="0"/>
        </w:numPr>
        <w:jc w:val="left"/>
        <w:rPr>
          <w:rFonts w:hint="default"/>
          <w:lang w:val="en-US" w:eastAsia="zh-CN"/>
        </w:rPr>
      </w:pPr>
    </w:p>
    <w:p>
      <w:pPr>
        <w:widowControl w:val="0"/>
        <w:numPr>
          <w:ilvl w:val="0"/>
          <w:numId w:val="0"/>
        </w:numPr>
        <w:jc w:val="left"/>
        <w:rPr>
          <w:rFonts w:hint="default"/>
          <w:lang w:val="en-US" w:eastAsia="zh-CN"/>
        </w:rPr>
        <w:sectPr>
          <w:pgSz w:w="11906" w:h="16838"/>
          <w:pgMar w:top="1440" w:right="1080" w:bottom="1440" w:left="1080" w:header="680" w:footer="992" w:gutter="0"/>
          <w:cols w:space="425" w:num="1"/>
          <w:docGrid w:type="lines" w:linePitch="312" w:charSpace="0"/>
        </w:sectPr>
      </w:pPr>
    </w:p>
    <w:p>
      <w:pPr>
        <w:pStyle w:val="5"/>
      </w:pPr>
      <w:bookmarkStart w:id="28" w:name="_Toc32748"/>
      <w:r>
        <w:rPr>
          <w:rFonts w:hint="eastAsia"/>
        </w:rPr>
        <w:t>AIMIOps-</w:t>
      </w:r>
      <w:r>
        <w:rPr>
          <w:rFonts w:hint="eastAsia"/>
          <w:lang w:val="en-US" w:eastAsia="zh-CN"/>
        </w:rPr>
        <w:t>GX-</w:t>
      </w:r>
      <w:r>
        <w:rPr>
          <w:rFonts w:hint="eastAsia"/>
        </w:rPr>
        <w:t>BR-F</w:t>
      </w:r>
      <w:r>
        <w:rPr>
          <w:rFonts w:hint="eastAsia"/>
          <w:lang w:val="en-US" w:eastAsia="zh-CN"/>
        </w:rPr>
        <w:t>-02</w:t>
      </w:r>
      <w:r>
        <w:rPr>
          <w:rFonts w:hint="eastAsia"/>
        </w:rPr>
        <w:t>-</w:t>
      </w:r>
      <w:r>
        <w:rPr>
          <w:rFonts w:hint="eastAsia"/>
          <w:lang w:val="en-US" w:eastAsia="zh-CN"/>
        </w:rPr>
        <w:t>004动环告警信号测试模板</w:t>
      </w:r>
      <w:bookmarkEnd w:id="28"/>
    </w:p>
    <w:p>
      <w:pPr>
        <w:widowControl w:val="0"/>
        <w:numPr>
          <w:ilvl w:val="0"/>
          <w:numId w:val="0"/>
        </w:numPr>
        <w:jc w:val="left"/>
        <w:rPr>
          <w:rFonts w:hint="default"/>
          <w:lang w:val="en-US" w:eastAsia="zh-CN"/>
        </w:rPr>
      </w:pPr>
      <w:r>
        <w:rPr>
          <w:rFonts w:hint="eastAsia"/>
          <w:b/>
          <w:bCs/>
          <w:lang w:val="en-US" w:eastAsia="zh-CN"/>
        </w:rPr>
        <w:t>功能背景：</w:t>
      </w:r>
      <w:r>
        <w:rPr>
          <w:rFonts w:hint="eastAsia"/>
          <w:lang w:val="en-US" w:eastAsia="zh-CN"/>
        </w:rPr>
        <w:t>用于管理和配置动环设备入网预割接的各类设备的验收测试模板。动环监控系统验收测试表</w:t>
      </w:r>
    </w:p>
    <w:p>
      <w:pPr>
        <w:widowControl w:val="0"/>
        <w:numPr>
          <w:ilvl w:val="0"/>
          <w:numId w:val="0"/>
        </w:numPr>
        <w:jc w:val="left"/>
        <w:rPr>
          <w:rFonts w:hint="default"/>
          <w:lang w:val="en-US" w:eastAsia="zh-CN"/>
        </w:rPr>
      </w:pPr>
      <w:r>
        <w:rPr>
          <w:rFonts w:hint="eastAsia"/>
          <w:b/>
          <w:bCs/>
          <w:lang w:val="en-US" w:eastAsia="zh-CN"/>
        </w:rPr>
        <w:t>功能位置</w:t>
      </w:r>
      <w:r>
        <w:rPr>
          <w:rFonts w:hint="eastAsia"/>
          <w:lang w:val="en-US" w:eastAsia="zh-CN"/>
        </w:rPr>
        <w:t>：流程管理——割接——动环告警信号测试模板</w:t>
      </w:r>
    </w:p>
    <w:p>
      <w:pPr>
        <w:shd w:val="clear" w:fill="D6E3BC" w:themeFill="accent3" w:themeFillTint="66"/>
        <w:jc w:val="left"/>
        <w:rPr>
          <w:rFonts w:hint="eastAsia"/>
          <w:b/>
          <w:bCs/>
          <w:lang w:val="en-US" w:eastAsia="zh-CN"/>
        </w:rPr>
      </w:pPr>
      <w:r>
        <w:rPr>
          <w:rFonts w:hint="eastAsia"/>
          <w:b/>
          <w:bCs/>
          <w:lang w:val="en-US" w:eastAsia="zh-CN"/>
        </w:rPr>
        <w:t>新建模板</w:t>
      </w:r>
    </w:p>
    <w:p>
      <w:pPr>
        <w:jc w:val="left"/>
        <w:rPr>
          <w:rFonts w:hint="default"/>
          <w:b/>
          <w:bCs/>
          <w:lang w:val="en-US" w:eastAsia="zh-CN"/>
        </w:rPr>
      </w:pPr>
      <w:r>
        <w:rPr>
          <w:rFonts w:hint="eastAsia"/>
          <w:b/>
          <w:bCs/>
          <w:lang w:val="en-US" w:eastAsia="zh-CN"/>
        </w:rPr>
        <w:t>1、输入模板信息</w:t>
      </w:r>
    </w:p>
    <w:p>
      <w:pPr>
        <w:numPr>
          <w:ilvl w:val="0"/>
          <w:numId w:val="37"/>
        </w:numPr>
        <w:ind w:left="420" w:leftChars="0" w:hanging="420" w:firstLineChars="0"/>
        <w:jc w:val="left"/>
        <w:rPr>
          <w:ins w:id="1220" w:author="zhoujiansheng" w:date="2025-10-09T16:12:06Z"/>
          <w:rFonts w:hint="eastAsia"/>
          <w:lang w:val="en-US" w:eastAsia="zh-CN"/>
        </w:rPr>
      </w:pPr>
      <w:r>
        <w:rPr>
          <w:rFonts w:hint="eastAsia"/>
          <w:lang w:val="en-US" w:eastAsia="zh-CN"/>
        </w:rPr>
        <w:t>模板名称：必填项，输入内容不超过50个字。须校验模板名称是否与已创建的模板名称重复。若重复，无法提交，并提示：当前模板名称已存在。</w:t>
      </w:r>
    </w:p>
    <w:p>
      <w:pPr>
        <w:numPr>
          <w:ilvl w:val="0"/>
          <w:numId w:val="37"/>
        </w:numPr>
        <w:ind w:left="420" w:leftChars="0" w:hanging="420" w:firstLineChars="0"/>
        <w:jc w:val="left"/>
        <w:rPr>
          <w:ins w:id="1221" w:author="zhoujiansheng" w:date="2025-10-09T16:12:14Z"/>
          <w:rFonts w:hint="eastAsia"/>
          <w:lang w:val="en-US" w:eastAsia="zh-CN"/>
        </w:rPr>
      </w:pPr>
      <w:ins w:id="1222" w:author="zhoujiansheng" w:date="2025-10-09T16:12:10Z">
        <w:r>
          <w:rPr>
            <w:rFonts w:hint="eastAsia"/>
            <w:lang w:val="en-US" w:eastAsia="zh-CN"/>
          </w:rPr>
          <w:t>设备</w:t>
        </w:r>
      </w:ins>
      <w:ins w:id="1223" w:author="zhoujiansheng" w:date="2025-10-09T16:12:12Z">
        <w:r>
          <w:rPr>
            <w:rFonts w:hint="eastAsia"/>
            <w:lang w:val="en-US" w:eastAsia="zh-CN"/>
          </w:rPr>
          <w:t>类型：</w:t>
        </w:r>
      </w:ins>
      <w:ins w:id="1224" w:author="zhoujiansheng" w:date="2025-10-09T16:12:25Z">
        <w:r>
          <w:rPr>
            <w:rFonts w:hint="eastAsia"/>
            <w:lang w:val="en-US" w:eastAsia="zh-CN"/>
          </w:rPr>
          <w:t>必填项，</w:t>
        </w:r>
      </w:ins>
      <w:ins w:id="1225" w:author="zhoujiansheng" w:date="2025-10-09T16:12:30Z">
        <w:r>
          <w:rPr>
            <w:rFonts w:hint="eastAsia"/>
            <w:lang w:val="en-US" w:eastAsia="zh-CN"/>
          </w:rPr>
          <w:t>下拉</w:t>
        </w:r>
      </w:ins>
      <w:ins w:id="1226" w:author="zhoujiansheng" w:date="2025-10-09T16:12:32Z">
        <w:r>
          <w:rPr>
            <w:rFonts w:hint="eastAsia"/>
            <w:lang w:val="en-US" w:eastAsia="zh-CN"/>
          </w:rPr>
          <w:t>选择</w:t>
        </w:r>
      </w:ins>
      <w:ins w:id="1227" w:author="zhoujiansheng" w:date="2025-10-09T16:12:35Z">
        <w:r>
          <w:rPr>
            <w:rFonts w:hint="eastAsia"/>
            <w:lang w:val="en-US" w:eastAsia="zh-CN"/>
          </w:rPr>
          <w:t>，</w:t>
        </w:r>
      </w:ins>
      <w:ins w:id="1228" w:author="zhoujiansheng" w:date="2025-10-09T16:12:40Z">
        <w:r>
          <w:rPr>
            <w:rFonts w:hint="eastAsia"/>
            <w:lang w:val="en-US" w:eastAsia="zh-CN"/>
          </w:rPr>
          <w:t>枚举</w:t>
        </w:r>
      </w:ins>
      <w:ins w:id="1229" w:author="zhoujiansheng" w:date="2025-10-09T16:12:41Z">
        <w:r>
          <w:rPr>
            <w:rFonts w:hint="eastAsia"/>
            <w:lang w:val="en-US" w:eastAsia="zh-CN"/>
          </w:rPr>
          <w:t>值</w:t>
        </w:r>
      </w:ins>
      <w:ins w:id="1230" w:author="zhoujiansheng" w:date="2025-10-09T16:12:43Z">
        <w:r>
          <w:rPr>
            <w:rFonts w:hint="eastAsia"/>
            <w:lang w:val="en-US" w:eastAsia="zh-CN"/>
          </w:rPr>
          <w:t>支持</w:t>
        </w:r>
      </w:ins>
      <w:ins w:id="1231" w:author="zhoujiansheng" w:date="2025-10-09T16:12:44Z">
        <w:r>
          <w:rPr>
            <w:rFonts w:hint="eastAsia"/>
            <w:lang w:val="en-US" w:eastAsia="zh-CN"/>
          </w:rPr>
          <w:t>模糊</w:t>
        </w:r>
      </w:ins>
      <w:ins w:id="1232" w:author="zhoujiansheng" w:date="2025-10-09T16:12:46Z">
        <w:r>
          <w:rPr>
            <w:rFonts w:hint="eastAsia"/>
            <w:lang w:val="en-US" w:eastAsia="zh-CN"/>
          </w:rPr>
          <w:t>查询。</w:t>
        </w:r>
      </w:ins>
      <w:ins w:id="1233" w:author="zhoujiansheng" w:date="2025-10-09T16:12:49Z">
        <w:r>
          <w:rPr>
            <w:rFonts w:hint="eastAsia"/>
            <w:lang w:val="en-US" w:eastAsia="zh-CN"/>
          </w:rPr>
          <w:t>获取</w:t>
        </w:r>
      </w:ins>
      <w:ins w:id="1234" w:author="zhoujiansheng" w:date="2025-10-09T16:13:07Z">
        <w:r>
          <w:rPr>
            <w:rFonts w:hint="eastAsia"/>
            <w:lang w:val="en-US" w:eastAsia="zh-CN"/>
          </w:rPr>
          <w:t>全量</w:t>
        </w:r>
      </w:ins>
      <w:ins w:id="1235" w:author="zhoujiansheng" w:date="2025-10-09T16:13:08Z">
        <w:r>
          <w:rPr>
            <w:rFonts w:hint="eastAsia"/>
            <w:lang w:val="en-US" w:eastAsia="zh-CN"/>
          </w:rPr>
          <w:t>综资</w:t>
        </w:r>
      </w:ins>
      <w:ins w:id="1236" w:author="zhoujiansheng" w:date="2025-10-09T16:13:09Z">
        <w:r>
          <w:rPr>
            <w:rFonts w:hint="eastAsia"/>
            <w:lang w:val="en-US" w:eastAsia="zh-CN"/>
          </w:rPr>
          <w:t>设备</w:t>
        </w:r>
      </w:ins>
      <w:ins w:id="1237" w:author="zhoujiansheng" w:date="2025-10-09T16:13:14Z">
        <w:r>
          <w:rPr>
            <w:rFonts w:hint="eastAsia"/>
            <w:lang w:val="en-US" w:eastAsia="zh-CN"/>
          </w:rPr>
          <w:t>类型</w:t>
        </w:r>
      </w:ins>
      <w:ins w:id="1238" w:author="zhoujiansheng" w:date="2025-10-09T16:13:16Z">
        <w:r>
          <w:rPr>
            <w:rFonts w:hint="eastAsia"/>
            <w:lang w:val="en-US" w:eastAsia="zh-CN"/>
          </w:rPr>
          <w:t>。</w:t>
        </w:r>
      </w:ins>
    </w:p>
    <w:p>
      <w:pPr>
        <w:numPr>
          <w:ilvl w:val="0"/>
          <w:numId w:val="37"/>
        </w:numPr>
        <w:ind w:left="420" w:leftChars="0" w:hanging="420" w:firstLineChars="0"/>
        <w:jc w:val="left"/>
        <w:rPr>
          <w:rFonts w:hint="eastAsia"/>
          <w:lang w:val="en-US" w:eastAsia="zh-CN"/>
        </w:rPr>
      </w:pPr>
      <w:ins w:id="1239" w:author="zhoujiansheng" w:date="2025-10-09T16:12:15Z">
        <w:r>
          <w:rPr>
            <w:rFonts w:hint="eastAsia"/>
            <w:lang w:val="en-US" w:eastAsia="zh-CN"/>
          </w:rPr>
          <w:t>设备</w:t>
        </w:r>
      </w:ins>
      <w:ins w:id="1240" w:author="zhoujiansheng" w:date="2025-10-09T16:12:17Z">
        <w:r>
          <w:rPr>
            <w:rFonts w:hint="eastAsia"/>
            <w:lang w:val="en-US" w:eastAsia="zh-CN"/>
          </w:rPr>
          <w:t>子类</w:t>
        </w:r>
      </w:ins>
      <w:ins w:id="1241" w:author="zhoujiansheng" w:date="2025-10-09T16:12:18Z">
        <w:r>
          <w:rPr>
            <w:rFonts w:hint="eastAsia"/>
            <w:lang w:val="en-US" w:eastAsia="zh-CN"/>
          </w:rPr>
          <w:t>：</w:t>
        </w:r>
      </w:ins>
      <w:ins w:id="1242" w:author="zhoujiansheng" w:date="2025-10-09T16:13:29Z">
        <w:r>
          <w:rPr>
            <w:rFonts w:hint="eastAsia"/>
            <w:lang w:val="en-US" w:eastAsia="zh-CN"/>
          </w:rPr>
          <w:t>必填项</w:t>
        </w:r>
      </w:ins>
      <w:ins w:id="1243" w:author="zhoujiansheng" w:date="2025-10-09T16:13:31Z">
        <w:r>
          <w:rPr>
            <w:rFonts w:hint="eastAsia"/>
            <w:lang w:val="en-US" w:eastAsia="zh-CN"/>
          </w:rPr>
          <w:t>，</w:t>
        </w:r>
      </w:ins>
      <w:ins w:id="1244" w:author="zhoujiansheng" w:date="2025-10-09T16:13:33Z">
        <w:r>
          <w:rPr>
            <w:rFonts w:hint="eastAsia"/>
            <w:lang w:val="en-US" w:eastAsia="zh-CN"/>
          </w:rPr>
          <w:t>下拉</w:t>
        </w:r>
      </w:ins>
      <w:ins w:id="1245" w:author="zhoujiansheng" w:date="2025-10-09T16:13:34Z">
        <w:r>
          <w:rPr>
            <w:rFonts w:hint="eastAsia"/>
            <w:lang w:val="en-US" w:eastAsia="zh-CN"/>
          </w:rPr>
          <w:t>选择，</w:t>
        </w:r>
      </w:ins>
      <w:ins w:id="1246" w:author="zhoujiansheng" w:date="2025-10-09T16:35:03Z">
        <w:r>
          <w:rPr>
            <w:rFonts w:hint="eastAsia"/>
            <w:highlight w:val="yellow"/>
            <w:lang w:val="en-US" w:eastAsia="zh-CN"/>
          </w:rPr>
          <w:t>可</w:t>
        </w:r>
      </w:ins>
      <w:ins w:id="1247" w:author="zhoujiansheng" w:date="2025-10-09T16:35:05Z">
        <w:r>
          <w:rPr>
            <w:rFonts w:hint="eastAsia"/>
            <w:highlight w:val="yellow"/>
            <w:lang w:val="en-US" w:eastAsia="zh-CN"/>
          </w:rPr>
          <w:t>多选</w:t>
        </w:r>
      </w:ins>
      <w:ins w:id="1248" w:author="zhoujiansheng" w:date="2025-10-09T16:35:05Z">
        <w:r>
          <w:rPr>
            <w:rFonts w:hint="eastAsia"/>
            <w:lang w:val="en-US" w:eastAsia="zh-CN"/>
          </w:rPr>
          <w:t>。</w:t>
        </w:r>
      </w:ins>
      <w:ins w:id="1249" w:author="zhoujiansheng" w:date="2025-10-09T16:13:44Z">
        <w:r>
          <w:rPr>
            <w:rFonts w:hint="eastAsia"/>
            <w:lang w:val="en-US" w:eastAsia="zh-CN"/>
          </w:rPr>
          <w:t>获取</w:t>
        </w:r>
      </w:ins>
      <w:ins w:id="1250" w:author="zhoujiansheng" w:date="2025-10-09T16:13:46Z">
        <w:r>
          <w:rPr>
            <w:rFonts w:hint="eastAsia"/>
            <w:lang w:val="en-US" w:eastAsia="zh-CN"/>
          </w:rPr>
          <w:t>综资</w:t>
        </w:r>
      </w:ins>
      <w:ins w:id="1251" w:author="zhoujiansheng" w:date="2025-10-09T16:13:51Z">
        <w:r>
          <w:rPr>
            <w:rFonts w:hint="eastAsia"/>
            <w:lang w:val="en-US" w:eastAsia="zh-CN"/>
          </w:rPr>
          <w:t>对应</w:t>
        </w:r>
      </w:ins>
      <w:ins w:id="1252" w:author="zhoujiansheng" w:date="2025-10-09T16:13:52Z">
        <w:r>
          <w:rPr>
            <w:rFonts w:hint="eastAsia"/>
            <w:lang w:val="en-US" w:eastAsia="zh-CN"/>
          </w:rPr>
          <w:t>设备</w:t>
        </w:r>
      </w:ins>
      <w:ins w:id="1253" w:author="zhoujiansheng" w:date="2025-10-09T16:13:56Z">
        <w:r>
          <w:rPr>
            <w:rFonts w:hint="eastAsia"/>
            <w:lang w:val="en-US" w:eastAsia="zh-CN"/>
          </w:rPr>
          <w:t>类型的</w:t>
        </w:r>
      </w:ins>
      <w:ins w:id="1254" w:author="zhoujiansheng" w:date="2025-10-09T16:13:57Z">
        <w:r>
          <w:rPr>
            <w:rFonts w:hint="eastAsia"/>
            <w:lang w:val="en-US" w:eastAsia="zh-CN"/>
          </w:rPr>
          <w:t>设备</w:t>
        </w:r>
      </w:ins>
      <w:ins w:id="1255" w:author="zhoujiansheng" w:date="2025-10-09T16:13:59Z">
        <w:r>
          <w:rPr>
            <w:rFonts w:hint="eastAsia"/>
            <w:lang w:val="en-US" w:eastAsia="zh-CN"/>
          </w:rPr>
          <w:t>子类。</w:t>
        </w:r>
      </w:ins>
      <w:ins w:id="1256" w:author="zhoujiansheng" w:date="2025-10-09T16:14:00Z">
        <w:r>
          <w:rPr>
            <w:rFonts w:hint="eastAsia"/>
            <w:lang w:val="en-US" w:eastAsia="zh-CN"/>
          </w:rPr>
          <w:t>与</w:t>
        </w:r>
      </w:ins>
      <w:ins w:id="1257" w:author="zhoujiansheng" w:date="2025-10-09T16:14:06Z">
        <w:r>
          <w:rPr>
            <w:rFonts w:hint="eastAsia"/>
            <w:lang w:val="en-US" w:eastAsia="zh-CN"/>
          </w:rPr>
          <w:t>设备</w:t>
        </w:r>
      </w:ins>
      <w:ins w:id="1258" w:author="zhoujiansheng" w:date="2025-10-09T16:14:07Z">
        <w:r>
          <w:rPr>
            <w:rFonts w:hint="eastAsia"/>
            <w:lang w:val="en-US" w:eastAsia="zh-CN"/>
          </w:rPr>
          <w:t>类型</w:t>
        </w:r>
      </w:ins>
      <w:ins w:id="1259" w:author="zhoujiansheng" w:date="2025-10-09T16:15:00Z">
        <w:r>
          <w:rPr>
            <w:rFonts w:hint="eastAsia"/>
            <w:lang w:val="en-US" w:eastAsia="zh-CN"/>
          </w:rPr>
          <w:t>进行</w:t>
        </w:r>
      </w:ins>
      <w:ins w:id="1260" w:author="zhoujiansheng" w:date="2025-10-09T16:15:01Z">
        <w:r>
          <w:rPr>
            <w:rFonts w:hint="eastAsia"/>
            <w:lang w:val="en-US" w:eastAsia="zh-CN"/>
          </w:rPr>
          <w:t>级联</w:t>
        </w:r>
      </w:ins>
      <w:ins w:id="1261" w:author="zhoujiansheng" w:date="2025-10-09T16:14:12Z">
        <w:r>
          <w:rPr>
            <w:rFonts w:hint="eastAsia"/>
            <w:lang w:val="en-US" w:eastAsia="zh-CN"/>
          </w:rPr>
          <w:t>。</w:t>
        </w:r>
      </w:ins>
      <w:ins w:id="1262" w:author="zhoujiansheng" w:date="2025-10-09T16:35:26Z">
        <w:r>
          <w:rPr>
            <w:rFonts w:hint="eastAsia"/>
            <w:lang w:val="en-US" w:eastAsia="zh-CN"/>
          </w:rPr>
          <w:t>一个</w:t>
        </w:r>
      </w:ins>
      <w:ins w:id="1263" w:author="zhoujiansheng" w:date="2025-10-09T16:35:27Z">
        <w:r>
          <w:rPr>
            <w:rFonts w:hint="eastAsia"/>
            <w:lang w:val="en-US" w:eastAsia="zh-CN"/>
          </w:rPr>
          <w:t>设备</w:t>
        </w:r>
      </w:ins>
      <w:ins w:id="1264" w:author="zhoujiansheng" w:date="2025-10-09T16:35:29Z">
        <w:r>
          <w:rPr>
            <w:rFonts w:hint="eastAsia"/>
            <w:lang w:val="en-US" w:eastAsia="zh-CN"/>
          </w:rPr>
          <w:t>子类</w:t>
        </w:r>
      </w:ins>
      <w:ins w:id="1265" w:author="zhoujiansheng" w:date="2025-10-09T16:35:32Z">
        <w:r>
          <w:rPr>
            <w:rFonts w:hint="eastAsia"/>
            <w:lang w:val="en-US" w:eastAsia="zh-CN"/>
          </w:rPr>
          <w:t>只</w:t>
        </w:r>
      </w:ins>
      <w:ins w:id="1266" w:author="zhoujiansheng" w:date="2025-10-09T16:35:33Z">
        <w:r>
          <w:rPr>
            <w:rFonts w:hint="eastAsia"/>
            <w:lang w:val="en-US" w:eastAsia="zh-CN"/>
          </w:rPr>
          <w:t>允许</w:t>
        </w:r>
      </w:ins>
      <w:ins w:id="1267" w:author="zhoujiansheng" w:date="2025-10-09T16:35:34Z">
        <w:r>
          <w:rPr>
            <w:rFonts w:hint="eastAsia"/>
            <w:lang w:val="en-US" w:eastAsia="zh-CN"/>
          </w:rPr>
          <w:t>被</w:t>
        </w:r>
      </w:ins>
      <w:ins w:id="1268" w:author="zhoujiansheng" w:date="2025-10-09T16:35:36Z">
        <w:r>
          <w:rPr>
            <w:rFonts w:hint="eastAsia"/>
            <w:lang w:val="en-US" w:eastAsia="zh-CN"/>
          </w:rPr>
          <w:t>选择</w:t>
        </w:r>
      </w:ins>
      <w:ins w:id="1269" w:author="zhoujiansheng" w:date="2025-10-09T16:35:37Z">
        <w:r>
          <w:rPr>
            <w:rFonts w:hint="eastAsia"/>
            <w:lang w:val="en-US" w:eastAsia="zh-CN"/>
          </w:rPr>
          <w:t>一次。</w:t>
        </w:r>
      </w:ins>
    </w:p>
    <w:p>
      <w:pPr>
        <w:numPr>
          <w:ilvl w:val="0"/>
          <w:numId w:val="37"/>
        </w:numPr>
        <w:ind w:left="420" w:leftChars="0" w:hanging="420" w:firstLineChars="0"/>
        <w:jc w:val="left"/>
        <w:rPr>
          <w:del w:id="1270" w:author="zhoujiansheng" w:date="2025-10-09T16:11:59Z"/>
          <w:rFonts w:hint="default"/>
          <w:lang w:val="en-US" w:eastAsia="zh-CN"/>
        </w:rPr>
      </w:pPr>
      <w:del w:id="1271" w:author="zhoujiansheng" w:date="2025-10-09T16:11:59Z">
        <w:r>
          <w:rPr>
            <w:rFonts w:hint="eastAsia"/>
            <w:lang w:val="en-US" w:eastAsia="zh-CN"/>
          </w:rPr>
          <w:delText>资源分类：必填项，下拉选择：资源设备/非资源设备。</w:delText>
        </w:r>
      </w:del>
    </w:p>
    <w:p>
      <w:pPr>
        <w:numPr>
          <w:ilvl w:val="0"/>
          <w:numId w:val="37"/>
        </w:numPr>
        <w:ind w:left="420" w:leftChars="0" w:hanging="420" w:firstLineChars="0"/>
        <w:jc w:val="left"/>
        <w:rPr>
          <w:del w:id="1272" w:author="zhoujiansheng" w:date="2025-10-09T16:11:59Z"/>
          <w:rFonts w:hint="eastAsia"/>
          <w:lang w:val="en-US" w:eastAsia="zh-CN"/>
        </w:rPr>
      </w:pPr>
      <w:del w:id="1273" w:author="zhoujiansheng" w:date="2025-10-09T16:11:59Z">
        <w:r>
          <w:rPr>
            <w:rFonts w:hint="eastAsia"/>
            <w:lang w:val="en-US" w:eastAsia="zh-CN"/>
          </w:rPr>
          <w:delText>动环设备类型：枚举值，广西移动动环监控告警与信号字典表的全量设备类型。具体信息如</w:delText>
        </w:r>
      </w:del>
      <w:del w:id="1274" w:author="zhoujiansheng" w:date="2025-10-09T16:11:59Z">
        <w:r>
          <w:rPr>
            <w:rFonts w:hint="eastAsia"/>
            <w:lang w:val="en-US" w:eastAsia="zh-CN"/>
          </w:rPr>
          <w:fldChar w:fldCharType="begin"/>
        </w:r>
      </w:del>
      <w:del w:id="1275" w:author="zhoujiansheng" w:date="2025-10-09T16:11:59Z">
        <w:r>
          <w:rPr>
            <w:rFonts w:hint="eastAsia"/>
            <w:lang w:val="en-US" w:eastAsia="zh-CN"/>
          </w:rPr>
          <w:delInstrText xml:space="preserve"> REF _Ref7587 \h </w:delInstrText>
        </w:r>
      </w:del>
      <w:del w:id="1276" w:author="zhoujiansheng" w:date="2025-10-09T16:11:59Z">
        <w:r>
          <w:rPr>
            <w:rFonts w:hint="eastAsia"/>
            <w:lang w:val="en-US" w:eastAsia="zh-CN"/>
          </w:rPr>
          <w:fldChar w:fldCharType="separate"/>
        </w:r>
      </w:del>
      <w:del w:id="1277" w:author="zhoujiansheng" w:date="2025-10-09T16:11:59Z">
        <w:r>
          <w:rPr/>
          <w:delText>表2</w:delText>
        </w:r>
      </w:del>
      <w:del w:id="1278" w:author="zhoujiansheng" w:date="2025-10-09T16:11:59Z">
        <w:r>
          <w:rPr>
            <w:rFonts w:hint="eastAsia"/>
            <w:lang w:val="en-US" w:eastAsia="zh-CN"/>
          </w:rPr>
          <w:fldChar w:fldCharType="end"/>
        </w:r>
      </w:del>
      <w:del w:id="1279" w:author="zhoujiansheng" w:date="2025-10-09T16:11:59Z">
        <w:r>
          <w:rPr>
            <w:rFonts w:hint="eastAsia"/>
            <w:lang w:val="en-US" w:eastAsia="zh-CN"/>
          </w:rPr>
          <w:delText>。</w:delText>
        </w:r>
      </w:del>
    </w:p>
    <w:p>
      <w:pPr>
        <w:numPr>
          <w:ilvl w:val="0"/>
          <w:numId w:val="37"/>
        </w:numPr>
        <w:ind w:left="420" w:leftChars="0" w:hanging="420" w:firstLineChars="0"/>
        <w:jc w:val="left"/>
        <w:rPr>
          <w:del w:id="1280" w:author="zhoujiansheng" w:date="2025-10-09T16:11:59Z"/>
          <w:rFonts w:hint="eastAsia"/>
          <w:lang w:val="en-US" w:eastAsia="zh-CN"/>
        </w:rPr>
      </w:pPr>
      <w:del w:id="1281" w:author="zhoujiansheng" w:date="2025-10-09T16:11:59Z">
        <w:r>
          <w:rPr>
            <w:rFonts w:hint="eastAsia"/>
            <w:lang w:val="en-US" w:eastAsia="zh-CN"/>
          </w:rPr>
          <w:delText>综资设备类型：下拉选择。区分资源设备和非资源设备。其中：</w:delText>
        </w:r>
      </w:del>
    </w:p>
    <w:p>
      <w:pPr>
        <w:numPr>
          <w:ilvl w:val="0"/>
          <w:numId w:val="0"/>
        </w:numPr>
        <w:ind w:leftChars="0" w:firstLine="420" w:firstLineChars="0"/>
        <w:jc w:val="left"/>
        <w:rPr>
          <w:del w:id="1282" w:author="zhoujiansheng" w:date="2025-10-09T16:11:59Z"/>
          <w:rFonts w:hint="eastAsia"/>
          <w:lang w:val="en-US" w:eastAsia="zh-CN"/>
        </w:rPr>
      </w:pPr>
      <w:del w:id="1283" w:author="zhoujiansheng" w:date="2025-10-09T16:11:59Z">
        <w:r>
          <w:rPr>
            <w:rFonts w:hint="eastAsia"/>
            <w:lang w:val="en-US" w:eastAsia="zh-CN"/>
          </w:rPr>
          <w:delText>1、资源设备设备类型：填写动环设备类型后解锁，动环设备类型为</w:delText>
        </w:r>
      </w:del>
      <w:del w:id="1284" w:author="zhoujiansheng" w:date="2025-10-09T16:11:59Z">
        <w:r>
          <w:rPr>
            <w:rFonts w:hint="eastAsia"/>
            <w:lang w:val="en-US" w:eastAsia="zh-CN"/>
          </w:rPr>
          <w:fldChar w:fldCharType="begin"/>
        </w:r>
      </w:del>
      <w:del w:id="1285" w:author="zhoujiansheng" w:date="2025-10-09T16:11:59Z">
        <w:r>
          <w:rPr>
            <w:rFonts w:hint="eastAsia"/>
            <w:lang w:val="en-US" w:eastAsia="zh-CN"/>
          </w:rPr>
          <w:delInstrText xml:space="preserve"> REF _Ref7587 \h </w:delInstrText>
        </w:r>
      </w:del>
      <w:del w:id="1286" w:author="zhoujiansheng" w:date="2025-10-09T16:11:59Z">
        <w:r>
          <w:rPr>
            <w:rFonts w:hint="eastAsia"/>
            <w:lang w:val="en-US" w:eastAsia="zh-CN"/>
          </w:rPr>
          <w:fldChar w:fldCharType="separate"/>
        </w:r>
      </w:del>
      <w:del w:id="1287" w:author="zhoujiansheng" w:date="2025-10-09T16:11:59Z">
        <w:r>
          <w:rPr/>
          <w:delText>表1</w:delText>
        </w:r>
      </w:del>
      <w:del w:id="1288" w:author="zhoujiansheng" w:date="2025-10-09T16:11:59Z">
        <w:r>
          <w:rPr>
            <w:rFonts w:hint="eastAsia"/>
            <w:lang w:val="en-US" w:eastAsia="zh-CN"/>
          </w:rPr>
          <w:fldChar w:fldCharType="end"/>
        </w:r>
      </w:del>
      <w:del w:id="1289" w:author="zhoujiansheng" w:date="2025-10-09T16:11:59Z">
        <w:r>
          <w:rPr>
            <w:rFonts w:hint="eastAsia"/>
            <w:lang w:val="en-US" w:eastAsia="zh-CN"/>
          </w:rPr>
          <w:delText>中序号1-25的，自动填充默认综资设备类型，已填充信息允许重新选择。无法自动关联的设备类型，可手动选择。一个综资设备类型只允许被选择一次。</w:delText>
        </w:r>
      </w:del>
    </w:p>
    <w:p>
      <w:pPr>
        <w:numPr>
          <w:ilvl w:val="0"/>
          <w:numId w:val="0"/>
        </w:numPr>
        <w:ind w:leftChars="0" w:firstLine="420" w:firstLineChars="0"/>
        <w:jc w:val="left"/>
        <w:rPr>
          <w:del w:id="1290" w:author="zhoujiansheng" w:date="2025-10-09T16:11:59Z"/>
          <w:rFonts w:hint="default"/>
          <w:lang w:val="en-US" w:eastAsia="zh-CN"/>
        </w:rPr>
      </w:pPr>
      <w:del w:id="1291" w:author="zhoujiansheng" w:date="2025-10-09T16:11:59Z">
        <w:r>
          <w:rPr>
            <w:rFonts w:hint="eastAsia"/>
            <w:lang w:val="en-US" w:eastAsia="zh-CN"/>
          </w:rPr>
          <w:delText>2、非资源设备类型：填写动环设备类型后解锁，全量已入网验收归档的非资源设备的设备类型可选。一个设备类型只允许被选择一次。</w:delText>
        </w:r>
      </w:del>
    </w:p>
    <w:p>
      <w:pPr>
        <w:widowControl w:val="0"/>
        <w:numPr>
          <w:ilvl w:val="0"/>
          <w:numId w:val="0"/>
        </w:numPr>
        <w:jc w:val="left"/>
        <w:rPr>
          <w:rFonts w:hint="default"/>
          <w:lang w:val="en-US" w:eastAsia="zh-CN"/>
        </w:rPr>
      </w:pPr>
      <w:r>
        <w:rPr>
          <w:rFonts w:hint="eastAsia"/>
          <w:lang w:val="en-US" w:eastAsia="zh-CN"/>
        </w:rPr>
        <w:t>上述信息输入完成后，点击下一步进入模板导入页面</w:t>
      </w:r>
    </w:p>
    <w:p>
      <w:pPr>
        <w:widowControl w:val="0"/>
        <w:numPr>
          <w:ilvl w:val="0"/>
          <w:numId w:val="0"/>
        </w:numPr>
        <w:jc w:val="left"/>
        <w:rPr>
          <w:rFonts w:hint="default"/>
          <w:lang w:val="en-US" w:eastAsia="zh-CN"/>
        </w:rPr>
      </w:pPr>
      <w:ins w:id="1292" w:author="zhoujiansheng" w:date="2025-10-09T16:24:34Z">
        <w:r>
          <w:rPr>
            <w:rFonts w:hint="eastAsia"/>
            <w:lang w:val="en-US" w:eastAsia="zh-CN"/>
          </w:rPr>
          <w:t>动环</w:t>
        </w:r>
      </w:ins>
      <w:ins w:id="1293" w:author="zhoujiansheng" w:date="2025-10-09T16:24:35Z">
        <w:r>
          <w:rPr>
            <w:rFonts w:hint="eastAsia"/>
            <w:lang w:val="en-US" w:eastAsia="zh-CN"/>
          </w:rPr>
          <w:t>设备</w:t>
        </w:r>
      </w:ins>
      <w:ins w:id="1294" w:author="zhoujiansheng" w:date="2025-10-09T16:24:37Z">
        <w:r>
          <w:rPr>
            <w:rFonts w:hint="eastAsia"/>
            <w:lang w:val="en-US" w:eastAsia="zh-CN"/>
          </w:rPr>
          <w:t>类型</w:t>
        </w:r>
      </w:ins>
      <w:ins w:id="1295" w:author="zhoujiansheng" w:date="2025-10-09T16:24:38Z">
        <w:r>
          <w:rPr>
            <w:rFonts w:hint="eastAsia"/>
            <w:lang w:val="en-US" w:eastAsia="zh-CN"/>
          </w:rPr>
          <w:t>与</w:t>
        </w:r>
      </w:ins>
      <w:ins w:id="1296" w:author="zhoujiansheng" w:date="2025-10-09T16:24:40Z">
        <w:r>
          <w:rPr>
            <w:rFonts w:hint="eastAsia"/>
            <w:lang w:val="en-US" w:eastAsia="zh-CN"/>
          </w:rPr>
          <w:t>综资设备</w:t>
        </w:r>
      </w:ins>
      <w:ins w:id="1297" w:author="zhoujiansheng" w:date="2025-10-09T16:24:41Z">
        <w:r>
          <w:rPr>
            <w:rFonts w:hint="eastAsia"/>
            <w:lang w:val="en-US" w:eastAsia="zh-CN"/>
          </w:rPr>
          <w:t>类型</w:t>
        </w:r>
      </w:ins>
      <w:ins w:id="1298" w:author="zhoujiansheng" w:date="2025-10-09T16:24:45Z">
        <w:r>
          <w:rPr>
            <w:rFonts w:hint="eastAsia"/>
            <w:lang w:val="en-US" w:eastAsia="zh-CN"/>
          </w:rPr>
          <w:t>对应</w:t>
        </w:r>
      </w:ins>
      <w:ins w:id="1299" w:author="zhoujiansheng" w:date="2025-10-09T16:24:50Z">
        <w:r>
          <w:rPr>
            <w:rFonts w:hint="eastAsia"/>
            <w:lang w:val="en-US" w:eastAsia="zh-CN"/>
          </w:rPr>
          <w:t>关系，</w:t>
        </w:r>
      </w:ins>
      <w:ins w:id="1300" w:author="zhoujiansheng" w:date="2025-10-09T16:24:51Z">
        <w:r>
          <w:rPr>
            <w:rFonts w:hint="eastAsia"/>
            <w:lang w:val="en-US" w:eastAsia="zh-CN"/>
          </w:rPr>
          <w:t>参考</w:t>
        </w:r>
      </w:ins>
      <w:ins w:id="1301" w:author="zhoujiansheng" w:date="2025-10-09T16:24:55Z">
        <w:r>
          <w:rPr>
            <w:rFonts w:hint="eastAsia"/>
            <w:lang w:val="en-US" w:eastAsia="zh-CN"/>
          </w:rPr>
          <w:t>文档</w:t>
        </w:r>
      </w:ins>
      <w:ins w:id="1302" w:author="zhoujiansheng" w:date="2025-10-09T16:24:57Z">
        <w:r>
          <w:rPr>
            <w:rFonts w:hint="eastAsia"/>
            <w:lang w:val="en-US" w:eastAsia="zh-CN"/>
          </w:rPr>
          <w:t>最后的</w:t>
        </w:r>
      </w:ins>
      <w:ins w:id="1303" w:author="zhoujiansheng" w:date="2025-10-09T16:24:58Z">
        <w:r>
          <w:rPr>
            <w:rFonts w:hint="eastAsia"/>
            <w:lang w:val="en-US" w:eastAsia="zh-CN"/>
          </w:rPr>
          <w:t>附录</w:t>
        </w:r>
      </w:ins>
      <w:ins w:id="1304" w:author="zhoujiansheng" w:date="2025-10-09T16:24:59Z">
        <w:r>
          <w:rPr>
            <w:rFonts w:hint="eastAsia"/>
            <w:lang w:val="en-US" w:eastAsia="zh-CN"/>
          </w:rPr>
          <w:t>1</w:t>
        </w:r>
      </w:ins>
      <w:ins w:id="1305" w:author="zhoujiansheng" w:date="2025-10-09T16:25:01Z">
        <w:r>
          <w:rPr>
            <w:rFonts w:hint="eastAsia"/>
            <w:lang w:val="en-US" w:eastAsia="zh-CN"/>
          </w:rPr>
          <w:t>：</w:t>
        </w:r>
      </w:ins>
      <w:ins w:id="1306" w:author="zhoujiansheng" w:date="2025-10-09T16:25:32Z">
        <w:r>
          <w:rPr>
            <w:rFonts w:hint="eastAsia"/>
            <w:lang w:val="en-US" w:eastAsia="zh-CN"/>
          </w:rPr>
          <w:t>动环设备类型与综资设备类型对应关系表</w:t>
        </w:r>
      </w:ins>
      <w:ins w:id="1307" w:author="zhoujiansheng" w:date="2025-10-09T16:25:36Z">
        <w:r>
          <w:rPr>
            <w:rFonts w:hint="eastAsia"/>
            <w:lang w:val="en-US" w:eastAsia="zh-CN"/>
          </w:rPr>
          <w:t>。</w:t>
        </w:r>
      </w:ins>
    </w:p>
    <w:p>
      <w:pPr>
        <w:pStyle w:val="14"/>
        <w:keepNext w:val="0"/>
        <w:keepLines w:val="0"/>
        <w:pageBreakBefore w:val="0"/>
        <w:widowControl/>
        <w:kinsoku/>
        <w:wordWrap/>
        <w:overflowPunct/>
        <w:topLinePunct w:val="0"/>
        <w:autoSpaceDE/>
        <w:autoSpaceDN/>
        <w:bidi w:val="0"/>
        <w:adjustRightInd/>
        <w:snapToGrid/>
        <w:spacing w:line="240" w:lineRule="auto"/>
        <w:jc w:val="center"/>
        <w:textAlignment w:val="auto"/>
        <w:rPr>
          <w:del w:id="1308" w:author="zhoujiansheng" w:date="2025-10-09T16:23:08Z"/>
          <w:rFonts w:hint="default" w:eastAsia="宋体"/>
          <w:lang w:val="en-US" w:eastAsia="zh-CN"/>
        </w:rPr>
      </w:pPr>
      <w:del w:id="1309" w:author="zhoujiansheng" w:date="2025-10-09T16:23:08Z">
        <w:bookmarkStart w:id="29" w:name="_Ref7587"/>
        <w:r>
          <w:rPr/>
          <w:delText>表</w:delText>
        </w:r>
      </w:del>
      <w:del w:id="1310" w:author="zhoujiansheng" w:date="2025-10-09T16:23:08Z">
        <w:r>
          <w:rPr/>
          <w:fldChar w:fldCharType="begin"/>
        </w:r>
      </w:del>
      <w:del w:id="1311" w:author="zhoujiansheng" w:date="2025-10-09T16:23:08Z">
        <w:r>
          <w:rPr/>
          <w:delInstrText xml:space="preserve"> SEQ 表 \* ARABIC </w:delInstrText>
        </w:r>
      </w:del>
      <w:del w:id="1312" w:author="zhoujiansheng" w:date="2025-10-09T16:23:08Z">
        <w:r>
          <w:rPr/>
          <w:fldChar w:fldCharType="separate"/>
        </w:r>
      </w:del>
      <w:del w:id="1313" w:author="zhoujiansheng" w:date="2025-10-09T16:23:08Z">
        <w:r>
          <w:rPr/>
          <w:delText>2</w:delText>
        </w:r>
      </w:del>
      <w:del w:id="1314" w:author="zhoujiansheng" w:date="2025-10-09T16:23:08Z">
        <w:r>
          <w:rPr/>
          <w:fldChar w:fldCharType="end"/>
        </w:r>
        <w:bookmarkEnd w:id="29"/>
      </w:del>
      <w:del w:id="1315" w:author="zhoujiansheng" w:date="2025-10-09T16:23:08Z">
        <w:r>
          <w:rPr>
            <w:rFonts w:hint="eastAsia"/>
            <w:lang w:val="en-US" w:eastAsia="zh-CN"/>
          </w:rPr>
          <w:delText>动环设备类型与综资设备类型匹配关系说明表</w:delText>
        </w:r>
      </w:del>
    </w:p>
    <w:tbl>
      <w:tblPr>
        <w:tblStyle w:val="32"/>
        <w:tblW w:w="9694"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706"/>
        <w:gridCol w:w="3374"/>
        <w:gridCol w:w="2016"/>
        <w:gridCol w:w="359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4" w:hRule="atLeast"/>
          <w:del w:id="1316"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00B0F0"/>
            <w:noWrap/>
            <w:vAlign w:val="center"/>
          </w:tcPr>
          <w:p>
            <w:pPr>
              <w:keepNext w:val="0"/>
              <w:keepLines w:val="0"/>
              <w:widowControl/>
              <w:suppressLineNumbers w:val="0"/>
              <w:jc w:val="center"/>
              <w:textAlignment w:val="center"/>
              <w:rPr>
                <w:del w:id="1317" w:author="zhoujiansheng" w:date="2025-10-09T16:23:01Z"/>
                <w:rFonts w:hint="eastAsia" w:ascii="宋体" w:hAnsi="宋体" w:eastAsia="宋体" w:cs="宋体"/>
                <w:i w:val="0"/>
                <w:iCs w:val="0"/>
                <w:color w:val="000000"/>
                <w:sz w:val="22"/>
                <w:szCs w:val="22"/>
                <w:u w:val="none"/>
              </w:rPr>
            </w:pPr>
            <w:del w:id="1318" w:author="zhoujiansheng" w:date="2025-10-09T16:23:01Z">
              <w:r>
                <w:rPr>
                  <w:rFonts w:hint="eastAsia" w:ascii="宋体" w:hAnsi="宋体" w:eastAsia="宋体" w:cs="宋体"/>
                  <w:i w:val="0"/>
                  <w:iCs w:val="0"/>
                  <w:color w:val="000000"/>
                  <w:kern w:val="0"/>
                  <w:sz w:val="22"/>
                  <w:szCs w:val="22"/>
                  <w:u w:val="none"/>
                  <w:lang w:val="en-US" w:eastAsia="zh-CN" w:bidi="ar"/>
                </w:rPr>
                <w:delText>序号</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00B0F0"/>
            <w:noWrap/>
            <w:vAlign w:val="center"/>
          </w:tcPr>
          <w:p>
            <w:pPr>
              <w:keepNext w:val="0"/>
              <w:keepLines w:val="0"/>
              <w:widowControl/>
              <w:suppressLineNumbers w:val="0"/>
              <w:jc w:val="center"/>
              <w:textAlignment w:val="center"/>
              <w:rPr>
                <w:del w:id="1319" w:author="zhoujiansheng" w:date="2025-10-09T16:23:01Z"/>
                <w:rFonts w:hint="default" w:ascii="宋体" w:hAnsi="宋体" w:eastAsia="宋体" w:cs="宋体"/>
                <w:i w:val="0"/>
                <w:iCs w:val="0"/>
                <w:color w:val="000000"/>
                <w:sz w:val="22"/>
                <w:szCs w:val="22"/>
                <w:u w:val="none"/>
                <w:lang w:val="en-US"/>
              </w:rPr>
            </w:pPr>
            <w:del w:id="1320" w:author="zhoujiansheng" w:date="2025-10-09T16:23:01Z">
              <w:r>
                <w:rPr>
                  <w:rFonts w:hint="eastAsia" w:ascii="宋体" w:hAnsi="宋体" w:eastAsia="宋体" w:cs="宋体"/>
                  <w:i w:val="0"/>
                  <w:iCs w:val="0"/>
                  <w:color w:val="000000"/>
                  <w:kern w:val="0"/>
                  <w:sz w:val="22"/>
                  <w:szCs w:val="22"/>
                  <w:u w:val="none"/>
                  <w:lang w:val="en-US" w:eastAsia="zh-CN" w:bidi="ar"/>
                </w:rPr>
                <w:delText>动环</w:delText>
              </w:r>
            </w:del>
            <w:del w:id="1321" w:author="zhoujiansheng" w:date="2025-10-09T16:23:01Z">
              <w:r>
                <w:rPr>
                  <w:rFonts w:hint="eastAsia" w:ascii="宋体" w:hAnsi="宋体" w:cs="宋体"/>
                  <w:i w:val="0"/>
                  <w:iCs w:val="0"/>
                  <w:color w:val="000000"/>
                  <w:kern w:val="0"/>
                  <w:sz w:val="22"/>
                  <w:szCs w:val="22"/>
                  <w:u w:val="none"/>
                  <w:lang w:val="en-US" w:eastAsia="zh-CN" w:bidi="ar"/>
                </w:rPr>
                <w:delText>设备类型</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00B0F0"/>
            <w:noWrap/>
            <w:vAlign w:val="center"/>
          </w:tcPr>
          <w:p>
            <w:pPr>
              <w:keepNext w:val="0"/>
              <w:keepLines w:val="0"/>
              <w:widowControl/>
              <w:suppressLineNumbers w:val="0"/>
              <w:jc w:val="center"/>
              <w:textAlignment w:val="center"/>
              <w:rPr>
                <w:del w:id="1322" w:author="zhoujiansheng" w:date="2025-10-09T16:23:01Z"/>
                <w:rFonts w:hint="eastAsia" w:ascii="宋体" w:hAnsi="宋体" w:eastAsia="宋体" w:cs="宋体"/>
                <w:i w:val="0"/>
                <w:iCs w:val="0"/>
                <w:color w:val="000000"/>
                <w:sz w:val="22"/>
                <w:szCs w:val="22"/>
                <w:u w:val="none"/>
              </w:rPr>
            </w:pPr>
            <w:del w:id="1323" w:author="zhoujiansheng" w:date="2025-10-09T16:23:01Z">
              <w:r>
                <w:rPr>
                  <w:rFonts w:hint="eastAsia" w:ascii="宋体" w:hAnsi="宋体" w:eastAsia="宋体" w:cs="宋体"/>
                  <w:i w:val="0"/>
                  <w:iCs w:val="0"/>
                  <w:color w:val="000000"/>
                  <w:kern w:val="0"/>
                  <w:sz w:val="22"/>
                  <w:szCs w:val="22"/>
                  <w:u w:val="none"/>
                  <w:lang w:val="en-US" w:eastAsia="zh-CN" w:bidi="ar"/>
                </w:rPr>
                <w:delText>综资设备类型</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00B0F0"/>
            <w:noWrap/>
            <w:vAlign w:val="center"/>
          </w:tcPr>
          <w:p>
            <w:pPr>
              <w:keepNext w:val="0"/>
              <w:keepLines w:val="0"/>
              <w:widowControl/>
              <w:suppressLineNumbers w:val="0"/>
              <w:jc w:val="center"/>
              <w:textAlignment w:val="center"/>
              <w:rPr>
                <w:del w:id="1324" w:author="zhoujiansheng" w:date="2025-10-09T16:23:01Z"/>
                <w:rFonts w:hint="eastAsia" w:ascii="宋体" w:hAnsi="宋体" w:eastAsia="宋体" w:cs="宋体"/>
                <w:i w:val="0"/>
                <w:iCs w:val="0"/>
                <w:color w:val="000000"/>
                <w:sz w:val="22"/>
                <w:szCs w:val="22"/>
                <w:u w:val="none"/>
              </w:rPr>
            </w:pPr>
            <w:del w:id="1325" w:author="zhoujiansheng" w:date="2025-10-09T16:23:01Z">
              <w:r>
                <w:rPr>
                  <w:rFonts w:hint="eastAsia" w:ascii="宋体" w:hAnsi="宋体" w:eastAsia="宋体" w:cs="宋体"/>
                  <w:i w:val="0"/>
                  <w:iCs w:val="0"/>
                  <w:color w:val="000000"/>
                  <w:kern w:val="0"/>
                  <w:sz w:val="22"/>
                  <w:szCs w:val="22"/>
                  <w:u w:val="none"/>
                  <w:lang w:val="en-US" w:eastAsia="zh-CN" w:bidi="ar"/>
                </w:rPr>
                <w:delText>说明</w:delText>
              </w:r>
            </w:del>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del w:id="1326"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1327" w:author="zhoujiansheng" w:date="2025-10-09T16:23:01Z"/>
                <w:rFonts w:hint="eastAsia" w:ascii="宋体" w:hAnsi="宋体" w:eastAsia="宋体" w:cs="宋体"/>
                <w:i w:val="0"/>
                <w:iCs w:val="0"/>
                <w:color w:val="000000"/>
                <w:sz w:val="22"/>
                <w:szCs w:val="22"/>
                <w:u w:val="none"/>
              </w:rPr>
            </w:pPr>
            <w:del w:id="1328" w:author="zhoujiansheng" w:date="2025-10-09T16:23:01Z">
              <w:r>
                <w:rPr>
                  <w:rFonts w:hint="eastAsia" w:ascii="宋体" w:hAnsi="宋体" w:eastAsia="宋体" w:cs="宋体"/>
                  <w:i w:val="0"/>
                  <w:iCs w:val="0"/>
                  <w:color w:val="000000"/>
                  <w:kern w:val="0"/>
                  <w:sz w:val="22"/>
                  <w:szCs w:val="22"/>
                  <w:u w:val="none"/>
                  <w:lang w:val="en-US" w:eastAsia="zh-CN" w:bidi="ar"/>
                </w:rPr>
                <w:delText>1</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1329" w:author="zhoujiansheng" w:date="2025-10-09T16:23:01Z"/>
                <w:rFonts w:hint="eastAsia" w:ascii="宋体" w:hAnsi="宋体" w:eastAsia="宋体" w:cs="宋体"/>
                <w:i w:val="0"/>
                <w:iCs w:val="0"/>
                <w:color w:val="000000"/>
                <w:sz w:val="22"/>
                <w:szCs w:val="22"/>
                <w:u w:val="none"/>
              </w:rPr>
            </w:pPr>
            <w:del w:id="1330" w:author="zhoujiansheng" w:date="2025-10-09T16:23:01Z">
              <w:r>
                <w:rPr>
                  <w:rFonts w:hint="eastAsia" w:ascii="宋体" w:hAnsi="宋体" w:eastAsia="宋体" w:cs="宋体"/>
                  <w:i w:val="0"/>
                  <w:iCs w:val="0"/>
                  <w:color w:val="000000"/>
                  <w:kern w:val="0"/>
                  <w:sz w:val="22"/>
                  <w:szCs w:val="22"/>
                  <w:u w:val="none"/>
                  <w:lang w:val="en-US" w:eastAsia="zh-CN" w:bidi="ar"/>
                </w:rPr>
                <w:delText>UPS配电</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1331" w:author="zhoujiansheng" w:date="2025-10-09T16:23:01Z"/>
                <w:rFonts w:hint="eastAsia" w:ascii="宋体" w:hAnsi="宋体" w:eastAsia="宋体" w:cs="宋体"/>
                <w:i w:val="0"/>
                <w:iCs w:val="0"/>
                <w:color w:val="000000"/>
                <w:sz w:val="22"/>
                <w:szCs w:val="22"/>
                <w:u w:val="none"/>
              </w:rPr>
            </w:pPr>
            <w:del w:id="1332" w:author="zhoujiansheng" w:date="2025-10-09T16:23:01Z">
              <w:r>
                <w:rPr>
                  <w:rFonts w:hint="eastAsia" w:ascii="宋体" w:hAnsi="宋体" w:eastAsia="宋体" w:cs="宋体"/>
                  <w:i w:val="0"/>
                  <w:iCs w:val="0"/>
                  <w:color w:val="000000"/>
                  <w:kern w:val="0"/>
                  <w:sz w:val="22"/>
                  <w:szCs w:val="22"/>
                  <w:u w:val="none"/>
                  <w:lang w:val="en-US" w:eastAsia="zh-CN" w:bidi="ar"/>
                </w:rPr>
                <w:delText>UPS配电</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del w:id="1333" w:author="zhoujiansheng" w:date="2025-10-09T16:23:01Z"/>
                <w:rFonts w:hint="eastAsia" w:ascii="宋体" w:hAnsi="宋体" w:eastAsia="宋体" w:cs="宋体"/>
                <w:i w:val="0"/>
                <w:iCs w:val="0"/>
                <w:color w:val="000000"/>
                <w:sz w:val="22"/>
                <w:szCs w:val="22"/>
                <w:u w:val="none"/>
                <w:lang w:val="en-US" w:eastAsia="zh-CN"/>
              </w:rPr>
            </w:pPr>
            <w:del w:id="1334" w:author="zhoujiansheng" w:date="2025-10-09T16:23:01Z">
              <w:r>
                <w:rPr>
                  <w:rFonts w:hint="eastAsia" w:ascii="宋体" w:hAnsi="宋体" w:eastAsia="宋体" w:cs="宋体"/>
                  <w:i w:val="0"/>
                  <w:iCs w:val="0"/>
                  <w:color w:val="000000"/>
                  <w:sz w:val="22"/>
                  <w:szCs w:val="22"/>
                  <w:u w:val="none"/>
                  <w:lang w:val="en-US" w:eastAsia="zh-CN"/>
                </w:rPr>
                <w:delText>一致</w:delText>
              </w:r>
            </w:del>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del w:id="1335"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1336" w:author="zhoujiansheng" w:date="2025-10-09T16:23:01Z"/>
                <w:rFonts w:hint="eastAsia" w:ascii="宋体" w:hAnsi="宋体" w:eastAsia="宋体" w:cs="宋体"/>
                <w:i w:val="0"/>
                <w:iCs w:val="0"/>
                <w:color w:val="000000"/>
                <w:sz w:val="22"/>
                <w:szCs w:val="22"/>
                <w:u w:val="none"/>
              </w:rPr>
            </w:pPr>
            <w:del w:id="1337" w:author="zhoujiansheng" w:date="2025-10-09T16:23:01Z">
              <w:r>
                <w:rPr>
                  <w:rFonts w:hint="eastAsia" w:ascii="宋体" w:hAnsi="宋体" w:eastAsia="宋体" w:cs="宋体"/>
                  <w:i w:val="0"/>
                  <w:iCs w:val="0"/>
                  <w:color w:val="000000"/>
                  <w:kern w:val="0"/>
                  <w:sz w:val="22"/>
                  <w:szCs w:val="22"/>
                  <w:u w:val="none"/>
                  <w:lang w:val="en-US" w:eastAsia="zh-CN" w:bidi="ar"/>
                </w:rPr>
                <w:delText>2</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1338" w:author="zhoujiansheng" w:date="2025-10-09T16:23:01Z"/>
                <w:rFonts w:hint="eastAsia" w:ascii="宋体" w:hAnsi="宋体" w:eastAsia="宋体" w:cs="宋体"/>
                <w:i w:val="0"/>
                <w:iCs w:val="0"/>
                <w:color w:val="000000"/>
                <w:sz w:val="22"/>
                <w:szCs w:val="22"/>
                <w:u w:val="none"/>
              </w:rPr>
            </w:pPr>
            <w:del w:id="1339" w:author="zhoujiansheng" w:date="2025-10-09T16:23:01Z">
              <w:r>
                <w:rPr>
                  <w:rFonts w:hint="eastAsia" w:ascii="宋体" w:hAnsi="宋体" w:eastAsia="宋体" w:cs="宋体"/>
                  <w:i w:val="0"/>
                  <w:iCs w:val="0"/>
                  <w:color w:val="000000"/>
                  <w:kern w:val="0"/>
                  <w:sz w:val="22"/>
                  <w:szCs w:val="22"/>
                  <w:u w:val="none"/>
                  <w:lang w:val="en-US" w:eastAsia="zh-CN" w:bidi="ar"/>
                </w:rPr>
                <w:delText>UPS设备</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1340" w:author="zhoujiansheng" w:date="2025-10-09T16:23:01Z"/>
                <w:rFonts w:hint="eastAsia" w:ascii="宋体" w:hAnsi="宋体" w:eastAsia="宋体" w:cs="宋体"/>
                <w:i w:val="0"/>
                <w:iCs w:val="0"/>
                <w:color w:val="000000"/>
                <w:sz w:val="22"/>
                <w:szCs w:val="22"/>
                <w:u w:val="none"/>
              </w:rPr>
            </w:pPr>
            <w:del w:id="1341" w:author="zhoujiansheng" w:date="2025-10-09T16:23:01Z">
              <w:r>
                <w:rPr>
                  <w:rFonts w:hint="eastAsia" w:ascii="宋体" w:hAnsi="宋体" w:eastAsia="宋体" w:cs="宋体"/>
                  <w:i w:val="0"/>
                  <w:iCs w:val="0"/>
                  <w:color w:val="000000"/>
                  <w:kern w:val="0"/>
                  <w:sz w:val="22"/>
                  <w:szCs w:val="22"/>
                  <w:u w:val="none"/>
                  <w:lang w:val="en-US" w:eastAsia="zh-CN" w:bidi="ar"/>
                </w:rPr>
                <w:delText>UPS设备</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ind w:firstLine="0" w:firstLineChars="0"/>
              <w:jc w:val="center"/>
              <w:rPr>
                <w:del w:id="1342" w:author="zhoujiansheng" w:date="2025-10-09T16:23:01Z"/>
                <w:rFonts w:hint="eastAsia" w:ascii="宋体" w:hAnsi="宋体" w:eastAsia="宋体" w:cs="宋体"/>
                <w:i w:val="0"/>
                <w:iCs w:val="0"/>
                <w:color w:val="000000"/>
                <w:sz w:val="22"/>
                <w:szCs w:val="22"/>
                <w:u w:val="none"/>
              </w:rPr>
            </w:pPr>
            <w:del w:id="1343" w:author="zhoujiansheng" w:date="2025-10-09T16:23:01Z">
              <w:r>
                <w:rPr>
                  <w:rFonts w:hint="eastAsia" w:ascii="宋体" w:hAnsi="宋体" w:eastAsia="宋体" w:cs="宋体"/>
                  <w:i w:val="0"/>
                  <w:iCs w:val="0"/>
                  <w:color w:val="000000"/>
                  <w:sz w:val="22"/>
                  <w:szCs w:val="22"/>
                  <w:u w:val="none"/>
                  <w:lang w:val="en-US" w:eastAsia="zh-CN"/>
                </w:rPr>
                <w:delText>一致</w:delText>
              </w:r>
            </w:del>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del w:id="1344"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1345" w:author="zhoujiansheng" w:date="2025-10-09T16:23:01Z"/>
                <w:rFonts w:hint="eastAsia" w:ascii="宋体" w:hAnsi="宋体" w:eastAsia="宋体" w:cs="宋体"/>
                <w:i w:val="0"/>
                <w:iCs w:val="0"/>
                <w:color w:val="000000"/>
                <w:sz w:val="22"/>
                <w:szCs w:val="22"/>
                <w:u w:val="none"/>
              </w:rPr>
            </w:pPr>
            <w:del w:id="1346" w:author="zhoujiansheng" w:date="2025-10-09T16:23:01Z">
              <w:r>
                <w:rPr>
                  <w:rFonts w:hint="eastAsia" w:ascii="宋体" w:hAnsi="宋体" w:eastAsia="宋体" w:cs="宋体"/>
                  <w:i w:val="0"/>
                  <w:iCs w:val="0"/>
                  <w:color w:val="000000"/>
                  <w:kern w:val="0"/>
                  <w:sz w:val="22"/>
                  <w:szCs w:val="22"/>
                  <w:u w:val="none"/>
                  <w:lang w:val="en-US" w:eastAsia="zh-CN" w:bidi="ar"/>
                </w:rPr>
                <w:delText>3</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1347" w:author="zhoujiansheng" w:date="2025-10-09T16:23:01Z"/>
                <w:rFonts w:hint="eastAsia" w:ascii="宋体" w:hAnsi="宋体" w:eastAsia="宋体" w:cs="宋体"/>
                <w:i w:val="0"/>
                <w:iCs w:val="0"/>
                <w:color w:val="000000"/>
                <w:sz w:val="22"/>
                <w:szCs w:val="22"/>
                <w:u w:val="none"/>
              </w:rPr>
            </w:pPr>
            <w:del w:id="1348" w:author="zhoujiansheng" w:date="2025-10-09T16:23:01Z">
              <w:r>
                <w:rPr>
                  <w:rFonts w:hint="eastAsia" w:ascii="宋体" w:hAnsi="宋体" w:eastAsia="宋体" w:cs="宋体"/>
                  <w:i w:val="0"/>
                  <w:iCs w:val="0"/>
                  <w:color w:val="000000"/>
                  <w:kern w:val="0"/>
                  <w:sz w:val="22"/>
                  <w:szCs w:val="22"/>
                  <w:u w:val="none"/>
                  <w:lang w:val="en-US" w:eastAsia="zh-CN" w:bidi="ar"/>
                </w:rPr>
                <w:delText>变换设备</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1349" w:author="zhoujiansheng" w:date="2025-10-09T16:23:01Z"/>
                <w:rFonts w:hint="eastAsia" w:ascii="宋体" w:hAnsi="宋体" w:eastAsia="宋体" w:cs="宋体"/>
                <w:i w:val="0"/>
                <w:iCs w:val="0"/>
                <w:color w:val="000000"/>
                <w:sz w:val="22"/>
                <w:szCs w:val="22"/>
                <w:u w:val="none"/>
              </w:rPr>
            </w:pPr>
            <w:del w:id="1350" w:author="zhoujiansheng" w:date="2025-10-09T16:23:01Z">
              <w:r>
                <w:rPr>
                  <w:rFonts w:hint="eastAsia" w:ascii="宋体" w:hAnsi="宋体" w:eastAsia="宋体" w:cs="宋体"/>
                  <w:i w:val="0"/>
                  <w:iCs w:val="0"/>
                  <w:color w:val="000000"/>
                  <w:kern w:val="0"/>
                  <w:sz w:val="22"/>
                  <w:szCs w:val="22"/>
                  <w:u w:val="none"/>
                  <w:lang w:val="en-US" w:eastAsia="zh-CN" w:bidi="ar"/>
                </w:rPr>
                <w:delText>变换设备</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ind w:firstLine="0" w:firstLineChars="0"/>
              <w:jc w:val="center"/>
              <w:rPr>
                <w:del w:id="1351" w:author="zhoujiansheng" w:date="2025-10-09T16:23:01Z"/>
                <w:rFonts w:hint="eastAsia" w:ascii="宋体" w:hAnsi="宋体" w:eastAsia="宋体" w:cs="宋体"/>
                <w:i w:val="0"/>
                <w:iCs w:val="0"/>
                <w:color w:val="000000"/>
                <w:sz w:val="22"/>
                <w:szCs w:val="22"/>
                <w:u w:val="none"/>
              </w:rPr>
            </w:pPr>
            <w:del w:id="1352" w:author="zhoujiansheng" w:date="2025-10-09T16:23:01Z">
              <w:r>
                <w:rPr>
                  <w:rFonts w:hint="eastAsia" w:ascii="宋体" w:hAnsi="宋体" w:eastAsia="宋体" w:cs="宋体"/>
                  <w:i w:val="0"/>
                  <w:iCs w:val="0"/>
                  <w:color w:val="000000"/>
                  <w:sz w:val="22"/>
                  <w:szCs w:val="22"/>
                  <w:u w:val="none"/>
                  <w:lang w:val="en-US" w:eastAsia="zh-CN"/>
                </w:rPr>
                <w:delText>一致</w:delText>
              </w:r>
            </w:del>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del w:id="1353"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1354" w:author="zhoujiansheng" w:date="2025-10-09T16:23:01Z"/>
                <w:rFonts w:hint="eastAsia" w:ascii="宋体" w:hAnsi="宋体" w:eastAsia="宋体" w:cs="宋体"/>
                <w:i w:val="0"/>
                <w:iCs w:val="0"/>
                <w:color w:val="000000"/>
                <w:sz w:val="22"/>
                <w:szCs w:val="22"/>
                <w:u w:val="none"/>
              </w:rPr>
            </w:pPr>
            <w:del w:id="1355" w:author="zhoujiansheng" w:date="2025-10-09T16:23:01Z">
              <w:r>
                <w:rPr>
                  <w:rFonts w:hint="eastAsia" w:ascii="宋体" w:hAnsi="宋体" w:eastAsia="宋体" w:cs="宋体"/>
                  <w:i w:val="0"/>
                  <w:iCs w:val="0"/>
                  <w:color w:val="000000"/>
                  <w:kern w:val="0"/>
                  <w:sz w:val="22"/>
                  <w:szCs w:val="22"/>
                  <w:u w:val="none"/>
                  <w:lang w:val="en-US" w:eastAsia="zh-CN" w:bidi="ar"/>
                </w:rPr>
                <w:delText>4</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1356" w:author="zhoujiansheng" w:date="2025-10-09T16:23:01Z"/>
                <w:rFonts w:hint="eastAsia" w:ascii="宋体" w:hAnsi="宋体" w:eastAsia="宋体" w:cs="宋体"/>
                <w:i w:val="0"/>
                <w:iCs w:val="0"/>
                <w:color w:val="000000"/>
                <w:sz w:val="22"/>
                <w:szCs w:val="22"/>
                <w:u w:val="none"/>
              </w:rPr>
            </w:pPr>
            <w:del w:id="1357" w:author="zhoujiansheng" w:date="2025-10-09T16:23:01Z">
              <w:r>
                <w:rPr>
                  <w:rFonts w:hint="eastAsia" w:ascii="宋体" w:hAnsi="宋体" w:eastAsia="宋体" w:cs="宋体"/>
                  <w:i w:val="0"/>
                  <w:iCs w:val="0"/>
                  <w:color w:val="000000"/>
                  <w:kern w:val="0"/>
                  <w:sz w:val="22"/>
                  <w:szCs w:val="22"/>
                  <w:u w:val="none"/>
                  <w:lang w:val="en-US" w:eastAsia="zh-CN" w:bidi="ar"/>
                </w:rPr>
                <w:delText>变压器</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1358" w:author="zhoujiansheng" w:date="2025-10-09T16:23:01Z"/>
                <w:rFonts w:hint="eastAsia" w:ascii="宋体" w:hAnsi="宋体" w:eastAsia="宋体" w:cs="宋体"/>
                <w:i w:val="0"/>
                <w:iCs w:val="0"/>
                <w:color w:val="000000"/>
                <w:sz w:val="22"/>
                <w:szCs w:val="22"/>
                <w:u w:val="none"/>
              </w:rPr>
            </w:pPr>
            <w:del w:id="1359" w:author="zhoujiansheng" w:date="2025-10-09T16:23:01Z">
              <w:r>
                <w:rPr>
                  <w:rFonts w:hint="eastAsia" w:ascii="宋体" w:hAnsi="宋体" w:eastAsia="宋体" w:cs="宋体"/>
                  <w:i w:val="0"/>
                  <w:iCs w:val="0"/>
                  <w:color w:val="000000"/>
                  <w:kern w:val="0"/>
                  <w:sz w:val="22"/>
                  <w:szCs w:val="22"/>
                  <w:u w:val="none"/>
                  <w:lang w:val="en-US" w:eastAsia="zh-CN" w:bidi="ar"/>
                </w:rPr>
                <w:delText>变压器</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ind w:firstLine="0" w:firstLineChars="0"/>
              <w:jc w:val="center"/>
              <w:rPr>
                <w:del w:id="1360" w:author="zhoujiansheng" w:date="2025-10-09T16:23:01Z"/>
                <w:rFonts w:hint="eastAsia" w:ascii="宋体" w:hAnsi="宋体" w:eastAsia="宋体" w:cs="宋体"/>
                <w:i w:val="0"/>
                <w:iCs w:val="0"/>
                <w:color w:val="000000"/>
                <w:sz w:val="22"/>
                <w:szCs w:val="22"/>
                <w:u w:val="none"/>
              </w:rPr>
            </w:pPr>
            <w:del w:id="1361" w:author="zhoujiansheng" w:date="2025-10-09T16:23:01Z">
              <w:r>
                <w:rPr>
                  <w:rFonts w:hint="eastAsia" w:ascii="宋体" w:hAnsi="宋体" w:eastAsia="宋体" w:cs="宋体"/>
                  <w:i w:val="0"/>
                  <w:iCs w:val="0"/>
                  <w:color w:val="000000"/>
                  <w:sz w:val="22"/>
                  <w:szCs w:val="22"/>
                  <w:u w:val="none"/>
                  <w:lang w:val="en-US" w:eastAsia="zh-CN"/>
                </w:rPr>
                <w:delText>一致</w:delText>
              </w:r>
            </w:del>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del w:id="1362"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1363" w:author="zhoujiansheng" w:date="2025-10-09T16:23:01Z"/>
                <w:rFonts w:hint="eastAsia" w:ascii="宋体" w:hAnsi="宋体" w:eastAsia="宋体" w:cs="宋体"/>
                <w:i w:val="0"/>
                <w:iCs w:val="0"/>
                <w:color w:val="000000"/>
                <w:sz w:val="22"/>
                <w:szCs w:val="22"/>
                <w:u w:val="none"/>
              </w:rPr>
            </w:pPr>
            <w:del w:id="1364" w:author="zhoujiansheng" w:date="2025-10-09T16:23:01Z">
              <w:r>
                <w:rPr>
                  <w:rFonts w:hint="eastAsia" w:ascii="宋体" w:hAnsi="宋体" w:eastAsia="宋体" w:cs="宋体"/>
                  <w:i w:val="0"/>
                  <w:iCs w:val="0"/>
                  <w:color w:val="000000"/>
                  <w:kern w:val="0"/>
                  <w:sz w:val="22"/>
                  <w:szCs w:val="22"/>
                  <w:u w:val="none"/>
                  <w:lang w:val="en-US" w:eastAsia="zh-CN" w:bidi="ar"/>
                </w:rPr>
                <w:delText>5</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1365" w:author="zhoujiansheng" w:date="2025-10-09T16:23:01Z"/>
                <w:rFonts w:hint="eastAsia" w:ascii="宋体" w:hAnsi="宋体" w:eastAsia="宋体" w:cs="宋体"/>
                <w:i w:val="0"/>
                <w:iCs w:val="0"/>
                <w:color w:val="000000"/>
                <w:sz w:val="22"/>
                <w:szCs w:val="22"/>
                <w:u w:val="none"/>
              </w:rPr>
            </w:pPr>
            <w:del w:id="1366" w:author="zhoujiansheng" w:date="2025-10-09T16:23:01Z">
              <w:r>
                <w:rPr>
                  <w:rFonts w:hint="eastAsia" w:ascii="宋体" w:hAnsi="宋体" w:eastAsia="宋体" w:cs="宋体"/>
                  <w:i w:val="0"/>
                  <w:iCs w:val="0"/>
                  <w:color w:val="000000"/>
                  <w:kern w:val="0"/>
                  <w:sz w:val="22"/>
                  <w:szCs w:val="22"/>
                  <w:u w:val="none"/>
                  <w:lang w:val="en-US" w:eastAsia="zh-CN" w:bidi="ar"/>
                </w:rPr>
                <w:delText>低压交流配电</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1367" w:author="zhoujiansheng" w:date="2025-10-09T16:23:01Z"/>
                <w:rFonts w:hint="eastAsia" w:ascii="宋体" w:hAnsi="宋体" w:eastAsia="宋体" w:cs="宋体"/>
                <w:i w:val="0"/>
                <w:iCs w:val="0"/>
                <w:color w:val="000000"/>
                <w:sz w:val="22"/>
                <w:szCs w:val="22"/>
                <w:u w:val="none"/>
              </w:rPr>
            </w:pPr>
            <w:del w:id="1368" w:author="zhoujiansheng" w:date="2025-10-09T16:23:01Z">
              <w:r>
                <w:rPr>
                  <w:rFonts w:hint="eastAsia" w:ascii="宋体" w:hAnsi="宋体" w:eastAsia="宋体" w:cs="宋体"/>
                  <w:i w:val="0"/>
                  <w:iCs w:val="0"/>
                  <w:color w:val="000000"/>
                  <w:kern w:val="0"/>
                  <w:sz w:val="22"/>
                  <w:szCs w:val="22"/>
                  <w:u w:val="none"/>
                  <w:lang w:val="en-US" w:eastAsia="zh-CN" w:bidi="ar"/>
                </w:rPr>
                <w:delText>低压交流配电</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ind w:firstLine="0" w:firstLineChars="0"/>
              <w:jc w:val="center"/>
              <w:rPr>
                <w:del w:id="1369" w:author="zhoujiansheng" w:date="2025-10-09T16:23:01Z"/>
                <w:rFonts w:hint="eastAsia" w:ascii="宋体" w:hAnsi="宋体" w:eastAsia="宋体" w:cs="宋体"/>
                <w:i w:val="0"/>
                <w:iCs w:val="0"/>
                <w:color w:val="000000"/>
                <w:sz w:val="22"/>
                <w:szCs w:val="22"/>
                <w:u w:val="none"/>
              </w:rPr>
            </w:pPr>
            <w:del w:id="1370" w:author="zhoujiansheng" w:date="2025-10-09T16:23:01Z">
              <w:r>
                <w:rPr>
                  <w:rFonts w:hint="eastAsia" w:ascii="宋体" w:hAnsi="宋体" w:eastAsia="宋体" w:cs="宋体"/>
                  <w:i w:val="0"/>
                  <w:iCs w:val="0"/>
                  <w:color w:val="000000"/>
                  <w:sz w:val="22"/>
                  <w:szCs w:val="22"/>
                  <w:u w:val="none"/>
                  <w:lang w:val="en-US" w:eastAsia="zh-CN"/>
                </w:rPr>
                <w:delText>一致</w:delText>
              </w:r>
            </w:del>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del w:id="1371"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1372" w:author="zhoujiansheng" w:date="2025-10-09T16:23:01Z"/>
                <w:rFonts w:hint="eastAsia" w:ascii="宋体" w:hAnsi="宋体" w:eastAsia="宋体" w:cs="宋体"/>
                <w:i w:val="0"/>
                <w:iCs w:val="0"/>
                <w:color w:val="000000"/>
                <w:sz w:val="22"/>
                <w:szCs w:val="22"/>
                <w:u w:val="none"/>
              </w:rPr>
            </w:pPr>
            <w:del w:id="1373" w:author="zhoujiansheng" w:date="2025-10-09T16:23:01Z">
              <w:r>
                <w:rPr>
                  <w:rFonts w:hint="eastAsia" w:ascii="宋体" w:hAnsi="宋体" w:eastAsia="宋体" w:cs="宋体"/>
                  <w:i w:val="0"/>
                  <w:iCs w:val="0"/>
                  <w:color w:val="000000"/>
                  <w:kern w:val="0"/>
                  <w:sz w:val="22"/>
                  <w:szCs w:val="22"/>
                  <w:u w:val="none"/>
                  <w:lang w:val="en-US" w:eastAsia="zh-CN" w:bidi="ar"/>
                </w:rPr>
                <w:delText>6</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1374" w:author="zhoujiansheng" w:date="2025-10-09T16:23:01Z"/>
                <w:rFonts w:hint="eastAsia" w:ascii="宋体" w:hAnsi="宋体" w:eastAsia="宋体" w:cs="宋体"/>
                <w:i w:val="0"/>
                <w:iCs w:val="0"/>
                <w:color w:val="000000"/>
                <w:sz w:val="22"/>
                <w:szCs w:val="22"/>
                <w:u w:val="none"/>
              </w:rPr>
            </w:pPr>
            <w:del w:id="1375" w:author="zhoujiansheng" w:date="2025-10-09T16:23:01Z">
              <w:r>
                <w:rPr>
                  <w:rFonts w:hint="eastAsia" w:ascii="宋体" w:hAnsi="宋体" w:eastAsia="宋体" w:cs="宋体"/>
                  <w:i w:val="0"/>
                  <w:iCs w:val="0"/>
                  <w:color w:val="000000"/>
                  <w:kern w:val="0"/>
                  <w:sz w:val="22"/>
                  <w:szCs w:val="22"/>
                  <w:u w:val="none"/>
                  <w:lang w:val="en-US" w:eastAsia="zh-CN" w:bidi="ar"/>
                </w:rPr>
                <w:delText>低压直流配电</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1376" w:author="zhoujiansheng" w:date="2025-10-09T16:23:01Z"/>
                <w:rFonts w:hint="eastAsia" w:ascii="宋体" w:hAnsi="宋体" w:eastAsia="宋体" w:cs="宋体"/>
                <w:i w:val="0"/>
                <w:iCs w:val="0"/>
                <w:color w:val="000000"/>
                <w:sz w:val="22"/>
                <w:szCs w:val="22"/>
                <w:u w:val="none"/>
              </w:rPr>
            </w:pPr>
            <w:del w:id="1377" w:author="zhoujiansheng" w:date="2025-10-09T16:23:01Z">
              <w:r>
                <w:rPr>
                  <w:rFonts w:hint="eastAsia" w:ascii="宋体" w:hAnsi="宋体" w:eastAsia="宋体" w:cs="宋体"/>
                  <w:i w:val="0"/>
                  <w:iCs w:val="0"/>
                  <w:color w:val="000000"/>
                  <w:kern w:val="0"/>
                  <w:sz w:val="22"/>
                  <w:szCs w:val="22"/>
                  <w:u w:val="none"/>
                  <w:lang w:val="en-US" w:eastAsia="zh-CN" w:bidi="ar"/>
                </w:rPr>
                <w:delText>低压直流配电</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ind w:firstLine="0" w:firstLineChars="0"/>
              <w:jc w:val="center"/>
              <w:rPr>
                <w:del w:id="1378" w:author="zhoujiansheng" w:date="2025-10-09T16:23:01Z"/>
                <w:rFonts w:hint="eastAsia" w:ascii="宋体" w:hAnsi="宋体" w:eastAsia="宋体" w:cs="宋体"/>
                <w:i w:val="0"/>
                <w:iCs w:val="0"/>
                <w:color w:val="000000"/>
                <w:sz w:val="22"/>
                <w:szCs w:val="22"/>
                <w:u w:val="none"/>
              </w:rPr>
            </w:pPr>
            <w:del w:id="1379" w:author="zhoujiansheng" w:date="2025-10-09T16:23:01Z">
              <w:r>
                <w:rPr>
                  <w:rFonts w:hint="eastAsia" w:ascii="宋体" w:hAnsi="宋体" w:eastAsia="宋体" w:cs="宋体"/>
                  <w:i w:val="0"/>
                  <w:iCs w:val="0"/>
                  <w:color w:val="000000"/>
                  <w:sz w:val="22"/>
                  <w:szCs w:val="22"/>
                  <w:u w:val="none"/>
                  <w:lang w:val="en-US" w:eastAsia="zh-CN"/>
                </w:rPr>
                <w:delText>一致</w:delText>
              </w:r>
            </w:del>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del w:id="1380"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1381" w:author="zhoujiansheng" w:date="2025-10-09T16:23:01Z"/>
                <w:rFonts w:hint="eastAsia" w:ascii="宋体" w:hAnsi="宋体" w:eastAsia="宋体" w:cs="宋体"/>
                <w:i w:val="0"/>
                <w:iCs w:val="0"/>
                <w:color w:val="000000"/>
                <w:sz w:val="22"/>
                <w:szCs w:val="22"/>
                <w:u w:val="none"/>
              </w:rPr>
            </w:pPr>
            <w:del w:id="1382" w:author="zhoujiansheng" w:date="2025-10-09T16:23:01Z">
              <w:r>
                <w:rPr>
                  <w:rFonts w:hint="eastAsia" w:ascii="宋体" w:hAnsi="宋体" w:eastAsia="宋体" w:cs="宋体"/>
                  <w:i w:val="0"/>
                  <w:iCs w:val="0"/>
                  <w:color w:val="000000"/>
                  <w:kern w:val="0"/>
                  <w:sz w:val="22"/>
                  <w:szCs w:val="22"/>
                  <w:u w:val="none"/>
                  <w:lang w:val="en-US" w:eastAsia="zh-CN" w:bidi="ar"/>
                </w:rPr>
                <w:delText>7</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1383" w:author="zhoujiansheng" w:date="2025-10-09T16:23:01Z"/>
                <w:rFonts w:hint="eastAsia" w:ascii="宋体" w:hAnsi="宋体" w:eastAsia="宋体" w:cs="宋体"/>
                <w:i w:val="0"/>
                <w:iCs w:val="0"/>
                <w:color w:val="000000"/>
                <w:sz w:val="22"/>
                <w:szCs w:val="22"/>
                <w:u w:val="none"/>
              </w:rPr>
            </w:pPr>
            <w:del w:id="1384" w:author="zhoujiansheng" w:date="2025-10-09T16:23:01Z">
              <w:r>
                <w:rPr>
                  <w:rFonts w:hint="eastAsia" w:ascii="宋体" w:hAnsi="宋体" w:eastAsia="宋体" w:cs="宋体"/>
                  <w:i w:val="0"/>
                  <w:iCs w:val="0"/>
                  <w:color w:val="000000"/>
                  <w:kern w:val="0"/>
                  <w:sz w:val="22"/>
                  <w:szCs w:val="22"/>
                  <w:u w:val="none"/>
                  <w:lang w:val="en-US" w:eastAsia="zh-CN" w:bidi="ar"/>
                </w:rPr>
                <w:delText>电池恒温箱</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1385" w:author="zhoujiansheng" w:date="2025-10-09T16:23:01Z"/>
                <w:rFonts w:hint="eastAsia" w:ascii="宋体" w:hAnsi="宋体" w:eastAsia="宋体" w:cs="宋体"/>
                <w:i w:val="0"/>
                <w:iCs w:val="0"/>
                <w:color w:val="000000"/>
                <w:sz w:val="22"/>
                <w:szCs w:val="22"/>
                <w:u w:val="none"/>
              </w:rPr>
            </w:pPr>
            <w:del w:id="1386" w:author="zhoujiansheng" w:date="2025-10-09T16:23:01Z">
              <w:r>
                <w:rPr>
                  <w:rFonts w:hint="eastAsia" w:ascii="宋体" w:hAnsi="宋体" w:eastAsia="宋体" w:cs="宋体"/>
                  <w:i w:val="0"/>
                  <w:iCs w:val="0"/>
                  <w:color w:val="000000"/>
                  <w:kern w:val="0"/>
                  <w:sz w:val="22"/>
                  <w:szCs w:val="22"/>
                  <w:u w:val="none"/>
                  <w:lang w:val="en-US" w:eastAsia="zh-CN" w:bidi="ar"/>
                </w:rPr>
                <w:delText>电池恒温箱</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ind w:firstLine="0" w:firstLineChars="0"/>
              <w:jc w:val="center"/>
              <w:rPr>
                <w:del w:id="1387" w:author="zhoujiansheng" w:date="2025-10-09T16:23:01Z"/>
                <w:rFonts w:hint="eastAsia" w:ascii="宋体" w:hAnsi="宋体" w:eastAsia="宋体" w:cs="宋体"/>
                <w:i w:val="0"/>
                <w:iCs w:val="0"/>
                <w:color w:val="000000"/>
                <w:sz w:val="22"/>
                <w:szCs w:val="22"/>
                <w:u w:val="none"/>
              </w:rPr>
            </w:pPr>
            <w:del w:id="1388" w:author="zhoujiansheng" w:date="2025-10-09T16:23:01Z">
              <w:r>
                <w:rPr>
                  <w:rFonts w:hint="eastAsia" w:ascii="宋体" w:hAnsi="宋体" w:eastAsia="宋体" w:cs="宋体"/>
                  <w:i w:val="0"/>
                  <w:iCs w:val="0"/>
                  <w:color w:val="000000"/>
                  <w:sz w:val="22"/>
                  <w:szCs w:val="22"/>
                  <w:u w:val="none"/>
                  <w:lang w:val="en-US" w:eastAsia="zh-CN"/>
                </w:rPr>
                <w:delText>一致</w:delText>
              </w:r>
            </w:del>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del w:id="1389"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1390" w:author="zhoujiansheng" w:date="2025-10-09T16:23:01Z"/>
                <w:rFonts w:hint="eastAsia" w:ascii="宋体" w:hAnsi="宋体" w:eastAsia="宋体" w:cs="宋体"/>
                <w:i w:val="0"/>
                <w:iCs w:val="0"/>
                <w:color w:val="000000"/>
                <w:sz w:val="22"/>
                <w:szCs w:val="22"/>
                <w:u w:val="none"/>
              </w:rPr>
            </w:pPr>
            <w:del w:id="1391" w:author="zhoujiansheng" w:date="2025-10-09T16:23:01Z">
              <w:r>
                <w:rPr>
                  <w:rFonts w:hint="eastAsia" w:ascii="宋体" w:hAnsi="宋体" w:eastAsia="宋体" w:cs="宋体"/>
                  <w:i w:val="0"/>
                  <w:iCs w:val="0"/>
                  <w:color w:val="000000"/>
                  <w:kern w:val="0"/>
                  <w:sz w:val="22"/>
                  <w:szCs w:val="22"/>
                  <w:u w:val="none"/>
                  <w:lang w:val="en-US" w:eastAsia="zh-CN" w:bidi="ar"/>
                </w:rPr>
                <w:delText>8</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1392" w:author="zhoujiansheng" w:date="2025-10-09T16:23:01Z"/>
                <w:rFonts w:hint="eastAsia" w:ascii="宋体" w:hAnsi="宋体" w:eastAsia="宋体" w:cs="宋体"/>
                <w:i w:val="0"/>
                <w:iCs w:val="0"/>
                <w:color w:val="000000"/>
                <w:sz w:val="22"/>
                <w:szCs w:val="22"/>
                <w:u w:val="none"/>
              </w:rPr>
            </w:pPr>
            <w:del w:id="1393" w:author="zhoujiansheng" w:date="2025-10-09T16:23:01Z">
              <w:r>
                <w:rPr>
                  <w:rFonts w:hint="eastAsia" w:ascii="宋体" w:hAnsi="宋体" w:eastAsia="宋体" w:cs="宋体"/>
                  <w:i w:val="0"/>
                  <w:iCs w:val="0"/>
                  <w:color w:val="000000"/>
                  <w:kern w:val="0"/>
                  <w:sz w:val="22"/>
                  <w:szCs w:val="22"/>
                  <w:u w:val="none"/>
                  <w:lang w:val="en-US" w:eastAsia="zh-CN" w:bidi="ar"/>
                </w:rPr>
                <w:delText>动环监控</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1394" w:author="zhoujiansheng" w:date="2025-10-09T16:23:01Z"/>
                <w:rFonts w:hint="eastAsia" w:ascii="宋体" w:hAnsi="宋体" w:eastAsia="宋体" w:cs="宋体"/>
                <w:i w:val="0"/>
                <w:iCs w:val="0"/>
                <w:color w:val="000000"/>
                <w:sz w:val="22"/>
                <w:szCs w:val="22"/>
                <w:u w:val="none"/>
              </w:rPr>
            </w:pPr>
            <w:del w:id="1395" w:author="zhoujiansheng" w:date="2025-10-09T16:23:01Z">
              <w:r>
                <w:rPr>
                  <w:rFonts w:hint="eastAsia" w:ascii="宋体" w:hAnsi="宋体" w:eastAsia="宋体" w:cs="宋体"/>
                  <w:i w:val="0"/>
                  <w:iCs w:val="0"/>
                  <w:color w:val="000000"/>
                  <w:kern w:val="0"/>
                  <w:sz w:val="22"/>
                  <w:szCs w:val="22"/>
                  <w:u w:val="none"/>
                  <w:lang w:val="en-US" w:eastAsia="zh-CN" w:bidi="ar"/>
                </w:rPr>
                <w:delText>动环监控</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ind w:firstLine="0" w:firstLineChars="0"/>
              <w:jc w:val="center"/>
              <w:rPr>
                <w:del w:id="1396" w:author="zhoujiansheng" w:date="2025-10-09T16:23:01Z"/>
                <w:rFonts w:hint="eastAsia" w:ascii="宋体" w:hAnsi="宋体" w:eastAsia="宋体" w:cs="宋体"/>
                <w:i w:val="0"/>
                <w:iCs w:val="0"/>
                <w:color w:val="000000"/>
                <w:sz w:val="22"/>
                <w:szCs w:val="22"/>
                <w:u w:val="none"/>
              </w:rPr>
            </w:pPr>
            <w:del w:id="1397" w:author="zhoujiansheng" w:date="2025-10-09T16:23:01Z">
              <w:r>
                <w:rPr>
                  <w:rFonts w:hint="eastAsia" w:ascii="宋体" w:hAnsi="宋体" w:eastAsia="宋体" w:cs="宋体"/>
                  <w:i w:val="0"/>
                  <w:iCs w:val="0"/>
                  <w:color w:val="000000"/>
                  <w:sz w:val="22"/>
                  <w:szCs w:val="22"/>
                  <w:u w:val="none"/>
                  <w:lang w:val="en-US" w:eastAsia="zh-CN"/>
                </w:rPr>
                <w:delText>一致</w:delText>
              </w:r>
            </w:del>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del w:id="1398"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1399" w:author="zhoujiansheng" w:date="2025-10-09T16:23:01Z"/>
                <w:rFonts w:hint="eastAsia" w:ascii="宋体" w:hAnsi="宋体" w:eastAsia="宋体" w:cs="宋体"/>
                <w:i w:val="0"/>
                <w:iCs w:val="0"/>
                <w:color w:val="000000"/>
                <w:sz w:val="22"/>
                <w:szCs w:val="22"/>
                <w:u w:val="none"/>
              </w:rPr>
            </w:pPr>
            <w:del w:id="1400" w:author="zhoujiansheng" w:date="2025-10-09T16:23:01Z">
              <w:r>
                <w:rPr>
                  <w:rFonts w:hint="eastAsia" w:ascii="宋体" w:hAnsi="宋体" w:eastAsia="宋体" w:cs="宋体"/>
                  <w:i w:val="0"/>
                  <w:iCs w:val="0"/>
                  <w:color w:val="000000"/>
                  <w:kern w:val="0"/>
                  <w:sz w:val="22"/>
                  <w:szCs w:val="22"/>
                  <w:u w:val="none"/>
                  <w:lang w:val="en-US" w:eastAsia="zh-CN" w:bidi="ar"/>
                </w:rPr>
                <w:delText>9</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1401" w:author="zhoujiansheng" w:date="2025-10-09T16:23:01Z"/>
                <w:rFonts w:hint="eastAsia" w:ascii="宋体" w:hAnsi="宋体" w:eastAsia="宋体" w:cs="宋体"/>
                <w:i w:val="0"/>
                <w:iCs w:val="0"/>
                <w:color w:val="000000"/>
                <w:sz w:val="22"/>
                <w:szCs w:val="22"/>
                <w:u w:val="none"/>
              </w:rPr>
            </w:pPr>
            <w:del w:id="1402" w:author="zhoujiansheng" w:date="2025-10-09T16:23:01Z">
              <w:r>
                <w:rPr>
                  <w:rFonts w:hint="eastAsia" w:ascii="宋体" w:hAnsi="宋体" w:eastAsia="宋体" w:cs="宋体"/>
                  <w:i w:val="0"/>
                  <w:iCs w:val="0"/>
                  <w:color w:val="000000"/>
                  <w:kern w:val="0"/>
                  <w:sz w:val="22"/>
                  <w:szCs w:val="22"/>
                  <w:u w:val="none"/>
                  <w:lang w:val="en-US" w:eastAsia="zh-CN" w:bidi="ar"/>
                </w:rPr>
                <w:delText>发电机组</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1403" w:author="zhoujiansheng" w:date="2025-10-09T16:23:01Z"/>
                <w:rFonts w:hint="eastAsia" w:ascii="宋体" w:hAnsi="宋体" w:eastAsia="宋体" w:cs="宋体"/>
                <w:i w:val="0"/>
                <w:iCs w:val="0"/>
                <w:color w:val="000000"/>
                <w:sz w:val="22"/>
                <w:szCs w:val="22"/>
                <w:u w:val="none"/>
              </w:rPr>
            </w:pPr>
            <w:del w:id="1404" w:author="zhoujiansheng" w:date="2025-10-09T16:23:01Z">
              <w:r>
                <w:rPr>
                  <w:rFonts w:hint="eastAsia" w:ascii="宋体" w:hAnsi="宋体" w:eastAsia="宋体" w:cs="宋体"/>
                  <w:i w:val="0"/>
                  <w:iCs w:val="0"/>
                  <w:color w:val="000000"/>
                  <w:kern w:val="0"/>
                  <w:sz w:val="22"/>
                  <w:szCs w:val="22"/>
                  <w:u w:val="none"/>
                  <w:lang w:val="en-US" w:eastAsia="zh-CN" w:bidi="ar"/>
                </w:rPr>
                <w:delText>发电机组</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ind w:firstLine="0" w:firstLineChars="0"/>
              <w:jc w:val="center"/>
              <w:rPr>
                <w:del w:id="1405" w:author="zhoujiansheng" w:date="2025-10-09T16:23:01Z"/>
                <w:rFonts w:hint="eastAsia" w:ascii="宋体" w:hAnsi="宋体" w:eastAsia="宋体" w:cs="宋体"/>
                <w:i w:val="0"/>
                <w:iCs w:val="0"/>
                <w:color w:val="000000"/>
                <w:sz w:val="22"/>
                <w:szCs w:val="22"/>
                <w:u w:val="none"/>
              </w:rPr>
            </w:pPr>
            <w:del w:id="1406" w:author="zhoujiansheng" w:date="2025-10-09T16:23:01Z">
              <w:r>
                <w:rPr>
                  <w:rFonts w:hint="eastAsia" w:ascii="宋体" w:hAnsi="宋体" w:eastAsia="宋体" w:cs="宋体"/>
                  <w:i w:val="0"/>
                  <w:iCs w:val="0"/>
                  <w:color w:val="000000"/>
                  <w:sz w:val="22"/>
                  <w:szCs w:val="22"/>
                  <w:u w:val="none"/>
                  <w:lang w:val="en-US" w:eastAsia="zh-CN"/>
                </w:rPr>
                <w:delText>一致</w:delText>
              </w:r>
            </w:del>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del w:id="1407"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1408" w:author="zhoujiansheng" w:date="2025-10-09T16:23:01Z"/>
                <w:rFonts w:hint="eastAsia" w:ascii="宋体" w:hAnsi="宋体" w:eastAsia="宋体" w:cs="宋体"/>
                <w:i w:val="0"/>
                <w:iCs w:val="0"/>
                <w:color w:val="000000"/>
                <w:sz w:val="22"/>
                <w:szCs w:val="22"/>
                <w:u w:val="none"/>
              </w:rPr>
            </w:pPr>
            <w:del w:id="1409" w:author="zhoujiansheng" w:date="2025-10-09T16:23:01Z">
              <w:r>
                <w:rPr>
                  <w:rFonts w:hint="eastAsia" w:ascii="宋体" w:hAnsi="宋体" w:eastAsia="宋体" w:cs="宋体"/>
                  <w:i w:val="0"/>
                  <w:iCs w:val="0"/>
                  <w:color w:val="000000"/>
                  <w:kern w:val="0"/>
                  <w:sz w:val="22"/>
                  <w:szCs w:val="22"/>
                  <w:u w:val="none"/>
                  <w:lang w:val="en-US" w:eastAsia="zh-CN" w:bidi="ar"/>
                </w:rPr>
                <w:delText>10</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1410" w:author="zhoujiansheng" w:date="2025-10-09T16:23:01Z"/>
                <w:rFonts w:hint="eastAsia" w:ascii="宋体" w:hAnsi="宋体" w:eastAsia="宋体" w:cs="宋体"/>
                <w:i w:val="0"/>
                <w:iCs w:val="0"/>
                <w:color w:val="000000"/>
                <w:sz w:val="22"/>
                <w:szCs w:val="22"/>
                <w:u w:val="none"/>
              </w:rPr>
            </w:pPr>
            <w:del w:id="1411" w:author="zhoujiansheng" w:date="2025-10-09T16:23:01Z">
              <w:r>
                <w:rPr>
                  <w:rFonts w:hint="eastAsia" w:ascii="宋体" w:hAnsi="宋体" w:eastAsia="宋体" w:cs="宋体"/>
                  <w:i w:val="0"/>
                  <w:iCs w:val="0"/>
                  <w:color w:val="000000"/>
                  <w:kern w:val="0"/>
                  <w:sz w:val="22"/>
                  <w:szCs w:val="22"/>
                  <w:u w:val="none"/>
                  <w:lang w:val="en-US" w:eastAsia="zh-CN" w:bidi="ar"/>
                </w:rPr>
                <w:delText>风光设备</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1412" w:author="zhoujiansheng" w:date="2025-10-09T16:23:01Z"/>
                <w:rFonts w:hint="eastAsia" w:ascii="宋体" w:hAnsi="宋体" w:eastAsia="宋体" w:cs="宋体"/>
                <w:i w:val="0"/>
                <w:iCs w:val="0"/>
                <w:color w:val="000000"/>
                <w:sz w:val="22"/>
                <w:szCs w:val="22"/>
                <w:u w:val="none"/>
              </w:rPr>
            </w:pPr>
            <w:del w:id="1413" w:author="zhoujiansheng" w:date="2025-10-09T16:23:01Z">
              <w:r>
                <w:rPr>
                  <w:rFonts w:hint="eastAsia" w:ascii="宋体" w:hAnsi="宋体" w:eastAsia="宋体" w:cs="宋体"/>
                  <w:i w:val="0"/>
                  <w:iCs w:val="0"/>
                  <w:color w:val="000000"/>
                  <w:kern w:val="0"/>
                  <w:sz w:val="22"/>
                  <w:szCs w:val="22"/>
                  <w:u w:val="none"/>
                  <w:lang w:val="en-US" w:eastAsia="zh-CN" w:bidi="ar"/>
                </w:rPr>
                <w:delText>风光设备</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ind w:firstLine="0" w:firstLineChars="0"/>
              <w:jc w:val="center"/>
              <w:rPr>
                <w:del w:id="1414" w:author="zhoujiansheng" w:date="2025-10-09T16:23:01Z"/>
                <w:rFonts w:hint="eastAsia" w:ascii="宋体" w:hAnsi="宋体" w:eastAsia="宋体" w:cs="宋体"/>
                <w:i w:val="0"/>
                <w:iCs w:val="0"/>
                <w:color w:val="000000"/>
                <w:sz w:val="22"/>
                <w:szCs w:val="22"/>
                <w:u w:val="none"/>
              </w:rPr>
            </w:pPr>
            <w:del w:id="1415" w:author="zhoujiansheng" w:date="2025-10-09T16:23:01Z">
              <w:r>
                <w:rPr>
                  <w:rFonts w:hint="eastAsia" w:ascii="宋体" w:hAnsi="宋体" w:eastAsia="宋体" w:cs="宋体"/>
                  <w:i w:val="0"/>
                  <w:iCs w:val="0"/>
                  <w:color w:val="000000"/>
                  <w:sz w:val="22"/>
                  <w:szCs w:val="22"/>
                  <w:u w:val="none"/>
                  <w:lang w:val="en-US" w:eastAsia="zh-CN"/>
                </w:rPr>
                <w:delText>一致</w:delText>
              </w:r>
            </w:del>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del w:id="1416"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1417" w:author="zhoujiansheng" w:date="2025-10-09T16:23:01Z"/>
                <w:rFonts w:hint="eastAsia" w:ascii="宋体" w:hAnsi="宋体" w:eastAsia="宋体" w:cs="宋体"/>
                <w:i w:val="0"/>
                <w:iCs w:val="0"/>
                <w:color w:val="000000"/>
                <w:sz w:val="22"/>
                <w:szCs w:val="22"/>
                <w:u w:val="none"/>
              </w:rPr>
            </w:pPr>
            <w:del w:id="1418" w:author="zhoujiansheng" w:date="2025-10-09T16:23:01Z">
              <w:r>
                <w:rPr>
                  <w:rFonts w:hint="eastAsia" w:ascii="宋体" w:hAnsi="宋体" w:eastAsia="宋体" w:cs="宋体"/>
                  <w:i w:val="0"/>
                  <w:iCs w:val="0"/>
                  <w:color w:val="000000"/>
                  <w:kern w:val="0"/>
                  <w:sz w:val="22"/>
                  <w:szCs w:val="22"/>
                  <w:u w:val="none"/>
                  <w:lang w:val="en-US" w:eastAsia="zh-CN" w:bidi="ar"/>
                </w:rPr>
                <w:delText>11</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1419" w:author="zhoujiansheng" w:date="2025-10-09T16:23:01Z"/>
                <w:rFonts w:hint="eastAsia" w:ascii="宋体" w:hAnsi="宋体" w:eastAsia="宋体" w:cs="宋体"/>
                <w:i w:val="0"/>
                <w:iCs w:val="0"/>
                <w:color w:val="000000"/>
                <w:sz w:val="22"/>
                <w:szCs w:val="22"/>
                <w:u w:val="none"/>
              </w:rPr>
            </w:pPr>
            <w:del w:id="1420" w:author="zhoujiansheng" w:date="2025-10-09T16:23:01Z">
              <w:r>
                <w:rPr>
                  <w:rFonts w:hint="eastAsia" w:ascii="宋体" w:hAnsi="宋体" w:eastAsia="宋体" w:cs="宋体"/>
                  <w:i w:val="0"/>
                  <w:iCs w:val="0"/>
                  <w:color w:val="000000"/>
                  <w:kern w:val="0"/>
                  <w:sz w:val="22"/>
                  <w:szCs w:val="22"/>
                  <w:u w:val="none"/>
                  <w:lang w:val="en-US" w:eastAsia="zh-CN" w:bidi="ar"/>
                </w:rPr>
                <w:delText>高压配电</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1421" w:author="zhoujiansheng" w:date="2025-10-09T16:23:01Z"/>
                <w:rFonts w:hint="eastAsia" w:ascii="宋体" w:hAnsi="宋体" w:eastAsia="宋体" w:cs="宋体"/>
                <w:i w:val="0"/>
                <w:iCs w:val="0"/>
                <w:color w:val="000000"/>
                <w:sz w:val="22"/>
                <w:szCs w:val="22"/>
                <w:u w:val="none"/>
              </w:rPr>
            </w:pPr>
            <w:del w:id="1422" w:author="zhoujiansheng" w:date="2025-10-09T16:23:01Z">
              <w:r>
                <w:rPr>
                  <w:rFonts w:hint="eastAsia" w:ascii="宋体" w:hAnsi="宋体" w:eastAsia="宋体" w:cs="宋体"/>
                  <w:i w:val="0"/>
                  <w:iCs w:val="0"/>
                  <w:color w:val="000000"/>
                  <w:kern w:val="0"/>
                  <w:sz w:val="22"/>
                  <w:szCs w:val="22"/>
                  <w:u w:val="none"/>
                  <w:lang w:val="en-US" w:eastAsia="zh-CN" w:bidi="ar"/>
                </w:rPr>
                <w:delText>高压配电</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ind w:firstLine="0" w:firstLineChars="0"/>
              <w:jc w:val="center"/>
              <w:rPr>
                <w:del w:id="1423" w:author="zhoujiansheng" w:date="2025-10-09T16:23:01Z"/>
                <w:rFonts w:hint="eastAsia" w:ascii="宋体" w:hAnsi="宋体" w:eastAsia="宋体" w:cs="宋体"/>
                <w:i w:val="0"/>
                <w:iCs w:val="0"/>
                <w:color w:val="000000"/>
                <w:sz w:val="22"/>
                <w:szCs w:val="22"/>
                <w:u w:val="none"/>
              </w:rPr>
            </w:pPr>
            <w:del w:id="1424" w:author="zhoujiansheng" w:date="2025-10-09T16:23:01Z">
              <w:r>
                <w:rPr>
                  <w:rFonts w:hint="eastAsia" w:ascii="宋体" w:hAnsi="宋体" w:eastAsia="宋体" w:cs="宋体"/>
                  <w:i w:val="0"/>
                  <w:iCs w:val="0"/>
                  <w:color w:val="000000"/>
                  <w:sz w:val="22"/>
                  <w:szCs w:val="22"/>
                  <w:u w:val="none"/>
                  <w:lang w:val="en-US" w:eastAsia="zh-CN"/>
                </w:rPr>
                <w:delText>一致</w:delText>
              </w:r>
            </w:del>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del w:id="1425"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1426" w:author="zhoujiansheng" w:date="2025-10-09T16:23:01Z"/>
                <w:rFonts w:hint="eastAsia" w:ascii="宋体" w:hAnsi="宋体" w:eastAsia="宋体" w:cs="宋体"/>
                <w:i w:val="0"/>
                <w:iCs w:val="0"/>
                <w:color w:val="000000"/>
                <w:sz w:val="22"/>
                <w:szCs w:val="22"/>
                <w:u w:val="none"/>
              </w:rPr>
            </w:pPr>
            <w:del w:id="1427" w:author="zhoujiansheng" w:date="2025-10-09T16:23:01Z">
              <w:r>
                <w:rPr>
                  <w:rFonts w:hint="eastAsia" w:ascii="宋体" w:hAnsi="宋体" w:eastAsia="宋体" w:cs="宋体"/>
                  <w:i w:val="0"/>
                  <w:iCs w:val="0"/>
                  <w:color w:val="000000"/>
                  <w:kern w:val="0"/>
                  <w:sz w:val="22"/>
                  <w:szCs w:val="22"/>
                  <w:u w:val="none"/>
                  <w:lang w:val="en-US" w:eastAsia="zh-CN" w:bidi="ar"/>
                </w:rPr>
                <w:delText>12</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1428" w:author="zhoujiansheng" w:date="2025-10-09T16:23:01Z"/>
                <w:rFonts w:hint="eastAsia" w:ascii="宋体" w:hAnsi="宋体" w:eastAsia="宋体" w:cs="宋体"/>
                <w:i w:val="0"/>
                <w:iCs w:val="0"/>
                <w:color w:val="000000"/>
                <w:sz w:val="22"/>
                <w:szCs w:val="22"/>
                <w:u w:val="none"/>
              </w:rPr>
            </w:pPr>
            <w:del w:id="1429" w:author="zhoujiansheng" w:date="2025-10-09T16:23:01Z">
              <w:r>
                <w:rPr>
                  <w:rFonts w:hint="eastAsia" w:ascii="宋体" w:hAnsi="宋体" w:eastAsia="宋体" w:cs="宋体"/>
                  <w:i w:val="0"/>
                  <w:iCs w:val="0"/>
                  <w:color w:val="000000"/>
                  <w:kern w:val="0"/>
                  <w:sz w:val="22"/>
                  <w:szCs w:val="22"/>
                  <w:u w:val="none"/>
                  <w:lang w:val="en-US" w:eastAsia="zh-CN" w:bidi="ar"/>
                </w:rPr>
                <w:delText>高压直流电源</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1430" w:author="zhoujiansheng" w:date="2025-10-09T16:23:01Z"/>
                <w:rFonts w:hint="eastAsia" w:ascii="宋体" w:hAnsi="宋体" w:eastAsia="宋体" w:cs="宋体"/>
                <w:i w:val="0"/>
                <w:iCs w:val="0"/>
                <w:color w:val="000000"/>
                <w:sz w:val="22"/>
                <w:szCs w:val="22"/>
                <w:u w:val="none"/>
              </w:rPr>
            </w:pPr>
            <w:del w:id="1431" w:author="zhoujiansheng" w:date="2025-10-09T16:23:01Z">
              <w:r>
                <w:rPr>
                  <w:rFonts w:hint="eastAsia" w:ascii="宋体" w:hAnsi="宋体" w:eastAsia="宋体" w:cs="宋体"/>
                  <w:i w:val="0"/>
                  <w:iCs w:val="0"/>
                  <w:color w:val="000000"/>
                  <w:kern w:val="0"/>
                  <w:sz w:val="22"/>
                  <w:szCs w:val="22"/>
                  <w:u w:val="none"/>
                  <w:lang w:val="en-US" w:eastAsia="zh-CN" w:bidi="ar"/>
                </w:rPr>
                <w:delText>高压直流电源</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ind w:firstLine="0" w:firstLineChars="0"/>
              <w:jc w:val="center"/>
              <w:rPr>
                <w:del w:id="1432" w:author="zhoujiansheng" w:date="2025-10-09T16:23:01Z"/>
                <w:rFonts w:hint="eastAsia" w:ascii="宋体" w:hAnsi="宋体" w:eastAsia="宋体" w:cs="宋体"/>
                <w:i w:val="0"/>
                <w:iCs w:val="0"/>
                <w:color w:val="000000"/>
                <w:sz w:val="22"/>
                <w:szCs w:val="22"/>
                <w:u w:val="none"/>
              </w:rPr>
            </w:pPr>
            <w:del w:id="1433" w:author="zhoujiansheng" w:date="2025-10-09T16:23:01Z">
              <w:r>
                <w:rPr>
                  <w:rFonts w:hint="eastAsia" w:ascii="宋体" w:hAnsi="宋体" w:eastAsia="宋体" w:cs="宋体"/>
                  <w:i w:val="0"/>
                  <w:iCs w:val="0"/>
                  <w:color w:val="000000"/>
                  <w:sz w:val="22"/>
                  <w:szCs w:val="22"/>
                  <w:u w:val="none"/>
                  <w:lang w:val="en-US" w:eastAsia="zh-CN"/>
                </w:rPr>
                <w:delText>一致</w:delText>
              </w:r>
            </w:del>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del w:id="1434"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1435" w:author="zhoujiansheng" w:date="2025-10-09T16:23:01Z"/>
                <w:rFonts w:hint="eastAsia" w:ascii="宋体" w:hAnsi="宋体" w:eastAsia="宋体" w:cs="宋体"/>
                <w:i w:val="0"/>
                <w:iCs w:val="0"/>
                <w:color w:val="000000"/>
                <w:sz w:val="22"/>
                <w:szCs w:val="22"/>
                <w:u w:val="none"/>
              </w:rPr>
            </w:pPr>
            <w:del w:id="1436" w:author="zhoujiansheng" w:date="2025-10-09T16:23:01Z">
              <w:r>
                <w:rPr>
                  <w:rFonts w:hint="eastAsia" w:ascii="宋体" w:hAnsi="宋体" w:eastAsia="宋体" w:cs="宋体"/>
                  <w:i w:val="0"/>
                  <w:iCs w:val="0"/>
                  <w:color w:val="000000"/>
                  <w:kern w:val="0"/>
                  <w:sz w:val="22"/>
                  <w:szCs w:val="22"/>
                  <w:u w:val="none"/>
                  <w:lang w:val="en-US" w:eastAsia="zh-CN" w:bidi="ar"/>
                </w:rPr>
                <w:delText>13</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1437" w:author="zhoujiansheng" w:date="2025-10-09T16:23:01Z"/>
                <w:rFonts w:hint="eastAsia" w:ascii="宋体" w:hAnsi="宋体" w:eastAsia="宋体" w:cs="宋体"/>
                <w:i w:val="0"/>
                <w:iCs w:val="0"/>
                <w:color w:val="000000"/>
                <w:sz w:val="22"/>
                <w:szCs w:val="22"/>
                <w:u w:val="none"/>
              </w:rPr>
            </w:pPr>
            <w:del w:id="1438" w:author="zhoujiansheng" w:date="2025-10-09T16:23:01Z">
              <w:r>
                <w:rPr>
                  <w:rFonts w:hint="eastAsia" w:ascii="宋体" w:hAnsi="宋体" w:eastAsia="宋体" w:cs="宋体"/>
                  <w:i w:val="0"/>
                  <w:iCs w:val="0"/>
                  <w:color w:val="000000"/>
                  <w:kern w:val="0"/>
                  <w:sz w:val="22"/>
                  <w:szCs w:val="22"/>
                  <w:u w:val="none"/>
                  <w:lang w:val="en-US" w:eastAsia="zh-CN" w:bidi="ar"/>
                </w:rPr>
                <w:delText>机房环境</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1439" w:author="zhoujiansheng" w:date="2025-10-09T16:23:01Z"/>
                <w:rFonts w:hint="eastAsia" w:ascii="宋体" w:hAnsi="宋体" w:eastAsia="宋体" w:cs="宋体"/>
                <w:i w:val="0"/>
                <w:iCs w:val="0"/>
                <w:color w:val="000000"/>
                <w:sz w:val="22"/>
                <w:szCs w:val="22"/>
                <w:u w:val="none"/>
              </w:rPr>
            </w:pPr>
            <w:del w:id="1440" w:author="zhoujiansheng" w:date="2025-10-09T16:23:01Z">
              <w:r>
                <w:rPr>
                  <w:rFonts w:hint="eastAsia" w:ascii="宋体" w:hAnsi="宋体" w:eastAsia="宋体" w:cs="宋体"/>
                  <w:i w:val="0"/>
                  <w:iCs w:val="0"/>
                  <w:color w:val="000000"/>
                  <w:kern w:val="0"/>
                  <w:sz w:val="22"/>
                  <w:szCs w:val="22"/>
                  <w:u w:val="none"/>
                  <w:lang w:val="en-US" w:eastAsia="zh-CN" w:bidi="ar"/>
                </w:rPr>
                <w:delText>机房环境</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ind w:firstLine="0" w:firstLineChars="0"/>
              <w:jc w:val="center"/>
              <w:rPr>
                <w:del w:id="1441" w:author="zhoujiansheng" w:date="2025-10-09T16:23:01Z"/>
                <w:rFonts w:hint="eastAsia" w:ascii="宋体" w:hAnsi="宋体" w:eastAsia="宋体" w:cs="宋体"/>
                <w:i w:val="0"/>
                <w:iCs w:val="0"/>
                <w:color w:val="000000"/>
                <w:sz w:val="22"/>
                <w:szCs w:val="22"/>
                <w:u w:val="none"/>
              </w:rPr>
            </w:pPr>
            <w:del w:id="1442" w:author="zhoujiansheng" w:date="2025-10-09T16:23:01Z">
              <w:r>
                <w:rPr>
                  <w:rFonts w:hint="eastAsia" w:ascii="宋体" w:hAnsi="宋体" w:eastAsia="宋体" w:cs="宋体"/>
                  <w:i w:val="0"/>
                  <w:iCs w:val="0"/>
                  <w:color w:val="000000"/>
                  <w:sz w:val="22"/>
                  <w:szCs w:val="22"/>
                  <w:u w:val="none"/>
                  <w:lang w:val="en-US" w:eastAsia="zh-CN"/>
                </w:rPr>
                <w:delText>一致</w:delText>
              </w:r>
            </w:del>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del w:id="1443"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1444" w:author="zhoujiansheng" w:date="2025-10-09T16:23:01Z"/>
                <w:rFonts w:hint="eastAsia" w:ascii="宋体" w:hAnsi="宋体" w:eastAsia="宋体" w:cs="宋体"/>
                <w:i w:val="0"/>
                <w:iCs w:val="0"/>
                <w:color w:val="000000"/>
                <w:sz w:val="22"/>
                <w:szCs w:val="22"/>
                <w:u w:val="none"/>
              </w:rPr>
            </w:pPr>
            <w:del w:id="1445" w:author="zhoujiansheng" w:date="2025-10-09T16:23:01Z">
              <w:r>
                <w:rPr>
                  <w:rFonts w:hint="eastAsia" w:ascii="宋体" w:hAnsi="宋体" w:eastAsia="宋体" w:cs="宋体"/>
                  <w:i w:val="0"/>
                  <w:iCs w:val="0"/>
                  <w:color w:val="000000"/>
                  <w:kern w:val="0"/>
                  <w:sz w:val="22"/>
                  <w:szCs w:val="22"/>
                  <w:u w:val="none"/>
                  <w:lang w:val="en-US" w:eastAsia="zh-CN" w:bidi="ar"/>
                </w:rPr>
                <w:delText>14</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1446" w:author="zhoujiansheng" w:date="2025-10-09T16:23:01Z"/>
                <w:rFonts w:hint="eastAsia" w:ascii="宋体" w:hAnsi="宋体" w:eastAsia="宋体" w:cs="宋体"/>
                <w:i w:val="0"/>
                <w:iCs w:val="0"/>
                <w:color w:val="000000"/>
                <w:sz w:val="22"/>
                <w:szCs w:val="22"/>
                <w:u w:val="none"/>
              </w:rPr>
            </w:pPr>
            <w:del w:id="1447" w:author="zhoujiansheng" w:date="2025-10-09T16:23:01Z">
              <w:r>
                <w:rPr>
                  <w:rFonts w:hint="eastAsia" w:ascii="宋体" w:hAnsi="宋体" w:eastAsia="宋体" w:cs="宋体"/>
                  <w:i w:val="0"/>
                  <w:iCs w:val="0"/>
                  <w:color w:val="000000"/>
                  <w:kern w:val="0"/>
                  <w:sz w:val="22"/>
                  <w:szCs w:val="22"/>
                  <w:u w:val="none"/>
                  <w:lang w:val="en-US" w:eastAsia="zh-CN" w:bidi="ar"/>
                </w:rPr>
                <w:delText>机房专用空调</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1448" w:author="zhoujiansheng" w:date="2025-10-09T16:23:01Z"/>
                <w:rFonts w:hint="eastAsia" w:ascii="宋体" w:hAnsi="宋体" w:eastAsia="宋体" w:cs="宋体"/>
                <w:i w:val="0"/>
                <w:iCs w:val="0"/>
                <w:color w:val="000000"/>
                <w:sz w:val="22"/>
                <w:szCs w:val="22"/>
                <w:u w:val="none"/>
              </w:rPr>
            </w:pPr>
            <w:del w:id="1449" w:author="zhoujiansheng" w:date="2025-10-09T16:23:01Z">
              <w:r>
                <w:rPr>
                  <w:rFonts w:hint="eastAsia" w:ascii="宋体" w:hAnsi="宋体" w:eastAsia="宋体" w:cs="宋体"/>
                  <w:i w:val="0"/>
                  <w:iCs w:val="0"/>
                  <w:color w:val="000000"/>
                  <w:kern w:val="0"/>
                  <w:sz w:val="22"/>
                  <w:szCs w:val="22"/>
                  <w:u w:val="none"/>
                  <w:lang w:val="en-US" w:eastAsia="zh-CN" w:bidi="ar"/>
                </w:rPr>
                <w:delText>机房专用空调</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ind w:firstLine="0" w:firstLineChars="0"/>
              <w:jc w:val="center"/>
              <w:rPr>
                <w:del w:id="1450" w:author="zhoujiansheng" w:date="2025-10-09T16:23:01Z"/>
                <w:rFonts w:hint="eastAsia" w:ascii="宋体" w:hAnsi="宋体" w:eastAsia="宋体" w:cs="宋体"/>
                <w:i w:val="0"/>
                <w:iCs w:val="0"/>
                <w:color w:val="000000"/>
                <w:sz w:val="22"/>
                <w:szCs w:val="22"/>
                <w:u w:val="none"/>
              </w:rPr>
            </w:pPr>
            <w:del w:id="1451" w:author="zhoujiansheng" w:date="2025-10-09T16:23:01Z">
              <w:r>
                <w:rPr>
                  <w:rFonts w:hint="eastAsia" w:ascii="宋体" w:hAnsi="宋体" w:eastAsia="宋体" w:cs="宋体"/>
                  <w:i w:val="0"/>
                  <w:iCs w:val="0"/>
                  <w:color w:val="000000"/>
                  <w:sz w:val="22"/>
                  <w:szCs w:val="22"/>
                  <w:u w:val="none"/>
                  <w:lang w:val="en-US" w:eastAsia="zh-CN"/>
                </w:rPr>
                <w:delText>一致</w:delText>
              </w:r>
            </w:del>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del w:id="1452"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1453" w:author="zhoujiansheng" w:date="2025-10-09T16:23:01Z"/>
                <w:rFonts w:hint="eastAsia" w:ascii="宋体" w:hAnsi="宋体" w:eastAsia="宋体" w:cs="宋体"/>
                <w:i w:val="0"/>
                <w:iCs w:val="0"/>
                <w:color w:val="000000"/>
                <w:sz w:val="22"/>
                <w:szCs w:val="22"/>
                <w:u w:val="none"/>
              </w:rPr>
            </w:pPr>
            <w:del w:id="1454" w:author="zhoujiansheng" w:date="2025-10-09T16:23:01Z">
              <w:r>
                <w:rPr>
                  <w:rFonts w:hint="eastAsia" w:ascii="宋体" w:hAnsi="宋体" w:eastAsia="宋体" w:cs="宋体"/>
                  <w:i w:val="0"/>
                  <w:iCs w:val="0"/>
                  <w:color w:val="000000"/>
                  <w:kern w:val="0"/>
                  <w:sz w:val="22"/>
                  <w:szCs w:val="22"/>
                  <w:u w:val="none"/>
                  <w:lang w:val="en-US" w:eastAsia="zh-CN" w:bidi="ar"/>
                </w:rPr>
                <w:delText>15</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1455" w:author="zhoujiansheng" w:date="2025-10-09T16:23:01Z"/>
                <w:rFonts w:hint="eastAsia" w:ascii="宋体" w:hAnsi="宋体" w:eastAsia="宋体" w:cs="宋体"/>
                <w:i w:val="0"/>
                <w:iCs w:val="0"/>
                <w:color w:val="000000"/>
                <w:sz w:val="22"/>
                <w:szCs w:val="22"/>
                <w:u w:val="none"/>
              </w:rPr>
            </w:pPr>
            <w:del w:id="1456" w:author="zhoujiansheng" w:date="2025-10-09T16:23:01Z">
              <w:r>
                <w:rPr>
                  <w:rFonts w:hint="eastAsia" w:ascii="宋体" w:hAnsi="宋体" w:eastAsia="宋体" w:cs="宋体"/>
                  <w:i w:val="0"/>
                  <w:iCs w:val="0"/>
                  <w:color w:val="000000"/>
                  <w:kern w:val="0"/>
                  <w:sz w:val="22"/>
                  <w:szCs w:val="22"/>
                  <w:u w:val="none"/>
                  <w:lang w:val="en-US" w:eastAsia="zh-CN" w:bidi="ar"/>
                </w:rPr>
                <w:delText>极早期烟感</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1457" w:author="zhoujiansheng" w:date="2025-10-09T16:23:01Z"/>
                <w:rFonts w:hint="eastAsia" w:ascii="宋体" w:hAnsi="宋体" w:eastAsia="宋体" w:cs="宋体"/>
                <w:i w:val="0"/>
                <w:iCs w:val="0"/>
                <w:color w:val="000000"/>
                <w:sz w:val="22"/>
                <w:szCs w:val="22"/>
                <w:u w:val="none"/>
              </w:rPr>
            </w:pPr>
            <w:del w:id="1458" w:author="zhoujiansheng" w:date="2025-10-09T16:23:01Z">
              <w:r>
                <w:rPr>
                  <w:rFonts w:hint="eastAsia" w:ascii="宋体" w:hAnsi="宋体" w:eastAsia="宋体" w:cs="宋体"/>
                  <w:i w:val="0"/>
                  <w:iCs w:val="0"/>
                  <w:color w:val="000000"/>
                  <w:kern w:val="0"/>
                  <w:sz w:val="22"/>
                  <w:szCs w:val="22"/>
                  <w:u w:val="none"/>
                  <w:lang w:val="en-US" w:eastAsia="zh-CN" w:bidi="ar"/>
                </w:rPr>
                <w:delText>极早期烟感</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ind w:firstLine="0" w:firstLineChars="0"/>
              <w:jc w:val="center"/>
              <w:rPr>
                <w:del w:id="1459" w:author="zhoujiansheng" w:date="2025-10-09T16:23:01Z"/>
                <w:rFonts w:hint="eastAsia" w:ascii="宋体" w:hAnsi="宋体" w:eastAsia="宋体" w:cs="宋体"/>
                <w:i w:val="0"/>
                <w:iCs w:val="0"/>
                <w:color w:val="000000"/>
                <w:sz w:val="22"/>
                <w:szCs w:val="22"/>
                <w:u w:val="none"/>
              </w:rPr>
            </w:pPr>
            <w:del w:id="1460" w:author="zhoujiansheng" w:date="2025-10-09T16:23:01Z">
              <w:r>
                <w:rPr>
                  <w:rFonts w:hint="eastAsia" w:ascii="宋体" w:hAnsi="宋体" w:eastAsia="宋体" w:cs="宋体"/>
                  <w:i w:val="0"/>
                  <w:iCs w:val="0"/>
                  <w:color w:val="000000"/>
                  <w:sz w:val="22"/>
                  <w:szCs w:val="22"/>
                  <w:u w:val="none"/>
                  <w:lang w:val="en-US" w:eastAsia="zh-CN"/>
                </w:rPr>
                <w:delText>一致</w:delText>
              </w:r>
            </w:del>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del w:id="1461"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1462" w:author="zhoujiansheng" w:date="2025-10-09T16:23:01Z"/>
                <w:rFonts w:hint="eastAsia" w:ascii="宋体" w:hAnsi="宋体" w:eastAsia="宋体" w:cs="宋体"/>
                <w:i w:val="0"/>
                <w:iCs w:val="0"/>
                <w:color w:val="000000"/>
                <w:sz w:val="22"/>
                <w:szCs w:val="22"/>
                <w:u w:val="none"/>
              </w:rPr>
            </w:pPr>
            <w:del w:id="1463" w:author="zhoujiansheng" w:date="2025-10-09T16:23:01Z">
              <w:r>
                <w:rPr>
                  <w:rFonts w:hint="eastAsia" w:ascii="宋体" w:hAnsi="宋体" w:eastAsia="宋体" w:cs="宋体"/>
                  <w:i w:val="0"/>
                  <w:iCs w:val="0"/>
                  <w:color w:val="000000"/>
                  <w:kern w:val="0"/>
                  <w:sz w:val="22"/>
                  <w:szCs w:val="22"/>
                  <w:u w:val="none"/>
                  <w:lang w:val="en-US" w:eastAsia="zh-CN" w:bidi="ar"/>
                </w:rPr>
                <w:delText>16</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1464" w:author="zhoujiansheng" w:date="2025-10-09T16:23:01Z"/>
                <w:rFonts w:hint="eastAsia" w:ascii="宋体" w:hAnsi="宋体" w:eastAsia="宋体" w:cs="宋体"/>
                <w:i w:val="0"/>
                <w:iCs w:val="0"/>
                <w:color w:val="000000"/>
                <w:sz w:val="22"/>
                <w:szCs w:val="22"/>
                <w:u w:val="none"/>
              </w:rPr>
            </w:pPr>
            <w:del w:id="1465" w:author="zhoujiansheng" w:date="2025-10-09T16:23:01Z">
              <w:r>
                <w:rPr>
                  <w:rFonts w:hint="eastAsia" w:ascii="宋体" w:hAnsi="宋体" w:eastAsia="宋体" w:cs="宋体"/>
                  <w:i w:val="0"/>
                  <w:iCs w:val="0"/>
                  <w:color w:val="000000"/>
                  <w:kern w:val="0"/>
                  <w:sz w:val="22"/>
                  <w:szCs w:val="22"/>
                  <w:u w:val="none"/>
                  <w:lang w:val="en-US" w:eastAsia="zh-CN" w:bidi="ar"/>
                </w:rPr>
                <w:delText>开关电源</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1466" w:author="zhoujiansheng" w:date="2025-10-09T16:23:01Z"/>
                <w:rFonts w:hint="eastAsia" w:ascii="宋体" w:hAnsi="宋体" w:eastAsia="宋体" w:cs="宋体"/>
                <w:i w:val="0"/>
                <w:iCs w:val="0"/>
                <w:color w:val="000000"/>
                <w:sz w:val="22"/>
                <w:szCs w:val="22"/>
                <w:u w:val="none"/>
              </w:rPr>
            </w:pPr>
            <w:del w:id="1467" w:author="zhoujiansheng" w:date="2025-10-09T16:23:01Z">
              <w:r>
                <w:rPr>
                  <w:rFonts w:hint="eastAsia" w:ascii="宋体" w:hAnsi="宋体" w:eastAsia="宋体" w:cs="宋体"/>
                  <w:i w:val="0"/>
                  <w:iCs w:val="0"/>
                  <w:color w:val="000000"/>
                  <w:kern w:val="0"/>
                  <w:sz w:val="22"/>
                  <w:szCs w:val="22"/>
                  <w:u w:val="none"/>
                  <w:lang w:val="en-US" w:eastAsia="zh-CN" w:bidi="ar"/>
                </w:rPr>
                <w:delText>开关电源</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ind w:firstLine="0" w:firstLineChars="0"/>
              <w:jc w:val="center"/>
              <w:rPr>
                <w:del w:id="1468" w:author="zhoujiansheng" w:date="2025-10-09T16:23:01Z"/>
                <w:rFonts w:hint="eastAsia" w:ascii="宋体" w:hAnsi="宋体" w:eastAsia="宋体" w:cs="宋体"/>
                <w:i w:val="0"/>
                <w:iCs w:val="0"/>
                <w:color w:val="000000"/>
                <w:sz w:val="22"/>
                <w:szCs w:val="22"/>
                <w:u w:val="none"/>
              </w:rPr>
            </w:pPr>
            <w:del w:id="1469" w:author="zhoujiansheng" w:date="2025-10-09T16:23:01Z">
              <w:r>
                <w:rPr>
                  <w:rFonts w:hint="eastAsia" w:ascii="宋体" w:hAnsi="宋体" w:eastAsia="宋体" w:cs="宋体"/>
                  <w:i w:val="0"/>
                  <w:iCs w:val="0"/>
                  <w:color w:val="000000"/>
                  <w:sz w:val="22"/>
                  <w:szCs w:val="22"/>
                  <w:u w:val="none"/>
                  <w:lang w:val="en-US" w:eastAsia="zh-CN"/>
                </w:rPr>
                <w:delText>一致</w:delText>
              </w:r>
            </w:del>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del w:id="1470"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1471" w:author="zhoujiansheng" w:date="2025-10-09T16:23:01Z"/>
                <w:rFonts w:hint="eastAsia" w:ascii="宋体" w:hAnsi="宋体" w:eastAsia="宋体" w:cs="宋体"/>
                <w:i w:val="0"/>
                <w:iCs w:val="0"/>
                <w:color w:val="000000"/>
                <w:sz w:val="22"/>
                <w:szCs w:val="22"/>
                <w:u w:val="none"/>
              </w:rPr>
            </w:pPr>
            <w:del w:id="1472" w:author="zhoujiansheng" w:date="2025-10-09T16:23:01Z">
              <w:r>
                <w:rPr>
                  <w:rFonts w:hint="eastAsia" w:ascii="宋体" w:hAnsi="宋体" w:eastAsia="宋体" w:cs="宋体"/>
                  <w:i w:val="0"/>
                  <w:iCs w:val="0"/>
                  <w:color w:val="000000"/>
                  <w:kern w:val="0"/>
                  <w:sz w:val="22"/>
                  <w:szCs w:val="22"/>
                  <w:u w:val="none"/>
                  <w:lang w:val="en-US" w:eastAsia="zh-CN" w:bidi="ar"/>
                </w:rPr>
                <w:delText>17</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1473" w:author="zhoujiansheng" w:date="2025-10-09T16:23:01Z"/>
                <w:rFonts w:hint="eastAsia" w:ascii="宋体" w:hAnsi="宋体" w:eastAsia="宋体" w:cs="宋体"/>
                <w:i w:val="0"/>
                <w:iCs w:val="0"/>
                <w:color w:val="000000"/>
                <w:sz w:val="22"/>
                <w:szCs w:val="22"/>
                <w:u w:val="none"/>
              </w:rPr>
            </w:pPr>
            <w:del w:id="1474" w:author="zhoujiansheng" w:date="2025-10-09T16:23:01Z">
              <w:r>
                <w:rPr>
                  <w:rFonts w:hint="eastAsia" w:ascii="宋体" w:hAnsi="宋体" w:eastAsia="宋体" w:cs="宋体"/>
                  <w:i w:val="0"/>
                  <w:iCs w:val="0"/>
                  <w:color w:val="000000"/>
                  <w:kern w:val="0"/>
                  <w:sz w:val="22"/>
                  <w:szCs w:val="22"/>
                  <w:u w:val="none"/>
                  <w:lang w:val="en-US" w:eastAsia="zh-CN" w:bidi="ar"/>
                </w:rPr>
                <w:delText>锂电池</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1475" w:author="zhoujiansheng" w:date="2025-10-09T16:23:01Z"/>
                <w:rFonts w:hint="eastAsia" w:ascii="宋体" w:hAnsi="宋体" w:eastAsia="宋体" w:cs="宋体"/>
                <w:i w:val="0"/>
                <w:iCs w:val="0"/>
                <w:color w:val="000000"/>
                <w:sz w:val="22"/>
                <w:szCs w:val="22"/>
                <w:u w:val="none"/>
              </w:rPr>
            </w:pPr>
            <w:del w:id="1476" w:author="zhoujiansheng" w:date="2025-10-09T16:23:01Z">
              <w:r>
                <w:rPr>
                  <w:rFonts w:hint="eastAsia" w:ascii="宋体" w:hAnsi="宋体" w:eastAsia="宋体" w:cs="宋体"/>
                  <w:i w:val="0"/>
                  <w:iCs w:val="0"/>
                  <w:color w:val="000000"/>
                  <w:kern w:val="0"/>
                  <w:sz w:val="22"/>
                  <w:szCs w:val="22"/>
                  <w:u w:val="none"/>
                  <w:lang w:val="en-US" w:eastAsia="zh-CN" w:bidi="ar"/>
                </w:rPr>
                <w:delText>锂电池</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ind w:firstLine="0" w:firstLineChars="0"/>
              <w:jc w:val="center"/>
              <w:rPr>
                <w:del w:id="1477" w:author="zhoujiansheng" w:date="2025-10-09T16:23:01Z"/>
                <w:rFonts w:hint="eastAsia" w:ascii="宋体" w:hAnsi="宋体" w:eastAsia="宋体" w:cs="宋体"/>
                <w:i w:val="0"/>
                <w:iCs w:val="0"/>
                <w:color w:val="000000"/>
                <w:sz w:val="22"/>
                <w:szCs w:val="22"/>
                <w:u w:val="none"/>
              </w:rPr>
            </w:pPr>
            <w:del w:id="1478" w:author="zhoujiansheng" w:date="2025-10-09T16:23:01Z">
              <w:r>
                <w:rPr>
                  <w:rFonts w:hint="eastAsia" w:ascii="宋体" w:hAnsi="宋体" w:eastAsia="宋体" w:cs="宋体"/>
                  <w:i w:val="0"/>
                  <w:iCs w:val="0"/>
                  <w:color w:val="000000"/>
                  <w:sz w:val="22"/>
                  <w:szCs w:val="22"/>
                  <w:u w:val="none"/>
                  <w:lang w:val="en-US" w:eastAsia="zh-CN"/>
                </w:rPr>
                <w:delText>一致</w:delText>
              </w:r>
            </w:del>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del w:id="1479"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1480" w:author="zhoujiansheng" w:date="2025-10-09T16:23:01Z"/>
                <w:rFonts w:hint="eastAsia" w:ascii="宋体" w:hAnsi="宋体" w:eastAsia="宋体" w:cs="宋体"/>
                <w:i w:val="0"/>
                <w:iCs w:val="0"/>
                <w:color w:val="000000"/>
                <w:sz w:val="22"/>
                <w:szCs w:val="22"/>
                <w:u w:val="none"/>
              </w:rPr>
            </w:pPr>
            <w:del w:id="1481" w:author="zhoujiansheng" w:date="2025-10-09T16:23:01Z">
              <w:r>
                <w:rPr>
                  <w:rFonts w:hint="eastAsia" w:ascii="宋体" w:hAnsi="宋体" w:eastAsia="宋体" w:cs="宋体"/>
                  <w:i w:val="0"/>
                  <w:iCs w:val="0"/>
                  <w:color w:val="000000"/>
                  <w:kern w:val="0"/>
                  <w:sz w:val="22"/>
                  <w:szCs w:val="22"/>
                  <w:u w:val="none"/>
                  <w:lang w:val="en-US" w:eastAsia="zh-CN" w:bidi="ar"/>
                </w:rPr>
                <w:delText>18</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1482" w:author="zhoujiansheng" w:date="2025-10-09T16:23:01Z"/>
                <w:rFonts w:hint="eastAsia" w:ascii="宋体" w:hAnsi="宋体" w:eastAsia="宋体" w:cs="宋体"/>
                <w:i w:val="0"/>
                <w:iCs w:val="0"/>
                <w:color w:val="000000"/>
                <w:sz w:val="22"/>
                <w:szCs w:val="22"/>
                <w:u w:val="none"/>
              </w:rPr>
            </w:pPr>
            <w:del w:id="1483" w:author="zhoujiansheng" w:date="2025-10-09T16:23:01Z">
              <w:r>
                <w:rPr>
                  <w:rFonts w:hint="eastAsia" w:ascii="宋体" w:hAnsi="宋体" w:eastAsia="宋体" w:cs="宋体"/>
                  <w:i w:val="0"/>
                  <w:iCs w:val="0"/>
                  <w:color w:val="000000"/>
                  <w:kern w:val="0"/>
                  <w:sz w:val="22"/>
                  <w:szCs w:val="22"/>
                  <w:u w:val="none"/>
                  <w:lang w:val="en-US" w:eastAsia="zh-CN" w:bidi="ar"/>
                </w:rPr>
                <w:delText>普通空调</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1484" w:author="zhoujiansheng" w:date="2025-10-09T16:23:01Z"/>
                <w:rFonts w:hint="eastAsia" w:ascii="宋体" w:hAnsi="宋体" w:eastAsia="宋体" w:cs="宋体"/>
                <w:i w:val="0"/>
                <w:iCs w:val="0"/>
                <w:color w:val="000000"/>
                <w:sz w:val="22"/>
                <w:szCs w:val="22"/>
                <w:u w:val="none"/>
              </w:rPr>
            </w:pPr>
            <w:del w:id="1485" w:author="zhoujiansheng" w:date="2025-10-09T16:23:01Z">
              <w:r>
                <w:rPr>
                  <w:rFonts w:hint="eastAsia" w:ascii="宋体" w:hAnsi="宋体" w:eastAsia="宋体" w:cs="宋体"/>
                  <w:i w:val="0"/>
                  <w:iCs w:val="0"/>
                  <w:color w:val="000000"/>
                  <w:kern w:val="0"/>
                  <w:sz w:val="22"/>
                  <w:szCs w:val="22"/>
                  <w:u w:val="none"/>
                  <w:lang w:val="en-US" w:eastAsia="zh-CN" w:bidi="ar"/>
                </w:rPr>
                <w:delText>普通空调</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ind w:firstLine="0" w:firstLineChars="0"/>
              <w:jc w:val="center"/>
              <w:rPr>
                <w:del w:id="1486" w:author="zhoujiansheng" w:date="2025-10-09T16:23:01Z"/>
                <w:rFonts w:hint="eastAsia" w:ascii="宋体" w:hAnsi="宋体" w:eastAsia="宋体" w:cs="宋体"/>
                <w:i w:val="0"/>
                <w:iCs w:val="0"/>
                <w:color w:val="000000"/>
                <w:sz w:val="22"/>
                <w:szCs w:val="22"/>
                <w:u w:val="none"/>
              </w:rPr>
            </w:pPr>
            <w:del w:id="1487" w:author="zhoujiansheng" w:date="2025-10-09T16:23:01Z">
              <w:r>
                <w:rPr>
                  <w:rFonts w:hint="eastAsia" w:ascii="宋体" w:hAnsi="宋体" w:eastAsia="宋体" w:cs="宋体"/>
                  <w:i w:val="0"/>
                  <w:iCs w:val="0"/>
                  <w:color w:val="000000"/>
                  <w:sz w:val="22"/>
                  <w:szCs w:val="22"/>
                  <w:u w:val="none"/>
                  <w:lang w:val="en-US" w:eastAsia="zh-CN"/>
                </w:rPr>
                <w:delText>一致</w:delText>
              </w:r>
            </w:del>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del w:id="1488"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1489" w:author="zhoujiansheng" w:date="2025-10-09T16:23:01Z"/>
                <w:rFonts w:hint="eastAsia" w:ascii="宋体" w:hAnsi="宋体" w:eastAsia="宋体" w:cs="宋体"/>
                <w:i w:val="0"/>
                <w:iCs w:val="0"/>
                <w:color w:val="000000"/>
                <w:sz w:val="22"/>
                <w:szCs w:val="22"/>
                <w:u w:val="none"/>
              </w:rPr>
            </w:pPr>
            <w:del w:id="1490" w:author="zhoujiansheng" w:date="2025-10-09T16:23:01Z">
              <w:r>
                <w:rPr>
                  <w:rFonts w:hint="eastAsia" w:ascii="宋体" w:hAnsi="宋体" w:eastAsia="宋体" w:cs="宋体"/>
                  <w:i w:val="0"/>
                  <w:iCs w:val="0"/>
                  <w:color w:val="000000"/>
                  <w:kern w:val="0"/>
                  <w:sz w:val="22"/>
                  <w:szCs w:val="22"/>
                  <w:u w:val="none"/>
                  <w:lang w:val="en-US" w:eastAsia="zh-CN" w:bidi="ar"/>
                </w:rPr>
                <w:delText>19</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1491" w:author="zhoujiansheng" w:date="2025-10-09T16:23:01Z"/>
                <w:rFonts w:hint="eastAsia" w:ascii="宋体" w:hAnsi="宋体" w:eastAsia="宋体" w:cs="宋体"/>
                <w:i w:val="0"/>
                <w:iCs w:val="0"/>
                <w:color w:val="000000"/>
                <w:sz w:val="22"/>
                <w:szCs w:val="22"/>
                <w:u w:val="none"/>
              </w:rPr>
            </w:pPr>
            <w:del w:id="1492" w:author="zhoujiansheng" w:date="2025-10-09T16:23:01Z">
              <w:r>
                <w:rPr>
                  <w:rFonts w:hint="eastAsia" w:ascii="宋体" w:hAnsi="宋体" w:eastAsia="宋体" w:cs="宋体"/>
                  <w:i w:val="0"/>
                  <w:iCs w:val="0"/>
                  <w:color w:val="000000"/>
                  <w:kern w:val="0"/>
                  <w:sz w:val="22"/>
                  <w:szCs w:val="22"/>
                  <w:u w:val="none"/>
                  <w:lang w:val="en-US" w:eastAsia="zh-CN" w:bidi="ar"/>
                </w:rPr>
                <w:delText>铅酸电池</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1493" w:author="zhoujiansheng" w:date="2025-10-09T16:23:01Z"/>
                <w:rFonts w:hint="eastAsia" w:ascii="宋体" w:hAnsi="宋体" w:eastAsia="宋体" w:cs="宋体"/>
                <w:i w:val="0"/>
                <w:iCs w:val="0"/>
                <w:color w:val="000000"/>
                <w:sz w:val="22"/>
                <w:szCs w:val="22"/>
                <w:u w:val="none"/>
              </w:rPr>
            </w:pPr>
            <w:del w:id="1494" w:author="zhoujiansheng" w:date="2025-10-09T16:23:01Z">
              <w:r>
                <w:rPr>
                  <w:rFonts w:hint="eastAsia" w:ascii="宋体" w:hAnsi="宋体" w:eastAsia="宋体" w:cs="宋体"/>
                  <w:i w:val="0"/>
                  <w:iCs w:val="0"/>
                  <w:color w:val="000000"/>
                  <w:kern w:val="0"/>
                  <w:sz w:val="22"/>
                  <w:szCs w:val="22"/>
                  <w:u w:val="none"/>
                  <w:lang w:val="en-US" w:eastAsia="zh-CN" w:bidi="ar"/>
                </w:rPr>
                <w:delText>铅酸电池</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ind w:firstLine="0" w:firstLineChars="0"/>
              <w:jc w:val="center"/>
              <w:rPr>
                <w:del w:id="1495" w:author="zhoujiansheng" w:date="2025-10-09T16:23:01Z"/>
                <w:rFonts w:hint="eastAsia" w:ascii="宋体" w:hAnsi="宋体" w:eastAsia="宋体" w:cs="宋体"/>
                <w:i w:val="0"/>
                <w:iCs w:val="0"/>
                <w:color w:val="000000"/>
                <w:sz w:val="22"/>
                <w:szCs w:val="22"/>
                <w:u w:val="none"/>
              </w:rPr>
            </w:pPr>
            <w:del w:id="1496" w:author="zhoujiansheng" w:date="2025-10-09T16:23:01Z">
              <w:r>
                <w:rPr>
                  <w:rFonts w:hint="eastAsia" w:ascii="宋体" w:hAnsi="宋体" w:eastAsia="宋体" w:cs="宋体"/>
                  <w:i w:val="0"/>
                  <w:iCs w:val="0"/>
                  <w:color w:val="000000"/>
                  <w:sz w:val="22"/>
                  <w:szCs w:val="22"/>
                  <w:u w:val="none"/>
                  <w:lang w:val="en-US" w:eastAsia="zh-CN"/>
                </w:rPr>
                <w:delText>一致</w:delText>
              </w:r>
            </w:del>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del w:id="1497"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1498" w:author="zhoujiansheng" w:date="2025-10-09T16:23:01Z"/>
                <w:rFonts w:hint="eastAsia" w:ascii="宋体" w:hAnsi="宋体" w:eastAsia="宋体" w:cs="宋体"/>
                <w:i w:val="0"/>
                <w:iCs w:val="0"/>
                <w:color w:val="000000"/>
                <w:sz w:val="22"/>
                <w:szCs w:val="22"/>
                <w:u w:val="none"/>
              </w:rPr>
            </w:pPr>
            <w:del w:id="1499" w:author="zhoujiansheng" w:date="2025-10-09T16:23:01Z">
              <w:r>
                <w:rPr>
                  <w:rFonts w:hint="eastAsia" w:ascii="宋体" w:hAnsi="宋体" w:eastAsia="宋体" w:cs="宋体"/>
                  <w:i w:val="0"/>
                  <w:iCs w:val="0"/>
                  <w:color w:val="000000"/>
                  <w:kern w:val="0"/>
                  <w:sz w:val="22"/>
                  <w:szCs w:val="22"/>
                  <w:u w:val="none"/>
                  <w:lang w:val="en-US" w:eastAsia="zh-CN" w:bidi="ar"/>
                </w:rPr>
                <w:delText>20</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1500" w:author="zhoujiansheng" w:date="2025-10-09T16:23:01Z"/>
                <w:rFonts w:hint="eastAsia" w:ascii="宋体" w:hAnsi="宋体" w:eastAsia="宋体" w:cs="宋体"/>
                <w:i w:val="0"/>
                <w:iCs w:val="0"/>
                <w:color w:val="000000"/>
                <w:sz w:val="22"/>
                <w:szCs w:val="22"/>
                <w:u w:val="none"/>
              </w:rPr>
            </w:pPr>
            <w:del w:id="1501" w:author="zhoujiansheng" w:date="2025-10-09T16:23:01Z">
              <w:r>
                <w:rPr>
                  <w:rFonts w:hint="eastAsia" w:ascii="宋体" w:hAnsi="宋体" w:eastAsia="宋体" w:cs="宋体"/>
                  <w:i w:val="0"/>
                  <w:iCs w:val="0"/>
                  <w:color w:val="000000"/>
                  <w:kern w:val="0"/>
                  <w:sz w:val="22"/>
                  <w:szCs w:val="22"/>
                  <w:u w:val="none"/>
                  <w:lang w:val="en-US" w:eastAsia="zh-CN" w:bidi="ar"/>
                </w:rPr>
                <w:delText>智能电表</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1502" w:author="zhoujiansheng" w:date="2025-10-09T16:23:01Z"/>
                <w:rFonts w:hint="eastAsia" w:ascii="宋体" w:hAnsi="宋体" w:eastAsia="宋体" w:cs="宋体"/>
                <w:i w:val="0"/>
                <w:iCs w:val="0"/>
                <w:color w:val="000000"/>
                <w:sz w:val="22"/>
                <w:szCs w:val="22"/>
                <w:u w:val="none"/>
              </w:rPr>
            </w:pPr>
            <w:del w:id="1503" w:author="zhoujiansheng" w:date="2025-10-09T16:23:01Z">
              <w:r>
                <w:rPr>
                  <w:rFonts w:hint="eastAsia" w:ascii="宋体" w:hAnsi="宋体" w:eastAsia="宋体" w:cs="宋体"/>
                  <w:i w:val="0"/>
                  <w:iCs w:val="0"/>
                  <w:color w:val="000000"/>
                  <w:kern w:val="0"/>
                  <w:sz w:val="22"/>
                  <w:szCs w:val="22"/>
                  <w:u w:val="none"/>
                  <w:lang w:val="en-US" w:eastAsia="zh-CN" w:bidi="ar"/>
                </w:rPr>
                <w:delText>智能电表</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ind w:firstLine="0" w:firstLineChars="0"/>
              <w:jc w:val="center"/>
              <w:rPr>
                <w:del w:id="1504" w:author="zhoujiansheng" w:date="2025-10-09T16:23:01Z"/>
                <w:rFonts w:hint="eastAsia" w:ascii="宋体" w:hAnsi="宋体" w:eastAsia="宋体" w:cs="宋体"/>
                <w:i w:val="0"/>
                <w:iCs w:val="0"/>
                <w:color w:val="000000"/>
                <w:sz w:val="22"/>
                <w:szCs w:val="22"/>
                <w:u w:val="none"/>
              </w:rPr>
            </w:pPr>
            <w:del w:id="1505" w:author="zhoujiansheng" w:date="2025-10-09T16:23:01Z">
              <w:r>
                <w:rPr>
                  <w:rFonts w:hint="eastAsia" w:ascii="宋体" w:hAnsi="宋体" w:eastAsia="宋体" w:cs="宋体"/>
                  <w:i w:val="0"/>
                  <w:iCs w:val="0"/>
                  <w:color w:val="000000"/>
                  <w:sz w:val="22"/>
                  <w:szCs w:val="22"/>
                  <w:u w:val="none"/>
                  <w:lang w:val="en-US" w:eastAsia="zh-CN"/>
                </w:rPr>
                <w:delText>一致</w:delText>
              </w:r>
            </w:del>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del w:id="1506"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1507" w:author="zhoujiansheng" w:date="2025-10-09T16:23:01Z"/>
                <w:rFonts w:hint="eastAsia" w:ascii="宋体" w:hAnsi="宋体" w:eastAsia="宋体" w:cs="宋体"/>
                <w:i w:val="0"/>
                <w:iCs w:val="0"/>
                <w:color w:val="000000"/>
                <w:sz w:val="22"/>
                <w:szCs w:val="22"/>
                <w:u w:val="none"/>
              </w:rPr>
            </w:pPr>
            <w:del w:id="1508" w:author="zhoujiansheng" w:date="2025-10-09T16:23:01Z">
              <w:r>
                <w:rPr>
                  <w:rFonts w:hint="eastAsia" w:ascii="宋体" w:hAnsi="宋体" w:eastAsia="宋体" w:cs="宋体"/>
                  <w:i w:val="0"/>
                  <w:iCs w:val="0"/>
                  <w:color w:val="000000"/>
                  <w:kern w:val="0"/>
                  <w:sz w:val="22"/>
                  <w:szCs w:val="22"/>
                  <w:u w:val="none"/>
                  <w:lang w:val="en-US" w:eastAsia="zh-CN" w:bidi="ar"/>
                </w:rPr>
                <w:delText>21</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1509" w:author="zhoujiansheng" w:date="2025-10-09T16:23:01Z"/>
                <w:rFonts w:hint="eastAsia" w:ascii="宋体" w:hAnsi="宋体" w:eastAsia="宋体" w:cs="宋体"/>
                <w:i w:val="0"/>
                <w:iCs w:val="0"/>
                <w:color w:val="000000"/>
                <w:sz w:val="22"/>
                <w:szCs w:val="22"/>
                <w:u w:val="none"/>
              </w:rPr>
            </w:pPr>
            <w:del w:id="1510" w:author="zhoujiansheng" w:date="2025-10-09T16:23:01Z">
              <w:r>
                <w:rPr>
                  <w:rFonts w:hint="eastAsia" w:ascii="宋体" w:hAnsi="宋体" w:eastAsia="宋体" w:cs="宋体"/>
                  <w:i w:val="0"/>
                  <w:iCs w:val="0"/>
                  <w:color w:val="000000"/>
                  <w:kern w:val="0"/>
                  <w:sz w:val="22"/>
                  <w:szCs w:val="22"/>
                  <w:u w:val="none"/>
                  <w:lang w:val="en-US" w:eastAsia="zh-CN" w:bidi="ar"/>
                </w:rPr>
                <w:delText>智能门禁</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1511" w:author="zhoujiansheng" w:date="2025-10-09T16:23:01Z"/>
                <w:rFonts w:hint="eastAsia" w:ascii="宋体" w:hAnsi="宋体" w:eastAsia="宋体" w:cs="宋体"/>
                <w:i w:val="0"/>
                <w:iCs w:val="0"/>
                <w:color w:val="000000"/>
                <w:sz w:val="22"/>
                <w:szCs w:val="22"/>
                <w:u w:val="none"/>
              </w:rPr>
            </w:pPr>
            <w:del w:id="1512" w:author="zhoujiansheng" w:date="2025-10-09T16:23:01Z">
              <w:r>
                <w:rPr>
                  <w:rFonts w:hint="eastAsia" w:ascii="宋体" w:hAnsi="宋体" w:eastAsia="宋体" w:cs="宋体"/>
                  <w:i w:val="0"/>
                  <w:iCs w:val="0"/>
                  <w:color w:val="000000"/>
                  <w:kern w:val="0"/>
                  <w:sz w:val="22"/>
                  <w:szCs w:val="22"/>
                  <w:u w:val="none"/>
                  <w:lang w:val="en-US" w:eastAsia="zh-CN" w:bidi="ar"/>
                </w:rPr>
                <w:delText>智能门禁</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ind w:firstLine="0" w:firstLineChars="0"/>
              <w:jc w:val="center"/>
              <w:rPr>
                <w:del w:id="1513" w:author="zhoujiansheng" w:date="2025-10-09T16:23:01Z"/>
                <w:rFonts w:hint="eastAsia" w:ascii="宋体" w:hAnsi="宋体" w:eastAsia="宋体" w:cs="宋体"/>
                <w:i w:val="0"/>
                <w:iCs w:val="0"/>
                <w:color w:val="000000"/>
                <w:sz w:val="22"/>
                <w:szCs w:val="22"/>
                <w:u w:val="none"/>
              </w:rPr>
            </w:pPr>
            <w:del w:id="1514" w:author="zhoujiansheng" w:date="2025-10-09T16:23:01Z">
              <w:r>
                <w:rPr>
                  <w:rFonts w:hint="eastAsia" w:ascii="宋体" w:hAnsi="宋体" w:eastAsia="宋体" w:cs="宋体"/>
                  <w:i w:val="0"/>
                  <w:iCs w:val="0"/>
                  <w:color w:val="000000"/>
                  <w:sz w:val="22"/>
                  <w:szCs w:val="22"/>
                  <w:u w:val="none"/>
                  <w:lang w:val="en-US" w:eastAsia="zh-CN"/>
                </w:rPr>
                <w:delText>一致</w:delText>
              </w:r>
            </w:del>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del w:id="1515"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1516" w:author="zhoujiansheng" w:date="2025-10-09T16:23:01Z"/>
                <w:rFonts w:hint="eastAsia" w:ascii="宋体" w:hAnsi="宋体" w:eastAsia="宋体" w:cs="宋体"/>
                <w:i w:val="0"/>
                <w:iCs w:val="0"/>
                <w:color w:val="000000"/>
                <w:sz w:val="22"/>
                <w:szCs w:val="22"/>
                <w:u w:val="none"/>
              </w:rPr>
            </w:pPr>
            <w:del w:id="1517" w:author="zhoujiansheng" w:date="2025-10-09T16:23:01Z">
              <w:r>
                <w:rPr>
                  <w:rFonts w:hint="eastAsia" w:ascii="宋体" w:hAnsi="宋体" w:eastAsia="宋体" w:cs="宋体"/>
                  <w:i w:val="0"/>
                  <w:iCs w:val="0"/>
                  <w:color w:val="000000"/>
                  <w:kern w:val="0"/>
                  <w:sz w:val="22"/>
                  <w:szCs w:val="22"/>
                  <w:u w:val="none"/>
                  <w:lang w:val="en-US" w:eastAsia="zh-CN" w:bidi="ar"/>
                </w:rPr>
                <w:delText>22</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1518" w:author="zhoujiansheng" w:date="2025-10-09T16:23:01Z"/>
                <w:rFonts w:hint="eastAsia" w:ascii="宋体" w:hAnsi="宋体" w:eastAsia="宋体" w:cs="宋体"/>
                <w:i w:val="0"/>
                <w:iCs w:val="0"/>
                <w:color w:val="000000"/>
                <w:sz w:val="22"/>
                <w:szCs w:val="22"/>
                <w:u w:val="none"/>
              </w:rPr>
            </w:pPr>
            <w:del w:id="1519" w:author="zhoujiansheng" w:date="2025-10-09T16:23:01Z">
              <w:r>
                <w:rPr>
                  <w:rFonts w:hint="eastAsia" w:ascii="宋体" w:hAnsi="宋体" w:eastAsia="宋体" w:cs="宋体"/>
                  <w:i w:val="0"/>
                  <w:iCs w:val="0"/>
                  <w:color w:val="000000"/>
                  <w:kern w:val="0"/>
                  <w:sz w:val="22"/>
                  <w:szCs w:val="22"/>
                  <w:u w:val="none"/>
                  <w:lang w:val="en-US" w:eastAsia="zh-CN" w:bidi="ar"/>
                </w:rPr>
                <w:delText>智能通风换热</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1520" w:author="zhoujiansheng" w:date="2025-10-09T16:23:01Z"/>
                <w:rFonts w:hint="eastAsia" w:ascii="宋体" w:hAnsi="宋体" w:eastAsia="宋体" w:cs="宋体"/>
                <w:i w:val="0"/>
                <w:iCs w:val="0"/>
                <w:color w:val="000000"/>
                <w:sz w:val="22"/>
                <w:szCs w:val="22"/>
                <w:u w:val="none"/>
              </w:rPr>
            </w:pPr>
            <w:del w:id="1521" w:author="zhoujiansheng" w:date="2025-10-09T16:23:01Z">
              <w:r>
                <w:rPr>
                  <w:rFonts w:hint="eastAsia" w:ascii="宋体" w:hAnsi="宋体" w:eastAsia="宋体" w:cs="宋体"/>
                  <w:i w:val="0"/>
                  <w:iCs w:val="0"/>
                  <w:color w:val="000000"/>
                  <w:kern w:val="0"/>
                  <w:sz w:val="22"/>
                  <w:szCs w:val="22"/>
                  <w:u w:val="none"/>
                  <w:lang w:val="en-US" w:eastAsia="zh-CN" w:bidi="ar"/>
                </w:rPr>
                <w:delText>智能通风换热</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ind w:firstLine="0" w:firstLineChars="0"/>
              <w:jc w:val="center"/>
              <w:rPr>
                <w:del w:id="1522" w:author="zhoujiansheng" w:date="2025-10-09T16:23:01Z"/>
                <w:rFonts w:hint="eastAsia" w:ascii="宋体" w:hAnsi="宋体" w:eastAsia="宋体" w:cs="宋体"/>
                <w:i w:val="0"/>
                <w:iCs w:val="0"/>
                <w:color w:val="000000"/>
                <w:sz w:val="22"/>
                <w:szCs w:val="22"/>
                <w:u w:val="none"/>
              </w:rPr>
            </w:pPr>
            <w:del w:id="1523" w:author="zhoujiansheng" w:date="2025-10-09T16:23:01Z">
              <w:r>
                <w:rPr>
                  <w:rFonts w:hint="eastAsia" w:ascii="宋体" w:hAnsi="宋体" w:eastAsia="宋体" w:cs="宋体"/>
                  <w:i w:val="0"/>
                  <w:iCs w:val="0"/>
                  <w:color w:val="000000"/>
                  <w:sz w:val="22"/>
                  <w:szCs w:val="22"/>
                  <w:u w:val="none"/>
                  <w:lang w:val="en-US" w:eastAsia="zh-CN"/>
                </w:rPr>
                <w:delText>一致</w:delText>
              </w:r>
            </w:del>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del w:id="1524"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1525" w:author="zhoujiansheng" w:date="2025-10-09T16:23:01Z"/>
                <w:rFonts w:hint="eastAsia" w:ascii="宋体" w:hAnsi="宋体" w:eastAsia="宋体" w:cs="宋体"/>
                <w:i w:val="0"/>
                <w:iCs w:val="0"/>
                <w:color w:val="000000"/>
                <w:sz w:val="22"/>
                <w:szCs w:val="22"/>
                <w:u w:val="none"/>
              </w:rPr>
            </w:pPr>
            <w:del w:id="1526" w:author="zhoujiansheng" w:date="2025-10-09T16:23:01Z">
              <w:r>
                <w:rPr>
                  <w:rFonts w:hint="eastAsia" w:ascii="宋体" w:hAnsi="宋体" w:eastAsia="宋体" w:cs="宋体"/>
                  <w:i w:val="0"/>
                  <w:iCs w:val="0"/>
                  <w:color w:val="000000"/>
                  <w:kern w:val="0"/>
                  <w:sz w:val="22"/>
                  <w:szCs w:val="22"/>
                  <w:u w:val="none"/>
                  <w:lang w:val="en-US" w:eastAsia="zh-CN" w:bidi="ar"/>
                </w:rPr>
                <w:delText>23</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1527" w:author="zhoujiansheng" w:date="2025-10-09T16:23:01Z"/>
                <w:rFonts w:hint="eastAsia" w:ascii="宋体" w:hAnsi="宋体" w:eastAsia="宋体" w:cs="宋体"/>
                <w:i w:val="0"/>
                <w:iCs w:val="0"/>
                <w:color w:val="000000"/>
                <w:sz w:val="22"/>
                <w:szCs w:val="22"/>
                <w:u w:val="none"/>
              </w:rPr>
            </w:pPr>
            <w:del w:id="1528" w:author="zhoujiansheng" w:date="2025-10-09T16:23:01Z">
              <w:r>
                <w:rPr>
                  <w:rFonts w:hint="eastAsia" w:ascii="宋体" w:hAnsi="宋体" w:eastAsia="宋体" w:cs="宋体"/>
                  <w:i w:val="0"/>
                  <w:iCs w:val="0"/>
                  <w:color w:val="000000"/>
                  <w:kern w:val="0"/>
                  <w:sz w:val="22"/>
                  <w:szCs w:val="22"/>
                  <w:u w:val="none"/>
                  <w:lang w:val="en-US" w:eastAsia="zh-CN" w:bidi="ar"/>
                </w:rPr>
                <w:delText>中央空调末端</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1529" w:author="zhoujiansheng" w:date="2025-10-09T16:23:01Z"/>
                <w:rFonts w:hint="eastAsia" w:ascii="宋体" w:hAnsi="宋体" w:eastAsia="宋体" w:cs="宋体"/>
                <w:i w:val="0"/>
                <w:iCs w:val="0"/>
                <w:color w:val="000000"/>
                <w:sz w:val="22"/>
                <w:szCs w:val="22"/>
                <w:u w:val="none"/>
              </w:rPr>
            </w:pPr>
            <w:del w:id="1530" w:author="zhoujiansheng" w:date="2025-10-09T16:23:01Z">
              <w:r>
                <w:rPr>
                  <w:rFonts w:hint="eastAsia" w:ascii="宋体" w:hAnsi="宋体" w:eastAsia="宋体" w:cs="宋体"/>
                  <w:i w:val="0"/>
                  <w:iCs w:val="0"/>
                  <w:color w:val="000000"/>
                  <w:kern w:val="0"/>
                  <w:sz w:val="22"/>
                  <w:szCs w:val="22"/>
                  <w:u w:val="none"/>
                  <w:lang w:val="en-US" w:eastAsia="zh-CN" w:bidi="ar"/>
                </w:rPr>
                <w:delText>中央空调末端</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ind w:firstLine="0" w:firstLineChars="0"/>
              <w:jc w:val="center"/>
              <w:rPr>
                <w:del w:id="1531" w:author="zhoujiansheng" w:date="2025-10-09T16:23:01Z"/>
                <w:rFonts w:hint="eastAsia" w:ascii="宋体" w:hAnsi="宋体" w:eastAsia="宋体" w:cs="宋体"/>
                <w:i w:val="0"/>
                <w:iCs w:val="0"/>
                <w:color w:val="000000"/>
                <w:sz w:val="22"/>
                <w:szCs w:val="22"/>
                <w:u w:val="none"/>
              </w:rPr>
            </w:pPr>
            <w:del w:id="1532" w:author="zhoujiansheng" w:date="2025-10-09T16:23:01Z">
              <w:r>
                <w:rPr>
                  <w:rFonts w:hint="eastAsia" w:ascii="宋体" w:hAnsi="宋体" w:eastAsia="宋体" w:cs="宋体"/>
                  <w:i w:val="0"/>
                  <w:iCs w:val="0"/>
                  <w:color w:val="000000"/>
                  <w:sz w:val="22"/>
                  <w:szCs w:val="22"/>
                  <w:u w:val="none"/>
                  <w:lang w:val="en-US" w:eastAsia="zh-CN"/>
                </w:rPr>
                <w:delText>一致</w:delText>
              </w:r>
            </w:del>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del w:id="1533"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1534" w:author="zhoujiansheng" w:date="2025-10-09T16:23:01Z"/>
                <w:rFonts w:hint="eastAsia" w:ascii="宋体" w:hAnsi="宋体" w:eastAsia="宋体" w:cs="宋体"/>
                <w:i w:val="0"/>
                <w:iCs w:val="0"/>
                <w:color w:val="000000"/>
                <w:sz w:val="22"/>
                <w:szCs w:val="22"/>
                <w:u w:val="none"/>
              </w:rPr>
            </w:pPr>
            <w:del w:id="1535" w:author="zhoujiansheng" w:date="2025-10-09T16:23:01Z">
              <w:r>
                <w:rPr>
                  <w:rFonts w:hint="eastAsia" w:ascii="宋体" w:hAnsi="宋体" w:eastAsia="宋体" w:cs="宋体"/>
                  <w:i w:val="0"/>
                  <w:iCs w:val="0"/>
                  <w:color w:val="000000"/>
                  <w:kern w:val="0"/>
                  <w:sz w:val="22"/>
                  <w:szCs w:val="22"/>
                  <w:u w:val="none"/>
                  <w:lang w:val="en-US" w:eastAsia="zh-CN" w:bidi="ar"/>
                </w:rPr>
                <w:delText>24</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1536" w:author="zhoujiansheng" w:date="2025-10-09T16:23:01Z"/>
                <w:rFonts w:hint="eastAsia" w:ascii="宋体" w:hAnsi="宋体" w:eastAsia="宋体" w:cs="宋体"/>
                <w:i w:val="0"/>
                <w:iCs w:val="0"/>
                <w:color w:val="000000"/>
                <w:sz w:val="22"/>
                <w:szCs w:val="22"/>
                <w:u w:val="none"/>
              </w:rPr>
            </w:pPr>
            <w:del w:id="1537" w:author="zhoujiansheng" w:date="2025-10-09T16:23:01Z">
              <w:r>
                <w:rPr>
                  <w:rFonts w:hint="eastAsia" w:ascii="宋体" w:hAnsi="宋体" w:eastAsia="宋体" w:cs="宋体"/>
                  <w:i w:val="0"/>
                  <w:iCs w:val="0"/>
                  <w:color w:val="000000"/>
                  <w:kern w:val="0"/>
                  <w:sz w:val="22"/>
                  <w:szCs w:val="22"/>
                  <w:u w:val="none"/>
                  <w:lang w:val="en-US" w:eastAsia="zh-CN" w:bidi="ar"/>
                </w:rPr>
                <w:delText>中央空调主机</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1538" w:author="zhoujiansheng" w:date="2025-10-09T16:23:01Z"/>
                <w:rFonts w:hint="eastAsia" w:ascii="宋体" w:hAnsi="宋体" w:eastAsia="宋体" w:cs="宋体"/>
                <w:i w:val="0"/>
                <w:iCs w:val="0"/>
                <w:color w:val="000000"/>
                <w:sz w:val="22"/>
                <w:szCs w:val="22"/>
                <w:u w:val="none"/>
              </w:rPr>
            </w:pPr>
            <w:del w:id="1539" w:author="zhoujiansheng" w:date="2025-10-09T16:23:01Z">
              <w:r>
                <w:rPr>
                  <w:rFonts w:hint="eastAsia" w:ascii="宋体" w:hAnsi="宋体" w:eastAsia="宋体" w:cs="宋体"/>
                  <w:i w:val="0"/>
                  <w:iCs w:val="0"/>
                  <w:color w:val="000000"/>
                  <w:kern w:val="0"/>
                  <w:sz w:val="22"/>
                  <w:szCs w:val="22"/>
                  <w:u w:val="none"/>
                  <w:lang w:val="en-US" w:eastAsia="zh-CN" w:bidi="ar"/>
                </w:rPr>
                <w:delText>中央空调主机</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ind w:firstLine="0" w:firstLineChars="0"/>
              <w:jc w:val="center"/>
              <w:rPr>
                <w:del w:id="1540" w:author="zhoujiansheng" w:date="2025-10-09T16:23:01Z"/>
                <w:rFonts w:hint="eastAsia" w:ascii="宋体" w:hAnsi="宋体" w:eastAsia="宋体" w:cs="宋体"/>
                <w:i w:val="0"/>
                <w:iCs w:val="0"/>
                <w:color w:val="000000"/>
                <w:sz w:val="22"/>
                <w:szCs w:val="22"/>
                <w:u w:val="none"/>
              </w:rPr>
            </w:pPr>
            <w:del w:id="1541" w:author="zhoujiansheng" w:date="2025-10-09T16:23:01Z">
              <w:r>
                <w:rPr>
                  <w:rFonts w:hint="eastAsia" w:ascii="宋体" w:hAnsi="宋体" w:eastAsia="宋体" w:cs="宋体"/>
                  <w:i w:val="0"/>
                  <w:iCs w:val="0"/>
                  <w:color w:val="000000"/>
                  <w:sz w:val="22"/>
                  <w:szCs w:val="22"/>
                  <w:u w:val="none"/>
                  <w:lang w:val="en-US" w:eastAsia="zh-CN"/>
                </w:rPr>
                <w:delText>一致</w:delText>
              </w:r>
            </w:del>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del w:id="1542"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1543" w:author="zhoujiansheng" w:date="2025-10-09T16:23:01Z"/>
                <w:rFonts w:hint="eastAsia" w:ascii="宋体" w:hAnsi="宋体" w:eastAsia="宋体" w:cs="宋体"/>
                <w:i w:val="0"/>
                <w:iCs w:val="0"/>
                <w:color w:val="000000"/>
                <w:sz w:val="22"/>
                <w:szCs w:val="22"/>
                <w:u w:val="none"/>
              </w:rPr>
            </w:pPr>
            <w:del w:id="1544" w:author="zhoujiansheng" w:date="2025-10-09T16:23:01Z">
              <w:r>
                <w:rPr>
                  <w:rFonts w:hint="eastAsia" w:ascii="宋体" w:hAnsi="宋体" w:eastAsia="宋体" w:cs="宋体"/>
                  <w:i w:val="0"/>
                  <w:iCs w:val="0"/>
                  <w:color w:val="000000"/>
                  <w:kern w:val="0"/>
                  <w:sz w:val="22"/>
                  <w:szCs w:val="22"/>
                  <w:u w:val="none"/>
                  <w:lang w:val="en-US" w:eastAsia="zh-CN" w:bidi="ar"/>
                </w:rPr>
                <w:delText>25</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FBD4B4" w:themeFill="accent6" w:themeFillTint="66"/>
            <w:noWrap/>
            <w:vAlign w:val="center"/>
          </w:tcPr>
          <w:p>
            <w:pPr>
              <w:keepNext w:val="0"/>
              <w:keepLines w:val="0"/>
              <w:widowControl/>
              <w:suppressLineNumbers w:val="0"/>
              <w:jc w:val="center"/>
              <w:textAlignment w:val="center"/>
              <w:rPr>
                <w:del w:id="1545" w:author="zhoujiansheng" w:date="2025-10-09T16:23:01Z"/>
                <w:rFonts w:hint="eastAsia" w:ascii="宋体" w:hAnsi="宋体" w:eastAsia="宋体" w:cs="宋体"/>
                <w:i w:val="0"/>
                <w:iCs w:val="0"/>
                <w:color w:val="000000"/>
                <w:sz w:val="22"/>
                <w:szCs w:val="22"/>
                <w:u w:val="none"/>
              </w:rPr>
            </w:pPr>
            <w:del w:id="1546" w:author="zhoujiansheng" w:date="2025-10-09T16:23:01Z">
              <w:r>
                <w:rPr>
                  <w:rFonts w:hint="eastAsia" w:ascii="宋体" w:hAnsi="宋体" w:eastAsia="宋体" w:cs="宋体"/>
                  <w:i w:val="0"/>
                  <w:iCs w:val="0"/>
                  <w:color w:val="000000"/>
                  <w:kern w:val="0"/>
                  <w:sz w:val="22"/>
                  <w:szCs w:val="22"/>
                  <w:u w:val="none"/>
                  <w:lang w:val="en-US" w:eastAsia="zh-CN" w:bidi="ar"/>
                </w:rPr>
                <w:delText>高压直流电源配电</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FBD4B4" w:themeFill="accent6" w:themeFillTint="66"/>
            <w:noWrap/>
            <w:vAlign w:val="center"/>
          </w:tcPr>
          <w:p>
            <w:pPr>
              <w:keepNext w:val="0"/>
              <w:keepLines w:val="0"/>
              <w:widowControl/>
              <w:suppressLineNumbers w:val="0"/>
              <w:jc w:val="center"/>
              <w:textAlignment w:val="center"/>
              <w:rPr>
                <w:del w:id="1547" w:author="zhoujiansheng" w:date="2025-10-09T16:23:01Z"/>
                <w:rFonts w:hint="eastAsia" w:ascii="宋体" w:hAnsi="宋体" w:eastAsia="宋体" w:cs="宋体"/>
                <w:i w:val="0"/>
                <w:iCs w:val="0"/>
                <w:color w:val="000000"/>
                <w:sz w:val="22"/>
                <w:szCs w:val="22"/>
                <w:u w:val="none"/>
              </w:rPr>
            </w:pPr>
            <w:del w:id="1548" w:author="zhoujiansheng" w:date="2025-10-09T16:23:01Z">
              <w:r>
                <w:rPr>
                  <w:rFonts w:hint="eastAsia" w:ascii="宋体" w:hAnsi="宋体" w:eastAsia="宋体" w:cs="宋体"/>
                  <w:i w:val="0"/>
                  <w:iCs w:val="0"/>
                  <w:color w:val="000000"/>
                  <w:kern w:val="0"/>
                  <w:sz w:val="22"/>
                  <w:szCs w:val="22"/>
                  <w:u w:val="none"/>
                  <w:lang w:val="en-US" w:eastAsia="zh-CN" w:bidi="ar"/>
                </w:rPr>
                <w:delText>高压直流配电</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FBD4B4" w:themeFill="accent6" w:themeFillTint="66"/>
            <w:noWrap/>
            <w:vAlign w:val="center"/>
          </w:tcPr>
          <w:p>
            <w:pPr>
              <w:jc w:val="center"/>
              <w:rPr>
                <w:del w:id="1549" w:author="zhoujiansheng" w:date="2025-10-09T16:23:01Z"/>
                <w:rFonts w:hint="default" w:ascii="宋体" w:hAnsi="宋体" w:eastAsia="宋体" w:cs="宋体"/>
                <w:i w:val="0"/>
                <w:iCs w:val="0"/>
                <w:color w:val="000000"/>
                <w:sz w:val="22"/>
                <w:szCs w:val="22"/>
                <w:u w:val="none"/>
                <w:lang w:val="en-US" w:eastAsia="zh-CN"/>
              </w:rPr>
            </w:pPr>
            <w:del w:id="1550" w:author="zhoujiansheng" w:date="2025-10-09T16:23:01Z">
              <w:r>
                <w:rPr>
                  <w:rFonts w:hint="eastAsia" w:ascii="宋体" w:hAnsi="宋体" w:eastAsia="宋体" w:cs="宋体"/>
                  <w:i w:val="0"/>
                  <w:iCs w:val="0"/>
                  <w:color w:val="000000"/>
                  <w:sz w:val="22"/>
                  <w:szCs w:val="22"/>
                  <w:u w:val="none"/>
                  <w:lang w:val="en-US" w:eastAsia="zh-CN"/>
                </w:rPr>
                <w:delText>字典表与综资中的类型名称不一致</w:delText>
              </w:r>
            </w:del>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del w:id="1551"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1552" w:author="zhoujiansheng" w:date="2025-10-09T16:23:01Z"/>
                <w:rFonts w:hint="eastAsia" w:ascii="宋体" w:hAnsi="宋体" w:eastAsia="宋体" w:cs="宋体"/>
                <w:i w:val="0"/>
                <w:iCs w:val="0"/>
                <w:color w:val="000000"/>
                <w:sz w:val="22"/>
                <w:szCs w:val="22"/>
                <w:u w:val="none"/>
              </w:rPr>
            </w:pPr>
            <w:del w:id="1553" w:author="zhoujiansheng" w:date="2025-10-09T16:23:01Z">
              <w:r>
                <w:rPr>
                  <w:rFonts w:hint="eastAsia" w:ascii="宋体" w:hAnsi="宋体" w:eastAsia="宋体" w:cs="宋体"/>
                  <w:i w:val="0"/>
                  <w:iCs w:val="0"/>
                  <w:color w:val="000000"/>
                  <w:kern w:val="0"/>
                  <w:sz w:val="22"/>
                  <w:szCs w:val="22"/>
                  <w:u w:val="none"/>
                  <w:lang w:val="en-US" w:eastAsia="zh-CN" w:bidi="ar"/>
                </w:rPr>
                <w:delText>26</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1554" w:author="zhoujiansheng" w:date="2025-10-09T16:23:01Z"/>
                <w:rFonts w:hint="eastAsia" w:ascii="宋体" w:hAnsi="宋体" w:eastAsia="宋体" w:cs="宋体"/>
                <w:i w:val="0"/>
                <w:iCs w:val="0"/>
                <w:color w:val="000000"/>
                <w:sz w:val="22"/>
                <w:szCs w:val="22"/>
                <w:u w:val="none"/>
              </w:rPr>
            </w:pPr>
            <w:del w:id="1555" w:author="zhoujiansheng" w:date="2025-10-09T16:23:01Z">
              <w:r>
                <w:rPr>
                  <w:rFonts w:hint="eastAsia" w:ascii="宋体" w:hAnsi="宋体" w:eastAsia="宋体" w:cs="宋体"/>
                  <w:i w:val="0"/>
                  <w:iCs w:val="0"/>
                  <w:color w:val="000000"/>
                  <w:kern w:val="0"/>
                  <w:sz w:val="22"/>
                  <w:szCs w:val="22"/>
                  <w:u w:val="none"/>
                  <w:lang w:val="en-US" w:eastAsia="zh-CN" w:bidi="ar"/>
                </w:rPr>
                <w:delText>消防系统</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1556" w:author="zhoujiansheng" w:date="2025-10-09T16:23:01Z"/>
                <w:rFonts w:hint="eastAsia" w:ascii="宋体" w:hAnsi="宋体" w:eastAsia="宋体" w:cs="宋体"/>
                <w:i w:val="0"/>
                <w:iCs w:val="0"/>
                <w:color w:val="000000"/>
                <w:sz w:val="22"/>
                <w:szCs w:val="22"/>
                <w:u w:val="none"/>
              </w:rPr>
            </w:pPr>
            <w:del w:id="1557" w:author="zhoujiansheng" w:date="2025-10-09T16:23:01Z">
              <w:r>
                <w:rPr>
                  <w:rFonts w:hint="eastAsia" w:ascii="宋体" w:hAnsi="宋体" w:eastAsia="宋体" w:cs="宋体"/>
                  <w:i w:val="0"/>
                  <w:iCs w:val="0"/>
                  <w:color w:val="000000"/>
                  <w:kern w:val="0"/>
                  <w:sz w:val="22"/>
                  <w:szCs w:val="22"/>
                  <w:u w:val="none"/>
                  <w:lang w:val="en-US" w:eastAsia="zh-CN" w:bidi="ar"/>
                </w:rPr>
                <w:delText>/</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del w:id="1558" w:author="zhoujiansheng" w:date="2025-10-09T16:23:01Z"/>
                <w:rFonts w:hint="default" w:ascii="宋体" w:hAnsi="宋体" w:eastAsia="宋体" w:cs="宋体"/>
                <w:i w:val="0"/>
                <w:iCs w:val="0"/>
                <w:color w:val="000000"/>
                <w:sz w:val="22"/>
                <w:szCs w:val="22"/>
                <w:u w:val="none"/>
                <w:lang w:val="en-US" w:eastAsia="zh-CN"/>
              </w:rPr>
            </w:pPr>
            <w:del w:id="1559" w:author="zhoujiansheng" w:date="2025-10-09T16:23:01Z">
              <w:r>
                <w:rPr>
                  <w:rFonts w:hint="eastAsia" w:ascii="宋体" w:hAnsi="宋体" w:eastAsia="宋体" w:cs="宋体"/>
                  <w:i w:val="0"/>
                  <w:iCs w:val="0"/>
                  <w:color w:val="000000"/>
                  <w:sz w:val="22"/>
                  <w:szCs w:val="22"/>
                  <w:u w:val="none"/>
                  <w:lang w:val="en-US" w:eastAsia="zh-CN"/>
                </w:rPr>
                <w:delText>非资源设备类型</w:delText>
              </w:r>
            </w:del>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del w:id="1560"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1561" w:author="zhoujiansheng" w:date="2025-10-09T16:23:01Z"/>
                <w:rFonts w:hint="eastAsia" w:ascii="宋体" w:hAnsi="宋体" w:eastAsia="宋体" w:cs="宋体"/>
                <w:i w:val="0"/>
                <w:iCs w:val="0"/>
                <w:color w:val="000000"/>
                <w:sz w:val="22"/>
                <w:szCs w:val="22"/>
                <w:u w:val="none"/>
              </w:rPr>
            </w:pPr>
            <w:del w:id="1562" w:author="zhoujiansheng" w:date="2025-10-09T16:23:01Z">
              <w:r>
                <w:rPr>
                  <w:rFonts w:hint="eastAsia" w:ascii="宋体" w:hAnsi="宋体" w:eastAsia="宋体" w:cs="宋体"/>
                  <w:i w:val="0"/>
                  <w:iCs w:val="0"/>
                  <w:color w:val="000000"/>
                  <w:kern w:val="0"/>
                  <w:sz w:val="22"/>
                  <w:szCs w:val="22"/>
                  <w:u w:val="none"/>
                  <w:lang w:val="en-US" w:eastAsia="zh-CN" w:bidi="ar"/>
                </w:rPr>
                <w:delText>27</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1563" w:author="zhoujiansheng" w:date="2025-10-09T16:23:01Z"/>
                <w:rFonts w:hint="eastAsia" w:ascii="宋体" w:hAnsi="宋体" w:eastAsia="宋体" w:cs="宋体"/>
                <w:i w:val="0"/>
                <w:iCs w:val="0"/>
                <w:color w:val="000000"/>
                <w:sz w:val="22"/>
                <w:szCs w:val="22"/>
                <w:u w:val="none"/>
              </w:rPr>
            </w:pPr>
            <w:del w:id="1564" w:author="zhoujiansheng" w:date="2025-10-09T16:23:01Z">
              <w:r>
                <w:rPr>
                  <w:rFonts w:hint="eastAsia" w:ascii="宋体" w:hAnsi="宋体" w:eastAsia="宋体" w:cs="宋体"/>
                  <w:i w:val="0"/>
                  <w:iCs w:val="0"/>
                  <w:color w:val="000000"/>
                  <w:kern w:val="0"/>
                  <w:sz w:val="22"/>
                  <w:szCs w:val="22"/>
                  <w:u w:val="none"/>
                  <w:lang w:val="en-US" w:eastAsia="zh-CN" w:bidi="ar"/>
                </w:rPr>
                <w:delText>户外小型一体化电源</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1565" w:author="zhoujiansheng" w:date="2025-10-09T16:23:01Z"/>
                <w:rFonts w:hint="eastAsia" w:ascii="宋体" w:hAnsi="宋体" w:eastAsia="宋体" w:cs="宋体"/>
                <w:i w:val="0"/>
                <w:iCs w:val="0"/>
                <w:color w:val="000000"/>
                <w:sz w:val="22"/>
                <w:szCs w:val="22"/>
                <w:u w:val="none"/>
              </w:rPr>
            </w:pPr>
            <w:del w:id="1566" w:author="zhoujiansheng" w:date="2025-10-09T16:23:01Z">
              <w:r>
                <w:rPr>
                  <w:rFonts w:hint="eastAsia" w:ascii="宋体" w:hAnsi="宋体" w:eastAsia="宋体" w:cs="宋体"/>
                  <w:i w:val="0"/>
                  <w:iCs w:val="0"/>
                  <w:color w:val="000000"/>
                  <w:kern w:val="0"/>
                  <w:sz w:val="22"/>
                  <w:szCs w:val="22"/>
                  <w:u w:val="none"/>
                  <w:lang w:val="en-US" w:eastAsia="zh-CN" w:bidi="ar"/>
                </w:rPr>
                <w:delText>/</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del w:id="1567" w:author="zhoujiansheng" w:date="2025-10-09T16:23:01Z"/>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del w:id="1568"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1569" w:author="zhoujiansheng" w:date="2025-10-09T16:23:01Z"/>
                <w:rFonts w:hint="eastAsia" w:ascii="宋体" w:hAnsi="宋体" w:eastAsia="宋体" w:cs="宋体"/>
                <w:i w:val="0"/>
                <w:iCs w:val="0"/>
                <w:color w:val="000000"/>
                <w:sz w:val="22"/>
                <w:szCs w:val="22"/>
                <w:u w:val="none"/>
              </w:rPr>
            </w:pPr>
            <w:del w:id="1570" w:author="zhoujiansheng" w:date="2025-10-09T16:23:01Z">
              <w:r>
                <w:rPr>
                  <w:rFonts w:hint="eastAsia" w:ascii="宋体" w:hAnsi="宋体" w:eastAsia="宋体" w:cs="宋体"/>
                  <w:i w:val="0"/>
                  <w:iCs w:val="0"/>
                  <w:color w:val="000000"/>
                  <w:kern w:val="0"/>
                  <w:sz w:val="22"/>
                  <w:szCs w:val="22"/>
                  <w:u w:val="none"/>
                  <w:lang w:val="en-US" w:eastAsia="zh-CN" w:bidi="ar"/>
                </w:rPr>
                <w:delText>28</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1571" w:author="zhoujiansheng" w:date="2025-10-09T16:23:01Z"/>
                <w:rFonts w:hint="eastAsia" w:ascii="宋体" w:hAnsi="宋体" w:eastAsia="宋体" w:cs="宋体"/>
                <w:i w:val="0"/>
                <w:iCs w:val="0"/>
                <w:color w:val="000000"/>
                <w:sz w:val="22"/>
                <w:szCs w:val="22"/>
                <w:u w:val="none"/>
              </w:rPr>
            </w:pPr>
            <w:del w:id="1572" w:author="zhoujiansheng" w:date="2025-10-09T16:23:01Z">
              <w:r>
                <w:rPr>
                  <w:rFonts w:hint="eastAsia" w:ascii="宋体" w:hAnsi="宋体" w:eastAsia="宋体" w:cs="宋体"/>
                  <w:i w:val="0"/>
                  <w:iCs w:val="0"/>
                  <w:color w:val="000000"/>
                  <w:kern w:val="0"/>
                  <w:sz w:val="22"/>
                  <w:szCs w:val="22"/>
                  <w:u w:val="none"/>
                  <w:lang w:val="en-US" w:eastAsia="zh-CN" w:bidi="ar"/>
                </w:rPr>
                <w:delText>交流母线配电</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1573" w:author="zhoujiansheng" w:date="2025-10-09T16:23:01Z"/>
                <w:rFonts w:hint="eastAsia" w:ascii="宋体" w:hAnsi="宋体" w:eastAsia="宋体" w:cs="宋体"/>
                <w:i w:val="0"/>
                <w:iCs w:val="0"/>
                <w:color w:val="000000"/>
                <w:sz w:val="22"/>
                <w:szCs w:val="22"/>
                <w:u w:val="none"/>
              </w:rPr>
            </w:pPr>
            <w:del w:id="1574" w:author="zhoujiansheng" w:date="2025-10-09T16:23:01Z">
              <w:r>
                <w:rPr>
                  <w:rFonts w:hint="eastAsia" w:ascii="宋体" w:hAnsi="宋体" w:eastAsia="宋体" w:cs="宋体"/>
                  <w:i w:val="0"/>
                  <w:iCs w:val="0"/>
                  <w:color w:val="000000"/>
                  <w:kern w:val="0"/>
                  <w:sz w:val="22"/>
                  <w:szCs w:val="22"/>
                  <w:u w:val="none"/>
                  <w:lang w:val="en-US" w:eastAsia="zh-CN" w:bidi="ar"/>
                </w:rPr>
                <w:delText>/</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del w:id="1575" w:author="zhoujiansheng" w:date="2025-10-09T16:23:01Z"/>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del w:id="1576"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1577" w:author="zhoujiansheng" w:date="2025-10-09T16:23:01Z"/>
                <w:rFonts w:hint="eastAsia" w:ascii="宋体" w:hAnsi="宋体" w:eastAsia="宋体" w:cs="宋体"/>
                <w:i w:val="0"/>
                <w:iCs w:val="0"/>
                <w:color w:val="000000"/>
                <w:sz w:val="22"/>
                <w:szCs w:val="22"/>
                <w:u w:val="none"/>
              </w:rPr>
            </w:pPr>
            <w:del w:id="1578" w:author="zhoujiansheng" w:date="2025-10-09T16:23:01Z">
              <w:r>
                <w:rPr>
                  <w:rFonts w:hint="eastAsia" w:ascii="宋体" w:hAnsi="宋体" w:eastAsia="宋体" w:cs="宋体"/>
                  <w:i w:val="0"/>
                  <w:iCs w:val="0"/>
                  <w:color w:val="000000"/>
                  <w:kern w:val="0"/>
                  <w:sz w:val="22"/>
                  <w:szCs w:val="22"/>
                  <w:u w:val="none"/>
                  <w:lang w:val="en-US" w:eastAsia="zh-CN" w:bidi="ar"/>
                </w:rPr>
                <w:delText>29</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1579" w:author="zhoujiansheng" w:date="2025-10-09T16:23:01Z"/>
                <w:rFonts w:hint="eastAsia" w:ascii="宋体" w:hAnsi="宋体" w:eastAsia="宋体" w:cs="宋体"/>
                <w:i w:val="0"/>
                <w:iCs w:val="0"/>
                <w:color w:val="000000"/>
                <w:sz w:val="22"/>
                <w:szCs w:val="22"/>
                <w:u w:val="none"/>
              </w:rPr>
            </w:pPr>
            <w:del w:id="1580" w:author="zhoujiansheng" w:date="2025-10-09T16:23:01Z">
              <w:r>
                <w:rPr>
                  <w:rFonts w:hint="eastAsia" w:ascii="宋体" w:hAnsi="宋体" w:eastAsia="宋体" w:cs="宋体"/>
                  <w:i w:val="0"/>
                  <w:iCs w:val="0"/>
                  <w:color w:val="000000"/>
                  <w:kern w:val="0"/>
                  <w:sz w:val="22"/>
                  <w:szCs w:val="22"/>
                  <w:u w:val="none"/>
                  <w:lang w:val="en-US" w:eastAsia="zh-CN" w:bidi="ar"/>
                </w:rPr>
                <w:delText>一体化能源柜</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1581" w:author="zhoujiansheng" w:date="2025-10-09T16:23:01Z"/>
                <w:rFonts w:hint="eastAsia" w:ascii="宋体" w:hAnsi="宋体" w:eastAsia="宋体" w:cs="宋体"/>
                <w:i w:val="0"/>
                <w:iCs w:val="0"/>
                <w:color w:val="000000"/>
                <w:sz w:val="22"/>
                <w:szCs w:val="22"/>
                <w:u w:val="none"/>
              </w:rPr>
            </w:pPr>
            <w:del w:id="1582" w:author="zhoujiansheng" w:date="2025-10-09T16:23:01Z">
              <w:r>
                <w:rPr>
                  <w:rFonts w:hint="eastAsia" w:ascii="宋体" w:hAnsi="宋体" w:eastAsia="宋体" w:cs="宋体"/>
                  <w:i w:val="0"/>
                  <w:iCs w:val="0"/>
                  <w:color w:val="000000"/>
                  <w:kern w:val="0"/>
                  <w:sz w:val="22"/>
                  <w:szCs w:val="22"/>
                  <w:u w:val="none"/>
                  <w:lang w:val="en-US" w:eastAsia="zh-CN" w:bidi="ar"/>
                </w:rPr>
                <w:delText>/</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del w:id="1583" w:author="zhoujiansheng" w:date="2025-10-09T16:23:01Z"/>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del w:id="1584"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1585" w:author="zhoujiansheng" w:date="2025-10-09T16:23:01Z"/>
                <w:rFonts w:hint="eastAsia" w:ascii="宋体" w:hAnsi="宋体" w:eastAsia="宋体" w:cs="宋体"/>
                <w:i w:val="0"/>
                <w:iCs w:val="0"/>
                <w:color w:val="000000"/>
                <w:sz w:val="22"/>
                <w:szCs w:val="22"/>
                <w:u w:val="none"/>
              </w:rPr>
            </w:pPr>
            <w:del w:id="1586" w:author="zhoujiansheng" w:date="2025-10-09T16:23:01Z">
              <w:r>
                <w:rPr>
                  <w:rFonts w:hint="eastAsia" w:ascii="宋体" w:hAnsi="宋体" w:eastAsia="宋体" w:cs="宋体"/>
                  <w:i w:val="0"/>
                  <w:iCs w:val="0"/>
                  <w:color w:val="000000"/>
                  <w:kern w:val="0"/>
                  <w:sz w:val="22"/>
                  <w:szCs w:val="22"/>
                  <w:u w:val="none"/>
                  <w:lang w:val="en-US" w:eastAsia="zh-CN" w:bidi="ar"/>
                </w:rPr>
                <w:delText>30</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1587" w:author="zhoujiansheng" w:date="2025-10-09T16:23:01Z"/>
                <w:rFonts w:hint="eastAsia" w:ascii="宋体" w:hAnsi="宋体" w:eastAsia="宋体" w:cs="宋体"/>
                <w:i w:val="0"/>
                <w:iCs w:val="0"/>
                <w:color w:val="000000"/>
                <w:sz w:val="22"/>
                <w:szCs w:val="22"/>
                <w:u w:val="none"/>
              </w:rPr>
            </w:pPr>
            <w:del w:id="1588" w:author="zhoujiansheng" w:date="2025-10-09T16:23:01Z">
              <w:r>
                <w:rPr>
                  <w:rFonts w:hint="eastAsia" w:ascii="宋体" w:hAnsi="宋体" w:eastAsia="宋体" w:cs="宋体"/>
                  <w:i w:val="0"/>
                  <w:iCs w:val="0"/>
                  <w:color w:val="000000"/>
                  <w:kern w:val="0"/>
                  <w:sz w:val="22"/>
                  <w:szCs w:val="22"/>
                  <w:u w:val="none"/>
                  <w:lang w:val="en-US" w:eastAsia="zh-CN" w:bidi="ar"/>
                </w:rPr>
                <w:delText>/</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1589" w:author="zhoujiansheng" w:date="2025-10-09T16:23:01Z"/>
                <w:rFonts w:hint="eastAsia" w:ascii="宋体" w:hAnsi="宋体" w:eastAsia="宋体" w:cs="宋体"/>
                <w:i w:val="0"/>
                <w:iCs w:val="0"/>
                <w:color w:val="000000"/>
                <w:sz w:val="22"/>
                <w:szCs w:val="22"/>
                <w:u w:val="none"/>
              </w:rPr>
            </w:pPr>
            <w:del w:id="1590" w:author="zhoujiansheng" w:date="2025-10-09T16:23:01Z">
              <w:r>
                <w:rPr>
                  <w:rFonts w:hint="eastAsia" w:ascii="宋体" w:hAnsi="宋体" w:eastAsia="宋体" w:cs="宋体"/>
                  <w:i w:val="0"/>
                  <w:iCs w:val="0"/>
                  <w:color w:val="000000"/>
                  <w:kern w:val="0"/>
                  <w:sz w:val="22"/>
                  <w:szCs w:val="22"/>
                  <w:u w:val="none"/>
                  <w:lang w:val="en-US" w:eastAsia="zh-CN" w:bidi="ar"/>
                </w:rPr>
                <w:delText>高压配电系统</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del w:id="1591" w:author="zhoujiansheng" w:date="2025-10-09T16:23:01Z"/>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del w:id="1592"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1593" w:author="zhoujiansheng" w:date="2025-10-09T16:23:01Z"/>
                <w:rFonts w:hint="eastAsia" w:ascii="宋体" w:hAnsi="宋体" w:eastAsia="宋体" w:cs="宋体"/>
                <w:i w:val="0"/>
                <w:iCs w:val="0"/>
                <w:color w:val="000000"/>
                <w:sz w:val="22"/>
                <w:szCs w:val="22"/>
                <w:u w:val="none"/>
              </w:rPr>
            </w:pPr>
            <w:del w:id="1594" w:author="zhoujiansheng" w:date="2025-10-09T16:23:01Z">
              <w:r>
                <w:rPr>
                  <w:rFonts w:hint="eastAsia" w:ascii="宋体" w:hAnsi="宋体" w:eastAsia="宋体" w:cs="宋体"/>
                  <w:i w:val="0"/>
                  <w:iCs w:val="0"/>
                  <w:color w:val="000000"/>
                  <w:kern w:val="0"/>
                  <w:sz w:val="22"/>
                  <w:szCs w:val="22"/>
                  <w:u w:val="none"/>
                  <w:lang w:val="en-US" w:eastAsia="zh-CN" w:bidi="ar"/>
                </w:rPr>
                <w:delText>31</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1595" w:author="zhoujiansheng" w:date="2025-10-09T16:23:01Z"/>
                <w:rFonts w:hint="eastAsia" w:ascii="宋体" w:hAnsi="宋体" w:eastAsia="宋体" w:cs="宋体"/>
                <w:i w:val="0"/>
                <w:iCs w:val="0"/>
                <w:color w:val="000000"/>
                <w:sz w:val="22"/>
                <w:szCs w:val="22"/>
                <w:u w:val="none"/>
              </w:rPr>
            </w:pPr>
            <w:del w:id="1596" w:author="zhoujiansheng" w:date="2025-10-09T16:23:01Z">
              <w:r>
                <w:rPr>
                  <w:rFonts w:hint="eastAsia" w:ascii="宋体" w:hAnsi="宋体" w:eastAsia="宋体" w:cs="宋体"/>
                  <w:i w:val="0"/>
                  <w:iCs w:val="0"/>
                  <w:color w:val="000000"/>
                  <w:kern w:val="0"/>
                  <w:sz w:val="22"/>
                  <w:szCs w:val="22"/>
                  <w:u w:val="none"/>
                  <w:lang w:val="en-US" w:eastAsia="zh-CN" w:bidi="ar"/>
                </w:rPr>
                <w:delText>/</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1597" w:author="zhoujiansheng" w:date="2025-10-09T16:23:01Z"/>
                <w:rFonts w:hint="eastAsia" w:ascii="宋体" w:hAnsi="宋体" w:eastAsia="宋体" w:cs="宋体"/>
                <w:i w:val="0"/>
                <w:iCs w:val="0"/>
                <w:color w:val="000000"/>
                <w:sz w:val="22"/>
                <w:szCs w:val="22"/>
                <w:u w:val="none"/>
              </w:rPr>
            </w:pPr>
            <w:del w:id="1598" w:author="zhoujiansheng" w:date="2025-10-09T16:23:01Z">
              <w:r>
                <w:rPr>
                  <w:rFonts w:hint="eastAsia" w:ascii="宋体" w:hAnsi="宋体" w:eastAsia="宋体" w:cs="宋体"/>
                  <w:i w:val="0"/>
                  <w:iCs w:val="0"/>
                  <w:color w:val="000000"/>
                  <w:kern w:val="0"/>
                  <w:sz w:val="22"/>
                  <w:szCs w:val="22"/>
                  <w:u w:val="none"/>
                  <w:lang w:val="en-US" w:eastAsia="zh-CN" w:bidi="ar"/>
                </w:rPr>
                <w:delText>高压直流电源系统</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del w:id="1599" w:author="zhoujiansheng" w:date="2025-10-09T16:23:01Z"/>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del w:id="1600"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1601" w:author="zhoujiansheng" w:date="2025-10-09T16:23:01Z"/>
                <w:rFonts w:hint="eastAsia" w:ascii="宋体" w:hAnsi="宋体" w:eastAsia="宋体" w:cs="宋体"/>
                <w:i w:val="0"/>
                <w:iCs w:val="0"/>
                <w:color w:val="000000"/>
                <w:sz w:val="22"/>
                <w:szCs w:val="22"/>
                <w:u w:val="none"/>
              </w:rPr>
            </w:pPr>
            <w:del w:id="1602" w:author="zhoujiansheng" w:date="2025-10-09T16:23:01Z">
              <w:r>
                <w:rPr>
                  <w:rFonts w:hint="eastAsia" w:ascii="宋体" w:hAnsi="宋体" w:eastAsia="宋体" w:cs="宋体"/>
                  <w:i w:val="0"/>
                  <w:iCs w:val="0"/>
                  <w:color w:val="000000"/>
                  <w:kern w:val="0"/>
                  <w:sz w:val="22"/>
                  <w:szCs w:val="22"/>
                  <w:u w:val="none"/>
                  <w:lang w:val="en-US" w:eastAsia="zh-CN" w:bidi="ar"/>
                </w:rPr>
                <w:delText>32</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1603" w:author="zhoujiansheng" w:date="2025-10-09T16:23:01Z"/>
                <w:rFonts w:hint="eastAsia" w:ascii="宋体" w:hAnsi="宋体" w:eastAsia="宋体" w:cs="宋体"/>
                <w:i w:val="0"/>
                <w:iCs w:val="0"/>
                <w:color w:val="000000"/>
                <w:sz w:val="22"/>
                <w:szCs w:val="22"/>
                <w:u w:val="none"/>
              </w:rPr>
            </w:pPr>
            <w:del w:id="1604" w:author="zhoujiansheng" w:date="2025-10-09T16:23:01Z">
              <w:r>
                <w:rPr>
                  <w:rFonts w:hint="eastAsia" w:ascii="宋体" w:hAnsi="宋体" w:eastAsia="宋体" w:cs="宋体"/>
                  <w:i w:val="0"/>
                  <w:iCs w:val="0"/>
                  <w:color w:val="000000"/>
                  <w:kern w:val="0"/>
                  <w:sz w:val="22"/>
                  <w:szCs w:val="22"/>
                  <w:u w:val="none"/>
                  <w:lang w:val="en-US" w:eastAsia="zh-CN" w:bidi="ar"/>
                </w:rPr>
                <w:delText>/</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1605" w:author="zhoujiansheng" w:date="2025-10-09T16:23:01Z"/>
                <w:rFonts w:hint="eastAsia" w:ascii="宋体" w:hAnsi="宋体" w:eastAsia="宋体" w:cs="宋体"/>
                <w:i w:val="0"/>
                <w:iCs w:val="0"/>
                <w:color w:val="000000"/>
                <w:sz w:val="22"/>
                <w:szCs w:val="22"/>
                <w:u w:val="none"/>
              </w:rPr>
            </w:pPr>
            <w:del w:id="1606" w:author="zhoujiansheng" w:date="2025-10-09T16:23:01Z">
              <w:r>
                <w:rPr>
                  <w:rFonts w:hint="eastAsia" w:ascii="宋体" w:hAnsi="宋体" w:eastAsia="宋体" w:cs="宋体"/>
                  <w:i w:val="0"/>
                  <w:iCs w:val="0"/>
                  <w:color w:val="000000"/>
                  <w:kern w:val="0"/>
                  <w:sz w:val="22"/>
                  <w:szCs w:val="22"/>
                  <w:u w:val="none"/>
                  <w:lang w:val="en-US" w:eastAsia="zh-CN" w:bidi="ar"/>
                </w:rPr>
                <w:delText>低压配电系统</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del w:id="1607" w:author="zhoujiansheng" w:date="2025-10-09T16:23:01Z"/>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del w:id="1608"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1609" w:author="zhoujiansheng" w:date="2025-10-09T16:23:01Z"/>
                <w:rFonts w:hint="eastAsia" w:ascii="宋体" w:hAnsi="宋体" w:eastAsia="宋体" w:cs="宋体"/>
                <w:i w:val="0"/>
                <w:iCs w:val="0"/>
                <w:color w:val="000000"/>
                <w:sz w:val="22"/>
                <w:szCs w:val="22"/>
                <w:u w:val="none"/>
              </w:rPr>
            </w:pPr>
            <w:del w:id="1610" w:author="zhoujiansheng" w:date="2025-10-09T16:23:01Z">
              <w:r>
                <w:rPr>
                  <w:rFonts w:hint="eastAsia" w:ascii="宋体" w:hAnsi="宋体" w:eastAsia="宋体" w:cs="宋体"/>
                  <w:i w:val="0"/>
                  <w:iCs w:val="0"/>
                  <w:color w:val="000000"/>
                  <w:kern w:val="0"/>
                  <w:sz w:val="22"/>
                  <w:szCs w:val="22"/>
                  <w:u w:val="none"/>
                  <w:lang w:val="en-US" w:eastAsia="zh-CN" w:bidi="ar"/>
                </w:rPr>
                <w:delText>33</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1611" w:author="zhoujiansheng" w:date="2025-10-09T16:23:01Z"/>
                <w:rFonts w:hint="eastAsia" w:ascii="宋体" w:hAnsi="宋体" w:eastAsia="宋体" w:cs="宋体"/>
                <w:i w:val="0"/>
                <w:iCs w:val="0"/>
                <w:color w:val="000000"/>
                <w:sz w:val="22"/>
                <w:szCs w:val="22"/>
                <w:u w:val="none"/>
              </w:rPr>
            </w:pPr>
            <w:del w:id="1612" w:author="zhoujiansheng" w:date="2025-10-09T16:23:01Z">
              <w:r>
                <w:rPr>
                  <w:rFonts w:hint="eastAsia" w:ascii="宋体" w:hAnsi="宋体" w:eastAsia="宋体" w:cs="宋体"/>
                  <w:i w:val="0"/>
                  <w:iCs w:val="0"/>
                  <w:color w:val="000000"/>
                  <w:kern w:val="0"/>
                  <w:sz w:val="22"/>
                  <w:szCs w:val="22"/>
                  <w:u w:val="none"/>
                  <w:lang w:val="en-US" w:eastAsia="zh-CN" w:bidi="ar"/>
                </w:rPr>
                <w:delText>/</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1613" w:author="zhoujiansheng" w:date="2025-10-09T16:23:01Z"/>
                <w:rFonts w:hint="eastAsia" w:ascii="宋体" w:hAnsi="宋体" w:eastAsia="宋体" w:cs="宋体"/>
                <w:i w:val="0"/>
                <w:iCs w:val="0"/>
                <w:color w:val="000000"/>
                <w:sz w:val="22"/>
                <w:szCs w:val="22"/>
                <w:u w:val="none"/>
              </w:rPr>
            </w:pPr>
            <w:del w:id="1614" w:author="zhoujiansheng" w:date="2025-10-09T16:23:01Z">
              <w:r>
                <w:rPr>
                  <w:rFonts w:hint="eastAsia" w:ascii="宋体" w:hAnsi="宋体" w:eastAsia="宋体" w:cs="宋体"/>
                  <w:i w:val="0"/>
                  <w:iCs w:val="0"/>
                  <w:color w:val="000000"/>
                  <w:kern w:val="0"/>
                  <w:sz w:val="22"/>
                  <w:szCs w:val="22"/>
                  <w:u w:val="none"/>
                  <w:lang w:val="en-US" w:eastAsia="zh-CN" w:bidi="ar"/>
                </w:rPr>
                <w:delText>发电系统</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del w:id="1615" w:author="zhoujiansheng" w:date="2025-10-09T16:23:01Z"/>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del w:id="1616"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1617" w:author="zhoujiansheng" w:date="2025-10-09T16:23:01Z"/>
                <w:rFonts w:hint="eastAsia" w:ascii="宋体" w:hAnsi="宋体" w:eastAsia="宋体" w:cs="宋体"/>
                <w:i w:val="0"/>
                <w:iCs w:val="0"/>
                <w:color w:val="000000"/>
                <w:sz w:val="22"/>
                <w:szCs w:val="22"/>
                <w:u w:val="none"/>
              </w:rPr>
            </w:pPr>
            <w:del w:id="1618" w:author="zhoujiansheng" w:date="2025-10-09T16:23:01Z">
              <w:r>
                <w:rPr>
                  <w:rFonts w:hint="eastAsia" w:ascii="宋体" w:hAnsi="宋体" w:eastAsia="宋体" w:cs="宋体"/>
                  <w:i w:val="0"/>
                  <w:iCs w:val="0"/>
                  <w:color w:val="000000"/>
                  <w:kern w:val="0"/>
                  <w:sz w:val="22"/>
                  <w:szCs w:val="22"/>
                  <w:u w:val="none"/>
                  <w:lang w:val="en-US" w:eastAsia="zh-CN" w:bidi="ar"/>
                </w:rPr>
                <w:delText>34</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1619" w:author="zhoujiansheng" w:date="2025-10-09T16:23:01Z"/>
                <w:rFonts w:hint="eastAsia" w:ascii="宋体" w:hAnsi="宋体" w:eastAsia="宋体" w:cs="宋体"/>
                <w:i w:val="0"/>
                <w:iCs w:val="0"/>
                <w:color w:val="000000"/>
                <w:sz w:val="22"/>
                <w:szCs w:val="22"/>
                <w:u w:val="none"/>
              </w:rPr>
            </w:pPr>
            <w:del w:id="1620" w:author="zhoujiansheng" w:date="2025-10-09T16:23:01Z">
              <w:r>
                <w:rPr>
                  <w:rFonts w:hint="eastAsia" w:ascii="宋体" w:hAnsi="宋体" w:eastAsia="宋体" w:cs="宋体"/>
                  <w:i w:val="0"/>
                  <w:iCs w:val="0"/>
                  <w:color w:val="000000"/>
                  <w:kern w:val="0"/>
                  <w:sz w:val="22"/>
                  <w:szCs w:val="22"/>
                  <w:u w:val="none"/>
                  <w:lang w:val="en-US" w:eastAsia="zh-CN" w:bidi="ar"/>
                </w:rPr>
                <w:delText>/</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1621" w:author="zhoujiansheng" w:date="2025-10-09T16:23:01Z"/>
                <w:rFonts w:hint="eastAsia" w:ascii="宋体" w:hAnsi="宋体" w:eastAsia="宋体" w:cs="宋体"/>
                <w:i w:val="0"/>
                <w:iCs w:val="0"/>
                <w:color w:val="000000"/>
                <w:sz w:val="22"/>
                <w:szCs w:val="22"/>
                <w:u w:val="none"/>
              </w:rPr>
            </w:pPr>
            <w:del w:id="1622" w:author="zhoujiansheng" w:date="2025-10-09T16:23:01Z">
              <w:r>
                <w:rPr>
                  <w:rFonts w:hint="eastAsia" w:ascii="宋体" w:hAnsi="宋体" w:eastAsia="宋体" w:cs="宋体"/>
                  <w:i w:val="0"/>
                  <w:iCs w:val="0"/>
                  <w:color w:val="000000"/>
                  <w:kern w:val="0"/>
                  <w:sz w:val="22"/>
                  <w:szCs w:val="22"/>
                  <w:u w:val="none"/>
                  <w:lang w:val="en-US" w:eastAsia="zh-CN" w:bidi="ar"/>
                </w:rPr>
                <w:delText>开关电源系统</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del w:id="1623" w:author="zhoujiansheng" w:date="2025-10-09T16:23:01Z"/>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del w:id="1624"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1625" w:author="zhoujiansheng" w:date="2025-10-09T16:23:01Z"/>
                <w:rFonts w:hint="eastAsia" w:ascii="宋体" w:hAnsi="宋体" w:eastAsia="宋体" w:cs="宋体"/>
                <w:i w:val="0"/>
                <w:iCs w:val="0"/>
                <w:color w:val="000000"/>
                <w:sz w:val="22"/>
                <w:szCs w:val="22"/>
                <w:u w:val="none"/>
              </w:rPr>
            </w:pPr>
            <w:del w:id="1626" w:author="zhoujiansheng" w:date="2025-10-09T16:23:01Z">
              <w:r>
                <w:rPr>
                  <w:rFonts w:hint="eastAsia" w:ascii="宋体" w:hAnsi="宋体" w:eastAsia="宋体" w:cs="宋体"/>
                  <w:i w:val="0"/>
                  <w:iCs w:val="0"/>
                  <w:color w:val="000000"/>
                  <w:kern w:val="0"/>
                  <w:sz w:val="22"/>
                  <w:szCs w:val="22"/>
                  <w:u w:val="none"/>
                  <w:lang w:val="en-US" w:eastAsia="zh-CN" w:bidi="ar"/>
                </w:rPr>
                <w:delText>35</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1627" w:author="zhoujiansheng" w:date="2025-10-09T16:23:01Z"/>
                <w:rFonts w:hint="eastAsia" w:ascii="宋体" w:hAnsi="宋体" w:eastAsia="宋体" w:cs="宋体"/>
                <w:i w:val="0"/>
                <w:iCs w:val="0"/>
                <w:color w:val="000000"/>
                <w:sz w:val="22"/>
                <w:szCs w:val="22"/>
                <w:u w:val="none"/>
              </w:rPr>
            </w:pPr>
            <w:del w:id="1628" w:author="zhoujiansheng" w:date="2025-10-09T16:23:01Z">
              <w:r>
                <w:rPr>
                  <w:rFonts w:hint="eastAsia" w:ascii="宋体" w:hAnsi="宋体" w:eastAsia="宋体" w:cs="宋体"/>
                  <w:i w:val="0"/>
                  <w:iCs w:val="0"/>
                  <w:color w:val="000000"/>
                  <w:kern w:val="0"/>
                  <w:sz w:val="22"/>
                  <w:szCs w:val="22"/>
                  <w:u w:val="none"/>
                  <w:lang w:val="en-US" w:eastAsia="zh-CN" w:bidi="ar"/>
                </w:rPr>
                <w:delText>/</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del w:id="1629" w:author="zhoujiansheng" w:date="2025-10-09T16:23:01Z"/>
                <w:rFonts w:hint="eastAsia" w:ascii="宋体" w:hAnsi="宋体" w:eastAsia="宋体" w:cs="宋体"/>
                <w:i w:val="0"/>
                <w:iCs w:val="0"/>
                <w:color w:val="000000"/>
                <w:sz w:val="22"/>
                <w:szCs w:val="22"/>
                <w:u w:val="none"/>
              </w:rPr>
            </w:pPr>
            <w:del w:id="1630" w:author="zhoujiansheng" w:date="2025-10-09T16:23:01Z">
              <w:r>
                <w:rPr>
                  <w:rFonts w:hint="eastAsia" w:ascii="宋体" w:hAnsi="宋体" w:eastAsia="宋体" w:cs="宋体"/>
                  <w:i w:val="0"/>
                  <w:iCs w:val="0"/>
                  <w:color w:val="000000"/>
                  <w:kern w:val="0"/>
                  <w:sz w:val="22"/>
                  <w:szCs w:val="22"/>
                  <w:u w:val="none"/>
                  <w:lang w:val="en-US" w:eastAsia="zh-CN" w:bidi="ar"/>
                </w:rPr>
                <w:delText>UPS系统</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del w:id="1631" w:author="zhoujiansheng" w:date="2025-10-09T16:23:01Z"/>
                <w:rFonts w:hint="eastAsia" w:ascii="宋体" w:hAnsi="宋体" w:eastAsia="宋体" w:cs="宋体"/>
                <w:i w:val="0"/>
                <w:iCs w:val="0"/>
                <w:color w:val="000000"/>
                <w:sz w:val="22"/>
                <w:szCs w:val="22"/>
                <w:u w:val="none"/>
              </w:rPr>
            </w:pPr>
          </w:p>
        </w:tc>
      </w:tr>
    </w:tbl>
    <w:p>
      <w:pPr>
        <w:widowControl w:val="0"/>
        <w:numPr>
          <w:ilvl w:val="0"/>
          <w:numId w:val="0"/>
        </w:numPr>
        <w:jc w:val="left"/>
        <w:rPr>
          <w:rFonts w:hint="eastAsia"/>
          <w:lang w:val="en-US" w:eastAsia="zh-CN"/>
        </w:rPr>
      </w:pPr>
    </w:p>
    <w:p>
      <w:pPr>
        <w:widowControl w:val="0"/>
        <w:numPr>
          <w:ilvl w:val="0"/>
          <w:numId w:val="0"/>
        </w:numPr>
        <w:jc w:val="left"/>
        <w:rPr>
          <w:rFonts w:hint="eastAsia"/>
          <w:lang w:val="en-US" w:eastAsia="zh-CN"/>
        </w:rPr>
      </w:pPr>
    </w:p>
    <w:p>
      <w:pPr>
        <w:widowControl w:val="0"/>
        <w:numPr>
          <w:ilvl w:val="0"/>
          <w:numId w:val="0"/>
        </w:numPr>
        <w:jc w:val="left"/>
        <w:rPr>
          <w:rFonts w:hint="default"/>
          <w:b/>
          <w:bCs/>
          <w:lang w:val="en-US" w:eastAsia="zh-CN"/>
        </w:rPr>
      </w:pPr>
      <w:r>
        <w:rPr>
          <w:rFonts w:hint="eastAsia"/>
          <w:b/>
          <w:bCs/>
          <w:lang w:val="en-US" w:eastAsia="zh-CN"/>
        </w:rPr>
        <w:t>2、模板导入</w:t>
      </w:r>
    </w:p>
    <w:p>
      <w:pPr>
        <w:widowControl w:val="0"/>
        <w:numPr>
          <w:ilvl w:val="0"/>
          <w:numId w:val="0"/>
        </w:numPr>
        <w:jc w:val="left"/>
        <w:rPr>
          <w:rFonts w:hint="eastAsia"/>
          <w:lang w:val="en-US" w:eastAsia="zh-CN"/>
        </w:rPr>
      </w:pPr>
      <w:r>
        <w:rPr>
          <w:rFonts w:hint="eastAsia"/>
          <w:lang w:val="en-US" w:eastAsia="zh-CN"/>
        </w:rPr>
        <w:t>模板导入页面支持标准模板导出。标准模板参考附件</w:t>
      </w:r>
    </w:p>
    <w:p>
      <w:pPr>
        <w:widowControl w:val="0"/>
        <w:numPr>
          <w:ilvl w:val="0"/>
          <w:numId w:val="0"/>
        </w:numPr>
        <w:jc w:val="left"/>
        <w:rPr>
          <w:rFonts w:hint="default"/>
          <w:lang w:val="en-US" w:eastAsia="zh-CN"/>
        </w:rPr>
      </w:pPr>
      <w:r>
        <w:rPr>
          <w:rFonts w:hint="default"/>
          <w:lang w:val="en-US" w:eastAsia="zh-CN"/>
        </w:rPr>
        <w:object>
          <v:shape id="_x0000_i1032" o:spt="75" type="#_x0000_t75" style="height:65.4pt;width:72.6pt;" o:ole="t" filled="f" o:preferrelative="t" stroked="f" coordsize="21600,21600">
            <v:path/>
            <v:fill on="f" focussize="0,0"/>
            <v:stroke on="f"/>
            <v:imagedata r:id="rId34" o:title=""/>
            <o:lock v:ext="edit" aspectratio="t"/>
            <w10:wrap type="none"/>
            <w10:anchorlock/>
          </v:shape>
          <o:OLEObject Type="Embed" ProgID="Excel.Sheet.12" ShapeID="_x0000_i1032" DrawAspect="Icon" ObjectID="_1468075732" r:id="rId33">
            <o:LockedField>false</o:LockedField>
          </o:OLEObject>
        </w:object>
      </w:r>
    </w:p>
    <w:tbl>
      <w:tblPr>
        <w:tblStyle w:val="32"/>
        <w:tblW w:w="9595"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656"/>
        <w:gridCol w:w="1416"/>
        <w:gridCol w:w="1174"/>
        <w:gridCol w:w="1284"/>
        <w:gridCol w:w="1368"/>
        <w:gridCol w:w="1248"/>
        <w:gridCol w:w="244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4" w:hRule="atLeast"/>
        </w:trPr>
        <w:tc>
          <w:tcPr>
            <w:tcW w:w="656" w:type="dxa"/>
            <w:tcBorders>
              <w:top w:val="single" w:color="000000" w:sz="4" w:space="0"/>
              <w:left w:val="single" w:color="000000" w:sz="4" w:space="0"/>
              <w:bottom w:val="single" w:color="000000" w:sz="4" w:space="0"/>
              <w:right w:val="single" w:color="000000" w:sz="4" w:space="0"/>
            </w:tcBorders>
            <w:shd w:val="clear" w:color="auto" w:fill="00B0F0"/>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序号</w:t>
            </w:r>
          </w:p>
        </w:tc>
        <w:tc>
          <w:tcPr>
            <w:tcW w:w="1416" w:type="dxa"/>
            <w:tcBorders>
              <w:top w:val="single" w:color="000000" w:sz="4" w:space="0"/>
              <w:left w:val="single" w:color="000000" w:sz="4" w:space="0"/>
              <w:bottom w:val="single" w:color="000000" w:sz="4" w:space="0"/>
              <w:right w:val="single" w:color="000000" w:sz="4" w:space="0"/>
            </w:tcBorders>
            <w:shd w:val="clear" w:color="auto" w:fill="00B0F0"/>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信号标准名</w:t>
            </w:r>
          </w:p>
        </w:tc>
        <w:tc>
          <w:tcPr>
            <w:tcW w:w="1174" w:type="dxa"/>
            <w:tcBorders>
              <w:top w:val="single" w:color="000000" w:sz="4" w:space="0"/>
              <w:left w:val="single" w:color="000000" w:sz="4" w:space="0"/>
              <w:bottom w:val="single" w:color="000000" w:sz="4" w:space="0"/>
              <w:right w:val="single" w:color="000000" w:sz="4" w:space="0"/>
            </w:tcBorders>
            <w:shd w:val="clear" w:color="auto" w:fill="00B0F0"/>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信号类型</w:t>
            </w:r>
          </w:p>
        </w:tc>
        <w:tc>
          <w:tcPr>
            <w:tcW w:w="1284" w:type="dxa"/>
            <w:tcBorders>
              <w:top w:val="single" w:color="000000" w:sz="4" w:space="0"/>
              <w:left w:val="single" w:color="000000" w:sz="4" w:space="0"/>
              <w:bottom w:val="single" w:color="000000" w:sz="4" w:space="0"/>
              <w:right w:val="single" w:color="000000" w:sz="4" w:space="0"/>
            </w:tcBorders>
            <w:shd w:val="clear" w:color="auto" w:fill="00B0F0"/>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单位</w:t>
            </w:r>
          </w:p>
        </w:tc>
        <w:tc>
          <w:tcPr>
            <w:tcW w:w="1368" w:type="dxa"/>
            <w:tcBorders>
              <w:top w:val="single" w:color="000000" w:sz="4" w:space="0"/>
              <w:left w:val="single" w:color="000000" w:sz="4" w:space="0"/>
              <w:bottom w:val="single" w:color="000000" w:sz="4" w:space="0"/>
              <w:right w:val="single" w:color="000000" w:sz="4" w:space="0"/>
            </w:tcBorders>
            <w:shd w:val="clear" w:color="auto" w:fill="00B0F0"/>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是否必测</w:t>
            </w:r>
          </w:p>
        </w:tc>
        <w:tc>
          <w:tcPr>
            <w:tcW w:w="1248" w:type="dxa"/>
            <w:tcBorders>
              <w:top w:val="single" w:color="000000" w:sz="4" w:space="0"/>
              <w:left w:val="single" w:color="000000" w:sz="4" w:space="0"/>
              <w:bottom w:val="single" w:color="000000" w:sz="4" w:space="0"/>
              <w:right w:val="single" w:color="000000" w:sz="4" w:space="0"/>
            </w:tcBorders>
            <w:shd w:val="clear" w:color="auto" w:fill="00B0F0"/>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判定方式</w:t>
            </w:r>
          </w:p>
        </w:tc>
        <w:tc>
          <w:tcPr>
            <w:tcW w:w="2449" w:type="dxa"/>
            <w:tcBorders>
              <w:top w:val="single" w:color="000000" w:sz="4" w:space="0"/>
              <w:left w:val="single" w:color="000000" w:sz="4" w:space="0"/>
              <w:bottom w:val="single" w:color="000000" w:sz="4" w:space="0"/>
              <w:right w:val="single" w:color="000000" w:sz="4" w:space="0"/>
            </w:tcBorders>
            <w:shd w:val="clear" w:color="auto" w:fill="00B0F0"/>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达标限值</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4" w:hRule="atLeast"/>
        </w:trPr>
        <w:tc>
          <w:tcPr>
            <w:tcW w:w="6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举例</w:t>
            </w:r>
          </w:p>
        </w:tc>
        <w:tc>
          <w:tcPr>
            <w:tcW w:w="14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温度XX</w:t>
            </w:r>
          </w:p>
        </w:tc>
        <w:tc>
          <w:tcPr>
            <w:tcW w:w="11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遥测</w:t>
            </w:r>
          </w:p>
        </w:tc>
        <w:tc>
          <w:tcPr>
            <w:tcW w:w="12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w:t>
            </w:r>
          </w:p>
        </w:tc>
        <w:tc>
          <w:tcPr>
            <w:tcW w:w="13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必测</w:t>
            </w:r>
          </w:p>
        </w:tc>
        <w:tc>
          <w:tcPr>
            <w:tcW w:w="12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差值</w:t>
            </w:r>
          </w:p>
        </w:tc>
        <w:tc>
          <w:tcPr>
            <w:tcW w:w="244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4" w:hRule="atLeast"/>
        </w:trPr>
        <w:tc>
          <w:tcPr>
            <w:tcW w:w="6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w:t>
            </w:r>
          </w:p>
        </w:tc>
        <w:tc>
          <w:tcPr>
            <w:tcW w:w="14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温度XX</w:t>
            </w:r>
          </w:p>
        </w:tc>
        <w:tc>
          <w:tcPr>
            <w:tcW w:w="11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遥测</w:t>
            </w:r>
          </w:p>
        </w:tc>
        <w:tc>
          <w:tcPr>
            <w:tcW w:w="12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w:t>
            </w:r>
          </w:p>
        </w:tc>
        <w:tc>
          <w:tcPr>
            <w:tcW w:w="13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可选</w:t>
            </w:r>
          </w:p>
        </w:tc>
        <w:tc>
          <w:tcPr>
            <w:tcW w:w="12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差异率</w:t>
            </w:r>
          </w:p>
        </w:tc>
        <w:tc>
          <w:tcPr>
            <w:tcW w:w="244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4" w:hRule="atLeast"/>
        </w:trPr>
        <w:tc>
          <w:tcPr>
            <w:tcW w:w="6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w:t>
            </w:r>
          </w:p>
        </w:tc>
        <w:tc>
          <w:tcPr>
            <w:tcW w:w="14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温度过高告警</w:t>
            </w:r>
          </w:p>
        </w:tc>
        <w:tc>
          <w:tcPr>
            <w:tcW w:w="11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告警</w:t>
            </w:r>
          </w:p>
        </w:tc>
        <w:tc>
          <w:tcPr>
            <w:tcW w:w="12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w:t>
            </w:r>
          </w:p>
        </w:tc>
        <w:tc>
          <w:tcPr>
            <w:tcW w:w="13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必测</w:t>
            </w:r>
          </w:p>
        </w:tc>
        <w:tc>
          <w:tcPr>
            <w:tcW w:w="12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w:t>
            </w:r>
          </w:p>
        </w:tc>
        <w:tc>
          <w:tcPr>
            <w:tcW w:w="244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4" w:hRule="atLeast"/>
        </w:trPr>
        <w:tc>
          <w:tcPr>
            <w:tcW w:w="6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w:t>
            </w:r>
          </w:p>
        </w:tc>
        <w:tc>
          <w:tcPr>
            <w:tcW w:w="14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温度过高告警</w:t>
            </w:r>
          </w:p>
        </w:tc>
        <w:tc>
          <w:tcPr>
            <w:tcW w:w="11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告警</w:t>
            </w:r>
          </w:p>
        </w:tc>
        <w:tc>
          <w:tcPr>
            <w:tcW w:w="12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w:t>
            </w:r>
          </w:p>
        </w:tc>
        <w:tc>
          <w:tcPr>
            <w:tcW w:w="13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必测</w:t>
            </w:r>
          </w:p>
        </w:tc>
        <w:tc>
          <w:tcPr>
            <w:tcW w:w="12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w:t>
            </w:r>
          </w:p>
        </w:tc>
        <w:tc>
          <w:tcPr>
            <w:tcW w:w="244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4" w:hRule="atLeast"/>
        </w:trPr>
        <w:tc>
          <w:tcPr>
            <w:tcW w:w="6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w:t>
            </w:r>
          </w:p>
        </w:tc>
        <w:tc>
          <w:tcPr>
            <w:tcW w:w="14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开机</w:t>
            </w:r>
          </w:p>
        </w:tc>
        <w:tc>
          <w:tcPr>
            <w:tcW w:w="11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遥控</w:t>
            </w:r>
          </w:p>
        </w:tc>
        <w:tc>
          <w:tcPr>
            <w:tcW w:w="12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w:t>
            </w:r>
          </w:p>
        </w:tc>
        <w:tc>
          <w:tcPr>
            <w:tcW w:w="13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必测</w:t>
            </w:r>
          </w:p>
        </w:tc>
        <w:tc>
          <w:tcPr>
            <w:tcW w:w="12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w:t>
            </w:r>
          </w:p>
        </w:tc>
        <w:tc>
          <w:tcPr>
            <w:tcW w:w="244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4" w:hRule="atLeast"/>
        </w:trPr>
        <w:tc>
          <w:tcPr>
            <w:tcW w:w="6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w:t>
            </w:r>
          </w:p>
        </w:tc>
        <w:tc>
          <w:tcPr>
            <w:tcW w:w="14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温度设定值</w:t>
            </w:r>
          </w:p>
        </w:tc>
        <w:tc>
          <w:tcPr>
            <w:tcW w:w="11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遥调</w:t>
            </w:r>
          </w:p>
        </w:tc>
        <w:tc>
          <w:tcPr>
            <w:tcW w:w="12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w:t>
            </w:r>
          </w:p>
        </w:tc>
        <w:tc>
          <w:tcPr>
            <w:tcW w:w="13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必测</w:t>
            </w:r>
          </w:p>
        </w:tc>
        <w:tc>
          <w:tcPr>
            <w:tcW w:w="12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w:t>
            </w:r>
          </w:p>
        </w:tc>
        <w:tc>
          <w:tcPr>
            <w:tcW w:w="244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4" w:hRule="atLeast"/>
        </w:trPr>
        <w:tc>
          <w:tcPr>
            <w:tcW w:w="6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w:t>
            </w:r>
          </w:p>
        </w:tc>
        <w:tc>
          <w:tcPr>
            <w:tcW w:w="14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工作状态</w:t>
            </w:r>
          </w:p>
        </w:tc>
        <w:tc>
          <w:tcPr>
            <w:tcW w:w="11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遥信</w:t>
            </w:r>
          </w:p>
        </w:tc>
        <w:tc>
          <w:tcPr>
            <w:tcW w:w="12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w:t>
            </w:r>
          </w:p>
        </w:tc>
        <w:tc>
          <w:tcPr>
            <w:tcW w:w="13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必测</w:t>
            </w:r>
          </w:p>
        </w:tc>
        <w:tc>
          <w:tcPr>
            <w:tcW w:w="12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w:t>
            </w:r>
          </w:p>
        </w:tc>
        <w:tc>
          <w:tcPr>
            <w:tcW w:w="244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4" w:hRule="atLeast"/>
        </w:trPr>
        <w:tc>
          <w:tcPr>
            <w:tcW w:w="656" w:type="dxa"/>
            <w:tcBorders>
              <w:top w:val="nil"/>
              <w:left w:val="nil"/>
              <w:bottom w:val="nil"/>
              <w:right w:val="nil"/>
            </w:tcBorders>
            <w:shd w:val="clear" w:color="auto" w:fill="auto"/>
            <w:noWrap/>
            <w:vAlign w:val="center"/>
          </w:tcPr>
          <w:p>
            <w:pPr>
              <w:jc w:val="center"/>
              <w:rPr>
                <w:rFonts w:hint="eastAsia" w:ascii="宋体" w:hAnsi="宋体" w:eastAsia="宋体" w:cs="宋体"/>
                <w:i w:val="0"/>
                <w:iCs w:val="0"/>
                <w:color w:val="000000"/>
                <w:sz w:val="22"/>
                <w:szCs w:val="22"/>
                <w:u w:val="none"/>
              </w:rPr>
            </w:pPr>
          </w:p>
        </w:tc>
        <w:tc>
          <w:tcPr>
            <w:tcW w:w="1416" w:type="dxa"/>
            <w:tcBorders>
              <w:top w:val="nil"/>
              <w:left w:val="nil"/>
              <w:bottom w:val="nil"/>
              <w:right w:val="nil"/>
            </w:tcBorders>
            <w:shd w:val="clear" w:color="auto" w:fill="auto"/>
            <w:noWrap/>
            <w:vAlign w:val="center"/>
          </w:tcPr>
          <w:p>
            <w:pPr>
              <w:rPr>
                <w:rFonts w:hint="eastAsia" w:ascii="宋体" w:hAnsi="宋体" w:eastAsia="宋体" w:cs="宋体"/>
                <w:i w:val="0"/>
                <w:iCs w:val="0"/>
                <w:color w:val="000000"/>
                <w:sz w:val="20"/>
                <w:szCs w:val="20"/>
                <w:u w:val="none"/>
              </w:rPr>
            </w:pPr>
          </w:p>
        </w:tc>
        <w:tc>
          <w:tcPr>
            <w:tcW w:w="1174" w:type="dxa"/>
            <w:tcBorders>
              <w:top w:val="nil"/>
              <w:left w:val="nil"/>
              <w:bottom w:val="nil"/>
              <w:right w:val="nil"/>
            </w:tcBorders>
            <w:shd w:val="clear" w:color="auto" w:fill="auto"/>
            <w:noWrap/>
            <w:vAlign w:val="center"/>
          </w:tcPr>
          <w:p>
            <w:pPr>
              <w:rPr>
                <w:rFonts w:hint="eastAsia" w:ascii="宋体" w:hAnsi="宋体" w:eastAsia="宋体" w:cs="宋体"/>
                <w:i w:val="0"/>
                <w:iCs w:val="0"/>
                <w:color w:val="000000"/>
                <w:sz w:val="20"/>
                <w:szCs w:val="20"/>
                <w:u w:val="none"/>
              </w:rPr>
            </w:pPr>
          </w:p>
        </w:tc>
        <w:tc>
          <w:tcPr>
            <w:tcW w:w="1284" w:type="dxa"/>
            <w:tcBorders>
              <w:top w:val="nil"/>
              <w:left w:val="nil"/>
              <w:bottom w:val="nil"/>
              <w:right w:val="nil"/>
            </w:tcBorders>
            <w:shd w:val="clear" w:color="auto" w:fill="auto"/>
            <w:noWrap/>
            <w:vAlign w:val="center"/>
          </w:tcPr>
          <w:p>
            <w:pPr>
              <w:jc w:val="center"/>
              <w:rPr>
                <w:rFonts w:hint="eastAsia" w:ascii="宋体" w:hAnsi="宋体" w:eastAsia="宋体" w:cs="宋体"/>
                <w:i w:val="0"/>
                <w:iCs w:val="0"/>
                <w:color w:val="000000"/>
                <w:sz w:val="20"/>
                <w:szCs w:val="20"/>
                <w:u w:val="none"/>
              </w:rPr>
            </w:pPr>
          </w:p>
        </w:tc>
        <w:tc>
          <w:tcPr>
            <w:tcW w:w="1368" w:type="dxa"/>
            <w:tcBorders>
              <w:top w:val="nil"/>
              <w:left w:val="nil"/>
              <w:bottom w:val="nil"/>
              <w:right w:val="nil"/>
            </w:tcBorders>
            <w:shd w:val="clear" w:color="auto" w:fill="auto"/>
            <w:noWrap/>
            <w:vAlign w:val="center"/>
          </w:tcPr>
          <w:p>
            <w:pPr>
              <w:jc w:val="center"/>
              <w:rPr>
                <w:rFonts w:hint="eastAsia" w:ascii="宋体" w:hAnsi="宋体" w:eastAsia="宋体" w:cs="宋体"/>
                <w:i w:val="0"/>
                <w:iCs w:val="0"/>
                <w:color w:val="000000"/>
                <w:sz w:val="20"/>
                <w:szCs w:val="20"/>
                <w:u w:val="none"/>
              </w:rPr>
            </w:pPr>
          </w:p>
        </w:tc>
        <w:tc>
          <w:tcPr>
            <w:tcW w:w="1248" w:type="dxa"/>
            <w:tcBorders>
              <w:top w:val="nil"/>
              <w:left w:val="nil"/>
              <w:bottom w:val="nil"/>
              <w:right w:val="nil"/>
            </w:tcBorders>
            <w:shd w:val="clear" w:color="auto" w:fill="auto"/>
            <w:noWrap/>
            <w:vAlign w:val="center"/>
          </w:tcPr>
          <w:p>
            <w:pPr>
              <w:jc w:val="center"/>
              <w:rPr>
                <w:rFonts w:hint="eastAsia" w:ascii="宋体" w:hAnsi="宋体" w:eastAsia="宋体" w:cs="宋体"/>
                <w:i w:val="0"/>
                <w:iCs w:val="0"/>
                <w:color w:val="000000"/>
                <w:sz w:val="20"/>
                <w:szCs w:val="20"/>
                <w:u w:val="none"/>
              </w:rPr>
            </w:pPr>
          </w:p>
        </w:tc>
        <w:tc>
          <w:tcPr>
            <w:tcW w:w="2449" w:type="dxa"/>
            <w:tcBorders>
              <w:top w:val="nil"/>
              <w:left w:val="nil"/>
              <w:bottom w:val="nil"/>
              <w:right w:val="nil"/>
            </w:tcBorders>
            <w:shd w:val="clear" w:color="auto" w:fill="auto"/>
            <w:noWrap/>
            <w:vAlign w:val="center"/>
          </w:tcPr>
          <w:p>
            <w:pPr>
              <w:jc w:val="center"/>
              <w:rPr>
                <w:rFonts w:hint="eastAsia" w:ascii="宋体" w:hAnsi="宋体" w:eastAsia="宋体" w:cs="宋体"/>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59" w:hRule="atLeast"/>
        </w:trPr>
        <w:tc>
          <w:tcPr>
            <w:tcW w:w="656" w:type="dxa"/>
            <w:tcBorders>
              <w:top w:val="single" w:color="000000" w:sz="4" w:space="0"/>
              <w:left w:val="single" w:color="000000" w:sz="4" w:space="0"/>
              <w:bottom w:val="single" w:color="000000" w:sz="4" w:space="0"/>
              <w:right w:val="single" w:color="000000" w:sz="4" w:space="0"/>
            </w:tcBorders>
            <w:shd w:val="clear" w:color="auto" w:fill="FFFF00"/>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说明：</w:t>
            </w:r>
          </w:p>
        </w:tc>
        <w:tc>
          <w:tcPr>
            <w:tcW w:w="1416" w:type="dxa"/>
            <w:tcBorders>
              <w:top w:val="single" w:color="000000" w:sz="4" w:space="0"/>
              <w:left w:val="single" w:color="000000" w:sz="4" w:space="0"/>
              <w:bottom w:val="single" w:color="000000" w:sz="4" w:space="0"/>
              <w:right w:val="single" w:color="000000" w:sz="4" w:space="0"/>
            </w:tcBorders>
            <w:shd w:val="clear" w:color="auto" w:fill="FFFF00"/>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必填项，填写标准动环标准字典表的信号标准名</w:t>
            </w:r>
          </w:p>
        </w:tc>
        <w:tc>
          <w:tcPr>
            <w:tcW w:w="1174" w:type="dxa"/>
            <w:tcBorders>
              <w:top w:val="single" w:color="000000" w:sz="4" w:space="0"/>
              <w:left w:val="single" w:color="000000" w:sz="4" w:space="0"/>
              <w:bottom w:val="single" w:color="000000" w:sz="4" w:space="0"/>
              <w:right w:val="single" w:color="000000" w:sz="4" w:space="0"/>
            </w:tcBorders>
            <w:shd w:val="clear" w:color="auto" w:fill="FFFF00"/>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必填项，体现信号类型</w:t>
            </w:r>
          </w:p>
        </w:tc>
        <w:tc>
          <w:tcPr>
            <w:tcW w:w="1284" w:type="dxa"/>
            <w:tcBorders>
              <w:top w:val="single" w:color="000000" w:sz="4" w:space="0"/>
              <w:left w:val="single" w:color="000000" w:sz="4" w:space="0"/>
              <w:bottom w:val="single" w:color="000000" w:sz="4" w:space="0"/>
              <w:right w:val="single" w:color="000000" w:sz="4" w:space="0"/>
            </w:tcBorders>
            <w:shd w:val="clear" w:color="auto" w:fill="FFFF00"/>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条件必填，信号类型为“遥测”时必填。其余信号非必填</w:t>
            </w:r>
          </w:p>
        </w:tc>
        <w:tc>
          <w:tcPr>
            <w:tcW w:w="1368" w:type="dxa"/>
            <w:tcBorders>
              <w:top w:val="single" w:color="000000" w:sz="4" w:space="0"/>
              <w:left w:val="single" w:color="000000" w:sz="4" w:space="0"/>
              <w:bottom w:val="single" w:color="000000" w:sz="4" w:space="0"/>
              <w:right w:val="single" w:color="000000" w:sz="4" w:space="0"/>
            </w:tcBorders>
            <w:shd w:val="clear" w:color="auto" w:fill="FFFF00"/>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必填项，选择必测/可选</w:t>
            </w:r>
          </w:p>
        </w:tc>
        <w:tc>
          <w:tcPr>
            <w:tcW w:w="1248" w:type="dxa"/>
            <w:tcBorders>
              <w:top w:val="single" w:color="000000" w:sz="4" w:space="0"/>
              <w:left w:val="single" w:color="000000" w:sz="4" w:space="0"/>
              <w:bottom w:val="single" w:color="000000" w:sz="4" w:space="0"/>
              <w:right w:val="single" w:color="000000" w:sz="4" w:space="0"/>
            </w:tcBorders>
            <w:shd w:val="clear" w:color="auto" w:fill="FFFF00"/>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条件必填，信号类型为“遥测”时必填。选择差值/差异率</w:t>
            </w:r>
          </w:p>
        </w:tc>
        <w:tc>
          <w:tcPr>
            <w:tcW w:w="2449" w:type="dxa"/>
            <w:tcBorders>
              <w:top w:val="single" w:color="000000" w:sz="4" w:space="0"/>
              <w:left w:val="single" w:color="000000" w:sz="4" w:space="0"/>
              <w:bottom w:val="single" w:color="000000" w:sz="4" w:space="0"/>
              <w:right w:val="single" w:color="000000" w:sz="4" w:space="0"/>
            </w:tcBorders>
            <w:shd w:val="clear" w:color="auto" w:fill="FFFF00"/>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条件必填，信号类型为“遥测”时必填。其余信号非必填。填写非负数值。</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差值：|系统值-现场值|</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差异率：|(系统值-现场值)/现场值*100%|</w:t>
            </w:r>
          </w:p>
        </w:tc>
      </w:tr>
    </w:tbl>
    <w:p>
      <w:pPr>
        <w:widowControl w:val="0"/>
        <w:numPr>
          <w:ilvl w:val="0"/>
          <w:numId w:val="0"/>
        </w:numPr>
        <w:jc w:val="left"/>
        <w:rPr>
          <w:rFonts w:hint="default"/>
          <w:lang w:val="en-US" w:eastAsia="zh-CN"/>
        </w:rPr>
      </w:pPr>
    </w:p>
    <w:p>
      <w:pPr>
        <w:widowControl w:val="0"/>
        <w:numPr>
          <w:ilvl w:val="0"/>
          <w:numId w:val="0"/>
        </w:numPr>
        <w:jc w:val="left"/>
        <w:rPr>
          <w:rFonts w:hint="eastAsia"/>
          <w:lang w:val="en-US" w:eastAsia="zh-CN"/>
        </w:rPr>
      </w:pPr>
      <w:r>
        <w:rPr>
          <w:rFonts w:hint="eastAsia"/>
          <w:lang w:val="en-US" w:eastAsia="zh-CN"/>
        </w:rPr>
        <w:t>其中：</w:t>
      </w:r>
    </w:p>
    <w:p>
      <w:pPr>
        <w:widowControl w:val="0"/>
        <w:numPr>
          <w:ilvl w:val="0"/>
          <w:numId w:val="37"/>
        </w:numPr>
        <w:ind w:left="420" w:leftChars="0" w:hanging="420" w:firstLineChars="0"/>
        <w:jc w:val="left"/>
        <w:rPr>
          <w:rFonts w:hint="default"/>
          <w:lang w:val="en-US" w:eastAsia="zh-CN"/>
        </w:rPr>
      </w:pPr>
      <w:r>
        <w:rPr>
          <w:rFonts w:hint="eastAsia"/>
          <w:highlight w:val="none"/>
          <w:lang w:val="en-US" w:eastAsia="zh-CN"/>
        </w:rPr>
        <w:t>文件的大小不超过50M，文件格式限定excel（.xls或.xlsx）。</w:t>
      </w:r>
    </w:p>
    <w:p>
      <w:pPr>
        <w:widowControl w:val="0"/>
        <w:numPr>
          <w:ilvl w:val="0"/>
          <w:numId w:val="37"/>
        </w:numPr>
        <w:ind w:left="420" w:leftChars="0" w:hanging="420" w:firstLineChars="0"/>
        <w:jc w:val="left"/>
        <w:rPr>
          <w:rFonts w:hint="default"/>
          <w:lang w:val="en-US" w:eastAsia="zh-CN"/>
        </w:rPr>
      </w:pPr>
      <w:r>
        <w:rPr>
          <w:rFonts w:hint="eastAsia"/>
          <w:lang w:val="en-US" w:eastAsia="zh-CN"/>
        </w:rPr>
        <w:t>信号标准名：必填项。通过模板导入时，需校验填写内容是否为当前模板所选动环设备类型对应的信号标准名。。</w:t>
      </w:r>
    </w:p>
    <w:p>
      <w:pPr>
        <w:widowControl w:val="0"/>
        <w:numPr>
          <w:ilvl w:val="0"/>
          <w:numId w:val="37"/>
        </w:numPr>
        <w:ind w:left="420" w:leftChars="0" w:hanging="420" w:firstLineChars="0"/>
        <w:jc w:val="left"/>
        <w:rPr>
          <w:rFonts w:hint="eastAsia"/>
          <w:lang w:val="en-US" w:eastAsia="zh-CN"/>
        </w:rPr>
      </w:pPr>
      <w:r>
        <w:rPr>
          <w:rFonts w:hint="eastAsia"/>
          <w:lang w:val="en-US" w:eastAsia="zh-CN"/>
        </w:rPr>
        <w:t>信号类型：必填项。通过模板导入时，需校验信号标准名对应的实际信号类型与填写内容是否一致，告警不校验。</w:t>
      </w:r>
    </w:p>
    <w:p>
      <w:pPr>
        <w:widowControl w:val="0"/>
        <w:numPr>
          <w:ilvl w:val="0"/>
          <w:numId w:val="37"/>
        </w:numPr>
        <w:ind w:left="420" w:leftChars="0" w:hanging="420" w:firstLineChars="0"/>
        <w:jc w:val="left"/>
        <w:rPr>
          <w:rFonts w:hint="eastAsia"/>
          <w:lang w:val="en-US" w:eastAsia="zh-CN"/>
        </w:rPr>
      </w:pPr>
      <w:r>
        <w:rPr>
          <w:rFonts w:hint="eastAsia"/>
          <w:lang w:val="en-US" w:eastAsia="zh-CN"/>
        </w:rPr>
        <w:t>单位：条件必填，导入时校验遥测类信号是否填写，其余类型不校验。</w:t>
      </w:r>
    </w:p>
    <w:p>
      <w:pPr>
        <w:widowControl w:val="0"/>
        <w:numPr>
          <w:ilvl w:val="0"/>
          <w:numId w:val="37"/>
        </w:numPr>
        <w:ind w:left="420" w:leftChars="0" w:hanging="420" w:firstLineChars="0"/>
        <w:jc w:val="left"/>
        <w:rPr>
          <w:rFonts w:hint="eastAsia"/>
          <w:lang w:val="en-US" w:eastAsia="zh-CN"/>
        </w:rPr>
      </w:pPr>
      <w:r>
        <w:rPr>
          <w:rFonts w:hint="eastAsia"/>
          <w:lang w:val="en-US" w:eastAsia="zh-CN"/>
        </w:rPr>
        <w:t>是否必测：必填项，导入时校验是否为空，且内容是否为”必测/可选“。非法字段不允许导入</w:t>
      </w:r>
    </w:p>
    <w:p>
      <w:pPr>
        <w:widowControl w:val="0"/>
        <w:numPr>
          <w:ilvl w:val="0"/>
          <w:numId w:val="37"/>
        </w:numPr>
        <w:ind w:left="420" w:leftChars="0" w:hanging="420" w:firstLineChars="0"/>
        <w:jc w:val="left"/>
        <w:rPr>
          <w:rFonts w:hint="eastAsia"/>
          <w:lang w:val="en-US" w:eastAsia="zh-CN"/>
        </w:rPr>
      </w:pPr>
      <w:r>
        <w:rPr>
          <w:rFonts w:hint="eastAsia"/>
          <w:lang w:val="en-US" w:eastAsia="zh-CN"/>
        </w:rPr>
        <w:t>判定方式：</w:t>
      </w:r>
      <w:r>
        <w:rPr>
          <w:rFonts w:hint="eastAsia" w:ascii="宋体" w:hAnsi="宋体" w:eastAsia="宋体" w:cs="宋体"/>
          <w:i w:val="0"/>
          <w:iCs w:val="0"/>
          <w:color w:val="000000"/>
          <w:kern w:val="0"/>
          <w:sz w:val="22"/>
          <w:szCs w:val="22"/>
          <w:u w:val="none"/>
          <w:lang w:val="en-US" w:eastAsia="zh-CN" w:bidi="ar"/>
        </w:rPr>
        <w:t>条件必填，</w:t>
      </w:r>
      <w:r>
        <w:rPr>
          <w:rFonts w:hint="eastAsia"/>
          <w:lang w:val="en-US" w:eastAsia="zh-CN"/>
        </w:rPr>
        <w:t>导入时校验遥测类信号是否填写，其余类型不校验。</w:t>
      </w:r>
    </w:p>
    <w:p>
      <w:pPr>
        <w:widowControl w:val="0"/>
        <w:numPr>
          <w:ilvl w:val="0"/>
          <w:numId w:val="37"/>
        </w:numPr>
        <w:ind w:left="420" w:leftChars="0" w:hanging="420" w:firstLineChars="0"/>
        <w:jc w:val="left"/>
        <w:rPr>
          <w:rFonts w:hint="eastAsia"/>
          <w:lang w:val="en-US" w:eastAsia="zh-CN"/>
        </w:rPr>
      </w:pPr>
      <w:r>
        <w:rPr>
          <w:rFonts w:hint="eastAsia"/>
          <w:lang w:val="en-US" w:eastAsia="zh-CN"/>
        </w:rPr>
        <w:t>达标限值：条件必填，导入时校验值是否为非负数值。</w:t>
      </w:r>
    </w:p>
    <w:p>
      <w:pPr>
        <w:keepNext w:val="0"/>
        <w:keepLines w:val="0"/>
        <w:pageBreakBefore w:val="0"/>
        <w:widowControl w:val="0"/>
        <w:numPr>
          <w:ilvl w:val="0"/>
          <w:numId w:val="0"/>
        </w:numPr>
        <w:kinsoku/>
        <w:wordWrap/>
        <w:overflowPunct/>
        <w:topLinePunct w:val="0"/>
        <w:autoSpaceDE/>
        <w:autoSpaceDN/>
        <w:bidi w:val="0"/>
        <w:adjustRightInd/>
        <w:snapToGrid/>
        <w:ind w:firstLine="440" w:firstLineChars="200"/>
        <w:jc w:val="left"/>
        <w:textAlignment w:val="auto"/>
        <w:rPr>
          <w:rFonts w:hint="default"/>
          <w:lang w:val="en-US" w:eastAsia="zh-CN"/>
        </w:rPr>
      </w:pPr>
      <w:r>
        <w:rPr>
          <w:rFonts w:hint="eastAsia"/>
          <w:lang w:val="en-US" w:eastAsia="zh-CN"/>
        </w:rPr>
        <w:t>校验不通过，不允许导入、提示校验不通过原因。一次只允许上传一个文件，上传成功后，按钮置灰，已上传文件删除后，可重新上传文件。已导入成功的模板，也支持导出。</w:t>
      </w:r>
    </w:p>
    <w:p>
      <w:pPr>
        <w:keepNext w:val="0"/>
        <w:keepLines w:val="0"/>
        <w:pageBreakBefore w:val="0"/>
        <w:widowControl w:val="0"/>
        <w:numPr>
          <w:ilvl w:val="0"/>
          <w:numId w:val="0"/>
        </w:numPr>
        <w:kinsoku/>
        <w:wordWrap/>
        <w:overflowPunct/>
        <w:topLinePunct w:val="0"/>
        <w:autoSpaceDE/>
        <w:autoSpaceDN/>
        <w:bidi w:val="0"/>
        <w:adjustRightInd/>
        <w:snapToGrid/>
        <w:ind w:firstLine="440" w:firstLineChars="200"/>
        <w:jc w:val="left"/>
        <w:textAlignment w:val="auto"/>
        <w:rPr>
          <w:rFonts w:hint="default"/>
          <w:lang w:val="en-US" w:eastAsia="zh-CN"/>
        </w:rPr>
      </w:pPr>
      <w:r>
        <w:rPr>
          <w:rFonts w:hint="eastAsia"/>
          <w:lang w:val="en-US" w:eastAsia="zh-CN"/>
        </w:rPr>
        <w:t>模板上传后，可点击“预览模板”进入到模板预览环节，也可以点击提交完成模板上传。</w:t>
      </w:r>
    </w:p>
    <w:p>
      <w:pPr>
        <w:widowControl w:val="0"/>
        <w:numPr>
          <w:ilvl w:val="0"/>
          <w:numId w:val="0"/>
        </w:numPr>
        <w:jc w:val="left"/>
        <w:rPr>
          <w:rFonts w:hint="default"/>
          <w:lang w:val="en-US" w:eastAsia="zh-CN"/>
        </w:rPr>
      </w:pPr>
    </w:p>
    <w:p>
      <w:pPr>
        <w:shd w:val="clear" w:fill="D6E3BC" w:themeFill="accent3" w:themeFillTint="66"/>
        <w:jc w:val="left"/>
        <w:rPr>
          <w:rFonts w:hint="default"/>
          <w:b/>
          <w:bCs/>
          <w:lang w:val="en-US" w:eastAsia="zh-CN"/>
        </w:rPr>
      </w:pPr>
      <w:r>
        <w:rPr>
          <w:rFonts w:hint="eastAsia"/>
          <w:b/>
          <w:bCs/>
          <w:lang w:val="en-US" w:eastAsia="zh-CN"/>
        </w:rPr>
        <w:t>模板管理页面</w:t>
      </w:r>
    </w:p>
    <w:p>
      <w:pPr>
        <w:jc w:val="left"/>
        <w:rPr>
          <w:rFonts w:hint="eastAsia"/>
          <w:lang w:val="en-US" w:eastAsia="zh-CN"/>
        </w:rPr>
      </w:pPr>
      <w:r>
        <w:rPr>
          <w:rFonts w:hint="eastAsia"/>
          <w:lang w:val="en-US" w:eastAsia="zh-CN"/>
        </w:rPr>
        <w:t>模板列表支持查询，查询条件可重置。</w:t>
      </w:r>
    </w:p>
    <w:p>
      <w:pPr>
        <w:jc w:val="left"/>
        <w:rPr>
          <w:rFonts w:hint="eastAsia"/>
          <w:lang w:val="en-US" w:eastAsia="zh-CN"/>
        </w:rPr>
      </w:pPr>
      <w:r>
        <w:rPr>
          <w:rFonts w:hint="eastAsia"/>
          <w:lang w:val="en-US" w:eastAsia="zh-CN"/>
        </w:rPr>
        <w:t>筛选条件：</w:t>
      </w:r>
    </w:p>
    <w:p>
      <w:pPr>
        <w:numPr>
          <w:ilvl w:val="0"/>
          <w:numId w:val="37"/>
        </w:numPr>
        <w:ind w:left="420" w:leftChars="0" w:hanging="420" w:firstLineChars="0"/>
        <w:jc w:val="left"/>
        <w:rPr>
          <w:rFonts w:hint="eastAsia"/>
          <w:lang w:val="en-US" w:eastAsia="zh-CN"/>
        </w:rPr>
      </w:pPr>
      <w:r>
        <w:rPr>
          <w:rFonts w:hint="eastAsia"/>
          <w:lang w:val="en-US" w:eastAsia="zh-CN"/>
        </w:rPr>
        <w:t>模板名称：支持模糊查询，下拉显示对应已创建模板的名称。默认全选</w:t>
      </w:r>
    </w:p>
    <w:p>
      <w:pPr>
        <w:numPr>
          <w:ilvl w:val="0"/>
          <w:numId w:val="37"/>
        </w:numPr>
        <w:ind w:left="420" w:leftChars="0" w:hanging="420" w:firstLineChars="0"/>
        <w:jc w:val="left"/>
        <w:rPr>
          <w:del w:id="1632" w:author="zhoujiansheng" w:date="2025-10-09T16:41:02Z"/>
          <w:rFonts w:hint="eastAsia"/>
          <w:lang w:val="en-US" w:eastAsia="zh-CN"/>
        </w:rPr>
      </w:pPr>
      <w:del w:id="1633" w:author="zhoujiansheng" w:date="2025-10-09T16:41:02Z">
        <w:r>
          <w:rPr>
            <w:rFonts w:hint="eastAsia"/>
            <w:lang w:val="en-US" w:eastAsia="zh-CN"/>
          </w:rPr>
          <w:delText>资源分类：下拉可选，枚举——资源设备/非资源设备，默认全选。</w:delText>
        </w:r>
      </w:del>
    </w:p>
    <w:p>
      <w:pPr>
        <w:numPr>
          <w:ilvl w:val="0"/>
          <w:numId w:val="37"/>
        </w:numPr>
        <w:ind w:left="420" w:leftChars="0" w:hanging="420" w:firstLineChars="0"/>
        <w:jc w:val="left"/>
        <w:rPr>
          <w:rFonts w:hint="default"/>
          <w:lang w:val="en-US" w:eastAsia="zh-CN"/>
        </w:rPr>
      </w:pPr>
      <w:del w:id="1634" w:author="zhoujiansheng" w:date="2025-10-09T16:41:08Z">
        <w:r>
          <w:rPr>
            <w:rFonts w:hint="eastAsia"/>
            <w:lang w:val="en-US" w:eastAsia="zh-CN"/>
          </w:rPr>
          <w:delText>动环</w:delText>
        </w:r>
      </w:del>
      <w:r>
        <w:rPr>
          <w:rFonts w:hint="eastAsia"/>
          <w:lang w:val="en-US" w:eastAsia="zh-CN"/>
        </w:rPr>
        <w:t>设备类型：支持模糊查询，下拉可选，</w:t>
      </w:r>
      <w:del w:id="1635" w:author="zhoujiansheng" w:date="2025-10-09T16:41:41Z">
        <w:r>
          <w:rPr>
            <w:rFonts w:hint="default"/>
            <w:lang w:val="en-US" w:eastAsia="zh-CN"/>
          </w:rPr>
          <w:delText>枚举值参考</w:delText>
        </w:r>
      </w:del>
      <w:del w:id="1636" w:author="zhoujiansheng" w:date="2025-10-09T16:41:41Z">
        <w:r>
          <w:rPr>
            <w:rFonts w:hint="default"/>
            <w:lang w:val="en-US" w:eastAsia="zh-CN"/>
          </w:rPr>
          <w:fldChar w:fldCharType="begin"/>
        </w:r>
      </w:del>
      <w:del w:id="1637" w:author="zhoujiansheng" w:date="2025-10-09T16:41:41Z">
        <w:r>
          <w:rPr>
            <w:rFonts w:hint="default"/>
            <w:lang w:val="en-US" w:eastAsia="zh-CN"/>
          </w:rPr>
          <w:delInstrText xml:space="preserve"> REF _Ref7587 \</w:delInstrText>
        </w:r>
      </w:del>
      <w:del w:id="1638" w:author="zhoujiansheng" w:date="2025-10-09T16:41:42Z">
        <w:r>
          <w:rPr>
            <w:rFonts w:hint="default"/>
            <w:lang w:val="en-US" w:eastAsia="zh-CN"/>
          </w:rPr>
          <w:delInstrText xml:space="preserve">h</w:delInstrText>
        </w:r>
      </w:del>
      <w:ins w:id="1639" w:author="zhoujiansheng" w:date="2025-10-09T16:41:41Z">
        <w:del w:id="1640" w:author="zhoujiansheng" w:date="2025-10-09T16:41:42Z">
          <w:r>
            <w:rPr>
              <w:rFonts w:hint="default"/>
              <w:lang w:val="en-US" w:eastAsia="zh-CN"/>
            </w:rPr>
            <w:delInstrText xml:space="preserve">h</w:delInstrText>
          </w:r>
        </w:del>
      </w:ins>
      <w:ins w:id="1641" w:author="zhoujiansheng" w:date="2025-10-09T16:41:42Z">
        <w:del w:id="1642" w:author="zhoujiansheng" w:date="2025-10-09T16:41:44Z">
          <w:r>
            <w:rPr>
              <w:rFonts w:hint="default"/>
              <w:lang w:val="en-US" w:eastAsia="zh-CN"/>
            </w:rPr>
            <w:delInstrText xml:space="preserve">z</w:delInstrText>
          </w:r>
        </w:del>
      </w:ins>
      <w:ins w:id="1643" w:author="zhoujiansheng" w:date="2025-10-09T16:41:43Z">
        <w:del w:id="1644" w:author="zhoujiansheng" w:date="2025-10-09T16:41:44Z">
          <w:r>
            <w:rPr>
              <w:rFonts w:hint="default"/>
              <w:lang w:val="en-US" w:eastAsia="zh-CN"/>
            </w:rPr>
            <w:delInstrText xml:space="preserve">z</w:delInstrText>
          </w:r>
        </w:del>
      </w:ins>
      <w:ins w:id="1645" w:author="zhoujiansheng" w:date="2025-10-09T16:41:43Z">
        <w:del w:id="1646" w:author="zhoujiansheng" w:date="2025-10-09T16:41:44Z">
          <w:r>
            <w:rPr>
              <w:rFonts w:hint="default"/>
              <w:u w:val="dotted"/>
              <w:lang w:val="en-US" w:eastAsia="zh-CN"/>
            </w:rPr>
            <w:delInstrText xml:space="preserve">zzzo</w:delInstrText>
          </w:r>
        </w:del>
      </w:ins>
      <w:ins w:id="1647" w:author="zhoujiansheng" w:date="2025-10-09T16:41:43Z">
        <w:del w:id="1648" w:author="zhoujiansheng" w:date="2025-10-09T16:41:44Z">
          <w:r>
            <w:rPr>
              <w:rFonts w:hint="eastAsia"/>
              <w:u w:val="dotted"/>
              <w:lang w:val="en-US" w:eastAsia="zh-CN"/>
            </w:rPr>
            <w:delInstrText xml:space="preserve">z</w:delInstrText>
          </w:r>
        </w:del>
      </w:ins>
      <w:ins w:id="1649" w:author="zhoujiansheng" w:date="2025-10-09T16:41:44Z">
        <w:del w:id="1650" w:author="zhoujiansheng" w:date="2025-10-09T16:41:00Z">
          <w:r>
            <w:rPr>
              <w:rFonts w:hint="eastAsia"/>
              <w:u w:val="dotted"/>
              <w:lang w:val="en-US" w:eastAsia="zh-CN"/>
            </w:rPr>
            <w:delInstrText xml:space="preserve">综资</w:delInstrText>
          </w:r>
        </w:del>
      </w:ins>
      <w:ins w:id="1651" w:author="zhoujiansheng" w:date="2025-10-09T16:41:43Z">
        <w:del w:id="1652" w:author="zhoujiansheng" w:date="2025-10-09T16:41:00Z">
          <w:r>
            <w:rPr>
              <w:rFonts w:hint="eastAsia"/>
              <w:u w:val="dotted"/>
              <w:lang w:val="en-US" w:eastAsia="zh-CN"/>
            </w:rPr>
            <w:delInstrText xml:space="preserve">ong'zing'zongon</w:delInstrText>
          </w:r>
        </w:del>
      </w:ins>
      <w:ins w:id="1653" w:author="zhoujiansheng" w:date="2025-10-09T16:41:43Z">
        <w:del w:id="1654" w:author="zhoujiansheng" w:date="2025-10-09T16:41:00Z">
          <w:r>
            <w:rPr>
              <w:rFonts w:hint="eastAsia"/>
              <w:lang w:val="en-US" w:eastAsia="zh-CN"/>
            </w:rPr>
            <w:delInstrText xml:space="preserve">o</w:delInstrText>
          </w:r>
        </w:del>
      </w:ins>
      <w:ins w:id="1655" w:author="zhoujiansheng" w:date="2025-10-09T16:41:41Z">
        <w:del w:id="1656" w:author="zhoujiansheng" w:date="2025-10-09T16:41:42Z">
          <w:r>
            <w:rPr>
              <w:rFonts w:hint="default"/>
              <w:u w:val="dotted"/>
              <w:lang w:val="en-US" w:eastAsia="zh-CN"/>
            </w:rPr>
            <w:delInstrText xml:space="preserve">h</w:delInstrText>
          </w:r>
        </w:del>
      </w:ins>
      <w:ins w:id="1657" w:author="zhoujiansheng" w:date="2025-10-09T16:41:42Z">
        <w:del w:id="1658" w:author="zhoujiansheng" w:date="2025-10-09T16:41:42Z">
          <w:r>
            <w:rPr>
              <w:rFonts w:hint="default"/>
              <w:u w:val="dotted"/>
              <w:lang w:val="en-US" w:eastAsia="zh-CN"/>
            </w:rPr>
            <w:delInstrText xml:space="preserve">hu</w:delInstrText>
          </w:r>
        </w:del>
      </w:ins>
      <w:ins w:id="1659" w:author="zhoujiansheng" w:date="2025-10-09T16:41:42Z">
        <w:del w:id="1660" w:author="zhoujiansheng" w:date="2025-10-09T16:41:42Z">
          <w:r>
            <w:rPr>
              <w:rFonts w:hint="eastAsia"/>
              <w:u w:val="dotted"/>
              <w:lang w:val="en-US" w:eastAsia="zh-CN"/>
            </w:rPr>
            <w:delInstrText xml:space="preserve">h</w:delInstrText>
          </w:r>
        </w:del>
      </w:ins>
      <w:ins w:id="1661" w:author="zhoujiansheng" w:date="2025-10-09T16:41:42Z">
        <w:del w:id="1662" w:author="zhoujiansheng" w:date="2025-10-09T16:41:00Z">
          <w:r>
            <w:rPr>
              <w:rFonts w:hint="eastAsia"/>
              <w:u w:val="dotted"/>
              <w:lang w:val="en-US" w:eastAsia="zh-CN"/>
            </w:rPr>
            <w:delInstrText xml:space="preserve">获取uo'quo'q</w:delInstrText>
          </w:r>
        </w:del>
      </w:ins>
      <w:ins w:id="1663" w:author="zhoujiansheng" w:date="2025-10-09T16:41:41Z">
        <w:del w:id="1664" w:author="zhoujiansheng" w:date="2025-10-09T16:41:00Z">
          <w:r>
            <w:rPr>
              <w:rFonts w:hint="eastAsia"/>
              <w:u w:val="dotted"/>
              <w:lang w:val="en-US" w:eastAsia="zh-CN"/>
            </w:rPr>
            <w:delInstrText xml:space="preserve">uo</w:delInstrText>
          </w:r>
        </w:del>
      </w:ins>
      <w:ins w:id="1665" w:author="zhoujiansheng" w:date="2025-10-09T16:41:41Z">
        <w:del w:id="1666" w:author="zhoujiansheng" w:date="2025-10-09T16:41:00Z">
          <w:r>
            <w:rPr>
              <w:rFonts w:hint="eastAsia"/>
              <w:lang w:val="en-US" w:eastAsia="zh-CN"/>
            </w:rPr>
            <w:delInstrText xml:space="preserve">u</w:delInstrText>
          </w:r>
        </w:del>
      </w:ins>
      <w:del w:id="1667" w:author="zhoujiansheng" w:date="2025-10-09T16:41:41Z">
        <w:r>
          <w:rPr>
            <w:rFonts w:hint="default"/>
            <w:lang w:val="en-US" w:eastAsia="zh-CN"/>
          </w:rPr>
          <w:delInstrText xml:space="preserve"> </w:delInstrText>
        </w:r>
      </w:del>
      <w:del w:id="1668" w:author="zhoujiansheng" w:date="2025-10-09T16:41:41Z">
        <w:r>
          <w:rPr>
            <w:rFonts w:hint="default"/>
            <w:lang w:val="en-US" w:eastAsia="zh-CN"/>
          </w:rPr>
          <w:fldChar w:fldCharType="separate"/>
        </w:r>
      </w:del>
      <w:del w:id="1669" w:author="zhoujiansheng" w:date="2025-10-09T16:41:41Z">
        <w:r>
          <w:rPr>
            <w:rFonts w:hint="default"/>
            <w:lang w:val="en-US"/>
          </w:rPr>
          <w:delText>表1</w:delText>
        </w:r>
      </w:del>
      <w:del w:id="1670" w:author="zhoujiansheng" w:date="2025-10-09T16:41:41Z">
        <w:r>
          <w:rPr>
            <w:rFonts w:hint="default"/>
            <w:lang w:val="en-US" w:eastAsia="zh-CN"/>
          </w:rPr>
          <w:fldChar w:fldCharType="end"/>
        </w:r>
      </w:del>
      <w:del w:id="1671" w:author="zhoujiansheng" w:date="2025-10-09T16:41:41Z">
        <w:r>
          <w:rPr>
            <w:rFonts w:hint="default"/>
            <w:lang w:val="en-US" w:eastAsia="zh-CN"/>
          </w:rPr>
          <w:delText>中的动环设备类型</w:delText>
        </w:r>
      </w:del>
      <w:ins w:id="1672" w:author="zhoujiansheng" w:date="2025-10-09T16:42:21Z">
        <w:r>
          <w:rPr>
            <w:rFonts w:hint="eastAsia"/>
            <w:lang w:val="en-US" w:eastAsia="zh-CN"/>
          </w:rPr>
          <w:t>获取</w:t>
        </w:r>
      </w:ins>
      <w:ins w:id="1673" w:author="zhoujiansheng" w:date="2025-10-09T16:42:23Z">
        <w:r>
          <w:rPr>
            <w:rFonts w:hint="eastAsia"/>
            <w:lang w:val="en-US" w:eastAsia="zh-CN"/>
          </w:rPr>
          <w:t>全量</w:t>
        </w:r>
      </w:ins>
      <w:ins w:id="1674" w:author="zhoujiansheng" w:date="2025-10-09T16:42:24Z">
        <w:r>
          <w:rPr>
            <w:rFonts w:hint="eastAsia"/>
            <w:lang w:val="en-US" w:eastAsia="zh-CN"/>
          </w:rPr>
          <w:t>综资</w:t>
        </w:r>
      </w:ins>
      <w:ins w:id="1675" w:author="zhoujiansheng" w:date="2025-10-09T16:42:25Z">
        <w:r>
          <w:rPr>
            <w:rFonts w:hint="eastAsia"/>
            <w:lang w:val="en-US" w:eastAsia="zh-CN"/>
          </w:rPr>
          <w:t>设备</w:t>
        </w:r>
      </w:ins>
      <w:ins w:id="1676" w:author="zhoujiansheng" w:date="2025-10-09T16:42:28Z">
        <w:r>
          <w:rPr>
            <w:rFonts w:hint="eastAsia"/>
            <w:lang w:val="en-US" w:eastAsia="zh-CN"/>
          </w:rPr>
          <w:t>类型</w:t>
        </w:r>
      </w:ins>
      <w:r>
        <w:rPr>
          <w:rFonts w:hint="eastAsia"/>
          <w:lang w:val="en-US" w:eastAsia="zh-CN"/>
        </w:rPr>
        <w:t>，默认全选</w:t>
      </w:r>
    </w:p>
    <w:p>
      <w:pPr>
        <w:jc w:val="left"/>
        <w:rPr>
          <w:rFonts w:hint="default"/>
          <w:lang w:val="en-US" w:eastAsia="zh-CN"/>
        </w:rPr>
      </w:pPr>
    </w:p>
    <w:p>
      <w:pPr>
        <w:jc w:val="left"/>
        <w:rPr>
          <w:rFonts w:hint="eastAsia"/>
          <w:lang w:val="en-US" w:eastAsia="zh-CN"/>
        </w:rPr>
      </w:pPr>
      <w:r>
        <w:rPr>
          <w:rFonts w:hint="eastAsia"/>
          <w:lang w:val="en-US" w:eastAsia="zh-CN"/>
        </w:rPr>
        <w:t>查询结果如下：</w:t>
      </w:r>
    </w:p>
    <w:tbl>
      <w:tblPr>
        <w:tblStyle w:val="33"/>
        <w:tblW w:w="92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71"/>
        <w:gridCol w:w="66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shd w:val="clear" w:color="auto" w:fill="D7D7D7" w:themeFill="background1" w:themeFillShade="D8"/>
          </w:tcPr>
          <w:p>
            <w:pPr>
              <w:pStyle w:val="16"/>
              <w:keepNext w:val="0"/>
              <w:keepLines w:val="0"/>
              <w:pageBreakBefore w:val="0"/>
              <w:widowControl w:val="0"/>
              <w:kinsoku/>
              <w:wordWrap/>
              <w:overflowPunct/>
              <w:topLinePunct w:val="0"/>
              <w:autoSpaceDE/>
              <w:autoSpaceDN/>
              <w:bidi w:val="0"/>
              <w:adjustRightInd/>
              <w:snapToGrid/>
              <w:jc w:val="center"/>
              <w:textAlignment w:val="auto"/>
              <w:rPr>
                <w:rFonts w:hint="default"/>
                <w:b/>
                <w:bCs/>
                <w:sz w:val="21"/>
                <w:szCs w:val="21"/>
                <w:vertAlign w:val="baseline"/>
                <w:lang w:val="en-US" w:eastAsia="zh-CN"/>
              </w:rPr>
            </w:pPr>
            <w:r>
              <w:rPr>
                <w:rFonts w:hint="eastAsia"/>
                <w:b/>
                <w:bCs/>
                <w:sz w:val="21"/>
                <w:szCs w:val="21"/>
                <w:vertAlign w:val="baseline"/>
                <w:lang w:val="en-US" w:eastAsia="zh-CN"/>
              </w:rPr>
              <w:t>字段</w:t>
            </w:r>
          </w:p>
        </w:tc>
        <w:tc>
          <w:tcPr>
            <w:tcW w:w="6633" w:type="dxa"/>
            <w:shd w:val="clear" w:color="auto" w:fill="D7D7D7" w:themeFill="background1" w:themeFillShade="D8"/>
          </w:tcPr>
          <w:p>
            <w:pPr>
              <w:pStyle w:val="16"/>
              <w:keepNext w:val="0"/>
              <w:keepLines w:val="0"/>
              <w:pageBreakBefore w:val="0"/>
              <w:widowControl w:val="0"/>
              <w:kinsoku/>
              <w:wordWrap/>
              <w:overflowPunct/>
              <w:topLinePunct w:val="0"/>
              <w:autoSpaceDE/>
              <w:autoSpaceDN/>
              <w:bidi w:val="0"/>
              <w:adjustRightInd/>
              <w:snapToGrid/>
              <w:jc w:val="center"/>
              <w:textAlignment w:val="auto"/>
              <w:rPr>
                <w:rFonts w:hint="default"/>
                <w:b/>
                <w:bCs/>
                <w:sz w:val="21"/>
                <w:szCs w:val="21"/>
                <w:vertAlign w:val="baseline"/>
                <w:lang w:val="en-US" w:eastAsia="zh-CN"/>
              </w:rPr>
            </w:pPr>
            <w:r>
              <w:rPr>
                <w:rFonts w:hint="eastAsia"/>
                <w:b/>
                <w:bCs/>
                <w:sz w:val="21"/>
                <w:szCs w:val="21"/>
                <w:vertAlign w:val="baseline"/>
                <w:lang w:val="en-US" w:eastAsia="zh-CN"/>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highlight w:val="none"/>
                <w:vertAlign w:val="baseline"/>
                <w:lang w:val="en-US" w:eastAsia="zh-CN"/>
              </w:rPr>
              <w:t>模板名称</w:t>
            </w:r>
          </w:p>
        </w:tc>
        <w:tc>
          <w:tcPr>
            <w:tcW w:w="6633" w:type="dxa"/>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自动关联筛选条件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del w:id="1677" w:author="zhoujiansheng" w:date="2025-10-09T16:43:30Z"/>
        </w:trPr>
        <w:tc>
          <w:tcPr>
            <w:tcW w:w="2571" w:type="dxa"/>
            <w:vAlign w:val="center"/>
          </w:tcPr>
          <w:p>
            <w:pPr>
              <w:pStyle w:val="16"/>
              <w:keepNext w:val="0"/>
              <w:keepLines w:val="0"/>
              <w:pageBreakBefore w:val="0"/>
              <w:widowControl w:val="0"/>
              <w:kinsoku/>
              <w:wordWrap/>
              <w:overflowPunct/>
              <w:topLinePunct w:val="0"/>
              <w:autoSpaceDE/>
              <w:autoSpaceDN/>
              <w:bidi w:val="0"/>
              <w:adjustRightInd/>
              <w:snapToGrid/>
              <w:textAlignment w:val="auto"/>
              <w:rPr>
                <w:del w:id="1678" w:author="zhoujiansheng" w:date="2025-10-09T16:43:30Z"/>
                <w:rFonts w:hint="default"/>
                <w:sz w:val="21"/>
                <w:szCs w:val="21"/>
                <w:vertAlign w:val="baseline"/>
                <w:lang w:val="en-US" w:eastAsia="zh-CN"/>
              </w:rPr>
            </w:pPr>
            <w:del w:id="1679" w:author="zhoujiansheng" w:date="2025-10-09T16:43:30Z">
              <w:r>
                <w:rPr>
                  <w:rFonts w:hint="eastAsia"/>
                  <w:sz w:val="21"/>
                  <w:szCs w:val="21"/>
                  <w:vertAlign w:val="baseline"/>
                  <w:lang w:val="en-US" w:eastAsia="zh-CN"/>
                </w:rPr>
                <w:delText>资源分类</w:delText>
              </w:r>
            </w:del>
          </w:p>
        </w:tc>
        <w:tc>
          <w:tcPr>
            <w:tcW w:w="6633" w:type="dxa"/>
          </w:tcPr>
          <w:p>
            <w:pPr>
              <w:pStyle w:val="16"/>
              <w:keepNext w:val="0"/>
              <w:keepLines w:val="0"/>
              <w:pageBreakBefore w:val="0"/>
              <w:widowControl w:val="0"/>
              <w:kinsoku/>
              <w:wordWrap/>
              <w:overflowPunct/>
              <w:topLinePunct w:val="0"/>
              <w:autoSpaceDE/>
              <w:autoSpaceDN/>
              <w:bidi w:val="0"/>
              <w:adjustRightInd/>
              <w:snapToGrid/>
              <w:textAlignment w:val="auto"/>
              <w:rPr>
                <w:del w:id="1680" w:author="zhoujiansheng" w:date="2025-10-09T16:43:30Z"/>
                <w:rFonts w:hint="default"/>
                <w:sz w:val="21"/>
                <w:szCs w:val="21"/>
                <w:vertAlign w:val="baseline"/>
                <w:lang w:val="en-US" w:eastAsia="zh-CN"/>
              </w:rPr>
            </w:pPr>
            <w:del w:id="1681" w:author="zhoujiansheng" w:date="2025-10-09T16:43:30Z">
              <w:r>
                <w:rPr>
                  <w:rFonts w:hint="eastAsia"/>
                  <w:sz w:val="21"/>
                  <w:szCs w:val="21"/>
                  <w:vertAlign w:val="baseline"/>
                  <w:lang w:val="en-US" w:eastAsia="zh-CN"/>
                </w:rPr>
                <w:delText>自动关联筛选条件</w:delText>
              </w:r>
            </w:del>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del w:id="1682" w:author="zhoujiansheng" w:date="2025-10-09T16:43:35Z"/>
        </w:trPr>
        <w:tc>
          <w:tcPr>
            <w:tcW w:w="2571" w:type="dxa"/>
            <w:vAlign w:val="center"/>
          </w:tcPr>
          <w:p>
            <w:pPr>
              <w:pStyle w:val="16"/>
              <w:keepNext w:val="0"/>
              <w:keepLines w:val="0"/>
              <w:pageBreakBefore w:val="0"/>
              <w:widowControl w:val="0"/>
              <w:kinsoku/>
              <w:wordWrap/>
              <w:overflowPunct/>
              <w:topLinePunct w:val="0"/>
              <w:autoSpaceDE/>
              <w:autoSpaceDN/>
              <w:bidi w:val="0"/>
              <w:adjustRightInd/>
              <w:snapToGrid/>
              <w:textAlignment w:val="auto"/>
              <w:rPr>
                <w:del w:id="1683" w:author="zhoujiansheng" w:date="2025-10-09T16:43:35Z"/>
                <w:rFonts w:hint="default"/>
                <w:sz w:val="21"/>
                <w:szCs w:val="21"/>
                <w:vertAlign w:val="baseline"/>
                <w:lang w:val="en-US" w:eastAsia="zh-CN"/>
              </w:rPr>
            </w:pPr>
            <w:del w:id="1684" w:author="zhoujiansheng" w:date="2025-10-09T16:43:35Z">
              <w:r>
                <w:rPr>
                  <w:rFonts w:hint="eastAsia"/>
                  <w:sz w:val="21"/>
                  <w:szCs w:val="21"/>
                  <w:vertAlign w:val="baseline"/>
                  <w:lang w:val="en-US" w:eastAsia="zh-CN"/>
                </w:rPr>
                <w:delText>动环设备类型</w:delText>
              </w:r>
            </w:del>
          </w:p>
        </w:tc>
        <w:tc>
          <w:tcPr>
            <w:tcW w:w="6633" w:type="dxa"/>
          </w:tcPr>
          <w:p>
            <w:pPr>
              <w:pStyle w:val="16"/>
              <w:keepNext w:val="0"/>
              <w:keepLines w:val="0"/>
              <w:pageBreakBefore w:val="0"/>
              <w:widowControl w:val="0"/>
              <w:kinsoku/>
              <w:wordWrap/>
              <w:overflowPunct/>
              <w:topLinePunct w:val="0"/>
              <w:autoSpaceDE/>
              <w:autoSpaceDN/>
              <w:bidi w:val="0"/>
              <w:adjustRightInd/>
              <w:snapToGrid/>
              <w:textAlignment w:val="auto"/>
              <w:rPr>
                <w:del w:id="1685" w:author="zhoujiansheng" w:date="2025-10-09T16:43:35Z"/>
                <w:rFonts w:hint="default"/>
                <w:sz w:val="21"/>
                <w:szCs w:val="21"/>
                <w:vertAlign w:val="baseline"/>
                <w:lang w:val="en-US" w:eastAsia="zh-CN"/>
              </w:rPr>
            </w:pPr>
            <w:del w:id="1686" w:author="zhoujiansheng" w:date="2025-10-09T16:43:35Z">
              <w:r>
                <w:rPr>
                  <w:rFonts w:hint="eastAsia"/>
                  <w:sz w:val="21"/>
                  <w:szCs w:val="21"/>
                  <w:vertAlign w:val="baseline"/>
                  <w:lang w:val="en-US" w:eastAsia="zh-CN"/>
                </w:rPr>
                <w:delText>自动关联筛选条件</w:delText>
              </w:r>
            </w:del>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del w:id="1687" w:author="zhoujiansheng" w:date="2025-10-09T16:43:37Z">
              <w:r>
                <w:rPr>
                  <w:rFonts w:hint="eastAsia"/>
                  <w:sz w:val="21"/>
                  <w:szCs w:val="21"/>
                  <w:vertAlign w:val="baseline"/>
                  <w:lang w:val="en-US" w:eastAsia="zh-CN"/>
                </w:rPr>
                <w:delText>综资</w:delText>
              </w:r>
            </w:del>
            <w:r>
              <w:rPr>
                <w:rFonts w:hint="eastAsia"/>
                <w:sz w:val="21"/>
                <w:szCs w:val="21"/>
                <w:vertAlign w:val="baseline"/>
                <w:lang w:val="en-US" w:eastAsia="zh-CN"/>
              </w:rPr>
              <w:t>设备类型</w:t>
            </w:r>
          </w:p>
        </w:tc>
        <w:tc>
          <w:tcPr>
            <w:tcW w:w="6633" w:type="dxa"/>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自动关联筛选条件</w:t>
            </w:r>
            <w:ins w:id="1688" w:author="zhoujiansheng" w:date="2025-10-09T16:43:47Z">
              <w:r>
                <w:rPr>
                  <w:rFonts w:hint="eastAsia"/>
                  <w:sz w:val="21"/>
                  <w:szCs w:val="21"/>
                  <w:vertAlign w:val="baseline"/>
                  <w:lang w:val="en-US" w:eastAsia="zh-CN"/>
                </w:rPr>
                <w:t>，</w:t>
              </w:r>
            </w:ins>
            <w:ins w:id="1689" w:author="zhoujiansheng" w:date="2025-10-09T16:43:50Z">
              <w:r>
                <w:rPr>
                  <w:rFonts w:hint="eastAsia"/>
                  <w:sz w:val="21"/>
                  <w:szCs w:val="21"/>
                  <w:vertAlign w:val="baseline"/>
                  <w:lang w:val="en-US" w:eastAsia="zh-CN"/>
                </w:rPr>
                <w:t>取</w:t>
              </w:r>
            </w:ins>
            <w:ins w:id="1690" w:author="zhoujiansheng" w:date="2025-10-09T16:43:51Z">
              <w:r>
                <w:rPr>
                  <w:rFonts w:hint="eastAsia"/>
                  <w:sz w:val="21"/>
                  <w:szCs w:val="21"/>
                  <w:vertAlign w:val="baseline"/>
                  <w:lang w:val="en-US" w:eastAsia="zh-CN"/>
                </w:rPr>
                <w:t>综资</w:t>
              </w:r>
            </w:ins>
            <w:ins w:id="1691" w:author="zhoujiansheng" w:date="2025-10-09T16:43:52Z">
              <w:r>
                <w:rPr>
                  <w:rFonts w:hint="eastAsia"/>
                  <w:sz w:val="21"/>
                  <w:szCs w:val="21"/>
                  <w:vertAlign w:val="baseline"/>
                  <w:lang w:val="en-US" w:eastAsia="zh-CN"/>
                </w:rPr>
                <w:t>设备</w:t>
              </w:r>
            </w:ins>
            <w:ins w:id="1692" w:author="zhoujiansheng" w:date="2025-10-09T16:43:54Z">
              <w:r>
                <w:rPr>
                  <w:rFonts w:hint="eastAsia"/>
                  <w:sz w:val="21"/>
                  <w:szCs w:val="21"/>
                  <w:vertAlign w:val="baseline"/>
                  <w:lang w:val="en-US" w:eastAsia="zh-CN"/>
                </w:rPr>
                <w:t>类型</w:t>
              </w:r>
            </w:ins>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1693" w:author="zhoujiansheng" w:date="2025-10-09T16:43:59Z"/>
        </w:trPr>
        <w:tc>
          <w:tcPr>
            <w:tcW w:w="2571" w:type="dxa"/>
            <w:vAlign w:val="center"/>
          </w:tcPr>
          <w:p>
            <w:pPr>
              <w:pStyle w:val="16"/>
              <w:keepNext w:val="0"/>
              <w:keepLines w:val="0"/>
              <w:pageBreakBefore w:val="0"/>
              <w:widowControl w:val="0"/>
              <w:kinsoku/>
              <w:wordWrap/>
              <w:overflowPunct/>
              <w:topLinePunct w:val="0"/>
              <w:autoSpaceDE/>
              <w:autoSpaceDN/>
              <w:bidi w:val="0"/>
              <w:adjustRightInd/>
              <w:snapToGrid/>
              <w:textAlignment w:val="auto"/>
              <w:rPr>
                <w:ins w:id="1694" w:author="zhoujiansheng" w:date="2025-10-09T16:43:59Z"/>
                <w:rFonts w:hint="default"/>
                <w:sz w:val="21"/>
                <w:szCs w:val="21"/>
                <w:vertAlign w:val="baseline"/>
                <w:lang w:val="en-US" w:eastAsia="zh-CN"/>
              </w:rPr>
            </w:pPr>
            <w:ins w:id="1695" w:author="zhoujiansheng" w:date="2025-10-09T16:44:02Z">
              <w:r>
                <w:rPr>
                  <w:rFonts w:hint="eastAsia"/>
                  <w:sz w:val="21"/>
                  <w:szCs w:val="21"/>
                  <w:vertAlign w:val="baseline"/>
                  <w:lang w:val="en-US" w:eastAsia="zh-CN"/>
                </w:rPr>
                <w:t>设备</w:t>
              </w:r>
            </w:ins>
            <w:ins w:id="1696" w:author="zhoujiansheng" w:date="2025-10-09T16:44:03Z">
              <w:r>
                <w:rPr>
                  <w:rFonts w:hint="eastAsia"/>
                  <w:sz w:val="21"/>
                  <w:szCs w:val="21"/>
                  <w:vertAlign w:val="baseline"/>
                  <w:lang w:val="en-US" w:eastAsia="zh-CN"/>
                </w:rPr>
                <w:t>子类</w:t>
              </w:r>
            </w:ins>
          </w:p>
        </w:tc>
        <w:tc>
          <w:tcPr>
            <w:tcW w:w="6633" w:type="dxa"/>
          </w:tcPr>
          <w:p>
            <w:pPr>
              <w:pStyle w:val="16"/>
              <w:keepNext w:val="0"/>
              <w:keepLines w:val="0"/>
              <w:pageBreakBefore w:val="0"/>
              <w:widowControl w:val="0"/>
              <w:kinsoku/>
              <w:wordWrap/>
              <w:overflowPunct/>
              <w:topLinePunct w:val="0"/>
              <w:autoSpaceDE/>
              <w:autoSpaceDN/>
              <w:bidi w:val="0"/>
              <w:adjustRightInd/>
              <w:snapToGrid/>
              <w:textAlignment w:val="auto"/>
              <w:rPr>
                <w:ins w:id="1697" w:author="zhoujiansheng" w:date="2025-10-09T16:43:59Z"/>
                <w:rFonts w:hint="default"/>
                <w:sz w:val="21"/>
                <w:szCs w:val="21"/>
                <w:vertAlign w:val="baseline"/>
                <w:lang w:val="en-US" w:eastAsia="zh-CN"/>
              </w:rPr>
            </w:pPr>
            <w:ins w:id="1698" w:author="zhoujiansheng" w:date="2025-10-09T16:44:13Z">
              <w:r>
                <w:rPr>
                  <w:rFonts w:hint="eastAsia"/>
                  <w:sz w:val="21"/>
                  <w:szCs w:val="21"/>
                  <w:vertAlign w:val="baseline"/>
                  <w:lang w:val="en-US" w:eastAsia="zh-CN"/>
                </w:rPr>
                <w:t>显示</w:t>
              </w:r>
            </w:ins>
            <w:ins w:id="1699" w:author="zhoujiansheng" w:date="2025-10-09T16:44:23Z">
              <w:r>
                <w:rPr>
                  <w:rFonts w:hint="eastAsia"/>
                  <w:sz w:val="21"/>
                  <w:szCs w:val="21"/>
                  <w:vertAlign w:val="baseline"/>
                  <w:lang w:val="en-US" w:eastAsia="zh-CN"/>
                </w:rPr>
                <w:t>新增</w:t>
              </w:r>
            </w:ins>
            <w:ins w:id="1700" w:author="zhoujiansheng" w:date="2025-10-09T16:44:28Z">
              <w:r>
                <w:rPr>
                  <w:rFonts w:hint="eastAsia"/>
                  <w:sz w:val="21"/>
                  <w:szCs w:val="21"/>
                  <w:vertAlign w:val="baseline"/>
                  <w:lang w:val="en-US" w:eastAsia="zh-CN"/>
                </w:rPr>
                <w:t>或</w:t>
              </w:r>
            </w:ins>
            <w:ins w:id="1701" w:author="zhoujiansheng" w:date="2025-10-09T16:44:30Z">
              <w:r>
                <w:rPr>
                  <w:rFonts w:hint="eastAsia"/>
                  <w:sz w:val="21"/>
                  <w:szCs w:val="21"/>
                  <w:vertAlign w:val="baseline"/>
                  <w:lang w:val="en-US" w:eastAsia="zh-CN"/>
                </w:rPr>
                <w:t>编辑</w:t>
              </w:r>
            </w:ins>
            <w:ins w:id="1702" w:author="zhoujiansheng" w:date="2025-10-09T16:44:31Z">
              <w:r>
                <w:rPr>
                  <w:rFonts w:hint="eastAsia"/>
                  <w:sz w:val="21"/>
                  <w:szCs w:val="21"/>
                  <w:vertAlign w:val="baseline"/>
                  <w:lang w:val="en-US" w:eastAsia="zh-CN"/>
                </w:rPr>
                <w:t>模板</w:t>
              </w:r>
            </w:ins>
            <w:ins w:id="1703" w:author="zhoujiansheng" w:date="2025-10-09T16:44:33Z">
              <w:r>
                <w:rPr>
                  <w:rFonts w:hint="eastAsia"/>
                  <w:sz w:val="21"/>
                  <w:szCs w:val="21"/>
                  <w:vertAlign w:val="baseline"/>
                  <w:lang w:val="en-US" w:eastAsia="zh-CN"/>
                </w:rPr>
                <w:t>时</w:t>
              </w:r>
            </w:ins>
            <w:ins w:id="1704" w:author="zhoujiansheng" w:date="2025-10-09T16:44:34Z">
              <w:r>
                <w:rPr>
                  <w:rFonts w:hint="eastAsia"/>
                  <w:sz w:val="21"/>
                  <w:szCs w:val="21"/>
                  <w:vertAlign w:val="baseline"/>
                  <w:lang w:val="en-US" w:eastAsia="zh-CN"/>
                </w:rPr>
                <w:t>配置的</w:t>
              </w:r>
            </w:ins>
            <w:ins w:id="1705" w:author="zhoujiansheng" w:date="2025-10-09T16:44:36Z">
              <w:r>
                <w:rPr>
                  <w:rFonts w:hint="eastAsia"/>
                  <w:sz w:val="21"/>
                  <w:szCs w:val="21"/>
                  <w:vertAlign w:val="baseline"/>
                  <w:lang w:val="en-US" w:eastAsia="zh-CN"/>
                </w:rPr>
                <w:t>设备</w:t>
              </w:r>
            </w:ins>
            <w:ins w:id="1706" w:author="zhoujiansheng" w:date="2025-10-09T16:44:39Z">
              <w:r>
                <w:rPr>
                  <w:rFonts w:hint="eastAsia"/>
                  <w:sz w:val="21"/>
                  <w:szCs w:val="21"/>
                  <w:vertAlign w:val="baseline"/>
                  <w:lang w:val="en-US" w:eastAsia="zh-CN"/>
                </w:rPr>
                <w:t>子类，</w:t>
              </w:r>
            </w:ins>
            <w:ins w:id="1707" w:author="zhoujiansheng" w:date="2025-10-09T16:44:41Z">
              <w:r>
                <w:rPr>
                  <w:rFonts w:hint="eastAsia"/>
                  <w:sz w:val="21"/>
                  <w:szCs w:val="21"/>
                  <w:vertAlign w:val="baseline"/>
                  <w:lang w:val="en-US" w:eastAsia="zh-CN"/>
                </w:rPr>
                <w:t>如有</w:t>
              </w:r>
            </w:ins>
            <w:ins w:id="1708" w:author="zhoujiansheng" w:date="2025-10-09T16:44:42Z">
              <w:r>
                <w:rPr>
                  <w:rFonts w:hint="eastAsia"/>
                  <w:sz w:val="21"/>
                  <w:szCs w:val="21"/>
                  <w:vertAlign w:val="baseline"/>
                  <w:lang w:val="en-US" w:eastAsia="zh-CN"/>
                </w:rPr>
                <w:t>多个</w:t>
              </w:r>
            </w:ins>
            <w:ins w:id="1709" w:author="zhoujiansheng" w:date="2025-10-09T16:44:43Z">
              <w:r>
                <w:rPr>
                  <w:rFonts w:hint="eastAsia"/>
                  <w:sz w:val="21"/>
                  <w:szCs w:val="21"/>
                  <w:vertAlign w:val="baseline"/>
                  <w:lang w:val="en-US" w:eastAsia="zh-CN"/>
                </w:rPr>
                <w:t>，</w:t>
              </w:r>
            </w:ins>
            <w:ins w:id="1710" w:author="zhoujiansheng" w:date="2025-10-09T16:44:45Z">
              <w:r>
                <w:rPr>
                  <w:rFonts w:hint="eastAsia"/>
                  <w:sz w:val="21"/>
                  <w:szCs w:val="21"/>
                  <w:vertAlign w:val="baseline"/>
                  <w:lang w:val="en-US" w:eastAsia="zh-CN"/>
                </w:rPr>
                <w:t>以</w:t>
              </w:r>
            </w:ins>
            <w:ins w:id="1711" w:author="zhoujiansheng" w:date="2025-10-09T16:45:34Z">
              <w:r>
                <w:rPr>
                  <w:rFonts w:hint="eastAsia"/>
                  <w:sz w:val="21"/>
                  <w:szCs w:val="21"/>
                  <w:vertAlign w:val="baseline"/>
                  <w:lang w:val="en-US" w:eastAsia="zh-CN"/>
                </w:rPr>
                <w:t>符号</w:t>
              </w:r>
            </w:ins>
            <w:ins w:id="1712" w:author="zhoujiansheng" w:date="2025-10-09T16:45:41Z">
              <w:r>
                <w:rPr>
                  <w:rFonts w:hint="eastAsia"/>
                  <w:sz w:val="21"/>
                  <w:szCs w:val="21"/>
                  <w:vertAlign w:val="baseline"/>
                  <w:lang w:val="en-US" w:eastAsia="zh-CN"/>
                </w:rPr>
                <w:t>“</w:t>
              </w:r>
            </w:ins>
            <w:ins w:id="1713" w:author="zhoujiansheng" w:date="2025-10-09T16:45:35Z">
              <w:r>
                <w:rPr>
                  <w:rFonts w:hint="eastAsia"/>
                  <w:sz w:val="21"/>
                  <w:szCs w:val="21"/>
                  <w:vertAlign w:val="baseline"/>
                  <w:lang w:val="en-US" w:eastAsia="zh-CN"/>
                </w:rPr>
                <w:t>/</w:t>
              </w:r>
            </w:ins>
            <w:ins w:id="1714" w:author="zhoujiansheng" w:date="2025-10-09T16:45:45Z">
              <w:r>
                <w:rPr>
                  <w:rFonts w:hint="eastAsia"/>
                  <w:sz w:val="21"/>
                  <w:szCs w:val="21"/>
                  <w:vertAlign w:val="baseline"/>
                  <w:lang w:val="en-US" w:eastAsia="zh-CN"/>
                </w:rPr>
                <w:t>”</w:t>
              </w:r>
            </w:ins>
            <w:ins w:id="1715" w:author="zhoujiansheng" w:date="2025-10-09T16:45:38Z">
              <w:r>
                <w:rPr>
                  <w:rFonts w:hint="eastAsia"/>
                  <w:sz w:val="21"/>
                  <w:szCs w:val="21"/>
                  <w:vertAlign w:val="baseline"/>
                  <w:lang w:val="en-US" w:eastAsia="zh-CN"/>
                </w:rPr>
                <w:t>进行</w:t>
              </w:r>
            </w:ins>
            <w:ins w:id="1716" w:author="zhoujiansheng" w:date="2025-10-09T16:44:53Z">
              <w:r>
                <w:rPr>
                  <w:rFonts w:hint="eastAsia"/>
                  <w:sz w:val="21"/>
                  <w:szCs w:val="21"/>
                  <w:vertAlign w:val="baseline"/>
                  <w:lang w:val="en-US" w:eastAsia="zh-CN"/>
                </w:rPr>
                <w:t>区隔</w:t>
              </w:r>
            </w:ins>
            <w:ins w:id="1717" w:author="zhoujiansheng" w:date="2025-10-09T16:45:49Z">
              <w:r>
                <w:rPr>
                  <w:rFonts w:hint="eastAsia"/>
                  <w:sz w:val="21"/>
                  <w:szCs w:val="21"/>
                  <w:vertAlign w:val="baseline"/>
                  <w:lang w:val="en-US" w:eastAsia="zh-CN"/>
                </w:rPr>
                <w:t>。</w:t>
              </w:r>
            </w:ins>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模板创建时间</w:t>
            </w:r>
          </w:p>
        </w:tc>
        <w:tc>
          <w:tcPr>
            <w:tcW w:w="6633" w:type="dxa"/>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模板创建时间，格式yyyy-mm-ddhh:mm:ss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最近一次修改人</w:t>
            </w:r>
          </w:p>
        </w:tc>
        <w:tc>
          <w:tcPr>
            <w:tcW w:w="6633" w:type="dxa"/>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模板创建后，最近一次修改此模板的账号人员名称，新建模板时为空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最近一次修改时间</w:t>
            </w:r>
          </w:p>
        </w:tc>
        <w:tc>
          <w:tcPr>
            <w:tcW w:w="6633" w:type="dxa"/>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模板创建后，最近一次修改此模板的时间，新建模板时为空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highlight w:val="none"/>
                <w:vertAlign w:val="baseline"/>
                <w:lang w:val="en-US" w:eastAsia="zh-CN"/>
              </w:rPr>
            </w:pPr>
            <w:r>
              <w:rPr>
                <w:rFonts w:hint="eastAsia"/>
                <w:sz w:val="21"/>
                <w:szCs w:val="21"/>
                <w:highlight w:val="none"/>
                <w:vertAlign w:val="baseline"/>
                <w:lang w:val="en-US" w:eastAsia="zh-CN"/>
              </w:rPr>
              <w:t>操作</w:t>
            </w:r>
          </w:p>
        </w:tc>
        <w:tc>
          <w:tcPr>
            <w:tcW w:w="6633" w:type="dxa"/>
          </w:tcPr>
          <w:p>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预览/下载/编辑/删除。单击预览可查看已上传模板，单击编辑，步骤与新建模板一致，</w:t>
            </w:r>
            <w:del w:id="1718" w:author="zhoujiansheng" w:date="2025-10-09T16:49:19Z">
              <w:r>
                <w:rPr>
                  <w:rFonts w:hint="eastAsia"/>
                  <w:sz w:val="21"/>
                  <w:szCs w:val="21"/>
                  <w:vertAlign w:val="baseline"/>
                  <w:lang w:val="en-US" w:eastAsia="zh-CN"/>
                </w:rPr>
                <w:delText>已配置内容均可修改</w:delText>
              </w:r>
            </w:del>
            <w:ins w:id="1719" w:author="zhoujiansheng" w:date="2025-10-09T16:49:29Z">
              <w:r>
                <w:rPr>
                  <w:rFonts w:hint="eastAsia"/>
                  <w:lang w:val="en-US" w:eastAsia="zh-CN"/>
                </w:rPr>
                <w:t>已保存的模板，进行再次编辑时，设备类型为不可编辑状态。当删除已导入模板后，设备类型字段可再次编辑。避免模板内容与所归类的信息不一致的问题。</w:t>
              </w:r>
            </w:ins>
            <w:r>
              <w:rPr>
                <w:rFonts w:hint="eastAsia"/>
                <w:sz w:val="21"/>
                <w:szCs w:val="21"/>
                <w:vertAlign w:val="baseline"/>
                <w:lang w:val="en-US" w:eastAsia="zh-CN"/>
              </w:rPr>
              <w:t>单击下载，可直接下载已经导入成功的模板。</w:t>
            </w:r>
          </w:p>
        </w:tc>
      </w:tr>
    </w:tbl>
    <w:p>
      <w:pPr>
        <w:jc w:val="left"/>
        <w:rPr>
          <w:rFonts w:hint="eastAsia"/>
          <w:lang w:val="en-US" w:eastAsia="zh-CN"/>
        </w:rPr>
      </w:pPr>
    </w:p>
    <w:p>
      <w:pPr>
        <w:jc w:val="left"/>
        <w:rPr>
          <w:rFonts w:hint="default"/>
          <w:lang w:val="en-US" w:eastAsia="zh-CN"/>
        </w:rPr>
      </w:pPr>
    </w:p>
    <w:p>
      <w:pPr>
        <w:jc w:val="left"/>
        <w:rPr>
          <w:rFonts w:hint="default"/>
          <w:lang w:val="en-US" w:eastAsia="zh-CN"/>
        </w:rPr>
      </w:pPr>
      <w:r>
        <w:rPr>
          <w:rFonts w:hint="eastAsia"/>
          <w:lang w:val="en-US" w:eastAsia="zh-CN"/>
        </w:rPr>
        <w:t>注：单个设备类型的测试模板所包含的告警及信号一般不超过60条。</w:t>
      </w:r>
    </w:p>
    <w:p>
      <w:pPr>
        <w:widowControl w:val="0"/>
        <w:numPr>
          <w:ilvl w:val="0"/>
          <w:numId w:val="0"/>
        </w:numPr>
        <w:jc w:val="left"/>
        <w:rPr>
          <w:rFonts w:hint="default"/>
          <w:lang w:val="en-US" w:eastAsia="zh-CN"/>
        </w:rPr>
      </w:pPr>
    </w:p>
    <w:p>
      <w:pPr>
        <w:widowControl w:val="0"/>
        <w:numPr>
          <w:ilvl w:val="0"/>
          <w:numId w:val="0"/>
        </w:numPr>
        <w:jc w:val="left"/>
        <w:rPr>
          <w:rFonts w:hint="default"/>
          <w:lang w:val="en-US" w:eastAsia="zh-CN"/>
        </w:rPr>
        <w:sectPr>
          <w:pgSz w:w="11906" w:h="16838"/>
          <w:pgMar w:top="1440" w:right="1080" w:bottom="1440" w:left="1080" w:header="680" w:footer="992" w:gutter="0"/>
          <w:cols w:space="425" w:num="1"/>
          <w:docGrid w:type="lines" w:linePitch="312" w:charSpace="0"/>
        </w:sectPr>
      </w:pPr>
    </w:p>
    <w:p>
      <w:pPr>
        <w:pStyle w:val="5"/>
      </w:pPr>
      <w:bookmarkStart w:id="30" w:name="_Toc24492"/>
      <w:r>
        <w:rPr>
          <w:rFonts w:hint="eastAsia"/>
        </w:rPr>
        <w:t>AIMIOps-</w:t>
      </w:r>
      <w:r>
        <w:rPr>
          <w:rFonts w:hint="eastAsia"/>
          <w:lang w:val="en-US" w:eastAsia="zh-CN"/>
        </w:rPr>
        <w:t>GX-</w:t>
      </w:r>
      <w:r>
        <w:rPr>
          <w:rFonts w:hint="eastAsia"/>
        </w:rPr>
        <w:t>BR-F</w:t>
      </w:r>
      <w:r>
        <w:rPr>
          <w:rFonts w:hint="eastAsia"/>
          <w:lang w:val="en-US" w:eastAsia="zh-CN"/>
        </w:rPr>
        <w:t>-02</w:t>
      </w:r>
      <w:r>
        <w:rPr>
          <w:rFonts w:hint="eastAsia"/>
        </w:rPr>
        <w:t>-</w:t>
      </w:r>
      <w:r>
        <w:rPr>
          <w:rFonts w:hint="eastAsia"/>
          <w:lang w:val="en-US" w:eastAsia="zh-CN"/>
        </w:rPr>
        <w:t>005动环割接管理</w:t>
      </w:r>
      <w:bookmarkEnd w:id="30"/>
    </w:p>
    <w:p>
      <w:pPr>
        <w:widowControl w:val="0"/>
        <w:numPr>
          <w:ilvl w:val="0"/>
          <w:numId w:val="0"/>
        </w:numPr>
        <w:jc w:val="left"/>
        <w:rPr>
          <w:rFonts w:hint="default"/>
          <w:lang w:val="en-US" w:eastAsia="zh-CN"/>
        </w:rPr>
      </w:pPr>
      <w:r>
        <w:rPr>
          <w:rFonts w:hint="eastAsia"/>
          <w:lang w:val="en-US" w:eastAsia="zh-CN"/>
        </w:rPr>
        <w:t>割接管理需求详见下面附件。</w:t>
      </w:r>
    </w:p>
    <w:p>
      <w:pPr>
        <w:widowControl w:val="0"/>
        <w:numPr>
          <w:ilvl w:val="0"/>
          <w:numId w:val="0"/>
        </w:numPr>
        <w:jc w:val="left"/>
        <w:rPr>
          <w:rFonts w:hint="default"/>
          <w:lang w:val="en-US" w:eastAsia="zh-CN"/>
        </w:rPr>
      </w:pPr>
      <w:ins w:id="1720" w:author="zhoujiansheng" w:date="2025-08-20T13:43:39Z"/>
      <w:ins w:id="1721" w:author="zhoujiansheng" w:date="2025-08-20T13:43:39Z"/>
      <w:ins w:id="1722" w:author="zhoujiansheng" w:date="2025-08-20T13:43:39Z"/>
      <w:ins w:id="1723" w:author="zhoujiansheng" w:date="2025-08-20T13:43:39Z">
        <w:r>
          <w:rPr>
            <w:rFonts w:hint="default"/>
            <w:lang w:val="en-US" w:eastAsia="zh-CN"/>
          </w:rPr>
          <w:object>
            <v:shape id="_x0000_i1033" o:spt="75" type="#_x0000_t75" style="height:65.4pt;width:72.6pt;" o:ole="t" filled="f" o:preferrelative="t" stroked="f" coordsize="21600,21600">
              <v:path/>
              <v:fill on="f" focussize="0,0"/>
              <v:stroke on="f"/>
              <v:imagedata r:id="rId36" o:title=""/>
              <o:lock v:ext="edit" aspectratio="t"/>
              <w10:wrap type="none"/>
              <w10:anchorlock/>
            </v:shape>
            <o:OLEObject Type="Embed" ProgID="Word.Document.12" ShapeID="_x0000_i1033" DrawAspect="Icon" ObjectID="_1468075733" r:id="rId35">
              <o:LockedField>false</o:LockedField>
            </o:OLEObject>
          </w:object>
        </w:r>
      </w:ins>
      <w:ins w:id="1725" w:author="zhoujiansheng" w:date="2025-08-20T13:43:39Z"/>
    </w:p>
    <w:p>
      <w:pPr>
        <w:widowControl w:val="0"/>
        <w:numPr>
          <w:ilvl w:val="0"/>
          <w:numId w:val="0"/>
        </w:numPr>
        <w:jc w:val="left"/>
        <w:rPr>
          <w:rFonts w:hint="default"/>
          <w:lang w:val="en-US" w:eastAsia="zh-CN"/>
        </w:rPr>
      </w:pPr>
    </w:p>
    <w:p>
      <w:pPr>
        <w:widowControl w:val="0"/>
        <w:numPr>
          <w:ilvl w:val="0"/>
          <w:numId w:val="0"/>
        </w:numPr>
        <w:jc w:val="left"/>
        <w:rPr>
          <w:rFonts w:hint="default"/>
          <w:lang w:val="en-US" w:eastAsia="zh-CN"/>
        </w:rPr>
      </w:pPr>
    </w:p>
    <w:p>
      <w:pPr>
        <w:widowControl w:val="0"/>
        <w:numPr>
          <w:ilvl w:val="0"/>
          <w:numId w:val="0"/>
        </w:numPr>
        <w:jc w:val="left"/>
        <w:rPr>
          <w:rFonts w:hint="default"/>
          <w:lang w:val="en-US" w:eastAsia="zh-CN"/>
        </w:rPr>
        <w:sectPr>
          <w:pgSz w:w="11906" w:h="16838"/>
          <w:pgMar w:top="1440" w:right="1080" w:bottom="1440" w:left="1080" w:header="680" w:footer="992" w:gutter="0"/>
          <w:cols w:space="425" w:num="1"/>
          <w:docGrid w:type="lines" w:linePitch="312" w:charSpace="0"/>
        </w:sectPr>
      </w:pPr>
    </w:p>
    <w:p>
      <w:pPr>
        <w:pStyle w:val="4"/>
        <w:bidi w:val="0"/>
        <w:rPr>
          <w:rFonts w:hint="default"/>
          <w:lang w:val="en-US" w:eastAsia="zh-CN"/>
        </w:rPr>
      </w:pPr>
      <w:bookmarkStart w:id="31" w:name="_Toc3871"/>
      <w:r>
        <w:rPr>
          <w:rFonts w:hint="eastAsia"/>
          <w:lang w:val="en-US" w:eastAsia="zh-CN"/>
        </w:rPr>
        <w:t>设备</w:t>
      </w:r>
      <w:bookmarkEnd w:id="31"/>
    </w:p>
    <w:p>
      <w:pPr>
        <w:pStyle w:val="5"/>
      </w:pPr>
      <w:bookmarkStart w:id="32" w:name="_Toc2336"/>
      <w:r>
        <w:rPr>
          <w:rFonts w:hint="eastAsia"/>
        </w:rPr>
        <w:t>AIMIOps-</w:t>
      </w:r>
      <w:r>
        <w:rPr>
          <w:rFonts w:hint="eastAsia"/>
          <w:lang w:val="en-US" w:eastAsia="zh-CN"/>
        </w:rPr>
        <w:t>GX-</w:t>
      </w:r>
      <w:r>
        <w:rPr>
          <w:rFonts w:hint="eastAsia"/>
        </w:rPr>
        <w:t>BR-F</w:t>
      </w:r>
      <w:r>
        <w:rPr>
          <w:rFonts w:hint="eastAsia"/>
          <w:lang w:val="en-US" w:eastAsia="zh-CN"/>
        </w:rPr>
        <w:t>-03</w:t>
      </w:r>
      <w:r>
        <w:rPr>
          <w:rFonts w:hint="eastAsia"/>
        </w:rPr>
        <w:t>-</w:t>
      </w:r>
      <w:r>
        <w:rPr>
          <w:rFonts w:hint="eastAsia"/>
          <w:lang w:val="en-US" w:eastAsia="zh-CN"/>
        </w:rPr>
        <w:t>001大修更新设备库</w:t>
      </w:r>
      <w:bookmarkEnd w:id="32"/>
    </w:p>
    <w:p>
      <w:pPr>
        <w:rPr>
          <w:rFonts w:hint="default"/>
          <w:lang w:val="en-US" w:eastAsia="zh-CN"/>
        </w:rPr>
      </w:pPr>
      <w:r>
        <w:rPr>
          <w:rFonts w:hint="eastAsia"/>
          <w:b/>
          <w:bCs/>
          <w:lang w:val="en-US" w:eastAsia="zh-CN"/>
        </w:rPr>
        <w:t>功能位置</w:t>
      </w:r>
      <w:r>
        <w:rPr>
          <w:rFonts w:hint="eastAsia"/>
          <w:lang w:val="en-US" w:eastAsia="zh-CN"/>
        </w:rPr>
        <w:t>：设备——超期服役——大修更新设备库</w:t>
      </w:r>
    </w:p>
    <w:p>
      <w:pPr>
        <w:rPr>
          <w:rFonts w:hint="default" w:eastAsia="宋体"/>
          <w:lang w:val="en-US" w:eastAsia="zh-CN"/>
        </w:rPr>
      </w:pPr>
      <w:r>
        <w:rPr>
          <w:rFonts w:hint="eastAsia"/>
          <w:lang w:val="en-US" w:eastAsia="zh-CN"/>
        </w:rPr>
        <w:t>（迁移陕西已上线功能）</w:t>
      </w:r>
    </w:p>
    <w:p/>
    <w:p>
      <w:pPr>
        <w:rPr>
          <w:rFonts w:hint="eastAsia"/>
          <w:lang w:val="en-US" w:eastAsia="zh-CN"/>
        </w:rPr>
      </w:pPr>
      <w:r>
        <w:rPr>
          <w:rFonts w:hint="eastAsia"/>
          <w:lang w:val="en-US" w:eastAsia="zh-CN"/>
        </w:rPr>
        <w:t>迁移过程中，部分逻辑有调整</w:t>
      </w:r>
    </w:p>
    <w:p>
      <w:pPr>
        <w:rPr>
          <w:rFonts w:hint="default"/>
          <w:lang w:val="en-US" w:eastAsia="zh-CN"/>
        </w:rPr>
      </w:pPr>
      <w:r>
        <w:rPr>
          <w:rFonts w:hint="eastAsia"/>
          <w:lang w:val="en-US" w:eastAsia="zh-CN"/>
        </w:rPr>
        <w:t>1、把陕西大修更新判断为是的结合故障次数&gt;10的广西判定为高；其他为是的判定为中；陕西判定为否的，广西为低。（谢著华）</w:t>
      </w:r>
    </w:p>
    <w:p>
      <w:pPr>
        <w:rPr>
          <w:rFonts w:hint="default"/>
          <w:lang w:val="en-US" w:eastAsia="zh-CN"/>
        </w:rPr>
      </w:pPr>
      <w:r>
        <w:rPr>
          <w:rFonts w:hint="eastAsia"/>
          <w:lang w:val="en-US" w:eastAsia="zh-CN"/>
        </w:rPr>
        <w:t>2、关于哪些空调是四遥空调，哪些不是。广西对全量的“普通空调”和“机房专用空调”标记为四遥空调。（周文君）</w:t>
      </w:r>
    </w:p>
    <w:p>
      <w:pPr>
        <w:rPr>
          <w:rFonts w:hint="default"/>
          <w:lang w:val="en-US" w:eastAsia="zh-CN"/>
        </w:rPr>
      </w:pPr>
    </w:p>
    <w:p/>
    <w:p>
      <w:pPr>
        <w:rPr>
          <w:rFonts w:hint="default"/>
          <w:lang w:val="en-US" w:eastAsia="zh-CN"/>
        </w:rPr>
      </w:pPr>
    </w:p>
    <w:p>
      <w:pPr>
        <w:widowControl w:val="0"/>
        <w:numPr>
          <w:ilvl w:val="0"/>
          <w:numId w:val="0"/>
        </w:numPr>
        <w:jc w:val="left"/>
        <w:rPr>
          <w:rFonts w:hint="default"/>
          <w:lang w:val="en-US" w:eastAsia="zh-CN"/>
        </w:rPr>
        <w:sectPr>
          <w:pgSz w:w="11906" w:h="16838"/>
          <w:pgMar w:top="1440" w:right="1080" w:bottom="1440" w:left="1080" w:header="680" w:footer="992" w:gutter="0"/>
          <w:cols w:space="425" w:num="1"/>
          <w:docGrid w:type="lines" w:linePitch="312" w:charSpace="0"/>
        </w:sectPr>
      </w:pPr>
    </w:p>
    <w:p>
      <w:pPr>
        <w:pStyle w:val="5"/>
      </w:pPr>
      <w:bookmarkStart w:id="33" w:name="_Toc25793"/>
      <w:r>
        <w:rPr>
          <w:rFonts w:hint="eastAsia"/>
        </w:rPr>
        <w:t>AIMIOps-</w:t>
      </w:r>
      <w:r>
        <w:rPr>
          <w:rFonts w:hint="eastAsia"/>
          <w:lang w:val="en-US" w:eastAsia="zh-CN"/>
        </w:rPr>
        <w:t>GX-</w:t>
      </w:r>
      <w:r>
        <w:rPr>
          <w:rFonts w:hint="eastAsia"/>
        </w:rPr>
        <w:t>BR-F</w:t>
      </w:r>
      <w:r>
        <w:rPr>
          <w:rFonts w:hint="eastAsia"/>
          <w:lang w:val="en-US" w:eastAsia="zh-CN"/>
        </w:rPr>
        <w:t>-03</w:t>
      </w:r>
      <w:r>
        <w:rPr>
          <w:rFonts w:hint="eastAsia"/>
        </w:rPr>
        <w:t>-</w:t>
      </w:r>
      <w:r>
        <w:rPr>
          <w:rFonts w:hint="eastAsia"/>
          <w:lang w:val="en-US" w:eastAsia="zh-CN"/>
        </w:rPr>
        <w:t>002风险等级改造策略</w:t>
      </w:r>
      <w:bookmarkEnd w:id="33"/>
    </w:p>
    <w:tbl>
      <w:tblPr>
        <w:tblStyle w:val="32"/>
        <w:tblW w:w="996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2"/>
        <w:gridCol w:w="1179"/>
        <w:gridCol w:w="443"/>
        <w:gridCol w:w="1146"/>
        <w:gridCol w:w="3573"/>
        <w:gridCol w:w="995"/>
        <w:gridCol w:w="15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shd w:val="clear" w:color="auto" w:fill="BFBFBF"/>
          </w:tcPr>
          <w:p>
            <w:pPr>
              <w:pStyle w:val="16"/>
              <w:rPr>
                <w:sz w:val="22"/>
                <w:szCs w:val="22"/>
              </w:rPr>
            </w:pPr>
            <w:r>
              <w:rPr>
                <w:rFonts w:hint="eastAsia"/>
                <w:sz w:val="22"/>
                <w:szCs w:val="22"/>
              </w:rPr>
              <w:t>用户(Actor)</w:t>
            </w:r>
          </w:p>
        </w:tc>
        <w:tc>
          <w:tcPr>
            <w:tcW w:w="6341" w:type="dxa"/>
            <w:gridSpan w:val="4"/>
            <w:shd w:val="clear" w:color="auto" w:fill="BFBFBF"/>
          </w:tcPr>
          <w:p>
            <w:pPr>
              <w:pStyle w:val="16"/>
              <w:rPr>
                <w:sz w:val="22"/>
                <w:szCs w:val="22"/>
              </w:rPr>
            </w:pPr>
            <w:r>
              <w:rPr>
                <w:rFonts w:hint="eastAsia"/>
                <w:sz w:val="22"/>
                <w:szCs w:val="22"/>
              </w:rPr>
              <w:t>平台</w:t>
            </w:r>
          </w:p>
        </w:tc>
        <w:tc>
          <w:tcPr>
            <w:tcW w:w="995" w:type="dxa"/>
            <w:shd w:val="clear" w:color="auto" w:fill="BFBFBF"/>
          </w:tcPr>
          <w:p>
            <w:pPr>
              <w:pStyle w:val="16"/>
              <w:rPr>
                <w:sz w:val="22"/>
                <w:szCs w:val="22"/>
              </w:rPr>
            </w:pPr>
            <w:r>
              <w:rPr>
                <w:rFonts w:hint="eastAsia"/>
                <w:sz w:val="22"/>
                <w:szCs w:val="22"/>
              </w:rPr>
              <w:t>版本</w:t>
            </w:r>
          </w:p>
        </w:tc>
        <w:tc>
          <w:tcPr>
            <w:tcW w:w="1504" w:type="dxa"/>
            <w:shd w:val="clear" w:color="auto" w:fill="BFBFBF"/>
          </w:tcPr>
          <w:p>
            <w:pPr>
              <w:pStyle w:val="16"/>
              <w:rPr>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shd w:val="clear" w:color="auto" w:fill="auto"/>
          </w:tcPr>
          <w:p>
            <w:pPr>
              <w:pStyle w:val="16"/>
              <w:rPr>
                <w:sz w:val="22"/>
                <w:szCs w:val="22"/>
                <w:highlight w:val="none"/>
              </w:rPr>
            </w:pPr>
            <w:r>
              <w:rPr>
                <w:rFonts w:hint="eastAsia"/>
                <w:sz w:val="22"/>
                <w:szCs w:val="22"/>
                <w:highlight w:val="none"/>
              </w:rPr>
              <w:t>需求</w:t>
            </w:r>
            <w:r>
              <w:rPr>
                <w:sz w:val="22"/>
                <w:szCs w:val="22"/>
                <w:highlight w:val="none"/>
              </w:rPr>
              <w:t>描述</w:t>
            </w:r>
          </w:p>
        </w:tc>
        <w:tc>
          <w:tcPr>
            <w:tcW w:w="8840" w:type="dxa"/>
            <w:gridSpan w:val="6"/>
            <w:shd w:val="clear" w:color="auto" w:fill="auto"/>
          </w:tcPr>
          <w:p>
            <w:pPr>
              <w:rPr>
                <w:rFonts w:hint="default"/>
                <w:highlight w:val="none"/>
                <w:lang w:val="en-US" w:eastAsia="zh-CN"/>
              </w:rPr>
            </w:pPr>
            <w:r>
              <w:rPr>
                <w:rFonts w:hint="eastAsia"/>
                <w:highlight w:val="none"/>
                <w:lang w:val="en-US" w:eastAsia="zh-CN"/>
              </w:rPr>
              <w:t>广西版本</w:t>
            </w:r>
          </w:p>
          <w:p>
            <w:pPr>
              <w:rPr>
                <w:rFonts w:hint="eastAsia"/>
                <w:highlight w:val="none"/>
                <w:lang w:val="en-US" w:eastAsia="zh-CN"/>
              </w:rPr>
            </w:pPr>
          </w:p>
          <w:p>
            <w:pPr>
              <w:rPr>
                <w:rFonts w:hint="eastAsia"/>
                <w:b/>
                <w:bCs/>
                <w:sz w:val="24"/>
                <w:szCs w:val="24"/>
                <w:highlight w:val="none"/>
                <w:lang w:val="en-US" w:eastAsia="zh-CN"/>
              </w:rPr>
            </w:pPr>
            <w:r>
              <w:rPr>
                <w:rFonts w:hint="eastAsia"/>
                <w:b/>
                <w:bCs/>
                <w:highlight w:val="none"/>
                <w:lang w:val="en-US" w:eastAsia="zh-CN"/>
              </w:rPr>
              <w:t>一、</w:t>
            </w:r>
            <w:r>
              <w:rPr>
                <w:rFonts w:hint="eastAsia"/>
                <w:b/>
                <w:bCs/>
                <w:sz w:val="24"/>
                <w:szCs w:val="24"/>
                <w:highlight w:val="none"/>
                <w:lang w:val="en-US" w:eastAsia="zh-CN"/>
              </w:rPr>
              <w:t>风险等级策略配置</w:t>
            </w:r>
          </w:p>
          <w:p>
            <w:pPr>
              <w:rPr>
                <w:rFonts w:hint="default"/>
                <w:color w:val="auto"/>
                <w:highlight w:val="none"/>
                <w:lang w:val="en-US" w:eastAsia="zh-CN"/>
              </w:rPr>
            </w:pPr>
            <w:r>
              <w:rPr>
                <w:rFonts w:hint="eastAsia"/>
                <w:highlight w:val="none"/>
                <w:lang w:val="en-US" w:eastAsia="zh-CN"/>
              </w:rPr>
              <w:t>1、功能简述：针对</w:t>
            </w:r>
            <w:r>
              <w:rPr>
                <w:rFonts w:hint="eastAsia"/>
                <w:color w:val="auto"/>
                <w:highlight w:val="none"/>
                <w:lang w:val="en-US" w:eastAsia="zh-CN"/>
              </w:rPr>
              <w:t>全量综资动环设备类型从告警、维修和超级服役三个维度进行风险等级配置，风险等级包含四个等级：无风险、低风险、中风险、高风险。</w:t>
            </w:r>
          </w:p>
          <w:p>
            <w:pPr>
              <w:rPr>
                <w:rFonts w:hint="eastAsia"/>
                <w:color w:val="auto"/>
                <w:highlight w:val="none"/>
                <w:lang w:val="en-US" w:eastAsia="zh-CN"/>
              </w:rPr>
            </w:pPr>
          </w:p>
          <w:p>
            <w:pPr>
              <w:numPr>
                <w:ilvl w:val="0"/>
                <w:numId w:val="44"/>
              </w:numPr>
              <w:rPr>
                <w:rFonts w:hint="eastAsia"/>
                <w:color w:val="auto"/>
                <w:highlight w:val="none"/>
                <w:lang w:val="en-US" w:eastAsia="zh-CN"/>
              </w:rPr>
            </w:pPr>
            <w:r>
              <w:rPr>
                <w:rFonts w:hint="eastAsia"/>
                <w:color w:val="auto"/>
                <w:highlight w:val="none"/>
                <w:lang w:val="en-US" w:eastAsia="zh-CN"/>
              </w:rPr>
              <w:t>菜单路径：设备→风险等级改造策略→改造策略配置</w:t>
            </w:r>
          </w:p>
          <w:p>
            <w:pPr>
              <w:numPr>
                <w:ilvl w:val="-1"/>
                <w:numId w:val="0"/>
              </w:numPr>
              <w:rPr>
                <w:rFonts w:hint="eastAsia"/>
                <w:color w:val="auto"/>
                <w:highlight w:val="none"/>
                <w:lang w:val="en-US" w:eastAsia="zh-CN"/>
              </w:rPr>
            </w:pPr>
          </w:p>
          <w:p>
            <w:pPr>
              <w:numPr>
                <w:ilvl w:val="0"/>
                <w:numId w:val="44"/>
              </w:numPr>
              <w:rPr>
                <w:rFonts w:hint="eastAsia"/>
                <w:color w:val="auto"/>
                <w:highlight w:val="none"/>
                <w:lang w:val="en-US" w:eastAsia="zh-CN"/>
              </w:rPr>
            </w:pPr>
            <w:r>
              <w:rPr>
                <w:rFonts w:hint="eastAsia"/>
                <w:color w:val="auto"/>
                <w:highlight w:val="none"/>
                <w:lang w:val="en-US" w:eastAsia="zh-CN"/>
              </w:rPr>
              <w:t>三个维度风险等级配置</w:t>
            </w:r>
          </w:p>
          <w:p>
            <w:pPr>
              <w:numPr>
                <w:ilvl w:val="0"/>
                <w:numId w:val="44"/>
              </w:numPr>
              <w:rPr>
                <w:rFonts w:hint="eastAsia"/>
                <w:color w:val="auto"/>
                <w:highlight w:val="none"/>
                <w:lang w:val="en-US" w:eastAsia="zh-CN"/>
              </w:rPr>
            </w:pPr>
            <w:r>
              <w:rPr>
                <w:rFonts w:hint="eastAsia"/>
                <w:color w:val="auto"/>
                <w:highlight w:val="none"/>
                <w:lang w:val="en-US" w:eastAsia="zh-CN"/>
              </w:rPr>
              <w:t>配置权限：仅省级管理员针对全省进行配置，其他管理员仅支持查看结果</w:t>
            </w:r>
          </w:p>
          <w:p>
            <w:pPr>
              <w:numPr>
                <w:ilvl w:val="-1"/>
                <w:numId w:val="0"/>
              </w:numPr>
              <w:rPr>
                <w:rFonts w:hint="eastAsia"/>
                <w:color w:val="auto"/>
                <w:highlight w:val="none"/>
                <w:lang w:val="en-US" w:eastAsia="zh-CN"/>
              </w:rPr>
            </w:pPr>
          </w:p>
          <w:p>
            <w:pPr>
              <w:numPr>
                <w:ilvl w:val="-1"/>
                <w:numId w:val="0"/>
              </w:numPr>
              <w:rPr>
                <w:rFonts w:hint="eastAsia"/>
                <w:b/>
                <w:bCs/>
                <w:color w:val="auto"/>
                <w:highlight w:val="none"/>
                <w:lang w:val="en-US" w:eastAsia="zh-CN"/>
              </w:rPr>
            </w:pPr>
            <w:r>
              <w:rPr>
                <w:rFonts w:hint="eastAsia"/>
                <w:b/>
                <w:bCs/>
                <w:color w:val="auto"/>
                <w:highlight w:val="none"/>
                <w:lang w:val="en-US" w:eastAsia="zh-CN"/>
              </w:rPr>
              <w:t>告警风险等级配置</w:t>
            </w:r>
          </w:p>
          <w:p>
            <w:pPr>
              <w:numPr>
                <w:ilvl w:val="0"/>
                <w:numId w:val="45"/>
              </w:numPr>
              <w:rPr>
                <w:rFonts w:hint="eastAsia"/>
                <w:color w:val="auto"/>
                <w:highlight w:val="none"/>
                <w:lang w:val="en-US" w:eastAsia="zh-CN"/>
              </w:rPr>
            </w:pPr>
            <w:r>
              <w:rPr>
                <w:rFonts w:hint="eastAsia"/>
                <w:color w:val="auto"/>
                <w:highlight w:val="none"/>
                <w:lang w:val="en-US" w:eastAsia="zh-CN"/>
              </w:rPr>
              <w:t>页面展示：展示新增按钮、删除按钮和配置详情。</w:t>
            </w:r>
          </w:p>
          <w:p>
            <w:pPr>
              <w:numPr>
                <w:ilvl w:val="0"/>
                <w:numId w:val="46"/>
              </w:numPr>
              <w:ind w:left="330"/>
              <w:rPr>
                <w:rFonts w:hint="eastAsia" w:cs="Times New Roman"/>
                <w:i w:val="0"/>
                <w:iCs w:val="0"/>
                <w:caps w:val="0"/>
                <w:color w:val="auto"/>
                <w:spacing w:val="0"/>
                <w:sz w:val="22"/>
                <w:szCs w:val="22"/>
                <w:highlight w:val="none"/>
                <w:lang w:val="en-US" w:eastAsia="zh-CN"/>
              </w:rPr>
            </w:pPr>
            <w:r>
              <w:rPr>
                <w:rFonts w:hint="eastAsia"/>
                <w:color w:val="auto"/>
                <w:highlight w:val="none"/>
                <w:lang w:val="en-US" w:eastAsia="zh-CN"/>
              </w:rPr>
              <w:t>新增按钮：点击可进入到</w:t>
            </w:r>
            <w:r>
              <w:rPr>
                <w:rFonts w:hint="eastAsia" w:ascii="Calibri" w:hAnsi="Calibri" w:eastAsia="宋体" w:cs="Times New Roman"/>
                <w:i w:val="0"/>
                <w:iCs w:val="0"/>
                <w:caps w:val="0"/>
                <w:color w:val="auto"/>
                <w:spacing w:val="0"/>
                <w:sz w:val="22"/>
                <w:szCs w:val="22"/>
                <w:highlight w:val="none"/>
              </w:rPr>
              <w:t>新增告警风险等级</w:t>
            </w:r>
            <w:r>
              <w:rPr>
                <w:rFonts w:hint="eastAsia" w:cs="Times New Roman"/>
                <w:i w:val="0"/>
                <w:iCs w:val="0"/>
                <w:caps w:val="0"/>
                <w:color w:val="auto"/>
                <w:spacing w:val="0"/>
                <w:sz w:val="22"/>
                <w:szCs w:val="22"/>
                <w:highlight w:val="none"/>
                <w:lang w:val="en-US" w:eastAsia="zh-CN"/>
              </w:rPr>
              <w:t>页面。</w:t>
            </w:r>
          </w:p>
          <w:p>
            <w:pPr>
              <w:numPr>
                <w:ilvl w:val="0"/>
                <w:numId w:val="46"/>
              </w:numPr>
              <w:ind w:left="330"/>
              <w:rPr>
                <w:rFonts w:hint="default" w:cs="Times New Roman"/>
                <w:i w:val="0"/>
                <w:iCs w:val="0"/>
                <w:caps w:val="0"/>
                <w:spacing w:val="0"/>
                <w:sz w:val="22"/>
                <w:szCs w:val="22"/>
                <w:highlight w:val="none"/>
                <w:lang w:val="en-US" w:eastAsia="zh-CN"/>
              </w:rPr>
            </w:pPr>
            <w:r>
              <w:rPr>
                <w:rFonts w:hint="eastAsia" w:cs="Times New Roman"/>
                <w:i w:val="0"/>
                <w:iCs w:val="0"/>
                <w:caps w:val="0"/>
                <w:spacing w:val="0"/>
                <w:sz w:val="22"/>
                <w:szCs w:val="22"/>
                <w:highlight w:val="none"/>
                <w:lang w:val="en-US" w:eastAsia="zh-CN"/>
              </w:rPr>
              <w:t>删除按钮：可对已配置的告警风险等级配置信息进行批量或单条删除；</w:t>
            </w:r>
            <w:r>
              <w:rPr>
                <w:rFonts w:hint="eastAsia"/>
                <w:highlight w:val="none"/>
                <w:lang w:val="en-US" w:eastAsia="zh-CN"/>
              </w:rPr>
              <w:t>删除成功后，页面不展示告警风险等级信息，取消删除，页面展示告警风险等级信息；</w:t>
            </w:r>
            <w:r>
              <w:rPr>
                <w:rFonts w:hint="eastAsia" w:cs="Times New Roman"/>
                <w:i w:val="0"/>
                <w:iCs w:val="0"/>
                <w:caps w:val="0"/>
                <w:spacing w:val="0"/>
                <w:sz w:val="22"/>
                <w:szCs w:val="22"/>
                <w:highlight w:val="none"/>
                <w:lang w:val="en-US" w:eastAsia="zh-CN"/>
              </w:rPr>
              <w:t>批量删除时，告警风险等级配置信息</w:t>
            </w:r>
            <w:r>
              <w:rPr>
                <w:rFonts w:hint="eastAsia"/>
                <w:color w:val="auto"/>
                <w:sz w:val="22"/>
                <w:szCs w:val="22"/>
                <w:highlight w:val="none"/>
                <w:lang w:val="en-US" w:eastAsia="zh-CN"/>
              </w:rPr>
              <w:t>处于生效状态下复选框置灰不可选。</w:t>
            </w:r>
          </w:p>
          <w:p>
            <w:pPr>
              <w:numPr>
                <w:ilvl w:val="0"/>
                <w:numId w:val="46"/>
              </w:numPr>
              <w:ind w:left="330"/>
              <w:rPr>
                <w:rFonts w:hint="eastAsia"/>
                <w:highlight w:val="none"/>
                <w:lang w:val="en-US" w:eastAsia="zh-CN"/>
              </w:rPr>
            </w:pPr>
            <w:r>
              <w:rPr>
                <w:rFonts w:hint="eastAsia"/>
                <w:color w:val="auto"/>
                <w:sz w:val="22"/>
                <w:szCs w:val="22"/>
                <w:highlight w:val="none"/>
                <w:lang w:val="en-US" w:eastAsia="zh-CN"/>
              </w:rPr>
              <w:t>配置详情：</w:t>
            </w:r>
            <w:r>
              <w:rPr>
                <w:rFonts w:hint="eastAsia"/>
                <w:highlight w:val="none"/>
                <w:lang w:val="en-US" w:eastAsia="zh-CN"/>
              </w:rPr>
              <w:t>配置页面若无配置信息，页面提示“</w:t>
            </w:r>
            <w:r>
              <w:rPr>
                <w:rFonts w:hint="eastAsia" w:ascii="Calibri" w:hAnsi="Calibri" w:eastAsia="宋体" w:cs="Times New Roman"/>
                <w:i w:val="0"/>
                <w:iCs w:val="0"/>
                <w:caps w:val="0"/>
                <w:color w:val="auto"/>
                <w:spacing w:val="0"/>
                <w:sz w:val="22"/>
                <w:szCs w:val="22"/>
                <w:highlight w:val="none"/>
              </w:rPr>
              <w:t>暂未配置告警风险等级，请</w:t>
            </w:r>
            <w:r>
              <w:rPr>
                <w:rFonts w:hint="eastAsia" w:ascii="Calibri" w:hAnsi="Calibri" w:eastAsia="宋体" w:cs="Times New Roman"/>
                <w:i w:val="0"/>
                <w:iCs w:val="0"/>
                <w:caps w:val="0"/>
                <w:color w:val="0000FF"/>
                <w:spacing w:val="0"/>
                <w:sz w:val="22"/>
                <w:szCs w:val="22"/>
                <w:highlight w:val="none"/>
              </w:rPr>
              <w:t>新增</w:t>
            </w:r>
            <w:r>
              <w:rPr>
                <w:rFonts w:hint="eastAsia"/>
                <w:highlight w:val="none"/>
                <w:lang w:val="en-US" w:eastAsia="zh-CN"/>
              </w:rPr>
              <w:t>”，新增为蓝色字体展示，点击可进入</w:t>
            </w:r>
            <w:r>
              <w:rPr>
                <w:rFonts w:hint="eastAsia" w:ascii="Calibri" w:hAnsi="Calibri" w:eastAsia="宋体" w:cs="Times New Roman"/>
                <w:i w:val="0"/>
                <w:iCs w:val="0"/>
                <w:caps w:val="0"/>
                <w:spacing w:val="0"/>
                <w:sz w:val="22"/>
                <w:szCs w:val="22"/>
                <w:highlight w:val="none"/>
              </w:rPr>
              <w:t>新增告警风险等级</w:t>
            </w:r>
            <w:r>
              <w:rPr>
                <w:rFonts w:hint="eastAsia" w:cs="Times New Roman"/>
                <w:i w:val="0"/>
                <w:iCs w:val="0"/>
                <w:caps w:val="0"/>
                <w:spacing w:val="0"/>
                <w:sz w:val="22"/>
                <w:szCs w:val="22"/>
                <w:highlight w:val="none"/>
                <w:lang w:val="en-US" w:eastAsia="zh-CN"/>
              </w:rPr>
              <w:t>配置页面；</w:t>
            </w:r>
            <w:r>
              <w:rPr>
                <w:rFonts w:hint="eastAsia"/>
                <w:highlight w:val="none"/>
                <w:lang w:val="en-US" w:eastAsia="zh-CN"/>
              </w:rPr>
              <w:t>若有配置信息，则按配置时间倒正序排序（配置创建时间）。</w:t>
            </w:r>
          </w:p>
          <w:p>
            <w:pPr>
              <w:numPr>
                <w:ilvl w:val="-1"/>
                <w:numId w:val="0"/>
              </w:numPr>
              <w:rPr>
                <w:rFonts w:hint="default"/>
                <w:color w:val="auto"/>
                <w:highlight w:val="none"/>
                <w:lang w:val="en-US" w:eastAsia="zh-CN"/>
              </w:rPr>
            </w:pPr>
          </w:p>
          <w:p>
            <w:pPr>
              <w:numPr>
                <w:ilvl w:val="0"/>
                <w:numId w:val="45"/>
              </w:numPr>
              <w:rPr>
                <w:rFonts w:hint="eastAsia"/>
                <w:color w:val="auto"/>
                <w:highlight w:val="none"/>
                <w:lang w:val="en-US" w:eastAsia="zh-CN"/>
              </w:rPr>
            </w:pPr>
            <w:r>
              <w:rPr>
                <w:rFonts w:hint="eastAsia"/>
                <w:color w:val="auto"/>
                <w:highlight w:val="none"/>
                <w:lang w:val="en-US" w:eastAsia="zh-CN"/>
              </w:rPr>
              <w:t>配置规则：</w:t>
            </w:r>
          </w:p>
          <w:p>
            <w:pPr>
              <w:numPr>
                <w:ilvl w:val="0"/>
                <w:numId w:val="47"/>
              </w:numPr>
              <w:ind w:firstLine="440" w:firstLineChars="200"/>
              <w:rPr>
                <w:rFonts w:hint="eastAsia"/>
                <w:color w:val="auto"/>
                <w:highlight w:val="none"/>
                <w:lang w:val="en-US" w:eastAsia="zh-CN"/>
              </w:rPr>
            </w:pPr>
            <w:r>
              <w:rPr>
                <w:rFonts w:hint="eastAsia"/>
                <w:color w:val="auto"/>
                <w:highlight w:val="none"/>
                <w:lang w:val="en-US" w:eastAsia="zh-CN"/>
              </w:rPr>
              <w:t>同一设备类型可配置多条告警风险等级配置，告警名称可选择所有告警名称，告警名称至少选择一条；告警次数展示为上限值；告警风险等级由同一</w:t>
            </w:r>
            <w:r>
              <w:rPr>
                <w:rFonts w:hint="default"/>
                <w:color w:val="auto"/>
                <w:highlight w:val="none"/>
                <w:lang w:val="en-US" w:eastAsia="zh-CN"/>
              </w:rPr>
              <w:t>设备类型</w:t>
            </w:r>
            <w:r>
              <w:rPr>
                <w:rFonts w:hint="eastAsia"/>
                <w:color w:val="auto"/>
                <w:highlight w:val="none"/>
                <w:lang w:val="en-US" w:eastAsia="zh-CN"/>
              </w:rPr>
              <w:t>配置方案的所有告警名称的告警次数之和所决定。</w:t>
            </w:r>
          </w:p>
          <w:p>
            <w:pPr>
              <w:pStyle w:val="16"/>
              <w:rPr>
                <w:rFonts w:hint="default" w:eastAsia="宋体"/>
                <w:color w:val="auto"/>
                <w:lang w:val="en-US" w:eastAsia="zh-CN"/>
              </w:rPr>
            </w:pPr>
            <w:r>
              <w:rPr>
                <w:rFonts w:hint="eastAsia"/>
                <w:color w:val="auto"/>
                <w:lang w:val="en-US" w:eastAsia="zh-CN"/>
              </w:rPr>
              <w:t>同一设备类型对应的等级配置，只允许生效一条。</w:t>
            </w:r>
          </w:p>
          <w:p>
            <w:pPr>
              <w:numPr>
                <w:ilvl w:val="-1"/>
                <w:numId w:val="0"/>
              </w:numPr>
              <w:rPr>
                <w:rFonts w:hint="default"/>
                <w:color w:val="auto"/>
                <w:highlight w:val="none"/>
                <w:lang w:val="en-US" w:eastAsia="zh-CN"/>
              </w:rPr>
            </w:pPr>
          </w:p>
          <w:p>
            <w:pPr>
              <w:numPr>
                <w:ilvl w:val="-1"/>
                <w:numId w:val="0"/>
              </w:numPr>
              <w:rPr>
                <w:rFonts w:hint="eastAsia"/>
                <w:color w:val="auto"/>
                <w:highlight w:val="none"/>
                <w:lang w:val="en-US" w:eastAsia="zh-CN"/>
              </w:rPr>
            </w:pPr>
          </w:p>
          <w:p>
            <w:pPr>
              <w:numPr>
                <w:ilvl w:val="0"/>
                <w:numId w:val="47"/>
              </w:numPr>
              <w:ind w:firstLine="440" w:firstLineChars="200"/>
              <w:rPr>
                <w:rFonts w:hint="eastAsia"/>
                <w:color w:val="auto"/>
                <w:highlight w:val="none"/>
                <w:lang w:val="en-US" w:eastAsia="zh-CN"/>
              </w:rPr>
            </w:pPr>
            <w:r>
              <w:rPr>
                <w:rFonts w:hint="eastAsia"/>
                <w:color w:val="auto"/>
                <w:highlight w:val="none"/>
                <w:lang w:val="en-US" w:eastAsia="zh-CN"/>
              </w:rPr>
              <w:t>在告警风险等级配置页面，点击新增配置，进入</w:t>
            </w:r>
            <w:r>
              <w:rPr>
                <w:rFonts w:hint="eastAsia" w:ascii="Calibri" w:hAnsi="Calibri" w:eastAsia="宋体" w:cs="Times New Roman"/>
                <w:i w:val="0"/>
                <w:iCs w:val="0"/>
                <w:caps w:val="0"/>
                <w:color w:val="auto"/>
                <w:spacing w:val="0"/>
                <w:sz w:val="22"/>
                <w:szCs w:val="22"/>
                <w:highlight w:val="none"/>
              </w:rPr>
              <w:t>新增告警风险等级</w:t>
            </w:r>
            <w:r>
              <w:rPr>
                <w:rFonts w:hint="eastAsia"/>
                <w:color w:val="auto"/>
                <w:highlight w:val="none"/>
                <w:lang w:val="en-US" w:eastAsia="zh-CN"/>
              </w:rPr>
              <w:t>页面，页面展示：</w:t>
            </w:r>
          </w:p>
          <w:p>
            <w:pPr>
              <w:numPr>
                <w:ilvl w:val="-1"/>
                <w:numId w:val="0"/>
              </w:numPr>
              <w:ind w:firstLine="440" w:firstLineChars="200"/>
              <w:rPr>
                <w:rFonts w:hint="eastAsia" w:ascii="Calibri" w:hAnsi="Calibri" w:eastAsia="宋体" w:cs="Times New Roman"/>
                <w:b/>
                <w:bCs/>
                <w:i w:val="0"/>
                <w:iCs w:val="0"/>
                <w:caps w:val="0"/>
                <w:color w:val="auto"/>
                <w:spacing w:val="0"/>
                <w:sz w:val="22"/>
                <w:szCs w:val="22"/>
                <w:highlight w:val="none"/>
              </w:rPr>
            </w:pPr>
            <w:r>
              <w:rPr>
                <w:rFonts w:hint="eastAsia"/>
                <w:color w:val="auto"/>
                <w:highlight w:val="none"/>
                <w:lang w:val="en-US" w:eastAsia="zh-CN"/>
              </w:rPr>
              <w:t>【页面标题】</w:t>
            </w:r>
            <w:r>
              <w:rPr>
                <w:rFonts w:hint="eastAsia" w:ascii="Calibri" w:hAnsi="Calibri" w:eastAsia="宋体" w:cs="Times New Roman"/>
                <w:b/>
                <w:bCs/>
                <w:i w:val="0"/>
                <w:iCs w:val="0"/>
                <w:caps w:val="0"/>
                <w:color w:val="auto"/>
                <w:spacing w:val="0"/>
                <w:sz w:val="22"/>
                <w:szCs w:val="22"/>
                <w:highlight w:val="none"/>
              </w:rPr>
              <w:t>新增告警风险等级</w:t>
            </w:r>
          </w:p>
          <w:p>
            <w:pPr>
              <w:numPr>
                <w:ilvl w:val="-1"/>
                <w:numId w:val="0"/>
              </w:numPr>
              <w:ind w:firstLine="440" w:firstLineChars="200"/>
              <w:rPr>
                <w:rFonts w:hint="default" w:ascii="Calibri" w:hAnsi="Calibri" w:eastAsia="宋体" w:cs="Times New Roman"/>
                <w:b/>
                <w:bCs/>
                <w:i w:val="0"/>
                <w:iCs w:val="0"/>
                <w:caps w:val="0"/>
                <w:color w:val="auto"/>
                <w:spacing w:val="0"/>
                <w:sz w:val="22"/>
                <w:szCs w:val="22"/>
                <w:highlight w:val="none"/>
              </w:rPr>
            </w:pPr>
            <w:r>
              <w:rPr>
                <w:rFonts w:hint="eastAsia" w:cs="Times New Roman"/>
                <w:i w:val="0"/>
                <w:iCs w:val="0"/>
                <w:caps w:val="0"/>
                <w:color w:val="auto"/>
                <w:spacing w:val="0"/>
                <w:sz w:val="22"/>
                <w:szCs w:val="22"/>
                <w:highlight w:val="none"/>
                <w:lang w:val="en-US" w:eastAsia="zh-CN"/>
              </w:rPr>
              <w:t>【统计频次】必填，下拉可选则月、季度、年。选择月，统计结果展示前一天往前推一月的数据；选择季度，统计结果展示前一天往前推三个月的数据；选择年，统计结果展示前一天往前推一年的数据。</w:t>
            </w:r>
          </w:p>
          <w:p>
            <w:pPr>
              <w:numPr>
                <w:ilvl w:val="-1"/>
                <w:numId w:val="0"/>
              </w:numPr>
              <w:ind w:firstLine="440" w:firstLineChars="200"/>
              <w:rPr>
                <w:rFonts w:hint="default" w:ascii="Calibri" w:hAnsi="Calibri" w:eastAsia="宋体" w:cs="Times New Roman"/>
                <w:i w:val="0"/>
                <w:iCs w:val="0"/>
                <w:caps w:val="0"/>
                <w:color w:val="auto"/>
                <w:spacing w:val="0"/>
                <w:sz w:val="22"/>
                <w:szCs w:val="22"/>
                <w:highlight w:val="none"/>
                <w:lang w:val="en-US" w:eastAsia="zh-CN"/>
              </w:rPr>
            </w:pPr>
            <w:r>
              <w:rPr>
                <w:rFonts w:hint="eastAsia" w:cs="Times New Roman"/>
                <w:i w:val="0"/>
                <w:iCs w:val="0"/>
                <w:caps w:val="0"/>
                <w:color w:val="auto"/>
                <w:spacing w:val="0"/>
                <w:sz w:val="22"/>
                <w:szCs w:val="22"/>
                <w:highlight w:val="none"/>
                <w:lang w:val="en-US" w:eastAsia="zh-CN"/>
              </w:rPr>
              <w:t>【</w:t>
            </w:r>
            <w:r>
              <w:rPr>
                <w:rFonts w:hint="eastAsia" w:ascii="Calibri" w:hAnsi="Calibri" w:eastAsia="宋体" w:cs="Times New Roman"/>
                <w:i w:val="0"/>
                <w:iCs w:val="0"/>
                <w:caps w:val="0"/>
                <w:color w:val="auto"/>
                <w:spacing w:val="0"/>
                <w:sz w:val="22"/>
                <w:szCs w:val="22"/>
                <w:highlight w:val="none"/>
                <w:lang w:val="en-US" w:eastAsia="zh-CN"/>
              </w:rPr>
              <w:t>设备类型</w:t>
            </w:r>
            <w:r>
              <w:rPr>
                <w:rFonts w:hint="eastAsia" w:cs="Times New Roman"/>
                <w:i w:val="0"/>
                <w:iCs w:val="0"/>
                <w:caps w:val="0"/>
                <w:color w:val="auto"/>
                <w:spacing w:val="0"/>
                <w:sz w:val="22"/>
                <w:szCs w:val="22"/>
                <w:highlight w:val="none"/>
                <w:lang w:val="en-US" w:eastAsia="zh-CN"/>
              </w:rPr>
              <w:t>】</w:t>
            </w:r>
            <w:r>
              <w:rPr>
                <w:rFonts w:hint="eastAsia"/>
                <w:color w:val="auto"/>
                <w:sz w:val="22"/>
                <w:szCs w:val="22"/>
                <w:highlight w:val="none"/>
                <w:lang w:val="en-US" w:eastAsia="zh-CN"/>
              </w:rPr>
              <w:t>必填，下拉展示所有设备类型，仅支持单选；支持模糊查询</w:t>
            </w:r>
            <w:ins w:id="1726" w:author="zhoujiansheng" w:date="2025-08-19T10:30:44Z">
              <w:r>
                <w:rPr>
                  <w:rFonts w:hint="eastAsia"/>
                  <w:color w:val="auto"/>
                  <w:sz w:val="22"/>
                  <w:szCs w:val="22"/>
                  <w:highlight w:val="none"/>
                  <w:lang w:val="en-US" w:eastAsia="zh-CN"/>
                </w:rPr>
                <w:t>。</w:t>
              </w:r>
            </w:ins>
            <w:ins w:id="1727" w:author="zhoujiansheng" w:date="2025-08-19T10:30:45Z">
              <w:r>
                <w:rPr>
                  <w:rFonts w:hint="eastAsia"/>
                  <w:color w:val="auto"/>
                  <w:sz w:val="22"/>
                  <w:szCs w:val="22"/>
                  <w:highlight w:val="none"/>
                  <w:lang w:val="en-US" w:eastAsia="zh-CN"/>
                </w:rPr>
                <w:t>设备</w:t>
              </w:r>
            </w:ins>
            <w:ins w:id="1728" w:author="zhoujiansheng" w:date="2025-08-19T10:30:46Z">
              <w:r>
                <w:rPr>
                  <w:rFonts w:hint="eastAsia"/>
                  <w:color w:val="auto"/>
                  <w:sz w:val="22"/>
                  <w:szCs w:val="22"/>
                  <w:highlight w:val="none"/>
                  <w:lang w:val="en-US" w:eastAsia="zh-CN"/>
                </w:rPr>
                <w:t>类型</w:t>
              </w:r>
            </w:ins>
            <w:ins w:id="1729" w:author="zhoujiansheng" w:date="2025-08-19T10:30:48Z">
              <w:r>
                <w:rPr>
                  <w:rFonts w:hint="eastAsia"/>
                  <w:color w:val="auto"/>
                  <w:sz w:val="22"/>
                  <w:szCs w:val="22"/>
                  <w:highlight w:val="none"/>
                  <w:lang w:val="en-US" w:eastAsia="zh-CN"/>
                </w:rPr>
                <w:t>取</w:t>
              </w:r>
            </w:ins>
            <w:ins w:id="1730" w:author="zhoujiansheng" w:date="2025-08-19T10:30:50Z">
              <w:r>
                <w:rPr>
                  <w:rFonts w:hint="eastAsia"/>
                  <w:color w:val="auto"/>
                  <w:sz w:val="22"/>
                  <w:szCs w:val="22"/>
                  <w:highlight w:val="none"/>
                  <w:lang w:val="en-US" w:eastAsia="zh-CN"/>
                </w:rPr>
                <w:t>综资</w:t>
              </w:r>
            </w:ins>
            <w:ins w:id="1731" w:author="zhoujiansheng" w:date="2025-08-19T10:30:51Z">
              <w:r>
                <w:rPr>
                  <w:rFonts w:hint="eastAsia"/>
                  <w:color w:val="auto"/>
                  <w:sz w:val="22"/>
                  <w:szCs w:val="22"/>
                  <w:highlight w:val="none"/>
                  <w:lang w:val="en-US" w:eastAsia="zh-CN"/>
                </w:rPr>
                <w:t>设备</w:t>
              </w:r>
            </w:ins>
            <w:ins w:id="1732" w:author="zhoujiansheng" w:date="2025-08-19T10:30:52Z">
              <w:r>
                <w:rPr>
                  <w:rFonts w:hint="eastAsia"/>
                  <w:color w:val="auto"/>
                  <w:sz w:val="22"/>
                  <w:szCs w:val="22"/>
                  <w:highlight w:val="none"/>
                  <w:lang w:val="en-US" w:eastAsia="zh-CN"/>
                </w:rPr>
                <w:t>类型</w:t>
              </w:r>
            </w:ins>
            <w:ins w:id="1733" w:author="zhoujiansheng" w:date="2025-08-19T10:30:53Z">
              <w:r>
                <w:rPr>
                  <w:rFonts w:hint="eastAsia"/>
                  <w:color w:val="auto"/>
                  <w:sz w:val="22"/>
                  <w:szCs w:val="22"/>
                  <w:highlight w:val="none"/>
                  <w:lang w:val="en-US" w:eastAsia="zh-CN"/>
                </w:rPr>
                <w:t>。</w:t>
              </w:r>
            </w:ins>
            <w:ins w:id="1734" w:author="zhoujiansheng" w:date="2025-08-19T10:30:54Z">
              <w:r>
                <w:rPr>
                  <w:rFonts w:hint="eastAsia"/>
                  <w:color w:val="auto"/>
                  <w:sz w:val="22"/>
                  <w:szCs w:val="22"/>
                  <w:highlight w:val="none"/>
                  <w:lang w:val="en-US" w:eastAsia="zh-CN"/>
                </w:rPr>
                <w:t>综资</w:t>
              </w:r>
            </w:ins>
            <w:ins w:id="1735" w:author="zhoujiansheng" w:date="2025-08-19T10:30:55Z">
              <w:r>
                <w:rPr>
                  <w:rFonts w:hint="eastAsia"/>
                  <w:color w:val="auto"/>
                  <w:sz w:val="22"/>
                  <w:szCs w:val="22"/>
                  <w:highlight w:val="none"/>
                  <w:lang w:val="en-US" w:eastAsia="zh-CN"/>
                </w:rPr>
                <w:t>设备</w:t>
              </w:r>
            </w:ins>
            <w:ins w:id="1736" w:author="zhoujiansheng" w:date="2025-08-19T10:30:59Z">
              <w:r>
                <w:rPr>
                  <w:rFonts w:hint="eastAsia"/>
                  <w:color w:val="auto"/>
                  <w:sz w:val="22"/>
                  <w:szCs w:val="22"/>
                  <w:highlight w:val="none"/>
                  <w:lang w:val="en-US" w:eastAsia="zh-CN"/>
                </w:rPr>
                <w:t>类型</w:t>
              </w:r>
            </w:ins>
            <w:ins w:id="1737" w:author="zhoujiansheng" w:date="2025-08-19T10:31:01Z">
              <w:r>
                <w:rPr>
                  <w:rFonts w:hint="eastAsia"/>
                  <w:color w:val="auto"/>
                  <w:sz w:val="22"/>
                  <w:szCs w:val="22"/>
                  <w:highlight w:val="none"/>
                  <w:lang w:val="en-US" w:eastAsia="zh-CN"/>
                </w:rPr>
                <w:t>与</w:t>
              </w:r>
            </w:ins>
            <w:ins w:id="1738" w:author="zhoujiansheng" w:date="2025-08-19T10:31:02Z">
              <w:r>
                <w:rPr>
                  <w:rFonts w:hint="eastAsia"/>
                  <w:color w:val="auto"/>
                  <w:sz w:val="22"/>
                  <w:szCs w:val="22"/>
                  <w:highlight w:val="none"/>
                  <w:lang w:val="en-US" w:eastAsia="zh-CN"/>
                </w:rPr>
                <w:t>动环</w:t>
              </w:r>
            </w:ins>
            <w:ins w:id="1739" w:author="zhoujiansheng" w:date="2025-08-19T10:31:04Z">
              <w:r>
                <w:rPr>
                  <w:rFonts w:hint="eastAsia"/>
                  <w:color w:val="auto"/>
                  <w:sz w:val="22"/>
                  <w:szCs w:val="22"/>
                  <w:highlight w:val="none"/>
                  <w:lang w:val="en-US" w:eastAsia="zh-CN"/>
                </w:rPr>
                <w:t>设备</w:t>
              </w:r>
            </w:ins>
            <w:ins w:id="1740" w:author="zhoujiansheng" w:date="2025-08-19T10:31:06Z">
              <w:r>
                <w:rPr>
                  <w:rFonts w:hint="eastAsia"/>
                  <w:color w:val="auto"/>
                  <w:sz w:val="22"/>
                  <w:szCs w:val="22"/>
                  <w:highlight w:val="none"/>
                  <w:lang w:val="en-US" w:eastAsia="zh-CN"/>
                </w:rPr>
                <w:t>类型</w:t>
              </w:r>
            </w:ins>
            <w:ins w:id="1741" w:author="zhoujiansheng" w:date="2025-08-19T10:31:15Z">
              <w:r>
                <w:rPr>
                  <w:rFonts w:hint="eastAsia"/>
                  <w:color w:val="auto"/>
                  <w:sz w:val="22"/>
                  <w:szCs w:val="22"/>
                  <w:highlight w:val="none"/>
                  <w:lang w:val="en-US" w:eastAsia="zh-CN"/>
                </w:rPr>
                <w:t>对应</w:t>
              </w:r>
            </w:ins>
            <w:ins w:id="1742" w:author="zhoujiansheng" w:date="2025-08-19T10:31:16Z">
              <w:r>
                <w:rPr>
                  <w:rFonts w:hint="eastAsia"/>
                  <w:color w:val="auto"/>
                  <w:sz w:val="22"/>
                  <w:szCs w:val="22"/>
                  <w:highlight w:val="none"/>
                  <w:lang w:val="en-US" w:eastAsia="zh-CN"/>
                </w:rPr>
                <w:t>关系</w:t>
              </w:r>
            </w:ins>
            <w:ins w:id="1743" w:author="zhoujiansheng" w:date="2025-08-19T10:31:17Z">
              <w:r>
                <w:rPr>
                  <w:rFonts w:hint="eastAsia"/>
                  <w:color w:val="auto"/>
                  <w:sz w:val="22"/>
                  <w:szCs w:val="22"/>
                  <w:highlight w:val="none"/>
                  <w:lang w:val="en-US" w:eastAsia="zh-CN"/>
                </w:rPr>
                <w:t>表</w:t>
              </w:r>
            </w:ins>
            <w:ins w:id="1744" w:author="zhoujiansheng" w:date="2025-08-19T10:31:20Z">
              <w:r>
                <w:rPr>
                  <w:rFonts w:hint="eastAsia"/>
                  <w:color w:val="auto"/>
                  <w:sz w:val="22"/>
                  <w:szCs w:val="22"/>
                  <w:highlight w:val="none"/>
                  <w:lang w:val="en-US" w:eastAsia="zh-CN"/>
                </w:rPr>
                <w:t>参考</w:t>
              </w:r>
            </w:ins>
            <w:ins w:id="1745" w:author="zhoujiansheng" w:date="2025-08-19T11:12:10Z">
              <w:r>
                <w:rPr>
                  <w:rFonts w:hint="eastAsia"/>
                  <w:b/>
                  <w:bCs/>
                  <w:color w:val="auto"/>
                  <w:sz w:val="22"/>
                  <w:szCs w:val="22"/>
                  <w:highlight w:val="none"/>
                  <w:lang w:val="en-US" w:eastAsia="zh-CN"/>
                </w:rPr>
                <w:fldChar w:fldCharType="begin"/>
              </w:r>
            </w:ins>
            <w:ins w:id="1746" w:author="zhoujiansheng" w:date="2025-08-19T11:12:10Z">
              <w:r>
                <w:rPr>
                  <w:rFonts w:hint="eastAsia"/>
                  <w:b/>
                  <w:bCs/>
                  <w:color w:val="auto"/>
                  <w:sz w:val="22"/>
                  <w:szCs w:val="22"/>
                  <w:highlight w:val="none"/>
                  <w:lang w:val="en-US" w:eastAsia="zh-CN"/>
                </w:rPr>
                <w:instrText xml:space="preserve"> REF _Ref4969 \h </w:instrText>
              </w:r>
            </w:ins>
            <w:ins w:id="1747" w:author="zhoujiansheng" w:date="2025-08-19T11:12:10Z">
              <w:r>
                <w:rPr>
                  <w:rFonts w:hint="eastAsia"/>
                  <w:b/>
                  <w:bCs/>
                  <w:color w:val="auto"/>
                  <w:sz w:val="22"/>
                  <w:szCs w:val="22"/>
                  <w:highlight w:val="none"/>
                  <w:lang w:val="en-US" w:eastAsia="zh-CN"/>
                </w:rPr>
                <w:fldChar w:fldCharType="separate"/>
              </w:r>
            </w:ins>
            <w:ins w:id="1748" w:author="zhoujiansheng" w:date="2025-08-19T11:12:10Z">
              <w:r>
                <w:rPr>
                  <w:rFonts w:hint="eastAsia"/>
                  <w:b/>
                  <w:bCs/>
                  <w:lang w:val="en-US" w:eastAsia="zh-CN"/>
                </w:rPr>
                <w:t>附录1：动环设备类型与综资设备类型对应关系表</w:t>
              </w:r>
            </w:ins>
            <w:ins w:id="1749" w:author="zhoujiansheng" w:date="2025-08-19T11:12:10Z">
              <w:r>
                <w:rPr>
                  <w:rFonts w:hint="eastAsia"/>
                  <w:b/>
                  <w:bCs/>
                  <w:color w:val="auto"/>
                  <w:sz w:val="22"/>
                  <w:szCs w:val="22"/>
                  <w:highlight w:val="none"/>
                  <w:lang w:val="en-US" w:eastAsia="zh-CN"/>
                </w:rPr>
                <w:fldChar w:fldCharType="end"/>
              </w:r>
            </w:ins>
            <w:ins w:id="1750" w:author="zhoujiansheng" w:date="2025-08-19T10:31:37Z">
              <w:r>
                <w:rPr>
                  <w:rFonts w:hint="eastAsia"/>
                  <w:b/>
                  <w:bCs/>
                  <w:color w:val="auto"/>
                  <w:sz w:val="22"/>
                  <w:szCs w:val="22"/>
                  <w:highlight w:val="none"/>
                  <w:lang w:val="en-US" w:eastAsia="zh-CN"/>
                </w:rPr>
                <w:t>。</w:t>
              </w:r>
            </w:ins>
          </w:p>
          <w:p>
            <w:pPr>
              <w:numPr>
                <w:ilvl w:val="-1"/>
                <w:numId w:val="0"/>
              </w:numPr>
              <w:ind w:firstLine="440" w:firstLineChars="200"/>
              <w:rPr>
                <w:rFonts w:hint="eastAsia"/>
                <w:color w:val="auto"/>
                <w:sz w:val="22"/>
                <w:szCs w:val="22"/>
                <w:highlight w:val="none"/>
                <w:lang w:val="en-US" w:eastAsia="zh-CN"/>
              </w:rPr>
            </w:pPr>
            <w:r>
              <w:rPr>
                <w:rFonts w:hint="eastAsia" w:cs="Times New Roman"/>
                <w:i w:val="0"/>
                <w:iCs w:val="0"/>
                <w:caps w:val="0"/>
                <w:color w:val="auto"/>
                <w:spacing w:val="0"/>
                <w:sz w:val="22"/>
                <w:szCs w:val="22"/>
                <w:highlight w:val="none"/>
                <w:lang w:val="en-US" w:eastAsia="zh-CN"/>
              </w:rPr>
              <w:t>【</w:t>
            </w:r>
            <w:r>
              <w:rPr>
                <w:rFonts w:hint="eastAsia" w:ascii="Calibri" w:hAnsi="Calibri" w:eastAsia="宋体" w:cs="Times New Roman"/>
                <w:i w:val="0"/>
                <w:iCs w:val="0"/>
                <w:caps w:val="0"/>
                <w:color w:val="auto"/>
                <w:spacing w:val="0"/>
                <w:sz w:val="22"/>
                <w:szCs w:val="22"/>
                <w:highlight w:val="none"/>
                <w:lang w:val="en-US" w:eastAsia="zh-CN"/>
              </w:rPr>
              <w:t>告警名称</w:t>
            </w:r>
            <w:r>
              <w:rPr>
                <w:rFonts w:hint="eastAsia" w:cs="Times New Roman"/>
                <w:i w:val="0"/>
                <w:iCs w:val="0"/>
                <w:caps w:val="0"/>
                <w:color w:val="auto"/>
                <w:spacing w:val="0"/>
                <w:sz w:val="22"/>
                <w:szCs w:val="22"/>
                <w:highlight w:val="none"/>
                <w:lang w:val="en-US" w:eastAsia="zh-CN"/>
              </w:rPr>
              <w:t>】必填，</w:t>
            </w:r>
            <w:r>
              <w:rPr>
                <w:rFonts w:hint="eastAsia" w:eastAsia="宋体" w:cs="Times New Roman"/>
                <w:color w:val="auto"/>
                <w:kern w:val="2"/>
                <w:sz w:val="22"/>
                <w:szCs w:val="22"/>
                <w:highlight w:val="none"/>
                <w:lang w:val="en-US" w:eastAsia="zh-CN" w:bidi="ar-SA"/>
              </w:rPr>
              <w:t>根据所选设备类型，展示所有告警名称，</w:t>
            </w:r>
            <w:r>
              <w:rPr>
                <w:rFonts w:hint="eastAsia"/>
                <w:color w:val="auto"/>
                <w:sz w:val="22"/>
                <w:szCs w:val="22"/>
                <w:highlight w:val="none"/>
                <w:lang w:val="en-US" w:eastAsia="zh-CN"/>
              </w:rPr>
              <w:t>支持全选和模糊查询，至少选择一条。</w:t>
            </w:r>
          </w:p>
          <w:p>
            <w:pPr>
              <w:numPr>
                <w:ilvl w:val="-1"/>
                <w:numId w:val="0"/>
              </w:numPr>
              <w:ind w:firstLine="440" w:firstLineChars="200"/>
              <w:rPr>
                <w:rFonts w:hint="eastAsia" w:cs="Times New Roman"/>
                <w:i w:val="0"/>
                <w:iCs w:val="0"/>
                <w:caps w:val="0"/>
                <w:spacing w:val="0"/>
                <w:sz w:val="22"/>
                <w:szCs w:val="22"/>
                <w:highlight w:val="none"/>
                <w:lang w:val="en-US" w:eastAsia="zh-CN"/>
              </w:rPr>
            </w:pPr>
            <w:r>
              <w:rPr>
                <w:rFonts w:hint="eastAsia" w:cs="Times New Roman"/>
                <w:i w:val="0"/>
                <w:iCs w:val="0"/>
                <w:caps w:val="0"/>
                <w:color w:val="auto"/>
                <w:spacing w:val="0"/>
                <w:sz w:val="22"/>
                <w:szCs w:val="22"/>
                <w:highlight w:val="none"/>
                <w:lang w:val="en-US" w:eastAsia="zh-CN"/>
              </w:rPr>
              <w:t>【</w:t>
            </w:r>
            <w:r>
              <w:rPr>
                <w:rFonts w:hint="eastAsia" w:ascii="Calibri" w:hAnsi="Calibri" w:eastAsia="宋体" w:cs="Times New Roman"/>
                <w:i w:val="0"/>
                <w:iCs w:val="0"/>
                <w:caps w:val="0"/>
                <w:color w:val="auto"/>
                <w:spacing w:val="0"/>
                <w:sz w:val="22"/>
                <w:szCs w:val="22"/>
                <w:highlight w:val="none"/>
                <w:lang w:val="en-US" w:eastAsia="zh-CN"/>
              </w:rPr>
              <w:t>风险</w:t>
            </w:r>
            <w:r>
              <w:rPr>
                <w:rFonts w:hint="eastAsia" w:cs="Times New Roman"/>
                <w:i w:val="0"/>
                <w:iCs w:val="0"/>
                <w:caps w:val="0"/>
                <w:color w:val="auto"/>
                <w:spacing w:val="0"/>
                <w:sz w:val="22"/>
                <w:szCs w:val="22"/>
                <w:highlight w:val="none"/>
                <w:lang w:val="en-US" w:eastAsia="zh-CN"/>
              </w:rPr>
              <w:t>等级配</w:t>
            </w:r>
            <w:r>
              <w:rPr>
                <w:rFonts w:hint="eastAsia" w:cs="Times New Roman"/>
                <w:i w:val="0"/>
                <w:iCs w:val="0"/>
                <w:caps w:val="0"/>
                <w:spacing w:val="0"/>
                <w:sz w:val="22"/>
                <w:szCs w:val="22"/>
                <w:highlight w:val="none"/>
                <w:lang w:val="en-US" w:eastAsia="zh-CN"/>
              </w:rPr>
              <w:t>置】</w:t>
            </w:r>
          </w:p>
          <w:p>
            <w:pPr>
              <w:pStyle w:val="30"/>
              <w:keepNext w:val="0"/>
              <w:keepLines w:val="0"/>
              <w:widowControl/>
              <w:suppressLineNumbers w:val="0"/>
              <w:spacing w:before="0" w:beforeAutospacing="0" w:after="0" w:afterAutospacing="0" w:line="240" w:lineRule="auto"/>
              <w:ind w:left="0" w:right="0" w:firstLine="660" w:firstLineChars="300"/>
              <w:jc w:val="left"/>
              <w:rPr>
                <w:rFonts w:hint="default" w:cs="Times New Roman"/>
                <w:i w:val="0"/>
                <w:iCs w:val="0"/>
                <w:caps w:val="0"/>
                <w:spacing w:val="0"/>
                <w:sz w:val="22"/>
                <w:szCs w:val="22"/>
                <w:highlight w:val="none"/>
                <w:lang w:val="en-US" w:eastAsia="zh-CN"/>
              </w:rPr>
            </w:pPr>
            <w:r>
              <w:rPr>
                <w:rFonts w:hint="eastAsia" w:cs="Times New Roman"/>
                <w:i w:val="0"/>
                <w:iCs w:val="0"/>
                <w:caps w:val="0"/>
                <w:spacing w:val="0"/>
                <w:sz w:val="22"/>
                <w:szCs w:val="22"/>
                <w:highlight w:val="none"/>
                <w:lang w:val="en-US" w:eastAsia="zh-CN"/>
              </w:rPr>
              <w:t>配置信息：页面展示序号、告警次数、告警风险等级。</w:t>
            </w:r>
          </w:p>
          <w:p>
            <w:pPr>
              <w:pStyle w:val="30"/>
              <w:keepNext w:val="0"/>
              <w:keepLines w:val="0"/>
              <w:widowControl/>
              <w:numPr>
                <w:ilvl w:val="0"/>
                <w:numId w:val="48"/>
              </w:numPr>
              <w:suppressLineNumbers w:val="0"/>
              <w:spacing w:before="0" w:beforeAutospacing="0" w:after="0" w:afterAutospacing="0" w:line="240" w:lineRule="auto"/>
              <w:ind w:left="0" w:right="0" w:firstLine="660" w:firstLineChars="300"/>
              <w:jc w:val="left"/>
              <w:rPr>
                <w:rFonts w:hint="eastAsia" w:cs="Times New Roman"/>
                <w:i w:val="0"/>
                <w:iCs w:val="0"/>
                <w:caps w:val="0"/>
                <w:spacing w:val="0"/>
                <w:sz w:val="22"/>
                <w:szCs w:val="22"/>
                <w:highlight w:val="none"/>
                <w:lang w:val="en-US" w:eastAsia="zh-CN"/>
              </w:rPr>
            </w:pPr>
            <w:r>
              <w:rPr>
                <w:rFonts w:hint="eastAsia" w:cs="Times New Roman"/>
                <w:i w:val="0"/>
                <w:iCs w:val="0"/>
                <w:caps w:val="0"/>
                <w:spacing w:val="0"/>
                <w:sz w:val="22"/>
                <w:szCs w:val="22"/>
                <w:highlight w:val="none"/>
                <w:lang w:val="en-US" w:eastAsia="zh-CN"/>
              </w:rPr>
              <w:t>序号：按新增时间进行正序展示。</w:t>
            </w:r>
          </w:p>
          <w:p>
            <w:pPr>
              <w:pStyle w:val="30"/>
              <w:keepNext w:val="0"/>
              <w:keepLines w:val="0"/>
              <w:widowControl/>
              <w:numPr>
                <w:ilvl w:val="0"/>
                <w:numId w:val="48"/>
              </w:numPr>
              <w:suppressLineNumbers w:val="0"/>
              <w:spacing w:before="0" w:beforeAutospacing="0" w:after="0" w:afterAutospacing="0" w:line="240" w:lineRule="auto"/>
              <w:ind w:left="0" w:right="0" w:firstLine="660" w:firstLineChars="300"/>
              <w:jc w:val="left"/>
              <w:rPr>
                <w:rFonts w:hint="eastAsia" w:cs="宋体"/>
                <w:color w:val="auto"/>
                <w:sz w:val="22"/>
                <w:szCs w:val="22"/>
                <w:highlight w:val="none"/>
              </w:rPr>
            </w:pPr>
            <w:r>
              <w:rPr>
                <w:rFonts w:hint="eastAsia" w:cs="Times New Roman"/>
                <w:sz w:val="22"/>
                <w:szCs w:val="22"/>
                <w:highlight w:val="none"/>
                <w:lang w:val="en-US" w:eastAsia="zh-CN"/>
              </w:rPr>
              <w:t>告警次数：</w:t>
            </w:r>
            <w:r>
              <w:rPr>
                <w:rFonts w:hint="eastAsia"/>
                <w:color w:val="auto"/>
                <w:sz w:val="22"/>
                <w:szCs w:val="22"/>
                <w:highlight w:val="none"/>
                <w:lang w:val="en-US" w:eastAsia="zh-CN"/>
              </w:rPr>
              <w:t>必填，大于等于0的整数，手动编辑，填写上限值，高风险为开区间，中低无为闭区间；固定填写4行，由低到高进行填写；若存在上限值相交或相同，则进行红色字体提示“数据重复，请重新输入”。最大可填写10位整数</w:t>
            </w:r>
          </w:p>
          <w:p>
            <w:pPr>
              <w:pStyle w:val="30"/>
              <w:keepNext w:val="0"/>
              <w:keepLines w:val="0"/>
              <w:widowControl/>
              <w:numPr>
                <w:ilvl w:val="0"/>
                <w:numId w:val="48"/>
              </w:numPr>
              <w:suppressLineNumbers w:val="0"/>
              <w:spacing w:before="0" w:beforeAutospacing="0" w:after="0" w:afterAutospacing="0" w:line="240" w:lineRule="auto"/>
              <w:ind w:left="0" w:right="0" w:firstLine="660" w:firstLineChars="300"/>
              <w:jc w:val="left"/>
              <w:rPr>
                <w:rFonts w:hint="default" w:cs="Times New Roman"/>
                <w:sz w:val="22"/>
                <w:szCs w:val="22"/>
                <w:highlight w:val="none"/>
              </w:rPr>
            </w:pPr>
            <w:r>
              <w:rPr>
                <w:rFonts w:hint="eastAsia"/>
                <w:color w:val="auto"/>
                <w:sz w:val="22"/>
                <w:szCs w:val="22"/>
                <w:highlight w:val="none"/>
                <w:lang w:val="en-US" w:eastAsia="zh-CN"/>
              </w:rPr>
              <w:t>告警风险等级：</w:t>
            </w:r>
            <w:r>
              <w:rPr>
                <w:rFonts w:hint="eastAsia" w:cs="Times New Roman"/>
                <w:i w:val="0"/>
                <w:iCs w:val="0"/>
                <w:caps w:val="0"/>
                <w:spacing w:val="0"/>
                <w:sz w:val="22"/>
                <w:szCs w:val="22"/>
                <w:highlight w:val="none"/>
                <w:lang w:val="en-US" w:eastAsia="zh-CN"/>
              </w:rPr>
              <w:t>与告警次数联动，固定由无低中高进行展示，不可编辑。</w:t>
            </w:r>
          </w:p>
          <w:p>
            <w:pPr>
              <w:numPr>
                <w:ilvl w:val="-1"/>
                <w:numId w:val="0"/>
              </w:numPr>
              <w:ind w:firstLine="440" w:firstLineChars="200"/>
              <w:rPr>
                <w:rFonts w:hint="default" w:ascii="Calibri" w:hAnsi="Calibri" w:eastAsia="宋体" w:cs="Times New Roman"/>
                <w:i w:val="0"/>
                <w:iCs w:val="0"/>
                <w:caps w:val="0"/>
                <w:spacing w:val="0"/>
                <w:sz w:val="22"/>
                <w:szCs w:val="22"/>
                <w:highlight w:val="none"/>
                <w:lang w:val="en-US" w:eastAsia="zh-CN"/>
              </w:rPr>
            </w:pPr>
            <w:r>
              <w:rPr>
                <w:rFonts w:hint="eastAsia" w:cs="Times New Roman"/>
                <w:i w:val="0"/>
                <w:iCs w:val="0"/>
                <w:caps w:val="0"/>
                <w:spacing w:val="0"/>
                <w:sz w:val="22"/>
                <w:szCs w:val="22"/>
                <w:highlight w:val="none"/>
                <w:lang w:val="en-US" w:eastAsia="zh-CN"/>
              </w:rPr>
              <w:t>【</w:t>
            </w:r>
            <w:r>
              <w:rPr>
                <w:rFonts w:hint="eastAsia" w:ascii="Calibri" w:hAnsi="Calibri" w:eastAsia="宋体" w:cs="Times New Roman"/>
                <w:i w:val="0"/>
                <w:iCs w:val="0"/>
                <w:caps w:val="0"/>
                <w:spacing w:val="0"/>
                <w:sz w:val="22"/>
                <w:szCs w:val="22"/>
                <w:highlight w:val="none"/>
                <w:lang w:val="en-US" w:eastAsia="zh-CN"/>
              </w:rPr>
              <w:t>取消按钮</w:t>
            </w:r>
            <w:r>
              <w:rPr>
                <w:rFonts w:hint="eastAsia" w:cs="Times New Roman"/>
                <w:i w:val="0"/>
                <w:iCs w:val="0"/>
                <w:caps w:val="0"/>
                <w:spacing w:val="0"/>
                <w:sz w:val="22"/>
                <w:szCs w:val="22"/>
                <w:highlight w:val="none"/>
                <w:lang w:val="en-US" w:eastAsia="zh-CN"/>
              </w:rPr>
              <w:t>】点击取消按钮，则新增失败，页面返回</w:t>
            </w:r>
            <w:r>
              <w:rPr>
                <w:rFonts w:hint="eastAsia"/>
                <w:highlight w:val="none"/>
                <w:lang w:val="en-US" w:eastAsia="zh-CN"/>
              </w:rPr>
              <w:t>告警风险等级配置页面</w:t>
            </w:r>
          </w:p>
          <w:p>
            <w:pPr>
              <w:numPr>
                <w:ilvl w:val="-1"/>
                <w:numId w:val="0"/>
              </w:numPr>
              <w:ind w:firstLine="440" w:firstLineChars="200"/>
              <w:rPr>
                <w:rFonts w:hint="eastAsia"/>
                <w:highlight w:val="none"/>
                <w:lang w:val="en-US" w:eastAsia="zh-CN"/>
              </w:rPr>
            </w:pPr>
            <w:r>
              <w:rPr>
                <w:rFonts w:hint="eastAsia" w:cs="Times New Roman"/>
                <w:i w:val="0"/>
                <w:iCs w:val="0"/>
                <w:caps w:val="0"/>
                <w:spacing w:val="0"/>
                <w:sz w:val="22"/>
                <w:szCs w:val="22"/>
                <w:highlight w:val="none"/>
                <w:lang w:val="en-US" w:eastAsia="zh-CN"/>
              </w:rPr>
              <w:t>【</w:t>
            </w:r>
            <w:r>
              <w:rPr>
                <w:rFonts w:hint="eastAsia" w:ascii="Calibri" w:hAnsi="Calibri" w:eastAsia="宋体" w:cs="Times New Roman"/>
                <w:i w:val="0"/>
                <w:iCs w:val="0"/>
                <w:caps w:val="0"/>
                <w:spacing w:val="0"/>
                <w:sz w:val="22"/>
                <w:szCs w:val="22"/>
                <w:highlight w:val="none"/>
                <w:lang w:val="en-US" w:eastAsia="zh-CN"/>
              </w:rPr>
              <w:t>确认按钮</w:t>
            </w:r>
            <w:r>
              <w:rPr>
                <w:rFonts w:hint="eastAsia" w:cs="Times New Roman"/>
                <w:i w:val="0"/>
                <w:iCs w:val="0"/>
                <w:caps w:val="0"/>
                <w:spacing w:val="0"/>
                <w:sz w:val="22"/>
                <w:szCs w:val="22"/>
                <w:highlight w:val="none"/>
                <w:lang w:val="en-US" w:eastAsia="zh-CN"/>
              </w:rPr>
              <w:t>】</w:t>
            </w:r>
            <w:r>
              <w:rPr>
                <w:rFonts w:hint="eastAsia"/>
                <w:highlight w:val="none"/>
                <w:lang w:val="en-US" w:eastAsia="zh-CN"/>
              </w:rPr>
              <w:t>选择告警时段、设备类型、告警名称，填写告警次数和风险等级等信息后，点击确认，告警风险等级配置成功，</w:t>
            </w:r>
            <w:r>
              <w:rPr>
                <w:rFonts w:hint="eastAsia" w:cs="Times New Roman"/>
                <w:i w:val="0"/>
                <w:iCs w:val="0"/>
                <w:caps w:val="0"/>
                <w:spacing w:val="0"/>
                <w:sz w:val="22"/>
                <w:szCs w:val="22"/>
                <w:highlight w:val="none"/>
                <w:lang w:val="en-US" w:eastAsia="zh-CN"/>
              </w:rPr>
              <w:t>返回</w:t>
            </w:r>
            <w:r>
              <w:rPr>
                <w:rFonts w:hint="eastAsia"/>
                <w:highlight w:val="none"/>
                <w:lang w:val="en-US" w:eastAsia="zh-CN"/>
              </w:rPr>
              <w:t>告警风险等级配置页面页面展示该条新增配置信息</w:t>
            </w:r>
          </w:p>
          <w:p>
            <w:pPr>
              <w:numPr>
                <w:ilvl w:val="-1"/>
                <w:numId w:val="0"/>
              </w:numPr>
              <w:ind w:firstLine="440" w:firstLineChars="200"/>
              <w:rPr>
                <w:rFonts w:hint="eastAsia"/>
                <w:highlight w:val="none"/>
                <w:lang w:val="en-US" w:eastAsia="zh-CN"/>
              </w:rPr>
            </w:pPr>
          </w:p>
          <w:p>
            <w:pPr>
              <w:numPr>
                <w:ilvl w:val="0"/>
                <w:numId w:val="47"/>
              </w:numPr>
              <w:ind w:firstLine="440" w:firstLineChars="200"/>
              <w:rPr>
                <w:rFonts w:hint="eastAsia"/>
                <w:highlight w:val="none"/>
                <w:lang w:val="en-US" w:eastAsia="zh-CN"/>
              </w:rPr>
            </w:pPr>
            <w:r>
              <w:rPr>
                <w:rFonts w:hint="eastAsia"/>
                <w:highlight w:val="none"/>
                <w:lang w:val="en-US" w:eastAsia="zh-CN"/>
              </w:rPr>
              <w:t>在告警风险等级配置页面，点击</w:t>
            </w:r>
            <w:r>
              <w:rPr>
                <w:rFonts w:hint="eastAsia"/>
                <w:color w:val="auto"/>
                <w:highlight w:val="none"/>
                <w:lang w:val="en-US" w:eastAsia="zh-CN"/>
              </w:rPr>
              <w:t>复制和</w:t>
            </w:r>
            <w:r>
              <w:rPr>
                <w:rFonts w:hint="eastAsia"/>
                <w:highlight w:val="none"/>
                <w:lang w:val="en-US" w:eastAsia="zh-CN"/>
              </w:rPr>
              <w:t>编辑按钮，进入编辑告</w:t>
            </w:r>
            <w:r>
              <w:rPr>
                <w:rFonts w:hint="eastAsia" w:ascii="Calibri" w:hAnsi="Calibri" w:eastAsia="宋体" w:cs="Times New Roman"/>
                <w:i w:val="0"/>
                <w:iCs w:val="0"/>
                <w:caps w:val="0"/>
                <w:spacing w:val="0"/>
                <w:sz w:val="22"/>
                <w:szCs w:val="22"/>
                <w:highlight w:val="none"/>
              </w:rPr>
              <w:t>警风险等级</w:t>
            </w:r>
            <w:r>
              <w:rPr>
                <w:rFonts w:hint="eastAsia"/>
                <w:highlight w:val="none"/>
                <w:lang w:val="en-US" w:eastAsia="zh-CN"/>
              </w:rPr>
              <w:t>配置页面，页面展示：</w:t>
            </w:r>
          </w:p>
          <w:p>
            <w:pPr>
              <w:numPr>
                <w:ilvl w:val="-1"/>
                <w:numId w:val="0"/>
              </w:numPr>
              <w:ind w:firstLine="440" w:firstLineChars="200"/>
              <w:rPr>
                <w:rFonts w:hint="eastAsia" w:ascii="Calibri" w:hAnsi="Calibri" w:eastAsia="宋体" w:cs="Times New Roman"/>
                <w:b/>
                <w:bCs/>
                <w:i w:val="0"/>
                <w:iCs w:val="0"/>
                <w:caps w:val="0"/>
                <w:spacing w:val="0"/>
                <w:sz w:val="22"/>
                <w:szCs w:val="22"/>
                <w:highlight w:val="none"/>
              </w:rPr>
            </w:pPr>
            <w:r>
              <w:rPr>
                <w:rFonts w:hint="eastAsia"/>
                <w:highlight w:val="none"/>
                <w:lang w:val="en-US" w:eastAsia="zh-CN"/>
              </w:rPr>
              <w:t>【页面标题】</w:t>
            </w:r>
            <w:r>
              <w:rPr>
                <w:rFonts w:hint="eastAsia"/>
                <w:b/>
                <w:bCs/>
                <w:highlight w:val="none"/>
                <w:lang w:val="en-US" w:eastAsia="zh-CN"/>
              </w:rPr>
              <w:t>编辑</w:t>
            </w:r>
            <w:r>
              <w:rPr>
                <w:rFonts w:hint="eastAsia" w:ascii="Calibri" w:hAnsi="Calibri" w:eastAsia="宋体" w:cs="Times New Roman"/>
                <w:b/>
                <w:bCs/>
                <w:i w:val="0"/>
                <w:iCs w:val="0"/>
                <w:caps w:val="0"/>
                <w:spacing w:val="0"/>
                <w:sz w:val="22"/>
                <w:szCs w:val="22"/>
                <w:highlight w:val="none"/>
              </w:rPr>
              <w:t>告警风险等级</w:t>
            </w:r>
          </w:p>
          <w:p>
            <w:pPr>
              <w:numPr>
                <w:ilvl w:val="-1"/>
                <w:numId w:val="0"/>
              </w:numPr>
              <w:ind w:firstLine="440" w:firstLineChars="200"/>
              <w:rPr>
                <w:rFonts w:hint="default" w:ascii="Calibri" w:hAnsi="Calibri" w:eastAsia="宋体" w:cs="Times New Roman"/>
                <w:b/>
                <w:bCs/>
                <w:i w:val="0"/>
                <w:iCs w:val="0"/>
                <w:caps w:val="0"/>
                <w:spacing w:val="0"/>
                <w:sz w:val="22"/>
                <w:szCs w:val="22"/>
                <w:highlight w:val="none"/>
                <w:lang w:val="en-US"/>
              </w:rPr>
            </w:pPr>
            <w:r>
              <w:rPr>
                <w:rFonts w:hint="eastAsia" w:cs="Times New Roman"/>
                <w:i w:val="0"/>
                <w:iCs w:val="0"/>
                <w:caps w:val="0"/>
                <w:spacing w:val="0"/>
                <w:sz w:val="22"/>
                <w:szCs w:val="22"/>
                <w:highlight w:val="none"/>
                <w:lang w:val="en-US" w:eastAsia="zh-CN"/>
              </w:rPr>
              <w:t>【统计频次】默认展示新增时的频次，可进行选择</w:t>
            </w:r>
          </w:p>
          <w:p>
            <w:pPr>
              <w:numPr>
                <w:ilvl w:val="-1"/>
                <w:numId w:val="0"/>
              </w:numPr>
              <w:ind w:firstLine="440" w:firstLineChars="200"/>
              <w:rPr>
                <w:rFonts w:hint="default" w:ascii="Calibri" w:hAnsi="Calibri" w:eastAsia="宋体" w:cs="Times New Roman"/>
                <w:i w:val="0"/>
                <w:iCs w:val="0"/>
                <w:caps w:val="0"/>
                <w:spacing w:val="0"/>
                <w:sz w:val="22"/>
                <w:szCs w:val="22"/>
                <w:highlight w:val="none"/>
                <w:lang w:val="en-US" w:eastAsia="zh-CN"/>
              </w:rPr>
            </w:pPr>
            <w:r>
              <w:rPr>
                <w:rFonts w:hint="eastAsia" w:cs="Times New Roman"/>
                <w:i w:val="0"/>
                <w:iCs w:val="0"/>
                <w:caps w:val="0"/>
                <w:spacing w:val="0"/>
                <w:sz w:val="22"/>
                <w:szCs w:val="22"/>
                <w:highlight w:val="none"/>
                <w:lang w:val="en-US" w:eastAsia="zh-CN"/>
              </w:rPr>
              <w:t>【</w:t>
            </w:r>
            <w:r>
              <w:rPr>
                <w:rFonts w:hint="eastAsia" w:ascii="Calibri" w:hAnsi="Calibri" w:eastAsia="宋体" w:cs="Times New Roman"/>
                <w:i w:val="0"/>
                <w:iCs w:val="0"/>
                <w:caps w:val="0"/>
                <w:spacing w:val="0"/>
                <w:sz w:val="22"/>
                <w:szCs w:val="22"/>
                <w:highlight w:val="none"/>
                <w:lang w:val="en-US" w:eastAsia="zh-CN"/>
              </w:rPr>
              <w:t>设备类型</w:t>
            </w:r>
            <w:r>
              <w:rPr>
                <w:rFonts w:hint="eastAsia" w:cs="Times New Roman"/>
                <w:i w:val="0"/>
                <w:iCs w:val="0"/>
                <w:caps w:val="0"/>
                <w:spacing w:val="0"/>
                <w:sz w:val="22"/>
                <w:szCs w:val="22"/>
                <w:highlight w:val="none"/>
                <w:lang w:val="en-US" w:eastAsia="zh-CN"/>
              </w:rPr>
              <w:t>】默认展示新增时的</w:t>
            </w:r>
            <w:r>
              <w:rPr>
                <w:rFonts w:hint="eastAsia" w:ascii="Calibri" w:hAnsi="Calibri" w:eastAsia="宋体" w:cs="Times New Roman"/>
                <w:i w:val="0"/>
                <w:iCs w:val="0"/>
                <w:caps w:val="0"/>
                <w:spacing w:val="0"/>
                <w:sz w:val="22"/>
                <w:szCs w:val="22"/>
                <w:highlight w:val="none"/>
                <w:lang w:val="en-US" w:eastAsia="zh-CN"/>
              </w:rPr>
              <w:t>设备类型</w:t>
            </w:r>
            <w:r>
              <w:rPr>
                <w:rFonts w:hint="eastAsia" w:cs="Times New Roman"/>
                <w:i w:val="0"/>
                <w:iCs w:val="0"/>
                <w:caps w:val="0"/>
                <w:spacing w:val="0"/>
                <w:sz w:val="22"/>
                <w:szCs w:val="22"/>
                <w:highlight w:val="none"/>
                <w:lang w:val="en-US" w:eastAsia="zh-CN"/>
              </w:rPr>
              <w:t>，不可选</w:t>
            </w:r>
          </w:p>
          <w:p>
            <w:pPr>
              <w:numPr>
                <w:ilvl w:val="-1"/>
                <w:numId w:val="0"/>
              </w:numPr>
              <w:ind w:firstLine="440" w:firstLineChars="200"/>
              <w:rPr>
                <w:rFonts w:hint="default" w:ascii="Calibri" w:hAnsi="Calibri" w:eastAsia="宋体" w:cs="Times New Roman"/>
                <w:i w:val="0"/>
                <w:iCs w:val="0"/>
                <w:caps w:val="0"/>
                <w:spacing w:val="0"/>
                <w:sz w:val="22"/>
                <w:szCs w:val="22"/>
                <w:highlight w:val="none"/>
                <w:lang w:val="en-US" w:eastAsia="zh-CN"/>
              </w:rPr>
            </w:pPr>
            <w:r>
              <w:rPr>
                <w:rFonts w:hint="eastAsia" w:cs="Times New Roman"/>
                <w:i w:val="0"/>
                <w:iCs w:val="0"/>
                <w:caps w:val="0"/>
                <w:spacing w:val="0"/>
                <w:sz w:val="22"/>
                <w:szCs w:val="22"/>
                <w:highlight w:val="none"/>
                <w:lang w:val="en-US" w:eastAsia="zh-CN"/>
              </w:rPr>
              <w:t>【</w:t>
            </w:r>
            <w:r>
              <w:rPr>
                <w:rFonts w:hint="eastAsia" w:ascii="Calibri" w:hAnsi="Calibri" w:eastAsia="宋体" w:cs="Times New Roman"/>
                <w:i w:val="0"/>
                <w:iCs w:val="0"/>
                <w:caps w:val="0"/>
                <w:spacing w:val="0"/>
                <w:sz w:val="22"/>
                <w:szCs w:val="22"/>
                <w:highlight w:val="none"/>
                <w:lang w:val="en-US" w:eastAsia="zh-CN"/>
              </w:rPr>
              <w:t>告警名称</w:t>
            </w:r>
            <w:r>
              <w:rPr>
                <w:rFonts w:hint="eastAsia" w:cs="Times New Roman"/>
                <w:i w:val="0"/>
                <w:iCs w:val="0"/>
                <w:caps w:val="0"/>
                <w:spacing w:val="0"/>
                <w:sz w:val="22"/>
                <w:szCs w:val="22"/>
                <w:highlight w:val="none"/>
                <w:lang w:val="en-US" w:eastAsia="zh-CN"/>
              </w:rPr>
              <w:t>】</w:t>
            </w:r>
            <w:r>
              <w:rPr>
                <w:rFonts w:hint="eastAsia"/>
                <w:color w:val="auto"/>
                <w:sz w:val="22"/>
                <w:szCs w:val="22"/>
                <w:highlight w:val="none"/>
                <w:lang w:val="en-US" w:eastAsia="zh-CN"/>
              </w:rPr>
              <w:t>必填，</w:t>
            </w:r>
            <w:r>
              <w:rPr>
                <w:rFonts w:hint="eastAsia" w:cs="Times New Roman"/>
                <w:i w:val="0"/>
                <w:iCs w:val="0"/>
                <w:caps w:val="0"/>
                <w:spacing w:val="0"/>
                <w:sz w:val="22"/>
                <w:szCs w:val="22"/>
                <w:highlight w:val="none"/>
                <w:lang w:val="en-US" w:eastAsia="zh-CN"/>
              </w:rPr>
              <w:t>默认展示新增时的告警名称，可选，规则与新增保持一致</w:t>
            </w:r>
          </w:p>
          <w:p>
            <w:pPr>
              <w:numPr>
                <w:ilvl w:val="-1"/>
                <w:numId w:val="0"/>
              </w:numPr>
              <w:ind w:firstLine="440" w:firstLineChars="200"/>
              <w:rPr>
                <w:rFonts w:hint="eastAsia"/>
                <w:color w:val="auto"/>
                <w:sz w:val="22"/>
                <w:szCs w:val="22"/>
                <w:highlight w:val="none"/>
                <w:lang w:val="en-US" w:eastAsia="zh-CN"/>
              </w:rPr>
            </w:pPr>
            <w:r>
              <w:rPr>
                <w:rFonts w:hint="eastAsia" w:cs="Times New Roman"/>
                <w:i w:val="0"/>
                <w:iCs w:val="0"/>
                <w:caps w:val="0"/>
                <w:spacing w:val="0"/>
                <w:sz w:val="22"/>
                <w:szCs w:val="22"/>
                <w:highlight w:val="none"/>
                <w:lang w:val="en-US" w:eastAsia="zh-CN"/>
              </w:rPr>
              <w:t>【</w:t>
            </w:r>
            <w:r>
              <w:rPr>
                <w:rFonts w:hint="eastAsia" w:ascii="Calibri" w:hAnsi="Calibri" w:eastAsia="宋体" w:cs="Times New Roman"/>
                <w:i w:val="0"/>
                <w:iCs w:val="0"/>
                <w:caps w:val="0"/>
                <w:spacing w:val="0"/>
                <w:sz w:val="22"/>
                <w:szCs w:val="22"/>
                <w:highlight w:val="none"/>
                <w:lang w:val="en-US" w:eastAsia="zh-CN"/>
              </w:rPr>
              <w:t>告警次数</w:t>
            </w:r>
            <w:r>
              <w:rPr>
                <w:rFonts w:hint="eastAsia" w:cs="Times New Roman"/>
                <w:i w:val="0"/>
                <w:iCs w:val="0"/>
                <w:caps w:val="0"/>
                <w:spacing w:val="0"/>
                <w:sz w:val="22"/>
                <w:szCs w:val="22"/>
                <w:highlight w:val="none"/>
                <w:lang w:val="en-US" w:eastAsia="zh-CN"/>
              </w:rPr>
              <w:t>】</w:t>
            </w:r>
            <w:r>
              <w:rPr>
                <w:rFonts w:hint="eastAsia"/>
                <w:color w:val="auto"/>
                <w:sz w:val="22"/>
                <w:szCs w:val="22"/>
                <w:highlight w:val="none"/>
                <w:lang w:val="en-US" w:eastAsia="zh-CN"/>
              </w:rPr>
              <w:t>必填，</w:t>
            </w:r>
            <w:r>
              <w:rPr>
                <w:rFonts w:hint="eastAsia" w:cs="Times New Roman"/>
                <w:i w:val="0"/>
                <w:iCs w:val="0"/>
                <w:caps w:val="0"/>
                <w:spacing w:val="0"/>
                <w:sz w:val="22"/>
                <w:szCs w:val="22"/>
                <w:highlight w:val="none"/>
                <w:lang w:val="en-US" w:eastAsia="zh-CN"/>
              </w:rPr>
              <w:t>默认展示新增时的告警次数，可编辑，规则与新增保持一致</w:t>
            </w:r>
          </w:p>
          <w:p>
            <w:pPr>
              <w:numPr>
                <w:ilvl w:val="-1"/>
                <w:numId w:val="0"/>
              </w:numPr>
              <w:ind w:firstLine="440" w:firstLineChars="200"/>
              <w:rPr>
                <w:rFonts w:hint="eastAsia" w:cs="Times New Roman"/>
                <w:i w:val="0"/>
                <w:iCs w:val="0"/>
                <w:caps w:val="0"/>
                <w:spacing w:val="0"/>
                <w:sz w:val="22"/>
                <w:szCs w:val="22"/>
                <w:highlight w:val="none"/>
                <w:lang w:val="en-US" w:eastAsia="zh-CN"/>
              </w:rPr>
            </w:pPr>
            <w:r>
              <w:rPr>
                <w:rFonts w:hint="eastAsia" w:cs="Times New Roman"/>
                <w:i w:val="0"/>
                <w:iCs w:val="0"/>
                <w:caps w:val="0"/>
                <w:spacing w:val="0"/>
                <w:sz w:val="22"/>
                <w:szCs w:val="22"/>
                <w:highlight w:val="none"/>
                <w:lang w:val="en-US" w:eastAsia="zh-CN"/>
              </w:rPr>
              <w:t>【</w:t>
            </w:r>
            <w:r>
              <w:rPr>
                <w:rFonts w:hint="eastAsia" w:ascii="Calibri" w:hAnsi="Calibri" w:eastAsia="宋体" w:cs="Times New Roman"/>
                <w:i w:val="0"/>
                <w:iCs w:val="0"/>
                <w:caps w:val="0"/>
                <w:spacing w:val="0"/>
                <w:sz w:val="22"/>
                <w:szCs w:val="22"/>
                <w:highlight w:val="none"/>
                <w:lang w:val="en-US" w:eastAsia="zh-CN"/>
              </w:rPr>
              <w:t>风险</w:t>
            </w:r>
            <w:r>
              <w:rPr>
                <w:rFonts w:hint="eastAsia" w:cs="Times New Roman"/>
                <w:i w:val="0"/>
                <w:iCs w:val="0"/>
                <w:caps w:val="0"/>
                <w:spacing w:val="0"/>
                <w:sz w:val="22"/>
                <w:szCs w:val="22"/>
                <w:highlight w:val="none"/>
                <w:lang w:val="en-US" w:eastAsia="zh-CN"/>
              </w:rPr>
              <w:t>等级配置】</w:t>
            </w:r>
          </w:p>
          <w:p>
            <w:pPr>
              <w:numPr>
                <w:ilvl w:val="-1"/>
                <w:numId w:val="0"/>
              </w:numPr>
              <w:ind w:firstLine="660" w:firstLineChars="300"/>
              <w:rPr>
                <w:rFonts w:hint="eastAsia" w:cs="Times New Roman"/>
                <w:i w:val="0"/>
                <w:iCs w:val="0"/>
                <w:caps w:val="0"/>
                <w:spacing w:val="0"/>
                <w:sz w:val="22"/>
                <w:szCs w:val="22"/>
                <w:highlight w:val="none"/>
                <w:lang w:val="en-US" w:eastAsia="zh-CN"/>
              </w:rPr>
            </w:pPr>
            <w:r>
              <w:rPr>
                <w:rFonts w:hint="eastAsia" w:cs="Times New Roman"/>
                <w:i w:val="0"/>
                <w:iCs w:val="0"/>
                <w:caps w:val="0"/>
                <w:spacing w:val="0"/>
                <w:sz w:val="22"/>
                <w:szCs w:val="22"/>
                <w:highlight w:val="none"/>
                <w:lang w:val="en-US" w:eastAsia="zh-CN"/>
              </w:rPr>
              <w:t>配置信息：页面展示序号、告警次数、告警风险等级。</w:t>
            </w:r>
          </w:p>
          <w:p>
            <w:pPr>
              <w:pStyle w:val="30"/>
              <w:keepNext w:val="0"/>
              <w:keepLines w:val="0"/>
              <w:widowControl/>
              <w:numPr>
                <w:ilvl w:val="-1"/>
                <w:numId w:val="0"/>
              </w:numPr>
              <w:suppressLineNumbers w:val="0"/>
              <w:spacing w:before="0" w:beforeAutospacing="0" w:after="0" w:afterAutospacing="0" w:line="240" w:lineRule="auto"/>
              <w:ind w:left="660" w:leftChars="300" w:right="0" w:firstLine="0" w:firstLineChars="0"/>
              <w:jc w:val="left"/>
              <w:rPr>
                <w:rFonts w:hint="eastAsia" w:cs="Times New Roman"/>
                <w:i w:val="0"/>
                <w:iCs w:val="0"/>
                <w:caps w:val="0"/>
                <w:spacing w:val="0"/>
                <w:sz w:val="22"/>
                <w:szCs w:val="22"/>
                <w:highlight w:val="none"/>
                <w:lang w:val="en-US" w:eastAsia="zh-CN"/>
              </w:rPr>
            </w:pPr>
            <w:r>
              <w:rPr>
                <w:rFonts w:hint="eastAsia" w:cs="Times New Roman"/>
                <w:i w:val="0"/>
                <w:iCs w:val="0"/>
                <w:caps w:val="0"/>
                <w:spacing w:val="0"/>
                <w:sz w:val="22"/>
                <w:szCs w:val="22"/>
                <w:highlight w:val="none"/>
                <w:lang w:val="en-US" w:eastAsia="zh-CN"/>
              </w:rPr>
              <w:t>1）序号：与新增告警风险等级页面规则一致</w:t>
            </w:r>
          </w:p>
          <w:p>
            <w:pPr>
              <w:pStyle w:val="30"/>
              <w:keepNext w:val="0"/>
              <w:keepLines w:val="0"/>
              <w:widowControl/>
              <w:numPr>
                <w:ilvl w:val="-1"/>
                <w:numId w:val="0"/>
              </w:numPr>
              <w:suppressLineNumbers w:val="0"/>
              <w:spacing w:before="0" w:beforeAutospacing="0" w:after="0" w:afterAutospacing="0" w:line="240" w:lineRule="auto"/>
              <w:ind w:left="660" w:leftChars="300" w:right="0" w:firstLine="0" w:firstLineChars="0"/>
              <w:jc w:val="left"/>
              <w:rPr>
                <w:rFonts w:hint="default" w:cs="Times New Roman"/>
                <w:sz w:val="22"/>
                <w:szCs w:val="22"/>
                <w:highlight w:val="none"/>
              </w:rPr>
            </w:pPr>
            <w:r>
              <w:rPr>
                <w:rFonts w:hint="eastAsia" w:cs="Times New Roman"/>
                <w:sz w:val="22"/>
                <w:szCs w:val="22"/>
                <w:highlight w:val="none"/>
                <w:lang w:val="en-US" w:eastAsia="zh-CN"/>
              </w:rPr>
              <w:t>2）告警次数：</w:t>
            </w:r>
            <w:r>
              <w:rPr>
                <w:rFonts w:hint="eastAsia"/>
                <w:color w:val="auto"/>
                <w:sz w:val="22"/>
                <w:szCs w:val="22"/>
                <w:highlight w:val="none"/>
                <w:lang w:val="en-US" w:eastAsia="zh-CN"/>
              </w:rPr>
              <w:t>必填，</w:t>
            </w:r>
            <w:r>
              <w:rPr>
                <w:rFonts w:hint="eastAsia" w:cs="Times New Roman"/>
                <w:i w:val="0"/>
                <w:iCs w:val="0"/>
                <w:caps w:val="0"/>
                <w:spacing w:val="0"/>
                <w:sz w:val="22"/>
                <w:szCs w:val="22"/>
                <w:highlight w:val="none"/>
                <w:lang w:val="en-US" w:eastAsia="zh-CN"/>
              </w:rPr>
              <w:t>默认展示新增时的告警次数，可编辑，规则与新增保持一致</w:t>
            </w:r>
          </w:p>
          <w:p>
            <w:pPr>
              <w:keepNext w:val="0"/>
              <w:keepLines w:val="0"/>
              <w:widowControl/>
              <w:numPr>
                <w:ilvl w:val="-1"/>
                <w:numId w:val="0"/>
              </w:numPr>
              <w:suppressLineNumbers w:val="0"/>
              <w:spacing w:before="0" w:beforeAutospacing="0" w:after="0" w:afterAutospacing="0" w:line="240" w:lineRule="auto"/>
              <w:ind w:left="0" w:right="0" w:firstLine="660" w:firstLineChars="300"/>
              <w:jc w:val="left"/>
              <w:rPr>
                <w:rFonts w:hint="default" w:cs="Times New Roman"/>
                <w:sz w:val="22"/>
                <w:szCs w:val="22"/>
                <w:highlight w:val="none"/>
                <w:lang w:val="en-US"/>
              </w:rPr>
            </w:pPr>
            <w:r>
              <w:rPr>
                <w:rFonts w:hint="eastAsia"/>
                <w:color w:val="auto"/>
                <w:sz w:val="22"/>
                <w:szCs w:val="22"/>
                <w:highlight w:val="none"/>
                <w:lang w:val="en-US" w:eastAsia="zh-CN"/>
              </w:rPr>
              <w:t>3）告警风险等级：</w:t>
            </w:r>
            <w:r>
              <w:rPr>
                <w:rFonts w:hint="eastAsia" w:cs="Times New Roman"/>
                <w:i w:val="0"/>
                <w:iCs w:val="0"/>
                <w:caps w:val="0"/>
                <w:spacing w:val="0"/>
                <w:sz w:val="22"/>
                <w:szCs w:val="22"/>
                <w:highlight w:val="none"/>
                <w:lang w:val="en-US" w:eastAsia="zh-CN"/>
              </w:rPr>
              <w:t>固定由无低中高进行展示，不可编辑</w:t>
            </w:r>
          </w:p>
          <w:p>
            <w:pPr>
              <w:numPr>
                <w:ilvl w:val="-1"/>
                <w:numId w:val="0"/>
              </w:numPr>
              <w:ind w:firstLine="440" w:firstLineChars="200"/>
              <w:rPr>
                <w:rFonts w:hint="default" w:ascii="Calibri" w:hAnsi="Calibri" w:eastAsia="宋体" w:cs="Times New Roman"/>
                <w:i w:val="0"/>
                <w:iCs w:val="0"/>
                <w:caps w:val="0"/>
                <w:spacing w:val="0"/>
                <w:sz w:val="22"/>
                <w:szCs w:val="22"/>
                <w:highlight w:val="none"/>
                <w:lang w:val="en-US" w:eastAsia="zh-CN"/>
              </w:rPr>
            </w:pPr>
            <w:r>
              <w:rPr>
                <w:rFonts w:hint="eastAsia" w:cs="Times New Roman"/>
                <w:i w:val="0"/>
                <w:iCs w:val="0"/>
                <w:caps w:val="0"/>
                <w:spacing w:val="0"/>
                <w:sz w:val="22"/>
                <w:szCs w:val="22"/>
                <w:highlight w:val="none"/>
                <w:lang w:val="en-US" w:eastAsia="zh-CN"/>
              </w:rPr>
              <w:t>【</w:t>
            </w:r>
            <w:r>
              <w:rPr>
                <w:rFonts w:hint="eastAsia" w:ascii="Calibri" w:hAnsi="Calibri" w:eastAsia="宋体" w:cs="Times New Roman"/>
                <w:i w:val="0"/>
                <w:iCs w:val="0"/>
                <w:caps w:val="0"/>
                <w:spacing w:val="0"/>
                <w:sz w:val="22"/>
                <w:szCs w:val="22"/>
                <w:highlight w:val="none"/>
                <w:lang w:val="en-US" w:eastAsia="zh-CN"/>
              </w:rPr>
              <w:t>取消按钮</w:t>
            </w:r>
            <w:r>
              <w:rPr>
                <w:rFonts w:hint="eastAsia" w:cs="Times New Roman"/>
                <w:i w:val="0"/>
                <w:iCs w:val="0"/>
                <w:caps w:val="0"/>
                <w:spacing w:val="0"/>
                <w:sz w:val="22"/>
                <w:szCs w:val="22"/>
                <w:highlight w:val="none"/>
                <w:lang w:val="en-US" w:eastAsia="zh-CN"/>
              </w:rPr>
              <w:t>】规则与新增保持一致</w:t>
            </w:r>
          </w:p>
          <w:p>
            <w:pPr>
              <w:numPr>
                <w:ilvl w:val="-1"/>
                <w:numId w:val="0"/>
              </w:numPr>
              <w:ind w:firstLine="440" w:firstLineChars="200"/>
              <w:rPr>
                <w:rFonts w:hint="eastAsia"/>
                <w:highlight w:val="none"/>
                <w:lang w:val="en-US" w:eastAsia="zh-CN"/>
              </w:rPr>
            </w:pPr>
            <w:r>
              <w:rPr>
                <w:rFonts w:hint="eastAsia" w:cs="Times New Roman"/>
                <w:i w:val="0"/>
                <w:iCs w:val="0"/>
                <w:caps w:val="0"/>
                <w:spacing w:val="0"/>
                <w:sz w:val="22"/>
                <w:szCs w:val="22"/>
                <w:highlight w:val="none"/>
                <w:lang w:val="en-US" w:eastAsia="zh-CN"/>
              </w:rPr>
              <w:t>【</w:t>
            </w:r>
            <w:r>
              <w:rPr>
                <w:rFonts w:hint="eastAsia" w:ascii="Calibri" w:hAnsi="Calibri" w:eastAsia="宋体" w:cs="Times New Roman"/>
                <w:i w:val="0"/>
                <w:iCs w:val="0"/>
                <w:caps w:val="0"/>
                <w:spacing w:val="0"/>
                <w:sz w:val="22"/>
                <w:szCs w:val="22"/>
                <w:highlight w:val="none"/>
                <w:lang w:val="en-US" w:eastAsia="zh-CN"/>
              </w:rPr>
              <w:t>确认按钮</w:t>
            </w:r>
            <w:r>
              <w:rPr>
                <w:rFonts w:hint="eastAsia" w:cs="Times New Roman"/>
                <w:i w:val="0"/>
                <w:iCs w:val="0"/>
                <w:caps w:val="0"/>
                <w:spacing w:val="0"/>
                <w:sz w:val="22"/>
                <w:szCs w:val="22"/>
                <w:highlight w:val="none"/>
                <w:lang w:val="en-US" w:eastAsia="zh-CN"/>
              </w:rPr>
              <w:t>】规则与新增保持一致</w:t>
            </w:r>
          </w:p>
          <w:p>
            <w:pPr>
              <w:numPr>
                <w:ilvl w:val="-1"/>
                <w:numId w:val="0"/>
              </w:numPr>
              <w:ind w:firstLine="440" w:firstLineChars="200"/>
              <w:rPr>
                <w:rFonts w:hint="eastAsia"/>
                <w:highlight w:val="none"/>
                <w:lang w:val="en-US" w:eastAsia="zh-CN"/>
              </w:rPr>
            </w:pPr>
          </w:p>
          <w:p>
            <w:pPr>
              <w:numPr>
                <w:ilvl w:val="-1"/>
                <w:numId w:val="0"/>
              </w:numPr>
              <w:ind w:firstLine="440" w:firstLineChars="200"/>
              <w:rPr>
                <w:rFonts w:hint="default"/>
                <w:highlight w:val="none"/>
                <w:lang w:val="en-US" w:eastAsia="zh-CN"/>
              </w:rPr>
            </w:pPr>
          </w:p>
          <w:p>
            <w:pPr>
              <w:numPr>
                <w:ilvl w:val="-1"/>
                <w:numId w:val="0"/>
              </w:numPr>
              <w:rPr>
                <w:rFonts w:hint="default"/>
                <w:highlight w:val="none"/>
                <w:lang w:val="en-US" w:eastAsia="zh-CN"/>
              </w:rPr>
            </w:pPr>
            <w:r>
              <w:rPr>
                <w:rFonts w:hint="eastAsia"/>
                <w:highlight w:val="none"/>
                <w:lang w:val="en-US" w:eastAsia="zh-CN"/>
              </w:rPr>
              <w:t>告警风险等级配置详情页字段说明：</w:t>
            </w:r>
          </w:p>
          <w:tbl>
            <w:tblPr>
              <w:tblStyle w:val="33"/>
              <w:tblW w:w="858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957"/>
              <w:gridCol w:w="463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3957" w:type="dxa"/>
                  <w:shd w:val="clear" w:color="auto" w:fill="BEBEBE" w:themeFill="background1" w:themeFillShade="BF"/>
                </w:tcPr>
                <w:p>
                  <w:pPr>
                    <w:pStyle w:val="16"/>
                    <w:rPr>
                      <w:rFonts w:hint="eastAsia"/>
                      <w:sz w:val="22"/>
                      <w:szCs w:val="22"/>
                      <w:highlight w:val="none"/>
                      <w:vertAlign w:val="baseline"/>
                    </w:rPr>
                  </w:pPr>
                  <w:r>
                    <w:rPr>
                      <w:rFonts w:hint="eastAsia"/>
                      <w:sz w:val="22"/>
                      <w:szCs w:val="22"/>
                      <w:highlight w:val="none"/>
                      <w:lang w:val="en-US" w:eastAsia="zh-CN"/>
                    </w:rPr>
                    <w:t>字段</w:t>
                  </w:r>
                </w:p>
              </w:tc>
              <w:tc>
                <w:tcPr>
                  <w:tcW w:w="4630" w:type="dxa"/>
                  <w:shd w:val="clear" w:color="auto" w:fill="BEBEBE" w:themeFill="background1" w:themeFillShade="BF"/>
                </w:tcPr>
                <w:p>
                  <w:pPr>
                    <w:pStyle w:val="16"/>
                    <w:rPr>
                      <w:rFonts w:hint="eastAsia" w:eastAsia="宋体"/>
                      <w:sz w:val="22"/>
                      <w:szCs w:val="22"/>
                      <w:highlight w:val="none"/>
                      <w:vertAlign w:val="baseline"/>
                      <w:lang w:val="en-US" w:eastAsia="zh-CN"/>
                    </w:rPr>
                  </w:pPr>
                  <w:r>
                    <w:rPr>
                      <w:rFonts w:hint="eastAsia"/>
                      <w:sz w:val="22"/>
                      <w:szCs w:val="22"/>
                      <w:highlight w:val="none"/>
                      <w:vertAlign w:val="baseline"/>
                      <w:lang w:val="en-US" w:eastAsia="zh-CN"/>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3957" w:type="dxa"/>
                  <w:shd w:val="clear" w:color="auto" w:fill="auto"/>
                  <w:vAlign w:val="center"/>
                </w:tcPr>
                <w:p>
                  <w:pPr>
                    <w:keepNext w:val="0"/>
                    <w:keepLines w:val="0"/>
                    <w:widowControl/>
                    <w:suppressLineNumbers w:val="0"/>
                    <w:ind w:firstLine="0" w:firstLineChars="0"/>
                    <w:jc w:val="left"/>
                    <w:textAlignment w:val="center"/>
                    <w:rPr>
                      <w:rFonts w:hint="default" w:ascii="Times New Roman" w:hAnsi="Times New Roman" w:eastAsia="宋体" w:cs="Times New Roman"/>
                      <w:color w:val="auto"/>
                      <w:kern w:val="2"/>
                      <w:sz w:val="22"/>
                      <w:szCs w:val="22"/>
                      <w:highlight w:val="none"/>
                      <w:lang w:val="en-US" w:eastAsia="zh-CN" w:bidi="ar-SA"/>
                    </w:rPr>
                  </w:pPr>
                  <w:r>
                    <w:rPr>
                      <w:rFonts w:hint="eastAsia" w:ascii="Times New Roman" w:hAnsi="Times New Roman" w:eastAsia="宋体" w:cs="Times New Roman"/>
                      <w:color w:val="auto"/>
                      <w:kern w:val="2"/>
                      <w:sz w:val="22"/>
                      <w:szCs w:val="22"/>
                      <w:highlight w:val="none"/>
                      <w:lang w:val="en-US" w:eastAsia="zh-CN" w:bidi="ar-SA"/>
                    </w:rPr>
                    <w:t>序号</w:t>
                  </w:r>
                </w:p>
              </w:tc>
              <w:tc>
                <w:tcPr>
                  <w:tcW w:w="4630" w:type="dxa"/>
                  <w:shd w:val="clear" w:color="auto" w:fill="auto"/>
                  <w:vAlign w:val="top"/>
                </w:tcPr>
                <w:p>
                  <w:pPr>
                    <w:pStyle w:val="16"/>
                    <w:ind w:firstLine="0" w:firstLineChars="0"/>
                    <w:rPr>
                      <w:rFonts w:hint="default" w:ascii="Times New Roman" w:hAnsi="Times New Roman" w:eastAsia="宋体" w:cs="Times New Roman"/>
                      <w:color w:val="auto"/>
                      <w:kern w:val="2"/>
                      <w:sz w:val="22"/>
                      <w:szCs w:val="22"/>
                      <w:highlight w:val="none"/>
                      <w:lang w:val="en-US" w:eastAsia="zh-CN" w:bidi="ar-SA"/>
                    </w:rPr>
                  </w:pPr>
                  <w:r>
                    <w:rPr>
                      <w:rFonts w:hint="eastAsia"/>
                      <w:color w:val="auto"/>
                      <w:sz w:val="22"/>
                      <w:szCs w:val="22"/>
                      <w:highlight w:val="none"/>
                      <w:lang w:val="en-US" w:eastAsia="zh-CN"/>
                    </w:rPr>
                    <w:t>系统自动生成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3957" w:type="dxa"/>
                  <w:vAlign w:val="center"/>
                </w:tcPr>
                <w:p>
                  <w:pPr>
                    <w:keepNext w:val="0"/>
                    <w:keepLines w:val="0"/>
                    <w:widowControl/>
                    <w:suppressLineNumbers w:val="0"/>
                    <w:ind w:firstLine="0" w:firstLineChars="0"/>
                    <w:jc w:val="left"/>
                    <w:textAlignment w:val="center"/>
                    <w:rPr>
                      <w:rFonts w:hint="default"/>
                      <w:color w:val="auto"/>
                      <w:sz w:val="22"/>
                      <w:szCs w:val="22"/>
                      <w:highlight w:val="none"/>
                      <w:lang w:val="en-US" w:eastAsia="zh-CN"/>
                    </w:rPr>
                  </w:pPr>
                  <w:r>
                    <w:rPr>
                      <w:rFonts w:hint="eastAsia"/>
                      <w:color w:val="auto"/>
                      <w:sz w:val="22"/>
                      <w:szCs w:val="22"/>
                      <w:highlight w:val="none"/>
                      <w:lang w:val="en-US" w:eastAsia="zh-CN"/>
                    </w:rPr>
                    <w:t>设备类型</w:t>
                  </w:r>
                </w:p>
              </w:tc>
              <w:tc>
                <w:tcPr>
                  <w:tcW w:w="4630" w:type="dxa"/>
                </w:tcPr>
                <w:p>
                  <w:pPr>
                    <w:pStyle w:val="16"/>
                    <w:numPr>
                      <w:ilvl w:val="0"/>
                      <w:numId w:val="49"/>
                    </w:numPr>
                    <w:rPr>
                      <w:rFonts w:hint="eastAsia"/>
                      <w:highlight w:val="none"/>
                      <w:lang w:val="en-US" w:eastAsia="zh-CN"/>
                    </w:rPr>
                  </w:pPr>
                  <w:r>
                    <w:rPr>
                      <w:rFonts w:hint="eastAsia"/>
                      <w:color w:val="auto"/>
                      <w:sz w:val="22"/>
                      <w:szCs w:val="22"/>
                      <w:highlight w:val="none"/>
                      <w:vertAlign w:val="baseline"/>
                      <w:lang w:val="en-US" w:eastAsia="zh-CN"/>
                    </w:rPr>
                    <w:t>展示</w:t>
                  </w:r>
                  <w:r>
                    <w:rPr>
                      <w:rFonts w:hint="eastAsia"/>
                      <w:highlight w:val="none"/>
                      <w:lang w:val="en-US" w:eastAsia="zh-CN"/>
                    </w:rPr>
                    <w:t>新增配置所选设备类型，一种设备类型对应多个告警名称</w:t>
                  </w:r>
                </w:p>
                <w:p>
                  <w:pPr>
                    <w:pStyle w:val="16"/>
                    <w:numPr>
                      <w:ilvl w:val="0"/>
                      <w:numId w:val="49"/>
                    </w:numPr>
                    <w:rPr>
                      <w:rFonts w:hint="eastAsia"/>
                      <w:color w:val="auto"/>
                      <w:sz w:val="21"/>
                      <w:szCs w:val="20"/>
                      <w:highlight w:val="none"/>
                      <w:vertAlign w:val="baseline"/>
                      <w:lang w:val="en-US" w:eastAsia="zh-CN"/>
                    </w:rPr>
                  </w:pPr>
                  <w:r>
                    <w:rPr>
                      <w:rFonts w:hint="eastAsia"/>
                      <w:sz w:val="21"/>
                      <w:szCs w:val="20"/>
                      <w:highlight w:val="none"/>
                      <w:vertAlign w:val="baseline"/>
                      <w:lang w:val="en-US" w:eastAsia="zh-CN"/>
                    </w:rPr>
                    <w:t>可配置多条告警风险等级信息，但不能配置两条相同的风险等级信息，配置相同时，点击确认页面报错“该条配置已存在，请重新配置”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3957" w:type="dxa"/>
                  <w:vAlign w:val="top"/>
                </w:tcPr>
                <w:p>
                  <w:pPr>
                    <w:pStyle w:val="16"/>
                    <w:ind w:firstLine="0" w:firstLineChars="0"/>
                    <w:rPr>
                      <w:rFonts w:hint="default" w:ascii="Times New Roman" w:hAnsi="Times New Roman" w:eastAsia="宋体" w:cs="Times New Roman"/>
                      <w:color w:val="auto"/>
                      <w:kern w:val="2"/>
                      <w:sz w:val="22"/>
                      <w:szCs w:val="22"/>
                      <w:highlight w:val="none"/>
                      <w:lang w:val="en-US" w:eastAsia="zh-CN" w:bidi="ar-SA"/>
                    </w:rPr>
                  </w:pPr>
                  <w:r>
                    <w:rPr>
                      <w:rFonts w:hint="eastAsia" w:eastAsia="宋体" w:cs="Times New Roman"/>
                      <w:color w:val="auto"/>
                      <w:kern w:val="2"/>
                      <w:sz w:val="22"/>
                      <w:szCs w:val="22"/>
                      <w:highlight w:val="none"/>
                      <w:lang w:val="en-US" w:eastAsia="zh-CN" w:bidi="ar-SA"/>
                    </w:rPr>
                    <w:t>告警名称</w:t>
                  </w:r>
                </w:p>
              </w:tc>
              <w:tc>
                <w:tcPr>
                  <w:tcW w:w="4630" w:type="dxa"/>
                  <w:vAlign w:val="top"/>
                </w:tcPr>
                <w:p>
                  <w:pPr>
                    <w:pStyle w:val="16"/>
                    <w:ind w:firstLine="0" w:firstLineChars="0"/>
                    <w:rPr>
                      <w:rFonts w:hint="default" w:ascii="Times New Roman" w:hAnsi="Times New Roman" w:eastAsia="宋体" w:cs="Times New Roman"/>
                      <w:color w:val="auto"/>
                      <w:kern w:val="2"/>
                      <w:sz w:val="22"/>
                      <w:szCs w:val="22"/>
                      <w:highlight w:val="none"/>
                      <w:lang w:val="en-US" w:eastAsia="zh-CN" w:bidi="ar-SA"/>
                    </w:rPr>
                  </w:pPr>
                  <w:r>
                    <w:rPr>
                      <w:rFonts w:hint="eastAsia"/>
                      <w:color w:val="auto"/>
                      <w:sz w:val="22"/>
                      <w:szCs w:val="22"/>
                      <w:highlight w:val="none"/>
                      <w:vertAlign w:val="baseline"/>
                      <w:lang w:val="en-US" w:eastAsia="zh-CN"/>
                    </w:rPr>
                    <w:t>展示</w:t>
                  </w:r>
                  <w:r>
                    <w:rPr>
                      <w:rFonts w:hint="eastAsia"/>
                      <w:highlight w:val="none"/>
                      <w:lang w:val="en-US" w:eastAsia="zh-CN"/>
                    </w:rPr>
                    <w:t>新增配置所选告警名称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3957" w:type="dxa"/>
                  <w:vAlign w:val="top"/>
                </w:tcPr>
                <w:p>
                  <w:pPr>
                    <w:pStyle w:val="16"/>
                    <w:ind w:firstLine="0" w:firstLineChars="0"/>
                    <w:rPr>
                      <w:rFonts w:hint="default" w:ascii="Times New Roman" w:hAnsi="Times New Roman" w:eastAsia="宋体" w:cs="Times New Roman"/>
                      <w:color w:val="auto"/>
                      <w:kern w:val="2"/>
                      <w:sz w:val="22"/>
                      <w:szCs w:val="22"/>
                      <w:highlight w:val="none"/>
                      <w:lang w:val="en-US" w:eastAsia="zh-CN" w:bidi="ar-SA"/>
                    </w:rPr>
                  </w:pPr>
                  <w:r>
                    <w:rPr>
                      <w:rFonts w:hint="eastAsia" w:eastAsia="宋体" w:cs="Times New Roman"/>
                      <w:color w:val="auto"/>
                      <w:kern w:val="2"/>
                      <w:sz w:val="22"/>
                      <w:szCs w:val="22"/>
                      <w:highlight w:val="none"/>
                      <w:lang w:val="en-US" w:eastAsia="zh-CN" w:bidi="ar-SA"/>
                    </w:rPr>
                    <w:t>告警次数</w:t>
                  </w:r>
                </w:p>
              </w:tc>
              <w:tc>
                <w:tcPr>
                  <w:tcW w:w="4630" w:type="dxa"/>
                  <w:vAlign w:val="top"/>
                </w:tcPr>
                <w:p>
                  <w:pPr>
                    <w:pStyle w:val="16"/>
                    <w:ind w:firstLine="0" w:firstLineChars="0"/>
                    <w:rPr>
                      <w:rFonts w:hint="default" w:ascii="Times New Roman" w:hAnsi="Times New Roman" w:eastAsia="宋体" w:cs="Times New Roman"/>
                      <w:color w:val="auto"/>
                      <w:kern w:val="2"/>
                      <w:sz w:val="22"/>
                      <w:szCs w:val="22"/>
                      <w:highlight w:val="none"/>
                      <w:vertAlign w:val="baseline"/>
                      <w:lang w:val="en-US" w:eastAsia="zh-CN" w:bidi="ar-SA"/>
                    </w:rPr>
                  </w:pPr>
                  <w:r>
                    <w:rPr>
                      <w:rFonts w:hint="eastAsia"/>
                      <w:color w:val="auto"/>
                      <w:sz w:val="22"/>
                      <w:szCs w:val="22"/>
                      <w:highlight w:val="none"/>
                      <w:vertAlign w:val="baseline"/>
                      <w:lang w:val="en-US" w:eastAsia="zh-CN"/>
                    </w:rPr>
                    <w:t>展示</w:t>
                  </w:r>
                  <w:r>
                    <w:rPr>
                      <w:rFonts w:hint="eastAsia"/>
                      <w:highlight w:val="none"/>
                      <w:lang w:val="en-US" w:eastAsia="zh-CN"/>
                    </w:rPr>
                    <w:t>新增配置所填告警告警次数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3957" w:type="dxa"/>
                </w:tcPr>
                <w:p>
                  <w:pPr>
                    <w:pStyle w:val="16"/>
                    <w:rPr>
                      <w:rFonts w:hint="default"/>
                      <w:color w:val="auto"/>
                      <w:sz w:val="22"/>
                      <w:szCs w:val="22"/>
                      <w:highlight w:val="none"/>
                      <w:lang w:val="en-US" w:eastAsia="zh-CN"/>
                    </w:rPr>
                  </w:pPr>
                  <w:r>
                    <w:rPr>
                      <w:rFonts w:hint="eastAsia"/>
                      <w:color w:val="auto"/>
                      <w:sz w:val="22"/>
                      <w:szCs w:val="22"/>
                      <w:highlight w:val="none"/>
                      <w:lang w:val="en-US" w:eastAsia="zh-CN"/>
                    </w:rPr>
                    <w:t>告警风险等级</w:t>
                  </w:r>
                </w:p>
              </w:tc>
              <w:tc>
                <w:tcPr>
                  <w:tcW w:w="4630" w:type="dxa"/>
                </w:tcPr>
                <w:p>
                  <w:pPr>
                    <w:pStyle w:val="16"/>
                    <w:rPr>
                      <w:rFonts w:hint="default"/>
                      <w:color w:val="auto"/>
                      <w:sz w:val="22"/>
                      <w:szCs w:val="22"/>
                      <w:highlight w:val="none"/>
                      <w:lang w:val="en-US" w:eastAsia="zh-CN"/>
                    </w:rPr>
                  </w:pPr>
                  <w:r>
                    <w:rPr>
                      <w:rFonts w:hint="eastAsia"/>
                      <w:color w:val="auto"/>
                      <w:sz w:val="22"/>
                      <w:szCs w:val="22"/>
                      <w:highlight w:val="none"/>
                      <w:vertAlign w:val="baseline"/>
                      <w:lang w:val="en-US" w:eastAsia="zh-CN"/>
                    </w:rPr>
                    <w:t>展示</w:t>
                  </w:r>
                  <w:r>
                    <w:rPr>
                      <w:rFonts w:hint="eastAsia"/>
                      <w:highlight w:val="none"/>
                      <w:lang w:val="en-US" w:eastAsia="zh-CN"/>
                    </w:rPr>
                    <w:t>新增配置所填风险等级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3957" w:type="dxa"/>
                </w:tcPr>
                <w:p>
                  <w:pPr>
                    <w:pStyle w:val="16"/>
                    <w:rPr>
                      <w:rFonts w:hint="default"/>
                      <w:color w:val="auto"/>
                      <w:sz w:val="22"/>
                      <w:szCs w:val="22"/>
                      <w:highlight w:val="none"/>
                      <w:lang w:val="en-US" w:eastAsia="zh-CN"/>
                    </w:rPr>
                  </w:pPr>
                  <w:r>
                    <w:rPr>
                      <w:rFonts w:hint="eastAsia"/>
                      <w:color w:val="auto"/>
                      <w:sz w:val="22"/>
                      <w:szCs w:val="22"/>
                      <w:highlight w:val="none"/>
                      <w:lang w:val="en-US" w:eastAsia="zh-CN"/>
                    </w:rPr>
                    <w:t>是否生效</w:t>
                  </w:r>
                </w:p>
              </w:tc>
              <w:tc>
                <w:tcPr>
                  <w:tcW w:w="4630" w:type="dxa"/>
                </w:tcPr>
                <w:p>
                  <w:pPr>
                    <w:pStyle w:val="16"/>
                    <w:numPr>
                      <w:ilvl w:val="0"/>
                      <w:numId w:val="50"/>
                    </w:numPr>
                    <w:rPr>
                      <w:rFonts w:hint="eastAsia"/>
                      <w:color w:val="auto"/>
                      <w:sz w:val="22"/>
                      <w:szCs w:val="22"/>
                      <w:highlight w:val="none"/>
                      <w:lang w:val="en-US" w:eastAsia="zh-CN"/>
                    </w:rPr>
                  </w:pPr>
                  <w:r>
                    <w:rPr>
                      <w:rFonts w:hint="eastAsia"/>
                      <w:color w:val="auto"/>
                      <w:sz w:val="22"/>
                      <w:szCs w:val="22"/>
                      <w:highlight w:val="none"/>
                      <w:lang w:val="en-US" w:eastAsia="zh-CN"/>
                    </w:rPr>
                    <w:t>可进行选择，配置生效，点击按钮呈蓝色，页面弹框提示“已生效”，则配置生效；</w:t>
                  </w:r>
                </w:p>
                <w:p>
                  <w:pPr>
                    <w:pStyle w:val="16"/>
                    <w:numPr>
                      <w:ilvl w:val="0"/>
                      <w:numId w:val="50"/>
                    </w:numPr>
                    <w:rPr>
                      <w:rFonts w:hint="default"/>
                      <w:color w:val="auto"/>
                      <w:sz w:val="22"/>
                      <w:szCs w:val="22"/>
                      <w:highlight w:val="none"/>
                      <w:lang w:val="en-US" w:eastAsia="zh-CN"/>
                    </w:rPr>
                  </w:pPr>
                  <w:r>
                    <w:rPr>
                      <w:rFonts w:hint="eastAsia"/>
                      <w:color w:val="auto"/>
                      <w:sz w:val="22"/>
                      <w:szCs w:val="22"/>
                      <w:highlight w:val="none"/>
                      <w:lang w:val="en-US" w:eastAsia="zh-CN"/>
                    </w:rPr>
                    <w:t>点击按钮呈灰色，则配置未生效；</w:t>
                  </w:r>
                </w:p>
                <w:p>
                  <w:pPr>
                    <w:pStyle w:val="16"/>
                    <w:numPr>
                      <w:ilvl w:val="-1"/>
                      <w:numId w:val="0"/>
                    </w:numPr>
                    <w:rPr>
                      <w:rFonts w:hint="default"/>
                      <w:color w:val="auto"/>
                      <w:sz w:val="22"/>
                      <w:szCs w:val="22"/>
                      <w:highlight w:val="none"/>
                      <w:lang w:val="en-US" w:eastAsia="zh-CN"/>
                    </w:rPr>
                  </w:pPr>
                  <w:r>
                    <w:rPr>
                      <w:rFonts w:hint="eastAsia"/>
                      <w:color w:val="auto"/>
                      <w:sz w:val="22"/>
                      <w:szCs w:val="22"/>
                      <w:highlight w:val="none"/>
                      <w:lang w:val="en-US" w:eastAsia="zh-CN"/>
                    </w:rPr>
                    <w:t>3.生效状态下的告警风险等级，不可删除和编辑，若要进行删除和编辑需对已生效的告警风险等级更改为未生效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3957" w:type="dxa"/>
                </w:tcPr>
                <w:p>
                  <w:pPr>
                    <w:pStyle w:val="16"/>
                    <w:rPr>
                      <w:rFonts w:hint="default"/>
                      <w:color w:val="auto"/>
                      <w:sz w:val="22"/>
                      <w:szCs w:val="22"/>
                      <w:highlight w:val="none"/>
                      <w:lang w:val="en-US" w:eastAsia="zh-CN"/>
                    </w:rPr>
                  </w:pPr>
                  <w:r>
                    <w:rPr>
                      <w:rFonts w:hint="eastAsia"/>
                      <w:color w:val="auto"/>
                      <w:sz w:val="22"/>
                      <w:szCs w:val="22"/>
                      <w:highlight w:val="none"/>
                      <w:lang w:val="en-US" w:eastAsia="zh-CN"/>
                    </w:rPr>
                    <w:t>操作</w:t>
                  </w:r>
                </w:p>
              </w:tc>
              <w:tc>
                <w:tcPr>
                  <w:tcW w:w="4630" w:type="dxa"/>
                </w:tcPr>
                <w:p>
                  <w:pPr>
                    <w:pStyle w:val="16"/>
                    <w:rPr>
                      <w:rFonts w:hint="eastAsia"/>
                      <w:color w:val="auto"/>
                      <w:sz w:val="22"/>
                      <w:szCs w:val="22"/>
                      <w:highlight w:val="none"/>
                      <w:lang w:val="en-US" w:eastAsia="zh-CN"/>
                    </w:rPr>
                  </w:pPr>
                  <w:r>
                    <w:rPr>
                      <w:rFonts w:hint="eastAsia"/>
                      <w:color w:val="auto"/>
                      <w:sz w:val="22"/>
                      <w:szCs w:val="22"/>
                      <w:highlight w:val="none"/>
                      <w:lang w:val="en-US" w:eastAsia="zh-CN"/>
                    </w:rPr>
                    <w:t>【编辑】</w:t>
                  </w:r>
                </w:p>
                <w:p>
                  <w:pPr>
                    <w:numPr>
                      <w:ilvl w:val="-1"/>
                      <w:numId w:val="0"/>
                    </w:numPr>
                    <w:rPr>
                      <w:rFonts w:hint="default" w:ascii="Times New Roman" w:hAnsi="Times New Roman" w:eastAsia="宋体" w:cs="Times New Roman"/>
                      <w:i w:val="0"/>
                      <w:iCs w:val="0"/>
                      <w:caps w:val="0"/>
                      <w:color w:val="auto"/>
                      <w:spacing w:val="0"/>
                      <w:sz w:val="22"/>
                      <w:szCs w:val="22"/>
                      <w:highlight w:val="none"/>
                      <w:lang w:val="en-US" w:eastAsia="zh-CN"/>
                    </w:rPr>
                  </w:pPr>
                  <w:r>
                    <w:rPr>
                      <w:rFonts w:hint="eastAsia"/>
                      <w:color w:val="auto"/>
                      <w:sz w:val="22"/>
                      <w:szCs w:val="22"/>
                      <w:highlight w:val="none"/>
                      <w:lang w:val="en-US" w:eastAsia="zh-CN"/>
                    </w:rPr>
                    <w:t>1.仅对未生效状态下的告警风险等级进行编辑，点击编辑按钮，页面跳转至</w:t>
                  </w:r>
                  <w:r>
                    <w:rPr>
                      <w:rFonts w:hint="eastAsia" w:ascii="Times New Roman" w:hAnsi="Times New Roman" w:eastAsia="宋体" w:cs="Times New Roman"/>
                      <w:i w:val="0"/>
                      <w:iCs w:val="0"/>
                      <w:caps w:val="0"/>
                      <w:color w:val="auto"/>
                      <w:spacing w:val="0"/>
                      <w:sz w:val="22"/>
                      <w:szCs w:val="22"/>
                      <w:highlight w:val="none"/>
                    </w:rPr>
                    <w:t>编辑告警风险等级</w:t>
                  </w:r>
                  <w:r>
                    <w:rPr>
                      <w:rFonts w:hint="eastAsia" w:ascii="Times New Roman" w:hAnsi="Times New Roman" w:eastAsia="宋体" w:cs="Times New Roman"/>
                      <w:i w:val="0"/>
                      <w:iCs w:val="0"/>
                      <w:caps w:val="0"/>
                      <w:color w:val="auto"/>
                      <w:spacing w:val="0"/>
                      <w:sz w:val="22"/>
                      <w:szCs w:val="22"/>
                      <w:highlight w:val="none"/>
                      <w:lang w:val="en-US" w:eastAsia="zh-CN"/>
                    </w:rPr>
                    <w:t>页面</w:t>
                  </w:r>
                  <w:r>
                    <w:rPr>
                      <w:rFonts w:hint="eastAsia" w:ascii="Times New Roman" w:hAnsi="Times New Roman" w:cs="Times New Roman"/>
                      <w:i w:val="0"/>
                      <w:iCs w:val="0"/>
                      <w:caps w:val="0"/>
                      <w:color w:val="auto"/>
                      <w:spacing w:val="0"/>
                      <w:sz w:val="22"/>
                      <w:szCs w:val="22"/>
                      <w:highlight w:val="none"/>
                      <w:lang w:val="en-US" w:eastAsia="zh-CN"/>
                    </w:rPr>
                    <w:t>。</w:t>
                  </w:r>
                  <w:r>
                    <w:rPr>
                      <w:rFonts w:hint="eastAsia" w:cs="Times New Roman"/>
                      <w:i w:val="0"/>
                      <w:iCs w:val="0"/>
                      <w:caps w:val="0"/>
                      <w:color w:val="auto"/>
                      <w:spacing w:val="0"/>
                      <w:sz w:val="22"/>
                      <w:szCs w:val="22"/>
                      <w:highlight w:val="none"/>
                      <w:lang w:val="en-US" w:eastAsia="zh-CN"/>
                    </w:rPr>
                    <w:t>页面展示对应字段信息，可进行编辑，编辑后点击确认页面跳转至</w:t>
                  </w:r>
                  <w:r>
                    <w:rPr>
                      <w:rFonts w:hint="eastAsia"/>
                      <w:highlight w:val="none"/>
                      <w:lang w:val="en-US" w:eastAsia="zh-CN"/>
                    </w:rPr>
                    <w:t>告警风险等级配置页面；</w:t>
                  </w:r>
                  <w:r>
                    <w:rPr>
                      <w:rFonts w:hint="eastAsia" w:cs="Times New Roman"/>
                      <w:i w:val="0"/>
                      <w:iCs w:val="0"/>
                      <w:caps w:val="0"/>
                      <w:color w:val="auto"/>
                      <w:spacing w:val="0"/>
                      <w:sz w:val="22"/>
                      <w:szCs w:val="22"/>
                      <w:highlight w:val="none"/>
                      <w:lang w:val="en-US" w:eastAsia="zh-CN"/>
                    </w:rPr>
                    <w:t>编辑后点击取消页面返回</w:t>
                  </w:r>
                  <w:r>
                    <w:rPr>
                      <w:rFonts w:hint="eastAsia"/>
                      <w:highlight w:val="none"/>
                      <w:lang w:val="en-US" w:eastAsia="zh-CN"/>
                    </w:rPr>
                    <w:t>警风险等级配置页面</w:t>
                  </w:r>
                </w:p>
                <w:p>
                  <w:pPr>
                    <w:pStyle w:val="16"/>
                    <w:numPr>
                      <w:ilvl w:val="-1"/>
                      <w:numId w:val="0"/>
                    </w:numPr>
                    <w:rPr>
                      <w:rFonts w:hint="default"/>
                      <w:color w:val="auto"/>
                      <w:sz w:val="22"/>
                      <w:szCs w:val="22"/>
                      <w:highlight w:val="none"/>
                      <w:lang w:val="en-US" w:eastAsia="zh-CN"/>
                    </w:rPr>
                  </w:pPr>
                </w:p>
                <w:p>
                  <w:pPr>
                    <w:pStyle w:val="16"/>
                    <w:rPr>
                      <w:rFonts w:hint="default"/>
                      <w:color w:val="auto"/>
                      <w:sz w:val="22"/>
                      <w:szCs w:val="22"/>
                      <w:highlight w:val="none"/>
                      <w:lang w:val="en-US" w:eastAsia="zh-CN"/>
                    </w:rPr>
                  </w:pPr>
                  <w:r>
                    <w:rPr>
                      <w:rFonts w:hint="eastAsia"/>
                      <w:color w:val="auto"/>
                      <w:sz w:val="22"/>
                      <w:szCs w:val="22"/>
                      <w:highlight w:val="none"/>
                      <w:lang w:val="en-US" w:eastAsia="zh-CN"/>
                    </w:rPr>
                    <w:t>【复制】未生效和已生效状态下的告警风险等级均可复制。点击复制页面跳转至</w:t>
                  </w:r>
                  <w:r>
                    <w:rPr>
                      <w:rFonts w:hint="eastAsia" w:ascii="Times New Roman" w:hAnsi="Times New Roman" w:eastAsia="宋体" w:cs="Times New Roman"/>
                      <w:i w:val="0"/>
                      <w:iCs w:val="0"/>
                      <w:caps w:val="0"/>
                      <w:color w:val="auto"/>
                      <w:spacing w:val="0"/>
                      <w:sz w:val="22"/>
                      <w:szCs w:val="22"/>
                      <w:highlight w:val="none"/>
                    </w:rPr>
                    <w:t>编辑告警风险等级</w:t>
                  </w:r>
                  <w:r>
                    <w:rPr>
                      <w:rFonts w:hint="eastAsia" w:ascii="Times New Roman" w:hAnsi="Times New Roman" w:eastAsia="宋体" w:cs="Times New Roman"/>
                      <w:i w:val="0"/>
                      <w:iCs w:val="0"/>
                      <w:caps w:val="0"/>
                      <w:color w:val="auto"/>
                      <w:spacing w:val="0"/>
                      <w:sz w:val="22"/>
                      <w:szCs w:val="22"/>
                      <w:highlight w:val="none"/>
                      <w:lang w:val="en-US" w:eastAsia="zh-CN"/>
                    </w:rPr>
                    <w:t>页面</w:t>
                  </w:r>
                  <w:r>
                    <w:rPr>
                      <w:rFonts w:hint="eastAsia" w:cs="Times New Roman"/>
                      <w:i w:val="0"/>
                      <w:iCs w:val="0"/>
                      <w:caps w:val="0"/>
                      <w:color w:val="auto"/>
                      <w:spacing w:val="0"/>
                      <w:sz w:val="22"/>
                      <w:szCs w:val="22"/>
                      <w:highlight w:val="none"/>
                      <w:lang w:val="en-US" w:eastAsia="zh-CN"/>
                    </w:rPr>
                    <w:t>，页面展示对应字段信息，可进行编辑，编辑后点击确认页面跳转至</w:t>
                  </w:r>
                  <w:r>
                    <w:rPr>
                      <w:rFonts w:hint="eastAsia"/>
                      <w:highlight w:val="none"/>
                      <w:lang w:val="en-US" w:eastAsia="zh-CN"/>
                    </w:rPr>
                    <w:t>告警风险等级配置页面；</w:t>
                  </w:r>
                  <w:r>
                    <w:rPr>
                      <w:rFonts w:hint="eastAsia" w:cs="Times New Roman"/>
                      <w:i w:val="0"/>
                      <w:iCs w:val="0"/>
                      <w:caps w:val="0"/>
                      <w:color w:val="auto"/>
                      <w:spacing w:val="0"/>
                      <w:sz w:val="22"/>
                      <w:szCs w:val="22"/>
                      <w:highlight w:val="none"/>
                      <w:lang w:val="en-US" w:eastAsia="zh-CN"/>
                    </w:rPr>
                    <w:t>编辑后点击取消页面返回</w:t>
                  </w:r>
                  <w:r>
                    <w:rPr>
                      <w:rFonts w:hint="eastAsia"/>
                      <w:highlight w:val="none"/>
                      <w:lang w:val="en-US" w:eastAsia="zh-CN"/>
                    </w:rPr>
                    <w:t>警风险等级配置页面</w:t>
                  </w:r>
                </w:p>
                <w:p>
                  <w:pPr>
                    <w:pStyle w:val="16"/>
                    <w:rPr>
                      <w:rFonts w:hint="default"/>
                      <w:color w:val="auto"/>
                      <w:sz w:val="22"/>
                      <w:szCs w:val="22"/>
                      <w:highlight w:val="none"/>
                      <w:lang w:val="en-US" w:eastAsia="zh-CN"/>
                    </w:rPr>
                  </w:pPr>
                  <w:r>
                    <w:rPr>
                      <w:rFonts w:hint="eastAsia"/>
                      <w:color w:val="auto"/>
                      <w:sz w:val="22"/>
                      <w:szCs w:val="22"/>
                      <w:highlight w:val="none"/>
                      <w:lang w:val="en-US" w:eastAsia="zh-CN"/>
                    </w:rPr>
                    <w:t>【删除】仅对未生效状态下的告警风险等级配置进行删除，删除后页面不展示该条配置信息：生效中的风险等级配置删除按钮置灰不可选</w:t>
                  </w:r>
                </w:p>
              </w:tc>
            </w:tr>
          </w:tbl>
          <w:p>
            <w:pPr>
              <w:numPr>
                <w:ilvl w:val="-1"/>
                <w:numId w:val="0"/>
              </w:numPr>
              <w:rPr>
                <w:rFonts w:hint="eastAsia"/>
                <w:b/>
                <w:bCs/>
                <w:color w:val="auto"/>
                <w:highlight w:val="none"/>
                <w:lang w:val="en-US" w:eastAsia="zh-CN"/>
              </w:rPr>
            </w:pPr>
          </w:p>
          <w:p>
            <w:pPr>
              <w:numPr>
                <w:ilvl w:val="-1"/>
                <w:numId w:val="0"/>
              </w:numPr>
              <w:rPr>
                <w:rFonts w:hint="eastAsia"/>
                <w:b/>
                <w:bCs/>
                <w:color w:val="auto"/>
                <w:highlight w:val="none"/>
                <w:lang w:val="en-US" w:eastAsia="zh-CN"/>
              </w:rPr>
            </w:pPr>
            <w:r>
              <w:rPr>
                <w:rFonts w:hint="eastAsia"/>
                <w:b/>
                <w:bCs/>
                <w:color w:val="auto"/>
                <w:highlight w:val="none"/>
                <w:lang w:val="en-US" w:eastAsia="zh-CN"/>
              </w:rPr>
              <w:t>维修风险等级配置</w:t>
            </w:r>
          </w:p>
          <w:p>
            <w:pPr>
              <w:numPr>
                <w:ilvl w:val="-1"/>
                <w:numId w:val="0"/>
              </w:numPr>
              <w:rPr>
                <w:rFonts w:hint="eastAsia"/>
                <w:highlight w:val="none"/>
                <w:lang w:val="en-US" w:eastAsia="zh-CN"/>
              </w:rPr>
            </w:pPr>
            <w:r>
              <w:rPr>
                <w:rFonts w:hint="eastAsia"/>
                <w:highlight w:val="none"/>
                <w:lang w:val="en-US" w:eastAsia="zh-CN"/>
              </w:rPr>
              <w:t>1）页面展示：展示新增按钮、删除按钮和配置详情。</w:t>
            </w:r>
          </w:p>
          <w:p>
            <w:pPr>
              <w:numPr>
                <w:ilvl w:val="-1"/>
                <w:numId w:val="0"/>
              </w:numPr>
              <w:ind w:left="330"/>
              <w:rPr>
                <w:rFonts w:hint="eastAsia" w:cs="Times New Roman"/>
                <w:b w:val="0"/>
                <w:bCs w:val="0"/>
                <w:i w:val="0"/>
                <w:iCs w:val="0"/>
                <w:caps w:val="0"/>
                <w:spacing w:val="0"/>
                <w:sz w:val="22"/>
                <w:szCs w:val="22"/>
                <w:highlight w:val="none"/>
                <w:lang w:val="en-US" w:eastAsia="zh-CN"/>
              </w:rPr>
            </w:pPr>
            <w:r>
              <w:rPr>
                <w:rFonts w:hint="eastAsia"/>
                <w:highlight w:val="none"/>
                <w:lang w:val="en-US" w:eastAsia="zh-CN"/>
              </w:rPr>
              <w:t>a.新增按钮：</w:t>
            </w:r>
            <w:r>
              <w:rPr>
                <w:rFonts w:hint="eastAsia"/>
                <w:b w:val="0"/>
                <w:bCs w:val="0"/>
                <w:highlight w:val="none"/>
                <w:lang w:val="en-US" w:eastAsia="zh-CN"/>
              </w:rPr>
              <w:t>点击可进入到</w:t>
            </w:r>
            <w:r>
              <w:rPr>
                <w:rFonts w:hint="eastAsia" w:ascii="Calibri" w:hAnsi="Calibri" w:eastAsia="宋体" w:cs="Times New Roman"/>
                <w:b w:val="0"/>
                <w:bCs w:val="0"/>
                <w:i w:val="0"/>
                <w:iCs w:val="0"/>
                <w:caps w:val="0"/>
                <w:spacing w:val="0"/>
                <w:sz w:val="22"/>
                <w:szCs w:val="22"/>
                <w:highlight w:val="none"/>
              </w:rPr>
              <w:t>新增</w:t>
            </w:r>
            <w:r>
              <w:rPr>
                <w:rFonts w:hint="eastAsia"/>
                <w:b w:val="0"/>
                <w:bCs w:val="0"/>
                <w:color w:val="auto"/>
                <w:highlight w:val="none"/>
                <w:lang w:val="en-US" w:eastAsia="zh-CN"/>
              </w:rPr>
              <w:t>维修风险等级</w:t>
            </w:r>
            <w:r>
              <w:rPr>
                <w:rFonts w:hint="eastAsia" w:cs="Times New Roman"/>
                <w:b w:val="0"/>
                <w:bCs w:val="0"/>
                <w:i w:val="0"/>
                <w:iCs w:val="0"/>
                <w:caps w:val="0"/>
                <w:spacing w:val="0"/>
                <w:sz w:val="22"/>
                <w:szCs w:val="22"/>
                <w:highlight w:val="none"/>
                <w:lang w:val="en-US" w:eastAsia="zh-CN"/>
              </w:rPr>
              <w:t>页面。</w:t>
            </w:r>
          </w:p>
          <w:p>
            <w:pPr>
              <w:numPr>
                <w:ilvl w:val="-1"/>
                <w:numId w:val="0"/>
              </w:numPr>
              <w:ind w:left="330"/>
              <w:rPr>
                <w:rFonts w:hint="default" w:cs="Times New Roman"/>
                <w:b w:val="0"/>
                <w:bCs w:val="0"/>
                <w:i w:val="0"/>
                <w:iCs w:val="0"/>
                <w:caps w:val="0"/>
                <w:spacing w:val="0"/>
                <w:sz w:val="22"/>
                <w:szCs w:val="22"/>
                <w:highlight w:val="none"/>
                <w:lang w:val="en-US" w:eastAsia="zh-CN"/>
              </w:rPr>
            </w:pPr>
            <w:r>
              <w:rPr>
                <w:rFonts w:hint="eastAsia" w:cs="Times New Roman"/>
                <w:b w:val="0"/>
                <w:bCs w:val="0"/>
                <w:i w:val="0"/>
                <w:iCs w:val="0"/>
                <w:caps w:val="0"/>
                <w:spacing w:val="0"/>
                <w:sz w:val="22"/>
                <w:szCs w:val="22"/>
                <w:highlight w:val="none"/>
                <w:lang w:val="en-US" w:eastAsia="zh-CN"/>
              </w:rPr>
              <w:t>b.删除按钮：可对已配置的</w:t>
            </w:r>
            <w:r>
              <w:rPr>
                <w:rFonts w:hint="eastAsia"/>
                <w:b w:val="0"/>
                <w:bCs w:val="0"/>
                <w:color w:val="auto"/>
                <w:highlight w:val="none"/>
                <w:lang w:val="en-US" w:eastAsia="zh-CN"/>
              </w:rPr>
              <w:t>维修风险等级</w:t>
            </w:r>
            <w:r>
              <w:rPr>
                <w:rFonts w:hint="eastAsia" w:cs="Times New Roman"/>
                <w:b w:val="0"/>
                <w:bCs w:val="0"/>
                <w:i w:val="0"/>
                <w:iCs w:val="0"/>
                <w:caps w:val="0"/>
                <w:spacing w:val="0"/>
                <w:sz w:val="22"/>
                <w:szCs w:val="22"/>
                <w:highlight w:val="none"/>
                <w:lang w:val="en-US" w:eastAsia="zh-CN"/>
              </w:rPr>
              <w:t>配置信息进行批量或单条删除；</w:t>
            </w:r>
            <w:r>
              <w:rPr>
                <w:rFonts w:hint="eastAsia"/>
                <w:b w:val="0"/>
                <w:bCs w:val="0"/>
                <w:highlight w:val="none"/>
                <w:lang w:val="en-US" w:eastAsia="zh-CN"/>
              </w:rPr>
              <w:t>删除成功后，页面不展示</w:t>
            </w:r>
            <w:r>
              <w:rPr>
                <w:rFonts w:hint="eastAsia"/>
                <w:b w:val="0"/>
                <w:bCs w:val="0"/>
                <w:color w:val="auto"/>
                <w:highlight w:val="none"/>
                <w:lang w:val="en-US" w:eastAsia="zh-CN"/>
              </w:rPr>
              <w:t>维修风险等级</w:t>
            </w:r>
            <w:r>
              <w:rPr>
                <w:rFonts w:hint="eastAsia"/>
                <w:b w:val="0"/>
                <w:bCs w:val="0"/>
                <w:highlight w:val="none"/>
                <w:lang w:val="en-US" w:eastAsia="zh-CN"/>
              </w:rPr>
              <w:t>信息，取消删除，页面展示</w:t>
            </w:r>
            <w:r>
              <w:rPr>
                <w:rFonts w:hint="eastAsia"/>
                <w:b w:val="0"/>
                <w:bCs w:val="0"/>
                <w:color w:val="auto"/>
                <w:highlight w:val="none"/>
                <w:lang w:val="en-US" w:eastAsia="zh-CN"/>
              </w:rPr>
              <w:t>维修风险等级</w:t>
            </w:r>
            <w:r>
              <w:rPr>
                <w:rFonts w:hint="eastAsia"/>
                <w:b w:val="0"/>
                <w:bCs w:val="0"/>
                <w:highlight w:val="none"/>
                <w:lang w:val="en-US" w:eastAsia="zh-CN"/>
              </w:rPr>
              <w:t>信息；</w:t>
            </w:r>
            <w:r>
              <w:rPr>
                <w:rFonts w:hint="eastAsia" w:cs="Times New Roman"/>
                <w:b w:val="0"/>
                <w:bCs w:val="0"/>
                <w:i w:val="0"/>
                <w:iCs w:val="0"/>
                <w:caps w:val="0"/>
                <w:spacing w:val="0"/>
                <w:sz w:val="22"/>
                <w:szCs w:val="22"/>
                <w:highlight w:val="none"/>
                <w:lang w:val="en-US" w:eastAsia="zh-CN"/>
              </w:rPr>
              <w:t>批量删除时，</w:t>
            </w:r>
            <w:r>
              <w:rPr>
                <w:rFonts w:hint="eastAsia"/>
                <w:b w:val="0"/>
                <w:bCs w:val="0"/>
                <w:color w:val="auto"/>
                <w:highlight w:val="none"/>
                <w:lang w:val="en-US" w:eastAsia="zh-CN"/>
              </w:rPr>
              <w:t>维修风险等级</w:t>
            </w:r>
            <w:r>
              <w:rPr>
                <w:rFonts w:hint="eastAsia" w:cs="Times New Roman"/>
                <w:b w:val="0"/>
                <w:bCs w:val="0"/>
                <w:i w:val="0"/>
                <w:iCs w:val="0"/>
                <w:caps w:val="0"/>
                <w:spacing w:val="0"/>
                <w:sz w:val="22"/>
                <w:szCs w:val="22"/>
                <w:highlight w:val="none"/>
                <w:lang w:val="en-US" w:eastAsia="zh-CN"/>
              </w:rPr>
              <w:t>配置信息</w:t>
            </w:r>
            <w:r>
              <w:rPr>
                <w:rFonts w:hint="eastAsia"/>
                <w:b w:val="0"/>
                <w:bCs w:val="0"/>
                <w:color w:val="auto"/>
                <w:sz w:val="22"/>
                <w:szCs w:val="22"/>
                <w:highlight w:val="none"/>
                <w:lang w:val="en-US" w:eastAsia="zh-CN"/>
              </w:rPr>
              <w:t>处于生效状态下复选框置灰不可选。</w:t>
            </w:r>
          </w:p>
          <w:p>
            <w:pPr>
              <w:numPr>
                <w:ilvl w:val="-1"/>
                <w:numId w:val="0"/>
              </w:numPr>
              <w:ind w:left="330"/>
              <w:rPr>
                <w:rFonts w:hint="eastAsia"/>
                <w:b w:val="0"/>
                <w:bCs w:val="0"/>
                <w:highlight w:val="none"/>
                <w:lang w:val="en-US" w:eastAsia="zh-CN"/>
              </w:rPr>
            </w:pPr>
            <w:r>
              <w:rPr>
                <w:rFonts w:hint="eastAsia"/>
                <w:b w:val="0"/>
                <w:bCs w:val="0"/>
                <w:color w:val="auto"/>
                <w:sz w:val="22"/>
                <w:szCs w:val="22"/>
                <w:highlight w:val="none"/>
                <w:lang w:val="en-US" w:eastAsia="zh-CN"/>
              </w:rPr>
              <w:t>c.配置详情：</w:t>
            </w:r>
            <w:r>
              <w:rPr>
                <w:rFonts w:hint="eastAsia"/>
                <w:b w:val="0"/>
                <w:bCs w:val="0"/>
                <w:highlight w:val="none"/>
                <w:lang w:val="en-US" w:eastAsia="zh-CN"/>
              </w:rPr>
              <w:t>配置页面若无配置信息，页面提示“</w:t>
            </w:r>
            <w:r>
              <w:rPr>
                <w:rFonts w:hint="eastAsia" w:ascii="Calibri" w:hAnsi="Calibri" w:eastAsia="宋体" w:cs="Times New Roman"/>
                <w:b w:val="0"/>
                <w:bCs w:val="0"/>
                <w:i w:val="0"/>
                <w:iCs w:val="0"/>
                <w:caps w:val="0"/>
                <w:color w:val="auto"/>
                <w:spacing w:val="0"/>
                <w:sz w:val="22"/>
                <w:szCs w:val="22"/>
                <w:highlight w:val="none"/>
              </w:rPr>
              <w:t>暂未配置</w:t>
            </w:r>
            <w:r>
              <w:rPr>
                <w:rFonts w:hint="eastAsia"/>
                <w:b w:val="0"/>
                <w:bCs w:val="0"/>
                <w:color w:val="auto"/>
                <w:highlight w:val="none"/>
                <w:lang w:val="en-US" w:eastAsia="zh-CN"/>
              </w:rPr>
              <w:t>维修风险等级</w:t>
            </w:r>
            <w:r>
              <w:rPr>
                <w:rFonts w:hint="eastAsia" w:ascii="Calibri" w:hAnsi="Calibri" w:eastAsia="宋体" w:cs="Times New Roman"/>
                <w:b w:val="0"/>
                <w:bCs w:val="0"/>
                <w:i w:val="0"/>
                <w:iCs w:val="0"/>
                <w:caps w:val="0"/>
                <w:color w:val="auto"/>
                <w:spacing w:val="0"/>
                <w:sz w:val="22"/>
                <w:szCs w:val="22"/>
                <w:highlight w:val="none"/>
              </w:rPr>
              <w:t>，请</w:t>
            </w:r>
            <w:r>
              <w:rPr>
                <w:rFonts w:hint="eastAsia" w:ascii="Calibri" w:hAnsi="Calibri" w:eastAsia="宋体" w:cs="Times New Roman"/>
                <w:b w:val="0"/>
                <w:bCs w:val="0"/>
                <w:i w:val="0"/>
                <w:iCs w:val="0"/>
                <w:caps w:val="0"/>
                <w:color w:val="0000FF"/>
                <w:spacing w:val="0"/>
                <w:sz w:val="22"/>
                <w:szCs w:val="22"/>
                <w:highlight w:val="none"/>
              </w:rPr>
              <w:t>新增</w:t>
            </w:r>
            <w:r>
              <w:rPr>
                <w:rFonts w:hint="eastAsia"/>
                <w:b w:val="0"/>
                <w:bCs w:val="0"/>
                <w:highlight w:val="none"/>
                <w:lang w:val="en-US" w:eastAsia="zh-CN"/>
              </w:rPr>
              <w:t>”，新增为蓝色字体展示，点击可进入</w:t>
            </w:r>
            <w:r>
              <w:rPr>
                <w:rFonts w:hint="eastAsia" w:ascii="Calibri" w:hAnsi="Calibri" w:eastAsia="宋体" w:cs="Times New Roman"/>
                <w:b w:val="0"/>
                <w:bCs w:val="0"/>
                <w:i w:val="0"/>
                <w:iCs w:val="0"/>
                <w:caps w:val="0"/>
                <w:spacing w:val="0"/>
                <w:sz w:val="22"/>
                <w:szCs w:val="22"/>
                <w:highlight w:val="none"/>
              </w:rPr>
              <w:t>新增</w:t>
            </w:r>
            <w:r>
              <w:rPr>
                <w:rFonts w:hint="eastAsia"/>
                <w:b w:val="0"/>
                <w:bCs w:val="0"/>
                <w:color w:val="auto"/>
                <w:highlight w:val="none"/>
                <w:lang w:val="en-US" w:eastAsia="zh-CN"/>
              </w:rPr>
              <w:t>维修风险等级</w:t>
            </w:r>
            <w:r>
              <w:rPr>
                <w:rFonts w:hint="eastAsia" w:cs="Times New Roman"/>
                <w:b w:val="0"/>
                <w:bCs w:val="0"/>
                <w:i w:val="0"/>
                <w:iCs w:val="0"/>
                <w:caps w:val="0"/>
                <w:spacing w:val="0"/>
                <w:sz w:val="22"/>
                <w:szCs w:val="22"/>
                <w:highlight w:val="none"/>
                <w:lang w:val="en-US" w:eastAsia="zh-CN"/>
              </w:rPr>
              <w:t>配置页面；</w:t>
            </w:r>
            <w:r>
              <w:rPr>
                <w:rFonts w:hint="eastAsia"/>
                <w:b w:val="0"/>
                <w:bCs w:val="0"/>
                <w:highlight w:val="none"/>
                <w:lang w:val="en-US" w:eastAsia="zh-CN"/>
              </w:rPr>
              <w:t>若有配置信息，则按配置时间正序排序。</w:t>
            </w:r>
          </w:p>
          <w:p>
            <w:pPr>
              <w:numPr>
                <w:ilvl w:val="-1"/>
                <w:numId w:val="0"/>
              </w:numPr>
              <w:rPr>
                <w:rFonts w:hint="default"/>
                <w:color w:val="auto"/>
                <w:highlight w:val="none"/>
                <w:lang w:val="en-US" w:eastAsia="zh-CN"/>
              </w:rPr>
            </w:pPr>
          </w:p>
          <w:p>
            <w:pPr>
              <w:numPr>
                <w:ilvl w:val="0"/>
                <w:numId w:val="45"/>
              </w:numPr>
              <w:ind w:firstLine="0" w:firstLineChars="0"/>
              <w:rPr>
                <w:rFonts w:hint="eastAsia"/>
                <w:highlight w:val="none"/>
                <w:lang w:val="en-US" w:eastAsia="zh-CN"/>
              </w:rPr>
            </w:pPr>
            <w:r>
              <w:rPr>
                <w:rFonts w:hint="eastAsia"/>
                <w:highlight w:val="none"/>
                <w:lang w:val="en-US" w:eastAsia="zh-CN"/>
              </w:rPr>
              <w:t>配置规则：</w:t>
            </w:r>
          </w:p>
          <w:p>
            <w:pPr>
              <w:numPr>
                <w:ilvl w:val="-1"/>
                <w:numId w:val="0"/>
              </w:numPr>
              <w:ind w:firstLine="440" w:firstLineChars="200"/>
              <w:rPr>
                <w:ins w:id="1751" w:author="lee" w:date="2024-07-04T17:59:44Z"/>
                <w:rFonts w:hint="eastAsia" w:cs="Times New Roman"/>
                <w:i w:val="0"/>
                <w:iCs w:val="0"/>
                <w:caps w:val="0"/>
                <w:spacing w:val="0"/>
                <w:sz w:val="22"/>
                <w:szCs w:val="22"/>
                <w:highlight w:val="none"/>
                <w:lang w:val="en-US" w:eastAsia="zh-CN"/>
              </w:rPr>
            </w:pPr>
            <w:r>
              <w:rPr>
                <w:rFonts w:hint="eastAsia"/>
                <w:color w:val="auto"/>
                <w:highlight w:val="none"/>
                <w:lang w:val="en-US" w:eastAsia="zh-CN"/>
              </w:rPr>
              <w:t>一个设备类型可以配置</w:t>
            </w:r>
            <w:ins w:id="1752" w:author="lee" w:date="2024-07-05T10:20:48Z">
              <w:r>
                <w:rPr>
                  <w:rFonts w:hint="eastAsia"/>
                  <w:color w:val="auto"/>
                  <w:highlight w:val="none"/>
                  <w:lang w:val="en-US" w:eastAsia="zh-CN"/>
                </w:rPr>
                <w:t>多</w:t>
              </w:r>
            </w:ins>
            <w:r>
              <w:rPr>
                <w:rFonts w:hint="eastAsia"/>
                <w:color w:val="auto"/>
                <w:highlight w:val="none"/>
                <w:lang w:val="en-US" w:eastAsia="zh-CN"/>
              </w:rPr>
              <w:t>条维修风险等级</w:t>
            </w:r>
            <w:ins w:id="1753" w:author="lee" w:date="2024-07-05T10:20:52Z">
              <w:r>
                <w:rPr>
                  <w:rFonts w:hint="eastAsia"/>
                  <w:color w:val="auto"/>
                  <w:highlight w:val="none"/>
                  <w:lang w:val="en-US" w:eastAsia="zh-CN"/>
                </w:rPr>
                <w:t>，</w:t>
              </w:r>
            </w:ins>
            <w:ins w:id="1754" w:author="lee" w:date="2024-07-05T10:20:55Z">
              <w:r>
                <w:rPr>
                  <w:rFonts w:hint="eastAsia"/>
                  <w:color w:val="auto"/>
                  <w:highlight w:val="none"/>
                  <w:lang w:val="en-US" w:eastAsia="zh-CN"/>
                </w:rPr>
                <w:t>但</w:t>
              </w:r>
            </w:ins>
            <w:ins w:id="1755" w:author="lee" w:date="2024-07-05T10:20:57Z">
              <w:r>
                <w:rPr>
                  <w:rFonts w:hint="eastAsia"/>
                  <w:color w:val="auto"/>
                  <w:highlight w:val="none"/>
                  <w:lang w:val="en-US" w:eastAsia="zh-CN"/>
                </w:rPr>
                <w:t>只能</w:t>
              </w:r>
            </w:ins>
            <w:ins w:id="1756" w:author="lee" w:date="2024-07-05T10:21:01Z">
              <w:r>
                <w:rPr>
                  <w:rFonts w:hint="eastAsia"/>
                  <w:color w:val="auto"/>
                  <w:highlight w:val="none"/>
                  <w:lang w:val="en-US" w:eastAsia="zh-CN"/>
                </w:rPr>
                <w:t>生效</w:t>
              </w:r>
            </w:ins>
            <w:ins w:id="1757" w:author="lee" w:date="2024-07-05T10:21:08Z">
              <w:r>
                <w:rPr>
                  <w:rFonts w:hint="eastAsia"/>
                  <w:color w:val="auto"/>
                  <w:highlight w:val="none"/>
                  <w:lang w:val="en-US" w:eastAsia="zh-CN"/>
                </w:rPr>
                <w:t>一条</w:t>
              </w:r>
            </w:ins>
            <w:r>
              <w:rPr>
                <w:rFonts w:hint="eastAsia"/>
                <w:color w:val="auto"/>
                <w:highlight w:val="none"/>
                <w:lang w:val="en-US" w:eastAsia="zh-CN"/>
              </w:rPr>
              <w:t>，维</w:t>
            </w:r>
            <w:r>
              <w:rPr>
                <w:rFonts w:hint="eastAsia"/>
                <w:highlight w:val="none"/>
                <w:lang w:val="en-US" w:eastAsia="zh-CN"/>
              </w:rPr>
              <w:t>修风险等级判定由某个设备类型维修次数之和或者维修费用之和所决定</w:t>
            </w:r>
            <w:r>
              <w:rPr>
                <w:rFonts w:hint="eastAsia" w:cs="Times New Roman"/>
                <w:i w:val="0"/>
                <w:iCs w:val="0"/>
                <w:caps w:val="0"/>
                <w:spacing w:val="0"/>
                <w:sz w:val="22"/>
                <w:szCs w:val="22"/>
                <w:highlight w:val="none"/>
                <w:lang w:val="en-US" w:eastAsia="zh-CN"/>
              </w:rPr>
              <w:t>。</w:t>
            </w:r>
          </w:p>
          <w:p>
            <w:pPr>
              <w:numPr>
                <w:ilvl w:val="-1"/>
                <w:numId w:val="0"/>
              </w:numPr>
              <w:ind w:firstLine="440" w:firstLineChars="200"/>
              <w:rPr>
                <w:rFonts w:hint="default" w:cs="Times New Roman"/>
                <w:i w:val="0"/>
                <w:iCs w:val="0"/>
                <w:caps w:val="0"/>
                <w:spacing w:val="0"/>
                <w:sz w:val="22"/>
                <w:szCs w:val="22"/>
                <w:highlight w:val="none"/>
                <w:lang w:val="en-US" w:eastAsia="zh-CN"/>
              </w:rPr>
            </w:pPr>
            <w:ins w:id="1758" w:author="lee" w:date="2024-07-04T18:00:03Z">
              <w:r>
                <w:rPr>
                  <w:rFonts w:hint="eastAsia" w:cs="Times New Roman"/>
                  <w:i w:val="0"/>
                  <w:iCs w:val="0"/>
                  <w:caps w:val="0"/>
                  <w:spacing w:val="0"/>
                  <w:sz w:val="22"/>
                  <w:szCs w:val="22"/>
                  <w:highlight w:val="none"/>
                  <w:lang w:val="en-US" w:eastAsia="zh-CN"/>
                </w:rPr>
                <w:t>维修</w:t>
              </w:r>
            </w:ins>
            <w:ins w:id="1759" w:author="lee" w:date="2024-07-04T18:00:08Z">
              <w:r>
                <w:rPr>
                  <w:rFonts w:hint="eastAsia" w:cs="Times New Roman"/>
                  <w:i w:val="0"/>
                  <w:iCs w:val="0"/>
                  <w:caps w:val="0"/>
                  <w:spacing w:val="0"/>
                  <w:sz w:val="22"/>
                  <w:szCs w:val="22"/>
                  <w:highlight w:val="none"/>
                  <w:lang w:val="en-US" w:eastAsia="zh-CN"/>
                </w:rPr>
                <w:t>风险</w:t>
              </w:r>
            </w:ins>
            <w:ins w:id="1760" w:author="lee" w:date="2024-07-04T18:00:10Z">
              <w:r>
                <w:rPr>
                  <w:rFonts w:hint="eastAsia" w:cs="Times New Roman"/>
                  <w:i w:val="0"/>
                  <w:iCs w:val="0"/>
                  <w:caps w:val="0"/>
                  <w:spacing w:val="0"/>
                  <w:sz w:val="22"/>
                  <w:szCs w:val="22"/>
                  <w:highlight w:val="none"/>
                  <w:lang w:val="en-US" w:eastAsia="zh-CN"/>
                </w:rPr>
                <w:t>等级</w:t>
              </w:r>
            </w:ins>
            <w:ins w:id="1761" w:author="lee" w:date="2024-07-04T17:59:50Z">
              <w:r>
                <w:rPr>
                  <w:rFonts w:hint="eastAsia" w:cs="Times New Roman"/>
                  <w:i w:val="0"/>
                  <w:iCs w:val="0"/>
                  <w:caps w:val="0"/>
                  <w:spacing w:val="0"/>
                  <w:sz w:val="22"/>
                  <w:szCs w:val="22"/>
                  <w:highlight w:val="none"/>
                  <w:lang w:val="en-US" w:eastAsia="zh-CN"/>
                </w:rPr>
                <w:t>判定</w:t>
              </w:r>
            </w:ins>
            <w:ins w:id="1762" w:author="lee" w:date="2024-07-04T17:59:52Z">
              <w:r>
                <w:rPr>
                  <w:rFonts w:hint="eastAsia" w:cs="Times New Roman"/>
                  <w:i w:val="0"/>
                  <w:iCs w:val="0"/>
                  <w:caps w:val="0"/>
                  <w:spacing w:val="0"/>
                  <w:sz w:val="22"/>
                  <w:szCs w:val="22"/>
                  <w:highlight w:val="none"/>
                  <w:lang w:val="en-US" w:eastAsia="zh-CN"/>
                </w:rPr>
                <w:t>规则</w:t>
              </w:r>
            </w:ins>
            <w:ins w:id="1763" w:author="lee" w:date="2024-07-04T17:59:53Z">
              <w:r>
                <w:rPr>
                  <w:rFonts w:hint="eastAsia" w:cs="Times New Roman"/>
                  <w:i w:val="0"/>
                  <w:iCs w:val="0"/>
                  <w:caps w:val="0"/>
                  <w:spacing w:val="0"/>
                  <w:sz w:val="22"/>
                  <w:szCs w:val="22"/>
                  <w:highlight w:val="none"/>
                  <w:lang w:val="en-US" w:eastAsia="zh-CN"/>
                </w:rPr>
                <w:t>：</w:t>
              </w:r>
            </w:ins>
          </w:p>
          <w:p>
            <w:pPr>
              <w:numPr>
                <w:ilvl w:val="-1"/>
                <w:numId w:val="0"/>
              </w:numPr>
              <w:ind w:firstLine="440" w:firstLineChars="200"/>
              <w:rPr>
                <w:rFonts w:hint="default" w:cs="Times New Roman"/>
                <w:i w:val="0"/>
                <w:iCs w:val="0"/>
                <w:caps w:val="0"/>
                <w:spacing w:val="0"/>
                <w:sz w:val="22"/>
                <w:szCs w:val="22"/>
                <w:highlight w:val="none"/>
                <w:lang w:val="en-US" w:eastAsia="zh-CN"/>
              </w:rPr>
            </w:pPr>
            <w:r>
              <w:rPr>
                <w:rFonts w:hint="eastAsia" w:cs="Times New Roman"/>
                <w:i w:val="0"/>
                <w:iCs w:val="0"/>
                <w:caps w:val="0"/>
                <w:spacing w:val="0"/>
                <w:sz w:val="22"/>
                <w:szCs w:val="22"/>
                <w:highlight w:val="none"/>
                <w:lang w:val="en-US" w:eastAsia="zh-CN"/>
              </w:rPr>
              <w:t>维修累计次数或者维修费用之和所决定，两者可同时进行判定，也可单独进行判定。同时判定时，两个维度取风险等级高的进行展示：</w:t>
            </w:r>
          </w:p>
          <w:p>
            <w:pPr>
              <w:numPr>
                <w:ilvl w:val="-1"/>
                <w:numId w:val="0"/>
              </w:numPr>
              <w:ind w:firstLine="440" w:firstLineChars="200"/>
              <w:rPr>
                <w:rFonts w:hint="eastAsia" w:cs="Times New Roman"/>
                <w:i w:val="0"/>
                <w:iCs w:val="0"/>
                <w:caps w:val="0"/>
                <w:spacing w:val="0"/>
                <w:sz w:val="22"/>
                <w:szCs w:val="22"/>
                <w:highlight w:val="none"/>
                <w:lang w:val="en-US" w:eastAsia="zh-CN"/>
              </w:rPr>
            </w:pPr>
            <w:r>
              <w:rPr>
                <w:rFonts w:hint="eastAsia" w:cs="Times New Roman"/>
                <w:i w:val="0"/>
                <w:iCs w:val="0"/>
                <w:caps w:val="0"/>
                <w:spacing w:val="0"/>
                <w:sz w:val="22"/>
                <w:szCs w:val="22"/>
                <w:highlight w:val="none"/>
                <w:lang w:val="en-US" w:eastAsia="zh-CN"/>
              </w:rPr>
              <w:t>若维修次数之和风险等级为高，维修费用之和风险等级为低，则风险等级为高；</w:t>
            </w:r>
          </w:p>
          <w:p>
            <w:pPr>
              <w:numPr>
                <w:ilvl w:val="-1"/>
                <w:numId w:val="0"/>
              </w:numPr>
              <w:ind w:firstLine="440" w:firstLineChars="200"/>
              <w:rPr>
                <w:rFonts w:hint="eastAsia" w:cs="Times New Roman"/>
                <w:i w:val="0"/>
                <w:iCs w:val="0"/>
                <w:caps w:val="0"/>
                <w:spacing w:val="0"/>
                <w:sz w:val="22"/>
                <w:szCs w:val="22"/>
                <w:highlight w:val="none"/>
                <w:lang w:val="en-US" w:eastAsia="zh-CN"/>
              </w:rPr>
            </w:pPr>
            <w:r>
              <w:rPr>
                <w:rFonts w:hint="eastAsia" w:cs="Times New Roman"/>
                <w:i w:val="0"/>
                <w:iCs w:val="0"/>
                <w:caps w:val="0"/>
                <w:spacing w:val="0"/>
                <w:sz w:val="22"/>
                <w:szCs w:val="22"/>
                <w:highlight w:val="none"/>
                <w:lang w:val="en-US" w:eastAsia="zh-CN"/>
              </w:rPr>
              <w:t>若维修次数之和风险等级为中，维修费用之和风险等级为高，则风险等级为高。</w:t>
            </w:r>
          </w:p>
          <w:p>
            <w:pPr>
              <w:numPr>
                <w:ilvl w:val="-1"/>
                <w:numId w:val="0"/>
              </w:numPr>
              <w:ind w:firstLine="440" w:firstLineChars="200"/>
              <w:rPr>
                <w:rFonts w:hint="eastAsia"/>
                <w:highlight w:val="none"/>
                <w:lang w:val="en-US" w:eastAsia="zh-CN"/>
              </w:rPr>
            </w:pPr>
            <w:r>
              <w:rPr>
                <w:rFonts w:hint="eastAsia"/>
                <w:highlight w:val="none"/>
                <w:lang w:val="en-US" w:eastAsia="zh-CN"/>
              </w:rPr>
              <w:t>若风险等级为无，则维修等级展示为“</w:t>
            </w:r>
            <w:ins w:id="1764" w:author="lee" w:date="2024-07-05T10:21:32Z">
              <w:r>
                <w:rPr>
                  <w:rFonts w:hint="eastAsia"/>
                  <w:highlight w:val="none"/>
                  <w:lang w:val="en-US" w:eastAsia="zh-CN"/>
                </w:rPr>
                <w:t>无</w:t>
              </w:r>
            </w:ins>
            <w:r>
              <w:rPr>
                <w:rFonts w:hint="eastAsia"/>
                <w:highlight w:val="none"/>
                <w:lang w:val="en-US" w:eastAsia="zh-CN"/>
              </w:rPr>
              <w:t>”</w:t>
            </w:r>
          </w:p>
          <w:p>
            <w:pPr>
              <w:numPr>
                <w:ilvl w:val="-1"/>
                <w:numId w:val="0"/>
              </w:numPr>
              <w:ind w:left="0" w:firstLine="0" w:firstLineChars="0"/>
              <w:rPr>
                <w:rFonts w:hint="default"/>
                <w:highlight w:val="none"/>
                <w:lang w:val="en-US" w:eastAsia="zh-CN"/>
              </w:rPr>
            </w:pPr>
          </w:p>
          <w:p>
            <w:pPr>
              <w:numPr>
                <w:ilvl w:val="-1"/>
                <w:numId w:val="0"/>
              </w:numPr>
              <w:ind w:left="330" w:firstLine="0" w:firstLineChars="0"/>
              <w:rPr>
                <w:rFonts w:hint="eastAsia"/>
                <w:highlight w:val="none"/>
                <w:lang w:val="en-US" w:eastAsia="zh-CN"/>
              </w:rPr>
            </w:pPr>
          </w:p>
          <w:p>
            <w:pPr>
              <w:numPr>
                <w:ilvl w:val="0"/>
                <w:numId w:val="51"/>
              </w:numPr>
              <w:ind w:left="330" w:firstLine="0" w:firstLineChars="0"/>
              <w:rPr>
                <w:rFonts w:hint="eastAsia"/>
                <w:highlight w:val="none"/>
                <w:lang w:val="en-US" w:eastAsia="zh-CN"/>
              </w:rPr>
            </w:pPr>
            <w:r>
              <w:rPr>
                <w:rFonts w:hint="eastAsia"/>
                <w:highlight w:val="none"/>
                <w:lang w:val="en-US" w:eastAsia="zh-CN"/>
              </w:rPr>
              <w:t>在维修风险等级配置页面，点击新增配置，进入</w:t>
            </w:r>
            <w:r>
              <w:rPr>
                <w:rFonts w:hint="eastAsia" w:ascii="Calibri" w:hAnsi="Calibri" w:eastAsia="宋体" w:cs="Times New Roman"/>
                <w:i w:val="0"/>
                <w:iCs w:val="0"/>
                <w:caps w:val="0"/>
                <w:spacing w:val="0"/>
                <w:sz w:val="22"/>
                <w:szCs w:val="22"/>
                <w:highlight w:val="none"/>
              </w:rPr>
              <w:t>新增</w:t>
            </w:r>
            <w:r>
              <w:rPr>
                <w:rFonts w:hint="eastAsia"/>
                <w:highlight w:val="none"/>
                <w:lang w:val="en-US" w:eastAsia="zh-CN"/>
              </w:rPr>
              <w:t>维修风险等级页面，页面展示：</w:t>
            </w:r>
          </w:p>
          <w:p>
            <w:pPr>
              <w:numPr>
                <w:ilvl w:val="-1"/>
                <w:numId w:val="0"/>
              </w:numPr>
              <w:ind w:firstLine="440" w:firstLineChars="200"/>
              <w:rPr>
                <w:rFonts w:hint="eastAsia" w:ascii="Calibri" w:hAnsi="Calibri" w:eastAsia="宋体" w:cs="Times New Roman"/>
                <w:b/>
                <w:bCs/>
                <w:i w:val="0"/>
                <w:iCs w:val="0"/>
                <w:caps w:val="0"/>
                <w:spacing w:val="0"/>
                <w:sz w:val="22"/>
                <w:szCs w:val="22"/>
                <w:highlight w:val="none"/>
              </w:rPr>
            </w:pPr>
            <w:r>
              <w:rPr>
                <w:rFonts w:hint="eastAsia"/>
                <w:highlight w:val="none"/>
                <w:lang w:val="en-US" w:eastAsia="zh-CN"/>
              </w:rPr>
              <w:t>【页面标题】</w:t>
            </w:r>
            <w:r>
              <w:rPr>
                <w:rFonts w:hint="eastAsia" w:ascii="Calibri" w:hAnsi="Calibri" w:eastAsia="宋体" w:cs="Times New Roman"/>
                <w:b/>
                <w:bCs/>
                <w:i w:val="0"/>
                <w:iCs w:val="0"/>
                <w:caps w:val="0"/>
                <w:spacing w:val="0"/>
                <w:sz w:val="22"/>
                <w:szCs w:val="22"/>
                <w:highlight w:val="none"/>
              </w:rPr>
              <w:t>新增</w:t>
            </w:r>
            <w:r>
              <w:rPr>
                <w:rFonts w:hint="eastAsia"/>
                <w:b/>
                <w:bCs/>
                <w:highlight w:val="none"/>
                <w:lang w:val="en-US" w:eastAsia="zh-CN"/>
              </w:rPr>
              <w:t>维修风险</w:t>
            </w:r>
            <w:r>
              <w:rPr>
                <w:rFonts w:hint="eastAsia" w:ascii="Calibri" w:hAnsi="Calibri" w:eastAsia="宋体" w:cs="Times New Roman"/>
                <w:b/>
                <w:bCs/>
                <w:i w:val="0"/>
                <w:iCs w:val="0"/>
                <w:caps w:val="0"/>
                <w:spacing w:val="0"/>
                <w:sz w:val="22"/>
                <w:szCs w:val="22"/>
                <w:highlight w:val="none"/>
              </w:rPr>
              <w:t>等级</w:t>
            </w:r>
          </w:p>
          <w:p>
            <w:pPr>
              <w:numPr>
                <w:ilvl w:val="-1"/>
                <w:numId w:val="0"/>
              </w:numPr>
              <w:ind w:firstLine="440" w:firstLineChars="200"/>
              <w:rPr>
                <w:rFonts w:hint="default" w:ascii="Calibri" w:hAnsi="Calibri" w:eastAsia="宋体" w:cs="Times New Roman"/>
                <w:i w:val="0"/>
                <w:iCs w:val="0"/>
                <w:caps w:val="0"/>
                <w:spacing w:val="0"/>
                <w:sz w:val="22"/>
                <w:szCs w:val="22"/>
                <w:highlight w:val="none"/>
                <w:lang w:val="en-US" w:eastAsia="zh-CN"/>
              </w:rPr>
            </w:pPr>
            <w:r>
              <w:rPr>
                <w:rFonts w:hint="eastAsia" w:cs="Times New Roman"/>
                <w:i w:val="0"/>
                <w:iCs w:val="0"/>
                <w:caps w:val="0"/>
                <w:spacing w:val="0"/>
                <w:sz w:val="22"/>
                <w:szCs w:val="22"/>
                <w:highlight w:val="none"/>
                <w:lang w:val="en-US" w:eastAsia="zh-CN"/>
              </w:rPr>
              <w:t>【</w:t>
            </w:r>
            <w:r>
              <w:rPr>
                <w:rFonts w:hint="eastAsia" w:ascii="Calibri" w:hAnsi="Calibri" w:eastAsia="宋体" w:cs="Times New Roman"/>
                <w:i w:val="0"/>
                <w:iCs w:val="0"/>
                <w:caps w:val="0"/>
                <w:spacing w:val="0"/>
                <w:sz w:val="22"/>
                <w:szCs w:val="22"/>
                <w:highlight w:val="none"/>
                <w:lang w:val="en-US" w:eastAsia="zh-CN"/>
              </w:rPr>
              <w:t>设备类型</w:t>
            </w:r>
            <w:r>
              <w:rPr>
                <w:rFonts w:hint="eastAsia" w:cs="Times New Roman"/>
                <w:i w:val="0"/>
                <w:iCs w:val="0"/>
                <w:caps w:val="0"/>
                <w:spacing w:val="0"/>
                <w:sz w:val="22"/>
                <w:szCs w:val="22"/>
                <w:highlight w:val="none"/>
                <w:lang w:val="en-US" w:eastAsia="zh-CN"/>
              </w:rPr>
              <w:t>】</w:t>
            </w:r>
            <w:r>
              <w:rPr>
                <w:rFonts w:hint="eastAsia"/>
                <w:color w:val="auto"/>
                <w:sz w:val="22"/>
                <w:szCs w:val="22"/>
                <w:highlight w:val="none"/>
                <w:lang w:val="en-US" w:eastAsia="zh-CN"/>
              </w:rPr>
              <w:t>必填，下拉展示所有设备类型，仅支持单选；支持模糊查询</w:t>
            </w:r>
            <w:ins w:id="1765" w:author="zhoujiansheng" w:date="2025-08-19T10:32:19Z">
              <w:r>
                <w:rPr>
                  <w:rFonts w:hint="eastAsia"/>
                  <w:color w:val="auto"/>
                  <w:sz w:val="22"/>
                  <w:szCs w:val="22"/>
                  <w:highlight w:val="none"/>
                  <w:lang w:val="en-US" w:eastAsia="zh-CN"/>
                </w:rPr>
                <w:t>。设备类型取综资设备类型。综资设备类型与动环设备类型对应关系表参考</w:t>
              </w:r>
            </w:ins>
            <w:ins w:id="1766" w:author="zhoujiansheng" w:date="2025-08-19T10:32:19Z">
              <w:r>
                <w:rPr>
                  <w:rFonts w:hint="eastAsia"/>
                  <w:b/>
                  <w:bCs/>
                  <w:color w:val="auto"/>
                  <w:sz w:val="22"/>
                  <w:szCs w:val="22"/>
                  <w:highlight w:val="none"/>
                  <w:lang w:val="en-US" w:eastAsia="zh-CN"/>
                </w:rPr>
                <w:t>附录1。</w:t>
              </w:r>
            </w:ins>
          </w:p>
          <w:p>
            <w:pPr>
              <w:numPr>
                <w:ilvl w:val="-1"/>
                <w:numId w:val="0"/>
              </w:numPr>
              <w:ind w:firstLine="440" w:firstLineChars="200"/>
              <w:rPr>
                <w:rFonts w:hint="eastAsia" w:cs="Times New Roman"/>
                <w:i w:val="0"/>
                <w:iCs w:val="0"/>
                <w:caps w:val="0"/>
                <w:spacing w:val="0"/>
                <w:sz w:val="22"/>
                <w:szCs w:val="22"/>
                <w:highlight w:val="none"/>
                <w:lang w:val="en-US" w:eastAsia="zh-CN"/>
              </w:rPr>
            </w:pPr>
            <w:r>
              <w:rPr>
                <w:rFonts w:hint="eastAsia" w:cs="Times New Roman"/>
                <w:i w:val="0"/>
                <w:iCs w:val="0"/>
                <w:caps w:val="0"/>
                <w:spacing w:val="0"/>
                <w:sz w:val="22"/>
                <w:szCs w:val="22"/>
                <w:highlight w:val="none"/>
                <w:lang w:val="en-US" w:eastAsia="zh-CN"/>
              </w:rPr>
              <w:t>【</w:t>
            </w:r>
            <w:r>
              <w:rPr>
                <w:rFonts w:hint="eastAsia" w:ascii="Calibri" w:hAnsi="Calibri" w:eastAsia="宋体" w:cs="Times New Roman"/>
                <w:i w:val="0"/>
                <w:iCs w:val="0"/>
                <w:caps w:val="0"/>
                <w:spacing w:val="0"/>
                <w:sz w:val="22"/>
                <w:szCs w:val="22"/>
                <w:highlight w:val="none"/>
                <w:lang w:val="en-US" w:eastAsia="zh-CN"/>
              </w:rPr>
              <w:t>风险</w:t>
            </w:r>
            <w:r>
              <w:rPr>
                <w:rFonts w:hint="eastAsia" w:cs="Times New Roman"/>
                <w:i w:val="0"/>
                <w:iCs w:val="0"/>
                <w:caps w:val="0"/>
                <w:spacing w:val="0"/>
                <w:sz w:val="22"/>
                <w:szCs w:val="22"/>
                <w:highlight w:val="none"/>
                <w:lang w:val="en-US" w:eastAsia="zh-CN"/>
              </w:rPr>
              <w:t>等级配置】</w:t>
            </w:r>
          </w:p>
          <w:p>
            <w:pPr>
              <w:pStyle w:val="30"/>
              <w:keepNext w:val="0"/>
              <w:keepLines w:val="0"/>
              <w:widowControl/>
              <w:suppressLineNumbers w:val="0"/>
              <w:spacing w:before="0" w:beforeAutospacing="0" w:after="0" w:afterAutospacing="0" w:line="240" w:lineRule="auto"/>
              <w:ind w:left="0" w:right="0" w:firstLine="660" w:firstLineChars="300"/>
              <w:jc w:val="left"/>
              <w:rPr>
                <w:rFonts w:hint="default" w:cs="Times New Roman"/>
                <w:i w:val="0"/>
                <w:iCs w:val="0"/>
                <w:caps w:val="0"/>
                <w:spacing w:val="0"/>
                <w:sz w:val="22"/>
                <w:szCs w:val="22"/>
                <w:highlight w:val="none"/>
                <w:lang w:val="en-US" w:eastAsia="zh-CN"/>
              </w:rPr>
            </w:pPr>
            <w:r>
              <w:rPr>
                <w:rFonts w:hint="eastAsia" w:cs="Times New Roman"/>
                <w:i w:val="0"/>
                <w:iCs w:val="0"/>
                <w:caps w:val="0"/>
                <w:spacing w:val="0"/>
                <w:sz w:val="22"/>
                <w:szCs w:val="22"/>
                <w:highlight w:val="none"/>
                <w:lang w:val="en-US" w:eastAsia="zh-CN"/>
              </w:rPr>
              <w:t>配置信息：页面展示序号、维修次数、维修费用、维修风险等级。</w:t>
            </w:r>
          </w:p>
          <w:p>
            <w:pPr>
              <w:pStyle w:val="30"/>
              <w:keepNext w:val="0"/>
              <w:keepLines w:val="0"/>
              <w:widowControl/>
              <w:numPr>
                <w:ilvl w:val="0"/>
                <w:numId w:val="52"/>
              </w:numPr>
              <w:suppressLineNumbers w:val="0"/>
              <w:spacing w:before="0" w:beforeAutospacing="0" w:after="0" w:afterAutospacing="0" w:line="240" w:lineRule="auto"/>
              <w:ind w:left="0" w:right="0" w:firstLine="660" w:firstLineChars="300"/>
              <w:jc w:val="left"/>
              <w:rPr>
                <w:rFonts w:hint="eastAsia" w:cs="Times New Roman"/>
                <w:i w:val="0"/>
                <w:iCs w:val="0"/>
                <w:caps w:val="0"/>
                <w:spacing w:val="0"/>
                <w:sz w:val="22"/>
                <w:szCs w:val="22"/>
                <w:highlight w:val="none"/>
                <w:lang w:val="en-US" w:eastAsia="zh-CN"/>
              </w:rPr>
            </w:pPr>
            <w:r>
              <w:rPr>
                <w:rFonts w:hint="eastAsia" w:cs="Times New Roman"/>
                <w:i w:val="0"/>
                <w:iCs w:val="0"/>
                <w:caps w:val="0"/>
                <w:spacing w:val="0"/>
                <w:sz w:val="22"/>
                <w:szCs w:val="22"/>
                <w:highlight w:val="none"/>
                <w:lang w:val="en-US" w:eastAsia="zh-CN"/>
              </w:rPr>
              <w:t>序号：按新增时间进行正序展示。</w:t>
            </w:r>
          </w:p>
          <w:p>
            <w:pPr>
              <w:pStyle w:val="30"/>
              <w:keepNext w:val="0"/>
              <w:keepLines w:val="0"/>
              <w:widowControl/>
              <w:numPr>
                <w:ilvl w:val="0"/>
                <w:numId w:val="52"/>
              </w:numPr>
              <w:suppressLineNumbers w:val="0"/>
              <w:spacing w:before="0" w:beforeAutospacing="0" w:after="0" w:afterAutospacing="0" w:line="240" w:lineRule="auto"/>
              <w:ind w:left="0" w:right="0" w:firstLine="660" w:firstLineChars="300"/>
              <w:jc w:val="left"/>
              <w:rPr>
                <w:rFonts w:hint="default" w:cs="Times New Roman"/>
                <w:color w:val="auto"/>
                <w:sz w:val="22"/>
                <w:szCs w:val="22"/>
                <w:highlight w:val="none"/>
              </w:rPr>
            </w:pPr>
            <w:r>
              <w:rPr>
                <w:rFonts w:hint="eastAsia" w:cs="Times New Roman"/>
                <w:sz w:val="22"/>
                <w:szCs w:val="22"/>
                <w:highlight w:val="none"/>
                <w:lang w:val="en-US" w:eastAsia="zh-CN"/>
              </w:rPr>
              <w:t>维修次数：</w:t>
            </w:r>
            <w:r>
              <w:rPr>
                <w:rFonts w:hint="eastAsia"/>
                <w:color w:val="auto"/>
                <w:sz w:val="22"/>
                <w:szCs w:val="22"/>
                <w:highlight w:val="none"/>
                <w:lang w:val="en-US" w:eastAsia="zh-CN"/>
              </w:rPr>
              <w:t>必填，手动编辑，大于等于0的整数，填写上限值，高风险为开区间，中低无为闭区间；固定填写4行，由低到高进行填写；若存在上限值相交或相同，则进行红色字体提示“数据重复，请重新输入”。</w:t>
            </w:r>
          </w:p>
          <w:p>
            <w:pPr>
              <w:pStyle w:val="16"/>
              <w:ind w:firstLine="660" w:firstLineChars="300"/>
              <w:rPr>
                <w:rFonts w:hint="default" w:cs="Times New Roman"/>
                <w:color w:val="auto"/>
                <w:sz w:val="22"/>
                <w:szCs w:val="22"/>
                <w:highlight w:val="none"/>
              </w:rPr>
            </w:pPr>
            <w:ins w:id="1767" w:author="lee" w:date="2024-07-05T11:18:05Z">
              <w:r>
                <w:rPr>
                  <w:rFonts w:hint="eastAsia" w:cs="Times New Roman"/>
                  <w:i w:val="0"/>
                  <w:iCs w:val="0"/>
                  <w:caps w:val="0"/>
                  <w:color w:val="auto"/>
                  <w:spacing w:val="0"/>
                  <w:sz w:val="22"/>
                  <w:szCs w:val="22"/>
                  <w:highlight w:val="none"/>
                  <w:lang w:val="en-US" w:eastAsia="zh-CN"/>
                </w:rPr>
                <w:t>3</w:t>
              </w:r>
            </w:ins>
            <w:ins w:id="1768" w:author="lee" w:date="2024-07-05T11:18:06Z">
              <w:r>
                <w:rPr>
                  <w:rFonts w:hint="eastAsia" w:cs="Times New Roman"/>
                  <w:i w:val="0"/>
                  <w:iCs w:val="0"/>
                  <w:caps w:val="0"/>
                  <w:color w:val="auto"/>
                  <w:spacing w:val="0"/>
                  <w:sz w:val="22"/>
                  <w:szCs w:val="22"/>
                  <w:highlight w:val="none"/>
                  <w:lang w:val="en-US" w:eastAsia="zh-CN"/>
                </w:rPr>
                <w:t>）</w:t>
              </w:r>
            </w:ins>
            <w:r>
              <w:rPr>
                <w:rFonts w:hint="eastAsia" w:cs="Times New Roman"/>
                <w:i w:val="0"/>
                <w:iCs w:val="0"/>
                <w:caps w:val="0"/>
                <w:color w:val="auto"/>
                <w:spacing w:val="0"/>
                <w:sz w:val="22"/>
                <w:szCs w:val="22"/>
                <w:highlight w:val="none"/>
                <w:lang w:val="en-US" w:eastAsia="zh-CN"/>
              </w:rPr>
              <w:t>维修费用：必填，手动编辑，</w:t>
            </w:r>
            <w:ins w:id="1769" w:author="lee" w:date="2024-07-05T11:25:03Z">
              <w:r>
                <w:rPr>
                  <w:rFonts w:hint="eastAsia" w:cs="Times New Roman"/>
                  <w:i w:val="0"/>
                  <w:iCs w:val="0"/>
                  <w:caps w:val="0"/>
                  <w:color w:val="auto"/>
                  <w:spacing w:val="0"/>
                  <w:sz w:val="22"/>
                  <w:szCs w:val="22"/>
                  <w:highlight w:val="none"/>
                  <w:lang w:val="en-US" w:eastAsia="zh-CN"/>
                </w:rPr>
                <w:t>正数</w:t>
              </w:r>
            </w:ins>
            <w:ins w:id="1770" w:author="lee" w:date="2024-07-05T11:17:46Z">
              <w:r>
                <w:rPr>
                  <w:rFonts w:hint="eastAsia"/>
                  <w:color w:val="auto"/>
                  <w:lang w:val="en-US" w:eastAsia="zh-CN"/>
                </w:rPr>
                <w:t>保留两位小数</w:t>
              </w:r>
            </w:ins>
            <w:ins w:id="1771" w:author="lee" w:date="2024-07-05T11:17:54Z">
              <w:r>
                <w:rPr>
                  <w:rFonts w:hint="eastAsia"/>
                  <w:color w:val="auto"/>
                  <w:lang w:val="en-US" w:eastAsia="zh-CN"/>
                </w:rPr>
                <w:t>，</w:t>
              </w:r>
            </w:ins>
            <w:r>
              <w:rPr>
                <w:rFonts w:hint="eastAsia"/>
                <w:color w:val="auto"/>
                <w:sz w:val="22"/>
                <w:szCs w:val="22"/>
                <w:highlight w:val="none"/>
                <w:lang w:val="en-US" w:eastAsia="zh-CN"/>
              </w:rPr>
              <w:t>填写上限值，高风险为开区间，中低无为闭区间；固定填写4行，由低到高进行填写；若存在上限值相交或相同，则进行红色字体提示“数据重复，请重新输入”。</w:t>
            </w:r>
          </w:p>
          <w:p>
            <w:pPr>
              <w:pStyle w:val="30"/>
              <w:keepNext w:val="0"/>
              <w:keepLines w:val="0"/>
              <w:widowControl/>
              <w:numPr>
                <w:ilvl w:val="-1"/>
                <w:numId w:val="0"/>
              </w:numPr>
              <w:suppressLineNumbers w:val="0"/>
              <w:spacing w:before="0" w:beforeAutospacing="0" w:after="0" w:afterAutospacing="0" w:line="240" w:lineRule="auto"/>
              <w:ind w:left="660" w:leftChars="300" w:right="0" w:firstLine="0" w:firstLineChars="0"/>
              <w:jc w:val="left"/>
              <w:rPr>
                <w:rFonts w:hint="default" w:cs="Times New Roman"/>
                <w:color w:val="auto"/>
                <w:sz w:val="22"/>
                <w:szCs w:val="22"/>
                <w:highlight w:val="none"/>
              </w:rPr>
            </w:pPr>
            <w:ins w:id="1772" w:author="lee" w:date="2024-07-05T11:18:14Z">
              <w:r>
                <w:rPr>
                  <w:rFonts w:hint="eastAsia"/>
                  <w:color w:val="auto"/>
                  <w:sz w:val="22"/>
                  <w:szCs w:val="22"/>
                  <w:highlight w:val="none"/>
                  <w:lang w:val="en-US" w:eastAsia="zh-CN"/>
                </w:rPr>
                <w:t>4</w:t>
              </w:r>
            </w:ins>
            <w:ins w:id="1773" w:author="lee" w:date="2024-07-05T11:18:15Z">
              <w:r>
                <w:rPr>
                  <w:rFonts w:hint="eastAsia"/>
                  <w:color w:val="auto"/>
                  <w:sz w:val="22"/>
                  <w:szCs w:val="22"/>
                  <w:highlight w:val="none"/>
                  <w:lang w:val="en-US" w:eastAsia="zh-CN"/>
                </w:rPr>
                <w:t>）</w:t>
              </w:r>
            </w:ins>
            <w:r>
              <w:rPr>
                <w:rFonts w:hint="eastAsia"/>
                <w:color w:val="auto"/>
                <w:sz w:val="22"/>
                <w:szCs w:val="22"/>
                <w:highlight w:val="none"/>
                <w:lang w:val="en-US" w:eastAsia="zh-CN"/>
              </w:rPr>
              <w:t>维修风险等级：</w:t>
            </w:r>
            <w:r>
              <w:rPr>
                <w:rFonts w:hint="eastAsia" w:cs="Times New Roman"/>
                <w:i w:val="0"/>
                <w:iCs w:val="0"/>
                <w:caps w:val="0"/>
                <w:color w:val="auto"/>
                <w:spacing w:val="0"/>
                <w:sz w:val="22"/>
                <w:szCs w:val="22"/>
                <w:highlight w:val="none"/>
                <w:lang w:val="en-US" w:eastAsia="zh-CN"/>
              </w:rPr>
              <w:t>固定由无低中高进行展示，不可编辑。</w:t>
            </w:r>
          </w:p>
          <w:p>
            <w:pPr>
              <w:numPr>
                <w:ilvl w:val="-1"/>
                <w:numId w:val="0"/>
              </w:numPr>
              <w:ind w:firstLine="440" w:firstLineChars="200"/>
              <w:rPr>
                <w:rFonts w:hint="default" w:ascii="Calibri" w:hAnsi="Calibri" w:eastAsia="宋体" w:cs="Times New Roman"/>
                <w:i w:val="0"/>
                <w:iCs w:val="0"/>
                <w:caps w:val="0"/>
                <w:spacing w:val="0"/>
                <w:sz w:val="22"/>
                <w:szCs w:val="22"/>
                <w:highlight w:val="none"/>
                <w:lang w:val="en-US" w:eastAsia="zh-CN"/>
              </w:rPr>
            </w:pPr>
            <w:r>
              <w:rPr>
                <w:rFonts w:hint="eastAsia" w:cs="Times New Roman"/>
                <w:i w:val="0"/>
                <w:iCs w:val="0"/>
                <w:caps w:val="0"/>
                <w:spacing w:val="0"/>
                <w:sz w:val="22"/>
                <w:szCs w:val="22"/>
                <w:highlight w:val="none"/>
                <w:lang w:val="en-US" w:eastAsia="zh-CN"/>
              </w:rPr>
              <w:t>【</w:t>
            </w:r>
            <w:r>
              <w:rPr>
                <w:rFonts w:hint="eastAsia" w:ascii="Calibri" w:hAnsi="Calibri" w:eastAsia="宋体" w:cs="Times New Roman"/>
                <w:i w:val="0"/>
                <w:iCs w:val="0"/>
                <w:caps w:val="0"/>
                <w:spacing w:val="0"/>
                <w:sz w:val="22"/>
                <w:szCs w:val="22"/>
                <w:highlight w:val="none"/>
                <w:lang w:val="en-US" w:eastAsia="zh-CN"/>
              </w:rPr>
              <w:t>取消按钮</w:t>
            </w:r>
            <w:r>
              <w:rPr>
                <w:rFonts w:hint="eastAsia" w:cs="Times New Roman"/>
                <w:i w:val="0"/>
                <w:iCs w:val="0"/>
                <w:caps w:val="0"/>
                <w:spacing w:val="0"/>
                <w:sz w:val="22"/>
                <w:szCs w:val="22"/>
                <w:highlight w:val="none"/>
                <w:lang w:val="en-US" w:eastAsia="zh-CN"/>
              </w:rPr>
              <w:t>】点击取消按钮，则新增失败，页面返回</w:t>
            </w:r>
            <w:r>
              <w:rPr>
                <w:rFonts w:hint="eastAsia"/>
                <w:highlight w:val="none"/>
                <w:lang w:val="en-US" w:eastAsia="zh-CN"/>
              </w:rPr>
              <w:t>维修风险等级配置页面</w:t>
            </w:r>
          </w:p>
          <w:p>
            <w:pPr>
              <w:numPr>
                <w:ilvl w:val="-1"/>
                <w:numId w:val="0"/>
              </w:numPr>
              <w:ind w:firstLine="440" w:firstLineChars="200"/>
              <w:rPr>
                <w:rFonts w:hint="eastAsia"/>
                <w:highlight w:val="none"/>
                <w:lang w:val="en-US" w:eastAsia="zh-CN"/>
              </w:rPr>
            </w:pPr>
            <w:r>
              <w:rPr>
                <w:rFonts w:hint="eastAsia" w:cs="Times New Roman"/>
                <w:i w:val="0"/>
                <w:iCs w:val="0"/>
                <w:caps w:val="0"/>
                <w:spacing w:val="0"/>
                <w:sz w:val="22"/>
                <w:szCs w:val="22"/>
                <w:highlight w:val="none"/>
                <w:lang w:val="en-US" w:eastAsia="zh-CN"/>
              </w:rPr>
              <w:t>【</w:t>
            </w:r>
            <w:r>
              <w:rPr>
                <w:rFonts w:hint="eastAsia" w:ascii="Calibri" w:hAnsi="Calibri" w:eastAsia="宋体" w:cs="Times New Roman"/>
                <w:i w:val="0"/>
                <w:iCs w:val="0"/>
                <w:caps w:val="0"/>
                <w:spacing w:val="0"/>
                <w:sz w:val="22"/>
                <w:szCs w:val="22"/>
                <w:highlight w:val="none"/>
                <w:lang w:val="en-US" w:eastAsia="zh-CN"/>
              </w:rPr>
              <w:t>确认按钮</w:t>
            </w:r>
            <w:r>
              <w:rPr>
                <w:rFonts w:hint="eastAsia" w:cs="Times New Roman"/>
                <w:i w:val="0"/>
                <w:iCs w:val="0"/>
                <w:caps w:val="0"/>
                <w:spacing w:val="0"/>
                <w:sz w:val="22"/>
                <w:szCs w:val="22"/>
                <w:highlight w:val="none"/>
                <w:lang w:val="en-US" w:eastAsia="zh-CN"/>
              </w:rPr>
              <w:t>】</w:t>
            </w:r>
            <w:r>
              <w:rPr>
                <w:rFonts w:hint="eastAsia"/>
                <w:highlight w:val="none"/>
                <w:lang w:val="en-US" w:eastAsia="zh-CN"/>
              </w:rPr>
              <w:t>选择维修时段、设备类型，填写维修次数、维修费用和风险等级等信息后，点击确认，维修风险等级配置成功，</w:t>
            </w:r>
            <w:r>
              <w:rPr>
                <w:rFonts w:hint="eastAsia" w:cs="Times New Roman"/>
                <w:i w:val="0"/>
                <w:iCs w:val="0"/>
                <w:caps w:val="0"/>
                <w:spacing w:val="0"/>
                <w:sz w:val="22"/>
                <w:szCs w:val="22"/>
                <w:highlight w:val="none"/>
                <w:lang w:val="en-US" w:eastAsia="zh-CN"/>
              </w:rPr>
              <w:t>返回</w:t>
            </w:r>
            <w:r>
              <w:rPr>
                <w:rFonts w:hint="eastAsia"/>
                <w:highlight w:val="none"/>
                <w:lang w:val="en-US" w:eastAsia="zh-CN"/>
              </w:rPr>
              <w:t>维修风险等级配置页面页面展示该条新增配置信息</w:t>
            </w:r>
          </w:p>
          <w:p>
            <w:pPr>
              <w:numPr>
                <w:ilvl w:val="-1"/>
                <w:numId w:val="0"/>
              </w:numPr>
              <w:ind w:firstLine="440" w:firstLineChars="200"/>
              <w:rPr>
                <w:rFonts w:hint="eastAsia"/>
                <w:highlight w:val="none"/>
                <w:lang w:val="en-US" w:eastAsia="zh-CN"/>
              </w:rPr>
            </w:pPr>
          </w:p>
          <w:p>
            <w:pPr>
              <w:numPr>
                <w:ilvl w:val="0"/>
                <w:numId w:val="51"/>
              </w:numPr>
              <w:ind w:left="330" w:firstLine="0" w:firstLineChars="0"/>
              <w:rPr>
                <w:rFonts w:hint="eastAsia"/>
                <w:highlight w:val="none"/>
                <w:lang w:val="en-US" w:eastAsia="zh-CN"/>
              </w:rPr>
            </w:pPr>
            <w:r>
              <w:rPr>
                <w:rFonts w:hint="eastAsia"/>
                <w:highlight w:val="none"/>
                <w:lang w:val="en-US" w:eastAsia="zh-CN"/>
              </w:rPr>
              <w:t>在维修风险等级配置页面，点击复制和编辑按钮，进入编辑维修</w:t>
            </w:r>
            <w:r>
              <w:rPr>
                <w:rFonts w:hint="eastAsia" w:ascii="Calibri" w:hAnsi="Calibri" w:eastAsia="宋体" w:cs="Times New Roman"/>
                <w:i w:val="0"/>
                <w:iCs w:val="0"/>
                <w:caps w:val="0"/>
                <w:spacing w:val="0"/>
                <w:sz w:val="22"/>
                <w:szCs w:val="22"/>
                <w:highlight w:val="none"/>
              </w:rPr>
              <w:t>风险等级</w:t>
            </w:r>
            <w:r>
              <w:rPr>
                <w:rFonts w:hint="eastAsia"/>
                <w:highlight w:val="none"/>
                <w:lang w:val="en-US" w:eastAsia="zh-CN"/>
              </w:rPr>
              <w:t>配置页面，页面展示：</w:t>
            </w:r>
          </w:p>
          <w:p>
            <w:pPr>
              <w:numPr>
                <w:ilvl w:val="-1"/>
                <w:numId w:val="0"/>
              </w:numPr>
              <w:ind w:firstLine="440" w:firstLineChars="200"/>
              <w:rPr>
                <w:rFonts w:hint="eastAsia" w:ascii="Calibri" w:hAnsi="Calibri" w:eastAsia="宋体" w:cs="Times New Roman"/>
                <w:b/>
                <w:bCs/>
                <w:i w:val="0"/>
                <w:iCs w:val="0"/>
                <w:caps w:val="0"/>
                <w:spacing w:val="0"/>
                <w:sz w:val="22"/>
                <w:szCs w:val="22"/>
                <w:highlight w:val="none"/>
              </w:rPr>
            </w:pPr>
            <w:r>
              <w:rPr>
                <w:rFonts w:hint="eastAsia"/>
                <w:highlight w:val="none"/>
                <w:lang w:val="en-US" w:eastAsia="zh-CN"/>
              </w:rPr>
              <w:t>【页面标题】</w:t>
            </w:r>
            <w:r>
              <w:rPr>
                <w:rFonts w:hint="eastAsia"/>
                <w:b/>
                <w:bCs/>
                <w:highlight w:val="none"/>
                <w:lang w:val="en-US" w:eastAsia="zh-CN"/>
              </w:rPr>
              <w:t>编辑</w:t>
            </w:r>
            <w:r>
              <w:rPr>
                <w:rFonts w:hint="eastAsia" w:cs="Times New Roman"/>
                <w:b/>
                <w:bCs/>
                <w:i w:val="0"/>
                <w:iCs w:val="0"/>
                <w:caps w:val="0"/>
                <w:spacing w:val="0"/>
                <w:sz w:val="22"/>
                <w:szCs w:val="22"/>
                <w:highlight w:val="none"/>
                <w:lang w:val="en-US" w:eastAsia="zh-CN"/>
              </w:rPr>
              <w:t>维修</w:t>
            </w:r>
            <w:r>
              <w:rPr>
                <w:rFonts w:hint="eastAsia" w:ascii="Calibri" w:hAnsi="Calibri" w:eastAsia="宋体" w:cs="Times New Roman"/>
                <w:b/>
                <w:bCs/>
                <w:i w:val="0"/>
                <w:iCs w:val="0"/>
                <w:caps w:val="0"/>
                <w:spacing w:val="0"/>
                <w:sz w:val="22"/>
                <w:szCs w:val="22"/>
                <w:highlight w:val="none"/>
              </w:rPr>
              <w:t>风险等级</w:t>
            </w:r>
          </w:p>
          <w:p>
            <w:pPr>
              <w:numPr>
                <w:ilvl w:val="-1"/>
                <w:numId w:val="0"/>
              </w:numPr>
              <w:ind w:firstLine="440" w:firstLineChars="200"/>
              <w:rPr>
                <w:rFonts w:hint="default" w:ascii="Calibri" w:hAnsi="Calibri" w:eastAsia="宋体" w:cs="Times New Roman"/>
                <w:i w:val="0"/>
                <w:iCs w:val="0"/>
                <w:caps w:val="0"/>
                <w:spacing w:val="0"/>
                <w:sz w:val="22"/>
                <w:szCs w:val="22"/>
                <w:highlight w:val="none"/>
                <w:lang w:val="en-US" w:eastAsia="zh-CN"/>
              </w:rPr>
            </w:pPr>
            <w:r>
              <w:rPr>
                <w:rFonts w:hint="eastAsia" w:cs="Times New Roman"/>
                <w:i w:val="0"/>
                <w:iCs w:val="0"/>
                <w:caps w:val="0"/>
                <w:spacing w:val="0"/>
                <w:sz w:val="22"/>
                <w:szCs w:val="22"/>
                <w:highlight w:val="none"/>
                <w:lang w:val="en-US" w:eastAsia="zh-CN"/>
              </w:rPr>
              <w:t>【</w:t>
            </w:r>
            <w:r>
              <w:rPr>
                <w:rFonts w:hint="eastAsia" w:ascii="Calibri" w:hAnsi="Calibri" w:eastAsia="宋体" w:cs="Times New Roman"/>
                <w:i w:val="0"/>
                <w:iCs w:val="0"/>
                <w:caps w:val="0"/>
                <w:spacing w:val="0"/>
                <w:sz w:val="22"/>
                <w:szCs w:val="22"/>
                <w:highlight w:val="none"/>
                <w:lang w:val="en-US" w:eastAsia="zh-CN"/>
              </w:rPr>
              <w:t>设备类型</w:t>
            </w:r>
            <w:r>
              <w:rPr>
                <w:rFonts w:hint="eastAsia" w:cs="Times New Roman"/>
                <w:i w:val="0"/>
                <w:iCs w:val="0"/>
                <w:caps w:val="0"/>
                <w:spacing w:val="0"/>
                <w:sz w:val="22"/>
                <w:szCs w:val="22"/>
                <w:highlight w:val="none"/>
                <w:lang w:val="en-US" w:eastAsia="zh-CN"/>
              </w:rPr>
              <w:t>】默认展示新增时的</w:t>
            </w:r>
            <w:r>
              <w:rPr>
                <w:rFonts w:hint="eastAsia" w:ascii="Calibri" w:hAnsi="Calibri" w:eastAsia="宋体" w:cs="Times New Roman"/>
                <w:i w:val="0"/>
                <w:iCs w:val="0"/>
                <w:caps w:val="0"/>
                <w:spacing w:val="0"/>
                <w:sz w:val="22"/>
                <w:szCs w:val="22"/>
                <w:highlight w:val="none"/>
                <w:lang w:val="en-US" w:eastAsia="zh-CN"/>
              </w:rPr>
              <w:t>设备类型</w:t>
            </w:r>
            <w:r>
              <w:rPr>
                <w:rFonts w:hint="eastAsia" w:cs="Times New Roman"/>
                <w:i w:val="0"/>
                <w:iCs w:val="0"/>
                <w:caps w:val="0"/>
                <w:spacing w:val="0"/>
                <w:sz w:val="22"/>
                <w:szCs w:val="22"/>
                <w:highlight w:val="none"/>
                <w:lang w:val="en-US" w:eastAsia="zh-CN"/>
              </w:rPr>
              <w:t>，不可选</w:t>
            </w:r>
          </w:p>
          <w:p>
            <w:pPr>
              <w:numPr>
                <w:ilvl w:val="-1"/>
                <w:numId w:val="0"/>
              </w:numPr>
              <w:ind w:firstLine="440" w:firstLineChars="200"/>
              <w:rPr>
                <w:rFonts w:hint="eastAsia" w:cs="Times New Roman"/>
                <w:i w:val="0"/>
                <w:iCs w:val="0"/>
                <w:caps w:val="0"/>
                <w:spacing w:val="0"/>
                <w:sz w:val="22"/>
                <w:szCs w:val="22"/>
                <w:highlight w:val="none"/>
                <w:lang w:val="en-US" w:eastAsia="zh-CN"/>
              </w:rPr>
            </w:pPr>
            <w:r>
              <w:rPr>
                <w:rFonts w:hint="eastAsia" w:cs="Times New Roman"/>
                <w:i w:val="0"/>
                <w:iCs w:val="0"/>
                <w:caps w:val="0"/>
                <w:spacing w:val="0"/>
                <w:sz w:val="22"/>
                <w:szCs w:val="22"/>
                <w:highlight w:val="none"/>
                <w:lang w:val="en-US" w:eastAsia="zh-CN"/>
              </w:rPr>
              <w:t>【</w:t>
            </w:r>
            <w:r>
              <w:rPr>
                <w:rFonts w:hint="eastAsia" w:ascii="Calibri" w:hAnsi="Calibri" w:eastAsia="宋体" w:cs="Times New Roman"/>
                <w:i w:val="0"/>
                <w:iCs w:val="0"/>
                <w:caps w:val="0"/>
                <w:spacing w:val="0"/>
                <w:sz w:val="22"/>
                <w:szCs w:val="22"/>
                <w:highlight w:val="none"/>
                <w:lang w:val="en-US" w:eastAsia="zh-CN"/>
              </w:rPr>
              <w:t>风险</w:t>
            </w:r>
            <w:r>
              <w:rPr>
                <w:rFonts w:hint="eastAsia" w:cs="Times New Roman"/>
                <w:i w:val="0"/>
                <w:iCs w:val="0"/>
                <w:caps w:val="0"/>
                <w:spacing w:val="0"/>
                <w:sz w:val="22"/>
                <w:szCs w:val="22"/>
                <w:highlight w:val="none"/>
                <w:lang w:val="en-US" w:eastAsia="zh-CN"/>
              </w:rPr>
              <w:t>等级配置】</w:t>
            </w:r>
          </w:p>
          <w:p>
            <w:pPr>
              <w:numPr>
                <w:ilvl w:val="-1"/>
                <w:numId w:val="0"/>
              </w:numPr>
              <w:ind w:firstLine="660" w:firstLineChars="300"/>
              <w:rPr>
                <w:rFonts w:hint="eastAsia" w:cs="Times New Roman"/>
                <w:i w:val="0"/>
                <w:iCs w:val="0"/>
                <w:caps w:val="0"/>
                <w:spacing w:val="0"/>
                <w:sz w:val="22"/>
                <w:szCs w:val="22"/>
                <w:highlight w:val="none"/>
                <w:lang w:val="en-US" w:eastAsia="zh-CN"/>
              </w:rPr>
            </w:pPr>
            <w:r>
              <w:rPr>
                <w:rFonts w:hint="eastAsia" w:cs="Times New Roman"/>
                <w:i w:val="0"/>
                <w:iCs w:val="0"/>
                <w:caps w:val="0"/>
                <w:spacing w:val="0"/>
                <w:sz w:val="22"/>
                <w:szCs w:val="22"/>
                <w:highlight w:val="none"/>
                <w:lang w:val="en-US" w:eastAsia="zh-CN"/>
              </w:rPr>
              <w:t>配置信息：页面展示序号、维修次数、维修费用、维修风险等级。</w:t>
            </w:r>
          </w:p>
          <w:p>
            <w:pPr>
              <w:pStyle w:val="30"/>
              <w:keepNext w:val="0"/>
              <w:keepLines w:val="0"/>
              <w:widowControl/>
              <w:numPr>
                <w:ilvl w:val="-1"/>
                <w:numId w:val="0"/>
              </w:numPr>
              <w:suppressLineNumbers w:val="0"/>
              <w:spacing w:before="0" w:beforeAutospacing="0" w:after="0" w:afterAutospacing="0" w:line="240" w:lineRule="auto"/>
              <w:ind w:left="660" w:leftChars="300" w:right="0" w:firstLine="0" w:firstLineChars="0"/>
              <w:jc w:val="left"/>
              <w:rPr>
                <w:rFonts w:hint="eastAsia" w:cs="Times New Roman"/>
                <w:i w:val="0"/>
                <w:iCs w:val="0"/>
                <w:caps w:val="0"/>
                <w:spacing w:val="0"/>
                <w:sz w:val="22"/>
                <w:szCs w:val="22"/>
                <w:highlight w:val="none"/>
                <w:lang w:val="en-US" w:eastAsia="zh-CN"/>
              </w:rPr>
            </w:pPr>
            <w:r>
              <w:rPr>
                <w:rFonts w:hint="eastAsia" w:cs="Times New Roman"/>
                <w:i w:val="0"/>
                <w:iCs w:val="0"/>
                <w:caps w:val="0"/>
                <w:spacing w:val="0"/>
                <w:sz w:val="22"/>
                <w:szCs w:val="22"/>
                <w:highlight w:val="none"/>
                <w:lang w:val="en-US" w:eastAsia="zh-CN"/>
              </w:rPr>
              <w:t>1）序号：与新增维修风险等级页面规则一致</w:t>
            </w:r>
          </w:p>
          <w:p>
            <w:pPr>
              <w:pStyle w:val="30"/>
              <w:keepNext w:val="0"/>
              <w:keepLines w:val="0"/>
              <w:widowControl/>
              <w:numPr>
                <w:ilvl w:val="-1"/>
                <w:numId w:val="0"/>
              </w:numPr>
              <w:suppressLineNumbers w:val="0"/>
              <w:spacing w:before="0" w:beforeAutospacing="0" w:after="0" w:afterAutospacing="0" w:line="240" w:lineRule="auto"/>
              <w:ind w:left="660" w:leftChars="300" w:right="0" w:firstLine="0" w:firstLineChars="0"/>
              <w:jc w:val="left"/>
              <w:rPr>
                <w:rFonts w:hint="default" w:cs="Times New Roman"/>
                <w:sz w:val="22"/>
                <w:szCs w:val="22"/>
                <w:highlight w:val="none"/>
              </w:rPr>
            </w:pPr>
            <w:r>
              <w:rPr>
                <w:rFonts w:hint="eastAsia" w:cs="Times New Roman"/>
                <w:sz w:val="22"/>
                <w:szCs w:val="22"/>
                <w:highlight w:val="none"/>
                <w:lang w:val="en-US" w:eastAsia="zh-CN"/>
              </w:rPr>
              <w:t>2）维修次数：</w:t>
            </w:r>
            <w:r>
              <w:rPr>
                <w:rFonts w:hint="eastAsia"/>
                <w:color w:val="auto"/>
                <w:sz w:val="22"/>
                <w:szCs w:val="22"/>
                <w:highlight w:val="none"/>
                <w:lang w:val="en-US" w:eastAsia="zh-CN"/>
              </w:rPr>
              <w:t>必填，</w:t>
            </w:r>
            <w:r>
              <w:rPr>
                <w:rFonts w:hint="eastAsia" w:cs="Times New Roman"/>
                <w:i w:val="0"/>
                <w:iCs w:val="0"/>
                <w:caps w:val="0"/>
                <w:spacing w:val="0"/>
                <w:sz w:val="22"/>
                <w:szCs w:val="22"/>
                <w:highlight w:val="none"/>
                <w:lang w:val="en-US" w:eastAsia="zh-CN"/>
              </w:rPr>
              <w:t>默认展示新增时的维修次数，可编辑，规则与新增保持一致</w:t>
            </w:r>
          </w:p>
          <w:p>
            <w:pPr>
              <w:keepNext w:val="0"/>
              <w:keepLines w:val="0"/>
              <w:widowControl/>
              <w:numPr>
                <w:ilvl w:val="-1"/>
                <w:numId w:val="0"/>
              </w:numPr>
              <w:suppressLineNumbers w:val="0"/>
              <w:spacing w:before="0" w:beforeAutospacing="0" w:after="0" w:afterAutospacing="0" w:line="240" w:lineRule="auto"/>
              <w:ind w:left="660" w:leftChars="300" w:right="0" w:firstLine="0" w:firstLineChars="0"/>
              <w:jc w:val="left"/>
              <w:rPr>
                <w:rFonts w:hint="eastAsia" w:cs="Times New Roman"/>
                <w:i w:val="0"/>
                <w:iCs w:val="0"/>
                <w:caps w:val="0"/>
                <w:spacing w:val="0"/>
                <w:sz w:val="22"/>
                <w:szCs w:val="22"/>
                <w:highlight w:val="none"/>
                <w:lang w:val="en-US" w:eastAsia="zh-CN"/>
              </w:rPr>
            </w:pPr>
            <w:r>
              <w:rPr>
                <w:rFonts w:hint="eastAsia"/>
                <w:color w:val="auto"/>
                <w:sz w:val="22"/>
                <w:szCs w:val="22"/>
                <w:highlight w:val="none"/>
                <w:lang w:val="en-US" w:eastAsia="zh-CN"/>
              </w:rPr>
              <w:t>4）</w:t>
            </w:r>
            <w:r>
              <w:rPr>
                <w:rFonts w:hint="eastAsia" w:cs="Times New Roman"/>
                <w:sz w:val="22"/>
                <w:szCs w:val="22"/>
                <w:highlight w:val="none"/>
                <w:lang w:val="en-US" w:eastAsia="zh-CN"/>
              </w:rPr>
              <w:t>维修费用</w:t>
            </w:r>
            <w:r>
              <w:rPr>
                <w:rFonts w:hint="eastAsia"/>
                <w:color w:val="auto"/>
                <w:sz w:val="22"/>
                <w:szCs w:val="22"/>
                <w:highlight w:val="none"/>
                <w:lang w:val="en-US" w:eastAsia="zh-CN"/>
              </w:rPr>
              <w:t>：必填，</w:t>
            </w:r>
            <w:r>
              <w:rPr>
                <w:rFonts w:hint="eastAsia" w:cs="Times New Roman"/>
                <w:i w:val="0"/>
                <w:iCs w:val="0"/>
                <w:caps w:val="0"/>
                <w:spacing w:val="0"/>
                <w:sz w:val="22"/>
                <w:szCs w:val="22"/>
                <w:highlight w:val="none"/>
                <w:lang w:val="en-US" w:eastAsia="zh-CN"/>
              </w:rPr>
              <w:t>默认展示新增时的维修费用，可编辑，规则与新增保持一致</w:t>
            </w:r>
          </w:p>
          <w:p>
            <w:pPr>
              <w:keepNext w:val="0"/>
              <w:keepLines w:val="0"/>
              <w:widowControl/>
              <w:numPr>
                <w:ilvl w:val="-1"/>
                <w:numId w:val="0"/>
              </w:numPr>
              <w:suppressLineNumbers w:val="0"/>
              <w:spacing w:before="0" w:beforeAutospacing="0" w:after="0" w:afterAutospacing="0" w:line="240" w:lineRule="auto"/>
              <w:ind w:left="660" w:leftChars="300" w:right="0" w:firstLine="0" w:firstLineChars="0"/>
              <w:jc w:val="left"/>
              <w:rPr>
                <w:rFonts w:hint="default" w:cs="Times New Roman"/>
                <w:i w:val="0"/>
                <w:iCs w:val="0"/>
                <w:caps w:val="0"/>
                <w:spacing w:val="0"/>
                <w:sz w:val="22"/>
                <w:szCs w:val="22"/>
                <w:highlight w:val="none"/>
                <w:lang w:val="en-US" w:eastAsia="zh-CN"/>
              </w:rPr>
            </w:pPr>
            <w:r>
              <w:rPr>
                <w:rFonts w:hint="eastAsia"/>
                <w:color w:val="auto"/>
                <w:sz w:val="22"/>
                <w:szCs w:val="22"/>
                <w:highlight w:val="none"/>
                <w:lang w:val="en-US" w:eastAsia="zh-CN"/>
              </w:rPr>
              <w:t>5）</w:t>
            </w:r>
            <w:r>
              <w:rPr>
                <w:rFonts w:hint="eastAsia" w:cs="Times New Roman"/>
                <w:sz w:val="22"/>
                <w:szCs w:val="22"/>
                <w:highlight w:val="none"/>
                <w:lang w:val="en-US" w:eastAsia="zh-CN"/>
              </w:rPr>
              <w:t>维修</w:t>
            </w:r>
            <w:r>
              <w:rPr>
                <w:rFonts w:hint="eastAsia"/>
                <w:color w:val="auto"/>
                <w:sz w:val="22"/>
                <w:szCs w:val="22"/>
                <w:highlight w:val="none"/>
                <w:lang w:val="en-US" w:eastAsia="zh-CN"/>
              </w:rPr>
              <w:t>风险等级：</w:t>
            </w:r>
            <w:r>
              <w:rPr>
                <w:rFonts w:hint="eastAsia" w:cs="Times New Roman"/>
                <w:i w:val="0"/>
                <w:iCs w:val="0"/>
                <w:caps w:val="0"/>
                <w:spacing w:val="0"/>
                <w:sz w:val="22"/>
                <w:szCs w:val="22"/>
                <w:highlight w:val="none"/>
                <w:lang w:val="en-US" w:eastAsia="zh-CN"/>
              </w:rPr>
              <w:t>固定由无低中高进行展示，不可编辑。</w:t>
            </w:r>
          </w:p>
          <w:p>
            <w:pPr>
              <w:numPr>
                <w:ilvl w:val="-1"/>
                <w:numId w:val="0"/>
              </w:numPr>
              <w:ind w:firstLine="440" w:firstLineChars="200"/>
              <w:rPr>
                <w:rFonts w:hint="default" w:ascii="Calibri" w:hAnsi="Calibri" w:eastAsia="宋体" w:cs="Times New Roman"/>
                <w:i w:val="0"/>
                <w:iCs w:val="0"/>
                <w:caps w:val="0"/>
                <w:spacing w:val="0"/>
                <w:sz w:val="22"/>
                <w:szCs w:val="22"/>
                <w:highlight w:val="none"/>
                <w:lang w:val="en-US" w:eastAsia="zh-CN"/>
              </w:rPr>
            </w:pPr>
            <w:r>
              <w:rPr>
                <w:rFonts w:hint="eastAsia" w:cs="Times New Roman"/>
                <w:i w:val="0"/>
                <w:iCs w:val="0"/>
                <w:caps w:val="0"/>
                <w:spacing w:val="0"/>
                <w:sz w:val="22"/>
                <w:szCs w:val="22"/>
                <w:highlight w:val="none"/>
                <w:lang w:val="en-US" w:eastAsia="zh-CN"/>
              </w:rPr>
              <w:t>【</w:t>
            </w:r>
            <w:r>
              <w:rPr>
                <w:rFonts w:hint="eastAsia" w:ascii="Calibri" w:hAnsi="Calibri" w:eastAsia="宋体" w:cs="Times New Roman"/>
                <w:i w:val="0"/>
                <w:iCs w:val="0"/>
                <w:caps w:val="0"/>
                <w:spacing w:val="0"/>
                <w:sz w:val="22"/>
                <w:szCs w:val="22"/>
                <w:highlight w:val="none"/>
                <w:lang w:val="en-US" w:eastAsia="zh-CN"/>
              </w:rPr>
              <w:t>取消按钮</w:t>
            </w:r>
            <w:r>
              <w:rPr>
                <w:rFonts w:hint="eastAsia" w:cs="Times New Roman"/>
                <w:i w:val="0"/>
                <w:iCs w:val="0"/>
                <w:caps w:val="0"/>
                <w:spacing w:val="0"/>
                <w:sz w:val="22"/>
                <w:szCs w:val="22"/>
                <w:highlight w:val="none"/>
                <w:lang w:val="en-US" w:eastAsia="zh-CN"/>
              </w:rPr>
              <w:t>】规则与新增保持一致</w:t>
            </w:r>
          </w:p>
          <w:p>
            <w:pPr>
              <w:numPr>
                <w:ilvl w:val="-1"/>
                <w:numId w:val="0"/>
              </w:numPr>
              <w:ind w:firstLine="440" w:firstLineChars="200"/>
              <w:rPr>
                <w:rFonts w:hint="eastAsia"/>
                <w:highlight w:val="none"/>
                <w:lang w:val="en-US" w:eastAsia="zh-CN"/>
              </w:rPr>
            </w:pPr>
            <w:r>
              <w:rPr>
                <w:rFonts w:hint="eastAsia" w:cs="Times New Roman"/>
                <w:i w:val="0"/>
                <w:iCs w:val="0"/>
                <w:caps w:val="0"/>
                <w:spacing w:val="0"/>
                <w:sz w:val="22"/>
                <w:szCs w:val="22"/>
                <w:highlight w:val="none"/>
                <w:lang w:val="en-US" w:eastAsia="zh-CN"/>
              </w:rPr>
              <w:t>【</w:t>
            </w:r>
            <w:r>
              <w:rPr>
                <w:rFonts w:hint="eastAsia" w:ascii="Calibri" w:hAnsi="Calibri" w:eastAsia="宋体" w:cs="Times New Roman"/>
                <w:i w:val="0"/>
                <w:iCs w:val="0"/>
                <w:caps w:val="0"/>
                <w:spacing w:val="0"/>
                <w:sz w:val="22"/>
                <w:szCs w:val="22"/>
                <w:highlight w:val="none"/>
                <w:lang w:val="en-US" w:eastAsia="zh-CN"/>
              </w:rPr>
              <w:t>确认按钮</w:t>
            </w:r>
            <w:r>
              <w:rPr>
                <w:rFonts w:hint="eastAsia" w:cs="Times New Roman"/>
                <w:i w:val="0"/>
                <w:iCs w:val="0"/>
                <w:caps w:val="0"/>
                <w:spacing w:val="0"/>
                <w:sz w:val="22"/>
                <w:szCs w:val="22"/>
                <w:highlight w:val="none"/>
                <w:lang w:val="en-US" w:eastAsia="zh-CN"/>
              </w:rPr>
              <w:t>】规则与新增保持一致</w:t>
            </w:r>
          </w:p>
          <w:p>
            <w:pPr>
              <w:numPr>
                <w:ilvl w:val="-1"/>
                <w:numId w:val="0"/>
              </w:numPr>
              <w:rPr>
                <w:rFonts w:hint="eastAsia"/>
                <w:highlight w:val="none"/>
                <w:lang w:val="en-US" w:eastAsia="zh-CN"/>
              </w:rPr>
            </w:pPr>
          </w:p>
          <w:p>
            <w:pPr>
              <w:numPr>
                <w:ilvl w:val="-1"/>
                <w:numId w:val="0"/>
              </w:numPr>
              <w:rPr>
                <w:rFonts w:hint="eastAsia"/>
                <w:highlight w:val="none"/>
                <w:lang w:val="en-US" w:eastAsia="zh-CN"/>
              </w:rPr>
            </w:pPr>
          </w:p>
          <w:p>
            <w:pPr>
              <w:numPr>
                <w:ilvl w:val="-1"/>
                <w:numId w:val="0"/>
              </w:numPr>
              <w:rPr>
                <w:rFonts w:hint="default"/>
                <w:highlight w:val="none"/>
                <w:lang w:val="en-US" w:eastAsia="zh-CN"/>
              </w:rPr>
            </w:pPr>
            <w:r>
              <w:rPr>
                <w:rFonts w:hint="eastAsia"/>
                <w:color w:val="auto"/>
                <w:highlight w:val="none"/>
                <w:lang w:val="en-US" w:eastAsia="zh-CN"/>
              </w:rPr>
              <w:t>维修风险等级配置详情</w:t>
            </w:r>
            <w:r>
              <w:rPr>
                <w:rFonts w:hint="eastAsia"/>
                <w:highlight w:val="none"/>
                <w:lang w:val="en-US" w:eastAsia="zh-CN"/>
              </w:rPr>
              <w:t>字段说明：</w:t>
            </w:r>
          </w:p>
          <w:tbl>
            <w:tblPr>
              <w:tblStyle w:val="33"/>
              <w:tblW w:w="858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957"/>
              <w:gridCol w:w="463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3957" w:type="dxa"/>
                  <w:shd w:val="clear" w:color="auto" w:fill="BEBEBE" w:themeFill="background1" w:themeFillShade="BF"/>
                </w:tcPr>
                <w:p>
                  <w:pPr>
                    <w:pStyle w:val="16"/>
                    <w:rPr>
                      <w:rFonts w:hint="eastAsia"/>
                      <w:sz w:val="22"/>
                      <w:szCs w:val="22"/>
                      <w:highlight w:val="none"/>
                      <w:vertAlign w:val="baseline"/>
                    </w:rPr>
                  </w:pPr>
                  <w:r>
                    <w:rPr>
                      <w:rFonts w:hint="eastAsia"/>
                      <w:sz w:val="22"/>
                      <w:szCs w:val="22"/>
                      <w:highlight w:val="none"/>
                      <w:lang w:val="en-US" w:eastAsia="zh-CN"/>
                    </w:rPr>
                    <w:t>字段</w:t>
                  </w:r>
                </w:p>
              </w:tc>
              <w:tc>
                <w:tcPr>
                  <w:tcW w:w="4630" w:type="dxa"/>
                  <w:shd w:val="clear" w:color="auto" w:fill="BEBEBE" w:themeFill="background1" w:themeFillShade="BF"/>
                </w:tcPr>
                <w:p>
                  <w:pPr>
                    <w:pStyle w:val="16"/>
                    <w:rPr>
                      <w:rFonts w:hint="eastAsia" w:eastAsia="宋体"/>
                      <w:sz w:val="22"/>
                      <w:szCs w:val="22"/>
                      <w:highlight w:val="none"/>
                      <w:vertAlign w:val="baseline"/>
                      <w:lang w:val="en-US" w:eastAsia="zh-CN"/>
                    </w:rPr>
                  </w:pPr>
                  <w:r>
                    <w:rPr>
                      <w:rFonts w:hint="eastAsia"/>
                      <w:sz w:val="22"/>
                      <w:szCs w:val="22"/>
                      <w:highlight w:val="none"/>
                      <w:vertAlign w:val="baseline"/>
                      <w:lang w:val="en-US" w:eastAsia="zh-CN"/>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3957" w:type="dxa"/>
                  <w:shd w:val="clear" w:color="auto" w:fill="auto"/>
                  <w:vAlign w:val="center"/>
                </w:tcPr>
                <w:p>
                  <w:pPr>
                    <w:keepNext w:val="0"/>
                    <w:keepLines w:val="0"/>
                    <w:widowControl/>
                    <w:suppressLineNumbers w:val="0"/>
                    <w:ind w:firstLine="0" w:firstLineChars="0"/>
                    <w:jc w:val="left"/>
                    <w:textAlignment w:val="center"/>
                    <w:rPr>
                      <w:rFonts w:hint="default" w:ascii="Times New Roman" w:hAnsi="Times New Roman" w:eastAsia="宋体" w:cs="Times New Roman"/>
                      <w:color w:val="auto"/>
                      <w:kern w:val="2"/>
                      <w:sz w:val="22"/>
                      <w:szCs w:val="22"/>
                      <w:highlight w:val="none"/>
                      <w:lang w:val="en-US" w:eastAsia="zh-CN" w:bidi="ar-SA"/>
                    </w:rPr>
                  </w:pPr>
                  <w:r>
                    <w:rPr>
                      <w:rFonts w:hint="eastAsia" w:ascii="Times New Roman" w:hAnsi="Times New Roman" w:eastAsia="宋体" w:cs="Times New Roman"/>
                      <w:color w:val="auto"/>
                      <w:kern w:val="2"/>
                      <w:sz w:val="22"/>
                      <w:szCs w:val="22"/>
                      <w:highlight w:val="none"/>
                      <w:lang w:val="en-US" w:eastAsia="zh-CN" w:bidi="ar-SA"/>
                    </w:rPr>
                    <w:t>序号</w:t>
                  </w:r>
                </w:p>
              </w:tc>
              <w:tc>
                <w:tcPr>
                  <w:tcW w:w="4630" w:type="dxa"/>
                  <w:shd w:val="clear" w:color="auto" w:fill="auto"/>
                  <w:vAlign w:val="top"/>
                </w:tcPr>
                <w:p>
                  <w:pPr>
                    <w:pStyle w:val="16"/>
                    <w:ind w:firstLine="0" w:firstLineChars="0"/>
                    <w:rPr>
                      <w:rFonts w:hint="default" w:ascii="Times New Roman" w:hAnsi="Times New Roman" w:eastAsia="宋体" w:cs="Times New Roman"/>
                      <w:color w:val="auto"/>
                      <w:kern w:val="2"/>
                      <w:sz w:val="22"/>
                      <w:szCs w:val="22"/>
                      <w:highlight w:val="none"/>
                      <w:lang w:val="en-US" w:eastAsia="zh-CN" w:bidi="ar-SA"/>
                    </w:rPr>
                  </w:pPr>
                  <w:r>
                    <w:rPr>
                      <w:rFonts w:hint="eastAsia"/>
                      <w:color w:val="auto"/>
                      <w:sz w:val="22"/>
                      <w:szCs w:val="22"/>
                      <w:highlight w:val="none"/>
                      <w:lang w:val="en-US" w:eastAsia="zh-CN"/>
                    </w:rPr>
                    <w:t>系统自动生成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3957" w:type="dxa"/>
                  <w:vAlign w:val="center"/>
                </w:tcPr>
                <w:p>
                  <w:pPr>
                    <w:keepNext w:val="0"/>
                    <w:keepLines w:val="0"/>
                    <w:widowControl/>
                    <w:suppressLineNumbers w:val="0"/>
                    <w:ind w:firstLine="0" w:firstLineChars="0"/>
                    <w:jc w:val="left"/>
                    <w:textAlignment w:val="center"/>
                    <w:rPr>
                      <w:rFonts w:hint="default"/>
                      <w:color w:val="auto"/>
                      <w:sz w:val="22"/>
                      <w:szCs w:val="22"/>
                      <w:highlight w:val="none"/>
                      <w:lang w:val="en-US" w:eastAsia="zh-CN"/>
                    </w:rPr>
                  </w:pPr>
                  <w:r>
                    <w:rPr>
                      <w:rFonts w:hint="eastAsia"/>
                      <w:highlight w:val="none"/>
                      <w:lang w:val="en-US" w:eastAsia="zh-CN"/>
                    </w:rPr>
                    <w:t>设备类型</w:t>
                  </w:r>
                </w:p>
              </w:tc>
              <w:tc>
                <w:tcPr>
                  <w:tcW w:w="4630" w:type="dxa"/>
                </w:tcPr>
                <w:p>
                  <w:pPr>
                    <w:pStyle w:val="16"/>
                    <w:rPr>
                      <w:rFonts w:hint="default"/>
                      <w:color w:val="auto"/>
                      <w:sz w:val="22"/>
                      <w:szCs w:val="22"/>
                      <w:highlight w:val="none"/>
                      <w:vertAlign w:val="baseline"/>
                      <w:lang w:val="en-US" w:eastAsia="zh-CN"/>
                    </w:rPr>
                  </w:pPr>
                  <w:r>
                    <w:rPr>
                      <w:rFonts w:hint="eastAsia"/>
                      <w:color w:val="auto"/>
                      <w:sz w:val="22"/>
                      <w:szCs w:val="22"/>
                      <w:highlight w:val="none"/>
                      <w:vertAlign w:val="baseline"/>
                      <w:lang w:val="en-US" w:eastAsia="zh-CN"/>
                    </w:rPr>
                    <w:t>展示</w:t>
                  </w:r>
                  <w:r>
                    <w:rPr>
                      <w:rFonts w:hint="eastAsia"/>
                      <w:highlight w:val="none"/>
                      <w:lang w:val="en-US" w:eastAsia="zh-CN"/>
                    </w:rPr>
                    <w:t>新增配置所选设备类型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3957" w:type="dxa"/>
                  <w:vAlign w:val="top"/>
                </w:tcPr>
                <w:p>
                  <w:pPr>
                    <w:pStyle w:val="16"/>
                    <w:ind w:firstLine="0" w:firstLineChars="0"/>
                    <w:rPr>
                      <w:rFonts w:hint="default" w:ascii="Times New Roman" w:hAnsi="Times New Roman" w:eastAsia="宋体" w:cs="Times New Roman"/>
                      <w:color w:val="auto"/>
                      <w:kern w:val="2"/>
                      <w:sz w:val="22"/>
                      <w:szCs w:val="22"/>
                      <w:highlight w:val="none"/>
                      <w:lang w:val="en-US" w:eastAsia="zh-CN" w:bidi="ar-SA"/>
                    </w:rPr>
                  </w:pPr>
                  <w:r>
                    <w:rPr>
                      <w:rFonts w:hint="eastAsia" w:eastAsia="宋体" w:cs="Times New Roman"/>
                      <w:color w:val="auto"/>
                      <w:kern w:val="2"/>
                      <w:sz w:val="22"/>
                      <w:szCs w:val="22"/>
                      <w:highlight w:val="none"/>
                      <w:lang w:val="en-US" w:eastAsia="zh-CN" w:bidi="ar-SA"/>
                    </w:rPr>
                    <w:t>维修次数</w:t>
                  </w:r>
                </w:p>
              </w:tc>
              <w:tc>
                <w:tcPr>
                  <w:tcW w:w="4630" w:type="dxa"/>
                  <w:vAlign w:val="top"/>
                </w:tcPr>
                <w:p>
                  <w:pPr>
                    <w:pStyle w:val="16"/>
                    <w:ind w:firstLine="0" w:firstLineChars="0"/>
                    <w:rPr>
                      <w:rFonts w:hint="default" w:ascii="Times New Roman" w:hAnsi="Times New Roman" w:eastAsia="宋体" w:cs="Times New Roman"/>
                      <w:color w:val="auto"/>
                      <w:kern w:val="2"/>
                      <w:sz w:val="22"/>
                      <w:szCs w:val="22"/>
                      <w:highlight w:val="none"/>
                      <w:lang w:val="en-US" w:eastAsia="zh-CN" w:bidi="ar-SA"/>
                    </w:rPr>
                  </w:pPr>
                  <w:r>
                    <w:rPr>
                      <w:rFonts w:hint="eastAsia"/>
                      <w:color w:val="auto"/>
                      <w:sz w:val="22"/>
                      <w:szCs w:val="22"/>
                      <w:highlight w:val="none"/>
                      <w:vertAlign w:val="baseline"/>
                      <w:lang w:val="en-US" w:eastAsia="zh-CN"/>
                    </w:rPr>
                    <w:t>展示</w:t>
                  </w:r>
                  <w:r>
                    <w:rPr>
                      <w:rFonts w:hint="eastAsia"/>
                      <w:highlight w:val="none"/>
                      <w:lang w:val="en-US" w:eastAsia="zh-CN"/>
                    </w:rPr>
                    <w:t>新增配置所填维修次数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3957" w:type="dxa"/>
                  <w:vAlign w:val="top"/>
                </w:tcPr>
                <w:p>
                  <w:pPr>
                    <w:pStyle w:val="16"/>
                    <w:ind w:firstLine="0" w:firstLineChars="0"/>
                    <w:rPr>
                      <w:rFonts w:hint="default" w:ascii="Times New Roman" w:hAnsi="Times New Roman" w:eastAsia="宋体" w:cs="Times New Roman"/>
                      <w:color w:val="auto"/>
                      <w:kern w:val="2"/>
                      <w:sz w:val="22"/>
                      <w:szCs w:val="22"/>
                      <w:highlight w:val="none"/>
                      <w:lang w:val="en-US" w:eastAsia="zh-CN" w:bidi="ar-SA"/>
                    </w:rPr>
                  </w:pPr>
                  <w:r>
                    <w:rPr>
                      <w:rFonts w:hint="eastAsia" w:cs="Times New Roman"/>
                      <w:color w:val="auto"/>
                      <w:kern w:val="2"/>
                      <w:sz w:val="22"/>
                      <w:szCs w:val="22"/>
                      <w:highlight w:val="none"/>
                      <w:lang w:val="en-US" w:eastAsia="zh-CN" w:bidi="ar-SA"/>
                    </w:rPr>
                    <w:t>维修费用</w:t>
                  </w:r>
                </w:p>
              </w:tc>
              <w:tc>
                <w:tcPr>
                  <w:tcW w:w="4630" w:type="dxa"/>
                  <w:vAlign w:val="top"/>
                </w:tcPr>
                <w:p>
                  <w:pPr>
                    <w:pStyle w:val="16"/>
                    <w:ind w:firstLine="0" w:firstLineChars="0"/>
                    <w:rPr>
                      <w:rFonts w:hint="default" w:ascii="Times New Roman" w:hAnsi="Times New Roman" w:eastAsia="宋体" w:cs="Times New Roman"/>
                      <w:color w:val="auto"/>
                      <w:kern w:val="2"/>
                      <w:sz w:val="22"/>
                      <w:szCs w:val="22"/>
                      <w:highlight w:val="none"/>
                      <w:vertAlign w:val="baseline"/>
                      <w:lang w:val="en-US" w:eastAsia="zh-CN" w:bidi="ar-SA"/>
                    </w:rPr>
                  </w:pPr>
                  <w:r>
                    <w:rPr>
                      <w:rFonts w:hint="eastAsia"/>
                      <w:color w:val="auto"/>
                      <w:sz w:val="22"/>
                      <w:szCs w:val="22"/>
                      <w:highlight w:val="none"/>
                      <w:vertAlign w:val="baseline"/>
                      <w:lang w:val="en-US" w:eastAsia="zh-CN"/>
                    </w:rPr>
                    <w:t>展示</w:t>
                  </w:r>
                  <w:r>
                    <w:rPr>
                      <w:rFonts w:hint="eastAsia"/>
                      <w:highlight w:val="none"/>
                      <w:lang w:val="en-US" w:eastAsia="zh-CN"/>
                    </w:rPr>
                    <w:t>新增配置所填维修费用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3957" w:type="dxa"/>
                </w:tcPr>
                <w:p>
                  <w:pPr>
                    <w:pStyle w:val="16"/>
                    <w:rPr>
                      <w:rFonts w:hint="default"/>
                      <w:color w:val="auto"/>
                      <w:sz w:val="22"/>
                      <w:szCs w:val="22"/>
                      <w:highlight w:val="none"/>
                      <w:lang w:val="en-US" w:eastAsia="zh-CN"/>
                    </w:rPr>
                  </w:pPr>
                  <w:r>
                    <w:rPr>
                      <w:rFonts w:hint="eastAsia"/>
                      <w:color w:val="auto"/>
                      <w:sz w:val="22"/>
                      <w:szCs w:val="22"/>
                      <w:highlight w:val="none"/>
                      <w:lang w:val="en-US" w:eastAsia="zh-CN"/>
                    </w:rPr>
                    <w:t>维修风险等级</w:t>
                  </w:r>
                </w:p>
              </w:tc>
              <w:tc>
                <w:tcPr>
                  <w:tcW w:w="4630" w:type="dxa"/>
                  <w:vAlign w:val="top"/>
                </w:tcPr>
                <w:p>
                  <w:pPr>
                    <w:pStyle w:val="16"/>
                    <w:ind w:firstLine="0" w:firstLineChars="0"/>
                    <w:rPr>
                      <w:rFonts w:hint="default"/>
                      <w:color w:val="auto"/>
                      <w:sz w:val="22"/>
                      <w:szCs w:val="22"/>
                      <w:highlight w:val="none"/>
                      <w:lang w:val="en-US" w:eastAsia="zh-CN"/>
                    </w:rPr>
                  </w:pPr>
                  <w:r>
                    <w:rPr>
                      <w:rFonts w:hint="eastAsia"/>
                      <w:color w:val="auto"/>
                      <w:sz w:val="22"/>
                      <w:szCs w:val="22"/>
                      <w:highlight w:val="none"/>
                      <w:vertAlign w:val="baseline"/>
                      <w:lang w:val="en-US" w:eastAsia="zh-CN"/>
                    </w:rPr>
                    <w:t>展示</w:t>
                  </w:r>
                  <w:r>
                    <w:rPr>
                      <w:rFonts w:hint="eastAsia"/>
                      <w:color w:val="auto"/>
                      <w:highlight w:val="none"/>
                      <w:lang w:val="en-US" w:eastAsia="zh-CN"/>
                    </w:rPr>
                    <w:t>新增配置所填</w:t>
                  </w:r>
                  <w:r>
                    <w:rPr>
                      <w:rFonts w:hint="eastAsia" w:eastAsia="宋体" w:cs="Times New Roman"/>
                      <w:color w:val="auto"/>
                      <w:kern w:val="2"/>
                      <w:sz w:val="22"/>
                      <w:szCs w:val="22"/>
                      <w:highlight w:val="none"/>
                      <w:lang w:val="en-US" w:eastAsia="zh-CN" w:bidi="ar-SA"/>
                    </w:rPr>
                    <w:t>维修</w:t>
                  </w:r>
                  <w:r>
                    <w:rPr>
                      <w:rFonts w:hint="eastAsia" w:cs="Times New Roman"/>
                      <w:color w:val="auto"/>
                      <w:kern w:val="2"/>
                      <w:sz w:val="22"/>
                      <w:szCs w:val="22"/>
                      <w:highlight w:val="none"/>
                      <w:lang w:val="en-US" w:eastAsia="zh-CN" w:bidi="ar-SA"/>
                    </w:rPr>
                    <w:t>风险等级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3957" w:type="dxa"/>
                </w:tcPr>
                <w:p>
                  <w:pPr>
                    <w:pStyle w:val="16"/>
                    <w:rPr>
                      <w:rFonts w:hint="default"/>
                      <w:color w:val="auto"/>
                      <w:sz w:val="22"/>
                      <w:szCs w:val="22"/>
                      <w:highlight w:val="none"/>
                      <w:lang w:val="en-US" w:eastAsia="zh-CN"/>
                    </w:rPr>
                  </w:pPr>
                  <w:r>
                    <w:rPr>
                      <w:rFonts w:hint="eastAsia"/>
                      <w:color w:val="auto"/>
                      <w:sz w:val="22"/>
                      <w:szCs w:val="22"/>
                      <w:highlight w:val="none"/>
                      <w:lang w:val="en-US" w:eastAsia="zh-CN"/>
                    </w:rPr>
                    <w:t>是否生效</w:t>
                  </w:r>
                </w:p>
              </w:tc>
              <w:tc>
                <w:tcPr>
                  <w:tcW w:w="4630" w:type="dxa"/>
                </w:tcPr>
                <w:p>
                  <w:pPr>
                    <w:pStyle w:val="16"/>
                    <w:numPr>
                      <w:ilvl w:val="-1"/>
                      <w:numId w:val="0"/>
                    </w:numPr>
                    <w:rPr>
                      <w:rFonts w:hint="eastAsia"/>
                      <w:color w:val="auto"/>
                      <w:sz w:val="22"/>
                      <w:szCs w:val="22"/>
                      <w:highlight w:val="none"/>
                      <w:lang w:val="en-US" w:eastAsia="zh-CN"/>
                    </w:rPr>
                  </w:pPr>
                  <w:r>
                    <w:rPr>
                      <w:rFonts w:hint="eastAsia"/>
                      <w:color w:val="auto"/>
                      <w:sz w:val="22"/>
                      <w:szCs w:val="22"/>
                      <w:highlight w:val="none"/>
                      <w:lang w:val="en-US" w:eastAsia="zh-CN"/>
                    </w:rPr>
                    <w:t>1.可进行选择，配置生效，点击按钮呈蓝色，页面弹框提示“已生效”，则配置生效；</w:t>
                  </w:r>
                </w:p>
                <w:p>
                  <w:pPr>
                    <w:pStyle w:val="16"/>
                    <w:rPr>
                      <w:ins w:id="1774" w:author="lee" w:date="2024-07-05T10:30:26Z"/>
                      <w:rFonts w:hint="eastAsia"/>
                      <w:color w:val="auto"/>
                      <w:sz w:val="22"/>
                      <w:szCs w:val="22"/>
                      <w:highlight w:val="none"/>
                      <w:lang w:val="en-US" w:eastAsia="zh-CN"/>
                    </w:rPr>
                  </w:pPr>
                  <w:r>
                    <w:rPr>
                      <w:rFonts w:hint="eastAsia"/>
                      <w:color w:val="auto"/>
                      <w:sz w:val="22"/>
                      <w:szCs w:val="22"/>
                      <w:highlight w:val="none"/>
                      <w:lang w:val="en-US" w:eastAsia="zh-CN"/>
                    </w:rPr>
                    <w:t>点击按钮呈灰色，则配置未生效；</w:t>
                  </w:r>
                </w:p>
                <w:p>
                  <w:pPr>
                    <w:pStyle w:val="16"/>
                    <w:rPr>
                      <w:rFonts w:hint="default"/>
                      <w:color w:val="auto"/>
                      <w:sz w:val="22"/>
                      <w:szCs w:val="22"/>
                      <w:highlight w:val="none"/>
                      <w:lang w:val="en-US" w:eastAsia="zh-CN"/>
                    </w:rPr>
                  </w:pPr>
                  <w:r>
                    <w:rPr>
                      <w:rFonts w:hint="eastAsia"/>
                      <w:color w:val="auto"/>
                      <w:sz w:val="22"/>
                      <w:szCs w:val="22"/>
                      <w:highlight w:val="none"/>
                      <w:lang w:val="en-US" w:eastAsia="zh-CN"/>
                    </w:rPr>
                    <w:t>2.生效状态下的维修风险等级，不可删除和编辑，若要进行删除和编辑需对已生效的维修风险等级更改为未生效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3957" w:type="dxa"/>
                </w:tcPr>
                <w:p>
                  <w:pPr>
                    <w:pStyle w:val="16"/>
                    <w:rPr>
                      <w:rFonts w:hint="default"/>
                      <w:color w:val="auto"/>
                      <w:sz w:val="22"/>
                      <w:szCs w:val="22"/>
                      <w:highlight w:val="none"/>
                      <w:lang w:val="en-US" w:eastAsia="zh-CN"/>
                    </w:rPr>
                  </w:pPr>
                  <w:r>
                    <w:rPr>
                      <w:rFonts w:hint="eastAsia"/>
                      <w:color w:val="auto"/>
                      <w:sz w:val="22"/>
                      <w:szCs w:val="22"/>
                      <w:highlight w:val="none"/>
                      <w:lang w:val="en-US" w:eastAsia="zh-CN"/>
                    </w:rPr>
                    <w:t>操作</w:t>
                  </w:r>
                </w:p>
              </w:tc>
              <w:tc>
                <w:tcPr>
                  <w:tcW w:w="4630" w:type="dxa"/>
                </w:tcPr>
                <w:p>
                  <w:pPr>
                    <w:pStyle w:val="16"/>
                    <w:rPr>
                      <w:rFonts w:hint="eastAsia"/>
                      <w:color w:val="auto"/>
                      <w:sz w:val="22"/>
                      <w:szCs w:val="22"/>
                      <w:highlight w:val="none"/>
                      <w:lang w:val="en-US" w:eastAsia="zh-CN"/>
                    </w:rPr>
                  </w:pPr>
                  <w:r>
                    <w:rPr>
                      <w:rFonts w:hint="eastAsia"/>
                      <w:color w:val="auto"/>
                      <w:sz w:val="22"/>
                      <w:szCs w:val="22"/>
                      <w:highlight w:val="none"/>
                      <w:lang w:val="en-US" w:eastAsia="zh-CN"/>
                    </w:rPr>
                    <w:t>【编辑】</w:t>
                  </w:r>
                </w:p>
                <w:p>
                  <w:pPr>
                    <w:numPr>
                      <w:ilvl w:val="-1"/>
                      <w:numId w:val="0"/>
                    </w:numPr>
                    <w:rPr>
                      <w:rFonts w:hint="default" w:ascii="Times New Roman" w:hAnsi="Times New Roman" w:eastAsia="宋体" w:cs="Times New Roman"/>
                      <w:i w:val="0"/>
                      <w:iCs w:val="0"/>
                      <w:caps w:val="0"/>
                      <w:color w:val="auto"/>
                      <w:spacing w:val="0"/>
                      <w:sz w:val="22"/>
                      <w:szCs w:val="22"/>
                      <w:highlight w:val="none"/>
                      <w:lang w:val="en-US" w:eastAsia="zh-CN"/>
                    </w:rPr>
                  </w:pPr>
                  <w:r>
                    <w:rPr>
                      <w:rFonts w:hint="eastAsia"/>
                      <w:color w:val="auto"/>
                      <w:sz w:val="22"/>
                      <w:szCs w:val="22"/>
                      <w:highlight w:val="none"/>
                      <w:lang w:val="en-US" w:eastAsia="zh-CN"/>
                    </w:rPr>
                    <w:t>1.仅对未生效状态下的维修风险等级进行编辑，点击编辑按钮，页面跳转至</w:t>
                  </w:r>
                  <w:r>
                    <w:rPr>
                      <w:rFonts w:hint="eastAsia" w:ascii="Times New Roman" w:hAnsi="Times New Roman" w:eastAsia="宋体" w:cs="Times New Roman"/>
                      <w:i w:val="0"/>
                      <w:iCs w:val="0"/>
                      <w:caps w:val="0"/>
                      <w:color w:val="auto"/>
                      <w:spacing w:val="0"/>
                      <w:sz w:val="22"/>
                      <w:szCs w:val="22"/>
                      <w:highlight w:val="none"/>
                    </w:rPr>
                    <w:t>编辑</w:t>
                  </w:r>
                  <w:r>
                    <w:rPr>
                      <w:rFonts w:hint="eastAsia" w:ascii="Times New Roman" w:hAnsi="Times New Roman" w:cs="Times New Roman"/>
                      <w:i w:val="0"/>
                      <w:iCs w:val="0"/>
                      <w:caps w:val="0"/>
                      <w:color w:val="auto"/>
                      <w:spacing w:val="0"/>
                      <w:sz w:val="22"/>
                      <w:szCs w:val="22"/>
                      <w:highlight w:val="none"/>
                      <w:lang w:val="en-US" w:eastAsia="zh-CN"/>
                    </w:rPr>
                    <w:t>维修</w:t>
                  </w:r>
                  <w:r>
                    <w:rPr>
                      <w:rFonts w:hint="eastAsia" w:ascii="Times New Roman" w:hAnsi="Times New Roman" w:eastAsia="宋体" w:cs="Times New Roman"/>
                      <w:i w:val="0"/>
                      <w:iCs w:val="0"/>
                      <w:caps w:val="0"/>
                      <w:color w:val="auto"/>
                      <w:spacing w:val="0"/>
                      <w:sz w:val="22"/>
                      <w:szCs w:val="22"/>
                      <w:highlight w:val="none"/>
                    </w:rPr>
                    <w:t>风险等级</w:t>
                  </w:r>
                  <w:r>
                    <w:rPr>
                      <w:rFonts w:hint="eastAsia" w:ascii="Times New Roman" w:hAnsi="Times New Roman" w:eastAsia="宋体" w:cs="Times New Roman"/>
                      <w:i w:val="0"/>
                      <w:iCs w:val="0"/>
                      <w:caps w:val="0"/>
                      <w:color w:val="auto"/>
                      <w:spacing w:val="0"/>
                      <w:sz w:val="22"/>
                      <w:szCs w:val="22"/>
                      <w:highlight w:val="none"/>
                      <w:lang w:val="en-US" w:eastAsia="zh-CN"/>
                    </w:rPr>
                    <w:t>页面</w:t>
                  </w:r>
                  <w:r>
                    <w:rPr>
                      <w:rFonts w:hint="eastAsia" w:ascii="Times New Roman" w:hAnsi="Times New Roman" w:cs="Times New Roman"/>
                      <w:i w:val="0"/>
                      <w:iCs w:val="0"/>
                      <w:caps w:val="0"/>
                      <w:color w:val="auto"/>
                      <w:spacing w:val="0"/>
                      <w:sz w:val="22"/>
                      <w:szCs w:val="22"/>
                      <w:highlight w:val="none"/>
                      <w:lang w:val="en-US" w:eastAsia="zh-CN"/>
                    </w:rPr>
                    <w:t>。</w:t>
                  </w:r>
                  <w:r>
                    <w:rPr>
                      <w:rFonts w:hint="eastAsia" w:cs="Times New Roman"/>
                      <w:i w:val="0"/>
                      <w:iCs w:val="0"/>
                      <w:caps w:val="0"/>
                      <w:color w:val="auto"/>
                      <w:spacing w:val="0"/>
                      <w:sz w:val="22"/>
                      <w:szCs w:val="22"/>
                      <w:highlight w:val="none"/>
                      <w:lang w:val="en-US" w:eastAsia="zh-CN"/>
                    </w:rPr>
                    <w:t>页面展示对应字段信息，可进行编辑，编辑后点击确认页面跳转至维修</w:t>
                  </w:r>
                  <w:r>
                    <w:rPr>
                      <w:rFonts w:hint="eastAsia"/>
                      <w:highlight w:val="none"/>
                      <w:lang w:val="en-US" w:eastAsia="zh-CN"/>
                    </w:rPr>
                    <w:t>风险等级配置页面；</w:t>
                  </w:r>
                  <w:r>
                    <w:rPr>
                      <w:rFonts w:hint="eastAsia" w:cs="Times New Roman"/>
                      <w:i w:val="0"/>
                      <w:iCs w:val="0"/>
                      <w:caps w:val="0"/>
                      <w:color w:val="auto"/>
                      <w:spacing w:val="0"/>
                      <w:sz w:val="22"/>
                      <w:szCs w:val="22"/>
                      <w:highlight w:val="none"/>
                      <w:lang w:val="en-US" w:eastAsia="zh-CN"/>
                    </w:rPr>
                    <w:t>编辑后点击取消页面返回维修</w:t>
                  </w:r>
                  <w:r>
                    <w:rPr>
                      <w:rFonts w:hint="eastAsia"/>
                      <w:highlight w:val="none"/>
                      <w:lang w:val="en-US" w:eastAsia="zh-CN"/>
                    </w:rPr>
                    <w:t>风险等级配置页面</w:t>
                  </w:r>
                </w:p>
                <w:p>
                  <w:pPr>
                    <w:pStyle w:val="16"/>
                    <w:rPr>
                      <w:rFonts w:hint="default"/>
                      <w:color w:val="auto"/>
                      <w:sz w:val="22"/>
                      <w:szCs w:val="22"/>
                      <w:highlight w:val="none"/>
                      <w:lang w:val="en-US" w:eastAsia="zh-CN"/>
                    </w:rPr>
                  </w:pPr>
                  <w:r>
                    <w:rPr>
                      <w:rFonts w:hint="eastAsia"/>
                      <w:color w:val="auto"/>
                      <w:sz w:val="22"/>
                      <w:szCs w:val="22"/>
                      <w:highlight w:val="none"/>
                      <w:lang w:val="en-US" w:eastAsia="zh-CN"/>
                    </w:rPr>
                    <w:t>【复制】未生效和已生效状态下的告警风险等级均可复制。点击复制页面跳转至</w:t>
                  </w:r>
                  <w:r>
                    <w:rPr>
                      <w:rFonts w:hint="eastAsia" w:ascii="Times New Roman" w:hAnsi="Times New Roman" w:eastAsia="宋体" w:cs="Times New Roman"/>
                      <w:i w:val="0"/>
                      <w:iCs w:val="0"/>
                      <w:caps w:val="0"/>
                      <w:color w:val="auto"/>
                      <w:spacing w:val="0"/>
                      <w:sz w:val="22"/>
                      <w:szCs w:val="22"/>
                      <w:highlight w:val="none"/>
                    </w:rPr>
                    <w:t>编辑</w:t>
                  </w:r>
                  <w:r>
                    <w:rPr>
                      <w:rFonts w:hint="eastAsia" w:cs="Times New Roman"/>
                      <w:i w:val="0"/>
                      <w:iCs w:val="0"/>
                      <w:caps w:val="0"/>
                      <w:color w:val="auto"/>
                      <w:spacing w:val="0"/>
                      <w:sz w:val="22"/>
                      <w:szCs w:val="22"/>
                      <w:highlight w:val="none"/>
                      <w:lang w:val="en-US" w:eastAsia="zh-CN"/>
                    </w:rPr>
                    <w:t>维修</w:t>
                  </w:r>
                  <w:r>
                    <w:rPr>
                      <w:rFonts w:hint="eastAsia" w:ascii="Times New Roman" w:hAnsi="Times New Roman" w:eastAsia="宋体" w:cs="Times New Roman"/>
                      <w:i w:val="0"/>
                      <w:iCs w:val="0"/>
                      <w:caps w:val="0"/>
                      <w:color w:val="auto"/>
                      <w:spacing w:val="0"/>
                      <w:sz w:val="22"/>
                      <w:szCs w:val="22"/>
                      <w:highlight w:val="none"/>
                    </w:rPr>
                    <w:t>风险等级</w:t>
                  </w:r>
                  <w:r>
                    <w:rPr>
                      <w:rFonts w:hint="eastAsia" w:ascii="Times New Roman" w:hAnsi="Times New Roman" w:eastAsia="宋体" w:cs="Times New Roman"/>
                      <w:i w:val="0"/>
                      <w:iCs w:val="0"/>
                      <w:caps w:val="0"/>
                      <w:color w:val="auto"/>
                      <w:spacing w:val="0"/>
                      <w:sz w:val="22"/>
                      <w:szCs w:val="22"/>
                      <w:highlight w:val="none"/>
                      <w:lang w:val="en-US" w:eastAsia="zh-CN"/>
                    </w:rPr>
                    <w:t>页面</w:t>
                  </w:r>
                  <w:r>
                    <w:rPr>
                      <w:rFonts w:hint="eastAsia" w:cs="Times New Roman"/>
                      <w:i w:val="0"/>
                      <w:iCs w:val="0"/>
                      <w:caps w:val="0"/>
                      <w:color w:val="auto"/>
                      <w:spacing w:val="0"/>
                      <w:sz w:val="22"/>
                      <w:szCs w:val="22"/>
                      <w:highlight w:val="none"/>
                      <w:lang w:val="en-US" w:eastAsia="zh-CN"/>
                    </w:rPr>
                    <w:t>，页面展示对应字段信息，可进行编辑，编辑后点击确认页面跳转至</w:t>
                  </w:r>
                  <w:r>
                    <w:rPr>
                      <w:rFonts w:hint="eastAsia"/>
                      <w:highlight w:val="none"/>
                      <w:lang w:val="en-US" w:eastAsia="zh-CN"/>
                    </w:rPr>
                    <w:t>维修风险等级配置页面；</w:t>
                  </w:r>
                  <w:r>
                    <w:rPr>
                      <w:rFonts w:hint="eastAsia" w:cs="Times New Roman"/>
                      <w:i w:val="0"/>
                      <w:iCs w:val="0"/>
                      <w:caps w:val="0"/>
                      <w:color w:val="auto"/>
                      <w:spacing w:val="0"/>
                      <w:sz w:val="22"/>
                      <w:szCs w:val="22"/>
                      <w:highlight w:val="none"/>
                      <w:lang w:val="en-US" w:eastAsia="zh-CN"/>
                    </w:rPr>
                    <w:t>编辑后点击取消页面返回维修</w:t>
                  </w:r>
                  <w:r>
                    <w:rPr>
                      <w:rFonts w:hint="eastAsia"/>
                      <w:highlight w:val="none"/>
                      <w:lang w:val="en-US" w:eastAsia="zh-CN"/>
                    </w:rPr>
                    <w:t>风险等级配置页面</w:t>
                  </w:r>
                </w:p>
                <w:p>
                  <w:pPr>
                    <w:pStyle w:val="16"/>
                    <w:rPr>
                      <w:rFonts w:hint="default"/>
                      <w:color w:val="auto"/>
                      <w:sz w:val="22"/>
                      <w:szCs w:val="22"/>
                      <w:highlight w:val="none"/>
                      <w:lang w:val="en-US" w:eastAsia="zh-CN"/>
                    </w:rPr>
                  </w:pPr>
                  <w:r>
                    <w:rPr>
                      <w:rFonts w:hint="eastAsia"/>
                      <w:color w:val="auto"/>
                      <w:sz w:val="22"/>
                      <w:szCs w:val="22"/>
                      <w:highlight w:val="none"/>
                      <w:lang w:val="en-US" w:eastAsia="zh-CN"/>
                    </w:rPr>
                    <w:t>【删除】仅对未生效状态下的维修风险等级配置进行删除，删除后页面不展示该条配置信息：生效中的风险等级配置删除按钮置灰不可选</w:t>
                  </w:r>
                </w:p>
              </w:tc>
            </w:tr>
          </w:tbl>
          <w:p>
            <w:pPr>
              <w:numPr>
                <w:ilvl w:val="-1"/>
                <w:numId w:val="0"/>
              </w:numPr>
              <w:rPr>
                <w:rFonts w:hint="eastAsia"/>
                <w:highlight w:val="none"/>
                <w:lang w:val="en-US" w:eastAsia="zh-CN"/>
              </w:rPr>
            </w:pPr>
          </w:p>
          <w:p>
            <w:pPr>
              <w:numPr>
                <w:ilvl w:val="-1"/>
                <w:numId w:val="0"/>
              </w:numPr>
              <w:rPr>
                <w:rFonts w:hint="eastAsia"/>
                <w:highlight w:val="none"/>
                <w:lang w:val="en-US" w:eastAsia="zh-CN"/>
              </w:rPr>
            </w:pPr>
          </w:p>
          <w:p>
            <w:pPr>
              <w:numPr>
                <w:ilvl w:val="-1"/>
                <w:numId w:val="0"/>
              </w:numPr>
              <w:rPr>
                <w:rFonts w:hint="eastAsia"/>
                <w:b/>
                <w:bCs/>
                <w:color w:val="auto"/>
                <w:highlight w:val="none"/>
                <w:lang w:val="en-US" w:eastAsia="zh-CN"/>
              </w:rPr>
            </w:pPr>
            <w:r>
              <w:rPr>
                <w:rFonts w:hint="eastAsia"/>
                <w:b/>
                <w:bCs/>
                <w:color w:val="auto"/>
                <w:highlight w:val="none"/>
                <w:lang w:val="en-US" w:eastAsia="zh-CN"/>
              </w:rPr>
              <w:t>超期服役风险等级配置</w:t>
            </w:r>
          </w:p>
          <w:p>
            <w:pPr>
              <w:numPr>
                <w:ilvl w:val="-1"/>
                <w:numId w:val="0"/>
              </w:numPr>
              <w:rPr>
                <w:rFonts w:hint="eastAsia"/>
                <w:highlight w:val="none"/>
                <w:lang w:val="en-US" w:eastAsia="zh-CN"/>
              </w:rPr>
            </w:pPr>
            <w:r>
              <w:rPr>
                <w:rFonts w:hint="eastAsia"/>
                <w:highlight w:val="none"/>
                <w:lang w:val="en-US" w:eastAsia="zh-CN"/>
              </w:rPr>
              <w:t>1）页面展示：展示新增按钮、删除按钮和配置详情。</w:t>
            </w:r>
          </w:p>
          <w:p>
            <w:pPr>
              <w:numPr>
                <w:ilvl w:val="-1"/>
                <w:numId w:val="0"/>
              </w:numPr>
              <w:ind w:left="330"/>
              <w:rPr>
                <w:rFonts w:hint="eastAsia" w:cs="Times New Roman"/>
                <w:b w:val="0"/>
                <w:bCs w:val="0"/>
                <w:i w:val="0"/>
                <w:iCs w:val="0"/>
                <w:caps w:val="0"/>
                <w:spacing w:val="0"/>
                <w:sz w:val="22"/>
                <w:szCs w:val="22"/>
                <w:highlight w:val="none"/>
                <w:lang w:val="en-US" w:eastAsia="zh-CN"/>
              </w:rPr>
            </w:pPr>
            <w:r>
              <w:rPr>
                <w:rFonts w:hint="eastAsia"/>
                <w:highlight w:val="none"/>
                <w:lang w:val="en-US" w:eastAsia="zh-CN"/>
              </w:rPr>
              <w:t>a.新增按钮：</w:t>
            </w:r>
            <w:r>
              <w:rPr>
                <w:rFonts w:hint="eastAsia"/>
                <w:b w:val="0"/>
                <w:bCs w:val="0"/>
                <w:highlight w:val="none"/>
                <w:lang w:val="en-US" w:eastAsia="zh-CN"/>
              </w:rPr>
              <w:t>点击可进入到</w:t>
            </w:r>
            <w:r>
              <w:rPr>
                <w:rFonts w:hint="eastAsia" w:ascii="Calibri" w:hAnsi="Calibri" w:eastAsia="宋体" w:cs="Times New Roman"/>
                <w:b w:val="0"/>
                <w:bCs w:val="0"/>
                <w:i w:val="0"/>
                <w:iCs w:val="0"/>
                <w:caps w:val="0"/>
                <w:spacing w:val="0"/>
                <w:sz w:val="22"/>
                <w:szCs w:val="22"/>
                <w:highlight w:val="none"/>
              </w:rPr>
              <w:t>新增</w:t>
            </w:r>
            <w:r>
              <w:rPr>
                <w:rFonts w:hint="eastAsia"/>
                <w:b w:val="0"/>
                <w:bCs w:val="0"/>
                <w:color w:val="auto"/>
                <w:highlight w:val="none"/>
                <w:lang w:val="en-US" w:eastAsia="zh-CN"/>
              </w:rPr>
              <w:t>超期服役风险等级</w:t>
            </w:r>
            <w:r>
              <w:rPr>
                <w:rFonts w:hint="eastAsia" w:cs="Times New Roman"/>
                <w:b w:val="0"/>
                <w:bCs w:val="0"/>
                <w:i w:val="0"/>
                <w:iCs w:val="0"/>
                <w:caps w:val="0"/>
                <w:spacing w:val="0"/>
                <w:sz w:val="22"/>
                <w:szCs w:val="22"/>
                <w:highlight w:val="none"/>
                <w:lang w:val="en-US" w:eastAsia="zh-CN"/>
              </w:rPr>
              <w:t>页面。</w:t>
            </w:r>
          </w:p>
          <w:p>
            <w:pPr>
              <w:numPr>
                <w:ilvl w:val="-1"/>
                <w:numId w:val="0"/>
              </w:numPr>
              <w:ind w:left="330"/>
              <w:rPr>
                <w:rFonts w:hint="default" w:cs="Times New Roman"/>
                <w:b w:val="0"/>
                <w:bCs w:val="0"/>
                <w:i w:val="0"/>
                <w:iCs w:val="0"/>
                <w:caps w:val="0"/>
                <w:spacing w:val="0"/>
                <w:sz w:val="22"/>
                <w:szCs w:val="22"/>
                <w:highlight w:val="none"/>
                <w:lang w:val="en-US" w:eastAsia="zh-CN"/>
              </w:rPr>
            </w:pPr>
            <w:r>
              <w:rPr>
                <w:rFonts w:hint="eastAsia" w:cs="Times New Roman"/>
                <w:b w:val="0"/>
                <w:bCs w:val="0"/>
                <w:i w:val="0"/>
                <w:iCs w:val="0"/>
                <w:caps w:val="0"/>
                <w:spacing w:val="0"/>
                <w:sz w:val="22"/>
                <w:szCs w:val="22"/>
                <w:highlight w:val="none"/>
                <w:lang w:val="en-US" w:eastAsia="zh-CN"/>
              </w:rPr>
              <w:t>b.删除按钮：可对已配置的</w:t>
            </w:r>
            <w:r>
              <w:rPr>
                <w:rFonts w:hint="eastAsia"/>
                <w:b w:val="0"/>
                <w:bCs w:val="0"/>
                <w:color w:val="auto"/>
                <w:highlight w:val="none"/>
                <w:lang w:val="en-US" w:eastAsia="zh-CN"/>
              </w:rPr>
              <w:t>超期服役风险等级</w:t>
            </w:r>
            <w:r>
              <w:rPr>
                <w:rFonts w:hint="eastAsia" w:cs="Times New Roman"/>
                <w:b w:val="0"/>
                <w:bCs w:val="0"/>
                <w:i w:val="0"/>
                <w:iCs w:val="0"/>
                <w:caps w:val="0"/>
                <w:spacing w:val="0"/>
                <w:sz w:val="22"/>
                <w:szCs w:val="22"/>
                <w:highlight w:val="none"/>
                <w:lang w:val="en-US" w:eastAsia="zh-CN"/>
              </w:rPr>
              <w:t>配置信息进行批量或单条删除；</w:t>
            </w:r>
            <w:r>
              <w:rPr>
                <w:rFonts w:hint="eastAsia"/>
                <w:b w:val="0"/>
                <w:bCs w:val="0"/>
                <w:highlight w:val="none"/>
                <w:lang w:val="en-US" w:eastAsia="zh-CN"/>
              </w:rPr>
              <w:t>删除成功后，页面不展示</w:t>
            </w:r>
            <w:r>
              <w:rPr>
                <w:rFonts w:hint="eastAsia"/>
                <w:b w:val="0"/>
                <w:bCs w:val="0"/>
                <w:color w:val="auto"/>
                <w:highlight w:val="none"/>
                <w:lang w:val="en-US" w:eastAsia="zh-CN"/>
              </w:rPr>
              <w:t>超期服役风险等级</w:t>
            </w:r>
            <w:r>
              <w:rPr>
                <w:rFonts w:hint="eastAsia"/>
                <w:b w:val="0"/>
                <w:bCs w:val="0"/>
                <w:highlight w:val="none"/>
                <w:lang w:val="en-US" w:eastAsia="zh-CN"/>
              </w:rPr>
              <w:t>信息，取消删除，页面展示</w:t>
            </w:r>
            <w:r>
              <w:rPr>
                <w:rFonts w:hint="eastAsia"/>
                <w:b w:val="0"/>
                <w:bCs w:val="0"/>
                <w:color w:val="auto"/>
                <w:highlight w:val="none"/>
                <w:lang w:val="en-US" w:eastAsia="zh-CN"/>
              </w:rPr>
              <w:t>超期服役风险等级</w:t>
            </w:r>
            <w:r>
              <w:rPr>
                <w:rFonts w:hint="eastAsia"/>
                <w:b w:val="0"/>
                <w:bCs w:val="0"/>
                <w:highlight w:val="none"/>
                <w:lang w:val="en-US" w:eastAsia="zh-CN"/>
              </w:rPr>
              <w:t>信息；</w:t>
            </w:r>
            <w:r>
              <w:rPr>
                <w:rFonts w:hint="eastAsia" w:cs="Times New Roman"/>
                <w:b w:val="0"/>
                <w:bCs w:val="0"/>
                <w:i w:val="0"/>
                <w:iCs w:val="0"/>
                <w:caps w:val="0"/>
                <w:spacing w:val="0"/>
                <w:sz w:val="22"/>
                <w:szCs w:val="22"/>
                <w:highlight w:val="none"/>
                <w:lang w:val="en-US" w:eastAsia="zh-CN"/>
              </w:rPr>
              <w:t>批量删除时，</w:t>
            </w:r>
            <w:r>
              <w:rPr>
                <w:rFonts w:hint="eastAsia"/>
                <w:b w:val="0"/>
                <w:bCs w:val="0"/>
                <w:color w:val="auto"/>
                <w:highlight w:val="none"/>
                <w:lang w:val="en-US" w:eastAsia="zh-CN"/>
              </w:rPr>
              <w:t>超期服役风险等级</w:t>
            </w:r>
            <w:r>
              <w:rPr>
                <w:rFonts w:hint="eastAsia" w:cs="Times New Roman"/>
                <w:b w:val="0"/>
                <w:bCs w:val="0"/>
                <w:i w:val="0"/>
                <w:iCs w:val="0"/>
                <w:caps w:val="0"/>
                <w:spacing w:val="0"/>
                <w:sz w:val="22"/>
                <w:szCs w:val="22"/>
                <w:highlight w:val="none"/>
                <w:lang w:val="en-US" w:eastAsia="zh-CN"/>
              </w:rPr>
              <w:t>配置信息</w:t>
            </w:r>
            <w:r>
              <w:rPr>
                <w:rFonts w:hint="eastAsia"/>
                <w:b w:val="0"/>
                <w:bCs w:val="0"/>
                <w:color w:val="auto"/>
                <w:sz w:val="22"/>
                <w:szCs w:val="22"/>
                <w:highlight w:val="none"/>
                <w:lang w:val="en-US" w:eastAsia="zh-CN"/>
              </w:rPr>
              <w:t>处于生效状态下复选框置灰不可选。</w:t>
            </w:r>
          </w:p>
          <w:p>
            <w:pPr>
              <w:numPr>
                <w:ilvl w:val="-1"/>
                <w:numId w:val="0"/>
              </w:numPr>
              <w:ind w:left="330"/>
              <w:rPr>
                <w:rFonts w:hint="eastAsia"/>
                <w:b w:val="0"/>
                <w:bCs w:val="0"/>
                <w:highlight w:val="none"/>
                <w:lang w:val="en-US" w:eastAsia="zh-CN"/>
              </w:rPr>
            </w:pPr>
            <w:r>
              <w:rPr>
                <w:rFonts w:hint="eastAsia"/>
                <w:b w:val="0"/>
                <w:bCs w:val="0"/>
                <w:color w:val="auto"/>
                <w:sz w:val="22"/>
                <w:szCs w:val="22"/>
                <w:highlight w:val="none"/>
                <w:lang w:val="en-US" w:eastAsia="zh-CN"/>
              </w:rPr>
              <w:t>c.配置详情：</w:t>
            </w:r>
            <w:r>
              <w:rPr>
                <w:rFonts w:hint="eastAsia"/>
                <w:b w:val="0"/>
                <w:bCs w:val="0"/>
                <w:highlight w:val="none"/>
                <w:lang w:val="en-US" w:eastAsia="zh-CN"/>
              </w:rPr>
              <w:t>配置页面若无配置信息，页面提示“</w:t>
            </w:r>
            <w:r>
              <w:rPr>
                <w:rFonts w:hint="eastAsia" w:ascii="Calibri" w:hAnsi="Calibri" w:eastAsia="宋体" w:cs="Times New Roman"/>
                <w:b w:val="0"/>
                <w:bCs w:val="0"/>
                <w:i w:val="0"/>
                <w:iCs w:val="0"/>
                <w:caps w:val="0"/>
                <w:color w:val="auto"/>
                <w:spacing w:val="0"/>
                <w:sz w:val="22"/>
                <w:szCs w:val="22"/>
                <w:highlight w:val="none"/>
              </w:rPr>
              <w:t>暂未配置</w:t>
            </w:r>
            <w:r>
              <w:rPr>
                <w:rFonts w:hint="eastAsia"/>
                <w:b w:val="0"/>
                <w:bCs w:val="0"/>
                <w:color w:val="auto"/>
                <w:highlight w:val="none"/>
                <w:lang w:val="en-US" w:eastAsia="zh-CN"/>
              </w:rPr>
              <w:t>超期服役风险等级</w:t>
            </w:r>
            <w:r>
              <w:rPr>
                <w:rFonts w:hint="eastAsia" w:ascii="Calibri" w:hAnsi="Calibri" w:eastAsia="宋体" w:cs="Times New Roman"/>
                <w:b w:val="0"/>
                <w:bCs w:val="0"/>
                <w:i w:val="0"/>
                <w:iCs w:val="0"/>
                <w:caps w:val="0"/>
                <w:color w:val="auto"/>
                <w:spacing w:val="0"/>
                <w:sz w:val="22"/>
                <w:szCs w:val="22"/>
                <w:highlight w:val="none"/>
              </w:rPr>
              <w:t>，请</w:t>
            </w:r>
            <w:r>
              <w:rPr>
                <w:rFonts w:hint="eastAsia" w:ascii="Calibri" w:hAnsi="Calibri" w:eastAsia="宋体" w:cs="Times New Roman"/>
                <w:b w:val="0"/>
                <w:bCs w:val="0"/>
                <w:i w:val="0"/>
                <w:iCs w:val="0"/>
                <w:caps w:val="0"/>
                <w:color w:val="0000FF"/>
                <w:spacing w:val="0"/>
                <w:sz w:val="22"/>
                <w:szCs w:val="22"/>
                <w:highlight w:val="none"/>
              </w:rPr>
              <w:t>新增</w:t>
            </w:r>
            <w:r>
              <w:rPr>
                <w:rFonts w:hint="eastAsia"/>
                <w:b w:val="0"/>
                <w:bCs w:val="0"/>
                <w:highlight w:val="none"/>
                <w:lang w:val="en-US" w:eastAsia="zh-CN"/>
              </w:rPr>
              <w:t>”，新增为蓝色字体展示，点击可进入</w:t>
            </w:r>
            <w:r>
              <w:rPr>
                <w:rFonts w:hint="eastAsia" w:ascii="Calibri" w:hAnsi="Calibri" w:eastAsia="宋体" w:cs="Times New Roman"/>
                <w:b w:val="0"/>
                <w:bCs w:val="0"/>
                <w:i w:val="0"/>
                <w:iCs w:val="0"/>
                <w:caps w:val="0"/>
                <w:spacing w:val="0"/>
                <w:sz w:val="22"/>
                <w:szCs w:val="22"/>
                <w:highlight w:val="none"/>
              </w:rPr>
              <w:t>新增</w:t>
            </w:r>
            <w:r>
              <w:rPr>
                <w:rFonts w:hint="eastAsia"/>
                <w:b w:val="0"/>
                <w:bCs w:val="0"/>
                <w:color w:val="auto"/>
                <w:highlight w:val="none"/>
                <w:lang w:val="en-US" w:eastAsia="zh-CN"/>
              </w:rPr>
              <w:t>超期服役风险等级</w:t>
            </w:r>
            <w:r>
              <w:rPr>
                <w:rFonts w:hint="eastAsia" w:cs="Times New Roman"/>
                <w:b w:val="0"/>
                <w:bCs w:val="0"/>
                <w:i w:val="0"/>
                <w:iCs w:val="0"/>
                <w:caps w:val="0"/>
                <w:spacing w:val="0"/>
                <w:sz w:val="22"/>
                <w:szCs w:val="22"/>
                <w:highlight w:val="none"/>
                <w:lang w:val="en-US" w:eastAsia="zh-CN"/>
              </w:rPr>
              <w:t>配置页面；</w:t>
            </w:r>
            <w:r>
              <w:rPr>
                <w:rFonts w:hint="eastAsia"/>
                <w:b w:val="0"/>
                <w:bCs w:val="0"/>
                <w:highlight w:val="none"/>
                <w:lang w:val="en-US" w:eastAsia="zh-CN"/>
              </w:rPr>
              <w:t>若有配置信息，则按配置时间</w:t>
            </w:r>
            <w:ins w:id="1775" w:author="lee" w:date="2024-07-05T10:32:07Z">
              <w:r>
                <w:rPr>
                  <w:rFonts w:hint="eastAsia"/>
                  <w:b w:val="0"/>
                  <w:bCs w:val="0"/>
                  <w:highlight w:val="none"/>
                  <w:lang w:val="en-US" w:eastAsia="zh-CN"/>
                </w:rPr>
                <w:t>倒</w:t>
              </w:r>
            </w:ins>
            <w:r>
              <w:rPr>
                <w:rFonts w:hint="eastAsia"/>
                <w:b w:val="0"/>
                <w:bCs w:val="0"/>
                <w:highlight w:val="none"/>
                <w:lang w:val="en-US" w:eastAsia="zh-CN"/>
              </w:rPr>
              <w:t>序。</w:t>
            </w:r>
          </w:p>
          <w:p>
            <w:pPr>
              <w:numPr>
                <w:ilvl w:val="0"/>
                <w:numId w:val="0"/>
              </w:numPr>
              <w:rPr>
                <w:rFonts w:hint="default"/>
                <w:highlight w:val="none"/>
                <w:lang w:val="en-US" w:eastAsia="zh-CN"/>
              </w:rPr>
            </w:pPr>
          </w:p>
          <w:p>
            <w:pPr>
              <w:numPr>
                <w:ilvl w:val="-1"/>
                <w:numId w:val="0"/>
              </w:numPr>
              <w:rPr>
                <w:rFonts w:hint="default"/>
                <w:highlight w:val="none"/>
                <w:lang w:val="en-US" w:eastAsia="zh-CN"/>
              </w:rPr>
            </w:pPr>
          </w:p>
          <w:p>
            <w:pPr>
              <w:numPr>
                <w:ilvl w:val="-1"/>
                <w:numId w:val="0"/>
              </w:numPr>
              <w:rPr>
                <w:rFonts w:hint="eastAsia"/>
                <w:highlight w:val="none"/>
                <w:lang w:val="en-US" w:eastAsia="zh-CN"/>
              </w:rPr>
            </w:pPr>
            <w:r>
              <w:rPr>
                <w:rFonts w:hint="eastAsia"/>
                <w:highlight w:val="none"/>
                <w:lang w:val="en-US" w:eastAsia="zh-CN"/>
              </w:rPr>
              <w:t>2）配置规则：</w:t>
            </w:r>
          </w:p>
          <w:p>
            <w:pPr>
              <w:numPr>
                <w:ilvl w:val="-1"/>
                <w:numId w:val="0"/>
              </w:numPr>
              <w:ind w:firstLine="440" w:firstLineChars="200"/>
              <w:rPr>
                <w:rFonts w:hint="eastAsia"/>
                <w:highlight w:val="none"/>
                <w:lang w:val="en-US" w:eastAsia="zh-CN"/>
              </w:rPr>
            </w:pPr>
            <w:r>
              <w:rPr>
                <w:rFonts w:hint="eastAsia"/>
                <w:highlight w:val="none"/>
                <w:lang w:val="en-US" w:eastAsia="zh-CN"/>
              </w:rPr>
              <w:t>a.同一设备类型下同一设备子类只能配置一条超期服役风险等级，设备类型与设备子类具有唯一性；超期服役年限由某一设备类型的设备子类超期服役年限所决定，超期服役年限=当前时间-</w:t>
            </w:r>
            <w:ins w:id="1776" w:author="lee" w:date="2024-07-05T10:32:38Z">
              <w:r>
                <w:rPr>
                  <w:rFonts w:hint="eastAsia"/>
                  <w:highlight w:val="none"/>
                  <w:lang w:val="en-US" w:eastAsia="zh-CN"/>
                </w:rPr>
                <w:t>预计</w:t>
              </w:r>
            </w:ins>
            <w:r>
              <w:rPr>
                <w:rFonts w:hint="eastAsia"/>
                <w:highlight w:val="none"/>
                <w:lang w:val="en-US" w:eastAsia="zh-CN"/>
              </w:rPr>
              <w:t>报废时间。</w:t>
            </w:r>
          </w:p>
          <w:p>
            <w:pPr>
              <w:numPr>
                <w:ilvl w:val="-1"/>
                <w:numId w:val="0"/>
              </w:numPr>
              <w:ind w:firstLine="440" w:firstLineChars="200"/>
              <w:rPr>
                <w:rFonts w:hint="default"/>
                <w:highlight w:val="none"/>
                <w:lang w:val="en-US" w:eastAsia="zh-CN"/>
              </w:rPr>
            </w:pPr>
            <w:r>
              <w:rPr>
                <w:rFonts w:hint="eastAsia"/>
                <w:highlight w:val="none"/>
                <w:lang w:val="en-US" w:eastAsia="zh-CN"/>
              </w:rPr>
              <w:t>同一配置只能生效一条。</w:t>
            </w:r>
          </w:p>
          <w:p>
            <w:pPr>
              <w:numPr>
                <w:ilvl w:val="-1"/>
                <w:numId w:val="0"/>
              </w:numPr>
              <w:ind w:firstLine="0" w:firstLineChars="0"/>
              <w:rPr>
                <w:rFonts w:hint="eastAsia"/>
                <w:highlight w:val="none"/>
                <w:lang w:val="en-US" w:eastAsia="zh-CN"/>
              </w:rPr>
            </w:pPr>
          </w:p>
          <w:p>
            <w:pPr>
              <w:numPr>
                <w:ilvl w:val="-1"/>
                <w:numId w:val="0"/>
              </w:numPr>
              <w:ind w:firstLine="440" w:firstLineChars="200"/>
              <w:rPr>
                <w:rFonts w:hint="eastAsia"/>
                <w:highlight w:val="none"/>
                <w:lang w:val="en-US" w:eastAsia="zh-CN"/>
              </w:rPr>
            </w:pPr>
            <w:r>
              <w:rPr>
                <w:rFonts w:hint="eastAsia"/>
                <w:highlight w:val="none"/>
                <w:lang w:val="en-US" w:eastAsia="zh-CN"/>
              </w:rPr>
              <w:t>b.在超期服役风险等级配置页面，点击新增配置，进入</w:t>
            </w:r>
            <w:r>
              <w:rPr>
                <w:rFonts w:hint="eastAsia" w:ascii="Calibri" w:hAnsi="Calibri" w:eastAsia="宋体" w:cs="Times New Roman"/>
                <w:i w:val="0"/>
                <w:iCs w:val="0"/>
                <w:caps w:val="0"/>
                <w:spacing w:val="0"/>
                <w:sz w:val="22"/>
                <w:szCs w:val="22"/>
                <w:highlight w:val="none"/>
              </w:rPr>
              <w:t>新增</w:t>
            </w:r>
            <w:r>
              <w:rPr>
                <w:rFonts w:hint="eastAsia" w:cs="Times New Roman"/>
                <w:i w:val="0"/>
                <w:iCs w:val="0"/>
                <w:caps w:val="0"/>
                <w:spacing w:val="0"/>
                <w:sz w:val="22"/>
                <w:szCs w:val="22"/>
                <w:highlight w:val="none"/>
                <w:lang w:val="en-US" w:eastAsia="zh-CN"/>
              </w:rPr>
              <w:t>超期服役风险</w:t>
            </w:r>
            <w:r>
              <w:rPr>
                <w:rFonts w:hint="eastAsia" w:ascii="Calibri" w:hAnsi="Calibri" w:eastAsia="宋体" w:cs="Times New Roman"/>
                <w:i w:val="0"/>
                <w:iCs w:val="0"/>
                <w:caps w:val="0"/>
                <w:spacing w:val="0"/>
                <w:sz w:val="22"/>
                <w:szCs w:val="22"/>
                <w:highlight w:val="none"/>
              </w:rPr>
              <w:t>等级</w:t>
            </w:r>
            <w:r>
              <w:rPr>
                <w:rFonts w:hint="eastAsia"/>
                <w:highlight w:val="none"/>
                <w:lang w:val="en-US" w:eastAsia="zh-CN"/>
              </w:rPr>
              <w:t>页面，页面展示：</w:t>
            </w:r>
          </w:p>
          <w:p>
            <w:pPr>
              <w:numPr>
                <w:ilvl w:val="-1"/>
                <w:numId w:val="0"/>
              </w:numPr>
              <w:ind w:firstLine="440" w:firstLineChars="200"/>
              <w:rPr>
                <w:rFonts w:hint="eastAsia" w:ascii="Calibri" w:hAnsi="Calibri" w:eastAsia="宋体" w:cs="Times New Roman"/>
                <w:b/>
                <w:bCs/>
                <w:i w:val="0"/>
                <w:iCs w:val="0"/>
                <w:caps w:val="0"/>
                <w:spacing w:val="0"/>
                <w:sz w:val="22"/>
                <w:szCs w:val="22"/>
                <w:highlight w:val="none"/>
              </w:rPr>
            </w:pPr>
            <w:r>
              <w:rPr>
                <w:rFonts w:hint="eastAsia"/>
                <w:highlight w:val="none"/>
                <w:lang w:val="en-US" w:eastAsia="zh-CN"/>
              </w:rPr>
              <w:t>【页面标题】</w:t>
            </w:r>
            <w:r>
              <w:rPr>
                <w:rFonts w:hint="eastAsia" w:ascii="Calibri" w:hAnsi="Calibri" w:eastAsia="宋体" w:cs="Times New Roman"/>
                <w:b/>
                <w:bCs/>
                <w:i w:val="0"/>
                <w:iCs w:val="0"/>
                <w:caps w:val="0"/>
                <w:spacing w:val="0"/>
                <w:sz w:val="22"/>
                <w:szCs w:val="22"/>
                <w:highlight w:val="none"/>
              </w:rPr>
              <w:t>新增</w:t>
            </w:r>
            <w:r>
              <w:rPr>
                <w:rFonts w:hint="eastAsia" w:cs="Times New Roman"/>
                <w:b/>
                <w:bCs/>
                <w:i w:val="0"/>
                <w:iCs w:val="0"/>
                <w:caps w:val="0"/>
                <w:spacing w:val="0"/>
                <w:sz w:val="22"/>
                <w:szCs w:val="22"/>
                <w:highlight w:val="none"/>
                <w:lang w:val="en-US" w:eastAsia="zh-CN"/>
              </w:rPr>
              <w:t>超期服役</w:t>
            </w:r>
            <w:r>
              <w:rPr>
                <w:rFonts w:hint="eastAsia" w:ascii="Calibri" w:hAnsi="Calibri" w:eastAsia="宋体" w:cs="Times New Roman"/>
                <w:b/>
                <w:bCs/>
                <w:i w:val="0"/>
                <w:iCs w:val="0"/>
                <w:caps w:val="0"/>
                <w:spacing w:val="0"/>
                <w:sz w:val="22"/>
                <w:szCs w:val="22"/>
                <w:highlight w:val="none"/>
              </w:rPr>
              <w:t>风险等级</w:t>
            </w:r>
          </w:p>
          <w:p>
            <w:pPr>
              <w:numPr>
                <w:ilvl w:val="-1"/>
                <w:numId w:val="0"/>
              </w:numPr>
              <w:ind w:firstLine="440" w:firstLineChars="200"/>
              <w:rPr>
                <w:rFonts w:hint="default" w:ascii="Calibri" w:hAnsi="Calibri" w:eastAsia="宋体" w:cs="Times New Roman"/>
                <w:i w:val="0"/>
                <w:iCs w:val="0"/>
                <w:caps w:val="0"/>
                <w:color w:val="auto"/>
                <w:spacing w:val="0"/>
                <w:sz w:val="22"/>
                <w:szCs w:val="22"/>
                <w:highlight w:val="none"/>
                <w:lang w:val="en-US" w:eastAsia="zh-CN"/>
              </w:rPr>
            </w:pPr>
            <w:r>
              <w:rPr>
                <w:rFonts w:hint="eastAsia" w:cs="Times New Roman"/>
                <w:i w:val="0"/>
                <w:iCs w:val="0"/>
                <w:caps w:val="0"/>
                <w:spacing w:val="0"/>
                <w:sz w:val="22"/>
                <w:szCs w:val="22"/>
                <w:highlight w:val="none"/>
                <w:lang w:val="en-US" w:eastAsia="zh-CN"/>
              </w:rPr>
              <w:t>【</w:t>
            </w:r>
            <w:r>
              <w:rPr>
                <w:rFonts w:hint="eastAsia" w:ascii="Calibri" w:hAnsi="Calibri" w:eastAsia="宋体" w:cs="Times New Roman"/>
                <w:i w:val="0"/>
                <w:iCs w:val="0"/>
                <w:caps w:val="0"/>
                <w:spacing w:val="0"/>
                <w:sz w:val="22"/>
                <w:szCs w:val="22"/>
                <w:highlight w:val="none"/>
                <w:lang w:val="en-US" w:eastAsia="zh-CN"/>
              </w:rPr>
              <w:t>设备类型</w:t>
            </w:r>
            <w:r>
              <w:rPr>
                <w:rFonts w:hint="eastAsia" w:cs="Times New Roman"/>
                <w:i w:val="0"/>
                <w:iCs w:val="0"/>
                <w:caps w:val="0"/>
                <w:spacing w:val="0"/>
                <w:sz w:val="22"/>
                <w:szCs w:val="22"/>
                <w:highlight w:val="none"/>
                <w:lang w:val="en-US" w:eastAsia="zh-CN"/>
              </w:rPr>
              <w:t>】</w:t>
            </w:r>
            <w:r>
              <w:rPr>
                <w:rFonts w:hint="eastAsia"/>
                <w:color w:val="auto"/>
                <w:sz w:val="22"/>
                <w:szCs w:val="22"/>
                <w:highlight w:val="none"/>
                <w:lang w:val="en-US" w:eastAsia="zh-CN"/>
              </w:rPr>
              <w:t>必填，下拉展示所有设备类型，仅支持单选；支持模糊查询</w:t>
            </w:r>
            <w:ins w:id="1777" w:author="zhoujiansheng" w:date="2025-08-19T10:32:30Z">
              <w:r>
                <w:rPr>
                  <w:rFonts w:hint="eastAsia"/>
                  <w:color w:val="auto"/>
                  <w:sz w:val="22"/>
                  <w:szCs w:val="22"/>
                  <w:highlight w:val="none"/>
                  <w:lang w:val="en-US" w:eastAsia="zh-CN"/>
                </w:rPr>
                <w:t>。设备类型取综资设备类型。综资设备类型与动环设备类型对应关系表参考</w:t>
              </w:r>
            </w:ins>
            <w:ins w:id="1778" w:author="zhoujiansheng" w:date="2025-08-19T10:32:30Z">
              <w:r>
                <w:rPr>
                  <w:rFonts w:hint="eastAsia"/>
                  <w:b/>
                  <w:bCs/>
                  <w:color w:val="auto"/>
                  <w:sz w:val="22"/>
                  <w:szCs w:val="22"/>
                  <w:highlight w:val="none"/>
                  <w:lang w:val="en-US" w:eastAsia="zh-CN"/>
                </w:rPr>
                <w:t>附录1。</w:t>
              </w:r>
            </w:ins>
          </w:p>
          <w:p>
            <w:pPr>
              <w:numPr>
                <w:ilvl w:val="-1"/>
                <w:numId w:val="0"/>
              </w:numPr>
              <w:ind w:firstLine="440" w:firstLineChars="200"/>
              <w:rPr>
                <w:rFonts w:hint="default" w:ascii="Calibri" w:hAnsi="Calibri" w:eastAsia="宋体" w:cs="Times New Roman"/>
                <w:i w:val="0"/>
                <w:iCs w:val="0"/>
                <w:caps w:val="0"/>
                <w:color w:val="auto"/>
                <w:spacing w:val="0"/>
                <w:sz w:val="22"/>
                <w:szCs w:val="22"/>
                <w:highlight w:val="none"/>
                <w:lang w:val="en-US" w:eastAsia="zh-CN"/>
              </w:rPr>
            </w:pPr>
            <w:r>
              <w:rPr>
                <w:rFonts w:hint="eastAsia" w:cs="Times New Roman"/>
                <w:i w:val="0"/>
                <w:iCs w:val="0"/>
                <w:caps w:val="0"/>
                <w:color w:val="auto"/>
                <w:spacing w:val="0"/>
                <w:sz w:val="22"/>
                <w:szCs w:val="22"/>
                <w:highlight w:val="none"/>
                <w:lang w:val="en-US" w:eastAsia="zh-CN"/>
              </w:rPr>
              <w:t>【设备子类】</w:t>
            </w:r>
            <w:r>
              <w:rPr>
                <w:rFonts w:hint="eastAsia"/>
                <w:color w:val="auto"/>
                <w:sz w:val="22"/>
                <w:szCs w:val="22"/>
                <w:highlight w:val="none"/>
                <w:lang w:val="en-US" w:eastAsia="zh-CN"/>
              </w:rPr>
              <w:t>必填，下拉展示设备子类，仅支持单选；支持模糊查询</w:t>
            </w:r>
          </w:p>
          <w:p>
            <w:pPr>
              <w:numPr>
                <w:ilvl w:val="-1"/>
                <w:numId w:val="0"/>
              </w:numPr>
              <w:ind w:firstLine="440" w:firstLineChars="200"/>
              <w:rPr>
                <w:rFonts w:hint="eastAsia" w:cs="Times New Roman"/>
                <w:i w:val="0"/>
                <w:iCs w:val="0"/>
                <w:caps w:val="0"/>
                <w:spacing w:val="0"/>
                <w:sz w:val="22"/>
                <w:szCs w:val="22"/>
                <w:highlight w:val="none"/>
                <w:lang w:val="en-US" w:eastAsia="zh-CN"/>
              </w:rPr>
            </w:pPr>
            <w:r>
              <w:rPr>
                <w:rFonts w:hint="eastAsia" w:cs="Times New Roman"/>
                <w:i w:val="0"/>
                <w:iCs w:val="0"/>
                <w:caps w:val="0"/>
                <w:spacing w:val="0"/>
                <w:sz w:val="22"/>
                <w:szCs w:val="22"/>
                <w:highlight w:val="none"/>
                <w:lang w:val="en-US" w:eastAsia="zh-CN"/>
              </w:rPr>
              <w:t>【</w:t>
            </w:r>
            <w:r>
              <w:rPr>
                <w:rFonts w:hint="eastAsia" w:ascii="Calibri" w:hAnsi="Calibri" w:eastAsia="宋体" w:cs="Times New Roman"/>
                <w:i w:val="0"/>
                <w:iCs w:val="0"/>
                <w:caps w:val="0"/>
                <w:spacing w:val="0"/>
                <w:sz w:val="22"/>
                <w:szCs w:val="22"/>
                <w:highlight w:val="none"/>
                <w:lang w:val="en-US" w:eastAsia="zh-CN"/>
              </w:rPr>
              <w:t>风险</w:t>
            </w:r>
            <w:r>
              <w:rPr>
                <w:rFonts w:hint="eastAsia" w:cs="Times New Roman"/>
                <w:i w:val="0"/>
                <w:iCs w:val="0"/>
                <w:caps w:val="0"/>
                <w:spacing w:val="0"/>
                <w:sz w:val="22"/>
                <w:szCs w:val="22"/>
                <w:highlight w:val="none"/>
                <w:lang w:val="en-US" w:eastAsia="zh-CN"/>
              </w:rPr>
              <w:t>等级配置】</w:t>
            </w:r>
          </w:p>
          <w:p>
            <w:pPr>
              <w:pStyle w:val="30"/>
              <w:keepNext w:val="0"/>
              <w:keepLines w:val="0"/>
              <w:widowControl/>
              <w:suppressLineNumbers w:val="0"/>
              <w:spacing w:before="0" w:beforeAutospacing="0" w:after="0" w:afterAutospacing="0" w:line="240" w:lineRule="auto"/>
              <w:ind w:left="0" w:right="0" w:firstLine="660" w:firstLineChars="300"/>
              <w:jc w:val="left"/>
              <w:rPr>
                <w:rFonts w:hint="default" w:cs="Times New Roman"/>
                <w:i w:val="0"/>
                <w:iCs w:val="0"/>
                <w:caps w:val="0"/>
                <w:spacing w:val="0"/>
                <w:sz w:val="22"/>
                <w:szCs w:val="22"/>
                <w:highlight w:val="none"/>
                <w:lang w:val="en-US" w:eastAsia="zh-CN"/>
              </w:rPr>
            </w:pPr>
            <w:r>
              <w:rPr>
                <w:rFonts w:hint="eastAsia" w:cs="Times New Roman"/>
                <w:i w:val="0"/>
                <w:iCs w:val="0"/>
                <w:caps w:val="0"/>
                <w:spacing w:val="0"/>
                <w:sz w:val="22"/>
                <w:szCs w:val="22"/>
                <w:highlight w:val="none"/>
                <w:lang w:val="en-US" w:eastAsia="zh-CN"/>
              </w:rPr>
              <w:t>配置信息：页面展示序号、超期服役年限、超级服役风险等级。</w:t>
            </w:r>
          </w:p>
          <w:p>
            <w:pPr>
              <w:pStyle w:val="30"/>
              <w:keepNext w:val="0"/>
              <w:keepLines w:val="0"/>
              <w:widowControl/>
              <w:numPr>
                <w:ilvl w:val="-1"/>
                <w:numId w:val="0"/>
              </w:numPr>
              <w:suppressLineNumbers w:val="0"/>
              <w:spacing w:before="0" w:beforeAutospacing="0" w:after="0" w:afterAutospacing="0" w:line="240" w:lineRule="auto"/>
              <w:ind w:left="660" w:leftChars="300" w:right="0" w:firstLine="0" w:firstLineChars="0"/>
              <w:jc w:val="left"/>
              <w:rPr>
                <w:rFonts w:hint="eastAsia" w:cs="Times New Roman"/>
                <w:i w:val="0"/>
                <w:iCs w:val="0"/>
                <w:caps w:val="0"/>
                <w:spacing w:val="0"/>
                <w:sz w:val="22"/>
                <w:szCs w:val="22"/>
                <w:highlight w:val="none"/>
                <w:lang w:val="en-US" w:eastAsia="zh-CN"/>
              </w:rPr>
            </w:pPr>
            <w:r>
              <w:rPr>
                <w:rFonts w:hint="eastAsia" w:cs="Times New Roman"/>
                <w:i w:val="0"/>
                <w:iCs w:val="0"/>
                <w:caps w:val="0"/>
                <w:spacing w:val="0"/>
                <w:sz w:val="22"/>
                <w:szCs w:val="22"/>
                <w:highlight w:val="none"/>
                <w:lang w:val="en-US" w:eastAsia="zh-CN"/>
              </w:rPr>
              <w:t>1）序号：按新增时间进行正序展示。</w:t>
            </w:r>
          </w:p>
          <w:p>
            <w:pPr>
              <w:pStyle w:val="30"/>
              <w:keepNext w:val="0"/>
              <w:keepLines w:val="0"/>
              <w:widowControl/>
              <w:numPr>
                <w:ilvl w:val="-1"/>
                <w:numId w:val="0"/>
              </w:numPr>
              <w:suppressLineNumbers w:val="0"/>
              <w:spacing w:before="0" w:beforeAutospacing="0" w:after="0" w:afterAutospacing="0" w:line="240" w:lineRule="auto"/>
              <w:ind w:left="660" w:leftChars="300" w:right="0" w:firstLine="0" w:firstLineChars="0"/>
              <w:jc w:val="left"/>
              <w:rPr>
                <w:rFonts w:hint="eastAsia" w:cs="宋体"/>
                <w:color w:val="auto"/>
                <w:sz w:val="22"/>
                <w:szCs w:val="22"/>
                <w:highlight w:val="none"/>
              </w:rPr>
            </w:pPr>
            <w:r>
              <w:rPr>
                <w:rFonts w:hint="eastAsia" w:cs="Times New Roman"/>
                <w:sz w:val="22"/>
                <w:szCs w:val="22"/>
                <w:highlight w:val="none"/>
                <w:lang w:val="en-US" w:eastAsia="zh-CN"/>
              </w:rPr>
              <w:t>2）超期服役年限：</w:t>
            </w:r>
            <w:r>
              <w:rPr>
                <w:rFonts w:hint="eastAsia"/>
                <w:color w:val="auto"/>
                <w:sz w:val="22"/>
                <w:szCs w:val="22"/>
                <w:highlight w:val="none"/>
                <w:lang w:val="en-US" w:eastAsia="zh-CN"/>
              </w:rPr>
              <w:t>必填，手动编辑，填写上限值，固定填写4行，由</w:t>
            </w:r>
            <w:ins w:id="1779" w:author="lee" w:date="2024-07-05T10:33:40Z">
              <w:r>
                <w:rPr>
                  <w:rFonts w:hint="eastAsia"/>
                  <w:color w:val="auto"/>
                  <w:sz w:val="22"/>
                  <w:szCs w:val="22"/>
                  <w:highlight w:val="none"/>
                  <w:lang w:val="en-US" w:eastAsia="zh-CN"/>
                </w:rPr>
                <w:t>无</w:t>
              </w:r>
            </w:ins>
            <w:r>
              <w:rPr>
                <w:rFonts w:hint="eastAsia"/>
                <w:color w:val="auto"/>
                <w:sz w:val="22"/>
                <w:szCs w:val="22"/>
                <w:highlight w:val="none"/>
                <w:lang w:val="en-US" w:eastAsia="zh-CN"/>
              </w:rPr>
              <w:t>到高进行填写；高风险为开区间，中低为闭区间，无则无下限；若存在上限值相交或相同，则进行红色字体提示“数据重复，请重新输入”。单位为年，精确到小数点后两位，与超期服役设备详情表保持一致。</w:t>
            </w:r>
          </w:p>
          <w:p>
            <w:pPr>
              <w:pStyle w:val="30"/>
              <w:keepNext w:val="0"/>
              <w:keepLines w:val="0"/>
              <w:widowControl/>
              <w:numPr>
                <w:ilvl w:val="-1"/>
                <w:numId w:val="0"/>
              </w:numPr>
              <w:suppressLineNumbers w:val="0"/>
              <w:spacing w:before="0" w:beforeAutospacing="0" w:after="0" w:afterAutospacing="0" w:line="240" w:lineRule="auto"/>
              <w:ind w:left="660" w:leftChars="300" w:right="0" w:firstLine="0" w:firstLineChars="0"/>
              <w:jc w:val="left"/>
              <w:rPr>
                <w:rFonts w:hint="default" w:cs="Times New Roman"/>
                <w:sz w:val="22"/>
                <w:szCs w:val="22"/>
                <w:highlight w:val="none"/>
              </w:rPr>
            </w:pPr>
            <w:r>
              <w:rPr>
                <w:rFonts w:hint="eastAsia"/>
                <w:color w:val="auto"/>
                <w:sz w:val="22"/>
                <w:szCs w:val="22"/>
                <w:highlight w:val="none"/>
                <w:lang w:val="en-US" w:eastAsia="zh-CN"/>
              </w:rPr>
              <w:t>3）风险等级：</w:t>
            </w:r>
            <w:r>
              <w:rPr>
                <w:rFonts w:hint="eastAsia" w:cs="Times New Roman"/>
                <w:i w:val="0"/>
                <w:iCs w:val="0"/>
                <w:caps w:val="0"/>
                <w:spacing w:val="0"/>
                <w:sz w:val="22"/>
                <w:szCs w:val="22"/>
                <w:highlight w:val="none"/>
                <w:lang w:val="en-US" w:eastAsia="zh-CN"/>
              </w:rPr>
              <w:t>固定由无低中高进行展示，不可编辑。</w:t>
            </w:r>
          </w:p>
          <w:p>
            <w:pPr>
              <w:numPr>
                <w:ilvl w:val="-1"/>
                <w:numId w:val="0"/>
              </w:numPr>
              <w:ind w:firstLine="440" w:firstLineChars="200"/>
              <w:rPr>
                <w:rFonts w:hint="default" w:ascii="Calibri" w:hAnsi="Calibri" w:eastAsia="宋体" w:cs="Times New Roman"/>
                <w:i w:val="0"/>
                <w:iCs w:val="0"/>
                <w:caps w:val="0"/>
                <w:spacing w:val="0"/>
                <w:sz w:val="22"/>
                <w:szCs w:val="22"/>
                <w:highlight w:val="none"/>
                <w:lang w:val="en-US" w:eastAsia="zh-CN"/>
              </w:rPr>
            </w:pPr>
            <w:r>
              <w:rPr>
                <w:rFonts w:hint="eastAsia" w:cs="Times New Roman"/>
                <w:i w:val="0"/>
                <w:iCs w:val="0"/>
                <w:caps w:val="0"/>
                <w:spacing w:val="0"/>
                <w:sz w:val="22"/>
                <w:szCs w:val="22"/>
                <w:highlight w:val="none"/>
                <w:lang w:val="en-US" w:eastAsia="zh-CN"/>
              </w:rPr>
              <w:t>【</w:t>
            </w:r>
            <w:r>
              <w:rPr>
                <w:rFonts w:hint="eastAsia" w:ascii="Calibri" w:hAnsi="Calibri" w:eastAsia="宋体" w:cs="Times New Roman"/>
                <w:i w:val="0"/>
                <w:iCs w:val="0"/>
                <w:caps w:val="0"/>
                <w:spacing w:val="0"/>
                <w:sz w:val="22"/>
                <w:szCs w:val="22"/>
                <w:highlight w:val="none"/>
                <w:lang w:val="en-US" w:eastAsia="zh-CN"/>
              </w:rPr>
              <w:t>取消按钮</w:t>
            </w:r>
            <w:r>
              <w:rPr>
                <w:rFonts w:hint="eastAsia" w:cs="Times New Roman"/>
                <w:i w:val="0"/>
                <w:iCs w:val="0"/>
                <w:caps w:val="0"/>
                <w:spacing w:val="0"/>
                <w:sz w:val="22"/>
                <w:szCs w:val="22"/>
                <w:highlight w:val="none"/>
                <w:lang w:val="en-US" w:eastAsia="zh-CN"/>
              </w:rPr>
              <w:t>】点击取消按钮，则新增失败，页面返回</w:t>
            </w:r>
            <w:r>
              <w:rPr>
                <w:rFonts w:hint="eastAsia"/>
                <w:highlight w:val="none"/>
                <w:lang w:val="en-US" w:eastAsia="zh-CN"/>
              </w:rPr>
              <w:t>超期服役风险等级配置页面</w:t>
            </w:r>
          </w:p>
          <w:p>
            <w:pPr>
              <w:numPr>
                <w:ilvl w:val="-1"/>
                <w:numId w:val="0"/>
              </w:numPr>
              <w:ind w:firstLine="440" w:firstLineChars="200"/>
              <w:rPr>
                <w:rFonts w:hint="eastAsia"/>
                <w:highlight w:val="none"/>
                <w:lang w:val="en-US" w:eastAsia="zh-CN"/>
              </w:rPr>
            </w:pPr>
            <w:r>
              <w:rPr>
                <w:rFonts w:hint="eastAsia" w:cs="Times New Roman"/>
                <w:i w:val="0"/>
                <w:iCs w:val="0"/>
                <w:caps w:val="0"/>
                <w:spacing w:val="0"/>
                <w:sz w:val="22"/>
                <w:szCs w:val="22"/>
                <w:highlight w:val="none"/>
                <w:lang w:val="en-US" w:eastAsia="zh-CN"/>
              </w:rPr>
              <w:t>【</w:t>
            </w:r>
            <w:r>
              <w:rPr>
                <w:rFonts w:hint="eastAsia" w:ascii="Calibri" w:hAnsi="Calibri" w:eastAsia="宋体" w:cs="Times New Roman"/>
                <w:i w:val="0"/>
                <w:iCs w:val="0"/>
                <w:caps w:val="0"/>
                <w:spacing w:val="0"/>
                <w:sz w:val="22"/>
                <w:szCs w:val="22"/>
                <w:highlight w:val="none"/>
                <w:lang w:val="en-US" w:eastAsia="zh-CN"/>
              </w:rPr>
              <w:t>确认按钮</w:t>
            </w:r>
            <w:r>
              <w:rPr>
                <w:rFonts w:hint="eastAsia" w:cs="Times New Roman"/>
                <w:i w:val="0"/>
                <w:iCs w:val="0"/>
                <w:caps w:val="0"/>
                <w:spacing w:val="0"/>
                <w:sz w:val="22"/>
                <w:szCs w:val="22"/>
                <w:highlight w:val="none"/>
                <w:lang w:val="en-US" w:eastAsia="zh-CN"/>
              </w:rPr>
              <w:t>】</w:t>
            </w:r>
            <w:r>
              <w:rPr>
                <w:rFonts w:hint="eastAsia"/>
                <w:highlight w:val="none"/>
                <w:lang w:val="en-US" w:eastAsia="zh-CN"/>
              </w:rPr>
              <w:t>选择设备时段、设备子类，填写超期服役年限和风险等级等信息后，点击确认，超期服役年限风险等级配置成功，</w:t>
            </w:r>
            <w:r>
              <w:rPr>
                <w:rFonts w:hint="eastAsia" w:cs="Times New Roman"/>
                <w:i w:val="0"/>
                <w:iCs w:val="0"/>
                <w:caps w:val="0"/>
                <w:spacing w:val="0"/>
                <w:sz w:val="22"/>
                <w:szCs w:val="22"/>
                <w:highlight w:val="none"/>
                <w:lang w:val="en-US" w:eastAsia="zh-CN"/>
              </w:rPr>
              <w:t>返回</w:t>
            </w:r>
            <w:r>
              <w:rPr>
                <w:rFonts w:hint="eastAsia"/>
                <w:highlight w:val="none"/>
                <w:lang w:val="en-US" w:eastAsia="zh-CN"/>
              </w:rPr>
              <w:t>超期服役年限风险等级配置页面页面展示该条新增配置信息</w:t>
            </w:r>
          </w:p>
          <w:p>
            <w:pPr>
              <w:numPr>
                <w:ilvl w:val="-1"/>
                <w:numId w:val="0"/>
              </w:numPr>
              <w:ind w:firstLine="440" w:firstLineChars="200"/>
              <w:rPr>
                <w:rFonts w:hint="eastAsia"/>
                <w:highlight w:val="none"/>
                <w:lang w:val="en-US" w:eastAsia="zh-CN"/>
              </w:rPr>
            </w:pPr>
          </w:p>
          <w:p>
            <w:pPr>
              <w:numPr>
                <w:ilvl w:val="0"/>
                <w:numId w:val="47"/>
              </w:numPr>
              <w:ind w:firstLine="440" w:firstLineChars="200"/>
              <w:rPr>
                <w:rFonts w:hint="eastAsia"/>
                <w:highlight w:val="none"/>
                <w:lang w:val="en-US" w:eastAsia="zh-CN"/>
              </w:rPr>
            </w:pPr>
            <w:r>
              <w:rPr>
                <w:rFonts w:hint="eastAsia"/>
                <w:highlight w:val="none"/>
                <w:lang w:val="en-US" w:eastAsia="zh-CN"/>
              </w:rPr>
              <w:t>在超期服役年限风险等级配置页面，点击复制和编辑按钮，进入编辑超期服役年限风险</w:t>
            </w:r>
            <w:r>
              <w:rPr>
                <w:rFonts w:hint="eastAsia" w:ascii="Calibri" w:hAnsi="Calibri" w:eastAsia="宋体" w:cs="Times New Roman"/>
                <w:i w:val="0"/>
                <w:iCs w:val="0"/>
                <w:caps w:val="0"/>
                <w:spacing w:val="0"/>
                <w:sz w:val="22"/>
                <w:szCs w:val="22"/>
                <w:highlight w:val="none"/>
              </w:rPr>
              <w:t>等级</w:t>
            </w:r>
            <w:r>
              <w:rPr>
                <w:rFonts w:hint="eastAsia"/>
                <w:highlight w:val="none"/>
                <w:lang w:val="en-US" w:eastAsia="zh-CN"/>
              </w:rPr>
              <w:t>配置页面，页面展示：</w:t>
            </w:r>
          </w:p>
          <w:p>
            <w:pPr>
              <w:numPr>
                <w:ilvl w:val="-1"/>
                <w:numId w:val="0"/>
              </w:numPr>
              <w:ind w:firstLine="440" w:firstLineChars="200"/>
              <w:rPr>
                <w:rFonts w:hint="eastAsia" w:ascii="Calibri" w:hAnsi="Calibri" w:eastAsia="宋体" w:cs="Times New Roman"/>
                <w:b/>
                <w:bCs/>
                <w:i w:val="0"/>
                <w:iCs w:val="0"/>
                <w:caps w:val="0"/>
                <w:spacing w:val="0"/>
                <w:sz w:val="22"/>
                <w:szCs w:val="22"/>
                <w:highlight w:val="none"/>
              </w:rPr>
            </w:pPr>
            <w:r>
              <w:rPr>
                <w:rFonts w:hint="eastAsia"/>
                <w:highlight w:val="none"/>
                <w:lang w:val="en-US" w:eastAsia="zh-CN"/>
              </w:rPr>
              <w:t>【页面标题】</w:t>
            </w:r>
            <w:r>
              <w:rPr>
                <w:rFonts w:hint="eastAsia"/>
                <w:b/>
                <w:bCs/>
                <w:highlight w:val="none"/>
                <w:lang w:val="en-US" w:eastAsia="zh-CN"/>
              </w:rPr>
              <w:t>编辑超期服役</w:t>
            </w:r>
            <w:r>
              <w:rPr>
                <w:rFonts w:hint="eastAsia" w:ascii="Calibri" w:hAnsi="Calibri" w:eastAsia="宋体" w:cs="Times New Roman"/>
                <w:b/>
                <w:bCs/>
                <w:i w:val="0"/>
                <w:iCs w:val="0"/>
                <w:caps w:val="0"/>
                <w:spacing w:val="0"/>
                <w:sz w:val="22"/>
                <w:szCs w:val="22"/>
                <w:highlight w:val="none"/>
              </w:rPr>
              <w:t>风险等级</w:t>
            </w:r>
          </w:p>
          <w:p>
            <w:pPr>
              <w:numPr>
                <w:ilvl w:val="-1"/>
                <w:numId w:val="0"/>
              </w:numPr>
              <w:ind w:firstLine="440" w:firstLineChars="200"/>
              <w:rPr>
                <w:rFonts w:hint="default" w:ascii="Calibri" w:hAnsi="Calibri" w:eastAsia="宋体" w:cs="Times New Roman"/>
                <w:i w:val="0"/>
                <w:iCs w:val="0"/>
                <w:caps w:val="0"/>
                <w:spacing w:val="0"/>
                <w:sz w:val="22"/>
                <w:szCs w:val="22"/>
                <w:highlight w:val="none"/>
                <w:lang w:val="en-US" w:eastAsia="zh-CN"/>
              </w:rPr>
            </w:pPr>
            <w:r>
              <w:rPr>
                <w:rFonts w:hint="eastAsia" w:cs="Times New Roman"/>
                <w:i w:val="0"/>
                <w:iCs w:val="0"/>
                <w:caps w:val="0"/>
                <w:spacing w:val="0"/>
                <w:sz w:val="22"/>
                <w:szCs w:val="22"/>
                <w:highlight w:val="none"/>
                <w:lang w:val="en-US" w:eastAsia="zh-CN"/>
              </w:rPr>
              <w:t>【</w:t>
            </w:r>
            <w:r>
              <w:rPr>
                <w:rFonts w:hint="eastAsia" w:ascii="Calibri" w:hAnsi="Calibri" w:eastAsia="宋体" w:cs="Times New Roman"/>
                <w:i w:val="0"/>
                <w:iCs w:val="0"/>
                <w:caps w:val="0"/>
                <w:spacing w:val="0"/>
                <w:sz w:val="22"/>
                <w:szCs w:val="22"/>
                <w:highlight w:val="none"/>
                <w:lang w:val="en-US" w:eastAsia="zh-CN"/>
              </w:rPr>
              <w:t>设备类型</w:t>
            </w:r>
            <w:r>
              <w:rPr>
                <w:rFonts w:hint="eastAsia" w:cs="Times New Roman"/>
                <w:i w:val="0"/>
                <w:iCs w:val="0"/>
                <w:caps w:val="0"/>
                <w:spacing w:val="0"/>
                <w:sz w:val="22"/>
                <w:szCs w:val="22"/>
                <w:highlight w:val="none"/>
                <w:lang w:val="en-US" w:eastAsia="zh-CN"/>
              </w:rPr>
              <w:t>】默认展示新增时的</w:t>
            </w:r>
            <w:r>
              <w:rPr>
                <w:rFonts w:hint="eastAsia" w:ascii="Calibri" w:hAnsi="Calibri" w:eastAsia="宋体" w:cs="Times New Roman"/>
                <w:i w:val="0"/>
                <w:iCs w:val="0"/>
                <w:caps w:val="0"/>
                <w:spacing w:val="0"/>
                <w:sz w:val="22"/>
                <w:szCs w:val="22"/>
                <w:highlight w:val="none"/>
                <w:lang w:val="en-US" w:eastAsia="zh-CN"/>
              </w:rPr>
              <w:t>设备类型</w:t>
            </w:r>
            <w:r>
              <w:rPr>
                <w:rFonts w:hint="eastAsia" w:cs="Times New Roman"/>
                <w:i w:val="0"/>
                <w:iCs w:val="0"/>
                <w:caps w:val="0"/>
                <w:spacing w:val="0"/>
                <w:sz w:val="22"/>
                <w:szCs w:val="22"/>
                <w:highlight w:val="none"/>
                <w:lang w:val="en-US" w:eastAsia="zh-CN"/>
              </w:rPr>
              <w:t>，不可选</w:t>
            </w:r>
          </w:p>
          <w:p>
            <w:pPr>
              <w:numPr>
                <w:ilvl w:val="-1"/>
                <w:numId w:val="0"/>
              </w:numPr>
              <w:ind w:firstLine="440" w:firstLineChars="200"/>
              <w:rPr>
                <w:rFonts w:hint="default" w:ascii="Calibri" w:hAnsi="Calibri" w:eastAsia="宋体" w:cs="Times New Roman"/>
                <w:i w:val="0"/>
                <w:iCs w:val="0"/>
                <w:caps w:val="0"/>
                <w:spacing w:val="0"/>
                <w:sz w:val="22"/>
                <w:szCs w:val="22"/>
                <w:highlight w:val="none"/>
                <w:lang w:val="en-US" w:eastAsia="zh-CN"/>
              </w:rPr>
            </w:pPr>
            <w:r>
              <w:rPr>
                <w:rFonts w:hint="eastAsia" w:cs="Times New Roman"/>
                <w:i w:val="0"/>
                <w:iCs w:val="0"/>
                <w:caps w:val="0"/>
                <w:spacing w:val="0"/>
                <w:sz w:val="22"/>
                <w:szCs w:val="22"/>
                <w:highlight w:val="none"/>
                <w:lang w:val="en-US" w:eastAsia="zh-CN"/>
              </w:rPr>
              <w:t>【设备子类】</w:t>
            </w:r>
            <w:r>
              <w:rPr>
                <w:rFonts w:hint="eastAsia"/>
                <w:color w:val="auto"/>
                <w:sz w:val="22"/>
                <w:szCs w:val="22"/>
                <w:highlight w:val="none"/>
                <w:lang w:val="en-US" w:eastAsia="zh-CN"/>
              </w:rPr>
              <w:t>必填，</w:t>
            </w:r>
            <w:r>
              <w:rPr>
                <w:rFonts w:hint="eastAsia" w:cs="Times New Roman"/>
                <w:i w:val="0"/>
                <w:iCs w:val="0"/>
                <w:caps w:val="0"/>
                <w:spacing w:val="0"/>
                <w:sz w:val="22"/>
                <w:szCs w:val="22"/>
                <w:highlight w:val="none"/>
                <w:lang w:val="en-US" w:eastAsia="zh-CN"/>
              </w:rPr>
              <w:t>默认展示新增时的设备子类，可选，规则与新增保持一致</w:t>
            </w:r>
          </w:p>
          <w:p>
            <w:pPr>
              <w:numPr>
                <w:ilvl w:val="-1"/>
                <w:numId w:val="0"/>
              </w:numPr>
              <w:ind w:firstLine="440" w:firstLineChars="200"/>
              <w:rPr>
                <w:rFonts w:hint="eastAsia" w:cs="Times New Roman"/>
                <w:i w:val="0"/>
                <w:iCs w:val="0"/>
                <w:caps w:val="0"/>
                <w:spacing w:val="0"/>
                <w:sz w:val="22"/>
                <w:szCs w:val="22"/>
                <w:highlight w:val="none"/>
                <w:lang w:val="en-US" w:eastAsia="zh-CN"/>
              </w:rPr>
            </w:pPr>
            <w:r>
              <w:rPr>
                <w:rFonts w:hint="eastAsia" w:cs="Times New Roman"/>
                <w:i w:val="0"/>
                <w:iCs w:val="0"/>
                <w:caps w:val="0"/>
                <w:spacing w:val="0"/>
                <w:sz w:val="22"/>
                <w:szCs w:val="22"/>
                <w:highlight w:val="none"/>
                <w:lang w:val="en-US" w:eastAsia="zh-CN"/>
              </w:rPr>
              <w:t>【</w:t>
            </w:r>
            <w:r>
              <w:rPr>
                <w:rFonts w:hint="eastAsia" w:ascii="Calibri" w:hAnsi="Calibri" w:eastAsia="宋体" w:cs="Times New Roman"/>
                <w:i w:val="0"/>
                <w:iCs w:val="0"/>
                <w:caps w:val="0"/>
                <w:spacing w:val="0"/>
                <w:sz w:val="22"/>
                <w:szCs w:val="22"/>
                <w:highlight w:val="none"/>
                <w:lang w:val="en-US" w:eastAsia="zh-CN"/>
              </w:rPr>
              <w:t>风险</w:t>
            </w:r>
            <w:r>
              <w:rPr>
                <w:rFonts w:hint="eastAsia" w:cs="Times New Roman"/>
                <w:i w:val="0"/>
                <w:iCs w:val="0"/>
                <w:caps w:val="0"/>
                <w:spacing w:val="0"/>
                <w:sz w:val="22"/>
                <w:szCs w:val="22"/>
                <w:highlight w:val="none"/>
                <w:lang w:val="en-US" w:eastAsia="zh-CN"/>
              </w:rPr>
              <w:t>等级配置】</w:t>
            </w:r>
          </w:p>
          <w:p>
            <w:pPr>
              <w:numPr>
                <w:ilvl w:val="-1"/>
                <w:numId w:val="0"/>
              </w:numPr>
              <w:ind w:firstLine="660" w:firstLineChars="300"/>
              <w:rPr>
                <w:rFonts w:hint="default" w:cs="Times New Roman"/>
                <w:i w:val="0"/>
                <w:iCs w:val="0"/>
                <w:caps w:val="0"/>
                <w:spacing w:val="0"/>
                <w:sz w:val="22"/>
                <w:szCs w:val="22"/>
                <w:highlight w:val="none"/>
                <w:lang w:val="en-US" w:eastAsia="zh-CN"/>
              </w:rPr>
            </w:pPr>
            <w:r>
              <w:rPr>
                <w:rFonts w:hint="eastAsia" w:cs="Times New Roman"/>
                <w:i w:val="0"/>
                <w:iCs w:val="0"/>
                <w:caps w:val="0"/>
                <w:spacing w:val="0"/>
                <w:sz w:val="22"/>
                <w:szCs w:val="22"/>
                <w:highlight w:val="none"/>
                <w:lang w:val="en-US" w:eastAsia="zh-CN"/>
              </w:rPr>
              <w:t>新增按钮：与新增超期服役年限风险等级页面规则一致</w:t>
            </w:r>
          </w:p>
          <w:p>
            <w:pPr>
              <w:numPr>
                <w:ilvl w:val="-1"/>
                <w:numId w:val="0"/>
              </w:numPr>
              <w:ind w:firstLine="660" w:firstLineChars="300"/>
              <w:rPr>
                <w:rFonts w:hint="eastAsia" w:cs="Times New Roman"/>
                <w:i w:val="0"/>
                <w:iCs w:val="0"/>
                <w:caps w:val="0"/>
                <w:spacing w:val="0"/>
                <w:sz w:val="22"/>
                <w:szCs w:val="22"/>
                <w:highlight w:val="none"/>
                <w:lang w:val="en-US" w:eastAsia="zh-CN"/>
              </w:rPr>
            </w:pPr>
            <w:r>
              <w:rPr>
                <w:rFonts w:hint="eastAsia" w:cs="Times New Roman"/>
                <w:i w:val="0"/>
                <w:iCs w:val="0"/>
                <w:caps w:val="0"/>
                <w:spacing w:val="0"/>
                <w:sz w:val="22"/>
                <w:szCs w:val="22"/>
                <w:highlight w:val="none"/>
                <w:lang w:val="en-US" w:eastAsia="zh-CN"/>
              </w:rPr>
              <w:t>配置信息：页面展示序号、超期服役年限、超期服役年限风险等级。</w:t>
            </w:r>
          </w:p>
          <w:p>
            <w:pPr>
              <w:pStyle w:val="30"/>
              <w:keepNext w:val="0"/>
              <w:keepLines w:val="0"/>
              <w:widowControl/>
              <w:numPr>
                <w:ilvl w:val="-1"/>
                <w:numId w:val="0"/>
              </w:numPr>
              <w:suppressLineNumbers w:val="0"/>
              <w:spacing w:before="0" w:beforeAutospacing="0" w:after="0" w:afterAutospacing="0" w:line="240" w:lineRule="auto"/>
              <w:ind w:left="660" w:leftChars="300" w:right="0" w:firstLine="0" w:firstLineChars="0"/>
              <w:jc w:val="left"/>
              <w:rPr>
                <w:rFonts w:hint="eastAsia" w:cs="Times New Roman"/>
                <w:i w:val="0"/>
                <w:iCs w:val="0"/>
                <w:caps w:val="0"/>
                <w:spacing w:val="0"/>
                <w:sz w:val="22"/>
                <w:szCs w:val="22"/>
                <w:highlight w:val="none"/>
                <w:lang w:val="en-US" w:eastAsia="zh-CN"/>
              </w:rPr>
            </w:pPr>
            <w:r>
              <w:rPr>
                <w:rFonts w:hint="eastAsia" w:cs="Times New Roman"/>
                <w:i w:val="0"/>
                <w:iCs w:val="0"/>
                <w:caps w:val="0"/>
                <w:spacing w:val="0"/>
                <w:sz w:val="22"/>
                <w:szCs w:val="22"/>
                <w:highlight w:val="none"/>
                <w:lang w:val="en-US" w:eastAsia="zh-CN"/>
              </w:rPr>
              <w:t>1）序号：与新增超期服役年限风险等级页面规则一致</w:t>
            </w:r>
          </w:p>
          <w:p>
            <w:pPr>
              <w:pStyle w:val="30"/>
              <w:keepNext w:val="0"/>
              <w:keepLines w:val="0"/>
              <w:widowControl/>
              <w:numPr>
                <w:ilvl w:val="-1"/>
                <w:numId w:val="0"/>
              </w:numPr>
              <w:suppressLineNumbers w:val="0"/>
              <w:spacing w:before="0" w:beforeAutospacing="0" w:after="0" w:afterAutospacing="0" w:line="240" w:lineRule="auto"/>
              <w:ind w:left="660" w:leftChars="300" w:right="0" w:firstLine="0" w:firstLineChars="0"/>
              <w:jc w:val="left"/>
              <w:rPr>
                <w:rFonts w:hint="default" w:cs="Times New Roman"/>
                <w:sz w:val="22"/>
                <w:szCs w:val="22"/>
                <w:highlight w:val="none"/>
              </w:rPr>
            </w:pPr>
            <w:r>
              <w:rPr>
                <w:rFonts w:hint="eastAsia" w:cs="Times New Roman"/>
                <w:sz w:val="22"/>
                <w:szCs w:val="22"/>
                <w:highlight w:val="none"/>
                <w:lang w:val="en-US" w:eastAsia="zh-CN"/>
              </w:rPr>
              <w:t>2）超期服役年限：</w:t>
            </w:r>
            <w:r>
              <w:rPr>
                <w:rFonts w:hint="eastAsia"/>
                <w:color w:val="auto"/>
                <w:sz w:val="22"/>
                <w:szCs w:val="22"/>
                <w:highlight w:val="none"/>
                <w:lang w:val="en-US" w:eastAsia="zh-CN"/>
              </w:rPr>
              <w:t>必填，</w:t>
            </w:r>
            <w:r>
              <w:rPr>
                <w:rFonts w:hint="eastAsia" w:cs="Times New Roman"/>
                <w:i w:val="0"/>
                <w:iCs w:val="0"/>
                <w:caps w:val="0"/>
                <w:spacing w:val="0"/>
                <w:sz w:val="22"/>
                <w:szCs w:val="22"/>
                <w:highlight w:val="none"/>
                <w:lang w:val="en-US" w:eastAsia="zh-CN"/>
              </w:rPr>
              <w:t>默认展示新增时的超期服役年限，可编辑，规则与新增保持一致</w:t>
            </w:r>
          </w:p>
          <w:p>
            <w:pPr>
              <w:keepNext w:val="0"/>
              <w:keepLines w:val="0"/>
              <w:widowControl/>
              <w:numPr>
                <w:ilvl w:val="-1"/>
                <w:numId w:val="0"/>
              </w:numPr>
              <w:suppressLineNumbers w:val="0"/>
              <w:spacing w:before="0" w:beforeAutospacing="0" w:after="0" w:afterAutospacing="0" w:line="240" w:lineRule="auto"/>
              <w:ind w:left="0" w:right="0" w:firstLine="660" w:firstLineChars="300"/>
              <w:jc w:val="left"/>
              <w:rPr>
                <w:rFonts w:hint="default" w:cs="Times New Roman"/>
                <w:sz w:val="22"/>
                <w:szCs w:val="22"/>
                <w:highlight w:val="none"/>
              </w:rPr>
            </w:pPr>
            <w:r>
              <w:rPr>
                <w:rFonts w:hint="eastAsia"/>
                <w:color w:val="auto"/>
                <w:sz w:val="22"/>
                <w:szCs w:val="22"/>
                <w:highlight w:val="none"/>
                <w:lang w:val="en-US" w:eastAsia="zh-CN"/>
              </w:rPr>
              <w:t>3）风险等级：</w:t>
            </w:r>
            <w:r>
              <w:rPr>
                <w:rFonts w:hint="eastAsia" w:cs="Times New Roman"/>
                <w:i w:val="0"/>
                <w:iCs w:val="0"/>
                <w:caps w:val="0"/>
                <w:spacing w:val="0"/>
                <w:sz w:val="22"/>
                <w:szCs w:val="22"/>
                <w:highlight w:val="none"/>
                <w:lang w:val="en-US" w:eastAsia="zh-CN"/>
              </w:rPr>
              <w:t>固定由无低中高进行展示，不可编辑。</w:t>
            </w:r>
          </w:p>
          <w:p>
            <w:pPr>
              <w:numPr>
                <w:ilvl w:val="-1"/>
                <w:numId w:val="0"/>
              </w:numPr>
              <w:ind w:firstLine="440" w:firstLineChars="200"/>
              <w:rPr>
                <w:rFonts w:hint="default" w:ascii="Calibri" w:hAnsi="Calibri" w:eastAsia="宋体" w:cs="Times New Roman"/>
                <w:i w:val="0"/>
                <w:iCs w:val="0"/>
                <w:caps w:val="0"/>
                <w:spacing w:val="0"/>
                <w:sz w:val="22"/>
                <w:szCs w:val="22"/>
                <w:highlight w:val="none"/>
                <w:lang w:val="en-US" w:eastAsia="zh-CN"/>
              </w:rPr>
            </w:pPr>
            <w:r>
              <w:rPr>
                <w:rFonts w:hint="eastAsia" w:cs="Times New Roman"/>
                <w:i w:val="0"/>
                <w:iCs w:val="0"/>
                <w:caps w:val="0"/>
                <w:spacing w:val="0"/>
                <w:sz w:val="22"/>
                <w:szCs w:val="22"/>
                <w:highlight w:val="none"/>
                <w:lang w:val="en-US" w:eastAsia="zh-CN"/>
              </w:rPr>
              <w:t>【</w:t>
            </w:r>
            <w:r>
              <w:rPr>
                <w:rFonts w:hint="eastAsia" w:ascii="Calibri" w:hAnsi="Calibri" w:eastAsia="宋体" w:cs="Times New Roman"/>
                <w:i w:val="0"/>
                <w:iCs w:val="0"/>
                <w:caps w:val="0"/>
                <w:spacing w:val="0"/>
                <w:sz w:val="22"/>
                <w:szCs w:val="22"/>
                <w:highlight w:val="none"/>
                <w:lang w:val="en-US" w:eastAsia="zh-CN"/>
              </w:rPr>
              <w:t>取消按钮</w:t>
            </w:r>
            <w:r>
              <w:rPr>
                <w:rFonts w:hint="eastAsia" w:cs="Times New Roman"/>
                <w:i w:val="0"/>
                <w:iCs w:val="0"/>
                <w:caps w:val="0"/>
                <w:spacing w:val="0"/>
                <w:sz w:val="22"/>
                <w:szCs w:val="22"/>
                <w:highlight w:val="none"/>
                <w:lang w:val="en-US" w:eastAsia="zh-CN"/>
              </w:rPr>
              <w:t>】规则与新增保持一致</w:t>
            </w:r>
          </w:p>
          <w:p>
            <w:pPr>
              <w:numPr>
                <w:ilvl w:val="-1"/>
                <w:numId w:val="0"/>
              </w:numPr>
              <w:ind w:firstLine="440" w:firstLineChars="200"/>
              <w:rPr>
                <w:rFonts w:hint="eastAsia"/>
                <w:highlight w:val="none"/>
                <w:lang w:val="en-US" w:eastAsia="zh-CN"/>
              </w:rPr>
            </w:pPr>
            <w:r>
              <w:rPr>
                <w:rFonts w:hint="eastAsia" w:cs="Times New Roman"/>
                <w:i w:val="0"/>
                <w:iCs w:val="0"/>
                <w:caps w:val="0"/>
                <w:spacing w:val="0"/>
                <w:sz w:val="22"/>
                <w:szCs w:val="22"/>
                <w:highlight w:val="none"/>
                <w:lang w:val="en-US" w:eastAsia="zh-CN"/>
              </w:rPr>
              <w:t>【</w:t>
            </w:r>
            <w:r>
              <w:rPr>
                <w:rFonts w:hint="eastAsia" w:ascii="Calibri" w:hAnsi="Calibri" w:eastAsia="宋体" w:cs="Times New Roman"/>
                <w:i w:val="0"/>
                <w:iCs w:val="0"/>
                <w:caps w:val="0"/>
                <w:spacing w:val="0"/>
                <w:sz w:val="22"/>
                <w:szCs w:val="22"/>
                <w:highlight w:val="none"/>
                <w:lang w:val="en-US" w:eastAsia="zh-CN"/>
              </w:rPr>
              <w:t>确认按钮</w:t>
            </w:r>
            <w:r>
              <w:rPr>
                <w:rFonts w:hint="eastAsia" w:cs="Times New Roman"/>
                <w:i w:val="0"/>
                <w:iCs w:val="0"/>
                <w:caps w:val="0"/>
                <w:spacing w:val="0"/>
                <w:sz w:val="22"/>
                <w:szCs w:val="22"/>
                <w:highlight w:val="none"/>
                <w:lang w:val="en-US" w:eastAsia="zh-CN"/>
              </w:rPr>
              <w:t>】规则与新增保持一致</w:t>
            </w:r>
          </w:p>
          <w:p>
            <w:pPr>
              <w:numPr>
                <w:ilvl w:val="-1"/>
                <w:numId w:val="0"/>
              </w:numPr>
              <w:rPr>
                <w:rFonts w:hint="eastAsia"/>
                <w:highlight w:val="none"/>
                <w:lang w:val="en-US" w:eastAsia="zh-CN"/>
              </w:rPr>
            </w:pPr>
          </w:p>
          <w:p>
            <w:pPr>
              <w:numPr>
                <w:ilvl w:val="-1"/>
                <w:numId w:val="0"/>
              </w:numPr>
              <w:rPr>
                <w:rFonts w:hint="default"/>
                <w:highlight w:val="none"/>
                <w:lang w:val="en-US" w:eastAsia="zh-CN"/>
              </w:rPr>
            </w:pPr>
            <w:r>
              <w:rPr>
                <w:rFonts w:hint="eastAsia"/>
                <w:color w:val="auto"/>
                <w:highlight w:val="none"/>
                <w:lang w:val="en-US" w:eastAsia="zh-CN"/>
              </w:rPr>
              <w:t>超期服役年限风险等级配置详情</w:t>
            </w:r>
            <w:r>
              <w:rPr>
                <w:rFonts w:hint="eastAsia"/>
                <w:highlight w:val="none"/>
                <w:lang w:val="en-US" w:eastAsia="zh-CN"/>
              </w:rPr>
              <w:t>字段说明：</w:t>
            </w:r>
          </w:p>
          <w:tbl>
            <w:tblPr>
              <w:tblStyle w:val="33"/>
              <w:tblW w:w="858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957"/>
              <w:gridCol w:w="463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3957" w:type="dxa"/>
                  <w:shd w:val="clear" w:color="auto" w:fill="BEBEBE" w:themeFill="background1" w:themeFillShade="BF"/>
                </w:tcPr>
                <w:p>
                  <w:pPr>
                    <w:pStyle w:val="16"/>
                    <w:rPr>
                      <w:rFonts w:hint="eastAsia"/>
                      <w:color w:val="auto"/>
                      <w:sz w:val="22"/>
                      <w:szCs w:val="22"/>
                      <w:highlight w:val="none"/>
                      <w:vertAlign w:val="baseline"/>
                    </w:rPr>
                  </w:pPr>
                  <w:r>
                    <w:rPr>
                      <w:rFonts w:hint="eastAsia"/>
                      <w:color w:val="auto"/>
                      <w:sz w:val="22"/>
                      <w:szCs w:val="22"/>
                      <w:highlight w:val="none"/>
                      <w:lang w:val="en-US" w:eastAsia="zh-CN"/>
                    </w:rPr>
                    <w:t>字段</w:t>
                  </w:r>
                </w:p>
              </w:tc>
              <w:tc>
                <w:tcPr>
                  <w:tcW w:w="4630" w:type="dxa"/>
                  <w:shd w:val="clear" w:color="auto" w:fill="BEBEBE" w:themeFill="background1" w:themeFillShade="BF"/>
                </w:tcPr>
                <w:p>
                  <w:pPr>
                    <w:pStyle w:val="16"/>
                    <w:rPr>
                      <w:rFonts w:hint="eastAsia" w:eastAsia="宋体"/>
                      <w:color w:val="auto"/>
                      <w:sz w:val="22"/>
                      <w:szCs w:val="22"/>
                      <w:highlight w:val="none"/>
                      <w:vertAlign w:val="baseline"/>
                      <w:lang w:val="en-US" w:eastAsia="zh-CN"/>
                    </w:rPr>
                  </w:pPr>
                  <w:r>
                    <w:rPr>
                      <w:rFonts w:hint="eastAsia"/>
                      <w:color w:val="auto"/>
                      <w:sz w:val="22"/>
                      <w:szCs w:val="22"/>
                      <w:highlight w:val="none"/>
                      <w:vertAlign w:val="baseline"/>
                      <w:lang w:val="en-US" w:eastAsia="zh-CN"/>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3957" w:type="dxa"/>
                  <w:shd w:val="clear" w:color="auto" w:fill="auto"/>
                  <w:vAlign w:val="center"/>
                </w:tcPr>
                <w:p>
                  <w:pPr>
                    <w:keepNext w:val="0"/>
                    <w:keepLines w:val="0"/>
                    <w:widowControl/>
                    <w:suppressLineNumbers w:val="0"/>
                    <w:ind w:firstLine="0" w:firstLineChars="0"/>
                    <w:jc w:val="left"/>
                    <w:textAlignment w:val="center"/>
                    <w:rPr>
                      <w:rFonts w:hint="default" w:ascii="Times New Roman" w:hAnsi="Times New Roman" w:eastAsia="宋体" w:cs="Times New Roman"/>
                      <w:color w:val="auto"/>
                      <w:kern w:val="2"/>
                      <w:sz w:val="22"/>
                      <w:szCs w:val="22"/>
                      <w:highlight w:val="none"/>
                      <w:lang w:val="en-US" w:eastAsia="zh-CN" w:bidi="ar-SA"/>
                    </w:rPr>
                  </w:pPr>
                  <w:r>
                    <w:rPr>
                      <w:rFonts w:hint="eastAsia" w:ascii="Times New Roman" w:hAnsi="Times New Roman" w:eastAsia="宋体" w:cs="Times New Roman"/>
                      <w:color w:val="auto"/>
                      <w:kern w:val="2"/>
                      <w:sz w:val="22"/>
                      <w:szCs w:val="22"/>
                      <w:highlight w:val="none"/>
                      <w:lang w:val="en-US" w:eastAsia="zh-CN" w:bidi="ar-SA"/>
                    </w:rPr>
                    <w:t>序号</w:t>
                  </w:r>
                </w:p>
              </w:tc>
              <w:tc>
                <w:tcPr>
                  <w:tcW w:w="4630" w:type="dxa"/>
                  <w:shd w:val="clear" w:color="auto" w:fill="auto"/>
                  <w:vAlign w:val="top"/>
                </w:tcPr>
                <w:p>
                  <w:pPr>
                    <w:pStyle w:val="16"/>
                    <w:ind w:firstLine="0" w:firstLineChars="0"/>
                    <w:rPr>
                      <w:rFonts w:hint="default" w:ascii="Times New Roman" w:hAnsi="Times New Roman" w:eastAsia="宋体" w:cs="Times New Roman"/>
                      <w:color w:val="auto"/>
                      <w:kern w:val="2"/>
                      <w:sz w:val="22"/>
                      <w:szCs w:val="22"/>
                      <w:highlight w:val="none"/>
                      <w:lang w:val="en-US" w:eastAsia="zh-CN" w:bidi="ar-SA"/>
                    </w:rPr>
                  </w:pPr>
                  <w:r>
                    <w:rPr>
                      <w:rFonts w:hint="eastAsia"/>
                      <w:color w:val="auto"/>
                      <w:sz w:val="22"/>
                      <w:szCs w:val="22"/>
                      <w:highlight w:val="none"/>
                      <w:lang w:val="en-US" w:eastAsia="zh-CN"/>
                    </w:rPr>
                    <w:t>系统自动生成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3957" w:type="dxa"/>
                  <w:shd w:val="clear" w:color="auto" w:fill="auto"/>
                  <w:vAlign w:val="center"/>
                </w:tcPr>
                <w:p>
                  <w:pPr>
                    <w:keepNext w:val="0"/>
                    <w:keepLines w:val="0"/>
                    <w:widowControl/>
                    <w:suppressLineNumbers w:val="0"/>
                    <w:ind w:firstLine="0" w:firstLineChars="0"/>
                    <w:jc w:val="left"/>
                    <w:textAlignment w:val="center"/>
                    <w:rPr>
                      <w:rFonts w:hint="default"/>
                      <w:highlight w:val="none"/>
                      <w:lang w:val="en-US" w:eastAsia="zh-CN"/>
                    </w:rPr>
                  </w:pPr>
                  <w:r>
                    <w:rPr>
                      <w:rFonts w:hint="eastAsia"/>
                      <w:highlight w:val="none"/>
                      <w:lang w:val="en-US" w:eastAsia="zh-CN"/>
                    </w:rPr>
                    <w:t>设备类型</w:t>
                  </w:r>
                </w:p>
              </w:tc>
              <w:tc>
                <w:tcPr>
                  <w:tcW w:w="4630" w:type="dxa"/>
                  <w:shd w:val="clear" w:color="auto" w:fill="auto"/>
                  <w:vAlign w:val="top"/>
                </w:tcPr>
                <w:p>
                  <w:pPr>
                    <w:pStyle w:val="16"/>
                    <w:numPr>
                      <w:ilvl w:val="0"/>
                      <w:numId w:val="53"/>
                    </w:numPr>
                    <w:ind w:firstLine="0" w:firstLineChars="0"/>
                    <w:rPr>
                      <w:rFonts w:hint="eastAsia"/>
                      <w:highlight w:val="none"/>
                      <w:lang w:val="en-US" w:eastAsia="zh-CN"/>
                    </w:rPr>
                  </w:pPr>
                  <w:r>
                    <w:rPr>
                      <w:rFonts w:hint="eastAsia"/>
                      <w:color w:val="auto"/>
                      <w:sz w:val="22"/>
                      <w:szCs w:val="22"/>
                      <w:highlight w:val="none"/>
                      <w:vertAlign w:val="baseline"/>
                      <w:lang w:val="en-US" w:eastAsia="zh-CN"/>
                    </w:rPr>
                    <w:t>展示</w:t>
                  </w:r>
                  <w:r>
                    <w:rPr>
                      <w:rFonts w:hint="eastAsia"/>
                      <w:highlight w:val="none"/>
                      <w:lang w:val="en-US" w:eastAsia="zh-CN"/>
                    </w:rPr>
                    <w:t>新增配置所选设备类型，同一设备类型可配置多条风险等级，</w:t>
                  </w:r>
                </w:p>
                <w:p>
                  <w:pPr>
                    <w:pStyle w:val="16"/>
                    <w:numPr>
                      <w:ilvl w:val="0"/>
                      <w:numId w:val="53"/>
                    </w:numPr>
                    <w:ind w:firstLine="0" w:firstLineChars="0"/>
                    <w:rPr>
                      <w:rFonts w:hint="default"/>
                      <w:color w:val="auto"/>
                      <w:sz w:val="22"/>
                      <w:szCs w:val="22"/>
                      <w:highlight w:val="none"/>
                      <w:lang w:val="en-US" w:eastAsia="zh-CN"/>
                    </w:rPr>
                  </w:pPr>
                  <w:r>
                    <w:rPr>
                      <w:rFonts w:hint="eastAsia"/>
                      <w:highlight w:val="none"/>
                      <w:lang w:val="en-US" w:eastAsia="zh-CN"/>
                    </w:rPr>
                    <w:t>设备类型与设备子类具有唯一性，同一设备类型和同一设备子类仅能配置一条风险等级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3957" w:type="dxa"/>
                  <w:vAlign w:val="center"/>
                </w:tcPr>
                <w:p>
                  <w:pPr>
                    <w:keepNext w:val="0"/>
                    <w:keepLines w:val="0"/>
                    <w:widowControl/>
                    <w:suppressLineNumbers w:val="0"/>
                    <w:ind w:firstLine="0" w:firstLineChars="0"/>
                    <w:jc w:val="left"/>
                    <w:textAlignment w:val="center"/>
                    <w:rPr>
                      <w:rFonts w:hint="default"/>
                      <w:color w:val="auto"/>
                      <w:sz w:val="22"/>
                      <w:szCs w:val="22"/>
                      <w:highlight w:val="none"/>
                      <w:lang w:val="en-US" w:eastAsia="zh-CN"/>
                    </w:rPr>
                  </w:pPr>
                  <w:r>
                    <w:rPr>
                      <w:rFonts w:hint="eastAsia"/>
                      <w:color w:val="auto"/>
                      <w:sz w:val="22"/>
                      <w:szCs w:val="22"/>
                      <w:highlight w:val="none"/>
                      <w:lang w:val="en-US" w:eastAsia="zh-CN"/>
                    </w:rPr>
                    <w:t>设备子类</w:t>
                  </w:r>
                </w:p>
              </w:tc>
              <w:tc>
                <w:tcPr>
                  <w:tcW w:w="4630" w:type="dxa"/>
                </w:tcPr>
                <w:p>
                  <w:pPr>
                    <w:pStyle w:val="16"/>
                    <w:rPr>
                      <w:rFonts w:hint="default"/>
                      <w:color w:val="auto"/>
                      <w:sz w:val="22"/>
                      <w:szCs w:val="22"/>
                      <w:highlight w:val="none"/>
                      <w:vertAlign w:val="baseline"/>
                      <w:lang w:val="en-US" w:eastAsia="zh-CN"/>
                    </w:rPr>
                  </w:pPr>
                  <w:r>
                    <w:rPr>
                      <w:rFonts w:hint="eastAsia"/>
                      <w:color w:val="auto"/>
                      <w:sz w:val="22"/>
                      <w:szCs w:val="22"/>
                      <w:highlight w:val="none"/>
                      <w:vertAlign w:val="baseline"/>
                      <w:lang w:val="en-US" w:eastAsia="zh-CN"/>
                    </w:rPr>
                    <w:t>展示</w:t>
                  </w:r>
                  <w:r>
                    <w:rPr>
                      <w:rFonts w:hint="eastAsia"/>
                      <w:highlight w:val="none"/>
                      <w:lang w:val="en-US" w:eastAsia="zh-CN"/>
                    </w:rPr>
                    <w:t>新增配置所选择设备子类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3957" w:type="dxa"/>
                  <w:vAlign w:val="top"/>
                </w:tcPr>
                <w:p>
                  <w:pPr>
                    <w:pStyle w:val="16"/>
                    <w:ind w:firstLine="0" w:firstLineChars="0"/>
                    <w:rPr>
                      <w:rFonts w:hint="default" w:ascii="Times New Roman" w:hAnsi="Times New Roman" w:eastAsia="宋体" w:cs="Times New Roman"/>
                      <w:color w:val="auto"/>
                      <w:kern w:val="2"/>
                      <w:sz w:val="22"/>
                      <w:szCs w:val="22"/>
                      <w:highlight w:val="none"/>
                      <w:lang w:val="en-US" w:eastAsia="zh-CN" w:bidi="ar-SA"/>
                    </w:rPr>
                  </w:pPr>
                  <w:r>
                    <w:rPr>
                      <w:rFonts w:hint="eastAsia" w:cs="Times New Roman"/>
                      <w:color w:val="auto"/>
                      <w:kern w:val="2"/>
                      <w:sz w:val="22"/>
                      <w:szCs w:val="22"/>
                      <w:highlight w:val="none"/>
                      <w:lang w:val="en-US" w:eastAsia="zh-CN" w:bidi="ar-SA"/>
                    </w:rPr>
                    <w:t>超期服役年限</w:t>
                  </w:r>
                </w:p>
              </w:tc>
              <w:tc>
                <w:tcPr>
                  <w:tcW w:w="4630" w:type="dxa"/>
                  <w:vAlign w:val="top"/>
                </w:tcPr>
                <w:p>
                  <w:pPr>
                    <w:pStyle w:val="16"/>
                    <w:ind w:firstLine="0" w:firstLineChars="0"/>
                    <w:rPr>
                      <w:rFonts w:hint="default" w:ascii="Times New Roman" w:hAnsi="Times New Roman" w:eastAsia="宋体" w:cs="Times New Roman"/>
                      <w:color w:val="auto"/>
                      <w:kern w:val="2"/>
                      <w:sz w:val="22"/>
                      <w:szCs w:val="22"/>
                      <w:highlight w:val="none"/>
                      <w:lang w:val="en-US" w:eastAsia="zh-CN" w:bidi="ar-SA"/>
                    </w:rPr>
                  </w:pPr>
                  <w:r>
                    <w:rPr>
                      <w:rFonts w:hint="eastAsia"/>
                      <w:color w:val="auto"/>
                      <w:sz w:val="22"/>
                      <w:szCs w:val="22"/>
                      <w:highlight w:val="none"/>
                      <w:vertAlign w:val="baseline"/>
                      <w:lang w:val="en-US" w:eastAsia="zh-CN"/>
                    </w:rPr>
                    <w:t>展示</w:t>
                  </w:r>
                  <w:r>
                    <w:rPr>
                      <w:rFonts w:hint="eastAsia"/>
                      <w:highlight w:val="none"/>
                      <w:lang w:val="en-US" w:eastAsia="zh-CN"/>
                    </w:rPr>
                    <w:t>新增配置所填写超期服役年限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3957" w:type="dxa"/>
                  <w:vAlign w:val="top"/>
                </w:tcPr>
                <w:p>
                  <w:pPr>
                    <w:pStyle w:val="16"/>
                    <w:ind w:firstLine="0" w:firstLineChars="0"/>
                    <w:rPr>
                      <w:rFonts w:hint="default" w:ascii="Times New Roman" w:hAnsi="Times New Roman" w:eastAsia="宋体" w:cs="Times New Roman"/>
                      <w:color w:val="auto"/>
                      <w:kern w:val="2"/>
                      <w:sz w:val="22"/>
                      <w:szCs w:val="22"/>
                      <w:highlight w:val="none"/>
                      <w:lang w:val="en-US" w:eastAsia="zh-CN" w:bidi="ar-SA"/>
                    </w:rPr>
                  </w:pPr>
                  <w:ins w:id="1780" w:author="lee" w:date="2024-07-05T10:35:43Z">
                    <w:r>
                      <w:rPr>
                        <w:rFonts w:hint="eastAsia" w:cs="Times New Roman"/>
                        <w:color w:val="auto"/>
                        <w:kern w:val="2"/>
                        <w:sz w:val="22"/>
                        <w:szCs w:val="22"/>
                        <w:highlight w:val="none"/>
                        <w:lang w:val="en-US" w:eastAsia="zh-CN" w:bidi="ar-SA"/>
                      </w:rPr>
                      <w:t>超期服役</w:t>
                    </w:r>
                  </w:ins>
                  <w:r>
                    <w:rPr>
                      <w:rFonts w:hint="eastAsia" w:eastAsia="宋体" w:cs="Times New Roman"/>
                      <w:color w:val="auto"/>
                      <w:kern w:val="2"/>
                      <w:sz w:val="22"/>
                      <w:szCs w:val="22"/>
                      <w:highlight w:val="none"/>
                      <w:lang w:val="en-US" w:eastAsia="zh-CN" w:bidi="ar-SA"/>
                    </w:rPr>
                    <w:t>风险等级</w:t>
                  </w:r>
                </w:p>
              </w:tc>
              <w:tc>
                <w:tcPr>
                  <w:tcW w:w="4630" w:type="dxa"/>
                  <w:vAlign w:val="top"/>
                </w:tcPr>
                <w:p>
                  <w:pPr>
                    <w:pStyle w:val="16"/>
                    <w:ind w:firstLine="0" w:firstLineChars="0"/>
                    <w:rPr>
                      <w:rFonts w:hint="default" w:ascii="Times New Roman" w:hAnsi="Times New Roman" w:eastAsia="宋体" w:cs="Times New Roman"/>
                      <w:color w:val="auto"/>
                      <w:kern w:val="2"/>
                      <w:sz w:val="22"/>
                      <w:szCs w:val="22"/>
                      <w:highlight w:val="none"/>
                      <w:vertAlign w:val="baseline"/>
                      <w:lang w:val="en-US" w:eastAsia="zh-CN" w:bidi="ar-SA"/>
                    </w:rPr>
                  </w:pPr>
                  <w:r>
                    <w:rPr>
                      <w:rFonts w:hint="eastAsia"/>
                      <w:color w:val="auto"/>
                      <w:sz w:val="22"/>
                      <w:szCs w:val="22"/>
                      <w:highlight w:val="none"/>
                      <w:vertAlign w:val="baseline"/>
                      <w:lang w:val="en-US" w:eastAsia="zh-CN"/>
                    </w:rPr>
                    <w:t>展示</w:t>
                  </w:r>
                  <w:r>
                    <w:rPr>
                      <w:rFonts w:hint="eastAsia"/>
                      <w:highlight w:val="none"/>
                      <w:lang w:val="en-US" w:eastAsia="zh-CN"/>
                    </w:rPr>
                    <w:t>新增配置所填写风险等级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3957" w:type="dxa"/>
                </w:tcPr>
                <w:p>
                  <w:pPr>
                    <w:pStyle w:val="16"/>
                    <w:rPr>
                      <w:rFonts w:hint="default"/>
                      <w:color w:val="auto"/>
                      <w:sz w:val="22"/>
                      <w:szCs w:val="22"/>
                      <w:highlight w:val="none"/>
                      <w:lang w:val="en-US" w:eastAsia="zh-CN"/>
                    </w:rPr>
                  </w:pPr>
                  <w:r>
                    <w:rPr>
                      <w:rFonts w:hint="eastAsia"/>
                      <w:color w:val="auto"/>
                      <w:sz w:val="22"/>
                      <w:szCs w:val="22"/>
                      <w:highlight w:val="none"/>
                      <w:lang w:val="en-US" w:eastAsia="zh-CN"/>
                    </w:rPr>
                    <w:t>是否生效</w:t>
                  </w:r>
                </w:p>
              </w:tc>
              <w:tc>
                <w:tcPr>
                  <w:tcW w:w="4630" w:type="dxa"/>
                </w:tcPr>
                <w:p>
                  <w:pPr>
                    <w:pStyle w:val="16"/>
                    <w:numPr>
                      <w:ilvl w:val="-1"/>
                      <w:numId w:val="0"/>
                    </w:numPr>
                    <w:rPr>
                      <w:rFonts w:hint="eastAsia"/>
                      <w:color w:val="auto"/>
                      <w:sz w:val="22"/>
                      <w:szCs w:val="22"/>
                      <w:highlight w:val="none"/>
                      <w:lang w:val="en-US" w:eastAsia="zh-CN"/>
                    </w:rPr>
                  </w:pPr>
                  <w:r>
                    <w:rPr>
                      <w:rFonts w:hint="eastAsia"/>
                      <w:color w:val="auto"/>
                      <w:sz w:val="22"/>
                      <w:szCs w:val="22"/>
                      <w:highlight w:val="none"/>
                      <w:lang w:val="en-US" w:eastAsia="zh-CN"/>
                    </w:rPr>
                    <w:t>1.可进行选择，配置生效，点击按钮呈蓝色，页面弹框提示“已生效”，则配置生效；</w:t>
                  </w:r>
                </w:p>
                <w:p>
                  <w:pPr>
                    <w:pStyle w:val="16"/>
                    <w:rPr>
                      <w:rFonts w:hint="default"/>
                      <w:color w:val="auto"/>
                      <w:sz w:val="22"/>
                      <w:szCs w:val="22"/>
                      <w:highlight w:val="none"/>
                      <w:lang w:val="en-US" w:eastAsia="zh-CN"/>
                    </w:rPr>
                  </w:pPr>
                  <w:r>
                    <w:rPr>
                      <w:rFonts w:hint="eastAsia"/>
                      <w:color w:val="auto"/>
                      <w:sz w:val="22"/>
                      <w:szCs w:val="22"/>
                      <w:highlight w:val="none"/>
                      <w:lang w:val="en-US" w:eastAsia="zh-CN"/>
                    </w:rPr>
                    <w:t>点击按钮呈灰色，则配置未生效；2.生效状态下的超期服役年限风险等级，不可删除和编辑，若要进行删除和编辑需对已生效的超期服役年限风险等级更改为未生效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3957" w:type="dxa"/>
                </w:tcPr>
                <w:p>
                  <w:pPr>
                    <w:pStyle w:val="16"/>
                    <w:rPr>
                      <w:rFonts w:hint="default"/>
                      <w:color w:val="auto"/>
                      <w:sz w:val="22"/>
                      <w:szCs w:val="22"/>
                      <w:highlight w:val="none"/>
                      <w:lang w:val="en-US" w:eastAsia="zh-CN"/>
                    </w:rPr>
                  </w:pPr>
                  <w:r>
                    <w:rPr>
                      <w:rFonts w:hint="eastAsia"/>
                      <w:color w:val="auto"/>
                      <w:sz w:val="22"/>
                      <w:szCs w:val="22"/>
                      <w:highlight w:val="none"/>
                      <w:lang w:val="en-US" w:eastAsia="zh-CN"/>
                    </w:rPr>
                    <w:t>操作</w:t>
                  </w:r>
                </w:p>
              </w:tc>
              <w:tc>
                <w:tcPr>
                  <w:tcW w:w="4630" w:type="dxa"/>
                </w:tcPr>
                <w:p>
                  <w:pPr>
                    <w:pStyle w:val="16"/>
                    <w:rPr>
                      <w:rFonts w:hint="eastAsia"/>
                      <w:color w:val="auto"/>
                      <w:sz w:val="22"/>
                      <w:szCs w:val="22"/>
                      <w:highlight w:val="none"/>
                      <w:lang w:val="en-US" w:eastAsia="zh-CN"/>
                    </w:rPr>
                  </w:pPr>
                  <w:r>
                    <w:rPr>
                      <w:rFonts w:hint="eastAsia"/>
                      <w:color w:val="auto"/>
                      <w:sz w:val="22"/>
                      <w:szCs w:val="22"/>
                      <w:highlight w:val="none"/>
                      <w:lang w:val="en-US" w:eastAsia="zh-CN"/>
                    </w:rPr>
                    <w:t>【编辑】</w:t>
                  </w:r>
                </w:p>
                <w:p>
                  <w:pPr>
                    <w:numPr>
                      <w:ilvl w:val="-1"/>
                      <w:numId w:val="0"/>
                    </w:numPr>
                    <w:rPr>
                      <w:rFonts w:hint="default" w:ascii="Times New Roman" w:hAnsi="Times New Roman" w:eastAsia="宋体" w:cs="Times New Roman"/>
                      <w:i w:val="0"/>
                      <w:iCs w:val="0"/>
                      <w:caps w:val="0"/>
                      <w:color w:val="auto"/>
                      <w:spacing w:val="0"/>
                      <w:sz w:val="22"/>
                      <w:szCs w:val="22"/>
                      <w:highlight w:val="none"/>
                      <w:lang w:val="en-US" w:eastAsia="zh-CN"/>
                    </w:rPr>
                  </w:pPr>
                  <w:r>
                    <w:rPr>
                      <w:rFonts w:hint="eastAsia"/>
                      <w:color w:val="auto"/>
                      <w:sz w:val="22"/>
                      <w:szCs w:val="22"/>
                      <w:highlight w:val="none"/>
                      <w:lang w:val="en-US" w:eastAsia="zh-CN"/>
                    </w:rPr>
                    <w:t>1.仅对未生效状态下的超期服役年限风险等级进行编辑，点击编辑按钮，页面跳转至</w:t>
                  </w:r>
                  <w:r>
                    <w:rPr>
                      <w:rFonts w:hint="eastAsia" w:ascii="Times New Roman" w:hAnsi="Times New Roman" w:eastAsia="宋体" w:cs="Times New Roman"/>
                      <w:i w:val="0"/>
                      <w:iCs w:val="0"/>
                      <w:caps w:val="0"/>
                      <w:color w:val="auto"/>
                      <w:spacing w:val="0"/>
                      <w:sz w:val="22"/>
                      <w:szCs w:val="22"/>
                      <w:highlight w:val="none"/>
                    </w:rPr>
                    <w:t>编辑</w:t>
                  </w:r>
                  <w:r>
                    <w:rPr>
                      <w:rFonts w:hint="eastAsia" w:ascii="Times New Roman" w:hAnsi="Times New Roman" w:cs="Times New Roman"/>
                      <w:i w:val="0"/>
                      <w:iCs w:val="0"/>
                      <w:caps w:val="0"/>
                      <w:color w:val="auto"/>
                      <w:spacing w:val="0"/>
                      <w:sz w:val="22"/>
                      <w:szCs w:val="22"/>
                      <w:highlight w:val="none"/>
                      <w:lang w:val="en-US" w:eastAsia="zh-CN"/>
                    </w:rPr>
                    <w:t>超期服役年限</w:t>
                  </w:r>
                  <w:r>
                    <w:rPr>
                      <w:rFonts w:hint="eastAsia" w:ascii="Times New Roman" w:hAnsi="Times New Roman" w:eastAsia="宋体" w:cs="Times New Roman"/>
                      <w:i w:val="0"/>
                      <w:iCs w:val="0"/>
                      <w:caps w:val="0"/>
                      <w:color w:val="auto"/>
                      <w:spacing w:val="0"/>
                      <w:sz w:val="22"/>
                      <w:szCs w:val="22"/>
                      <w:highlight w:val="none"/>
                    </w:rPr>
                    <w:t>风险等级</w:t>
                  </w:r>
                  <w:r>
                    <w:rPr>
                      <w:rFonts w:hint="eastAsia" w:ascii="Times New Roman" w:hAnsi="Times New Roman" w:eastAsia="宋体" w:cs="Times New Roman"/>
                      <w:i w:val="0"/>
                      <w:iCs w:val="0"/>
                      <w:caps w:val="0"/>
                      <w:color w:val="auto"/>
                      <w:spacing w:val="0"/>
                      <w:sz w:val="22"/>
                      <w:szCs w:val="22"/>
                      <w:highlight w:val="none"/>
                      <w:lang w:val="en-US" w:eastAsia="zh-CN"/>
                    </w:rPr>
                    <w:t>页面</w:t>
                  </w:r>
                  <w:r>
                    <w:rPr>
                      <w:rFonts w:hint="eastAsia" w:ascii="Times New Roman" w:hAnsi="Times New Roman" w:cs="Times New Roman"/>
                      <w:i w:val="0"/>
                      <w:iCs w:val="0"/>
                      <w:caps w:val="0"/>
                      <w:color w:val="auto"/>
                      <w:spacing w:val="0"/>
                      <w:sz w:val="22"/>
                      <w:szCs w:val="22"/>
                      <w:highlight w:val="none"/>
                      <w:lang w:val="en-US" w:eastAsia="zh-CN"/>
                    </w:rPr>
                    <w:t>。</w:t>
                  </w:r>
                  <w:r>
                    <w:rPr>
                      <w:rFonts w:hint="eastAsia" w:cs="Times New Roman"/>
                      <w:i w:val="0"/>
                      <w:iCs w:val="0"/>
                      <w:caps w:val="0"/>
                      <w:color w:val="auto"/>
                      <w:spacing w:val="0"/>
                      <w:sz w:val="22"/>
                      <w:szCs w:val="22"/>
                      <w:highlight w:val="none"/>
                      <w:lang w:val="en-US" w:eastAsia="zh-CN"/>
                    </w:rPr>
                    <w:t>页面展示对应字段信息，可进行编辑，编辑后点击确认页面跳转至超期服役年限</w:t>
                  </w:r>
                  <w:r>
                    <w:rPr>
                      <w:rFonts w:hint="eastAsia"/>
                      <w:highlight w:val="none"/>
                      <w:lang w:val="en-US" w:eastAsia="zh-CN"/>
                    </w:rPr>
                    <w:t>风险等级配置页面；</w:t>
                  </w:r>
                  <w:r>
                    <w:rPr>
                      <w:rFonts w:hint="eastAsia" w:cs="Times New Roman"/>
                      <w:i w:val="0"/>
                      <w:iCs w:val="0"/>
                      <w:caps w:val="0"/>
                      <w:color w:val="auto"/>
                      <w:spacing w:val="0"/>
                      <w:sz w:val="22"/>
                      <w:szCs w:val="22"/>
                      <w:highlight w:val="none"/>
                      <w:lang w:val="en-US" w:eastAsia="zh-CN"/>
                    </w:rPr>
                    <w:t>编辑后点击取消页面返回超期服役年限</w:t>
                  </w:r>
                  <w:r>
                    <w:rPr>
                      <w:rFonts w:hint="eastAsia"/>
                      <w:highlight w:val="none"/>
                      <w:lang w:val="en-US" w:eastAsia="zh-CN"/>
                    </w:rPr>
                    <w:t>风险等级配置页面</w:t>
                  </w:r>
                </w:p>
                <w:p>
                  <w:pPr>
                    <w:pStyle w:val="16"/>
                    <w:numPr>
                      <w:ilvl w:val="-1"/>
                      <w:numId w:val="0"/>
                    </w:numPr>
                    <w:rPr>
                      <w:rFonts w:hint="default"/>
                      <w:color w:val="auto"/>
                      <w:sz w:val="22"/>
                      <w:szCs w:val="22"/>
                      <w:highlight w:val="none"/>
                      <w:lang w:val="en-US" w:eastAsia="zh-CN"/>
                    </w:rPr>
                  </w:pPr>
                  <w:r>
                    <w:rPr>
                      <w:rFonts w:hint="eastAsia"/>
                      <w:color w:val="auto"/>
                      <w:sz w:val="22"/>
                      <w:szCs w:val="22"/>
                      <w:highlight w:val="none"/>
                      <w:lang w:val="en-US" w:eastAsia="zh-CN"/>
                    </w:rPr>
                    <w:t>2.已生效状态下的超期服役年限风险等级，编辑按钮置灰不可点击</w:t>
                  </w:r>
                </w:p>
                <w:p>
                  <w:pPr>
                    <w:pStyle w:val="16"/>
                    <w:rPr>
                      <w:rFonts w:hint="default"/>
                      <w:color w:val="auto"/>
                      <w:sz w:val="22"/>
                      <w:szCs w:val="22"/>
                      <w:highlight w:val="none"/>
                      <w:lang w:val="en-US" w:eastAsia="zh-CN"/>
                    </w:rPr>
                  </w:pPr>
                  <w:r>
                    <w:rPr>
                      <w:rFonts w:hint="eastAsia"/>
                      <w:color w:val="auto"/>
                      <w:sz w:val="22"/>
                      <w:szCs w:val="22"/>
                      <w:highlight w:val="none"/>
                      <w:lang w:val="en-US" w:eastAsia="zh-CN"/>
                    </w:rPr>
                    <w:t>【复制】未生效和已生效状态下的超期服役年限风险等级均可复制。点击复制页面跳转至超期服役年限</w:t>
                  </w:r>
                  <w:r>
                    <w:rPr>
                      <w:rFonts w:hint="eastAsia" w:ascii="Times New Roman" w:hAnsi="Times New Roman" w:eastAsia="宋体" w:cs="Times New Roman"/>
                      <w:i w:val="0"/>
                      <w:iCs w:val="0"/>
                      <w:caps w:val="0"/>
                      <w:color w:val="auto"/>
                      <w:spacing w:val="0"/>
                      <w:sz w:val="22"/>
                      <w:szCs w:val="22"/>
                      <w:highlight w:val="none"/>
                    </w:rPr>
                    <w:t>风险等级</w:t>
                  </w:r>
                  <w:r>
                    <w:rPr>
                      <w:rFonts w:hint="eastAsia" w:ascii="Times New Roman" w:hAnsi="Times New Roman" w:eastAsia="宋体" w:cs="Times New Roman"/>
                      <w:i w:val="0"/>
                      <w:iCs w:val="0"/>
                      <w:caps w:val="0"/>
                      <w:color w:val="auto"/>
                      <w:spacing w:val="0"/>
                      <w:sz w:val="22"/>
                      <w:szCs w:val="22"/>
                      <w:highlight w:val="none"/>
                      <w:lang w:val="en-US" w:eastAsia="zh-CN"/>
                    </w:rPr>
                    <w:t>页面</w:t>
                  </w:r>
                  <w:r>
                    <w:rPr>
                      <w:rFonts w:hint="eastAsia" w:cs="Times New Roman"/>
                      <w:i w:val="0"/>
                      <w:iCs w:val="0"/>
                      <w:caps w:val="0"/>
                      <w:color w:val="auto"/>
                      <w:spacing w:val="0"/>
                      <w:sz w:val="22"/>
                      <w:szCs w:val="22"/>
                      <w:highlight w:val="none"/>
                      <w:lang w:val="en-US" w:eastAsia="zh-CN"/>
                    </w:rPr>
                    <w:t>，页面展示对应字段信息，可进行编辑，编辑后点击确认页面跳转至</w:t>
                  </w:r>
                  <w:r>
                    <w:rPr>
                      <w:rFonts w:hint="eastAsia"/>
                      <w:color w:val="auto"/>
                      <w:sz w:val="22"/>
                      <w:szCs w:val="22"/>
                      <w:highlight w:val="none"/>
                      <w:lang w:val="en-US" w:eastAsia="zh-CN"/>
                    </w:rPr>
                    <w:t>超期服役年限</w:t>
                  </w:r>
                  <w:r>
                    <w:rPr>
                      <w:rFonts w:hint="eastAsia"/>
                      <w:highlight w:val="none"/>
                      <w:lang w:val="en-US" w:eastAsia="zh-CN"/>
                    </w:rPr>
                    <w:t>风险等级配置页面；</w:t>
                  </w:r>
                  <w:r>
                    <w:rPr>
                      <w:rFonts w:hint="eastAsia" w:cs="Times New Roman"/>
                      <w:i w:val="0"/>
                      <w:iCs w:val="0"/>
                      <w:caps w:val="0"/>
                      <w:color w:val="auto"/>
                      <w:spacing w:val="0"/>
                      <w:sz w:val="22"/>
                      <w:szCs w:val="22"/>
                      <w:highlight w:val="none"/>
                      <w:lang w:val="en-US" w:eastAsia="zh-CN"/>
                    </w:rPr>
                    <w:t>编辑后点击取消页面返回</w:t>
                  </w:r>
                  <w:r>
                    <w:rPr>
                      <w:rFonts w:hint="eastAsia"/>
                      <w:color w:val="auto"/>
                      <w:sz w:val="22"/>
                      <w:szCs w:val="22"/>
                      <w:highlight w:val="none"/>
                      <w:lang w:val="en-US" w:eastAsia="zh-CN"/>
                    </w:rPr>
                    <w:t>超期服役年限</w:t>
                  </w:r>
                  <w:r>
                    <w:rPr>
                      <w:rFonts w:hint="eastAsia"/>
                      <w:highlight w:val="none"/>
                      <w:lang w:val="en-US" w:eastAsia="zh-CN"/>
                    </w:rPr>
                    <w:t>风险等级配置页面</w:t>
                  </w:r>
                </w:p>
                <w:p>
                  <w:pPr>
                    <w:pStyle w:val="16"/>
                    <w:rPr>
                      <w:rFonts w:hint="default"/>
                      <w:color w:val="auto"/>
                      <w:sz w:val="22"/>
                      <w:szCs w:val="22"/>
                      <w:highlight w:val="none"/>
                      <w:lang w:val="en-US" w:eastAsia="zh-CN"/>
                    </w:rPr>
                  </w:pPr>
                  <w:r>
                    <w:rPr>
                      <w:rFonts w:hint="eastAsia"/>
                      <w:color w:val="auto"/>
                      <w:sz w:val="22"/>
                      <w:szCs w:val="22"/>
                      <w:highlight w:val="none"/>
                      <w:lang w:val="en-US" w:eastAsia="zh-CN"/>
                    </w:rPr>
                    <w:t>【删除】仅对未生效状态下的超期服役年限风险等级配置进行删除，删除后页面不展示该条配置信息：生效中的风险等级配置删除按钮置灰不可选</w:t>
                  </w:r>
                </w:p>
              </w:tc>
            </w:tr>
          </w:tbl>
          <w:p>
            <w:pPr>
              <w:numPr>
                <w:ilvl w:val="-1"/>
                <w:numId w:val="0"/>
              </w:numPr>
              <w:rPr>
                <w:rFonts w:hint="default"/>
                <w:highlight w:val="none"/>
                <w:lang w:val="en-US" w:eastAsia="zh-CN"/>
              </w:rPr>
            </w:pPr>
          </w:p>
          <w:p>
            <w:pPr>
              <w:numPr>
                <w:ilvl w:val="0"/>
                <w:numId w:val="54"/>
              </w:numPr>
              <w:rPr>
                <w:rFonts w:hint="eastAsia"/>
                <w:b/>
                <w:bCs/>
                <w:highlight w:val="none"/>
                <w:lang w:val="en-US" w:eastAsia="zh-CN"/>
              </w:rPr>
            </w:pPr>
            <w:r>
              <w:rPr>
                <w:rFonts w:hint="eastAsia"/>
                <w:b/>
                <w:bCs/>
                <w:highlight w:val="none"/>
                <w:lang w:val="en-US" w:eastAsia="zh-CN"/>
              </w:rPr>
              <w:t>更新策略配置功能页面</w:t>
            </w:r>
          </w:p>
          <w:p>
            <w:pPr>
              <w:numPr>
                <w:ilvl w:val="-1"/>
                <w:numId w:val="0"/>
              </w:numPr>
              <w:rPr>
                <w:rFonts w:hint="default"/>
                <w:highlight w:val="none"/>
                <w:lang w:val="en-US" w:eastAsia="zh-CN"/>
              </w:rPr>
            </w:pPr>
            <w:r>
              <w:rPr>
                <w:rFonts w:hint="eastAsia"/>
                <w:highlight w:val="none"/>
                <w:lang w:val="en-US" w:eastAsia="zh-CN"/>
              </w:rPr>
              <w:t>1.菜单路径：设备→风险等级改造策略→改造策略分析</w:t>
            </w:r>
          </w:p>
          <w:p>
            <w:pPr>
              <w:rPr>
                <w:rFonts w:hint="default"/>
                <w:highlight w:val="none"/>
                <w:lang w:val="en-US" w:eastAsia="zh-CN"/>
              </w:rPr>
            </w:pPr>
          </w:p>
          <w:p>
            <w:pPr>
              <w:numPr>
                <w:ilvl w:val="-1"/>
                <w:numId w:val="0"/>
              </w:numPr>
              <w:rPr>
                <w:rFonts w:hint="eastAsia"/>
                <w:highlight w:val="none"/>
                <w:lang w:val="en-US" w:eastAsia="zh-CN"/>
              </w:rPr>
            </w:pPr>
            <w:r>
              <w:rPr>
                <w:rFonts w:hint="eastAsia"/>
                <w:highlight w:val="none"/>
                <w:lang w:val="en-US" w:eastAsia="zh-CN"/>
              </w:rPr>
              <w:t>2.页面展示字段：筛选条件区域、查询按钮、重置按钮、导出按钮、查询列表详情。</w:t>
            </w:r>
          </w:p>
          <w:p>
            <w:pPr>
              <w:numPr>
                <w:ilvl w:val="-1"/>
                <w:numId w:val="0"/>
              </w:numPr>
              <w:rPr>
                <w:rFonts w:hint="default"/>
                <w:highlight w:val="none"/>
                <w:lang w:val="en-US" w:eastAsia="zh-CN"/>
              </w:rPr>
            </w:pPr>
            <w:r>
              <w:rPr>
                <w:rFonts w:hint="eastAsia"/>
                <w:highlight w:val="none"/>
                <w:lang w:val="en-US" w:eastAsia="zh-CN"/>
              </w:rPr>
              <w:t>a.筛选条件：</w:t>
            </w:r>
          </w:p>
          <w:p>
            <w:pPr>
              <w:ind w:firstLine="220" w:firstLineChars="100"/>
              <w:rPr>
                <w:ins w:id="1781" w:author="lee" w:date="2024-07-05T10:42:28Z"/>
                <w:rFonts w:hint="default"/>
                <w:highlight w:val="none"/>
                <w:lang w:val="en-US" w:eastAsia="zh-CN"/>
              </w:rPr>
            </w:pPr>
            <w:r>
              <w:rPr>
                <w:rFonts w:hint="default"/>
                <w:highlight w:val="none"/>
                <w:lang w:val="en-US" w:eastAsia="zh-CN"/>
              </w:rPr>
              <w:t>地市：</w:t>
            </w:r>
            <w:r>
              <w:rPr>
                <w:rFonts w:hint="eastAsia"/>
                <w:highlight w:val="none"/>
                <w:lang w:val="en-US" w:eastAsia="zh-CN"/>
              </w:rPr>
              <w:t>广西壮族自治区</w:t>
            </w:r>
            <w:r>
              <w:rPr>
                <w:rFonts w:hint="default"/>
                <w:highlight w:val="none"/>
                <w:lang w:val="en-US" w:eastAsia="zh-CN"/>
              </w:rPr>
              <w:t>各地市，</w:t>
            </w:r>
            <w:r>
              <w:rPr>
                <w:rFonts w:hint="eastAsia"/>
                <w:highlight w:val="none"/>
                <w:lang w:val="en-US" w:eastAsia="zh-CN"/>
              </w:rPr>
              <w:t>支持</w:t>
            </w:r>
            <w:r>
              <w:rPr>
                <w:rFonts w:hint="default"/>
                <w:highlight w:val="none"/>
                <w:lang w:val="en-US" w:eastAsia="zh-CN"/>
              </w:rPr>
              <w:t>全选</w:t>
            </w:r>
          </w:p>
          <w:p>
            <w:pPr>
              <w:ind w:firstLine="220" w:firstLineChars="100"/>
              <w:rPr>
                <w:rFonts w:hint="default"/>
                <w:highlight w:val="none"/>
                <w:lang w:val="en-US" w:eastAsia="zh-CN"/>
              </w:rPr>
            </w:pPr>
            <w:ins w:id="1782" w:author="lee" w:date="2024-07-05T10:42:55Z">
              <w:r>
                <w:rPr>
                  <w:rFonts w:hint="eastAsia"/>
                  <w:highlight w:val="none"/>
                  <w:lang w:val="en-US" w:eastAsia="zh-CN"/>
                </w:rPr>
                <w:t>区</w:t>
              </w:r>
            </w:ins>
            <w:ins w:id="1783" w:author="lee" w:date="2024-07-05T10:42:36Z">
              <w:r>
                <w:rPr>
                  <w:rFonts w:hint="eastAsia"/>
                  <w:highlight w:val="none"/>
                  <w:lang w:val="en-US" w:eastAsia="zh-CN"/>
                </w:rPr>
                <w:t>县</w:t>
              </w:r>
            </w:ins>
            <w:ins w:id="1784" w:author="lee" w:date="2024-07-05T10:42:38Z">
              <w:r>
                <w:rPr>
                  <w:rFonts w:hint="eastAsia"/>
                  <w:highlight w:val="none"/>
                  <w:lang w:val="en-US" w:eastAsia="zh-CN"/>
                </w:rPr>
                <w:t>：</w:t>
              </w:r>
            </w:ins>
            <w:ins w:id="1785" w:author="lee" w:date="2024-07-05T11:22:58Z">
              <w:r>
                <w:rPr>
                  <w:rFonts w:hint="eastAsia"/>
                  <w:highlight w:val="none"/>
                  <w:lang w:val="en-US" w:eastAsia="zh-CN"/>
                </w:rPr>
                <w:t>展示</w:t>
              </w:r>
            </w:ins>
            <w:ins w:id="1786" w:author="lee" w:date="2024-07-05T11:23:02Z">
              <w:r>
                <w:rPr>
                  <w:rFonts w:hint="eastAsia"/>
                  <w:highlight w:val="none"/>
                  <w:lang w:val="en-US" w:eastAsia="zh-CN"/>
                </w:rPr>
                <w:t>所选</w:t>
              </w:r>
            </w:ins>
            <w:ins w:id="1787" w:author="lee" w:date="2024-07-05T11:23:12Z">
              <w:r>
                <w:rPr>
                  <w:rFonts w:hint="eastAsia"/>
                  <w:highlight w:val="none"/>
                  <w:lang w:val="en-US" w:eastAsia="zh-CN"/>
                </w:rPr>
                <w:t>地市</w:t>
              </w:r>
            </w:ins>
            <w:ins w:id="1788" w:author="lee" w:date="2024-07-05T11:23:13Z">
              <w:r>
                <w:rPr>
                  <w:rFonts w:hint="eastAsia"/>
                  <w:highlight w:val="none"/>
                  <w:lang w:val="en-US" w:eastAsia="zh-CN"/>
                </w:rPr>
                <w:t>的</w:t>
              </w:r>
            </w:ins>
            <w:ins w:id="1789" w:author="lee" w:date="2024-07-05T11:23:23Z">
              <w:r>
                <w:rPr>
                  <w:rFonts w:hint="eastAsia"/>
                  <w:highlight w:val="none"/>
                  <w:lang w:val="en-US" w:eastAsia="zh-CN"/>
                </w:rPr>
                <w:t>区县</w:t>
              </w:r>
            </w:ins>
            <w:ins w:id="1790" w:author="lee" w:date="2024-07-05T11:23:24Z">
              <w:r>
                <w:rPr>
                  <w:rFonts w:hint="eastAsia"/>
                  <w:highlight w:val="none"/>
                  <w:lang w:val="en-US" w:eastAsia="zh-CN"/>
                </w:rPr>
                <w:t>，</w:t>
              </w:r>
            </w:ins>
            <w:ins w:id="1791" w:author="lee" w:date="2024-07-05T11:23:30Z">
              <w:r>
                <w:rPr>
                  <w:rFonts w:hint="eastAsia"/>
                  <w:highlight w:val="none"/>
                  <w:lang w:val="en-US" w:eastAsia="zh-CN"/>
                </w:rPr>
                <w:t>支持</w:t>
              </w:r>
            </w:ins>
            <w:ins w:id="1792" w:author="lee" w:date="2024-07-05T11:23:30Z">
              <w:r>
                <w:rPr>
                  <w:rFonts w:hint="default"/>
                  <w:highlight w:val="none"/>
                  <w:lang w:val="en-US" w:eastAsia="zh-CN"/>
                </w:rPr>
                <w:t>全选</w:t>
              </w:r>
            </w:ins>
          </w:p>
          <w:p>
            <w:pPr>
              <w:ind w:firstLine="0" w:firstLineChars="0"/>
              <w:rPr>
                <w:rFonts w:hint="eastAsia"/>
                <w:highlight w:val="none"/>
                <w:lang w:val="en-US" w:eastAsia="zh-CN"/>
              </w:rPr>
            </w:pPr>
            <w:r>
              <w:rPr>
                <w:rFonts w:hint="default"/>
                <w:highlight w:val="none"/>
                <w:lang w:val="en-US" w:eastAsia="zh-CN"/>
              </w:rPr>
              <w:t>站点类型：通信机楼、数据中心、传输节点、通信基站，默认全选</w:t>
            </w:r>
          </w:p>
          <w:p>
            <w:pPr>
              <w:ind w:firstLine="220" w:firstLineChars="100"/>
              <w:rPr>
                <w:rFonts w:hint="default"/>
                <w:highlight w:val="none"/>
                <w:lang w:val="en-US" w:eastAsia="zh-CN"/>
              </w:rPr>
            </w:pPr>
            <w:r>
              <w:rPr>
                <w:rFonts w:hint="eastAsia"/>
                <w:highlight w:val="none"/>
                <w:lang w:val="en-US" w:eastAsia="zh-CN"/>
              </w:rPr>
              <w:t>站点：</w:t>
            </w:r>
            <w:r>
              <w:rPr>
                <w:rFonts w:hint="default"/>
                <w:highlight w:val="none"/>
                <w:lang w:val="en-US" w:eastAsia="zh-CN"/>
              </w:rPr>
              <w:t>自动关联</w:t>
            </w:r>
            <w:r>
              <w:rPr>
                <w:rFonts w:hint="eastAsia"/>
                <w:highlight w:val="none"/>
                <w:lang w:val="en-US" w:eastAsia="zh-CN"/>
              </w:rPr>
              <w:t>，默认全选</w:t>
            </w:r>
          </w:p>
          <w:p>
            <w:pPr>
              <w:rPr>
                <w:rFonts w:hint="default"/>
                <w:highlight w:val="none"/>
                <w:lang w:val="en-US" w:eastAsia="zh-CN"/>
              </w:rPr>
            </w:pPr>
            <w:r>
              <w:rPr>
                <w:rFonts w:hint="default"/>
                <w:highlight w:val="none"/>
                <w:lang w:val="en-US" w:eastAsia="zh-CN"/>
              </w:rPr>
              <w:t>机房</w:t>
            </w:r>
            <w:r>
              <w:rPr>
                <w:rFonts w:hint="eastAsia"/>
                <w:highlight w:val="none"/>
                <w:lang w:val="en-US" w:eastAsia="zh-CN"/>
              </w:rPr>
              <w:t>名称</w:t>
            </w:r>
            <w:r>
              <w:rPr>
                <w:rFonts w:hint="default"/>
                <w:highlight w:val="none"/>
                <w:lang w:val="en-US" w:eastAsia="zh-CN"/>
              </w:rPr>
              <w:t>：自动关联。支持模糊搜索及下拉可选</w:t>
            </w:r>
          </w:p>
          <w:p>
            <w:pPr>
              <w:rPr>
                <w:rFonts w:hint="eastAsia"/>
                <w:highlight w:val="none"/>
                <w:lang w:val="en-US" w:eastAsia="zh-CN"/>
              </w:rPr>
            </w:pPr>
            <w:r>
              <w:rPr>
                <w:rFonts w:hint="eastAsia"/>
                <w:highlight w:val="none"/>
                <w:lang w:val="en-US" w:eastAsia="zh-CN"/>
              </w:rPr>
              <w:t>设备类型：</w:t>
            </w:r>
            <w:r>
              <w:rPr>
                <w:rFonts w:hint="default"/>
                <w:highlight w:val="none"/>
                <w:lang w:val="en-US" w:eastAsia="zh-CN"/>
              </w:rPr>
              <w:t>支持模糊搜索及下拉可选</w:t>
            </w:r>
            <w:r>
              <w:rPr>
                <w:rFonts w:hint="eastAsia"/>
                <w:highlight w:val="none"/>
                <w:lang w:val="en-US" w:eastAsia="zh-CN"/>
              </w:rPr>
              <w:t>，默认全选</w:t>
            </w:r>
          </w:p>
          <w:p>
            <w:pPr>
              <w:rPr>
                <w:rFonts w:hint="eastAsia"/>
                <w:highlight w:val="none"/>
                <w:lang w:val="en-US" w:eastAsia="zh-CN"/>
              </w:rPr>
            </w:pPr>
            <w:r>
              <w:rPr>
                <w:rFonts w:hint="eastAsia"/>
                <w:highlight w:val="none"/>
                <w:lang w:val="en-US" w:eastAsia="zh-CN"/>
              </w:rPr>
              <w:t>设备子类：</w:t>
            </w:r>
            <w:r>
              <w:rPr>
                <w:rFonts w:hint="default"/>
                <w:highlight w:val="none"/>
                <w:lang w:val="en-US" w:eastAsia="zh-CN"/>
              </w:rPr>
              <w:t>支持模糊搜索及下拉可选</w:t>
            </w:r>
            <w:r>
              <w:rPr>
                <w:rFonts w:hint="eastAsia"/>
                <w:highlight w:val="none"/>
                <w:lang w:val="en-US" w:eastAsia="zh-CN"/>
              </w:rPr>
              <w:t>，默认全选</w:t>
            </w:r>
          </w:p>
          <w:p>
            <w:pPr>
              <w:rPr>
                <w:rFonts w:hint="eastAsia"/>
                <w:highlight w:val="none"/>
                <w:lang w:val="en-US" w:eastAsia="zh-CN"/>
              </w:rPr>
            </w:pPr>
            <w:r>
              <w:rPr>
                <w:rFonts w:hint="eastAsia"/>
                <w:highlight w:val="none"/>
                <w:lang w:val="en-US" w:eastAsia="zh-CN"/>
              </w:rPr>
              <w:t>风险等级：高、中、低、无下拉可选，默认全选</w:t>
            </w:r>
          </w:p>
          <w:p>
            <w:pPr>
              <w:rPr>
                <w:ins w:id="1793" w:author="lee" w:date="2024-07-05T10:47:00Z"/>
              </w:rPr>
            </w:pPr>
            <w:r>
              <w:rPr>
                <w:rFonts w:hint="eastAsia"/>
                <w:color w:val="auto"/>
                <w:highlight w:val="none"/>
                <w:lang w:val="en-US" w:eastAsia="zh-CN"/>
              </w:rPr>
              <w:t>查询时间：天维度，默认查询前一天的数据，格式为yyyy-mm-dd</w:t>
            </w:r>
          </w:p>
          <w:p>
            <w:pPr>
              <w:rPr>
                <w:rFonts w:hint="default"/>
                <w:color w:val="auto"/>
                <w:highlight w:val="none"/>
                <w:lang w:val="en-US" w:eastAsia="zh-CN"/>
              </w:rPr>
            </w:pPr>
          </w:p>
          <w:p>
            <w:pPr>
              <w:numPr>
                <w:ilvl w:val="0"/>
                <w:numId w:val="53"/>
              </w:numPr>
              <w:rPr>
                <w:rFonts w:hint="eastAsia"/>
                <w:highlight w:val="none"/>
                <w:lang w:val="en-US" w:eastAsia="zh-CN"/>
              </w:rPr>
            </w:pPr>
            <w:r>
              <w:rPr>
                <w:rFonts w:hint="eastAsia"/>
                <w:highlight w:val="none"/>
                <w:lang w:val="en-US" w:eastAsia="zh-CN"/>
              </w:rPr>
              <w:t>查询结果详情：</w:t>
            </w:r>
          </w:p>
          <w:p>
            <w:pPr>
              <w:numPr>
                <w:ilvl w:val="0"/>
                <w:numId w:val="55"/>
              </w:numPr>
              <w:rPr>
                <w:rFonts w:hint="eastAsia"/>
                <w:highlight w:val="none"/>
                <w:lang w:val="en-US" w:eastAsia="zh-CN"/>
              </w:rPr>
            </w:pPr>
            <w:r>
              <w:rPr>
                <w:rFonts w:hint="eastAsia"/>
                <w:highlight w:val="none"/>
                <w:lang w:val="en-US" w:eastAsia="zh-CN"/>
              </w:rPr>
              <w:t>进入页面，设备类型风险等级</w:t>
            </w:r>
            <w:r>
              <w:rPr>
                <w:rFonts w:hint="default"/>
                <w:highlight w:val="none"/>
                <w:lang w:val="en-US" w:eastAsia="zh-CN"/>
              </w:rPr>
              <w:t>的信息以报表的形式展示，报表支持查询和导出</w:t>
            </w:r>
            <w:r>
              <w:rPr>
                <w:rFonts w:hint="eastAsia"/>
                <w:highlight w:val="none"/>
                <w:lang w:val="en-US" w:eastAsia="zh-CN"/>
              </w:rPr>
              <w:t>。</w:t>
            </w:r>
          </w:p>
          <w:p>
            <w:pPr>
              <w:numPr>
                <w:ilvl w:val="-1"/>
                <w:numId w:val="0"/>
              </w:numPr>
              <w:rPr>
                <w:rFonts w:hint="default"/>
                <w:highlight w:val="none"/>
                <w:lang w:val="en-US" w:eastAsia="zh-CN"/>
              </w:rPr>
            </w:pPr>
          </w:p>
          <w:p>
            <w:pPr>
              <w:numPr>
                <w:ilvl w:val="0"/>
                <w:numId w:val="55"/>
              </w:numPr>
              <w:rPr>
                <w:rFonts w:hint="eastAsia"/>
                <w:highlight w:val="none"/>
                <w:lang w:val="en-US" w:eastAsia="zh-CN"/>
              </w:rPr>
            </w:pPr>
            <w:r>
              <w:rPr>
                <w:rFonts w:hint="eastAsia"/>
                <w:highlight w:val="none"/>
                <w:lang w:val="en-US" w:eastAsia="zh-CN"/>
              </w:rPr>
              <w:t>判定规则</w:t>
            </w:r>
          </w:p>
          <w:p>
            <w:pPr>
              <w:numPr>
                <w:ilvl w:val="-1"/>
                <w:numId w:val="0"/>
              </w:numPr>
              <w:ind w:firstLine="0" w:firstLineChars="0"/>
              <w:rPr>
                <w:ins w:id="1794" w:author="lee" w:date="2024-07-05T10:55:32Z"/>
                <w:rFonts w:hint="eastAsia"/>
                <w:highlight w:val="none"/>
                <w:lang w:val="en-US" w:eastAsia="zh-CN"/>
              </w:rPr>
            </w:pPr>
            <w:r>
              <w:rPr>
                <w:rFonts w:hint="eastAsia"/>
                <w:highlight w:val="none"/>
                <w:lang w:val="en-US" w:eastAsia="zh-CN"/>
              </w:rPr>
              <w:t>a.三个维度判定规则：</w:t>
            </w:r>
            <w:ins w:id="1795" w:author="lee" w:date="2024-07-05T10:44:33Z">
              <w:r>
                <w:rPr>
                  <w:rFonts w:hint="eastAsia"/>
                  <w:highlight w:val="none"/>
                  <w:lang w:val="en-US" w:eastAsia="zh-CN"/>
                </w:rPr>
                <w:t>取三个</w:t>
              </w:r>
            </w:ins>
            <w:ins w:id="1796" w:author="lee" w:date="2024-07-05T10:44:43Z">
              <w:r>
                <w:rPr>
                  <w:rFonts w:hint="eastAsia"/>
                  <w:highlight w:val="none"/>
                  <w:lang w:val="en-US" w:eastAsia="zh-CN"/>
                </w:rPr>
                <w:t>维度中</w:t>
              </w:r>
            </w:ins>
            <w:ins w:id="1797" w:author="lee" w:date="2024-07-05T10:52:37Z">
              <w:r>
                <w:rPr>
                  <w:rFonts w:hint="eastAsia"/>
                  <w:highlight w:val="none"/>
                  <w:lang w:val="en-US" w:eastAsia="zh-CN"/>
                </w:rPr>
                <w:t>风险</w:t>
              </w:r>
            </w:ins>
            <w:ins w:id="1798" w:author="lee" w:date="2024-07-05T10:44:49Z">
              <w:r>
                <w:rPr>
                  <w:rFonts w:hint="eastAsia"/>
                  <w:highlight w:val="none"/>
                  <w:lang w:val="en-US" w:eastAsia="zh-CN"/>
                </w:rPr>
                <w:t>等级</w:t>
              </w:r>
            </w:ins>
            <w:ins w:id="1799" w:author="lee" w:date="2024-07-05T10:44:53Z">
              <w:r>
                <w:rPr>
                  <w:rFonts w:hint="eastAsia"/>
                  <w:highlight w:val="none"/>
                  <w:lang w:val="en-US" w:eastAsia="zh-CN"/>
                </w:rPr>
                <w:t>最高</w:t>
              </w:r>
            </w:ins>
            <w:ins w:id="1800" w:author="lee" w:date="2024-07-05T10:44:54Z">
              <w:r>
                <w:rPr>
                  <w:rFonts w:hint="eastAsia"/>
                  <w:highlight w:val="none"/>
                  <w:lang w:val="en-US" w:eastAsia="zh-CN"/>
                </w:rPr>
                <w:t>的</w:t>
              </w:r>
            </w:ins>
            <w:ins w:id="1801" w:author="lee" w:date="2024-07-05T10:45:12Z">
              <w:r>
                <w:rPr>
                  <w:rFonts w:hint="eastAsia"/>
                  <w:highlight w:val="none"/>
                  <w:lang w:val="en-US" w:eastAsia="zh-CN"/>
                </w:rPr>
                <w:t>为</w:t>
              </w:r>
            </w:ins>
            <w:ins w:id="1802" w:author="lee" w:date="2024-07-05T10:45:16Z">
              <w:r>
                <w:rPr>
                  <w:rFonts w:hint="eastAsia"/>
                  <w:highlight w:val="none"/>
                  <w:lang w:val="en-US" w:eastAsia="zh-CN"/>
                </w:rPr>
                <w:t>最终</w:t>
              </w:r>
            </w:ins>
            <w:ins w:id="1803" w:author="lee" w:date="2024-07-05T10:45:17Z">
              <w:r>
                <w:rPr>
                  <w:rFonts w:hint="eastAsia"/>
                  <w:highlight w:val="none"/>
                  <w:lang w:val="en-US" w:eastAsia="zh-CN"/>
                </w:rPr>
                <w:t>结果</w:t>
              </w:r>
            </w:ins>
            <w:ins w:id="1804" w:author="lee" w:date="2024-07-05T10:45:19Z">
              <w:r>
                <w:rPr>
                  <w:rFonts w:hint="eastAsia"/>
                  <w:highlight w:val="none"/>
                  <w:lang w:val="en-US" w:eastAsia="zh-CN"/>
                </w:rPr>
                <w:t>；</w:t>
              </w:r>
            </w:ins>
            <w:r>
              <w:rPr>
                <w:rFonts w:hint="eastAsia"/>
                <w:highlight w:val="none"/>
                <w:lang w:val="en-US" w:eastAsia="zh-CN"/>
              </w:rPr>
              <w:t>‘高’呈红色字体进行展示；‘中’呈橙色字体进行展示；‘低’呈蓝色字体进行展示；</w:t>
            </w:r>
            <w:ins w:id="1805" w:author="lee" w:date="2024-07-05T10:52:56Z">
              <w:r>
                <w:rPr>
                  <w:rFonts w:hint="eastAsia"/>
                  <w:highlight w:val="none"/>
                  <w:lang w:val="en-US" w:eastAsia="zh-CN"/>
                </w:rPr>
                <w:t>‘</w:t>
              </w:r>
            </w:ins>
            <w:ins w:id="1806" w:author="lee" w:date="2024-07-05T10:52:59Z">
              <w:r>
                <w:rPr>
                  <w:rFonts w:hint="eastAsia"/>
                  <w:highlight w:val="none"/>
                  <w:lang w:val="en-US" w:eastAsia="zh-CN"/>
                </w:rPr>
                <w:t>无</w:t>
              </w:r>
            </w:ins>
            <w:ins w:id="1807" w:author="lee" w:date="2024-07-05T10:52:56Z">
              <w:r>
                <w:rPr>
                  <w:rFonts w:hint="eastAsia"/>
                  <w:highlight w:val="none"/>
                  <w:lang w:val="en-US" w:eastAsia="zh-CN"/>
                </w:rPr>
                <w:t>’</w:t>
              </w:r>
            </w:ins>
            <w:ins w:id="1808" w:author="lee" w:date="2024-07-05T10:53:04Z">
              <w:r>
                <w:rPr>
                  <w:rFonts w:hint="eastAsia"/>
                  <w:highlight w:val="none"/>
                  <w:lang w:val="en-US" w:eastAsia="zh-CN"/>
                </w:rPr>
                <w:t>呈</w:t>
              </w:r>
            </w:ins>
            <w:ins w:id="1809" w:author="lee" w:date="2024-07-05T10:53:08Z">
              <w:r>
                <w:rPr>
                  <w:rFonts w:hint="eastAsia"/>
                  <w:highlight w:val="none"/>
                  <w:lang w:val="en-US" w:eastAsia="zh-CN"/>
                </w:rPr>
                <w:t>绿色字体</w:t>
              </w:r>
            </w:ins>
            <w:ins w:id="1810" w:author="lee" w:date="2024-07-05T10:53:10Z">
              <w:r>
                <w:rPr>
                  <w:rFonts w:hint="eastAsia"/>
                  <w:highlight w:val="none"/>
                  <w:lang w:val="en-US" w:eastAsia="zh-CN"/>
                </w:rPr>
                <w:t>展示</w:t>
              </w:r>
            </w:ins>
            <w:ins w:id="1811" w:author="lee" w:date="2024-07-05T10:53:11Z">
              <w:r>
                <w:rPr>
                  <w:rFonts w:hint="eastAsia"/>
                  <w:highlight w:val="none"/>
                  <w:lang w:val="en-US" w:eastAsia="zh-CN"/>
                </w:rPr>
                <w:t>；</w:t>
              </w:r>
            </w:ins>
            <w:r>
              <w:rPr>
                <w:rFonts w:hint="eastAsia"/>
                <w:highlight w:val="none"/>
                <w:lang w:val="en-US" w:eastAsia="zh-CN"/>
              </w:rPr>
              <w:t>三个维度均为无，则整体风险等级定为无。</w:t>
            </w:r>
          </w:p>
          <w:p>
            <w:pPr>
              <w:numPr>
                <w:ilvl w:val="-1"/>
                <w:numId w:val="0"/>
              </w:numPr>
              <w:ind w:firstLine="0" w:firstLineChars="0"/>
              <w:rPr>
                <w:ins w:id="1812" w:author="lee" w:date="2024-07-05T10:53:21Z"/>
                <w:rFonts w:hint="default"/>
                <w:highlight w:val="none"/>
                <w:lang w:val="en-US" w:eastAsia="zh-CN"/>
              </w:rPr>
            </w:pPr>
            <w:ins w:id="1813" w:author="lee" w:date="2024-07-05T10:55:37Z">
              <w:r>
                <w:rPr>
                  <w:rFonts w:hint="eastAsia"/>
                  <w:highlight w:val="none"/>
                  <w:lang w:val="en-US" w:eastAsia="zh-CN"/>
                </w:rPr>
                <w:t>如</w:t>
              </w:r>
            </w:ins>
            <w:ins w:id="1814" w:author="lee" w:date="2024-07-05T10:55:41Z">
              <w:r>
                <w:rPr>
                  <w:rFonts w:hint="eastAsia"/>
                  <w:highlight w:val="none"/>
                  <w:lang w:val="en-US" w:eastAsia="zh-CN"/>
                </w:rPr>
                <w:t>一个</w:t>
              </w:r>
            </w:ins>
            <w:ins w:id="1815" w:author="lee" w:date="2024-07-05T10:55:42Z">
              <w:r>
                <w:rPr>
                  <w:rFonts w:hint="eastAsia"/>
                  <w:highlight w:val="none"/>
                  <w:lang w:val="en-US" w:eastAsia="zh-CN"/>
                </w:rPr>
                <w:t>设备</w:t>
              </w:r>
            </w:ins>
            <w:ins w:id="1816" w:author="lee" w:date="2024-07-05T10:55:45Z">
              <w:r>
                <w:rPr>
                  <w:rFonts w:hint="eastAsia"/>
                  <w:highlight w:val="none"/>
                  <w:lang w:val="en-US" w:eastAsia="zh-CN"/>
                </w:rPr>
                <w:t>类型</w:t>
              </w:r>
            </w:ins>
            <w:ins w:id="1817" w:author="lee" w:date="2024-07-05T10:55:58Z">
              <w:r>
                <w:rPr>
                  <w:rFonts w:hint="eastAsia"/>
                  <w:highlight w:val="none"/>
                  <w:lang w:val="en-US" w:eastAsia="zh-CN"/>
                </w:rPr>
                <w:t>仅配置</w:t>
              </w:r>
            </w:ins>
            <w:ins w:id="1818" w:author="lee" w:date="2024-07-05T10:56:01Z">
              <w:r>
                <w:rPr>
                  <w:rFonts w:hint="eastAsia"/>
                  <w:highlight w:val="none"/>
                  <w:lang w:val="en-US" w:eastAsia="zh-CN"/>
                </w:rPr>
                <w:t>一个</w:t>
              </w:r>
            </w:ins>
            <w:ins w:id="1819" w:author="lee" w:date="2024-07-05T10:56:04Z">
              <w:r>
                <w:rPr>
                  <w:rFonts w:hint="eastAsia"/>
                  <w:highlight w:val="none"/>
                  <w:lang w:val="en-US" w:eastAsia="zh-CN"/>
                </w:rPr>
                <w:t>维度数据</w:t>
              </w:r>
            </w:ins>
            <w:ins w:id="1820" w:author="lee" w:date="2024-07-05T10:56:06Z">
              <w:r>
                <w:rPr>
                  <w:rFonts w:hint="eastAsia"/>
                  <w:highlight w:val="none"/>
                  <w:lang w:val="en-US" w:eastAsia="zh-CN"/>
                </w:rPr>
                <w:t>，</w:t>
              </w:r>
            </w:ins>
            <w:ins w:id="1821" w:author="lee" w:date="2024-07-05T10:56:31Z">
              <w:r>
                <w:rPr>
                  <w:rFonts w:hint="eastAsia"/>
                  <w:highlight w:val="none"/>
                  <w:lang w:val="en-US" w:eastAsia="zh-CN"/>
                </w:rPr>
                <w:t>则</w:t>
              </w:r>
            </w:ins>
            <w:ins w:id="1822" w:author="lee" w:date="2024-07-05T10:56:33Z">
              <w:r>
                <w:rPr>
                  <w:rFonts w:hint="eastAsia"/>
                  <w:highlight w:val="none"/>
                  <w:lang w:val="en-US" w:eastAsia="zh-CN"/>
                </w:rPr>
                <w:t>只展示</w:t>
              </w:r>
            </w:ins>
            <w:ins w:id="1823" w:author="lee" w:date="2024-07-05T10:56:36Z">
              <w:r>
                <w:rPr>
                  <w:rFonts w:hint="eastAsia"/>
                  <w:highlight w:val="none"/>
                  <w:lang w:val="en-US" w:eastAsia="zh-CN"/>
                </w:rPr>
                <w:t>这一</w:t>
              </w:r>
            </w:ins>
            <w:ins w:id="1824" w:author="lee" w:date="2024-07-05T10:56:38Z">
              <w:r>
                <w:rPr>
                  <w:rFonts w:hint="eastAsia"/>
                  <w:highlight w:val="none"/>
                  <w:lang w:val="en-US" w:eastAsia="zh-CN"/>
                </w:rPr>
                <w:t>维度</w:t>
              </w:r>
            </w:ins>
            <w:ins w:id="1825" w:author="lee" w:date="2024-07-05T10:56:39Z">
              <w:r>
                <w:rPr>
                  <w:rFonts w:hint="eastAsia"/>
                  <w:highlight w:val="none"/>
                  <w:lang w:val="en-US" w:eastAsia="zh-CN"/>
                </w:rPr>
                <w:t>数据</w:t>
              </w:r>
            </w:ins>
            <w:ins w:id="1826" w:author="lee" w:date="2024-07-05T10:56:40Z">
              <w:r>
                <w:rPr>
                  <w:rFonts w:hint="eastAsia"/>
                  <w:highlight w:val="none"/>
                  <w:lang w:val="en-US" w:eastAsia="zh-CN"/>
                </w:rPr>
                <w:t>，</w:t>
              </w:r>
            </w:ins>
            <w:ins w:id="1827" w:author="lee" w:date="2024-07-05T10:56:47Z">
              <w:r>
                <w:rPr>
                  <w:rFonts w:hint="eastAsia"/>
                  <w:highlight w:val="none"/>
                  <w:lang w:val="en-US" w:eastAsia="zh-CN"/>
                </w:rPr>
                <w:t>其他</w:t>
              </w:r>
            </w:ins>
            <w:ins w:id="1828" w:author="lee" w:date="2024-07-05T10:56:49Z">
              <w:r>
                <w:rPr>
                  <w:rFonts w:hint="eastAsia"/>
                  <w:highlight w:val="none"/>
                  <w:lang w:val="en-US" w:eastAsia="zh-CN"/>
                </w:rPr>
                <w:t>两个</w:t>
              </w:r>
            </w:ins>
            <w:ins w:id="1829" w:author="lee" w:date="2024-07-05T10:56:51Z">
              <w:r>
                <w:rPr>
                  <w:rFonts w:hint="eastAsia"/>
                  <w:highlight w:val="none"/>
                  <w:lang w:val="en-US" w:eastAsia="zh-CN"/>
                </w:rPr>
                <w:t>维度</w:t>
              </w:r>
            </w:ins>
            <w:ins w:id="1830" w:author="lee" w:date="2024-07-05T10:56:52Z">
              <w:r>
                <w:rPr>
                  <w:rFonts w:hint="eastAsia"/>
                  <w:highlight w:val="none"/>
                  <w:lang w:val="en-US" w:eastAsia="zh-CN"/>
                </w:rPr>
                <w:t>的</w:t>
              </w:r>
            </w:ins>
            <w:ins w:id="1831" w:author="lee" w:date="2024-07-05T10:56:54Z">
              <w:r>
                <w:rPr>
                  <w:rFonts w:hint="eastAsia"/>
                  <w:highlight w:val="none"/>
                  <w:lang w:val="en-US" w:eastAsia="zh-CN"/>
                </w:rPr>
                <w:t>数据</w:t>
              </w:r>
            </w:ins>
            <w:ins w:id="1832" w:author="lee" w:date="2024-07-05T10:56:58Z">
              <w:r>
                <w:rPr>
                  <w:rFonts w:hint="eastAsia"/>
                  <w:highlight w:val="none"/>
                  <w:lang w:val="en-US" w:eastAsia="zh-CN"/>
                </w:rPr>
                <w:t>为</w:t>
              </w:r>
            </w:ins>
            <w:ins w:id="1833" w:author="lee" w:date="2024-07-05T10:57:01Z">
              <w:r>
                <w:rPr>
                  <w:rFonts w:hint="eastAsia"/>
                  <w:highlight w:val="none"/>
                  <w:lang w:val="en-US" w:eastAsia="zh-CN"/>
                </w:rPr>
                <w:t>空值</w:t>
              </w:r>
            </w:ins>
            <w:ins w:id="1834" w:author="lee" w:date="2024-07-05T10:57:02Z">
              <w:r>
                <w:rPr>
                  <w:rFonts w:hint="eastAsia"/>
                  <w:highlight w:val="none"/>
                  <w:lang w:val="en-US" w:eastAsia="zh-CN"/>
                </w:rPr>
                <w:t>。</w:t>
              </w:r>
            </w:ins>
          </w:p>
          <w:p>
            <w:pPr>
              <w:numPr>
                <w:ilvl w:val="-1"/>
                <w:numId w:val="0"/>
              </w:numPr>
              <w:ind w:firstLine="0" w:firstLineChars="0"/>
              <w:rPr>
                <w:rFonts w:hint="eastAsia"/>
                <w:highlight w:val="none"/>
                <w:lang w:val="en-US" w:eastAsia="zh-CN"/>
              </w:rPr>
            </w:pPr>
          </w:p>
          <w:p>
            <w:pPr>
              <w:rPr>
                <w:rFonts w:hint="default"/>
                <w:highlight w:val="none"/>
                <w:lang w:val="en-US" w:eastAsia="zh-CN"/>
              </w:rPr>
            </w:pPr>
            <w:r>
              <w:rPr>
                <w:rFonts w:hint="eastAsia"/>
                <w:highlight w:val="none"/>
                <w:lang w:val="en-US" w:eastAsia="zh-CN"/>
              </w:rPr>
              <w:t>结果页面展示信息说明：</w:t>
            </w:r>
          </w:p>
          <w:tbl>
            <w:tblPr>
              <w:tblStyle w:val="33"/>
              <w:tblW w:w="858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957"/>
              <w:gridCol w:w="463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3957" w:type="dxa"/>
                  <w:shd w:val="clear" w:color="auto" w:fill="BEBEBE" w:themeFill="background1" w:themeFillShade="BF"/>
                </w:tcPr>
                <w:p>
                  <w:pPr>
                    <w:pStyle w:val="16"/>
                    <w:rPr>
                      <w:rFonts w:hint="eastAsia"/>
                      <w:color w:val="auto"/>
                      <w:sz w:val="22"/>
                      <w:szCs w:val="22"/>
                      <w:highlight w:val="none"/>
                      <w:vertAlign w:val="baseline"/>
                    </w:rPr>
                  </w:pPr>
                  <w:r>
                    <w:rPr>
                      <w:rFonts w:hint="eastAsia"/>
                      <w:color w:val="auto"/>
                      <w:sz w:val="22"/>
                      <w:szCs w:val="22"/>
                      <w:highlight w:val="none"/>
                      <w:lang w:val="en-US" w:eastAsia="zh-CN"/>
                    </w:rPr>
                    <w:t>字段</w:t>
                  </w:r>
                </w:p>
              </w:tc>
              <w:tc>
                <w:tcPr>
                  <w:tcW w:w="4630" w:type="dxa"/>
                  <w:shd w:val="clear" w:color="auto" w:fill="BEBEBE" w:themeFill="background1" w:themeFillShade="BF"/>
                </w:tcPr>
                <w:p>
                  <w:pPr>
                    <w:pStyle w:val="16"/>
                    <w:rPr>
                      <w:rFonts w:hint="eastAsia" w:eastAsia="宋体"/>
                      <w:color w:val="auto"/>
                      <w:sz w:val="22"/>
                      <w:szCs w:val="22"/>
                      <w:highlight w:val="none"/>
                      <w:vertAlign w:val="baseline"/>
                      <w:lang w:val="en-US" w:eastAsia="zh-CN"/>
                    </w:rPr>
                  </w:pPr>
                  <w:r>
                    <w:rPr>
                      <w:rFonts w:hint="eastAsia"/>
                      <w:color w:val="auto"/>
                      <w:sz w:val="22"/>
                      <w:szCs w:val="22"/>
                      <w:highlight w:val="none"/>
                      <w:vertAlign w:val="baseline"/>
                      <w:lang w:val="en-US" w:eastAsia="zh-CN"/>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3957" w:type="dxa"/>
                  <w:shd w:val="clear" w:color="auto" w:fill="auto"/>
                  <w:vAlign w:val="center"/>
                </w:tcPr>
                <w:p>
                  <w:pPr>
                    <w:keepNext w:val="0"/>
                    <w:keepLines w:val="0"/>
                    <w:widowControl/>
                    <w:suppressLineNumbers w:val="0"/>
                    <w:ind w:firstLine="0" w:firstLineChars="0"/>
                    <w:jc w:val="left"/>
                    <w:textAlignment w:val="center"/>
                    <w:rPr>
                      <w:rFonts w:hint="default" w:ascii="Times New Roman" w:hAnsi="Times New Roman" w:eastAsia="宋体" w:cs="Times New Roman"/>
                      <w:color w:val="auto"/>
                      <w:kern w:val="2"/>
                      <w:sz w:val="22"/>
                      <w:szCs w:val="22"/>
                      <w:highlight w:val="none"/>
                      <w:lang w:val="en-US" w:eastAsia="zh-CN" w:bidi="ar-SA"/>
                    </w:rPr>
                  </w:pPr>
                  <w:r>
                    <w:rPr>
                      <w:rFonts w:hint="eastAsia" w:ascii="Times New Roman" w:hAnsi="Times New Roman" w:eastAsia="宋体" w:cs="Times New Roman"/>
                      <w:color w:val="auto"/>
                      <w:kern w:val="2"/>
                      <w:sz w:val="22"/>
                      <w:szCs w:val="22"/>
                      <w:highlight w:val="none"/>
                      <w:lang w:val="en-US" w:eastAsia="zh-CN" w:bidi="ar-SA"/>
                    </w:rPr>
                    <w:t>序号</w:t>
                  </w:r>
                </w:p>
              </w:tc>
              <w:tc>
                <w:tcPr>
                  <w:tcW w:w="4630" w:type="dxa"/>
                  <w:shd w:val="clear" w:color="auto" w:fill="auto"/>
                  <w:vAlign w:val="top"/>
                </w:tcPr>
                <w:p>
                  <w:pPr>
                    <w:pStyle w:val="16"/>
                    <w:ind w:firstLine="0" w:firstLineChars="0"/>
                    <w:rPr>
                      <w:rFonts w:hint="default" w:ascii="Times New Roman" w:hAnsi="Times New Roman" w:eastAsia="宋体" w:cs="Times New Roman"/>
                      <w:color w:val="auto"/>
                      <w:kern w:val="2"/>
                      <w:sz w:val="22"/>
                      <w:szCs w:val="22"/>
                      <w:highlight w:val="none"/>
                      <w:lang w:val="en-US" w:eastAsia="zh-CN" w:bidi="ar-SA"/>
                    </w:rPr>
                  </w:pPr>
                  <w:r>
                    <w:rPr>
                      <w:rFonts w:hint="eastAsia" w:cs="Times New Roman"/>
                      <w:color w:val="auto"/>
                      <w:kern w:val="2"/>
                      <w:sz w:val="22"/>
                      <w:szCs w:val="22"/>
                      <w:highlight w:val="none"/>
                      <w:lang w:val="en-US" w:eastAsia="zh-CN" w:bidi="ar-SA"/>
                    </w:rPr>
                    <w:t>系统生成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3957" w:type="dxa"/>
                  <w:shd w:val="clear" w:color="auto" w:fill="auto"/>
                  <w:vAlign w:val="center"/>
                </w:tcPr>
                <w:p>
                  <w:pPr>
                    <w:keepNext w:val="0"/>
                    <w:keepLines w:val="0"/>
                    <w:widowControl/>
                    <w:suppressLineNumbers w:val="0"/>
                    <w:ind w:firstLine="0" w:firstLineChars="0"/>
                    <w:jc w:val="left"/>
                    <w:textAlignment w:val="center"/>
                    <w:rPr>
                      <w:rFonts w:hint="default" w:ascii="Times New Roman" w:hAnsi="Times New Roman" w:eastAsia="宋体" w:cs="Times New Roman"/>
                      <w:color w:val="auto"/>
                      <w:kern w:val="2"/>
                      <w:sz w:val="22"/>
                      <w:szCs w:val="22"/>
                      <w:highlight w:val="none"/>
                      <w:lang w:val="en-US" w:eastAsia="zh-CN" w:bidi="ar-SA"/>
                    </w:rPr>
                  </w:pPr>
                  <w:r>
                    <w:rPr>
                      <w:rFonts w:hint="eastAsia" w:ascii="Times New Roman" w:hAnsi="Times New Roman" w:cs="Times New Roman"/>
                      <w:color w:val="auto"/>
                      <w:kern w:val="2"/>
                      <w:sz w:val="22"/>
                      <w:szCs w:val="22"/>
                      <w:highlight w:val="none"/>
                      <w:lang w:val="en-US" w:eastAsia="zh-CN" w:bidi="ar-SA"/>
                    </w:rPr>
                    <w:t>日期</w:t>
                  </w:r>
                </w:p>
              </w:tc>
              <w:tc>
                <w:tcPr>
                  <w:tcW w:w="4630" w:type="dxa"/>
                  <w:shd w:val="clear" w:color="auto" w:fill="auto"/>
                  <w:vAlign w:val="top"/>
                </w:tcPr>
                <w:p>
                  <w:pPr>
                    <w:pStyle w:val="16"/>
                    <w:ind w:firstLine="0" w:firstLineChars="0"/>
                    <w:rPr>
                      <w:rFonts w:hint="default" w:cs="Times New Roman"/>
                      <w:color w:val="auto"/>
                      <w:kern w:val="2"/>
                      <w:sz w:val="22"/>
                      <w:szCs w:val="22"/>
                      <w:highlight w:val="none"/>
                      <w:lang w:val="en-US" w:eastAsia="zh-CN" w:bidi="ar-SA"/>
                    </w:rPr>
                  </w:pPr>
                  <w:ins w:id="1835" w:author="lee" w:date="2024-07-05T10:59:44Z">
                    <w:r>
                      <w:rPr>
                        <w:rFonts w:hint="eastAsia"/>
                        <w:highlight w:val="none"/>
                        <w:lang w:val="en-US" w:eastAsia="zh-CN"/>
                      </w:rPr>
                      <w:t>自动</w:t>
                    </w:r>
                  </w:ins>
                  <w:ins w:id="1836" w:author="lee" w:date="2024-07-05T10:59:47Z">
                    <w:r>
                      <w:rPr>
                        <w:rFonts w:hint="eastAsia"/>
                        <w:highlight w:val="none"/>
                        <w:lang w:val="en-US" w:eastAsia="zh-CN"/>
                      </w:rPr>
                      <w:t>关联</w:t>
                    </w:r>
                  </w:ins>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3957" w:type="dxa"/>
                  <w:shd w:val="clear" w:color="auto" w:fill="auto"/>
                  <w:vAlign w:val="center"/>
                </w:tcPr>
                <w:p>
                  <w:pPr>
                    <w:keepNext w:val="0"/>
                    <w:keepLines w:val="0"/>
                    <w:widowControl/>
                    <w:suppressLineNumbers w:val="0"/>
                    <w:ind w:firstLine="0" w:firstLineChars="0"/>
                    <w:jc w:val="left"/>
                    <w:textAlignment w:val="center"/>
                    <w:rPr>
                      <w:rFonts w:hint="eastAsia"/>
                      <w:highlight w:val="none"/>
                      <w:lang w:val="en-US" w:eastAsia="zh-CN"/>
                    </w:rPr>
                  </w:pPr>
                  <w:r>
                    <w:rPr>
                      <w:rFonts w:hint="eastAsia"/>
                      <w:color w:val="auto"/>
                      <w:highlight w:val="none"/>
                      <w:lang w:val="en-US" w:eastAsia="zh-CN"/>
                    </w:rPr>
                    <w:t>地市</w:t>
                  </w:r>
                </w:p>
              </w:tc>
              <w:tc>
                <w:tcPr>
                  <w:tcW w:w="4630" w:type="dxa"/>
                  <w:shd w:val="clear" w:color="auto" w:fill="auto"/>
                  <w:vAlign w:val="top"/>
                </w:tcPr>
                <w:p>
                  <w:pPr>
                    <w:pStyle w:val="16"/>
                    <w:ind w:firstLine="0" w:firstLineChars="0"/>
                    <w:rPr>
                      <w:rFonts w:hint="default"/>
                      <w:color w:val="auto"/>
                      <w:sz w:val="22"/>
                      <w:szCs w:val="22"/>
                      <w:highlight w:val="none"/>
                      <w:lang w:val="en-US" w:eastAsia="zh-CN"/>
                    </w:rPr>
                  </w:pPr>
                  <w:r>
                    <w:rPr>
                      <w:rFonts w:hint="eastAsia"/>
                      <w:sz w:val="21"/>
                      <w:szCs w:val="21"/>
                      <w:highlight w:val="none"/>
                      <w:lang w:val="en-US" w:eastAsia="zh-CN"/>
                    </w:rPr>
                    <w:t>系统</w:t>
                  </w:r>
                  <w:r>
                    <w:rPr>
                      <w:rFonts w:hint="default"/>
                      <w:sz w:val="21"/>
                      <w:szCs w:val="21"/>
                      <w:highlight w:val="none"/>
                      <w:lang w:val="en-US" w:eastAsia="zh-CN"/>
                    </w:rPr>
                    <w:t>自动关联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ins w:id="1837" w:author="lee" w:date="2024-07-05T10:59:57Z"/>
              </w:trPr>
              <w:tc>
                <w:tcPr>
                  <w:tcW w:w="3957" w:type="dxa"/>
                  <w:shd w:val="clear" w:color="auto" w:fill="auto"/>
                  <w:vAlign w:val="center"/>
                </w:tcPr>
                <w:p>
                  <w:pPr>
                    <w:keepNext w:val="0"/>
                    <w:keepLines w:val="0"/>
                    <w:widowControl/>
                    <w:suppressLineNumbers w:val="0"/>
                    <w:ind w:firstLine="0" w:firstLineChars="0"/>
                    <w:jc w:val="left"/>
                    <w:textAlignment w:val="center"/>
                    <w:rPr>
                      <w:ins w:id="1838" w:author="lee" w:date="2024-07-05T10:59:57Z"/>
                      <w:rFonts w:hint="default"/>
                      <w:color w:val="auto"/>
                      <w:highlight w:val="none"/>
                      <w:lang w:val="en-US" w:eastAsia="zh-CN"/>
                    </w:rPr>
                  </w:pPr>
                  <w:ins w:id="1839" w:author="lee" w:date="2024-07-05T11:00:01Z">
                    <w:r>
                      <w:rPr>
                        <w:rFonts w:hint="eastAsia"/>
                        <w:color w:val="auto"/>
                        <w:highlight w:val="none"/>
                        <w:lang w:val="en-US" w:eastAsia="zh-CN"/>
                      </w:rPr>
                      <w:t>区县</w:t>
                    </w:r>
                  </w:ins>
                </w:p>
              </w:tc>
              <w:tc>
                <w:tcPr>
                  <w:tcW w:w="4630" w:type="dxa"/>
                  <w:shd w:val="clear" w:color="auto" w:fill="auto"/>
                  <w:vAlign w:val="top"/>
                </w:tcPr>
                <w:p>
                  <w:pPr>
                    <w:pStyle w:val="16"/>
                    <w:ind w:firstLine="0" w:firstLineChars="0"/>
                    <w:rPr>
                      <w:ins w:id="1840" w:author="lee" w:date="2024-07-05T10:59:57Z"/>
                      <w:rFonts w:hint="eastAsia"/>
                      <w:sz w:val="21"/>
                      <w:szCs w:val="21"/>
                      <w:highlight w:val="none"/>
                      <w:lang w:val="en-US" w:eastAsia="zh-CN"/>
                    </w:rPr>
                  </w:pPr>
                  <w:ins w:id="1841" w:author="lee" w:date="2024-07-05T11:00:11Z">
                    <w:r>
                      <w:rPr>
                        <w:rFonts w:hint="eastAsia"/>
                        <w:sz w:val="21"/>
                        <w:szCs w:val="21"/>
                        <w:highlight w:val="none"/>
                        <w:lang w:val="en-US" w:eastAsia="zh-CN"/>
                      </w:rPr>
                      <w:t>系统</w:t>
                    </w:r>
                  </w:ins>
                  <w:ins w:id="1842" w:author="lee" w:date="2024-07-05T11:00:11Z">
                    <w:r>
                      <w:rPr>
                        <w:rFonts w:hint="default"/>
                        <w:sz w:val="21"/>
                        <w:szCs w:val="21"/>
                        <w:highlight w:val="none"/>
                        <w:lang w:val="en-US" w:eastAsia="zh-CN"/>
                      </w:rPr>
                      <w:t>自动关联</w:t>
                    </w:r>
                  </w:ins>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3957" w:type="dxa"/>
                  <w:vAlign w:val="center"/>
                </w:tcPr>
                <w:p>
                  <w:pPr>
                    <w:keepNext w:val="0"/>
                    <w:keepLines w:val="0"/>
                    <w:widowControl/>
                    <w:suppressLineNumbers w:val="0"/>
                    <w:ind w:firstLine="0" w:firstLineChars="0"/>
                    <w:jc w:val="left"/>
                    <w:textAlignment w:val="center"/>
                    <w:rPr>
                      <w:rFonts w:hint="default"/>
                      <w:color w:val="auto"/>
                      <w:sz w:val="22"/>
                      <w:szCs w:val="22"/>
                      <w:highlight w:val="none"/>
                      <w:lang w:val="en-US" w:eastAsia="zh-CN"/>
                    </w:rPr>
                  </w:pPr>
                  <w:r>
                    <w:rPr>
                      <w:rFonts w:hint="eastAsia"/>
                      <w:color w:val="auto"/>
                      <w:sz w:val="22"/>
                      <w:szCs w:val="22"/>
                      <w:highlight w:val="none"/>
                      <w:lang w:val="en-US" w:eastAsia="zh-CN"/>
                    </w:rPr>
                    <w:t>站点</w:t>
                  </w:r>
                </w:p>
              </w:tc>
              <w:tc>
                <w:tcPr>
                  <w:tcW w:w="4630" w:type="dxa"/>
                </w:tcPr>
                <w:p>
                  <w:pPr>
                    <w:pStyle w:val="16"/>
                    <w:rPr>
                      <w:rFonts w:hint="default"/>
                      <w:color w:val="auto"/>
                      <w:sz w:val="22"/>
                      <w:szCs w:val="22"/>
                      <w:highlight w:val="none"/>
                      <w:vertAlign w:val="baseline"/>
                      <w:lang w:val="en-US" w:eastAsia="zh-CN"/>
                    </w:rPr>
                  </w:pPr>
                  <w:r>
                    <w:rPr>
                      <w:rFonts w:hint="eastAsia"/>
                      <w:sz w:val="21"/>
                      <w:szCs w:val="21"/>
                      <w:highlight w:val="none"/>
                      <w:lang w:val="en-US" w:eastAsia="zh-CN"/>
                    </w:rPr>
                    <w:t>系统</w:t>
                  </w:r>
                  <w:r>
                    <w:rPr>
                      <w:rFonts w:hint="default"/>
                      <w:sz w:val="21"/>
                      <w:szCs w:val="21"/>
                      <w:highlight w:val="none"/>
                      <w:lang w:val="en-US" w:eastAsia="zh-CN"/>
                    </w:rPr>
                    <w:t>自动关联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3957" w:type="dxa"/>
                  <w:vAlign w:val="top"/>
                </w:tcPr>
                <w:p>
                  <w:pPr>
                    <w:pStyle w:val="16"/>
                    <w:ind w:firstLine="0" w:firstLineChars="0"/>
                    <w:rPr>
                      <w:rFonts w:hint="default" w:ascii="Times New Roman" w:hAnsi="Times New Roman" w:eastAsia="宋体" w:cs="Times New Roman"/>
                      <w:color w:val="auto"/>
                      <w:kern w:val="2"/>
                      <w:sz w:val="22"/>
                      <w:szCs w:val="22"/>
                      <w:highlight w:val="none"/>
                      <w:lang w:val="en-US" w:eastAsia="zh-CN" w:bidi="ar-SA"/>
                    </w:rPr>
                  </w:pPr>
                  <w:r>
                    <w:rPr>
                      <w:rFonts w:hint="eastAsia" w:eastAsia="宋体" w:cs="Times New Roman"/>
                      <w:color w:val="auto"/>
                      <w:kern w:val="2"/>
                      <w:sz w:val="22"/>
                      <w:szCs w:val="22"/>
                      <w:highlight w:val="none"/>
                      <w:lang w:val="en-US" w:eastAsia="zh-CN" w:bidi="ar-SA"/>
                    </w:rPr>
                    <w:t>站点</w:t>
                  </w:r>
                  <w:r>
                    <w:rPr>
                      <w:rFonts w:hint="eastAsia" w:cs="Times New Roman"/>
                      <w:color w:val="auto"/>
                      <w:kern w:val="2"/>
                      <w:sz w:val="22"/>
                      <w:szCs w:val="22"/>
                      <w:highlight w:val="none"/>
                      <w:lang w:val="en-US" w:eastAsia="zh-CN" w:bidi="ar-SA"/>
                    </w:rPr>
                    <w:t>类型</w:t>
                  </w:r>
                </w:p>
              </w:tc>
              <w:tc>
                <w:tcPr>
                  <w:tcW w:w="4630" w:type="dxa"/>
                  <w:vAlign w:val="top"/>
                </w:tcPr>
                <w:p>
                  <w:pPr>
                    <w:pStyle w:val="16"/>
                    <w:ind w:firstLine="0" w:firstLineChars="0"/>
                    <w:rPr>
                      <w:rFonts w:hint="default" w:ascii="Times New Roman" w:hAnsi="Times New Roman" w:eastAsia="宋体" w:cs="Times New Roman"/>
                      <w:color w:val="auto"/>
                      <w:kern w:val="2"/>
                      <w:sz w:val="22"/>
                      <w:szCs w:val="22"/>
                      <w:highlight w:val="none"/>
                      <w:lang w:val="en-US" w:eastAsia="zh-CN" w:bidi="ar-SA"/>
                    </w:rPr>
                  </w:pPr>
                  <w:r>
                    <w:rPr>
                      <w:rFonts w:hint="eastAsia"/>
                      <w:sz w:val="21"/>
                      <w:szCs w:val="21"/>
                      <w:highlight w:val="none"/>
                      <w:lang w:val="en-US" w:eastAsia="zh-CN"/>
                    </w:rPr>
                    <w:t>系统</w:t>
                  </w:r>
                  <w:r>
                    <w:rPr>
                      <w:rFonts w:hint="default"/>
                      <w:sz w:val="21"/>
                      <w:szCs w:val="21"/>
                      <w:highlight w:val="none"/>
                      <w:lang w:val="en-US" w:eastAsia="zh-CN"/>
                    </w:rPr>
                    <w:t>自动关联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3957" w:type="dxa"/>
                  <w:vAlign w:val="top"/>
                </w:tcPr>
                <w:p>
                  <w:pPr>
                    <w:pStyle w:val="16"/>
                    <w:ind w:firstLine="0" w:firstLineChars="0"/>
                    <w:rPr>
                      <w:rFonts w:hint="default" w:ascii="Times New Roman" w:hAnsi="Times New Roman" w:eastAsia="宋体" w:cs="Times New Roman"/>
                      <w:color w:val="auto"/>
                      <w:kern w:val="2"/>
                      <w:sz w:val="22"/>
                      <w:szCs w:val="22"/>
                      <w:highlight w:val="none"/>
                      <w:lang w:val="en-US" w:eastAsia="zh-CN" w:bidi="ar-SA"/>
                    </w:rPr>
                  </w:pPr>
                  <w:r>
                    <w:rPr>
                      <w:rFonts w:hint="eastAsia" w:eastAsia="宋体" w:cs="Times New Roman"/>
                      <w:color w:val="auto"/>
                      <w:kern w:val="2"/>
                      <w:sz w:val="22"/>
                      <w:szCs w:val="22"/>
                      <w:highlight w:val="none"/>
                      <w:lang w:val="en-US" w:eastAsia="zh-CN" w:bidi="ar-SA"/>
                    </w:rPr>
                    <w:t>机房名称</w:t>
                  </w:r>
                </w:p>
              </w:tc>
              <w:tc>
                <w:tcPr>
                  <w:tcW w:w="4630" w:type="dxa"/>
                  <w:vAlign w:val="top"/>
                </w:tcPr>
                <w:p>
                  <w:pPr>
                    <w:pStyle w:val="16"/>
                    <w:ind w:firstLine="0" w:firstLineChars="0"/>
                    <w:rPr>
                      <w:rFonts w:hint="default" w:ascii="Times New Roman" w:hAnsi="Times New Roman" w:eastAsia="宋体" w:cs="Times New Roman"/>
                      <w:color w:val="auto"/>
                      <w:kern w:val="2"/>
                      <w:sz w:val="22"/>
                      <w:szCs w:val="22"/>
                      <w:highlight w:val="none"/>
                      <w:vertAlign w:val="baseline"/>
                      <w:lang w:val="en-US" w:eastAsia="zh-CN" w:bidi="ar-SA"/>
                    </w:rPr>
                  </w:pPr>
                  <w:r>
                    <w:rPr>
                      <w:rFonts w:hint="eastAsia"/>
                      <w:sz w:val="21"/>
                      <w:szCs w:val="21"/>
                      <w:highlight w:val="none"/>
                      <w:lang w:val="en-US" w:eastAsia="zh-CN"/>
                    </w:rPr>
                    <w:t>系统</w:t>
                  </w:r>
                  <w:r>
                    <w:rPr>
                      <w:rFonts w:hint="default"/>
                      <w:sz w:val="21"/>
                      <w:szCs w:val="21"/>
                      <w:highlight w:val="none"/>
                      <w:lang w:val="en-US" w:eastAsia="zh-CN"/>
                    </w:rPr>
                    <w:t>自动关联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3957" w:type="dxa"/>
                </w:tcPr>
                <w:p>
                  <w:pPr>
                    <w:pStyle w:val="16"/>
                    <w:rPr>
                      <w:rFonts w:hint="default"/>
                      <w:color w:val="auto"/>
                      <w:sz w:val="22"/>
                      <w:szCs w:val="22"/>
                      <w:highlight w:val="none"/>
                      <w:lang w:val="en-US" w:eastAsia="zh-CN"/>
                    </w:rPr>
                  </w:pPr>
                  <w:r>
                    <w:rPr>
                      <w:rFonts w:hint="eastAsia"/>
                      <w:color w:val="auto"/>
                      <w:sz w:val="22"/>
                      <w:szCs w:val="22"/>
                      <w:highlight w:val="none"/>
                      <w:lang w:val="en-US" w:eastAsia="zh-CN"/>
                    </w:rPr>
                    <w:t>设备类型</w:t>
                  </w:r>
                </w:p>
              </w:tc>
              <w:tc>
                <w:tcPr>
                  <w:tcW w:w="4630" w:type="dxa"/>
                </w:tcPr>
                <w:p>
                  <w:pPr>
                    <w:pStyle w:val="16"/>
                    <w:rPr>
                      <w:rFonts w:hint="eastAsia"/>
                      <w:color w:val="auto"/>
                      <w:sz w:val="22"/>
                      <w:szCs w:val="22"/>
                      <w:highlight w:val="none"/>
                      <w:lang w:val="en-US" w:eastAsia="zh-CN"/>
                    </w:rPr>
                  </w:pPr>
                  <w:r>
                    <w:rPr>
                      <w:rFonts w:hint="eastAsia"/>
                      <w:sz w:val="21"/>
                      <w:szCs w:val="21"/>
                      <w:highlight w:val="none"/>
                      <w:lang w:val="en-US" w:eastAsia="zh-CN"/>
                    </w:rPr>
                    <w:t>系统</w:t>
                  </w:r>
                  <w:r>
                    <w:rPr>
                      <w:rFonts w:hint="default"/>
                      <w:sz w:val="21"/>
                      <w:szCs w:val="21"/>
                      <w:highlight w:val="none"/>
                      <w:lang w:val="en-US" w:eastAsia="zh-CN"/>
                    </w:rPr>
                    <w:t>自动关联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3957" w:type="dxa"/>
                </w:tcPr>
                <w:p>
                  <w:pPr>
                    <w:pStyle w:val="16"/>
                    <w:rPr>
                      <w:rFonts w:hint="eastAsia"/>
                      <w:color w:val="auto"/>
                      <w:sz w:val="22"/>
                      <w:szCs w:val="22"/>
                      <w:highlight w:val="none"/>
                      <w:lang w:val="en-US" w:eastAsia="zh-CN"/>
                    </w:rPr>
                  </w:pPr>
                  <w:ins w:id="1843" w:author="lee" w:date="2024-07-05T11:01:54Z">
                    <w:r>
                      <w:rPr>
                        <w:rFonts w:hint="eastAsia"/>
                        <w:color w:val="auto"/>
                        <w:sz w:val="22"/>
                        <w:szCs w:val="22"/>
                        <w:highlight w:val="none"/>
                        <w:lang w:val="en-US" w:eastAsia="zh-CN"/>
                      </w:rPr>
                      <w:t>设备子类</w:t>
                    </w:r>
                  </w:ins>
                </w:p>
              </w:tc>
              <w:tc>
                <w:tcPr>
                  <w:tcW w:w="4630" w:type="dxa"/>
                </w:tcPr>
                <w:p>
                  <w:pPr>
                    <w:pStyle w:val="16"/>
                    <w:rPr>
                      <w:rFonts w:hint="default"/>
                      <w:sz w:val="21"/>
                      <w:szCs w:val="21"/>
                      <w:highlight w:val="none"/>
                      <w:lang w:val="en-US" w:eastAsia="zh-CN"/>
                    </w:rPr>
                  </w:pPr>
                  <w:r>
                    <w:rPr>
                      <w:rFonts w:hint="eastAsia"/>
                      <w:sz w:val="21"/>
                      <w:szCs w:val="21"/>
                      <w:highlight w:val="none"/>
                      <w:lang w:val="en-US" w:eastAsia="zh-CN"/>
                    </w:rPr>
                    <w:t>系统</w:t>
                  </w:r>
                  <w:r>
                    <w:rPr>
                      <w:rFonts w:hint="default"/>
                      <w:sz w:val="21"/>
                      <w:szCs w:val="21"/>
                      <w:highlight w:val="none"/>
                      <w:lang w:val="en-US" w:eastAsia="zh-CN"/>
                    </w:rPr>
                    <w:t>自动关联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957" w:type="dxa"/>
                </w:tcPr>
                <w:p>
                  <w:pPr>
                    <w:pStyle w:val="16"/>
                    <w:rPr>
                      <w:rFonts w:hint="default"/>
                      <w:color w:val="auto"/>
                      <w:sz w:val="22"/>
                      <w:szCs w:val="22"/>
                      <w:highlight w:val="none"/>
                      <w:lang w:val="en-US" w:eastAsia="zh-CN"/>
                    </w:rPr>
                  </w:pPr>
                  <w:ins w:id="1844" w:author="lee" w:date="2024-07-05T11:01:57Z">
                    <w:r>
                      <w:rPr>
                        <w:rFonts w:hint="eastAsia"/>
                        <w:color w:val="auto"/>
                        <w:sz w:val="22"/>
                        <w:szCs w:val="22"/>
                        <w:highlight w:val="none"/>
                        <w:lang w:val="en-US" w:eastAsia="zh-CN"/>
                      </w:rPr>
                      <w:t>设备名称</w:t>
                    </w:r>
                  </w:ins>
                </w:p>
              </w:tc>
              <w:tc>
                <w:tcPr>
                  <w:tcW w:w="4630" w:type="dxa"/>
                </w:tcPr>
                <w:p>
                  <w:pPr>
                    <w:pStyle w:val="16"/>
                    <w:rPr>
                      <w:rFonts w:hint="default"/>
                      <w:color w:val="auto"/>
                      <w:sz w:val="22"/>
                      <w:szCs w:val="22"/>
                      <w:highlight w:val="none"/>
                      <w:lang w:val="en-US" w:eastAsia="zh-CN"/>
                    </w:rPr>
                  </w:pPr>
                  <w:r>
                    <w:rPr>
                      <w:rFonts w:hint="eastAsia"/>
                      <w:sz w:val="21"/>
                      <w:szCs w:val="21"/>
                      <w:highlight w:val="none"/>
                      <w:lang w:val="en-US" w:eastAsia="zh-CN"/>
                    </w:rPr>
                    <w:t>系统</w:t>
                  </w:r>
                  <w:r>
                    <w:rPr>
                      <w:rFonts w:hint="default"/>
                      <w:sz w:val="21"/>
                      <w:szCs w:val="21"/>
                      <w:highlight w:val="none"/>
                      <w:lang w:val="en-US" w:eastAsia="zh-CN"/>
                    </w:rPr>
                    <w:t>自动关联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3957" w:type="dxa"/>
                </w:tcPr>
                <w:p>
                  <w:pPr>
                    <w:pStyle w:val="16"/>
                    <w:rPr>
                      <w:rFonts w:hint="default"/>
                      <w:color w:val="auto"/>
                      <w:sz w:val="22"/>
                      <w:szCs w:val="22"/>
                      <w:highlight w:val="none"/>
                      <w:lang w:val="en-US" w:eastAsia="zh-CN"/>
                    </w:rPr>
                  </w:pPr>
                  <w:r>
                    <w:rPr>
                      <w:rFonts w:hint="eastAsia"/>
                      <w:color w:val="auto"/>
                      <w:sz w:val="22"/>
                      <w:szCs w:val="22"/>
                      <w:highlight w:val="none"/>
                      <w:lang w:val="en-US" w:eastAsia="zh-CN"/>
                    </w:rPr>
                    <w:t>风险等级</w:t>
                  </w:r>
                </w:p>
              </w:tc>
              <w:tc>
                <w:tcPr>
                  <w:tcW w:w="4630" w:type="dxa"/>
                </w:tcPr>
                <w:p>
                  <w:pPr>
                    <w:rPr>
                      <w:rFonts w:hint="default"/>
                      <w:b w:val="0"/>
                      <w:bCs w:val="0"/>
                      <w:highlight w:val="none"/>
                      <w:lang w:val="en-US" w:eastAsia="zh-CN"/>
                    </w:rPr>
                  </w:pPr>
                  <w:r>
                    <w:rPr>
                      <w:rFonts w:hint="eastAsia"/>
                      <w:b w:val="0"/>
                      <w:bCs w:val="0"/>
                      <w:highlight w:val="none"/>
                      <w:lang w:val="en-US" w:eastAsia="zh-CN"/>
                    </w:rPr>
                    <w:t>由三个维度判定结果决定，展示最终结果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3957" w:type="dxa"/>
                </w:tcPr>
                <w:p>
                  <w:pPr>
                    <w:pStyle w:val="16"/>
                    <w:rPr>
                      <w:rFonts w:hint="default"/>
                      <w:color w:val="auto"/>
                      <w:sz w:val="22"/>
                      <w:szCs w:val="22"/>
                      <w:highlight w:val="none"/>
                      <w:lang w:val="en-US" w:eastAsia="zh-CN"/>
                    </w:rPr>
                  </w:pPr>
                  <w:r>
                    <w:rPr>
                      <w:rFonts w:hint="eastAsia"/>
                      <w:color w:val="auto"/>
                      <w:sz w:val="22"/>
                      <w:szCs w:val="22"/>
                      <w:highlight w:val="none"/>
                      <w:lang w:val="en-US" w:eastAsia="zh-CN"/>
                    </w:rPr>
                    <w:t>告警名称</w:t>
                  </w:r>
                </w:p>
              </w:tc>
              <w:tc>
                <w:tcPr>
                  <w:tcW w:w="4630" w:type="dxa"/>
                </w:tcPr>
                <w:p>
                  <w:pPr>
                    <w:pStyle w:val="16"/>
                    <w:rPr>
                      <w:rFonts w:hint="default"/>
                      <w:color w:val="auto"/>
                      <w:sz w:val="22"/>
                      <w:szCs w:val="22"/>
                      <w:highlight w:val="none"/>
                      <w:lang w:val="en-US" w:eastAsia="zh-CN"/>
                    </w:rPr>
                  </w:pPr>
                  <w:r>
                    <w:rPr>
                      <w:rFonts w:hint="eastAsia"/>
                      <w:color w:val="auto"/>
                      <w:sz w:val="22"/>
                      <w:szCs w:val="22"/>
                      <w:highlight w:val="none"/>
                      <w:lang w:val="en-US" w:eastAsia="zh-CN"/>
                    </w:rPr>
                    <w:t>系统自动关联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3957" w:type="dxa"/>
                </w:tcPr>
                <w:p>
                  <w:pPr>
                    <w:pStyle w:val="16"/>
                    <w:rPr>
                      <w:rFonts w:hint="default"/>
                      <w:color w:val="auto"/>
                      <w:sz w:val="22"/>
                      <w:szCs w:val="22"/>
                      <w:highlight w:val="none"/>
                      <w:lang w:val="en-US" w:eastAsia="zh-CN"/>
                    </w:rPr>
                  </w:pPr>
                  <w:r>
                    <w:rPr>
                      <w:rFonts w:hint="eastAsia"/>
                      <w:color w:val="auto"/>
                      <w:sz w:val="22"/>
                      <w:szCs w:val="22"/>
                      <w:highlight w:val="none"/>
                      <w:lang w:val="en-US" w:eastAsia="zh-CN"/>
                    </w:rPr>
                    <w:t>告警次数</w:t>
                  </w:r>
                </w:p>
              </w:tc>
              <w:tc>
                <w:tcPr>
                  <w:tcW w:w="4630" w:type="dxa"/>
                </w:tcPr>
                <w:p>
                  <w:pPr>
                    <w:pStyle w:val="16"/>
                    <w:rPr>
                      <w:rFonts w:hint="eastAsia"/>
                      <w:color w:val="auto"/>
                      <w:sz w:val="22"/>
                      <w:szCs w:val="22"/>
                      <w:highlight w:val="none"/>
                      <w:lang w:val="en-US" w:eastAsia="zh-CN"/>
                    </w:rPr>
                  </w:pPr>
                  <w:r>
                    <w:rPr>
                      <w:rFonts w:hint="eastAsia"/>
                      <w:color w:val="auto"/>
                      <w:sz w:val="22"/>
                      <w:szCs w:val="22"/>
                      <w:highlight w:val="none"/>
                      <w:lang w:val="en-US" w:eastAsia="zh-CN"/>
                    </w:rPr>
                    <w:t>系统自动关联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3957" w:type="dxa"/>
                </w:tcPr>
                <w:p>
                  <w:pPr>
                    <w:pStyle w:val="16"/>
                    <w:rPr>
                      <w:rFonts w:hint="default"/>
                      <w:color w:val="auto"/>
                      <w:sz w:val="22"/>
                      <w:szCs w:val="22"/>
                      <w:highlight w:val="none"/>
                      <w:lang w:val="en-US" w:eastAsia="zh-CN"/>
                    </w:rPr>
                  </w:pPr>
                  <w:r>
                    <w:rPr>
                      <w:rFonts w:hint="eastAsia"/>
                      <w:color w:val="auto"/>
                      <w:sz w:val="22"/>
                      <w:szCs w:val="22"/>
                      <w:highlight w:val="none"/>
                      <w:lang w:val="en-US" w:eastAsia="zh-CN"/>
                    </w:rPr>
                    <w:t>告警风险等级</w:t>
                  </w:r>
                </w:p>
              </w:tc>
              <w:tc>
                <w:tcPr>
                  <w:tcW w:w="4630" w:type="dxa"/>
                </w:tcPr>
                <w:p>
                  <w:pPr>
                    <w:pStyle w:val="16"/>
                    <w:rPr>
                      <w:rFonts w:hint="default"/>
                      <w:color w:val="auto"/>
                      <w:sz w:val="22"/>
                      <w:szCs w:val="22"/>
                      <w:highlight w:val="none"/>
                      <w:lang w:val="en-US" w:eastAsia="zh-CN"/>
                    </w:rPr>
                  </w:pPr>
                  <w:r>
                    <w:rPr>
                      <w:rFonts w:hint="eastAsia"/>
                      <w:color w:val="auto"/>
                      <w:sz w:val="22"/>
                      <w:szCs w:val="22"/>
                      <w:highlight w:val="none"/>
                      <w:lang w:val="en-US" w:eastAsia="zh-CN"/>
                    </w:rPr>
                    <w:t>根据</w:t>
                  </w:r>
                  <w:r>
                    <w:rPr>
                      <w:rFonts w:hint="eastAsia"/>
                      <w:highlight w:val="none"/>
                      <w:lang w:val="en-US" w:eastAsia="zh-CN"/>
                    </w:rPr>
                    <w:t>告警风险等级判定，</w:t>
                  </w:r>
                  <w:r>
                    <w:rPr>
                      <w:rFonts w:hint="eastAsia"/>
                      <w:b w:val="0"/>
                      <w:bCs w:val="0"/>
                      <w:color w:val="auto"/>
                      <w:highlight w:val="none"/>
                      <w:lang w:val="en-US" w:eastAsia="zh-CN"/>
                    </w:rPr>
                    <w:t>展示最终判定结果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3957" w:type="dxa"/>
                </w:tcPr>
                <w:p>
                  <w:pPr>
                    <w:pStyle w:val="16"/>
                    <w:rPr>
                      <w:rFonts w:hint="default"/>
                      <w:color w:val="auto"/>
                      <w:sz w:val="22"/>
                      <w:szCs w:val="22"/>
                      <w:highlight w:val="none"/>
                      <w:lang w:val="en-US" w:eastAsia="zh-CN"/>
                    </w:rPr>
                  </w:pPr>
                  <w:r>
                    <w:rPr>
                      <w:rFonts w:hint="eastAsia"/>
                      <w:color w:val="auto"/>
                      <w:sz w:val="22"/>
                      <w:szCs w:val="22"/>
                      <w:highlight w:val="none"/>
                      <w:lang w:val="en-US" w:eastAsia="zh-CN"/>
                    </w:rPr>
                    <w:t>维修次数</w:t>
                  </w:r>
                </w:p>
              </w:tc>
              <w:tc>
                <w:tcPr>
                  <w:tcW w:w="4630" w:type="dxa"/>
                </w:tcPr>
                <w:p>
                  <w:pPr>
                    <w:pStyle w:val="16"/>
                    <w:rPr>
                      <w:rFonts w:hint="default"/>
                      <w:color w:val="auto"/>
                      <w:sz w:val="22"/>
                      <w:szCs w:val="22"/>
                      <w:highlight w:val="none"/>
                      <w:lang w:val="en-US" w:eastAsia="zh-CN"/>
                    </w:rPr>
                  </w:pPr>
                  <w:r>
                    <w:rPr>
                      <w:rFonts w:hint="eastAsia"/>
                      <w:color w:val="auto"/>
                      <w:sz w:val="22"/>
                      <w:szCs w:val="22"/>
                      <w:highlight w:val="none"/>
                      <w:lang w:val="en-US" w:eastAsia="zh-CN"/>
                    </w:rPr>
                    <w:t>系统自动关联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3957" w:type="dxa"/>
                </w:tcPr>
                <w:p>
                  <w:pPr>
                    <w:pStyle w:val="16"/>
                    <w:rPr>
                      <w:rFonts w:hint="default"/>
                      <w:color w:val="auto"/>
                      <w:sz w:val="22"/>
                      <w:szCs w:val="22"/>
                      <w:highlight w:val="none"/>
                      <w:lang w:val="en-US" w:eastAsia="zh-CN"/>
                    </w:rPr>
                  </w:pPr>
                  <w:r>
                    <w:rPr>
                      <w:rFonts w:hint="eastAsia"/>
                      <w:color w:val="auto"/>
                      <w:sz w:val="22"/>
                      <w:szCs w:val="22"/>
                      <w:highlight w:val="none"/>
                      <w:lang w:val="en-US" w:eastAsia="zh-CN"/>
                    </w:rPr>
                    <w:t>维修费用</w:t>
                  </w:r>
                </w:p>
              </w:tc>
              <w:tc>
                <w:tcPr>
                  <w:tcW w:w="4630" w:type="dxa"/>
                </w:tcPr>
                <w:p>
                  <w:pPr>
                    <w:pStyle w:val="16"/>
                    <w:rPr>
                      <w:rFonts w:hint="eastAsia"/>
                      <w:color w:val="auto"/>
                      <w:sz w:val="22"/>
                      <w:szCs w:val="22"/>
                      <w:highlight w:val="none"/>
                      <w:lang w:val="en-US" w:eastAsia="zh-CN"/>
                    </w:rPr>
                  </w:pPr>
                  <w:r>
                    <w:rPr>
                      <w:rFonts w:hint="eastAsia"/>
                      <w:color w:val="auto"/>
                      <w:sz w:val="22"/>
                      <w:szCs w:val="22"/>
                      <w:highlight w:val="none"/>
                      <w:lang w:val="en-US" w:eastAsia="zh-CN"/>
                    </w:rPr>
                    <w:t>系统自动关联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3957" w:type="dxa"/>
                </w:tcPr>
                <w:p>
                  <w:pPr>
                    <w:pStyle w:val="16"/>
                    <w:rPr>
                      <w:rFonts w:hint="default"/>
                      <w:color w:val="auto"/>
                      <w:sz w:val="22"/>
                      <w:szCs w:val="22"/>
                      <w:highlight w:val="none"/>
                      <w:lang w:val="en-US" w:eastAsia="zh-CN"/>
                    </w:rPr>
                  </w:pPr>
                  <w:r>
                    <w:rPr>
                      <w:rFonts w:hint="eastAsia"/>
                      <w:color w:val="auto"/>
                      <w:sz w:val="22"/>
                      <w:szCs w:val="22"/>
                      <w:highlight w:val="none"/>
                      <w:lang w:val="en-US" w:eastAsia="zh-CN"/>
                    </w:rPr>
                    <w:t>维修风险等级</w:t>
                  </w:r>
                </w:p>
              </w:tc>
              <w:tc>
                <w:tcPr>
                  <w:tcW w:w="4630" w:type="dxa"/>
                </w:tcPr>
                <w:p>
                  <w:pPr>
                    <w:pStyle w:val="16"/>
                    <w:numPr>
                      <w:ilvl w:val="-1"/>
                      <w:numId w:val="0"/>
                    </w:numPr>
                    <w:rPr>
                      <w:rFonts w:hint="default"/>
                      <w:highlight w:val="none"/>
                      <w:lang w:val="en-US" w:eastAsia="zh-CN"/>
                    </w:rPr>
                  </w:pPr>
                  <w:r>
                    <w:rPr>
                      <w:rFonts w:hint="eastAsia"/>
                      <w:highlight w:val="none"/>
                      <w:lang w:val="en-US" w:eastAsia="zh-CN"/>
                    </w:rPr>
                    <w:t>根据</w:t>
                  </w:r>
                  <w:r>
                    <w:rPr>
                      <w:rFonts w:hint="eastAsia"/>
                      <w:b w:val="0"/>
                      <w:bCs w:val="0"/>
                      <w:color w:val="auto"/>
                      <w:highlight w:val="none"/>
                      <w:lang w:val="en-US" w:eastAsia="zh-CN"/>
                    </w:rPr>
                    <w:t>维修风险等级判定，展示最终判定结果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3957" w:type="dxa"/>
                </w:tcPr>
                <w:p>
                  <w:pPr>
                    <w:pStyle w:val="16"/>
                    <w:rPr>
                      <w:rFonts w:hint="default"/>
                      <w:color w:val="auto"/>
                      <w:sz w:val="22"/>
                      <w:szCs w:val="22"/>
                      <w:highlight w:val="none"/>
                      <w:lang w:val="en-US" w:eastAsia="zh-CN"/>
                    </w:rPr>
                  </w:pPr>
                  <w:r>
                    <w:rPr>
                      <w:rFonts w:hint="eastAsia"/>
                      <w:color w:val="auto"/>
                      <w:sz w:val="22"/>
                      <w:szCs w:val="22"/>
                      <w:highlight w:val="none"/>
                      <w:lang w:val="en-US" w:eastAsia="zh-CN"/>
                    </w:rPr>
                    <w:t>超期服役年限</w:t>
                  </w:r>
                </w:p>
              </w:tc>
              <w:tc>
                <w:tcPr>
                  <w:tcW w:w="4630" w:type="dxa"/>
                </w:tcPr>
                <w:p>
                  <w:pPr>
                    <w:pStyle w:val="16"/>
                    <w:rPr>
                      <w:rFonts w:hint="eastAsia"/>
                      <w:color w:val="auto"/>
                      <w:sz w:val="22"/>
                      <w:szCs w:val="22"/>
                      <w:highlight w:val="none"/>
                      <w:lang w:val="en-US" w:eastAsia="zh-CN"/>
                    </w:rPr>
                  </w:pPr>
                  <w:r>
                    <w:rPr>
                      <w:rFonts w:hint="eastAsia"/>
                      <w:color w:val="auto"/>
                      <w:sz w:val="22"/>
                      <w:szCs w:val="22"/>
                      <w:highlight w:val="none"/>
                      <w:lang w:val="en-US" w:eastAsia="zh-CN"/>
                    </w:rPr>
                    <w:t>系统自动关联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trPr>
              <w:tc>
                <w:tcPr>
                  <w:tcW w:w="3957" w:type="dxa"/>
                </w:tcPr>
                <w:p>
                  <w:pPr>
                    <w:pStyle w:val="16"/>
                    <w:rPr>
                      <w:rFonts w:hint="default"/>
                      <w:color w:val="auto"/>
                      <w:sz w:val="22"/>
                      <w:szCs w:val="22"/>
                      <w:highlight w:val="none"/>
                      <w:lang w:val="en-US" w:eastAsia="zh-CN"/>
                    </w:rPr>
                  </w:pPr>
                  <w:r>
                    <w:rPr>
                      <w:rFonts w:hint="eastAsia"/>
                      <w:color w:val="auto"/>
                      <w:sz w:val="22"/>
                      <w:szCs w:val="22"/>
                      <w:highlight w:val="none"/>
                      <w:lang w:val="en-US" w:eastAsia="zh-CN"/>
                    </w:rPr>
                    <w:t>预计报废时间</w:t>
                  </w:r>
                </w:p>
              </w:tc>
              <w:tc>
                <w:tcPr>
                  <w:tcW w:w="4630" w:type="dxa"/>
                </w:tcPr>
                <w:p>
                  <w:pPr>
                    <w:pStyle w:val="16"/>
                    <w:rPr>
                      <w:rFonts w:hint="default"/>
                      <w:color w:val="auto"/>
                      <w:sz w:val="22"/>
                      <w:szCs w:val="22"/>
                      <w:highlight w:val="none"/>
                      <w:lang w:val="en-US" w:eastAsia="zh-CN"/>
                    </w:rPr>
                  </w:pPr>
                  <w:r>
                    <w:rPr>
                      <w:rFonts w:hint="eastAsia"/>
                      <w:color w:val="auto"/>
                      <w:sz w:val="22"/>
                      <w:szCs w:val="22"/>
                      <w:highlight w:val="none"/>
                      <w:lang w:val="en-US" w:eastAsia="zh-CN"/>
                    </w:rPr>
                    <w:t>系统自动关联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3957" w:type="dxa"/>
                </w:tcPr>
                <w:p>
                  <w:pPr>
                    <w:pStyle w:val="16"/>
                    <w:rPr>
                      <w:rFonts w:hint="default"/>
                      <w:color w:val="auto"/>
                      <w:sz w:val="22"/>
                      <w:szCs w:val="22"/>
                      <w:highlight w:val="none"/>
                      <w:lang w:val="en-US" w:eastAsia="zh-CN"/>
                    </w:rPr>
                  </w:pPr>
                  <w:r>
                    <w:rPr>
                      <w:rFonts w:hint="eastAsia"/>
                      <w:color w:val="auto"/>
                      <w:sz w:val="22"/>
                      <w:szCs w:val="22"/>
                      <w:highlight w:val="none"/>
                      <w:lang w:val="en-US" w:eastAsia="zh-CN"/>
                    </w:rPr>
                    <w:t>入网时间</w:t>
                  </w:r>
                </w:p>
              </w:tc>
              <w:tc>
                <w:tcPr>
                  <w:tcW w:w="4630" w:type="dxa"/>
                </w:tcPr>
                <w:p>
                  <w:pPr>
                    <w:pStyle w:val="16"/>
                    <w:rPr>
                      <w:rFonts w:hint="eastAsia"/>
                      <w:color w:val="auto"/>
                      <w:sz w:val="22"/>
                      <w:szCs w:val="22"/>
                      <w:highlight w:val="none"/>
                      <w:lang w:val="en-US" w:eastAsia="zh-CN"/>
                    </w:rPr>
                  </w:pPr>
                  <w:r>
                    <w:rPr>
                      <w:rFonts w:hint="eastAsia"/>
                      <w:color w:val="auto"/>
                      <w:sz w:val="22"/>
                      <w:szCs w:val="22"/>
                      <w:highlight w:val="none"/>
                      <w:lang w:val="en-US" w:eastAsia="zh-CN"/>
                    </w:rPr>
                    <w:t>系统自动关联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3957" w:type="dxa"/>
                </w:tcPr>
                <w:p>
                  <w:pPr>
                    <w:pStyle w:val="16"/>
                    <w:rPr>
                      <w:rFonts w:hint="default"/>
                      <w:color w:val="auto"/>
                      <w:sz w:val="22"/>
                      <w:szCs w:val="22"/>
                      <w:highlight w:val="none"/>
                      <w:lang w:val="en-US" w:eastAsia="zh-CN"/>
                    </w:rPr>
                  </w:pPr>
                  <w:r>
                    <w:rPr>
                      <w:rFonts w:hint="eastAsia"/>
                      <w:color w:val="auto"/>
                      <w:sz w:val="22"/>
                      <w:szCs w:val="22"/>
                      <w:highlight w:val="none"/>
                      <w:lang w:val="en-US" w:eastAsia="zh-CN"/>
                    </w:rPr>
                    <w:t>超期服役风险等级</w:t>
                  </w:r>
                </w:p>
              </w:tc>
              <w:tc>
                <w:tcPr>
                  <w:tcW w:w="4630" w:type="dxa"/>
                </w:tcPr>
                <w:p>
                  <w:pPr>
                    <w:pStyle w:val="16"/>
                    <w:rPr>
                      <w:rFonts w:hint="default"/>
                      <w:color w:val="auto"/>
                      <w:sz w:val="22"/>
                      <w:szCs w:val="22"/>
                      <w:highlight w:val="none"/>
                      <w:lang w:val="en-US" w:eastAsia="zh-CN"/>
                    </w:rPr>
                  </w:pPr>
                  <w:r>
                    <w:rPr>
                      <w:rFonts w:hint="eastAsia"/>
                      <w:color w:val="auto"/>
                      <w:sz w:val="22"/>
                      <w:szCs w:val="22"/>
                      <w:highlight w:val="none"/>
                      <w:lang w:val="en-US" w:eastAsia="zh-CN"/>
                    </w:rPr>
                    <w:t>根据</w:t>
                  </w:r>
                  <w:r>
                    <w:rPr>
                      <w:rFonts w:hint="eastAsia"/>
                      <w:highlight w:val="none"/>
                      <w:lang w:val="en-US" w:eastAsia="zh-CN"/>
                    </w:rPr>
                    <w:t>超期服役风险等级判定，展示最终判定结果</w:t>
                  </w:r>
                </w:p>
              </w:tc>
            </w:tr>
          </w:tbl>
          <w:p>
            <w:pPr>
              <w:rPr>
                <w:rFonts w:hint="eastAsia"/>
                <w:highlight w:val="none"/>
                <w:lang w:val="en-US" w:eastAsia="zh-CN"/>
              </w:rPr>
            </w:pPr>
          </w:p>
          <w:p>
            <w:pPr>
              <w:rPr>
                <w:rFonts w:hint="eastAsia"/>
                <w:highlight w:val="none"/>
                <w:lang w:val="en-US" w:eastAsia="zh-CN"/>
              </w:rPr>
            </w:pPr>
          </w:p>
          <w:p>
            <w:pPr>
              <w:rPr>
                <w:rFonts w:hint="default"/>
                <w:highlight w:val="none"/>
                <w:lang w:val="en-US" w:eastAsia="zh-CN"/>
              </w:rPr>
            </w:pPr>
          </w:p>
          <w:p>
            <w:pPr>
              <w:rPr>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shd w:val="clear" w:color="auto" w:fill="auto"/>
          </w:tcPr>
          <w:p>
            <w:pPr>
              <w:pStyle w:val="16"/>
              <w:rPr>
                <w:sz w:val="22"/>
                <w:szCs w:val="22"/>
              </w:rPr>
            </w:pPr>
            <w:r>
              <w:rPr>
                <w:rFonts w:hint="eastAsia"/>
                <w:sz w:val="22"/>
                <w:szCs w:val="22"/>
              </w:rPr>
              <w:t>优先级</w:t>
            </w:r>
          </w:p>
        </w:tc>
        <w:tc>
          <w:tcPr>
            <w:tcW w:w="1622" w:type="dxa"/>
            <w:gridSpan w:val="2"/>
            <w:shd w:val="clear" w:color="auto" w:fill="auto"/>
          </w:tcPr>
          <w:p>
            <w:pPr>
              <w:pStyle w:val="16"/>
              <w:rPr>
                <w:sz w:val="22"/>
                <w:szCs w:val="22"/>
              </w:rPr>
            </w:pPr>
            <w:r>
              <w:rPr>
                <w:rFonts w:hint="eastAsia"/>
                <w:sz w:val="22"/>
                <w:szCs w:val="22"/>
              </w:rPr>
              <w:t>高</w:t>
            </w:r>
          </w:p>
        </w:tc>
        <w:tc>
          <w:tcPr>
            <w:tcW w:w="1146" w:type="dxa"/>
            <w:shd w:val="clear" w:color="auto" w:fill="auto"/>
          </w:tcPr>
          <w:p>
            <w:pPr>
              <w:pStyle w:val="16"/>
              <w:rPr>
                <w:sz w:val="22"/>
                <w:szCs w:val="22"/>
              </w:rPr>
            </w:pPr>
            <w:r>
              <w:rPr>
                <w:rFonts w:hint="eastAsia"/>
                <w:sz w:val="22"/>
                <w:szCs w:val="22"/>
              </w:rPr>
              <w:t>使用频度</w:t>
            </w:r>
          </w:p>
        </w:tc>
        <w:tc>
          <w:tcPr>
            <w:tcW w:w="6072" w:type="dxa"/>
            <w:gridSpan w:val="3"/>
            <w:shd w:val="clear" w:color="auto" w:fill="auto"/>
          </w:tcPr>
          <w:p>
            <w:pPr>
              <w:pStyle w:val="16"/>
              <w:rPr>
                <w:sz w:val="22"/>
                <w:szCs w:val="22"/>
              </w:rPr>
            </w:pPr>
            <w:r>
              <w:rPr>
                <w:rFonts w:hint="eastAsia"/>
                <w:sz w:val="22"/>
                <w:szCs w:val="22"/>
              </w:rPr>
              <w:t>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shd w:val="clear" w:color="auto" w:fill="auto"/>
          </w:tcPr>
          <w:p>
            <w:pPr>
              <w:pStyle w:val="16"/>
              <w:rPr>
                <w:sz w:val="22"/>
                <w:szCs w:val="22"/>
              </w:rPr>
            </w:pPr>
            <w:r>
              <w:rPr>
                <w:rFonts w:hint="eastAsia"/>
                <w:sz w:val="22"/>
                <w:szCs w:val="22"/>
              </w:rPr>
              <w:t>前置</w:t>
            </w:r>
            <w:r>
              <w:rPr>
                <w:sz w:val="22"/>
                <w:szCs w:val="22"/>
              </w:rPr>
              <w:t>条件</w:t>
            </w:r>
          </w:p>
        </w:tc>
        <w:tc>
          <w:tcPr>
            <w:tcW w:w="8840" w:type="dxa"/>
            <w:gridSpan w:val="6"/>
            <w:shd w:val="clear" w:color="auto" w:fill="auto"/>
          </w:tcPr>
          <w:p>
            <w:pPr>
              <w:pStyle w:val="16"/>
              <w:rPr>
                <w:rFonts w:ascii="宋体" w:hAnsi="宋体"/>
                <w:sz w:val="22"/>
                <w:szCs w:val="22"/>
              </w:rPr>
            </w:pPr>
            <w:r>
              <w:rPr>
                <w:rFonts w:hint="eastAsia"/>
                <w:sz w:val="22"/>
                <w:szCs w:val="22"/>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shd w:val="clear" w:color="auto" w:fill="auto"/>
          </w:tcPr>
          <w:p>
            <w:pPr>
              <w:pStyle w:val="16"/>
              <w:rPr>
                <w:sz w:val="22"/>
                <w:szCs w:val="22"/>
              </w:rPr>
            </w:pPr>
            <w:r>
              <w:rPr>
                <w:rFonts w:hint="eastAsia"/>
                <w:sz w:val="22"/>
                <w:szCs w:val="22"/>
              </w:rPr>
              <w:t>后置</w:t>
            </w:r>
            <w:r>
              <w:rPr>
                <w:sz w:val="22"/>
                <w:szCs w:val="22"/>
              </w:rPr>
              <w:t>条件</w:t>
            </w:r>
          </w:p>
        </w:tc>
        <w:tc>
          <w:tcPr>
            <w:tcW w:w="8840" w:type="dxa"/>
            <w:gridSpan w:val="6"/>
            <w:shd w:val="clear" w:color="auto" w:fill="auto"/>
          </w:tcPr>
          <w:p>
            <w:pPr>
              <w:pStyle w:val="16"/>
              <w:rPr>
                <w:rFonts w:ascii="宋体" w:hAnsi="宋体"/>
                <w:sz w:val="22"/>
                <w:szCs w:val="22"/>
              </w:rPr>
            </w:pPr>
            <w:r>
              <w:rPr>
                <w:rFonts w:hint="eastAsia" w:ascii="宋体" w:hAnsi="宋体"/>
                <w:sz w:val="22"/>
                <w:szCs w:val="22"/>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vMerge w:val="restart"/>
            <w:shd w:val="clear" w:color="auto" w:fill="auto"/>
            <w:vAlign w:val="center"/>
          </w:tcPr>
          <w:p>
            <w:pPr>
              <w:pStyle w:val="16"/>
              <w:rPr>
                <w:sz w:val="22"/>
                <w:szCs w:val="22"/>
              </w:rPr>
            </w:pPr>
            <w:r>
              <w:rPr>
                <w:rFonts w:hint="eastAsia"/>
                <w:sz w:val="22"/>
                <w:szCs w:val="22"/>
              </w:rPr>
              <w:t>事件流</w:t>
            </w:r>
          </w:p>
        </w:tc>
        <w:tc>
          <w:tcPr>
            <w:tcW w:w="1179" w:type="dxa"/>
            <w:shd w:val="clear" w:color="auto" w:fill="auto"/>
          </w:tcPr>
          <w:p>
            <w:pPr>
              <w:pStyle w:val="16"/>
              <w:rPr>
                <w:sz w:val="22"/>
                <w:szCs w:val="22"/>
              </w:rPr>
            </w:pPr>
            <w:r>
              <w:rPr>
                <w:rFonts w:hint="eastAsia"/>
                <w:sz w:val="22"/>
                <w:szCs w:val="22"/>
              </w:rPr>
              <w:t>正常过程</w:t>
            </w:r>
          </w:p>
        </w:tc>
        <w:tc>
          <w:tcPr>
            <w:tcW w:w="7661" w:type="dxa"/>
            <w:gridSpan w:val="5"/>
            <w:shd w:val="clear" w:color="auto" w:fill="auto"/>
          </w:tcPr>
          <w:p>
            <w:pPr>
              <w:pStyle w:val="16"/>
              <w:rPr>
                <w:sz w:val="22"/>
                <w:szCs w:val="22"/>
              </w:rPr>
            </w:pPr>
            <w:r>
              <w:rPr>
                <w:rFonts w:hint="eastAsia"/>
                <w:sz w:val="22"/>
                <w:szCs w:val="22"/>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vMerge w:val="continue"/>
            <w:shd w:val="clear" w:color="auto" w:fill="auto"/>
          </w:tcPr>
          <w:p>
            <w:pPr>
              <w:pStyle w:val="16"/>
              <w:rPr>
                <w:sz w:val="22"/>
                <w:szCs w:val="22"/>
              </w:rPr>
            </w:pPr>
          </w:p>
        </w:tc>
        <w:tc>
          <w:tcPr>
            <w:tcW w:w="1179" w:type="dxa"/>
            <w:shd w:val="clear" w:color="auto" w:fill="auto"/>
          </w:tcPr>
          <w:p>
            <w:pPr>
              <w:pStyle w:val="16"/>
              <w:rPr>
                <w:sz w:val="22"/>
                <w:szCs w:val="22"/>
              </w:rPr>
            </w:pPr>
            <w:r>
              <w:rPr>
                <w:rFonts w:hint="eastAsia"/>
                <w:sz w:val="22"/>
                <w:szCs w:val="22"/>
              </w:rPr>
              <w:t>可选过程</w:t>
            </w:r>
          </w:p>
        </w:tc>
        <w:tc>
          <w:tcPr>
            <w:tcW w:w="7661" w:type="dxa"/>
            <w:gridSpan w:val="5"/>
            <w:shd w:val="clear" w:color="auto" w:fill="auto"/>
          </w:tcPr>
          <w:p>
            <w:pPr>
              <w:pStyle w:val="16"/>
              <w:rPr>
                <w:sz w:val="22"/>
                <w:szCs w:val="22"/>
              </w:rPr>
            </w:pPr>
            <w:r>
              <w:rPr>
                <w:rFonts w:hint="eastAsia"/>
                <w:sz w:val="22"/>
                <w:szCs w:val="22"/>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vMerge w:val="continue"/>
            <w:shd w:val="clear" w:color="auto" w:fill="auto"/>
          </w:tcPr>
          <w:p>
            <w:pPr>
              <w:pStyle w:val="16"/>
              <w:rPr>
                <w:sz w:val="22"/>
                <w:szCs w:val="22"/>
              </w:rPr>
            </w:pPr>
          </w:p>
        </w:tc>
        <w:tc>
          <w:tcPr>
            <w:tcW w:w="1179" w:type="dxa"/>
            <w:shd w:val="clear" w:color="auto" w:fill="auto"/>
          </w:tcPr>
          <w:p>
            <w:pPr>
              <w:pStyle w:val="16"/>
              <w:rPr>
                <w:sz w:val="22"/>
                <w:szCs w:val="22"/>
              </w:rPr>
            </w:pPr>
            <w:r>
              <w:rPr>
                <w:rFonts w:hint="eastAsia"/>
                <w:sz w:val="22"/>
                <w:szCs w:val="22"/>
              </w:rPr>
              <w:t>异常过程</w:t>
            </w:r>
          </w:p>
        </w:tc>
        <w:tc>
          <w:tcPr>
            <w:tcW w:w="7661" w:type="dxa"/>
            <w:gridSpan w:val="5"/>
            <w:shd w:val="clear" w:color="auto" w:fill="auto"/>
          </w:tcPr>
          <w:p>
            <w:pPr>
              <w:pStyle w:val="16"/>
              <w:rPr>
                <w:sz w:val="22"/>
                <w:szCs w:val="22"/>
              </w:rPr>
            </w:pPr>
            <w:r>
              <w:rPr>
                <w:rFonts w:hint="eastAsia" w:ascii="宋体" w:hAnsi="宋体"/>
                <w:sz w:val="22"/>
                <w:szCs w:val="22"/>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0" w:hRule="atLeast"/>
        </w:trPr>
        <w:tc>
          <w:tcPr>
            <w:tcW w:w="1122" w:type="dxa"/>
            <w:shd w:val="clear" w:color="auto" w:fill="auto"/>
            <w:vAlign w:val="center"/>
          </w:tcPr>
          <w:p>
            <w:pPr>
              <w:pStyle w:val="16"/>
              <w:rPr>
                <w:sz w:val="22"/>
                <w:szCs w:val="22"/>
              </w:rPr>
            </w:pPr>
            <w:r>
              <w:rPr>
                <w:rFonts w:hint="eastAsia"/>
                <w:sz w:val="22"/>
                <w:szCs w:val="22"/>
              </w:rPr>
              <w:t>特殊需求</w:t>
            </w:r>
          </w:p>
        </w:tc>
        <w:tc>
          <w:tcPr>
            <w:tcW w:w="8840" w:type="dxa"/>
            <w:gridSpan w:val="6"/>
            <w:shd w:val="clear" w:color="auto" w:fill="auto"/>
          </w:tcPr>
          <w:p>
            <w:pPr>
              <w:pStyle w:val="16"/>
              <w:rPr>
                <w:color w:val="FF0000"/>
                <w:sz w:val="22"/>
                <w:szCs w:val="22"/>
              </w:rPr>
            </w:pPr>
          </w:p>
        </w:tc>
      </w:tr>
    </w:tbl>
    <w:p>
      <w:pPr>
        <w:widowControl w:val="0"/>
        <w:numPr>
          <w:ilvl w:val="0"/>
          <w:numId w:val="0"/>
        </w:numPr>
        <w:jc w:val="left"/>
        <w:rPr>
          <w:rFonts w:hint="default"/>
          <w:lang w:val="en-US" w:eastAsia="zh-CN"/>
        </w:rPr>
      </w:pPr>
    </w:p>
    <w:p>
      <w:pPr>
        <w:widowControl w:val="0"/>
        <w:numPr>
          <w:ilvl w:val="0"/>
          <w:numId w:val="0"/>
        </w:numPr>
        <w:jc w:val="left"/>
        <w:rPr>
          <w:rFonts w:hint="default"/>
          <w:lang w:val="en-US" w:eastAsia="zh-CN"/>
        </w:rPr>
      </w:pPr>
    </w:p>
    <w:p>
      <w:pPr>
        <w:widowControl w:val="0"/>
        <w:numPr>
          <w:ilvl w:val="0"/>
          <w:numId w:val="0"/>
        </w:numPr>
        <w:jc w:val="left"/>
        <w:rPr>
          <w:rFonts w:hint="default"/>
          <w:lang w:val="en-US" w:eastAsia="zh-CN"/>
        </w:rPr>
      </w:pPr>
    </w:p>
    <w:p>
      <w:pPr>
        <w:widowControl w:val="0"/>
        <w:numPr>
          <w:ilvl w:val="0"/>
          <w:numId w:val="0"/>
        </w:numPr>
        <w:jc w:val="left"/>
        <w:rPr>
          <w:rFonts w:hint="default"/>
          <w:lang w:val="en-US" w:eastAsia="zh-CN"/>
        </w:rPr>
      </w:pPr>
    </w:p>
    <w:p>
      <w:pPr>
        <w:widowControl w:val="0"/>
        <w:numPr>
          <w:ilvl w:val="0"/>
          <w:numId w:val="0"/>
        </w:numPr>
        <w:jc w:val="left"/>
        <w:rPr>
          <w:rFonts w:hint="default"/>
          <w:lang w:val="en-US" w:eastAsia="zh-CN"/>
        </w:rPr>
      </w:pPr>
    </w:p>
    <w:p>
      <w:pPr>
        <w:widowControl w:val="0"/>
        <w:numPr>
          <w:ilvl w:val="0"/>
          <w:numId w:val="0"/>
        </w:numPr>
        <w:jc w:val="left"/>
        <w:rPr>
          <w:rFonts w:hint="default"/>
          <w:lang w:val="en-US" w:eastAsia="zh-CN"/>
        </w:rPr>
        <w:sectPr>
          <w:pgSz w:w="11906" w:h="16838"/>
          <w:pgMar w:top="1440" w:right="1080" w:bottom="1440" w:left="1080" w:header="680" w:footer="992" w:gutter="0"/>
          <w:cols w:space="425" w:num="1"/>
          <w:docGrid w:type="lines" w:linePitch="312" w:charSpace="0"/>
        </w:sectPr>
      </w:pPr>
    </w:p>
    <w:p>
      <w:pPr>
        <w:pStyle w:val="4"/>
        <w:bidi w:val="0"/>
        <w:rPr>
          <w:rFonts w:hint="default"/>
          <w:lang w:val="en-US" w:eastAsia="zh-CN"/>
        </w:rPr>
      </w:pPr>
      <w:bookmarkStart w:id="34" w:name="_Toc3294"/>
      <w:r>
        <w:rPr>
          <w:rFonts w:hint="eastAsia"/>
          <w:lang w:val="en-US" w:eastAsia="zh-CN"/>
        </w:rPr>
        <w:t>配置</w:t>
      </w:r>
      <w:bookmarkEnd w:id="34"/>
    </w:p>
    <w:p>
      <w:pPr>
        <w:pStyle w:val="5"/>
      </w:pPr>
      <w:bookmarkStart w:id="35" w:name="_Toc23480"/>
      <w:r>
        <w:rPr>
          <w:rFonts w:hint="eastAsia"/>
        </w:rPr>
        <w:t>AIMIOps-</w:t>
      </w:r>
      <w:r>
        <w:rPr>
          <w:rFonts w:hint="eastAsia"/>
          <w:lang w:val="en-US" w:eastAsia="zh-CN"/>
        </w:rPr>
        <w:t>GX-</w:t>
      </w:r>
      <w:r>
        <w:rPr>
          <w:rFonts w:hint="eastAsia"/>
        </w:rPr>
        <w:t>BR-F</w:t>
      </w:r>
      <w:r>
        <w:rPr>
          <w:rFonts w:hint="eastAsia"/>
          <w:lang w:val="en-US" w:eastAsia="zh-CN"/>
        </w:rPr>
        <w:t>-04</w:t>
      </w:r>
      <w:r>
        <w:rPr>
          <w:rFonts w:hint="eastAsia"/>
        </w:rPr>
        <w:t>-</w:t>
      </w:r>
      <w:r>
        <w:rPr>
          <w:rFonts w:hint="eastAsia"/>
          <w:lang w:val="en-US" w:eastAsia="zh-CN"/>
        </w:rPr>
        <w:t>001网络拓扑</w:t>
      </w:r>
      <w:bookmarkEnd w:id="35"/>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lang w:val="en-US" w:eastAsia="zh-CN"/>
        </w:rPr>
      </w:pPr>
      <w:r>
        <w:rPr>
          <w:rFonts w:hint="eastAsia"/>
          <w:b/>
          <w:bCs/>
          <w:lang w:val="en-US" w:eastAsia="zh-CN"/>
        </w:rPr>
        <w:t>功能位置</w:t>
      </w:r>
      <w:r>
        <w:rPr>
          <w:rFonts w:hint="eastAsia"/>
          <w:lang w:val="en-US" w:eastAsia="zh-CN"/>
        </w:rPr>
        <w:t>：配置——拓扑配置——网络拓扑配置</w:t>
      </w:r>
    </w:p>
    <w:p>
      <w:pPr>
        <w:keepNext w:val="0"/>
        <w:keepLines w:val="0"/>
        <w:pageBreakBefore w:val="0"/>
        <w:widowControl w:val="0"/>
        <w:numPr>
          <w:ilvl w:val="0"/>
          <w:numId w:val="0"/>
        </w:numPr>
        <w:kinsoku/>
        <w:wordWrap/>
        <w:overflowPunct/>
        <w:topLinePunct w:val="0"/>
        <w:autoSpaceDE/>
        <w:autoSpaceDN/>
        <w:bidi w:val="0"/>
        <w:adjustRightInd/>
        <w:snapToGrid/>
        <w:ind w:left="420" w:leftChars="0" w:firstLine="420" w:firstLineChars="0"/>
        <w:textAlignment w:val="auto"/>
        <w:rPr>
          <w:rFonts w:hint="default"/>
          <w:lang w:val="en-US" w:eastAsia="zh-CN"/>
        </w:rPr>
      </w:pPr>
      <w:r>
        <w:rPr>
          <w:rFonts w:hint="eastAsia"/>
          <w:lang w:val="en-US" w:eastAsia="zh-CN"/>
        </w:rPr>
        <w:t xml:space="preserve">  综合监控——拓扑——网络拓扑</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lang w:val="en-US" w:eastAsia="zh-CN"/>
        </w:rPr>
      </w:pPr>
      <w:r>
        <w:rPr>
          <w:rFonts w:hint="eastAsia"/>
          <w:b/>
          <w:bCs/>
          <w:lang w:val="en-US" w:eastAsia="zh-CN"/>
        </w:rPr>
        <w:t>数据来源</w:t>
      </w:r>
      <w:r>
        <w:rPr>
          <w:rFonts w:hint="eastAsia"/>
          <w:lang w:val="en-US" w:eastAsia="zh-CN"/>
        </w:rPr>
        <w:t>：综资/动环设备IP库/手动录入</w:t>
      </w:r>
    </w:p>
    <w:p>
      <w:pPr>
        <w:widowControl w:val="0"/>
        <w:numPr>
          <w:ilvl w:val="0"/>
          <w:numId w:val="0"/>
        </w:numPr>
        <w:jc w:val="left"/>
        <w:rPr>
          <w:rFonts w:hint="default"/>
          <w:lang w:val="en-US" w:eastAsia="zh-CN"/>
        </w:rPr>
      </w:pPr>
      <w:r>
        <w:rPr>
          <w:rFonts w:hint="eastAsia"/>
          <w:b/>
          <w:bCs/>
          <w:lang w:val="en-US" w:eastAsia="zh-CN"/>
        </w:rPr>
        <w:t>权限说明</w:t>
      </w:r>
      <w:r>
        <w:rPr>
          <w:rFonts w:hint="eastAsia"/>
          <w:lang w:val="en-US" w:eastAsia="zh-CN"/>
        </w:rPr>
        <w:t>：功能权限，初始时所有客户可见，后续可通过权限配置进行管理。数据权限根据用户已有数据权限生效。</w:t>
      </w:r>
    </w:p>
    <w:p>
      <w:pPr>
        <w:widowControl w:val="0"/>
        <w:numPr>
          <w:ilvl w:val="0"/>
          <w:numId w:val="0"/>
        </w:numPr>
        <w:jc w:val="left"/>
        <w:rPr>
          <w:rFonts w:hint="default"/>
          <w:lang w:val="en-US" w:eastAsia="zh-CN"/>
        </w:rPr>
      </w:pPr>
    </w:p>
    <w:p>
      <w:pPr>
        <w:widowControl w:val="0"/>
        <w:numPr>
          <w:ilvl w:val="0"/>
          <w:numId w:val="0"/>
        </w:numPr>
        <w:spacing w:line="288" w:lineRule="auto"/>
        <w:jc w:val="both"/>
        <w:rPr>
          <w:rFonts w:hint="eastAsia"/>
          <w:lang w:val="en-US" w:eastAsia="zh-CN"/>
        </w:rPr>
      </w:pPr>
    </w:p>
    <w:p>
      <w:pPr>
        <w:widowControl w:val="0"/>
        <w:numPr>
          <w:ilvl w:val="0"/>
          <w:numId w:val="0"/>
        </w:numPr>
        <w:spacing w:line="288" w:lineRule="auto"/>
        <w:jc w:val="both"/>
        <w:rPr>
          <w:rFonts w:hint="eastAsia"/>
          <w:b/>
          <w:bCs/>
          <w:sz w:val="24"/>
          <w:szCs w:val="24"/>
          <w:lang w:val="en-US" w:eastAsia="zh-CN"/>
        </w:rPr>
      </w:pPr>
      <w:r>
        <w:rPr>
          <w:rFonts w:hint="eastAsia"/>
          <w:b/>
          <w:bCs/>
          <w:sz w:val="24"/>
          <w:szCs w:val="24"/>
          <w:lang w:val="en-US" w:eastAsia="zh-CN"/>
        </w:rPr>
        <w:t>1网络拓扑绘制页面​</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440" w:leftChars="200" w:firstLine="0"/>
        <w:jc w:val="both"/>
        <w:textAlignment w:val="auto"/>
        <w:rPr>
          <w:rFonts w:hint="eastAsia"/>
          <w:b/>
          <w:bCs/>
          <w:lang w:val="en-US" w:eastAsia="zh-CN"/>
        </w:rPr>
      </w:pPr>
      <w:r>
        <w:rPr>
          <w:rFonts w:hint="eastAsia"/>
          <w:b/>
          <w:bCs/>
          <w:lang w:val="en-US" w:eastAsia="zh-CN"/>
        </w:rPr>
        <w:t>1.1页面布局</w:t>
      </w:r>
    </w:p>
    <w:p>
      <w:pPr>
        <w:keepNext w:val="0"/>
        <w:keepLines w:val="0"/>
        <w:pageBreakBefore w:val="0"/>
        <w:widowControl w:val="0"/>
        <w:numPr>
          <w:ilvl w:val="0"/>
          <w:numId w:val="56"/>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lang w:val="en-US" w:eastAsia="zh-CN"/>
        </w:rPr>
      </w:pPr>
      <w:r>
        <w:rPr>
          <w:rFonts w:hint="eastAsia"/>
          <w:lang w:val="en-US" w:eastAsia="zh-CN"/>
        </w:rPr>
        <w:t>页面分为三个板块：左侧板块、中间板块和右侧板块。​</w:t>
      </w:r>
    </w:p>
    <w:p>
      <w:pPr>
        <w:keepNext w:val="0"/>
        <w:keepLines w:val="0"/>
        <w:pageBreakBefore w:val="0"/>
        <w:widowControl w:val="0"/>
        <w:numPr>
          <w:ilvl w:val="0"/>
          <w:numId w:val="56"/>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lang w:val="en-US" w:eastAsia="zh-CN"/>
        </w:rPr>
      </w:pPr>
      <w:r>
        <w:rPr>
          <w:rFonts w:hint="eastAsia"/>
          <w:lang w:val="en-US" w:eastAsia="zh-CN"/>
        </w:rPr>
        <w:t>左侧上半部分呈现空间树，按照省——地市——区县——站点——机房维度展开，方便用户定位和选择不同层级的网络位置。已配置机房和站点，参考用电关系配置，显示完成标识。</w:t>
      </w:r>
    </w:p>
    <w:p>
      <w:pPr>
        <w:keepNext w:val="0"/>
        <w:keepLines w:val="0"/>
        <w:pageBreakBefore w:val="0"/>
        <w:widowControl w:val="0"/>
        <w:numPr>
          <w:ilvl w:val="0"/>
          <w:numId w:val="56"/>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lang w:val="en-US" w:eastAsia="zh-CN"/>
        </w:rPr>
      </w:pPr>
      <w:r>
        <w:rPr>
          <w:rFonts w:hint="eastAsia"/>
          <w:lang w:val="en-US" w:eastAsia="zh-CN"/>
        </w:rPr>
        <w:t>左侧下半部分呈现网络拓扑绘制的网络图形组件，包括</w:t>
      </w:r>
      <w:bookmarkStart w:id="36" w:name="OLE_LINK9"/>
      <w:r>
        <w:rPr>
          <w:rFonts w:hint="eastAsia"/>
          <w:lang w:val="en-US" w:eastAsia="zh-CN"/>
        </w:rPr>
        <w:t>交换机、路由器、网关、防火墙、服务器、FSU、摄像头</w:t>
      </w:r>
      <w:bookmarkEnd w:id="36"/>
      <w:r>
        <w:rPr>
          <w:rFonts w:hint="eastAsia"/>
          <w:lang w:val="en-US" w:eastAsia="zh-CN"/>
        </w:rPr>
        <w:t>等常见网络设备图形，作为绘制拓扑图的基础元素。</w:t>
      </w:r>
    </w:p>
    <w:p>
      <w:pPr>
        <w:keepNext w:val="0"/>
        <w:keepLines w:val="0"/>
        <w:pageBreakBefore w:val="0"/>
        <w:widowControl w:val="0"/>
        <w:numPr>
          <w:ilvl w:val="0"/>
          <w:numId w:val="56"/>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lang w:val="en-US" w:eastAsia="zh-CN"/>
        </w:rPr>
      </w:pPr>
      <w:r>
        <w:rPr>
          <w:rFonts w:hint="eastAsia"/>
          <w:lang w:val="en-US" w:eastAsia="zh-CN"/>
        </w:rPr>
        <w:t>中间板块为网络拓扑图的绘制画布，用户可通过拖拽左侧的图形组件到画布上进行网络拓扑绘制；画布上端为网络拓扑图绘制的工具栏，提供绘制、编辑、调整拓扑图所需的各种工具。</w:t>
      </w:r>
    </w:p>
    <w:p>
      <w:pPr>
        <w:keepNext w:val="0"/>
        <w:keepLines w:val="0"/>
        <w:pageBreakBefore w:val="0"/>
        <w:widowControl w:val="0"/>
        <w:numPr>
          <w:ilvl w:val="0"/>
          <w:numId w:val="56"/>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lang w:val="en-US" w:eastAsia="zh-CN"/>
        </w:rPr>
      </w:pPr>
      <w:r>
        <w:rPr>
          <w:rFonts w:hint="eastAsia"/>
          <w:lang w:val="en-US" w:eastAsia="zh-CN"/>
        </w:rPr>
        <w:t>右侧板块为网络图形组件的属性编辑板块，用于配置或编辑网络设备的设备名称、IP、网关、虚拟IP、端口号、位置、备注等属性信息。</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jc w:val="both"/>
        <w:textAlignment w:val="auto"/>
        <w:rPr>
          <w:rFonts w:hint="default"/>
          <w:lang w:val="en-US" w:eastAsia="zh-CN"/>
        </w:rPr>
      </w:pPr>
      <w:r>
        <w:rPr>
          <w:rFonts w:hint="eastAsia"/>
          <w:b/>
          <w:bCs/>
          <w:lang w:val="en-US" w:eastAsia="zh-CN"/>
        </w:rPr>
        <w:t>网络元件包括</w:t>
      </w:r>
      <w:r>
        <w:rPr>
          <w:rFonts w:hint="eastAsia"/>
          <w:lang w:val="en-US" w:eastAsia="zh-CN"/>
        </w:rPr>
        <w:t>：</w:t>
      </w:r>
    </w:p>
    <w:p>
      <w:pPr>
        <w:keepNext w:val="0"/>
        <w:keepLines w:val="0"/>
        <w:pageBreakBefore w:val="0"/>
        <w:widowControl w:val="0"/>
        <w:numPr>
          <w:ilvl w:val="0"/>
          <w:numId w:val="57"/>
        </w:numPr>
        <w:kinsoku/>
        <w:wordWrap/>
        <w:overflowPunct/>
        <w:topLinePunct w:val="0"/>
        <w:autoSpaceDE/>
        <w:autoSpaceDN/>
        <w:bidi w:val="0"/>
        <w:adjustRightInd/>
        <w:snapToGrid/>
        <w:spacing w:line="288" w:lineRule="auto"/>
        <w:jc w:val="both"/>
        <w:textAlignment w:val="auto"/>
        <w:rPr>
          <w:rFonts w:hint="eastAsia"/>
          <w:lang w:val="en-US" w:eastAsia="zh-CN"/>
        </w:rPr>
      </w:pPr>
      <w:r>
        <w:rPr>
          <w:rFonts w:hint="eastAsia"/>
          <w:lang w:val="en-US" w:eastAsia="zh-CN"/>
        </w:rPr>
        <w:t>核心网络设备：路由器、核心交换机、汇聚交换机、接入交换机、防火墙、负载均衡器、无线控制器</w:t>
      </w:r>
    </w:p>
    <w:p>
      <w:pPr>
        <w:keepNext w:val="0"/>
        <w:keepLines w:val="0"/>
        <w:pageBreakBefore w:val="0"/>
        <w:widowControl w:val="0"/>
        <w:numPr>
          <w:ilvl w:val="0"/>
          <w:numId w:val="57"/>
        </w:numPr>
        <w:kinsoku/>
        <w:wordWrap/>
        <w:overflowPunct/>
        <w:topLinePunct w:val="0"/>
        <w:autoSpaceDE/>
        <w:autoSpaceDN/>
        <w:bidi w:val="0"/>
        <w:adjustRightInd/>
        <w:snapToGrid/>
        <w:spacing w:line="288" w:lineRule="auto"/>
        <w:jc w:val="both"/>
        <w:textAlignment w:val="auto"/>
        <w:rPr>
          <w:rFonts w:hint="default"/>
          <w:lang w:val="en-US" w:eastAsia="zh-CN"/>
        </w:rPr>
      </w:pPr>
      <w:r>
        <w:rPr>
          <w:rFonts w:hint="eastAsia"/>
          <w:lang w:val="en-US" w:eastAsia="zh-CN"/>
        </w:rPr>
        <w:t>终端与服务设备：个人电脑、服务器、工作站、FSU、摄像头、NVR（网络视频录像机）</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jc w:val="both"/>
        <w:textAlignment w:val="auto"/>
        <w:rPr>
          <w:rFonts w:hint="default"/>
          <w:lang w:val="en-US" w:eastAsia="zh-CN"/>
        </w:rPr>
      </w:pPr>
      <w:r>
        <w:rPr>
          <w:rFonts w:hint="eastAsia"/>
          <w:lang w:val="en-US" w:eastAsia="zh-CN"/>
        </w:rPr>
        <w:t>3、通用网络元件图标。</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jc w:val="both"/>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440" w:leftChars="200" w:firstLine="0"/>
        <w:jc w:val="both"/>
        <w:textAlignment w:val="auto"/>
        <w:rPr>
          <w:rFonts w:hint="eastAsia"/>
          <w:b/>
          <w:bCs/>
          <w:lang w:val="en-US" w:eastAsia="zh-CN"/>
        </w:rPr>
      </w:pPr>
      <w:r>
        <w:rPr>
          <w:rFonts w:hint="eastAsia"/>
          <w:b/>
          <w:bCs/>
          <w:lang w:val="en-US" w:eastAsia="zh-CN"/>
        </w:rPr>
        <w:t>1.2网络图形组件</w:t>
      </w:r>
    </w:p>
    <w:p>
      <w:pPr>
        <w:keepNext w:val="0"/>
        <w:keepLines w:val="0"/>
        <w:pageBreakBefore w:val="0"/>
        <w:widowControl w:val="0"/>
        <w:numPr>
          <w:ilvl w:val="0"/>
          <w:numId w:val="58"/>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lang w:val="en-US" w:eastAsia="zh-CN"/>
        </w:rPr>
      </w:pPr>
      <w:r>
        <w:rPr>
          <w:rFonts w:hint="eastAsia"/>
          <w:lang w:val="en-US" w:eastAsia="zh-CN"/>
        </w:rPr>
        <w:t>图形组件具备可拖拽属性，用户在左侧选择组件后，通过鼠标拖拽至中间画布进行拓扑绘制。</w:t>
      </w:r>
      <w:r>
        <w:commentReference w:id="8"/>
      </w:r>
    </w:p>
    <w:p>
      <w:pPr>
        <w:keepNext w:val="0"/>
        <w:keepLines w:val="0"/>
        <w:pageBreakBefore w:val="0"/>
        <w:widowControl w:val="0"/>
        <w:numPr>
          <w:ilvl w:val="0"/>
          <w:numId w:val="58"/>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lang w:val="en-US" w:eastAsia="zh-CN"/>
        </w:rPr>
      </w:pPr>
      <w:r>
        <w:rPr>
          <w:rFonts w:hint="eastAsia"/>
          <w:lang w:val="en-US" w:eastAsia="zh-CN"/>
        </w:rPr>
        <w:t>不同类型的网络设备图形具有明显区分，通过图标、颜色等视觉元素体现设备类型差异。</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440" w:leftChars="200" w:firstLine="0"/>
        <w:jc w:val="both"/>
        <w:textAlignment w:val="auto"/>
        <w:rPr>
          <w:rFonts w:hint="eastAsia"/>
          <w:b/>
          <w:bCs/>
          <w:lang w:val="en-US" w:eastAsia="zh-CN"/>
        </w:rPr>
      </w:pPr>
      <w:r>
        <w:rPr>
          <w:rFonts w:hint="eastAsia"/>
          <w:b/>
          <w:bCs/>
          <w:lang w:val="en-US" w:eastAsia="zh-CN"/>
        </w:rPr>
        <w:t>1.3绘制画布</w:t>
      </w:r>
    </w:p>
    <w:p>
      <w:pPr>
        <w:keepNext w:val="0"/>
        <w:keepLines w:val="0"/>
        <w:pageBreakBefore w:val="0"/>
        <w:widowControl w:val="0"/>
        <w:numPr>
          <w:ilvl w:val="0"/>
          <w:numId w:val="58"/>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lang w:val="en-US" w:eastAsia="zh-CN"/>
        </w:rPr>
      </w:pPr>
      <w:r>
        <w:rPr>
          <w:rFonts w:hint="eastAsia"/>
          <w:lang w:val="en-US" w:eastAsia="zh-CN"/>
        </w:rPr>
        <w:t>提供网格辅助线功能，帮助用户对齐设备，提升拓扑图布局的规范性和美观性。</w:t>
      </w:r>
    </w:p>
    <w:p>
      <w:pPr>
        <w:keepNext w:val="0"/>
        <w:keepLines w:val="0"/>
        <w:pageBreakBefore w:val="0"/>
        <w:widowControl w:val="0"/>
        <w:numPr>
          <w:ilvl w:val="0"/>
          <w:numId w:val="58"/>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lang w:val="en-US" w:eastAsia="zh-CN"/>
        </w:rPr>
      </w:pPr>
      <w:r>
        <w:rPr>
          <w:rFonts w:hint="eastAsia"/>
          <w:lang w:val="en-US" w:eastAsia="zh-CN"/>
        </w:rPr>
        <w:t>支持画布缩放操作，用户可通过工具栏按钮或鼠标滚轮实现画布的放大和缩小，以便更清晰地查看细节或整体布局。</w:t>
      </w:r>
    </w:p>
    <w:p>
      <w:pPr>
        <w:keepNext w:val="0"/>
        <w:keepLines w:val="0"/>
        <w:pageBreakBefore w:val="0"/>
        <w:widowControl w:val="0"/>
        <w:numPr>
          <w:ilvl w:val="0"/>
          <w:numId w:val="58"/>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lang w:val="en-US" w:eastAsia="zh-CN"/>
        </w:rPr>
      </w:pPr>
      <w:r>
        <w:rPr>
          <w:rFonts w:hint="eastAsia"/>
          <w:lang w:val="en-US" w:eastAsia="zh-CN"/>
        </w:rPr>
        <w:t>支持撤销功能，方便用户修正绘制过程中的操作失误。</w:t>
      </w:r>
    </w:p>
    <w:p>
      <w:pPr>
        <w:keepNext w:val="0"/>
        <w:keepLines w:val="0"/>
        <w:pageBreakBefore w:val="0"/>
        <w:widowControl w:val="0"/>
        <w:numPr>
          <w:ilvl w:val="0"/>
          <w:numId w:val="58"/>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lang w:val="en-US" w:eastAsia="zh-CN"/>
        </w:rPr>
      </w:pPr>
      <w:r>
        <w:rPr>
          <w:rFonts w:hint="eastAsia"/>
          <w:highlight w:val="yellow"/>
          <w:lang w:val="en-US" w:eastAsia="zh-CN"/>
        </w:rPr>
        <w:t>站点和机房，支持容器化处理</w:t>
      </w:r>
      <w:r>
        <w:rPr>
          <w:rFonts w:hint="eastAsia"/>
          <w:lang w:val="en-US" w:eastAsia="zh-CN"/>
        </w:rPr>
        <w:t>。</w:t>
      </w:r>
    </w:p>
    <w:p>
      <w:pPr>
        <w:keepNext w:val="0"/>
        <w:keepLines w:val="0"/>
        <w:pageBreakBefore w:val="0"/>
        <w:widowControl w:val="0"/>
        <w:numPr>
          <w:ilvl w:val="1"/>
          <w:numId w:val="58"/>
        </w:numPr>
        <w:kinsoku/>
        <w:wordWrap/>
        <w:overflowPunct/>
        <w:topLinePunct w:val="0"/>
        <w:autoSpaceDE/>
        <w:autoSpaceDN/>
        <w:bidi w:val="0"/>
        <w:adjustRightInd/>
        <w:snapToGrid/>
        <w:spacing w:line="288" w:lineRule="auto"/>
        <w:ind w:left="840" w:leftChars="0" w:hanging="420" w:firstLineChars="0"/>
        <w:jc w:val="both"/>
        <w:textAlignment w:val="auto"/>
        <w:rPr>
          <w:rFonts w:hint="eastAsia"/>
          <w:lang w:val="en-US" w:eastAsia="zh-CN"/>
        </w:rPr>
      </w:pPr>
      <w:r>
        <w:rPr>
          <w:rFonts w:hint="eastAsia"/>
          <w:lang w:val="en-US" w:eastAsia="zh-CN"/>
        </w:rPr>
        <w:t>站点层级时，下属机房可呈现机房整体，点击机房可展开其内网络设备关联关系。</w:t>
      </w:r>
    </w:p>
    <w:p>
      <w:pPr>
        <w:keepNext w:val="0"/>
        <w:keepLines w:val="0"/>
        <w:pageBreakBefore w:val="0"/>
        <w:widowControl w:val="0"/>
        <w:numPr>
          <w:ilvl w:val="1"/>
          <w:numId w:val="58"/>
        </w:numPr>
        <w:kinsoku/>
        <w:wordWrap/>
        <w:overflowPunct/>
        <w:topLinePunct w:val="0"/>
        <w:autoSpaceDE/>
        <w:autoSpaceDN/>
        <w:bidi w:val="0"/>
        <w:adjustRightInd/>
        <w:snapToGrid/>
        <w:spacing w:line="288" w:lineRule="auto"/>
        <w:ind w:left="840" w:leftChars="0" w:hanging="420" w:firstLineChars="0"/>
        <w:jc w:val="both"/>
        <w:textAlignment w:val="auto"/>
        <w:rPr>
          <w:rFonts w:hint="eastAsia"/>
          <w:lang w:val="en-US" w:eastAsia="zh-CN"/>
        </w:rPr>
      </w:pPr>
      <w:r>
        <w:rPr>
          <w:rFonts w:hint="eastAsia"/>
          <w:lang w:val="en-US" w:eastAsia="zh-CN"/>
        </w:rPr>
        <w:t>区县层级显示站点之间的关联关系，呈现站点关联关系时，站点以整体图标形式呈现，图标附带站点名称及涉及连接的设备IP信息。点击站点或机房可展开查看具体设备关联关系。</w:t>
      </w:r>
    </w:p>
    <w:p>
      <w:pPr>
        <w:keepNext w:val="0"/>
        <w:keepLines w:val="0"/>
        <w:pageBreakBefore w:val="0"/>
        <w:widowControl w:val="0"/>
        <w:numPr>
          <w:ilvl w:val="1"/>
          <w:numId w:val="58"/>
        </w:numPr>
        <w:kinsoku/>
        <w:wordWrap/>
        <w:overflowPunct/>
        <w:topLinePunct w:val="0"/>
        <w:autoSpaceDE/>
        <w:autoSpaceDN/>
        <w:bidi w:val="0"/>
        <w:adjustRightInd/>
        <w:snapToGrid/>
        <w:spacing w:line="288" w:lineRule="auto"/>
        <w:ind w:left="840" w:leftChars="0" w:hanging="420" w:firstLineChars="0"/>
        <w:jc w:val="both"/>
        <w:textAlignment w:val="auto"/>
        <w:rPr>
          <w:rFonts w:hint="eastAsia"/>
          <w:lang w:val="en-US" w:eastAsia="zh-CN"/>
        </w:rPr>
      </w:pPr>
      <w:r>
        <w:rPr>
          <w:rFonts w:hint="eastAsia"/>
          <w:lang w:val="en-US" w:eastAsia="zh-CN"/>
        </w:rPr>
        <w:t>地市层级时，呈现跨区县的站点的关联关系网络及直接关联设备。</w:t>
      </w:r>
    </w:p>
    <w:p>
      <w:pPr>
        <w:keepNext w:val="0"/>
        <w:keepLines w:val="0"/>
        <w:pageBreakBefore w:val="0"/>
        <w:widowControl w:val="0"/>
        <w:numPr>
          <w:ilvl w:val="1"/>
          <w:numId w:val="58"/>
        </w:numPr>
        <w:kinsoku/>
        <w:wordWrap/>
        <w:overflowPunct/>
        <w:topLinePunct w:val="0"/>
        <w:autoSpaceDE/>
        <w:autoSpaceDN/>
        <w:bidi w:val="0"/>
        <w:adjustRightInd/>
        <w:snapToGrid/>
        <w:spacing w:line="288" w:lineRule="auto"/>
        <w:ind w:left="840" w:leftChars="0" w:hanging="420" w:firstLineChars="0"/>
        <w:jc w:val="both"/>
        <w:textAlignment w:val="auto"/>
        <w:rPr>
          <w:rFonts w:hint="eastAsia"/>
          <w:lang w:val="en-US" w:eastAsia="zh-CN"/>
        </w:rPr>
      </w:pPr>
      <w:r>
        <w:rPr>
          <w:rFonts w:hint="eastAsia"/>
          <w:lang w:val="en-US" w:eastAsia="zh-CN"/>
        </w:rPr>
        <w:t>省维度，呈现区公司和地市之间的网络设备连接关系，展开地市呈现具体的网络设备。</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440" w:leftChars="200" w:firstLine="0"/>
        <w:jc w:val="both"/>
        <w:textAlignment w:val="auto"/>
        <w:rPr>
          <w:rFonts w:hint="eastAsia"/>
          <w:b/>
          <w:bCs/>
          <w:lang w:val="en-US" w:eastAsia="zh-CN"/>
        </w:rPr>
      </w:pPr>
      <w:r>
        <w:rPr>
          <w:rFonts w:hint="eastAsia"/>
          <w:b/>
          <w:bCs/>
          <w:lang w:val="en-US" w:eastAsia="zh-CN"/>
        </w:rPr>
        <w:t>1.4工具栏</w:t>
      </w:r>
    </w:p>
    <w:p>
      <w:pPr>
        <w:keepNext w:val="0"/>
        <w:keepLines w:val="0"/>
        <w:pageBreakBefore w:val="0"/>
        <w:widowControl w:val="0"/>
        <w:numPr>
          <w:ilvl w:val="0"/>
          <w:numId w:val="58"/>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lang w:val="en-US" w:eastAsia="zh-CN"/>
        </w:rPr>
      </w:pPr>
      <w:r>
        <w:rPr>
          <w:rFonts w:hint="eastAsia"/>
          <w:lang w:val="en-US" w:eastAsia="zh-CN"/>
        </w:rPr>
        <w:t>包含选择工具、连接线工具、文本工具、放大工具、缩小工具、撤销工具、删除选中工具、对齐方式工具、分布方式工具等。</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440" w:leftChars="200" w:firstLine="0"/>
        <w:jc w:val="both"/>
        <w:textAlignment w:val="auto"/>
        <w:rPr>
          <w:rFonts w:hint="eastAsia"/>
          <w:b/>
          <w:bCs/>
          <w:lang w:val="en-US" w:eastAsia="zh-CN"/>
        </w:rPr>
      </w:pPr>
      <w:r>
        <w:rPr>
          <w:rFonts w:hint="eastAsia"/>
          <w:b/>
          <w:bCs/>
          <w:lang w:val="en-US" w:eastAsia="zh-CN"/>
        </w:rPr>
        <w:t>1.5属性编辑板块</w:t>
      </w:r>
    </w:p>
    <w:p>
      <w:pPr>
        <w:keepNext w:val="0"/>
        <w:keepLines w:val="0"/>
        <w:pageBreakBefore w:val="0"/>
        <w:widowControl w:val="0"/>
        <w:numPr>
          <w:ilvl w:val="0"/>
          <w:numId w:val="58"/>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lang w:val="en-US" w:eastAsia="zh-CN"/>
        </w:rPr>
      </w:pPr>
      <w:r>
        <w:rPr>
          <w:rFonts w:hint="eastAsia"/>
          <w:lang w:val="en-US" w:eastAsia="zh-CN"/>
        </w:rPr>
        <w:t>当用户在画布上选中某个网络设备时，右侧属性编辑板块显示该设备的可编辑属性，用户可直接修改设备名称、IP等信息，修改后实时生效并更新画布上的设备显示信息。画布上默认只显示设备名称和IP两类信息。</w:t>
      </w:r>
    </w:p>
    <w:p>
      <w:pPr>
        <w:keepNext w:val="0"/>
        <w:keepLines w:val="0"/>
        <w:pageBreakBefore w:val="0"/>
        <w:widowControl w:val="0"/>
        <w:numPr>
          <w:ilvl w:val="0"/>
          <w:numId w:val="58"/>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lang w:val="en-US" w:eastAsia="zh-CN"/>
        </w:rPr>
      </w:pPr>
      <w:r>
        <w:rPr>
          <w:rFonts w:hint="eastAsia"/>
          <w:lang w:val="en-US" w:eastAsia="zh-CN"/>
        </w:rPr>
        <w:t>设备基础属性主要包括以下字段。若必填信息未填写完成，不允许保存。</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20"/>
        <w:gridCol w:w="3321"/>
        <w:gridCol w:w="33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shd w:val="clear" w:color="auto" w:fill="BEBEBE" w:themeFill="background1" w:themeFillShade="BF"/>
          </w:tcPr>
          <w:p>
            <w:pPr>
              <w:keepNext w:val="0"/>
              <w:keepLines w:val="0"/>
              <w:pageBreakBefore w:val="0"/>
              <w:widowControl w:val="0"/>
              <w:numPr>
                <w:ilvl w:val="0"/>
                <w:numId w:val="0"/>
              </w:numPr>
              <w:kinsoku/>
              <w:wordWrap/>
              <w:overflowPunct/>
              <w:topLinePunct w:val="0"/>
              <w:autoSpaceDE/>
              <w:autoSpaceDN/>
              <w:bidi w:val="0"/>
              <w:adjustRightInd/>
              <w:snapToGrid/>
              <w:spacing w:line="288" w:lineRule="auto"/>
              <w:jc w:val="center"/>
              <w:textAlignment w:val="auto"/>
              <w:rPr>
                <w:rFonts w:hint="default"/>
                <w:b/>
                <w:bCs/>
                <w:vertAlign w:val="baseline"/>
                <w:lang w:val="en-US" w:eastAsia="zh-CN"/>
              </w:rPr>
            </w:pPr>
            <w:r>
              <w:rPr>
                <w:rFonts w:hint="eastAsia"/>
                <w:b/>
                <w:bCs/>
                <w:vertAlign w:val="baseline"/>
                <w:lang w:val="en-US" w:eastAsia="zh-CN"/>
              </w:rPr>
              <w:t>字段</w:t>
            </w:r>
          </w:p>
        </w:tc>
        <w:tc>
          <w:tcPr>
            <w:tcW w:w="3321" w:type="dxa"/>
            <w:shd w:val="clear" w:color="auto" w:fill="BEBEBE" w:themeFill="background1" w:themeFillShade="BF"/>
          </w:tcPr>
          <w:p>
            <w:pPr>
              <w:keepNext w:val="0"/>
              <w:keepLines w:val="0"/>
              <w:pageBreakBefore w:val="0"/>
              <w:widowControl w:val="0"/>
              <w:numPr>
                <w:ilvl w:val="0"/>
                <w:numId w:val="0"/>
              </w:numPr>
              <w:kinsoku/>
              <w:wordWrap/>
              <w:overflowPunct/>
              <w:topLinePunct w:val="0"/>
              <w:autoSpaceDE/>
              <w:autoSpaceDN/>
              <w:bidi w:val="0"/>
              <w:adjustRightInd/>
              <w:snapToGrid/>
              <w:spacing w:line="288" w:lineRule="auto"/>
              <w:jc w:val="center"/>
              <w:textAlignment w:val="auto"/>
              <w:rPr>
                <w:rFonts w:hint="default"/>
                <w:b/>
                <w:bCs/>
                <w:vertAlign w:val="baseline"/>
                <w:lang w:val="en-US" w:eastAsia="zh-CN"/>
              </w:rPr>
            </w:pPr>
            <w:r>
              <w:rPr>
                <w:rFonts w:hint="eastAsia"/>
                <w:b/>
                <w:bCs/>
                <w:vertAlign w:val="baseline"/>
                <w:lang w:val="en-US" w:eastAsia="zh-CN"/>
              </w:rPr>
              <w:t>约束</w:t>
            </w:r>
          </w:p>
        </w:tc>
        <w:tc>
          <w:tcPr>
            <w:tcW w:w="3321" w:type="dxa"/>
            <w:shd w:val="clear" w:color="auto" w:fill="BEBEBE" w:themeFill="background1" w:themeFillShade="BF"/>
          </w:tcPr>
          <w:p>
            <w:pPr>
              <w:keepNext w:val="0"/>
              <w:keepLines w:val="0"/>
              <w:pageBreakBefore w:val="0"/>
              <w:widowControl w:val="0"/>
              <w:numPr>
                <w:ilvl w:val="0"/>
                <w:numId w:val="0"/>
              </w:numPr>
              <w:kinsoku/>
              <w:wordWrap/>
              <w:overflowPunct/>
              <w:topLinePunct w:val="0"/>
              <w:autoSpaceDE/>
              <w:autoSpaceDN/>
              <w:bidi w:val="0"/>
              <w:adjustRightInd/>
              <w:snapToGrid/>
              <w:spacing w:line="288" w:lineRule="auto"/>
              <w:jc w:val="center"/>
              <w:textAlignment w:val="auto"/>
              <w:rPr>
                <w:rFonts w:hint="default"/>
                <w:b/>
                <w:bCs/>
                <w:vertAlign w:val="baseline"/>
                <w:lang w:val="en-US" w:eastAsia="zh-CN"/>
              </w:rPr>
            </w:pPr>
            <w:r>
              <w:rPr>
                <w:rFonts w:hint="eastAsia"/>
                <w:b/>
                <w:bCs/>
                <w:vertAlign w:val="baseline"/>
                <w:lang w:val="en-US" w:eastAsia="zh-CN"/>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tcPr>
          <w:p>
            <w:pPr>
              <w:keepNext w:val="0"/>
              <w:keepLines w:val="0"/>
              <w:pageBreakBefore w:val="0"/>
              <w:widowControl w:val="0"/>
              <w:numPr>
                <w:ilvl w:val="0"/>
                <w:numId w:val="0"/>
              </w:numPr>
              <w:kinsoku/>
              <w:wordWrap/>
              <w:overflowPunct/>
              <w:topLinePunct w:val="0"/>
              <w:autoSpaceDE/>
              <w:autoSpaceDN/>
              <w:bidi w:val="0"/>
              <w:adjustRightInd/>
              <w:snapToGrid/>
              <w:spacing w:line="288" w:lineRule="auto"/>
              <w:jc w:val="both"/>
              <w:textAlignment w:val="auto"/>
              <w:rPr>
                <w:rFonts w:hint="default"/>
                <w:highlight w:val="none"/>
                <w:vertAlign w:val="baseline"/>
                <w:lang w:val="en-US" w:eastAsia="zh-CN"/>
              </w:rPr>
            </w:pPr>
            <w:r>
              <w:rPr>
                <w:rFonts w:hint="eastAsia"/>
                <w:highlight w:val="none"/>
                <w:vertAlign w:val="baseline"/>
                <w:lang w:val="en-US" w:eastAsia="zh-CN"/>
              </w:rPr>
              <w:t>设备名称</w:t>
            </w:r>
            <w:bookmarkStart w:id="37" w:name="OLE_LINK6"/>
            <w:r>
              <w:rPr>
                <w:rFonts w:hint="eastAsia"/>
                <w:color w:val="FF0000"/>
                <w:highlight w:val="none"/>
                <w:vertAlign w:val="baseline"/>
                <w:lang w:val="en-US" w:eastAsia="zh-CN"/>
              </w:rPr>
              <w:t>*</w:t>
            </w:r>
            <w:bookmarkEnd w:id="37"/>
          </w:p>
        </w:tc>
        <w:tc>
          <w:tcPr>
            <w:tcW w:w="3321" w:type="dxa"/>
          </w:tcPr>
          <w:p>
            <w:pPr>
              <w:keepNext w:val="0"/>
              <w:keepLines w:val="0"/>
              <w:pageBreakBefore w:val="0"/>
              <w:widowControl w:val="0"/>
              <w:numPr>
                <w:ilvl w:val="0"/>
                <w:numId w:val="0"/>
              </w:numPr>
              <w:kinsoku/>
              <w:wordWrap/>
              <w:overflowPunct/>
              <w:topLinePunct w:val="0"/>
              <w:autoSpaceDE/>
              <w:autoSpaceDN/>
              <w:bidi w:val="0"/>
              <w:adjustRightInd/>
              <w:snapToGrid/>
              <w:spacing w:line="288" w:lineRule="auto"/>
              <w:jc w:val="both"/>
              <w:textAlignment w:val="auto"/>
              <w:rPr>
                <w:rFonts w:hint="default"/>
                <w:vertAlign w:val="baseline"/>
                <w:lang w:val="en-US" w:eastAsia="zh-CN"/>
              </w:rPr>
            </w:pPr>
            <w:r>
              <w:rPr>
                <w:rFonts w:hint="eastAsia"/>
                <w:vertAlign w:val="baseline"/>
                <w:lang w:val="en-US" w:eastAsia="zh-CN"/>
              </w:rPr>
              <w:t>必填</w:t>
            </w:r>
          </w:p>
        </w:tc>
        <w:tc>
          <w:tcPr>
            <w:tcW w:w="3321" w:type="dxa"/>
          </w:tcPr>
          <w:p>
            <w:pPr>
              <w:keepNext w:val="0"/>
              <w:keepLines w:val="0"/>
              <w:pageBreakBefore w:val="0"/>
              <w:widowControl w:val="0"/>
              <w:numPr>
                <w:ilvl w:val="0"/>
                <w:numId w:val="0"/>
              </w:numPr>
              <w:kinsoku/>
              <w:wordWrap/>
              <w:overflowPunct/>
              <w:topLinePunct w:val="0"/>
              <w:autoSpaceDE/>
              <w:autoSpaceDN/>
              <w:bidi w:val="0"/>
              <w:adjustRightInd/>
              <w:snapToGrid/>
              <w:spacing w:line="288" w:lineRule="auto"/>
              <w:jc w:val="both"/>
              <w:textAlignment w:val="auto"/>
              <w:rPr>
                <w:rFonts w:hint="eastAsia"/>
                <w:vertAlign w:val="baseline"/>
                <w:lang w:val="en-US" w:eastAsia="zh-CN"/>
              </w:rPr>
            </w:pPr>
            <w:r>
              <w:rPr>
                <w:rFonts w:hint="eastAsia"/>
                <w:vertAlign w:val="baseline"/>
                <w:lang w:val="en-US" w:eastAsia="zh-CN"/>
              </w:rPr>
              <w:t>手动输入。若网络设备类型为FSU和摄像头，则只能通过自动关联IP库选择填充。IP库不存在的，得先补充IP库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tcPr>
          <w:p>
            <w:pPr>
              <w:keepNext w:val="0"/>
              <w:keepLines w:val="0"/>
              <w:pageBreakBefore w:val="0"/>
              <w:widowControl w:val="0"/>
              <w:numPr>
                <w:ilvl w:val="0"/>
                <w:numId w:val="0"/>
              </w:numPr>
              <w:kinsoku/>
              <w:wordWrap/>
              <w:overflowPunct/>
              <w:topLinePunct w:val="0"/>
              <w:autoSpaceDE/>
              <w:autoSpaceDN/>
              <w:bidi w:val="0"/>
              <w:adjustRightInd/>
              <w:snapToGrid/>
              <w:spacing w:line="288" w:lineRule="auto"/>
              <w:jc w:val="both"/>
              <w:textAlignment w:val="auto"/>
              <w:rPr>
                <w:rFonts w:hint="default"/>
                <w:highlight w:val="none"/>
                <w:vertAlign w:val="baseline"/>
                <w:lang w:val="en-US" w:eastAsia="zh-CN"/>
              </w:rPr>
            </w:pPr>
            <w:r>
              <w:rPr>
                <w:rFonts w:hint="eastAsia"/>
                <w:highlight w:val="none"/>
                <w:vertAlign w:val="baseline"/>
                <w:lang w:val="en-US" w:eastAsia="zh-CN"/>
              </w:rPr>
              <w:t>IP地址</w:t>
            </w:r>
            <w:r>
              <w:rPr>
                <w:rFonts w:hint="eastAsia"/>
                <w:color w:val="FF0000"/>
                <w:highlight w:val="none"/>
                <w:vertAlign w:val="baseline"/>
                <w:lang w:val="en-US" w:eastAsia="zh-CN"/>
              </w:rPr>
              <w:t>*</w:t>
            </w:r>
          </w:p>
        </w:tc>
        <w:tc>
          <w:tcPr>
            <w:tcW w:w="3321" w:type="dxa"/>
          </w:tcPr>
          <w:p>
            <w:pPr>
              <w:keepNext w:val="0"/>
              <w:keepLines w:val="0"/>
              <w:pageBreakBefore w:val="0"/>
              <w:widowControl w:val="0"/>
              <w:numPr>
                <w:ilvl w:val="0"/>
                <w:numId w:val="0"/>
              </w:numPr>
              <w:kinsoku/>
              <w:wordWrap/>
              <w:overflowPunct/>
              <w:topLinePunct w:val="0"/>
              <w:autoSpaceDE/>
              <w:autoSpaceDN/>
              <w:bidi w:val="0"/>
              <w:adjustRightInd/>
              <w:snapToGrid/>
              <w:spacing w:line="288" w:lineRule="auto"/>
              <w:jc w:val="both"/>
              <w:textAlignment w:val="auto"/>
              <w:rPr>
                <w:rFonts w:hint="default"/>
                <w:vertAlign w:val="baseline"/>
                <w:lang w:val="en-US" w:eastAsia="zh-CN"/>
              </w:rPr>
            </w:pPr>
            <w:r>
              <w:rPr>
                <w:rFonts w:hint="eastAsia"/>
                <w:vertAlign w:val="baseline"/>
                <w:lang w:val="en-US" w:eastAsia="zh-CN"/>
              </w:rPr>
              <w:t>必填，FSU和摄像头自动关联</w:t>
            </w:r>
          </w:p>
        </w:tc>
        <w:tc>
          <w:tcPr>
            <w:tcW w:w="3321" w:type="dxa"/>
          </w:tcPr>
          <w:p>
            <w:pPr>
              <w:keepNext w:val="0"/>
              <w:keepLines w:val="0"/>
              <w:pageBreakBefore w:val="0"/>
              <w:widowControl w:val="0"/>
              <w:numPr>
                <w:ilvl w:val="0"/>
                <w:numId w:val="0"/>
              </w:numPr>
              <w:kinsoku/>
              <w:wordWrap/>
              <w:overflowPunct/>
              <w:topLinePunct w:val="0"/>
              <w:autoSpaceDE/>
              <w:autoSpaceDN/>
              <w:bidi w:val="0"/>
              <w:adjustRightInd/>
              <w:snapToGrid/>
              <w:spacing w:line="288" w:lineRule="auto"/>
              <w:jc w:val="both"/>
              <w:textAlignment w:val="auto"/>
              <w:rPr>
                <w:rFonts w:hint="default"/>
                <w:vertAlign w:val="baseline"/>
                <w:lang w:val="en-US" w:eastAsia="zh-CN"/>
              </w:rPr>
            </w:pPr>
            <w:r>
              <w:rPr>
                <w:rFonts w:hint="eastAsia"/>
                <w:vertAlign w:val="baseline"/>
                <w:lang w:val="en-US" w:eastAsia="zh-CN"/>
              </w:rPr>
              <w:t>手动输入，校验是否</w:t>
            </w:r>
            <w:bookmarkStart w:id="38" w:name="OLE_LINK8"/>
            <w:r>
              <w:rPr>
                <w:rFonts w:hint="eastAsia"/>
                <w:vertAlign w:val="baseline"/>
                <w:lang w:val="en-US" w:eastAsia="zh-CN"/>
              </w:rPr>
              <w:t>符合IPv4的规则</w:t>
            </w:r>
            <w:bookmarkEnd w:id="38"/>
            <w:r>
              <w:rPr>
                <w:rFonts w:hint="eastAsia"/>
                <w:vertAlign w:val="baseline"/>
                <w:lang w:val="en-US" w:eastAsia="zh-CN"/>
              </w:rPr>
              <w:t>。若网络设备类型为FSU和摄像头，则只能通过自动关联IP库选择填充。IP库不存在的，得先补充IP库</w:t>
            </w:r>
            <w:ins w:id="1845" w:author="zhoujiansheng" w:date="2025-10-11T11:14:35Z">
              <w:r>
                <w:rPr>
                  <w:rFonts w:hint="eastAsia"/>
                  <w:vertAlign w:val="baseline"/>
                  <w:lang w:val="en-US" w:eastAsia="zh-CN"/>
                </w:rPr>
                <w:t>。</w:t>
              </w:r>
            </w:ins>
            <w:ins w:id="1846" w:author="zhoujiansheng" w:date="2025-10-11T11:14:57Z">
              <w:r>
                <w:rPr>
                  <w:rFonts w:hint="eastAsia"/>
                  <w:vertAlign w:val="baseline"/>
                  <w:lang w:val="en-US" w:eastAsia="zh-CN"/>
                </w:rPr>
                <w:t>保存</w:t>
              </w:r>
            </w:ins>
            <w:ins w:id="1847" w:author="zhoujiansheng" w:date="2025-10-11T11:14:58Z">
              <w:r>
                <w:rPr>
                  <w:rFonts w:hint="eastAsia"/>
                  <w:vertAlign w:val="baseline"/>
                  <w:lang w:val="en-US" w:eastAsia="zh-CN"/>
                </w:rPr>
                <w:t>时</w:t>
              </w:r>
            </w:ins>
            <w:ins w:id="1848" w:author="zhoujiansheng" w:date="2025-10-11T11:15:00Z">
              <w:r>
                <w:rPr>
                  <w:rFonts w:hint="eastAsia"/>
                  <w:vertAlign w:val="baseline"/>
                  <w:lang w:val="en-US" w:eastAsia="zh-CN"/>
                </w:rPr>
                <w:t>校验</w:t>
              </w:r>
            </w:ins>
            <w:ins w:id="1849" w:author="zhoujiansheng" w:date="2025-10-11T11:15:01Z">
              <w:r>
                <w:rPr>
                  <w:rFonts w:hint="eastAsia"/>
                  <w:vertAlign w:val="baseline"/>
                  <w:lang w:val="en-US" w:eastAsia="zh-CN"/>
                </w:rPr>
                <w:t>IP</w:t>
              </w:r>
            </w:ins>
            <w:ins w:id="1850" w:author="zhoujiansheng" w:date="2025-10-11T11:15:03Z">
              <w:r>
                <w:rPr>
                  <w:rFonts w:hint="eastAsia"/>
                  <w:vertAlign w:val="baseline"/>
                  <w:lang w:val="en-US" w:eastAsia="zh-CN"/>
                </w:rPr>
                <w:t>是否</w:t>
              </w:r>
            </w:ins>
            <w:ins w:id="1851" w:author="zhoujiansheng" w:date="2025-10-11T11:15:04Z">
              <w:r>
                <w:rPr>
                  <w:rFonts w:hint="eastAsia"/>
                  <w:vertAlign w:val="baseline"/>
                  <w:lang w:val="en-US" w:eastAsia="zh-CN"/>
                </w:rPr>
                <w:t>全局</w:t>
              </w:r>
            </w:ins>
            <w:ins w:id="1852" w:author="zhoujiansheng" w:date="2025-10-11T11:15:05Z">
              <w:r>
                <w:rPr>
                  <w:rFonts w:hint="eastAsia"/>
                  <w:vertAlign w:val="baseline"/>
                  <w:lang w:val="en-US" w:eastAsia="zh-CN"/>
                </w:rPr>
                <w:t>唯一</w:t>
              </w:r>
            </w:ins>
            <w:ins w:id="1853" w:author="zhoujiansheng" w:date="2025-10-11T11:15:06Z">
              <w:r>
                <w:rPr>
                  <w:rFonts w:hint="eastAsia"/>
                  <w:vertAlign w:val="baseline"/>
                  <w:lang w:val="en-US" w:eastAsia="zh-CN"/>
                </w:rPr>
                <w:t>，</w:t>
              </w:r>
            </w:ins>
            <w:ins w:id="1854" w:author="zhoujiansheng" w:date="2025-10-11T11:15:09Z">
              <w:r>
                <w:rPr>
                  <w:rFonts w:hint="eastAsia"/>
                  <w:vertAlign w:val="baseline"/>
                  <w:lang w:val="en-US" w:eastAsia="zh-CN"/>
                </w:rPr>
                <w:t>若</w:t>
              </w:r>
            </w:ins>
            <w:ins w:id="1855" w:author="zhoujiansheng" w:date="2025-10-11T11:15:13Z">
              <w:r>
                <w:rPr>
                  <w:rFonts w:hint="eastAsia"/>
                  <w:vertAlign w:val="baseline"/>
                  <w:lang w:val="en-US" w:eastAsia="zh-CN"/>
                </w:rPr>
                <w:t>不唯一，</w:t>
              </w:r>
            </w:ins>
            <w:ins w:id="1856" w:author="zhoujiansheng" w:date="2025-10-11T11:15:14Z">
              <w:r>
                <w:rPr>
                  <w:rFonts w:hint="eastAsia"/>
                  <w:vertAlign w:val="baseline"/>
                  <w:lang w:val="en-US" w:eastAsia="zh-CN"/>
                </w:rPr>
                <w:t>提示</w:t>
              </w:r>
            </w:ins>
            <w:ins w:id="1857" w:author="zhoujiansheng" w:date="2025-10-11T11:15:23Z">
              <w:r>
                <w:rPr>
                  <w:rFonts w:hint="eastAsia"/>
                  <w:vertAlign w:val="baseline"/>
                  <w:lang w:val="en-US" w:eastAsia="zh-CN"/>
                </w:rPr>
                <w:t>与</w:t>
              </w:r>
            </w:ins>
            <w:ins w:id="1858" w:author="zhoujiansheng" w:date="2025-10-11T11:15:28Z">
              <w:r>
                <w:rPr>
                  <w:rFonts w:hint="eastAsia"/>
                  <w:vertAlign w:val="baseline"/>
                  <w:lang w:val="en-US" w:eastAsia="zh-CN"/>
                </w:rPr>
                <w:t>当前</w:t>
              </w:r>
            </w:ins>
            <w:ins w:id="1859" w:author="zhoujiansheng" w:date="2025-10-11T11:15:29Z">
              <w:r>
                <w:rPr>
                  <w:rFonts w:hint="eastAsia"/>
                  <w:vertAlign w:val="baseline"/>
                  <w:lang w:val="en-US" w:eastAsia="zh-CN"/>
                </w:rPr>
                <w:t>I</w:t>
              </w:r>
            </w:ins>
            <w:ins w:id="1860" w:author="zhoujiansheng" w:date="2025-10-11T11:15:31Z">
              <w:r>
                <w:rPr>
                  <w:rFonts w:hint="eastAsia"/>
                  <w:vertAlign w:val="baseline"/>
                  <w:lang w:val="en-US" w:eastAsia="zh-CN"/>
                </w:rPr>
                <w:t>P</w:t>
              </w:r>
            </w:ins>
            <w:ins w:id="1861" w:author="zhoujiansheng" w:date="2025-10-11T11:15:33Z">
              <w:r>
                <w:rPr>
                  <w:rFonts w:hint="eastAsia"/>
                  <w:vertAlign w:val="baseline"/>
                  <w:lang w:val="en-US" w:eastAsia="zh-CN"/>
                </w:rPr>
                <w:t>重复的</w:t>
              </w:r>
            </w:ins>
            <w:ins w:id="1862" w:author="zhoujiansheng" w:date="2025-10-11T11:15:35Z">
              <w:r>
                <w:rPr>
                  <w:rFonts w:hint="eastAsia"/>
                  <w:vertAlign w:val="baseline"/>
                  <w:lang w:val="en-US" w:eastAsia="zh-CN"/>
                </w:rPr>
                <w:t>设备</w:t>
              </w:r>
            </w:ins>
            <w:ins w:id="1863" w:author="zhoujiansheng" w:date="2025-10-11T11:15:39Z">
              <w:r>
                <w:rPr>
                  <w:rFonts w:hint="eastAsia"/>
                  <w:vertAlign w:val="baseline"/>
                  <w:lang w:val="en-US" w:eastAsia="zh-CN"/>
                </w:rPr>
                <w:t>所在</w:t>
              </w:r>
            </w:ins>
            <w:ins w:id="1864" w:author="zhoujiansheng" w:date="2025-10-11T11:15:40Z">
              <w:r>
                <w:rPr>
                  <w:rFonts w:hint="eastAsia"/>
                  <w:vertAlign w:val="baseline"/>
                  <w:lang w:val="en-US" w:eastAsia="zh-CN"/>
                </w:rPr>
                <w:t>机房</w:t>
              </w:r>
            </w:ins>
            <w:ins w:id="1865" w:author="zhoujiansheng" w:date="2025-10-11T11:15:43Z">
              <w:r>
                <w:rPr>
                  <w:rFonts w:hint="eastAsia"/>
                  <w:vertAlign w:val="baseline"/>
                  <w:lang w:val="en-US" w:eastAsia="zh-CN"/>
                </w:rPr>
                <w:t>及设备</w:t>
              </w:r>
            </w:ins>
            <w:ins w:id="1866" w:author="zhoujiansheng" w:date="2025-10-11T11:15:44Z">
              <w:r>
                <w:rPr>
                  <w:rFonts w:hint="eastAsia"/>
                  <w:vertAlign w:val="baseline"/>
                  <w:lang w:val="en-US" w:eastAsia="zh-CN"/>
                </w:rPr>
                <w:t>名称</w:t>
              </w:r>
            </w:ins>
            <w:ins w:id="1867" w:author="zhoujiansheng" w:date="2025-10-11T11:15:45Z">
              <w:r>
                <w:rPr>
                  <w:rFonts w:hint="eastAsia"/>
                  <w:vertAlign w:val="baseline"/>
                  <w:lang w:val="en-US" w:eastAsia="zh-CN"/>
                </w:rPr>
                <w:t>。</w:t>
              </w:r>
            </w:ins>
            <w:ins w:id="1868" w:author="zhoujiansheng" w:date="2025-10-11T11:16:12Z">
              <w:r>
                <w:rPr>
                  <w:rFonts w:hint="eastAsia"/>
                  <w:vertAlign w:val="baseline"/>
                  <w:lang w:val="en-US" w:eastAsia="zh-CN"/>
                </w:rPr>
                <w:t>IP</w:t>
              </w:r>
            </w:ins>
            <w:ins w:id="1869" w:author="zhoujiansheng" w:date="2025-10-11T11:16:14Z">
              <w:r>
                <w:rPr>
                  <w:rFonts w:hint="eastAsia"/>
                  <w:vertAlign w:val="baseline"/>
                  <w:lang w:val="en-US" w:eastAsia="zh-CN"/>
                </w:rPr>
                <w:t>不允许</w:t>
              </w:r>
            </w:ins>
            <w:ins w:id="1870" w:author="zhoujiansheng" w:date="2025-10-11T11:16:16Z">
              <w:r>
                <w:rPr>
                  <w:rFonts w:hint="eastAsia"/>
                  <w:vertAlign w:val="baseline"/>
                  <w:lang w:val="en-US" w:eastAsia="zh-CN"/>
                </w:rPr>
                <w:t>重复。</w:t>
              </w:r>
            </w:ins>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vAlign w:val="top"/>
          </w:tcPr>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firstLine="0" w:firstLineChars="0"/>
              <w:jc w:val="both"/>
              <w:textAlignment w:val="auto"/>
              <w:rPr>
                <w:rFonts w:hint="eastAsia" w:ascii="Calibri" w:hAnsi="Calibri" w:eastAsia="宋体" w:cs="Times New Roman"/>
                <w:kern w:val="2"/>
                <w:sz w:val="22"/>
                <w:szCs w:val="22"/>
                <w:highlight w:val="none"/>
                <w:vertAlign w:val="baseline"/>
                <w:lang w:val="en-US" w:eastAsia="zh-CN" w:bidi="ar-SA"/>
              </w:rPr>
            </w:pPr>
            <w:r>
              <w:rPr>
                <w:rFonts w:hint="eastAsia"/>
                <w:highlight w:val="none"/>
                <w:vertAlign w:val="baseline"/>
                <w:lang w:val="en-US" w:eastAsia="zh-CN"/>
              </w:rPr>
              <w:t>MAC地址</w:t>
            </w:r>
            <w:r>
              <w:rPr>
                <w:rFonts w:hint="eastAsia"/>
                <w:color w:val="FF0000"/>
                <w:highlight w:val="none"/>
                <w:vertAlign w:val="baseline"/>
                <w:lang w:val="en-US" w:eastAsia="zh-CN"/>
              </w:rPr>
              <w:t>*</w:t>
            </w:r>
          </w:p>
        </w:tc>
        <w:tc>
          <w:tcPr>
            <w:tcW w:w="3321" w:type="dxa"/>
            <w:vAlign w:val="top"/>
          </w:tcPr>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firstLine="0" w:firstLineChars="0"/>
              <w:jc w:val="both"/>
              <w:textAlignment w:val="auto"/>
              <w:rPr>
                <w:rFonts w:hint="eastAsia" w:ascii="Calibri" w:hAnsi="Calibri" w:eastAsia="宋体" w:cs="Times New Roman"/>
                <w:kern w:val="2"/>
                <w:sz w:val="22"/>
                <w:szCs w:val="22"/>
                <w:highlight w:val="none"/>
                <w:vertAlign w:val="baseline"/>
                <w:lang w:val="en-US" w:eastAsia="zh-CN" w:bidi="ar-SA"/>
              </w:rPr>
            </w:pPr>
            <w:r>
              <w:rPr>
                <w:rFonts w:hint="eastAsia"/>
                <w:highlight w:val="none"/>
                <w:vertAlign w:val="baseline"/>
                <w:lang w:val="en-US" w:eastAsia="zh-CN"/>
              </w:rPr>
              <w:t>必填</w:t>
            </w:r>
          </w:p>
        </w:tc>
        <w:tc>
          <w:tcPr>
            <w:tcW w:w="3321" w:type="dxa"/>
          </w:tcPr>
          <w:p>
            <w:pPr>
              <w:keepNext w:val="0"/>
              <w:keepLines w:val="0"/>
              <w:pageBreakBefore w:val="0"/>
              <w:widowControl w:val="0"/>
              <w:numPr>
                <w:ilvl w:val="0"/>
                <w:numId w:val="0"/>
              </w:numPr>
              <w:kinsoku/>
              <w:wordWrap/>
              <w:overflowPunct/>
              <w:topLinePunct w:val="0"/>
              <w:autoSpaceDE/>
              <w:autoSpaceDN/>
              <w:bidi w:val="0"/>
              <w:adjustRightInd/>
              <w:snapToGrid/>
              <w:spacing w:line="288" w:lineRule="auto"/>
              <w:jc w:val="both"/>
              <w:textAlignment w:val="auto"/>
              <w:rPr>
                <w:rFonts w:hint="default"/>
                <w:vertAlign w:val="baseline"/>
                <w:lang w:val="en-US" w:eastAsia="zh-CN"/>
              </w:rPr>
            </w:pPr>
            <w:r>
              <w:rPr>
                <w:rFonts w:hint="eastAsia"/>
                <w:vertAlign w:val="baseline"/>
                <w:lang w:val="en-US" w:eastAsia="zh-CN"/>
              </w:rPr>
              <w:t>手动输入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vAlign w:val="top"/>
          </w:tcPr>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firstLine="0" w:firstLineChars="0"/>
              <w:jc w:val="both"/>
              <w:textAlignment w:val="auto"/>
              <w:rPr>
                <w:rFonts w:hint="eastAsia" w:ascii="Calibri" w:hAnsi="Calibri" w:eastAsia="宋体" w:cs="Times New Roman"/>
                <w:kern w:val="2"/>
                <w:sz w:val="22"/>
                <w:szCs w:val="22"/>
                <w:highlight w:val="none"/>
                <w:vertAlign w:val="baseline"/>
                <w:lang w:val="en-US" w:eastAsia="zh-CN" w:bidi="ar-SA"/>
              </w:rPr>
            </w:pPr>
            <w:r>
              <w:rPr>
                <w:rFonts w:hint="eastAsia"/>
                <w:highlight w:val="none"/>
                <w:vertAlign w:val="baseline"/>
                <w:lang w:val="en-US" w:eastAsia="zh-CN"/>
              </w:rPr>
              <w:t>设备型号</w:t>
            </w:r>
            <w:r>
              <w:rPr>
                <w:rFonts w:hint="eastAsia"/>
                <w:color w:val="FF0000"/>
                <w:highlight w:val="none"/>
                <w:vertAlign w:val="baseline"/>
                <w:lang w:val="en-US" w:eastAsia="zh-CN"/>
              </w:rPr>
              <w:t>*</w:t>
            </w:r>
          </w:p>
        </w:tc>
        <w:tc>
          <w:tcPr>
            <w:tcW w:w="3321" w:type="dxa"/>
            <w:vAlign w:val="top"/>
          </w:tcPr>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firstLine="0" w:firstLineChars="0"/>
              <w:jc w:val="both"/>
              <w:textAlignment w:val="auto"/>
              <w:rPr>
                <w:rFonts w:hint="eastAsia" w:ascii="Calibri" w:hAnsi="Calibri" w:eastAsia="宋体" w:cs="Times New Roman"/>
                <w:kern w:val="2"/>
                <w:sz w:val="22"/>
                <w:szCs w:val="22"/>
                <w:highlight w:val="none"/>
                <w:vertAlign w:val="baseline"/>
                <w:lang w:val="en-US" w:eastAsia="zh-CN" w:bidi="ar-SA"/>
              </w:rPr>
            </w:pPr>
            <w:r>
              <w:rPr>
                <w:rFonts w:hint="eastAsia"/>
                <w:highlight w:val="none"/>
                <w:vertAlign w:val="baseline"/>
                <w:lang w:val="en-US" w:eastAsia="zh-CN"/>
              </w:rPr>
              <w:t>必填</w:t>
            </w:r>
          </w:p>
        </w:tc>
        <w:tc>
          <w:tcPr>
            <w:tcW w:w="3321" w:type="dxa"/>
          </w:tcPr>
          <w:p>
            <w:pPr>
              <w:keepNext w:val="0"/>
              <w:keepLines w:val="0"/>
              <w:pageBreakBefore w:val="0"/>
              <w:widowControl w:val="0"/>
              <w:numPr>
                <w:ilvl w:val="0"/>
                <w:numId w:val="0"/>
              </w:numPr>
              <w:kinsoku/>
              <w:wordWrap/>
              <w:overflowPunct/>
              <w:topLinePunct w:val="0"/>
              <w:autoSpaceDE/>
              <w:autoSpaceDN/>
              <w:bidi w:val="0"/>
              <w:adjustRightInd/>
              <w:snapToGrid/>
              <w:spacing w:line="288" w:lineRule="auto"/>
              <w:jc w:val="both"/>
              <w:textAlignment w:val="auto"/>
              <w:rPr>
                <w:rFonts w:hint="default"/>
                <w:vertAlign w:val="baseline"/>
                <w:lang w:val="en-US" w:eastAsia="zh-CN"/>
              </w:rPr>
            </w:pPr>
            <w:r>
              <w:rPr>
                <w:rFonts w:hint="eastAsia"/>
                <w:vertAlign w:val="baseline"/>
                <w:lang w:val="en-US" w:eastAsia="zh-CN"/>
              </w:rPr>
              <w:t>手动输入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vAlign w:val="center"/>
          </w:tcPr>
          <w:p>
            <w:pPr>
              <w:pStyle w:val="16"/>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Times New Roman" w:hAnsi="Times New Roman" w:eastAsia="宋体" w:cs="Times New Roman"/>
                <w:kern w:val="2"/>
                <w:sz w:val="21"/>
                <w:szCs w:val="20"/>
                <w:highlight w:val="none"/>
                <w:vertAlign w:val="baseline"/>
                <w:lang w:val="en-US" w:eastAsia="zh-CN" w:bidi="ar-SA"/>
              </w:rPr>
            </w:pPr>
            <w:r>
              <w:rPr>
                <w:rFonts w:hint="eastAsia"/>
                <w:sz w:val="21"/>
                <w:szCs w:val="21"/>
                <w:highlight w:val="none"/>
                <w:vertAlign w:val="baseline"/>
                <w:lang w:val="en-US" w:eastAsia="zh-CN"/>
              </w:rPr>
              <w:t>上游网络设备</w:t>
            </w:r>
          </w:p>
        </w:tc>
        <w:tc>
          <w:tcPr>
            <w:tcW w:w="3321" w:type="dxa"/>
            <w:vAlign w:val="top"/>
          </w:tcPr>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firstLine="0" w:firstLineChars="0"/>
              <w:jc w:val="both"/>
              <w:textAlignment w:val="auto"/>
              <w:rPr>
                <w:rFonts w:hint="default" w:ascii="Calibri" w:hAnsi="Calibri" w:eastAsia="宋体" w:cs="Times New Roman"/>
                <w:kern w:val="2"/>
                <w:sz w:val="22"/>
                <w:szCs w:val="22"/>
                <w:vertAlign w:val="baseline"/>
                <w:lang w:val="en-US" w:eastAsia="zh-CN" w:bidi="ar-SA"/>
              </w:rPr>
            </w:pPr>
            <w:r>
              <w:rPr>
                <w:rFonts w:hint="eastAsia" w:cs="Times New Roman"/>
                <w:kern w:val="2"/>
                <w:sz w:val="22"/>
                <w:szCs w:val="22"/>
                <w:vertAlign w:val="baseline"/>
                <w:lang w:val="en-US" w:eastAsia="zh-CN" w:bidi="ar-SA"/>
              </w:rPr>
              <w:t>条件必填</w:t>
            </w:r>
          </w:p>
        </w:tc>
        <w:tc>
          <w:tcPr>
            <w:tcW w:w="3321" w:type="dxa"/>
            <w:vAlign w:val="top"/>
          </w:tcPr>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firstLine="0" w:firstLineChars="0"/>
              <w:jc w:val="both"/>
              <w:textAlignment w:val="auto"/>
              <w:rPr>
                <w:rFonts w:hint="eastAsia" w:ascii="Calibri" w:hAnsi="Calibri" w:eastAsia="宋体" w:cs="Times New Roman"/>
                <w:kern w:val="2"/>
                <w:sz w:val="22"/>
                <w:szCs w:val="22"/>
                <w:vertAlign w:val="baseline"/>
                <w:lang w:val="en-US" w:eastAsia="zh-CN" w:bidi="ar-SA"/>
              </w:rPr>
            </w:pPr>
            <w:r>
              <w:rPr>
                <w:rFonts w:hint="eastAsia" w:cs="Times New Roman"/>
                <w:kern w:val="2"/>
                <w:sz w:val="22"/>
                <w:szCs w:val="22"/>
                <w:vertAlign w:val="baseline"/>
                <w:lang w:val="en-US" w:eastAsia="zh-CN" w:bidi="ar-SA"/>
              </w:rPr>
              <w:t>服务器非必填，其他类型设备必填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vAlign w:val="center"/>
          </w:tcPr>
          <w:p>
            <w:pPr>
              <w:pStyle w:val="16"/>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Times New Roman" w:hAnsi="Times New Roman" w:eastAsia="宋体" w:cs="Times New Roman"/>
                <w:kern w:val="2"/>
                <w:sz w:val="21"/>
                <w:szCs w:val="20"/>
                <w:highlight w:val="none"/>
                <w:vertAlign w:val="baseline"/>
                <w:lang w:val="en-US" w:eastAsia="zh-CN" w:bidi="ar-SA"/>
              </w:rPr>
            </w:pPr>
            <w:r>
              <w:rPr>
                <w:rFonts w:hint="eastAsia"/>
                <w:sz w:val="21"/>
                <w:szCs w:val="21"/>
                <w:highlight w:val="none"/>
                <w:vertAlign w:val="baseline"/>
                <w:lang w:val="en-US" w:eastAsia="zh-CN"/>
              </w:rPr>
              <w:t>上游设备IP</w:t>
            </w:r>
          </w:p>
        </w:tc>
        <w:tc>
          <w:tcPr>
            <w:tcW w:w="3321" w:type="dxa"/>
            <w:vAlign w:val="top"/>
          </w:tcPr>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firstLine="0" w:firstLineChars="0"/>
              <w:jc w:val="both"/>
              <w:textAlignment w:val="auto"/>
              <w:rPr>
                <w:rFonts w:hint="eastAsia" w:ascii="Calibri" w:hAnsi="Calibri" w:eastAsia="宋体" w:cs="Times New Roman"/>
                <w:kern w:val="2"/>
                <w:sz w:val="22"/>
                <w:szCs w:val="22"/>
                <w:vertAlign w:val="baseline"/>
                <w:lang w:val="en-US" w:eastAsia="zh-CN" w:bidi="ar-SA"/>
              </w:rPr>
            </w:pPr>
            <w:r>
              <w:rPr>
                <w:rFonts w:hint="eastAsia" w:cs="Times New Roman"/>
                <w:kern w:val="2"/>
                <w:sz w:val="22"/>
                <w:szCs w:val="22"/>
                <w:vertAlign w:val="baseline"/>
                <w:lang w:val="en-US" w:eastAsia="zh-CN" w:bidi="ar-SA"/>
              </w:rPr>
              <w:t>条件必填</w:t>
            </w:r>
          </w:p>
        </w:tc>
        <w:tc>
          <w:tcPr>
            <w:tcW w:w="3321" w:type="dxa"/>
            <w:vAlign w:val="top"/>
          </w:tcPr>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firstLine="0" w:firstLineChars="0"/>
              <w:jc w:val="both"/>
              <w:textAlignment w:val="auto"/>
              <w:rPr>
                <w:rFonts w:hint="default" w:ascii="Calibri" w:hAnsi="Calibri" w:eastAsia="宋体" w:cs="Times New Roman"/>
                <w:kern w:val="2"/>
                <w:sz w:val="22"/>
                <w:szCs w:val="22"/>
                <w:vertAlign w:val="baseline"/>
                <w:lang w:val="en-US" w:eastAsia="zh-CN" w:bidi="ar-SA"/>
              </w:rPr>
            </w:pPr>
            <w:r>
              <w:rPr>
                <w:rFonts w:hint="eastAsia" w:cs="Times New Roman"/>
                <w:kern w:val="2"/>
                <w:sz w:val="22"/>
                <w:szCs w:val="22"/>
                <w:vertAlign w:val="baseline"/>
                <w:lang w:val="en-US" w:eastAsia="zh-CN" w:bidi="ar-SA"/>
              </w:rPr>
              <w:t>服务器非必填，其他类型设备必填。若上游连线设备IP与填写IP不一致，拓扑图中的连线需要有颜色提示。若当前设备IP与上游IP跨站点，自动生成连接线。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tcPr>
          <w:p>
            <w:pPr>
              <w:keepNext w:val="0"/>
              <w:keepLines w:val="0"/>
              <w:pageBreakBefore w:val="0"/>
              <w:widowControl w:val="0"/>
              <w:numPr>
                <w:ilvl w:val="0"/>
                <w:numId w:val="0"/>
              </w:numPr>
              <w:kinsoku/>
              <w:wordWrap/>
              <w:overflowPunct/>
              <w:topLinePunct w:val="0"/>
              <w:autoSpaceDE/>
              <w:autoSpaceDN/>
              <w:bidi w:val="0"/>
              <w:adjustRightInd/>
              <w:snapToGrid/>
              <w:spacing w:line="288" w:lineRule="auto"/>
              <w:jc w:val="both"/>
              <w:textAlignment w:val="auto"/>
              <w:rPr>
                <w:rFonts w:hint="default"/>
                <w:highlight w:val="none"/>
                <w:vertAlign w:val="baseline"/>
                <w:lang w:val="en-US" w:eastAsia="zh-CN"/>
              </w:rPr>
            </w:pPr>
            <w:r>
              <w:rPr>
                <w:rFonts w:hint="eastAsia"/>
                <w:highlight w:val="none"/>
                <w:vertAlign w:val="baseline"/>
                <w:lang w:val="en-US" w:eastAsia="zh-CN"/>
              </w:rPr>
              <w:t>IPv6地址</w:t>
            </w:r>
          </w:p>
        </w:tc>
        <w:tc>
          <w:tcPr>
            <w:tcW w:w="3321" w:type="dxa"/>
          </w:tcPr>
          <w:p>
            <w:pPr>
              <w:keepNext w:val="0"/>
              <w:keepLines w:val="0"/>
              <w:pageBreakBefore w:val="0"/>
              <w:widowControl w:val="0"/>
              <w:numPr>
                <w:ilvl w:val="0"/>
                <w:numId w:val="0"/>
              </w:numPr>
              <w:kinsoku/>
              <w:wordWrap/>
              <w:overflowPunct/>
              <w:topLinePunct w:val="0"/>
              <w:autoSpaceDE/>
              <w:autoSpaceDN/>
              <w:bidi w:val="0"/>
              <w:adjustRightInd/>
              <w:snapToGrid/>
              <w:spacing w:line="288" w:lineRule="auto"/>
              <w:jc w:val="both"/>
              <w:textAlignment w:val="auto"/>
              <w:rPr>
                <w:rFonts w:hint="default"/>
                <w:vertAlign w:val="baseline"/>
                <w:lang w:val="en-US" w:eastAsia="zh-CN"/>
              </w:rPr>
            </w:pPr>
            <w:r>
              <w:rPr>
                <w:rFonts w:hint="eastAsia"/>
                <w:vertAlign w:val="baseline"/>
                <w:lang w:val="en-US" w:eastAsia="zh-CN"/>
              </w:rPr>
              <w:t>非必填</w:t>
            </w:r>
          </w:p>
        </w:tc>
        <w:tc>
          <w:tcPr>
            <w:tcW w:w="3321" w:type="dxa"/>
          </w:tcPr>
          <w:p>
            <w:pPr>
              <w:keepNext w:val="0"/>
              <w:keepLines w:val="0"/>
              <w:pageBreakBefore w:val="0"/>
              <w:widowControl w:val="0"/>
              <w:numPr>
                <w:ilvl w:val="0"/>
                <w:numId w:val="0"/>
              </w:numPr>
              <w:kinsoku/>
              <w:wordWrap/>
              <w:overflowPunct/>
              <w:topLinePunct w:val="0"/>
              <w:autoSpaceDE/>
              <w:autoSpaceDN/>
              <w:bidi w:val="0"/>
              <w:adjustRightInd/>
              <w:snapToGrid/>
              <w:spacing w:line="288" w:lineRule="auto"/>
              <w:jc w:val="both"/>
              <w:textAlignment w:val="auto"/>
              <w:rPr>
                <w:rFonts w:hint="default"/>
                <w:vertAlign w:val="baseline"/>
                <w:lang w:val="en-US" w:eastAsia="zh-CN"/>
              </w:rPr>
            </w:pPr>
            <w:r>
              <w:rPr>
                <w:rFonts w:hint="eastAsia"/>
                <w:vertAlign w:val="baseline"/>
                <w:lang w:val="en-US" w:eastAsia="zh-CN"/>
              </w:rPr>
              <w:t>手动输入，校验是否符合IPv6的规则.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tcPr>
          <w:p>
            <w:pPr>
              <w:keepNext w:val="0"/>
              <w:keepLines w:val="0"/>
              <w:pageBreakBefore w:val="0"/>
              <w:widowControl w:val="0"/>
              <w:numPr>
                <w:ilvl w:val="0"/>
                <w:numId w:val="0"/>
              </w:numPr>
              <w:kinsoku/>
              <w:wordWrap/>
              <w:overflowPunct/>
              <w:topLinePunct w:val="0"/>
              <w:autoSpaceDE/>
              <w:autoSpaceDN/>
              <w:bidi w:val="0"/>
              <w:adjustRightInd/>
              <w:snapToGrid/>
              <w:spacing w:line="288" w:lineRule="auto"/>
              <w:jc w:val="both"/>
              <w:textAlignment w:val="auto"/>
              <w:rPr>
                <w:rFonts w:hint="default"/>
                <w:highlight w:val="none"/>
                <w:vertAlign w:val="baseline"/>
                <w:lang w:val="en-US" w:eastAsia="zh-CN"/>
              </w:rPr>
            </w:pPr>
            <w:r>
              <w:rPr>
                <w:rFonts w:hint="eastAsia"/>
                <w:highlight w:val="none"/>
                <w:vertAlign w:val="baseline"/>
                <w:lang w:val="en-US" w:eastAsia="zh-CN"/>
              </w:rPr>
              <w:t>网关</w:t>
            </w:r>
          </w:p>
        </w:tc>
        <w:tc>
          <w:tcPr>
            <w:tcW w:w="3321" w:type="dxa"/>
          </w:tcPr>
          <w:p>
            <w:pPr>
              <w:keepNext w:val="0"/>
              <w:keepLines w:val="0"/>
              <w:pageBreakBefore w:val="0"/>
              <w:widowControl w:val="0"/>
              <w:numPr>
                <w:ilvl w:val="0"/>
                <w:numId w:val="0"/>
              </w:numPr>
              <w:kinsoku/>
              <w:wordWrap/>
              <w:overflowPunct/>
              <w:topLinePunct w:val="0"/>
              <w:autoSpaceDE/>
              <w:autoSpaceDN/>
              <w:bidi w:val="0"/>
              <w:adjustRightInd/>
              <w:snapToGrid/>
              <w:spacing w:line="288" w:lineRule="auto"/>
              <w:jc w:val="both"/>
              <w:textAlignment w:val="auto"/>
              <w:rPr>
                <w:rFonts w:hint="default"/>
                <w:vertAlign w:val="baseline"/>
                <w:lang w:val="en-US" w:eastAsia="zh-CN"/>
              </w:rPr>
            </w:pPr>
            <w:r>
              <w:rPr>
                <w:rFonts w:hint="eastAsia"/>
                <w:vertAlign w:val="baseline"/>
                <w:lang w:val="en-US" w:eastAsia="zh-CN"/>
              </w:rPr>
              <w:t>非必填</w:t>
            </w:r>
          </w:p>
        </w:tc>
        <w:tc>
          <w:tcPr>
            <w:tcW w:w="3321" w:type="dxa"/>
          </w:tcPr>
          <w:p>
            <w:pPr>
              <w:keepNext w:val="0"/>
              <w:keepLines w:val="0"/>
              <w:pageBreakBefore w:val="0"/>
              <w:widowControl w:val="0"/>
              <w:numPr>
                <w:ilvl w:val="0"/>
                <w:numId w:val="0"/>
              </w:numPr>
              <w:kinsoku/>
              <w:wordWrap/>
              <w:overflowPunct/>
              <w:topLinePunct w:val="0"/>
              <w:autoSpaceDE/>
              <w:autoSpaceDN/>
              <w:bidi w:val="0"/>
              <w:adjustRightInd/>
              <w:snapToGrid/>
              <w:spacing w:line="288" w:lineRule="auto"/>
              <w:jc w:val="both"/>
              <w:textAlignment w:val="auto"/>
              <w:rPr>
                <w:rFonts w:hint="default"/>
                <w:vertAlign w:val="baseline"/>
                <w:lang w:val="en-US" w:eastAsia="zh-CN"/>
              </w:rPr>
            </w:pPr>
            <w:r>
              <w:rPr>
                <w:rFonts w:hint="eastAsia"/>
                <w:vertAlign w:val="baseline"/>
                <w:lang w:val="en-US" w:eastAsia="zh-CN"/>
              </w:rPr>
              <w:t>手动输入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tcPr>
          <w:p>
            <w:pPr>
              <w:keepNext w:val="0"/>
              <w:keepLines w:val="0"/>
              <w:pageBreakBefore w:val="0"/>
              <w:widowControl w:val="0"/>
              <w:numPr>
                <w:ilvl w:val="0"/>
                <w:numId w:val="0"/>
              </w:numPr>
              <w:kinsoku/>
              <w:wordWrap/>
              <w:overflowPunct/>
              <w:topLinePunct w:val="0"/>
              <w:autoSpaceDE/>
              <w:autoSpaceDN/>
              <w:bidi w:val="0"/>
              <w:adjustRightInd/>
              <w:snapToGrid/>
              <w:spacing w:line="288" w:lineRule="auto"/>
              <w:jc w:val="both"/>
              <w:textAlignment w:val="auto"/>
              <w:rPr>
                <w:rFonts w:hint="default"/>
                <w:highlight w:val="none"/>
                <w:vertAlign w:val="baseline"/>
                <w:lang w:val="en-US" w:eastAsia="zh-CN"/>
              </w:rPr>
            </w:pPr>
            <w:r>
              <w:rPr>
                <w:rFonts w:hint="eastAsia"/>
                <w:highlight w:val="none"/>
                <w:vertAlign w:val="baseline"/>
                <w:lang w:val="en-US" w:eastAsia="zh-CN"/>
              </w:rPr>
              <w:t>虚拟IP</w:t>
            </w:r>
          </w:p>
        </w:tc>
        <w:tc>
          <w:tcPr>
            <w:tcW w:w="3321" w:type="dxa"/>
          </w:tcPr>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firstLine="0" w:firstLineChars="0"/>
              <w:jc w:val="both"/>
              <w:textAlignment w:val="auto"/>
              <w:rPr>
                <w:rFonts w:hint="eastAsia"/>
                <w:vertAlign w:val="baseline"/>
                <w:lang w:val="en-US" w:eastAsia="zh-CN"/>
              </w:rPr>
            </w:pPr>
            <w:r>
              <w:rPr>
                <w:rFonts w:hint="eastAsia"/>
                <w:vertAlign w:val="baseline"/>
                <w:lang w:val="en-US" w:eastAsia="zh-CN"/>
              </w:rPr>
              <w:t>非必填</w:t>
            </w:r>
          </w:p>
        </w:tc>
        <w:tc>
          <w:tcPr>
            <w:tcW w:w="3321" w:type="dxa"/>
          </w:tcPr>
          <w:p>
            <w:pPr>
              <w:keepNext w:val="0"/>
              <w:keepLines w:val="0"/>
              <w:pageBreakBefore w:val="0"/>
              <w:widowControl w:val="0"/>
              <w:numPr>
                <w:ilvl w:val="0"/>
                <w:numId w:val="0"/>
              </w:numPr>
              <w:kinsoku/>
              <w:wordWrap/>
              <w:overflowPunct/>
              <w:topLinePunct w:val="0"/>
              <w:autoSpaceDE/>
              <w:autoSpaceDN/>
              <w:bidi w:val="0"/>
              <w:adjustRightInd/>
              <w:snapToGrid/>
              <w:spacing w:line="288" w:lineRule="auto"/>
              <w:jc w:val="both"/>
              <w:textAlignment w:val="auto"/>
              <w:rPr>
                <w:rFonts w:hint="default"/>
                <w:vertAlign w:val="baseline"/>
                <w:lang w:val="en-US" w:eastAsia="zh-CN"/>
              </w:rPr>
            </w:pPr>
            <w:r>
              <w:rPr>
                <w:rFonts w:hint="eastAsia"/>
                <w:vertAlign w:val="baseline"/>
                <w:lang w:val="en-US" w:eastAsia="zh-CN"/>
              </w:rPr>
              <w:t>手动输入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tcPr>
          <w:p>
            <w:pPr>
              <w:keepNext w:val="0"/>
              <w:keepLines w:val="0"/>
              <w:pageBreakBefore w:val="0"/>
              <w:widowControl w:val="0"/>
              <w:numPr>
                <w:ilvl w:val="0"/>
                <w:numId w:val="0"/>
              </w:numPr>
              <w:kinsoku/>
              <w:wordWrap/>
              <w:overflowPunct/>
              <w:topLinePunct w:val="0"/>
              <w:autoSpaceDE/>
              <w:autoSpaceDN/>
              <w:bidi w:val="0"/>
              <w:adjustRightInd/>
              <w:snapToGrid/>
              <w:spacing w:line="288" w:lineRule="auto"/>
              <w:jc w:val="both"/>
              <w:textAlignment w:val="auto"/>
              <w:rPr>
                <w:rFonts w:hint="default"/>
                <w:highlight w:val="none"/>
                <w:vertAlign w:val="baseline"/>
                <w:lang w:val="en-US" w:eastAsia="zh-CN"/>
              </w:rPr>
            </w:pPr>
            <w:r>
              <w:rPr>
                <w:rFonts w:hint="eastAsia"/>
                <w:highlight w:val="none"/>
                <w:vertAlign w:val="baseline"/>
                <w:lang w:val="en-US" w:eastAsia="zh-CN"/>
              </w:rPr>
              <w:t>端口号</w:t>
            </w:r>
          </w:p>
        </w:tc>
        <w:tc>
          <w:tcPr>
            <w:tcW w:w="3321" w:type="dxa"/>
          </w:tcPr>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firstLine="0" w:firstLineChars="0"/>
              <w:jc w:val="both"/>
              <w:textAlignment w:val="auto"/>
              <w:rPr>
                <w:rFonts w:hint="eastAsia"/>
                <w:vertAlign w:val="baseline"/>
                <w:lang w:val="en-US" w:eastAsia="zh-CN"/>
              </w:rPr>
            </w:pPr>
            <w:r>
              <w:rPr>
                <w:rFonts w:hint="eastAsia"/>
                <w:vertAlign w:val="baseline"/>
                <w:lang w:val="en-US" w:eastAsia="zh-CN"/>
              </w:rPr>
              <w:t>非必填</w:t>
            </w:r>
          </w:p>
        </w:tc>
        <w:tc>
          <w:tcPr>
            <w:tcW w:w="3321" w:type="dxa"/>
          </w:tcPr>
          <w:p>
            <w:pPr>
              <w:keepNext w:val="0"/>
              <w:keepLines w:val="0"/>
              <w:pageBreakBefore w:val="0"/>
              <w:widowControl w:val="0"/>
              <w:numPr>
                <w:ilvl w:val="0"/>
                <w:numId w:val="0"/>
              </w:numPr>
              <w:kinsoku/>
              <w:wordWrap/>
              <w:overflowPunct/>
              <w:topLinePunct w:val="0"/>
              <w:autoSpaceDE/>
              <w:autoSpaceDN/>
              <w:bidi w:val="0"/>
              <w:adjustRightInd/>
              <w:snapToGrid/>
              <w:spacing w:line="288" w:lineRule="auto"/>
              <w:jc w:val="both"/>
              <w:textAlignment w:val="auto"/>
              <w:rPr>
                <w:rFonts w:hint="default"/>
                <w:vertAlign w:val="baseline"/>
                <w:lang w:val="en-US" w:eastAsia="zh-CN"/>
              </w:rPr>
            </w:pPr>
            <w:r>
              <w:rPr>
                <w:rFonts w:hint="eastAsia"/>
                <w:vertAlign w:val="baseline"/>
                <w:lang w:val="en-US" w:eastAsia="zh-CN"/>
              </w:rPr>
              <w:t>手动输入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vAlign w:val="center"/>
          </w:tcPr>
          <w:p>
            <w:pPr>
              <w:pStyle w:val="16"/>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Times New Roman" w:hAnsi="Times New Roman" w:eastAsia="宋体" w:cs="Times New Roman"/>
                <w:kern w:val="2"/>
                <w:sz w:val="21"/>
                <w:szCs w:val="20"/>
                <w:highlight w:val="none"/>
                <w:vertAlign w:val="baseline"/>
                <w:lang w:val="en-US" w:eastAsia="zh-CN" w:bidi="ar-SA"/>
              </w:rPr>
            </w:pPr>
            <w:r>
              <w:rPr>
                <w:rFonts w:hint="eastAsia"/>
                <w:sz w:val="21"/>
                <w:szCs w:val="21"/>
                <w:highlight w:val="none"/>
                <w:vertAlign w:val="baseline"/>
                <w:lang w:val="en-US" w:eastAsia="zh-CN"/>
              </w:rPr>
              <w:t>所属专业</w:t>
            </w:r>
            <w:r>
              <w:rPr>
                <w:rFonts w:hint="eastAsia"/>
                <w:color w:val="FF0000"/>
                <w:highlight w:val="none"/>
                <w:vertAlign w:val="baseline"/>
                <w:lang w:val="en-US" w:eastAsia="zh-CN"/>
              </w:rPr>
              <w:t>*</w:t>
            </w:r>
          </w:p>
        </w:tc>
        <w:tc>
          <w:tcPr>
            <w:tcW w:w="3321" w:type="dxa"/>
            <w:vAlign w:val="top"/>
          </w:tcPr>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firstLine="0" w:firstLineChars="0"/>
              <w:jc w:val="both"/>
              <w:textAlignment w:val="auto"/>
              <w:rPr>
                <w:rFonts w:hint="eastAsia" w:ascii="Calibri" w:hAnsi="Calibri" w:eastAsia="宋体" w:cs="Times New Roman"/>
                <w:kern w:val="2"/>
                <w:sz w:val="22"/>
                <w:szCs w:val="22"/>
                <w:vertAlign w:val="baseline"/>
                <w:lang w:val="en-US" w:eastAsia="zh-CN" w:bidi="ar-SA"/>
              </w:rPr>
            </w:pPr>
            <w:r>
              <w:rPr>
                <w:rFonts w:hint="eastAsia"/>
                <w:vertAlign w:val="baseline"/>
                <w:lang w:val="en-US" w:eastAsia="zh-CN"/>
              </w:rPr>
              <w:t>必填</w:t>
            </w:r>
          </w:p>
        </w:tc>
        <w:tc>
          <w:tcPr>
            <w:tcW w:w="3321" w:type="dxa"/>
            <w:vAlign w:val="top"/>
          </w:tcPr>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firstLine="0" w:firstLineChars="0"/>
              <w:jc w:val="both"/>
              <w:textAlignment w:val="auto"/>
              <w:rPr>
                <w:rFonts w:hint="eastAsia" w:ascii="Calibri" w:hAnsi="Calibri" w:eastAsia="宋体" w:cs="Times New Roman"/>
                <w:kern w:val="2"/>
                <w:sz w:val="22"/>
                <w:szCs w:val="22"/>
                <w:vertAlign w:val="baseline"/>
                <w:lang w:val="en-US" w:eastAsia="zh-CN" w:bidi="ar-SA"/>
              </w:rPr>
            </w:pPr>
            <w:r>
              <w:rPr>
                <w:rFonts w:hint="eastAsia"/>
                <w:vertAlign w:val="baseline"/>
                <w:lang w:val="en-US" w:eastAsia="zh-CN"/>
              </w:rPr>
              <w:t>所属专业为动力的时候，必填字段必填。当为其他的时候，必填字段仅为：设备名称/站点名称/机房名称。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vAlign w:val="center"/>
          </w:tcPr>
          <w:p>
            <w:pPr>
              <w:pStyle w:val="16"/>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Times New Roman" w:hAnsi="Times New Roman" w:eastAsia="宋体" w:cs="Times New Roman"/>
                <w:kern w:val="2"/>
                <w:sz w:val="21"/>
                <w:szCs w:val="20"/>
                <w:highlight w:val="none"/>
                <w:vertAlign w:val="baseline"/>
                <w:lang w:val="en-US" w:eastAsia="zh-CN" w:bidi="ar-SA"/>
              </w:rPr>
            </w:pPr>
            <w:r>
              <w:rPr>
                <w:rFonts w:hint="eastAsia"/>
                <w:sz w:val="21"/>
                <w:szCs w:val="21"/>
                <w:highlight w:val="none"/>
                <w:vertAlign w:val="baseline"/>
                <w:lang w:val="en-US" w:eastAsia="zh-CN"/>
              </w:rPr>
              <w:t>设备厂家</w:t>
            </w:r>
            <w:r>
              <w:rPr>
                <w:rFonts w:hint="eastAsia"/>
                <w:color w:val="FF0000"/>
                <w:highlight w:val="none"/>
                <w:vertAlign w:val="baseline"/>
                <w:lang w:val="en-US" w:eastAsia="zh-CN"/>
              </w:rPr>
              <w:t>*</w:t>
            </w:r>
          </w:p>
        </w:tc>
        <w:tc>
          <w:tcPr>
            <w:tcW w:w="3321" w:type="dxa"/>
            <w:vAlign w:val="top"/>
          </w:tcPr>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firstLine="0" w:firstLineChars="0"/>
              <w:jc w:val="both"/>
              <w:textAlignment w:val="auto"/>
              <w:rPr>
                <w:rFonts w:hint="eastAsia" w:ascii="Calibri" w:hAnsi="Calibri" w:eastAsia="宋体" w:cs="Times New Roman"/>
                <w:kern w:val="2"/>
                <w:sz w:val="22"/>
                <w:szCs w:val="22"/>
                <w:vertAlign w:val="baseline"/>
                <w:lang w:val="en-US" w:eastAsia="zh-CN" w:bidi="ar-SA"/>
              </w:rPr>
            </w:pPr>
            <w:r>
              <w:rPr>
                <w:rFonts w:hint="eastAsia"/>
                <w:vertAlign w:val="baseline"/>
                <w:lang w:val="en-US" w:eastAsia="zh-CN"/>
              </w:rPr>
              <w:t>必填</w:t>
            </w:r>
          </w:p>
        </w:tc>
        <w:tc>
          <w:tcPr>
            <w:tcW w:w="3321" w:type="dxa"/>
            <w:vAlign w:val="top"/>
          </w:tcPr>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firstLine="0" w:firstLineChars="0"/>
              <w:jc w:val="both"/>
              <w:textAlignment w:val="auto"/>
              <w:rPr>
                <w:rFonts w:hint="default" w:ascii="Calibri" w:hAnsi="Calibri" w:eastAsia="宋体" w:cs="Times New Roman"/>
                <w:kern w:val="2"/>
                <w:sz w:val="22"/>
                <w:szCs w:val="22"/>
                <w:vertAlign w:val="baseline"/>
                <w:lang w:val="en-US" w:eastAsia="zh-CN" w:bidi="ar-SA"/>
              </w:rPr>
            </w:pPr>
            <w:r>
              <w:rPr>
                <w:rFonts w:hint="eastAsia" w:cs="Times New Roman"/>
                <w:kern w:val="2"/>
                <w:sz w:val="22"/>
                <w:szCs w:val="22"/>
                <w:vertAlign w:val="baseline"/>
                <w:lang w:val="en-US" w:eastAsia="zh-CN" w:bidi="ar-SA"/>
              </w:rPr>
              <w:t>手动输入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vAlign w:val="top"/>
          </w:tcPr>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firstLine="0" w:firstLineChars="0"/>
              <w:jc w:val="both"/>
              <w:textAlignment w:val="auto"/>
              <w:rPr>
                <w:rFonts w:hint="eastAsia" w:ascii="Calibri" w:hAnsi="Calibri" w:eastAsia="宋体" w:cs="Times New Roman"/>
                <w:kern w:val="2"/>
                <w:sz w:val="22"/>
                <w:szCs w:val="22"/>
                <w:highlight w:val="none"/>
                <w:vertAlign w:val="baseline"/>
                <w:lang w:val="en-US" w:eastAsia="zh-CN" w:bidi="ar-SA"/>
              </w:rPr>
            </w:pPr>
            <w:r>
              <w:rPr>
                <w:rFonts w:hint="eastAsia"/>
                <w:highlight w:val="none"/>
                <w:vertAlign w:val="baseline"/>
                <w:lang w:val="en-US" w:eastAsia="zh-CN"/>
              </w:rPr>
              <w:t>站点名称</w:t>
            </w:r>
          </w:p>
        </w:tc>
        <w:tc>
          <w:tcPr>
            <w:tcW w:w="3321" w:type="dxa"/>
            <w:vAlign w:val="top"/>
          </w:tcPr>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firstLine="0" w:firstLineChars="0"/>
              <w:jc w:val="both"/>
              <w:textAlignment w:val="auto"/>
              <w:rPr>
                <w:rFonts w:hint="eastAsia" w:ascii="Calibri" w:hAnsi="Calibri" w:eastAsia="宋体" w:cs="Times New Roman"/>
                <w:kern w:val="2"/>
                <w:sz w:val="22"/>
                <w:szCs w:val="22"/>
                <w:vertAlign w:val="baseline"/>
                <w:lang w:val="en-US" w:eastAsia="zh-CN" w:bidi="ar-SA"/>
              </w:rPr>
            </w:pPr>
            <w:r>
              <w:rPr>
                <w:rFonts w:hint="eastAsia"/>
                <w:vertAlign w:val="baseline"/>
                <w:lang w:val="en-US" w:eastAsia="zh-CN"/>
              </w:rPr>
              <w:t>自动关联</w:t>
            </w:r>
          </w:p>
        </w:tc>
        <w:tc>
          <w:tcPr>
            <w:tcW w:w="3321" w:type="dxa"/>
            <w:vAlign w:val="top"/>
          </w:tcPr>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firstLine="0" w:firstLineChars="0"/>
              <w:jc w:val="both"/>
              <w:textAlignment w:val="auto"/>
              <w:rPr>
                <w:rFonts w:hint="eastAsia" w:ascii="Calibri" w:hAnsi="Calibri" w:eastAsia="宋体" w:cs="Times New Roman"/>
                <w:kern w:val="2"/>
                <w:sz w:val="22"/>
                <w:szCs w:val="22"/>
                <w:vertAlign w:val="baseline"/>
                <w:lang w:val="en-US" w:eastAsia="zh-CN" w:bidi="ar-SA"/>
              </w:rPr>
            </w:pPr>
            <w:r>
              <w:rPr>
                <w:rFonts w:hint="eastAsia"/>
                <w:vertAlign w:val="baseline"/>
                <w:lang w:val="en-US" w:eastAsia="zh-CN"/>
              </w:rPr>
              <w:t>自动关联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vAlign w:val="center"/>
          </w:tcPr>
          <w:p>
            <w:pPr>
              <w:pStyle w:val="16"/>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Times New Roman" w:hAnsi="Times New Roman" w:eastAsia="宋体" w:cs="Times New Roman"/>
                <w:kern w:val="2"/>
                <w:sz w:val="21"/>
                <w:szCs w:val="20"/>
                <w:highlight w:val="none"/>
                <w:vertAlign w:val="baseline"/>
                <w:lang w:val="en-US" w:eastAsia="zh-CN" w:bidi="ar-SA"/>
              </w:rPr>
            </w:pPr>
            <w:r>
              <w:rPr>
                <w:rFonts w:hint="eastAsia"/>
                <w:sz w:val="21"/>
                <w:szCs w:val="21"/>
                <w:highlight w:val="none"/>
                <w:vertAlign w:val="baseline"/>
                <w:lang w:val="en-US" w:eastAsia="zh-CN"/>
              </w:rPr>
              <w:t>机房名称</w:t>
            </w:r>
          </w:p>
        </w:tc>
        <w:tc>
          <w:tcPr>
            <w:tcW w:w="3321" w:type="dxa"/>
            <w:vAlign w:val="top"/>
          </w:tcPr>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firstLine="0" w:firstLineChars="0"/>
              <w:jc w:val="both"/>
              <w:textAlignment w:val="auto"/>
              <w:rPr>
                <w:rFonts w:hint="eastAsia" w:ascii="Calibri" w:hAnsi="Calibri" w:eastAsia="宋体" w:cs="Times New Roman"/>
                <w:kern w:val="2"/>
                <w:sz w:val="22"/>
                <w:szCs w:val="22"/>
                <w:vertAlign w:val="baseline"/>
                <w:lang w:val="en-US" w:eastAsia="zh-CN" w:bidi="ar-SA"/>
              </w:rPr>
            </w:pPr>
            <w:r>
              <w:rPr>
                <w:rFonts w:hint="eastAsia"/>
                <w:vertAlign w:val="baseline"/>
                <w:lang w:val="en-US" w:eastAsia="zh-CN"/>
              </w:rPr>
              <w:t>自动关联</w:t>
            </w:r>
          </w:p>
        </w:tc>
        <w:tc>
          <w:tcPr>
            <w:tcW w:w="3321" w:type="dxa"/>
            <w:vAlign w:val="top"/>
          </w:tcPr>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firstLine="0" w:firstLineChars="0"/>
              <w:jc w:val="both"/>
              <w:textAlignment w:val="auto"/>
              <w:rPr>
                <w:rFonts w:hint="eastAsia" w:ascii="Calibri" w:hAnsi="Calibri" w:eastAsia="宋体" w:cs="Times New Roman"/>
                <w:kern w:val="2"/>
                <w:sz w:val="22"/>
                <w:szCs w:val="22"/>
                <w:vertAlign w:val="baseline"/>
                <w:lang w:val="en-US" w:eastAsia="zh-CN" w:bidi="ar-SA"/>
              </w:rPr>
            </w:pPr>
            <w:r>
              <w:rPr>
                <w:rFonts w:hint="eastAsia"/>
                <w:vertAlign w:val="baseline"/>
                <w:lang w:val="en-US" w:eastAsia="zh-CN"/>
              </w:rPr>
              <w:t>自动关联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tcPr>
          <w:p>
            <w:pPr>
              <w:keepNext w:val="0"/>
              <w:keepLines w:val="0"/>
              <w:pageBreakBefore w:val="0"/>
              <w:widowControl w:val="0"/>
              <w:numPr>
                <w:ilvl w:val="0"/>
                <w:numId w:val="0"/>
              </w:numPr>
              <w:kinsoku/>
              <w:wordWrap/>
              <w:overflowPunct/>
              <w:topLinePunct w:val="0"/>
              <w:autoSpaceDE/>
              <w:autoSpaceDN/>
              <w:bidi w:val="0"/>
              <w:adjustRightInd/>
              <w:snapToGrid/>
              <w:spacing w:line="288" w:lineRule="auto"/>
              <w:jc w:val="both"/>
              <w:textAlignment w:val="auto"/>
              <w:rPr>
                <w:rFonts w:hint="default"/>
                <w:highlight w:val="none"/>
                <w:vertAlign w:val="baseline"/>
                <w:lang w:val="en-US" w:eastAsia="zh-CN"/>
              </w:rPr>
            </w:pPr>
            <w:r>
              <w:rPr>
                <w:rFonts w:hint="eastAsia"/>
                <w:highlight w:val="none"/>
                <w:vertAlign w:val="baseline"/>
                <w:lang w:val="en-US" w:eastAsia="zh-CN"/>
              </w:rPr>
              <w:t>具体位置</w:t>
            </w:r>
          </w:p>
        </w:tc>
        <w:tc>
          <w:tcPr>
            <w:tcW w:w="3321" w:type="dxa"/>
          </w:tcPr>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firstLine="0" w:firstLineChars="0"/>
              <w:jc w:val="both"/>
              <w:textAlignment w:val="auto"/>
              <w:rPr>
                <w:rFonts w:hint="eastAsia"/>
                <w:vertAlign w:val="baseline"/>
                <w:lang w:val="en-US" w:eastAsia="zh-CN"/>
              </w:rPr>
            </w:pPr>
            <w:r>
              <w:rPr>
                <w:rFonts w:hint="eastAsia"/>
                <w:vertAlign w:val="baseline"/>
                <w:lang w:val="en-US" w:eastAsia="zh-CN"/>
              </w:rPr>
              <w:t>非必填</w:t>
            </w:r>
          </w:p>
        </w:tc>
        <w:tc>
          <w:tcPr>
            <w:tcW w:w="3321" w:type="dxa"/>
          </w:tcPr>
          <w:p>
            <w:pPr>
              <w:keepNext w:val="0"/>
              <w:keepLines w:val="0"/>
              <w:pageBreakBefore w:val="0"/>
              <w:widowControl w:val="0"/>
              <w:numPr>
                <w:ilvl w:val="0"/>
                <w:numId w:val="0"/>
              </w:numPr>
              <w:kinsoku/>
              <w:wordWrap/>
              <w:overflowPunct/>
              <w:topLinePunct w:val="0"/>
              <w:autoSpaceDE/>
              <w:autoSpaceDN/>
              <w:bidi w:val="0"/>
              <w:adjustRightInd/>
              <w:snapToGrid/>
              <w:spacing w:line="288" w:lineRule="auto"/>
              <w:jc w:val="both"/>
              <w:textAlignment w:val="auto"/>
              <w:rPr>
                <w:rFonts w:hint="default"/>
                <w:vertAlign w:val="baseline"/>
                <w:lang w:val="en-US" w:eastAsia="zh-CN"/>
              </w:rPr>
            </w:pPr>
            <w:r>
              <w:rPr>
                <w:rFonts w:hint="eastAsia"/>
                <w:vertAlign w:val="baseline"/>
                <w:lang w:val="en-US" w:eastAsia="zh-CN"/>
              </w:rPr>
              <w:t>手动输入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vAlign w:val="center"/>
          </w:tcPr>
          <w:p>
            <w:pPr>
              <w:pStyle w:val="16"/>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eastAsia="宋体" w:cs="Times New Roman"/>
                <w:kern w:val="2"/>
                <w:sz w:val="21"/>
                <w:szCs w:val="20"/>
                <w:vertAlign w:val="baseline"/>
                <w:lang w:val="en-US" w:eastAsia="zh-CN" w:bidi="ar-SA"/>
              </w:rPr>
            </w:pPr>
            <w:r>
              <w:rPr>
                <w:rFonts w:hint="eastAsia"/>
                <w:sz w:val="21"/>
                <w:szCs w:val="21"/>
                <w:vertAlign w:val="baseline"/>
                <w:lang w:val="en-US" w:eastAsia="zh-CN"/>
              </w:rPr>
              <w:t>版本号</w:t>
            </w:r>
          </w:p>
        </w:tc>
        <w:tc>
          <w:tcPr>
            <w:tcW w:w="3321" w:type="dxa"/>
            <w:vAlign w:val="top"/>
          </w:tcPr>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firstLine="0" w:firstLineChars="0"/>
              <w:jc w:val="both"/>
              <w:textAlignment w:val="auto"/>
              <w:rPr>
                <w:rFonts w:hint="eastAsia" w:ascii="Calibri" w:hAnsi="Calibri" w:eastAsia="宋体" w:cs="Times New Roman"/>
                <w:kern w:val="2"/>
                <w:sz w:val="22"/>
                <w:szCs w:val="22"/>
                <w:vertAlign w:val="baseline"/>
                <w:lang w:val="en-US" w:eastAsia="zh-CN" w:bidi="ar-SA"/>
              </w:rPr>
            </w:pPr>
            <w:r>
              <w:rPr>
                <w:rFonts w:hint="eastAsia"/>
                <w:vertAlign w:val="baseline"/>
                <w:lang w:val="en-US" w:eastAsia="zh-CN"/>
              </w:rPr>
              <w:t>非必填</w:t>
            </w:r>
          </w:p>
        </w:tc>
        <w:tc>
          <w:tcPr>
            <w:tcW w:w="3321" w:type="dxa"/>
          </w:tcPr>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firstLine="0" w:firstLineChars="0"/>
              <w:jc w:val="both"/>
              <w:textAlignment w:val="auto"/>
              <w:rPr>
                <w:rFonts w:hint="eastAsia"/>
                <w:vertAlign w:val="baseline"/>
                <w:lang w:val="en-US" w:eastAsia="zh-CN"/>
              </w:rPr>
            </w:pPr>
            <w:r>
              <w:rPr>
                <w:rFonts w:hint="eastAsia"/>
                <w:vertAlign w:val="baseline"/>
                <w:lang w:val="en-US" w:eastAsia="zh-CN"/>
              </w:rPr>
              <w:t>手动输入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vAlign w:val="center"/>
          </w:tcPr>
          <w:p>
            <w:pPr>
              <w:pStyle w:val="16"/>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eastAsia="宋体" w:cs="Times New Roman"/>
                <w:kern w:val="2"/>
                <w:sz w:val="21"/>
                <w:szCs w:val="20"/>
                <w:vertAlign w:val="baseline"/>
                <w:lang w:val="en-US" w:eastAsia="zh-CN" w:bidi="ar-SA"/>
              </w:rPr>
            </w:pPr>
            <w:r>
              <w:rPr>
                <w:rFonts w:hint="eastAsia"/>
                <w:sz w:val="21"/>
                <w:szCs w:val="21"/>
                <w:vertAlign w:val="baseline"/>
                <w:lang w:val="en-US" w:eastAsia="zh-CN"/>
              </w:rPr>
              <w:t>序列号</w:t>
            </w:r>
          </w:p>
        </w:tc>
        <w:tc>
          <w:tcPr>
            <w:tcW w:w="3321" w:type="dxa"/>
            <w:vAlign w:val="top"/>
          </w:tcPr>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firstLine="0" w:firstLineChars="0"/>
              <w:jc w:val="both"/>
              <w:textAlignment w:val="auto"/>
              <w:rPr>
                <w:rFonts w:hint="eastAsia" w:ascii="Calibri" w:hAnsi="Calibri" w:eastAsia="宋体" w:cs="Times New Roman"/>
                <w:kern w:val="2"/>
                <w:sz w:val="22"/>
                <w:szCs w:val="22"/>
                <w:vertAlign w:val="baseline"/>
                <w:lang w:val="en-US" w:eastAsia="zh-CN" w:bidi="ar-SA"/>
              </w:rPr>
            </w:pPr>
            <w:r>
              <w:rPr>
                <w:rFonts w:hint="eastAsia"/>
                <w:vertAlign w:val="baseline"/>
                <w:lang w:val="en-US" w:eastAsia="zh-CN"/>
              </w:rPr>
              <w:t>非必填</w:t>
            </w:r>
          </w:p>
        </w:tc>
        <w:tc>
          <w:tcPr>
            <w:tcW w:w="3321" w:type="dxa"/>
          </w:tcPr>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firstLine="0" w:firstLineChars="0"/>
              <w:jc w:val="both"/>
              <w:textAlignment w:val="auto"/>
              <w:rPr>
                <w:rFonts w:hint="eastAsia"/>
                <w:vertAlign w:val="baseline"/>
                <w:lang w:val="en-US" w:eastAsia="zh-CN"/>
              </w:rPr>
            </w:pPr>
            <w:r>
              <w:rPr>
                <w:rFonts w:hint="eastAsia"/>
                <w:vertAlign w:val="baseline"/>
                <w:lang w:val="en-US" w:eastAsia="zh-CN"/>
              </w:rPr>
              <w:t>手动输入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vAlign w:val="center"/>
          </w:tcPr>
          <w:p>
            <w:pPr>
              <w:pStyle w:val="16"/>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eastAsia="宋体" w:cs="Times New Roman"/>
                <w:kern w:val="2"/>
                <w:sz w:val="21"/>
                <w:szCs w:val="20"/>
                <w:vertAlign w:val="baseline"/>
                <w:lang w:val="en-US" w:eastAsia="zh-CN" w:bidi="ar-SA"/>
              </w:rPr>
            </w:pPr>
            <w:bookmarkStart w:id="39" w:name="OLE_LINK7" w:colFirst="1" w:colLast="1"/>
            <w:r>
              <w:rPr>
                <w:rFonts w:hint="eastAsia"/>
                <w:sz w:val="21"/>
                <w:szCs w:val="21"/>
                <w:vertAlign w:val="baseline"/>
                <w:lang w:val="en-US" w:eastAsia="zh-CN"/>
              </w:rPr>
              <w:t>端口数量</w:t>
            </w:r>
          </w:p>
        </w:tc>
        <w:tc>
          <w:tcPr>
            <w:tcW w:w="3321" w:type="dxa"/>
            <w:vAlign w:val="top"/>
          </w:tcPr>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firstLine="0" w:firstLineChars="0"/>
              <w:jc w:val="both"/>
              <w:textAlignment w:val="auto"/>
              <w:rPr>
                <w:rFonts w:hint="eastAsia" w:ascii="Calibri" w:hAnsi="Calibri" w:eastAsia="宋体" w:cs="Times New Roman"/>
                <w:kern w:val="2"/>
                <w:sz w:val="22"/>
                <w:szCs w:val="22"/>
                <w:vertAlign w:val="baseline"/>
                <w:lang w:val="en-US" w:eastAsia="zh-CN" w:bidi="ar-SA"/>
              </w:rPr>
            </w:pPr>
            <w:r>
              <w:rPr>
                <w:rFonts w:hint="eastAsia"/>
                <w:vertAlign w:val="baseline"/>
                <w:lang w:val="en-US" w:eastAsia="zh-CN"/>
              </w:rPr>
              <w:t>非必填</w:t>
            </w:r>
          </w:p>
        </w:tc>
        <w:tc>
          <w:tcPr>
            <w:tcW w:w="3321" w:type="dxa"/>
          </w:tcPr>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firstLine="0" w:firstLineChars="0"/>
              <w:jc w:val="both"/>
              <w:textAlignment w:val="auto"/>
              <w:rPr>
                <w:rFonts w:hint="eastAsia"/>
                <w:vertAlign w:val="baseline"/>
                <w:lang w:val="en-US" w:eastAsia="zh-CN"/>
              </w:rPr>
            </w:pPr>
            <w:r>
              <w:rPr>
                <w:rFonts w:hint="eastAsia"/>
                <w:vertAlign w:val="baseline"/>
                <w:lang w:val="en-US" w:eastAsia="zh-CN"/>
              </w:rPr>
              <w:t>手动输入</w:t>
            </w:r>
          </w:p>
        </w:tc>
      </w:tr>
      <w:bookmarkEnd w:id="39"/>
    </w:tbl>
    <w:p>
      <w:pPr>
        <w:keepNext w:val="0"/>
        <w:keepLines w:val="0"/>
        <w:pageBreakBefore w:val="0"/>
        <w:widowControl w:val="0"/>
        <w:numPr>
          <w:ilvl w:val="0"/>
          <w:numId w:val="0"/>
        </w:numPr>
        <w:kinsoku/>
        <w:wordWrap/>
        <w:overflowPunct/>
        <w:topLinePunct w:val="0"/>
        <w:autoSpaceDE/>
        <w:autoSpaceDN/>
        <w:bidi w:val="0"/>
        <w:adjustRightInd/>
        <w:snapToGrid/>
        <w:spacing w:line="288" w:lineRule="auto"/>
        <w:jc w:val="both"/>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jc w:val="both"/>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jc w:val="both"/>
        <w:textAlignment w:val="auto"/>
        <w:rPr>
          <w:rFonts w:hint="eastAsia"/>
          <w:lang w:val="en-US" w:eastAsia="zh-CN"/>
        </w:rPr>
      </w:pPr>
    </w:p>
    <w:p>
      <w:pPr>
        <w:widowControl w:val="0"/>
        <w:numPr>
          <w:ilvl w:val="0"/>
          <w:numId w:val="0"/>
        </w:numPr>
        <w:spacing w:line="288" w:lineRule="auto"/>
        <w:jc w:val="both"/>
        <w:rPr>
          <w:rFonts w:hint="eastAsia"/>
          <w:b/>
          <w:bCs/>
          <w:sz w:val="24"/>
          <w:szCs w:val="24"/>
          <w:lang w:val="en-US" w:eastAsia="zh-CN"/>
        </w:rPr>
      </w:pPr>
      <w:r>
        <w:rPr>
          <w:rFonts w:hint="eastAsia"/>
          <w:b/>
          <w:bCs/>
          <w:sz w:val="24"/>
          <w:szCs w:val="24"/>
          <w:lang w:val="en-US" w:eastAsia="zh-CN"/>
        </w:rPr>
        <w:t>2网络拓扑呈现页面</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440" w:leftChars="200" w:firstLine="0"/>
        <w:jc w:val="both"/>
        <w:textAlignment w:val="auto"/>
        <w:rPr>
          <w:rFonts w:hint="eastAsia"/>
          <w:b/>
          <w:bCs/>
          <w:lang w:val="en-US" w:eastAsia="zh-CN"/>
        </w:rPr>
      </w:pPr>
      <w:r>
        <w:rPr>
          <w:rFonts w:hint="eastAsia"/>
          <w:b/>
          <w:bCs/>
          <w:lang w:val="en-US" w:eastAsia="zh-CN"/>
        </w:rPr>
        <w:t>2.1页面布局</w:t>
      </w:r>
    </w:p>
    <w:p>
      <w:pPr>
        <w:keepNext w:val="0"/>
        <w:keepLines w:val="0"/>
        <w:pageBreakBefore w:val="0"/>
        <w:widowControl w:val="0"/>
        <w:numPr>
          <w:ilvl w:val="0"/>
          <w:numId w:val="58"/>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lang w:val="en-US" w:eastAsia="zh-CN"/>
        </w:rPr>
      </w:pPr>
      <w:r>
        <w:rPr>
          <w:rFonts w:hint="eastAsia"/>
          <w:lang w:val="en-US" w:eastAsia="zh-CN"/>
        </w:rPr>
        <w:t>页面横向分为三个板块：左侧板块、中间板块和右侧板块。</w:t>
      </w:r>
    </w:p>
    <w:p>
      <w:pPr>
        <w:keepNext w:val="0"/>
        <w:keepLines w:val="0"/>
        <w:pageBreakBefore w:val="0"/>
        <w:widowControl w:val="0"/>
        <w:numPr>
          <w:ilvl w:val="0"/>
          <w:numId w:val="58"/>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lang w:val="en-US" w:eastAsia="zh-CN"/>
        </w:rPr>
      </w:pPr>
      <w:r>
        <w:rPr>
          <w:rFonts w:hint="eastAsia"/>
          <w:lang w:val="en-US" w:eastAsia="zh-CN"/>
        </w:rPr>
        <w:t>左侧显示空间树，同样按照省——地市——区县——站点——机房维度展开，用于快速定位不同区域的网络拓扑图。</w:t>
      </w:r>
    </w:p>
    <w:p>
      <w:pPr>
        <w:keepNext w:val="0"/>
        <w:keepLines w:val="0"/>
        <w:pageBreakBefore w:val="0"/>
        <w:widowControl w:val="0"/>
        <w:numPr>
          <w:ilvl w:val="0"/>
          <w:numId w:val="58"/>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lang w:val="en-US" w:eastAsia="zh-CN"/>
        </w:rPr>
      </w:pPr>
      <w:r>
        <w:rPr>
          <w:rFonts w:hint="eastAsia"/>
          <w:lang w:val="en-US" w:eastAsia="zh-CN"/>
        </w:rPr>
        <w:t>中间呈现对应空间层级已经绘制的网络拓扑图，拓扑图中的设备显示设备名称和IP信息，直观展示网络结构。</w:t>
      </w:r>
    </w:p>
    <w:p>
      <w:pPr>
        <w:keepNext w:val="0"/>
        <w:keepLines w:val="0"/>
        <w:pageBreakBefore w:val="0"/>
        <w:widowControl w:val="0"/>
        <w:numPr>
          <w:ilvl w:val="0"/>
          <w:numId w:val="58"/>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lang w:val="en-US" w:eastAsia="zh-CN"/>
        </w:rPr>
      </w:pPr>
      <w:r>
        <w:rPr>
          <w:rFonts w:hint="eastAsia"/>
          <w:lang w:val="en-US" w:eastAsia="zh-CN"/>
        </w:rPr>
        <w:t>右侧显示当前网络拓扑图中的网络设备信息，按网络设备类型进行分类，包括交换机、服务器、FSU、摄像头等；设备类型可展开，显示当前拓扑图中包含的全量网络设备，点击设备可查看设备的详情信息，包括设备名称、IP、网关、端口号、位置、备注等。</w:t>
      </w:r>
    </w:p>
    <w:p>
      <w:pPr>
        <w:keepNext w:val="0"/>
        <w:keepLines w:val="0"/>
        <w:pageBreakBefore w:val="0"/>
        <w:widowControl w:val="0"/>
        <w:numPr>
          <w:ilvl w:val="0"/>
          <w:numId w:val="58"/>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lang w:val="en-US" w:eastAsia="zh-CN"/>
        </w:rPr>
      </w:pPr>
      <w:r>
        <w:rPr>
          <w:rFonts w:hint="eastAsia"/>
          <w:lang w:val="en-US" w:eastAsia="zh-CN"/>
        </w:rPr>
        <w:t>右侧设备信息板块和左侧空间树支持收起展开操作，用户可根据需求调整页面布局，获得更大的查看空间。</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440" w:leftChars="200" w:firstLine="0"/>
        <w:jc w:val="both"/>
        <w:textAlignment w:val="auto"/>
        <w:rPr>
          <w:rFonts w:hint="eastAsia"/>
          <w:b/>
          <w:bCs/>
          <w:lang w:val="en-US" w:eastAsia="zh-CN"/>
        </w:rPr>
      </w:pPr>
      <w:r>
        <w:rPr>
          <w:rFonts w:hint="eastAsia"/>
          <w:b/>
          <w:bCs/>
          <w:lang w:val="en-US" w:eastAsia="zh-CN"/>
        </w:rPr>
        <w:t>2.2空间树功能</w:t>
      </w:r>
    </w:p>
    <w:p>
      <w:pPr>
        <w:keepNext w:val="0"/>
        <w:keepLines w:val="0"/>
        <w:pageBreakBefore w:val="0"/>
        <w:widowControl w:val="0"/>
        <w:numPr>
          <w:ilvl w:val="0"/>
          <w:numId w:val="58"/>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lang w:val="en-US" w:eastAsia="zh-CN"/>
        </w:rPr>
      </w:pPr>
      <w:r>
        <w:rPr>
          <w:rFonts w:hint="eastAsia"/>
          <w:lang w:val="en-US" w:eastAsia="zh-CN"/>
        </w:rPr>
        <w:t>与绘制页面的空间树功能类似，支持层级展开与收起，节点选中状态样式清晰，用户点击某个节点时，中间拓扑图区域自动加载并显示对应层级的网络拓扑图。</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440" w:leftChars="200" w:firstLine="0"/>
        <w:jc w:val="both"/>
        <w:textAlignment w:val="auto"/>
        <w:rPr>
          <w:rFonts w:hint="eastAsia"/>
          <w:b/>
          <w:bCs/>
          <w:lang w:val="en-US" w:eastAsia="zh-CN"/>
        </w:rPr>
      </w:pPr>
      <w:r>
        <w:rPr>
          <w:rFonts w:hint="eastAsia"/>
          <w:b/>
          <w:bCs/>
          <w:lang w:val="en-US" w:eastAsia="zh-CN"/>
        </w:rPr>
        <w:t>2.3网络拓扑图展示</w:t>
      </w:r>
    </w:p>
    <w:p>
      <w:pPr>
        <w:keepNext w:val="0"/>
        <w:keepLines w:val="0"/>
        <w:pageBreakBefore w:val="0"/>
        <w:widowControl w:val="0"/>
        <w:numPr>
          <w:ilvl w:val="0"/>
          <w:numId w:val="58"/>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lang w:val="en-US" w:eastAsia="zh-CN"/>
        </w:rPr>
      </w:pPr>
      <w:r>
        <w:rPr>
          <w:rFonts w:hint="eastAsia"/>
          <w:lang w:val="en-US" w:eastAsia="zh-CN"/>
        </w:rPr>
        <w:t>拓扑图以清晰直观的方式展示设备之间的连接关系，连接线根据设备连接状态动态显示，点击设备，可高亮显示当前拓扑图中，该设备的完整上游链路。</w:t>
      </w:r>
    </w:p>
    <w:p>
      <w:pPr>
        <w:keepNext w:val="0"/>
        <w:keepLines w:val="0"/>
        <w:pageBreakBefore w:val="0"/>
        <w:widowControl w:val="0"/>
        <w:numPr>
          <w:ilvl w:val="0"/>
          <w:numId w:val="58"/>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lang w:val="en-US" w:eastAsia="zh-CN"/>
        </w:rPr>
      </w:pPr>
      <w:r>
        <w:rPr>
          <w:rFonts w:hint="eastAsia"/>
          <w:lang w:val="en-US" w:eastAsia="zh-CN"/>
        </w:rPr>
        <w:t>设备图标大小、颜色等样式与绘制时保持一致，方便用户识别。</w:t>
      </w:r>
    </w:p>
    <w:p>
      <w:pPr>
        <w:keepNext w:val="0"/>
        <w:keepLines w:val="0"/>
        <w:pageBreakBefore w:val="0"/>
        <w:widowControl w:val="0"/>
        <w:numPr>
          <w:ilvl w:val="0"/>
          <w:numId w:val="58"/>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lang w:val="en-US" w:eastAsia="zh-CN"/>
        </w:rPr>
      </w:pPr>
      <w:r>
        <w:rPr>
          <w:rFonts w:hint="eastAsia"/>
          <w:lang w:val="en-US" w:eastAsia="zh-CN"/>
        </w:rPr>
        <w:t>分层级展示：</w:t>
      </w:r>
    </w:p>
    <w:p>
      <w:pPr>
        <w:keepNext w:val="0"/>
        <w:keepLines w:val="0"/>
        <w:pageBreakBefore w:val="0"/>
        <w:widowControl w:val="0"/>
        <w:numPr>
          <w:ilvl w:val="1"/>
          <w:numId w:val="58"/>
        </w:numPr>
        <w:kinsoku/>
        <w:wordWrap/>
        <w:overflowPunct/>
        <w:topLinePunct w:val="0"/>
        <w:autoSpaceDE/>
        <w:autoSpaceDN/>
        <w:bidi w:val="0"/>
        <w:adjustRightInd/>
        <w:snapToGrid/>
        <w:spacing w:line="288" w:lineRule="auto"/>
        <w:ind w:left="840" w:leftChars="0" w:hanging="420" w:firstLineChars="0"/>
        <w:jc w:val="both"/>
        <w:textAlignment w:val="auto"/>
        <w:rPr>
          <w:rFonts w:hint="eastAsia"/>
          <w:lang w:val="en-US" w:eastAsia="zh-CN"/>
        </w:rPr>
      </w:pPr>
      <w:r>
        <w:rPr>
          <w:rFonts w:hint="eastAsia"/>
          <w:lang w:val="en-US" w:eastAsia="zh-CN"/>
        </w:rPr>
        <w:t>站点层级时，下属机房可呈现机房整体，点击机房可展开其内网络设备关联关系。</w:t>
      </w:r>
    </w:p>
    <w:p>
      <w:pPr>
        <w:keepNext w:val="0"/>
        <w:keepLines w:val="0"/>
        <w:pageBreakBefore w:val="0"/>
        <w:widowControl w:val="0"/>
        <w:numPr>
          <w:ilvl w:val="1"/>
          <w:numId w:val="58"/>
        </w:numPr>
        <w:kinsoku/>
        <w:wordWrap/>
        <w:overflowPunct/>
        <w:topLinePunct w:val="0"/>
        <w:autoSpaceDE/>
        <w:autoSpaceDN/>
        <w:bidi w:val="0"/>
        <w:adjustRightInd/>
        <w:snapToGrid/>
        <w:spacing w:line="288" w:lineRule="auto"/>
        <w:ind w:left="840" w:leftChars="0" w:hanging="420" w:firstLineChars="0"/>
        <w:jc w:val="both"/>
        <w:textAlignment w:val="auto"/>
        <w:rPr>
          <w:rFonts w:hint="eastAsia"/>
          <w:lang w:val="en-US" w:eastAsia="zh-CN"/>
        </w:rPr>
      </w:pPr>
      <w:r>
        <w:rPr>
          <w:rFonts w:hint="eastAsia"/>
          <w:lang w:val="en-US" w:eastAsia="zh-CN"/>
        </w:rPr>
        <w:t>区县层级显示站点之间的关联关系，呈现站点关联关系时，站点以整体图标形式呈现，图标附带站点名称及涉及连接的设备IP信息。点击站点或机房可展开查看具体设备关联关系。</w:t>
      </w:r>
    </w:p>
    <w:p>
      <w:pPr>
        <w:keepNext w:val="0"/>
        <w:keepLines w:val="0"/>
        <w:pageBreakBefore w:val="0"/>
        <w:widowControl w:val="0"/>
        <w:numPr>
          <w:ilvl w:val="1"/>
          <w:numId w:val="58"/>
        </w:numPr>
        <w:kinsoku/>
        <w:wordWrap/>
        <w:overflowPunct/>
        <w:topLinePunct w:val="0"/>
        <w:autoSpaceDE/>
        <w:autoSpaceDN/>
        <w:bidi w:val="0"/>
        <w:adjustRightInd/>
        <w:snapToGrid/>
        <w:spacing w:line="288" w:lineRule="auto"/>
        <w:ind w:left="840" w:leftChars="0" w:hanging="420" w:firstLineChars="0"/>
        <w:jc w:val="both"/>
        <w:textAlignment w:val="auto"/>
        <w:rPr>
          <w:rFonts w:hint="eastAsia"/>
          <w:lang w:val="en-US" w:eastAsia="zh-CN"/>
        </w:rPr>
      </w:pPr>
      <w:r>
        <w:rPr>
          <w:rFonts w:hint="eastAsia"/>
          <w:lang w:val="en-US" w:eastAsia="zh-CN"/>
        </w:rPr>
        <w:t>地市层级时，呈现跨区县的站点的关联关系网络及直接关联设备。</w:t>
      </w:r>
    </w:p>
    <w:p>
      <w:pPr>
        <w:keepNext w:val="0"/>
        <w:keepLines w:val="0"/>
        <w:pageBreakBefore w:val="0"/>
        <w:widowControl w:val="0"/>
        <w:numPr>
          <w:ilvl w:val="1"/>
          <w:numId w:val="58"/>
        </w:numPr>
        <w:kinsoku/>
        <w:wordWrap/>
        <w:overflowPunct/>
        <w:topLinePunct w:val="0"/>
        <w:autoSpaceDE/>
        <w:autoSpaceDN/>
        <w:bidi w:val="0"/>
        <w:adjustRightInd/>
        <w:snapToGrid/>
        <w:spacing w:line="288" w:lineRule="auto"/>
        <w:ind w:left="840" w:leftChars="0" w:hanging="420" w:firstLineChars="0"/>
        <w:jc w:val="both"/>
        <w:textAlignment w:val="auto"/>
        <w:rPr>
          <w:rFonts w:hint="eastAsia"/>
          <w:lang w:val="en-US" w:eastAsia="zh-CN"/>
        </w:rPr>
      </w:pPr>
      <w:r>
        <w:rPr>
          <w:rFonts w:hint="eastAsia"/>
          <w:lang w:val="en-US" w:eastAsia="zh-CN"/>
        </w:rPr>
        <w:t>省维度，呈现区公司和地市之间的网络设备连接关系，展开地市呈现具体的网络设备。</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440" w:leftChars="200" w:firstLine="0"/>
        <w:jc w:val="both"/>
        <w:textAlignment w:val="auto"/>
        <w:rPr>
          <w:rFonts w:hint="eastAsia"/>
          <w:b/>
          <w:bCs/>
          <w:lang w:val="en-US" w:eastAsia="zh-CN"/>
        </w:rPr>
      </w:pPr>
      <w:r>
        <w:rPr>
          <w:rFonts w:hint="eastAsia"/>
          <w:b/>
          <w:bCs/>
          <w:lang w:val="en-US" w:eastAsia="zh-CN"/>
        </w:rPr>
        <w:t>2.4设备信息板块</w:t>
      </w:r>
    </w:p>
    <w:p>
      <w:pPr>
        <w:keepNext w:val="0"/>
        <w:keepLines w:val="0"/>
        <w:pageBreakBefore w:val="0"/>
        <w:widowControl w:val="0"/>
        <w:numPr>
          <w:ilvl w:val="0"/>
          <w:numId w:val="58"/>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lang w:val="en-US" w:eastAsia="zh-CN"/>
        </w:rPr>
      </w:pPr>
      <w:r>
        <w:rPr>
          <w:rFonts w:hint="eastAsia"/>
          <w:lang w:val="en-US" w:eastAsia="zh-CN"/>
        </w:rPr>
        <w:t>设备按类型分类展示，分类标题突出显示，用户可快速浏览不同类型设备的数量和概况。</w:t>
      </w:r>
    </w:p>
    <w:p>
      <w:pPr>
        <w:keepNext w:val="0"/>
        <w:keepLines w:val="0"/>
        <w:pageBreakBefore w:val="0"/>
        <w:widowControl w:val="0"/>
        <w:numPr>
          <w:ilvl w:val="0"/>
          <w:numId w:val="58"/>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lang w:val="en-US" w:eastAsia="zh-CN"/>
        </w:rPr>
      </w:pPr>
      <w:r>
        <w:rPr>
          <w:rFonts w:hint="eastAsia"/>
          <w:lang w:val="en-US" w:eastAsia="zh-CN"/>
        </w:rPr>
        <w:t>点击设备名称，详细信息区域展示设备的完整属性信息，信息展示排版整齐，关键信息重点标注。</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lang w:val="en-US" w:eastAsia="zh-CN"/>
        </w:rPr>
      </w:pPr>
    </w:p>
    <w:p>
      <w:pPr>
        <w:widowControl w:val="0"/>
        <w:numPr>
          <w:ilvl w:val="0"/>
          <w:numId w:val="0"/>
        </w:numPr>
        <w:spacing w:line="288" w:lineRule="auto"/>
        <w:jc w:val="both"/>
        <w:rPr>
          <w:rFonts w:hint="eastAsia"/>
          <w:lang w:val="en-US" w:eastAsia="zh-CN"/>
        </w:rPr>
      </w:pPr>
    </w:p>
    <w:p>
      <w:pPr>
        <w:widowControl w:val="0"/>
        <w:numPr>
          <w:ilvl w:val="0"/>
          <w:numId w:val="0"/>
        </w:numPr>
        <w:spacing w:line="288" w:lineRule="auto"/>
        <w:jc w:val="both"/>
        <w:rPr>
          <w:rFonts w:hint="eastAsia"/>
          <w:lang w:val="en-US" w:eastAsia="zh-CN"/>
        </w:rPr>
      </w:pPr>
    </w:p>
    <w:p>
      <w:pPr>
        <w:widowControl w:val="0"/>
        <w:numPr>
          <w:ilvl w:val="0"/>
          <w:numId w:val="0"/>
        </w:numPr>
        <w:spacing w:line="288" w:lineRule="auto"/>
        <w:jc w:val="both"/>
        <w:rPr>
          <w:rFonts w:hint="eastAsia"/>
          <w:lang w:val="en-US" w:eastAsia="zh-CN"/>
        </w:rPr>
      </w:pPr>
    </w:p>
    <w:p>
      <w:pPr>
        <w:widowControl w:val="0"/>
        <w:numPr>
          <w:ilvl w:val="0"/>
          <w:numId w:val="0"/>
        </w:numPr>
        <w:spacing w:line="288" w:lineRule="auto"/>
        <w:jc w:val="both"/>
        <w:rPr>
          <w:rFonts w:hint="eastAsia"/>
          <w:lang w:val="en-US" w:eastAsia="zh-CN"/>
        </w:rPr>
      </w:pPr>
    </w:p>
    <w:p>
      <w:pPr>
        <w:widowControl w:val="0"/>
        <w:numPr>
          <w:ilvl w:val="0"/>
          <w:numId w:val="0"/>
        </w:numPr>
        <w:spacing w:line="288" w:lineRule="auto"/>
        <w:jc w:val="both"/>
        <w:rPr>
          <w:rFonts w:hint="eastAsia"/>
          <w:lang w:val="en-US" w:eastAsia="zh-CN"/>
        </w:rPr>
      </w:pPr>
    </w:p>
    <w:p>
      <w:pPr>
        <w:rPr>
          <w:rFonts w:hint="eastAsia"/>
        </w:rPr>
      </w:pPr>
    </w:p>
    <w:p>
      <w:pPr>
        <w:rPr>
          <w:rFonts w:hint="eastAsia"/>
        </w:rPr>
      </w:pPr>
    </w:p>
    <w:p>
      <w:pPr>
        <w:pStyle w:val="5"/>
      </w:pPr>
      <w:bookmarkStart w:id="40" w:name="_Toc28941"/>
      <w:r>
        <w:rPr>
          <w:rFonts w:hint="eastAsia"/>
        </w:rPr>
        <w:t>AIMIOps-</w:t>
      </w:r>
      <w:r>
        <w:rPr>
          <w:rFonts w:hint="eastAsia"/>
          <w:lang w:val="en-US" w:eastAsia="zh-CN"/>
        </w:rPr>
        <w:t>GX-</w:t>
      </w:r>
      <w:r>
        <w:rPr>
          <w:rFonts w:hint="eastAsia"/>
        </w:rPr>
        <w:t>BR-F</w:t>
      </w:r>
      <w:r>
        <w:rPr>
          <w:rFonts w:hint="eastAsia"/>
          <w:lang w:val="en-US" w:eastAsia="zh-CN"/>
        </w:rPr>
        <w:t>-04</w:t>
      </w:r>
      <w:r>
        <w:rPr>
          <w:rFonts w:hint="eastAsia"/>
        </w:rPr>
        <w:t>-</w:t>
      </w:r>
      <w:r>
        <w:rPr>
          <w:rFonts w:hint="eastAsia"/>
          <w:lang w:val="en-US" w:eastAsia="zh-CN"/>
        </w:rPr>
        <w:t>002指标管理</w:t>
      </w:r>
      <w:bookmarkEnd w:id="40"/>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lang w:val="en-US" w:eastAsia="zh-CN"/>
        </w:rPr>
      </w:pPr>
      <w:r>
        <w:rPr>
          <w:rFonts w:hint="eastAsia"/>
          <w:b/>
          <w:bCs/>
          <w:lang w:val="en-US" w:eastAsia="zh-CN"/>
        </w:rPr>
        <w:t>功能位置</w:t>
      </w:r>
      <w:r>
        <w:rPr>
          <w:rFonts w:hint="eastAsia"/>
          <w:lang w:val="en-US" w:eastAsia="zh-CN"/>
        </w:rPr>
        <w:t>：配置——空间与视图——视图</w:t>
      </w:r>
    </w:p>
    <w:p>
      <w:pPr>
        <w:widowControl w:val="0"/>
        <w:numPr>
          <w:ilvl w:val="0"/>
          <w:numId w:val="0"/>
        </w:numPr>
        <w:jc w:val="left"/>
        <w:rPr>
          <w:rFonts w:hint="default"/>
          <w:lang w:val="en-US" w:eastAsia="zh-CN"/>
        </w:rPr>
      </w:pPr>
      <w:r>
        <w:rPr>
          <w:rFonts w:hint="eastAsia"/>
          <w:b/>
          <w:bCs/>
          <w:lang w:val="en-US" w:eastAsia="zh-CN"/>
        </w:rPr>
        <w:t>功能描述</w:t>
      </w:r>
      <w:r>
        <w:rPr>
          <w:rFonts w:hint="eastAsia"/>
          <w:lang w:val="en-US" w:eastAsia="zh-CN"/>
        </w:rPr>
        <w:t>：在当前中屏首页---首页视图，新增两个隐患相关的指标统计板块：隐患分布；隐患统计</w:t>
      </w:r>
    </w:p>
    <w:p>
      <w:pPr>
        <w:rPr>
          <w:rFonts w:hint="eastAsia"/>
        </w:rPr>
      </w:pPr>
      <w:r>
        <w:drawing>
          <wp:inline distT="0" distB="0" distL="114300" distR="114300">
            <wp:extent cx="6187440" cy="2888615"/>
            <wp:effectExtent l="0" t="0" r="0" b="6985"/>
            <wp:docPr id="2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0"/>
                    <pic:cNvPicPr>
                      <a:picLocks noChangeAspect="1"/>
                    </pic:cNvPicPr>
                  </pic:nvPicPr>
                  <pic:blipFill>
                    <a:blip r:embed="rId37"/>
                    <a:stretch>
                      <a:fillRect/>
                    </a:stretch>
                  </pic:blipFill>
                  <pic:spPr>
                    <a:xfrm>
                      <a:off x="0" y="0"/>
                      <a:ext cx="6187440" cy="2888615"/>
                    </a:xfrm>
                    <a:prstGeom prst="rect">
                      <a:avLst/>
                    </a:prstGeom>
                    <a:noFill/>
                    <a:ln>
                      <a:noFill/>
                    </a:ln>
                  </pic:spPr>
                </pic:pic>
              </a:graphicData>
            </a:graphic>
          </wp:inline>
        </w:drawing>
      </w:r>
    </w:p>
    <w:p>
      <w:pPr>
        <w:numPr>
          <w:ilvl w:val="0"/>
          <w:numId w:val="0"/>
        </w:numPr>
        <w:rPr>
          <w:rFonts w:hint="eastAsia"/>
          <w:lang w:val="en-US" w:eastAsia="zh-CN"/>
        </w:rPr>
      </w:pPr>
      <w:r>
        <w:rPr>
          <w:rFonts w:hint="eastAsia"/>
          <w:lang w:val="en-US" w:eastAsia="zh-CN"/>
        </w:rPr>
        <w:t>1、隐患分布</w:t>
      </w:r>
    </w:p>
    <w:p>
      <w:pPr>
        <w:numPr>
          <w:ilvl w:val="0"/>
          <w:numId w:val="0"/>
        </w:numPr>
        <w:rPr>
          <w:rFonts w:hint="eastAsia"/>
          <w:lang w:val="en-US" w:eastAsia="zh-CN"/>
        </w:rPr>
      </w:pPr>
      <w:r>
        <w:rPr>
          <w:rFonts w:hint="eastAsia"/>
          <w:lang w:val="en-US" w:eastAsia="zh-CN"/>
        </w:rPr>
        <w:t>隐患分布，统计地市的实时隐患和历史隐患数量。板块右上角可切换板块显示的数据内容：活动/全量。默认显示活动隐患统计数据。</w:t>
      </w:r>
    </w:p>
    <w:p>
      <w:pPr>
        <w:numPr>
          <w:ilvl w:val="0"/>
          <w:numId w:val="59"/>
        </w:numPr>
        <w:ind w:left="420" w:leftChars="0" w:hanging="420" w:firstLineChars="0"/>
        <w:rPr>
          <w:rFonts w:hint="eastAsia"/>
          <w:lang w:val="en-US" w:eastAsia="zh-CN"/>
        </w:rPr>
      </w:pPr>
      <w:r>
        <w:rPr>
          <w:rFonts w:hint="eastAsia"/>
          <w:lang w:val="en-US" w:eastAsia="zh-CN"/>
        </w:rPr>
        <w:t>活动隐患：统计当前各地市的活动隐患数量。（打开或刷新页面时自动拉取数据）</w:t>
      </w:r>
    </w:p>
    <w:p>
      <w:pPr>
        <w:numPr>
          <w:ilvl w:val="0"/>
          <w:numId w:val="59"/>
        </w:numPr>
        <w:ind w:left="420" w:leftChars="0" w:hanging="420" w:firstLineChars="0"/>
        <w:rPr>
          <w:rFonts w:hint="default"/>
          <w:lang w:val="en-US" w:eastAsia="zh-CN"/>
        </w:rPr>
      </w:pPr>
      <w:r>
        <w:rPr>
          <w:rFonts w:hint="eastAsia"/>
          <w:lang w:val="en-US" w:eastAsia="zh-CN"/>
        </w:rPr>
        <w:t>全量隐患：</w:t>
      </w:r>
      <w:ins w:id="1871" w:author="zhoujiansheng" w:date="2024-08-20T15:04:25Z">
        <w:r>
          <w:rPr>
            <w:rFonts w:hint="eastAsia"/>
            <w:lang w:val="en-US" w:eastAsia="zh-CN"/>
          </w:rPr>
          <w:t>按</w:t>
        </w:r>
      </w:ins>
      <w:ins w:id="1872" w:author="zhoujiansheng" w:date="2024-08-20T15:04:27Z">
        <w:r>
          <w:rPr>
            <w:rFonts w:hint="eastAsia"/>
            <w:lang w:val="en-US" w:eastAsia="zh-CN"/>
          </w:rPr>
          <w:t>自然</w:t>
        </w:r>
      </w:ins>
      <w:ins w:id="1873" w:author="zhoujiansheng" w:date="2024-08-20T15:04:28Z">
        <w:r>
          <w:rPr>
            <w:rFonts w:hint="eastAsia"/>
            <w:lang w:val="en-US" w:eastAsia="zh-CN"/>
          </w:rPr>
          <w:t>月</w:t>
        </w:r>
      </w:ins>
      <w:r>
        <w:rPr>
          <w:rFonts w:hint="eastAsia"/>
          <w:lang w:val="en-US" w:eastAsia="zh-CN"/>
        </w:rPr>
        <w:t>统计各地市已触发的隐患数量之和，包括活动隐患数量和已关闭的历史隐患数据。（打开或刷新页面时自动拉取数据）</w:t>
      </w:r>
    </w:p>
    <w:p>
      <w:pPr>
        <w:numPr>
          <w:ilvl w:val="0"/>
          <w:numId w:val="0"/>
        </w:numPr>
        <w:ind w:leftChars="0"/>
        <w:rPr>
          <w:rFonts w:hint="default"/>
          <w:lang w:val="en-US" w:eastAsia="zh-CN"/>
        </w:rPr>
      </w:pPr>
      <w:r>
        <w:rPr>
          <w:rFonts w:hint="eastAsia"/>
          <w:lang w:val="en-US" w:eastAsia="zh-CN"/>
        </w:rPr>
        <w:t>统计数据展示形式参考下图。</w:t>
      </w:r>
    </w:p>
    <w:p>
      <w:pPr>
        <w:numPr>
          <w:ilvl w:val="0"/>
          <w:numId w:val="0"/>
        </w:numPr>
        <w:rPr>
          <w:rFonts w:hint="default"/>
          <w:lang w:val="en-US" w:eastAsia="zh-CN"/>
        </w:rPr>
      </w:pPr>
      <w:r>
        <w:drawing>
          <wp:inline distT="0" distB="0" distL="114300" distR="114300">
            <wp:extent cx="3390900" cy="2209165"/>
            <wp:effectExtent l="0" t="0" r="7620" b="635"/>
            <wp:docPr id="2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8"/>
                    <pic:cNvPicPr>
                      <a:picLocks noChangeAspect="1"/>
                    </pic:cNvPicPr>
                  </pic:nvPicPr>
                  <pic:blipFill>
                    <a:blip r:embed="rId38"/>
                    <a:stretch>
                      <a:fillRect/>
                    </a:stretch>
                  </pic:blipFill>
                  <pic:spPr>
                    <a:xfrm>
                      <a:off x="0" y="0"/>
                      <a:ext cx="3390900" cy="2209165"/>
                    </a:xfrm>
                    <a:prstGeom prst="rect">
                      <a:avLst/>
                    </a:prstGeom>
                    <a:noFill/>
                    <a:ln>
                      <a:noFill/>
                    </a:ln>
                  </pic:spPr>
                </pic:pic>
              </a:graphicData>
            </a:graphic>
          </wp:inline>
        </w:drawing>
      </w:r>
    </w:p>
    <w:p>
      <w:pPr>
        <w:numPr>
          <w:ilvl w:val="0"/>
          <w:numId w:val="0"/>
        </w:numPr>
        <w:rPr>
          <w:rFonts w:hint="default"/>
          <w:lang w:val="en-US" w:eastAsia="zh-CN"/>
        </w:rPr>
      </w:pPr>
      <w:r>
        <w:rPr>
          <w:rFonts w:hint="eastAsia"/>
          <w:lang w:val="en-US" w:eastAsia="zh-CN"/>
        </w:rPr>
        <w:t>2、隐患统计</w:t>
      </w:r>
    </w:p>
    <w:p>
      <w:pPr>
        <w:numPr>
          <w:ilvl w:val="0"/>
          <w:numId w:val="0"/>
        </w:numPr>
        <w:rPr>
          <w:rFonts w:hint="eastAsia"/>
          <w:lang w:val="en-US" w:eastAsia="zh-CN"/>
        </w:rPr>
      </w:pPr>
      <w:r>
        <w:rPr>
          <w:rFonts w:hint="eastAsia"/>
          <w:lang w:val="en-US" w:eastAsia="zh-CN"/>
        </w:rPr>
        <w:t>统计不同等级的活动隐患数量。隐患等级共四类：一级隐患、二级隐患、三级隐患、四级隐患。（打开或刷新页面时自动拉取数据）。</w:t>
      </w:r>
    </w:p>
    <w:p>
      <w:pPr>
        <w:numPr>
          <w:ilvl w:val="0"/>
          <w:numId w:val="0"/>
        </w:numPr>
        <w:rPr>
          <w:rFonts w:hint="default"/>
          <w:lang w:val="en-US" w:eastAsia="zh-CN"/>
        </w:rPr>
      </w:pPr>
      <w:r>
        <w:rPr>
          <w:rFonts w:hint="eastAsia"/>
          <w:lang w:val="en-US" w:eastAsia="zh-CN"/>
        </w:rPr>
        <w:t>统计数据展示形式参考下图。</w:t>
      </w:r>
    </w:p>
    <w:p>
      <w:pPr>
        <w:numPr>
          <w:ilvl w:val="0"/>
          <w:numId w:val="0"/>
        </w:numPr>
        <w:rPr>
          <w:rFonts w:hint="default"/>
          <w:lang w:val="en-US" w:eastAsia="zh-CN"/>
        </w:rPr>
      </w:pPr>
      <w:r>
        <w:drawing>
          <wp:inline distT="0" distB="0" distL="114300" distR="114300">
            <wp:extent cx="2345055" cy="2141855"/>
            <wp:effectExtent l="0" t="0" r="1905" b="6985"/>
            <wp:docPr id="2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9"/>
                    <pic:cNvPicPr>
                      <a:picLocks noChangeAspect="1"/>
                    </pic:cNvPicPr>
                  </pic:nvPicPr>
                  <pic:blipFill>
                    <a:blip r:embed="rId39"/>
                    <a:stretch>
                      <a:fillRect/>
                    </a:stretch>
                  </pic:blipFill>
                  <pic:spPr>
                    <a:xfrm>
                      <a:off x="0" y="0"/>
                      <a:ext cx="2345055" cy="2141855"/>
                    </a:xfrm>
                    <a:prstGeom prst="rect">
                      <a:avLst/>
                    </a:prstGeom>
                    <a:noFill/>
                    <a:ln>
                      <a:noFill/>
                    </a:ln>
                  </pic:spPr>
                </pic:pic>
              </a:graphicData>
            </a:graphic>
          </wp:inline>
        </w:drawing>
      </w:r>
    </w:p>
    <w:p>
      <w:pPr>
        <w:numPr>
          <w:ilvl w:val="0"/>
          <w:numId w:val="0"/>
        </w:numPr>
        <w:rPr>
          <w:rFonts w:hint="default"/>
          <w:lang w:val="en-US" w:eastAsia="zh-CN"/>
        </w:rPr>
      </w:pPr>
    </w:p>
    <w:p>
      <w:pPr>
        <w:numPr>
          <w:ilvl w:val="0"/>
          <w:numId w:val="0"/>
        </w:numPr>
        <w:rPr>
          <w:rFonts w:hint="default"/>
          <w:lang w:val="en-US" w:eastAsia="zh-CN"/>
        </w:rPr>
        <w:sectPr>
          <w:pgSz w:w="11906" w:h="16838"/>
          <w:pgMar w:top="1440" w:right="1080" w:bottom="1440" w:left="1080" w:header="680" w:footer="992" w:gutter="0"/>
          <w:cols w:space="425" w:num="1"/>
          <w:docGrid w:type="lines" w:linePitch="312" w:charSpace="0"/>
        </w:sectPr>
      </w:pPr>
    </w:p>
    <w:p>
      <w:pPr>
        <w:pStyle w:val="5"/>
      </w:pPr>
      <w:bookmarkStart w:id="41" w:name="_Toc25878"/>
      <w:r>
        <w:rPr>
          <w:rFonts w:hint="eastAsia"/>
        </w:rPr>
        <w:t>AIMIOps-</w:t>
      </w:r>
      <w:r>
        <w:rPr>
          <w:rFonts w:hint="eastAsia"/>
          <w:lang w:val="en-US" w:eastAsia="zh-CN"/>
        </w:rPr>
        <w:t>GX-</w:t>
      </w:r>
      <w:r>
        <w:rPr>
          <w:rFonts w:hint="eastAsia"/>
        </w:rPr>
        <w:t>BR-F</w:t>
      </w:r>
      <w:r>
        <w:rPr>
          <w:rFonts w:hint="eastAsia"/>
          <w:lang w:val="en-US" w:eastAsia="zh-CN"/>
        </w:rPr>
        <w:t>-04</w:t>
      </w:r>
      <w:r>
        <w:rPr>
          <w:rFonts w:hint="eastAsia"/>
        </w:rPr>
        <w:t>-</w:t>
      </w:r>
      <w:r>
        <w:rPr>
          <w:rFonts w:hint="eastAsia"/>
          <w:lang w:val="en-US" w:eastAsia="zh-CN"/>
        </w:rPr>
        <w:t>003供电自动化拓扑</w:t>
      </w:r>
      <w:bookmarkEnd w:id="41"/>
    </w:p>
    <w:p>
      <w:pPr>
        <w:numPr>
          <w:ilvl w:val="0"/>
          <w:numId w:val="0"/>
        </w:numPr>
        <w:rPr>
          <w:rFonts w:hint="default"/>
          <w:lang w:val="en-US" w:eastAsia="zh-CN"/>
        </w:rPr>
      </w:pPr>
      <w:r>
        <w:rPr>
          <w:rFonts w:hint="eastAsia"/>
          <w:lang w:val="en-US" w:eastAsia="zh-CN"/>
        </w:rPr>
        <w:t>该部分需求由郭哥编写，开发完成后，降内容合并到此处。</w:t>
      </w:r>
    </w:p>
    <w:p>
      <w:pPr>
        <w:numPr>
          <w:ilvl w:val="0"/>
          <w:numId w:val="0"/>
        </w:numPr>
        <w:rPr>
          <w:rFonts w:hint="default"/>
          <w:lang w:val="en-US" w:eastAsia="zh-CN"/>
        </w:rPr>
      </w:pPr>
    </w:p>
    <w:p>
      <w:pPr>
        <w:numPr>
          <w:ilvl w:val="0"/>
          <w:numId w:val="0"/>
        </w:numPr>
        <w:rPr>
          <w:rFonts w:hint="default"/>
          <w:lang w:val="en-US" w:eastAsia="zh-CN"/>
        </w:rPr>
        <w:sectPr>
          <w:pgSz w:w="11906" w:h="16838"/>
          <w:pgMar w:top="1440" w:right="1080" w:bottom="1440" w:left="1080" w:header="680" w:footer="992" w:gutter="0"/>
          <w:cols w:space="425" w:num="1"/>
          <w:docGrid w:type="lines" w:linePitch="312" w:charSpace="0"/>
        </w:sectPr>
      </w:pPr>
    </w:p>
    <w:p>
      <w:pPr>
        <w:pStyle w:val="5"/>
      </w:pPr>
      <w:bookmarkStart w:id="42" w:name="_Toc32723"/>
      <w:r>
        <w:rPr>
          <w:rFonts w:hint="eastAsia"/>
        </w:rPr>
        <w:t>AIMIOps-</w:t>
      </w:r>
      <w:r>
        <w:rPr>
          <w:rFonts w:hint="eastAsia"/>
          <w:lang w:val="en-US" w:eastAsia="zh-CN"/>
        </w:rPr>
        <w:t>GX-</w:t>
      </w:r>
      <w:r>
        <w:rPr>
          <w:rFonts w:hint="eastAsia"/>
        </w:rPr>
        <w:t>BR-F</w:t>
      </w:r>
      <w:r>
        <w:rPr>
          <w:rFonts w:hint="eastAsia"/>
          <w:lang w:val="en-US" w:eastAsia="zh-CN"/>
        </w:rPr>
        <w:t>-04</w:t>
      </w:r>
      <w:r>
        <w:rPr>
          <w:rFonts w:hint="eastAsia"/>
        </w:rPr>
        <w:t>-</w:t>
      </w:r>
      <w:r>
        <w:rPr>
          <w:rFonts w:hint="eastAsia"/>
          <w:lang w:val="en-US" w:eastAsia="zh-CN"/>
        </w:rPr>
        <w:t>004拓扑评估</w:t>
      </w:r>
      <w:bookmarkEnd w:id="42"/>
    </w:p>
    <w:p>
      <w:pPr>
        <w:numPr>
          <w:ilvl w:val="0"/>
          <w:numId w:val="0"/>
        </w:numPr>
        <w:rPr>
          <w:rFonts w:hint="default"/>
          <w:lang w:val="en-US" w:eastAsia="zh-CN"/>
        </w:rPr>
      </w:pPr>
      <w:r>
        <w:rPr>
          <w:rFonts w:hint="eastAsia"/>
          <w:b/>
          <w:bCs/>
          <w:lang w:val="en-US" w:eastAsia="zh-CN"/>
        </w:rPr>
        <w:t>功能位置</w:t>
      </w:r>
      <w:r>
        <w:rPr>
          <w:rFonts w:hint="eastAsia"/>
          <w:lang w:val="en-US" w:eastAsia="zh-CN"/>
        </w:rPr>
        <w:t>：配置——拓扑配置——拓扑评估（</w:t>
      </w:r>
      <w:r>
        <w:rPr>
          <w:rFonts w:hint="eastAsia"/>
          <w:b/>
          <w:bCs/>
          <w:color w:val="FF0000"/>
          <w:lang w:val="en-US" w:eastAsia="zh-CN"/>
        </w:rPr>
        <w:t>V版本</w:t>
      </w:r>
      <w:r>
        <w:rPr>
          <w:rFonts w:hint="eastAsia"/>
          <w:lang w:val="en-US" w:eastAsia="zh-CN"/>
        </w:rPr>
        <w:t>）</w:t>
      </w:r>
    </w:p>
    <w:p>
      <w:pPr>
        <w:numPr>
          <w:ilvl w:val="0"/>
          <w:numId w:val="0"/>
        </w:numPr>
        <w:rPr>
          <w:rFonts w:hint="default"/>
          <w:lang w:val="en-US" w:eastAsia="zh-CN"/>
        </w:rPr>
      </w:pPr>
      <w:r>
        <w:rPr>
          <w:rFonts w:hint="eastAsia"/>
          <w:b/>
          <w:bCs/>
          <w:lang w:val="en-US" w:eastAsia="zh-CN"/>
        </w:rPr>
        <w:t>功能描述</w:t>
      </w:r>
      <w:r>
        <w:rPr>
          <w:rFonts w:hint="eastAsia"/>
          <w:lang w:val="en-US" w:eastAsia="zh-CN"/>
        </w:rPr>
        <w:t>：对拓扑信息的完整性和合规性进行检测，并对异常数据进行报表呈现。报表数据用于支撑综资数据的稽核与整改。</w:t>
      </w:r>
    </w:p>
    <w:p>
      <w:pPr>
        <w:numPr>
          <w:ilvl w:val="0"/>
          <w:numId w:val="0"/>
        </w:numPr>
        <w:rPr>
          <w:rFonts w:hint="eastAsia"/>
          <w:lang w:val="en-US" w:eastAsia="zh-CN"/>
        </w:rPr>
      </w:pPr>
      <w:r>
        <w:rPr>
          <w:rFonts w:hint="eastAsia"/>
          <w:b/>
          <w:bCs/>
          <w:lang w:val="en-US" w:eastAsia="zh-CN"/>
        </w:rPr>
        <w:t>数据来源</w:t>
      </w:r>
      <w:r>
        <w:rPr>
          <w:rFonts w:hint="eastAsia"/>
          <w:lang w:val="en-US" w:eastAsia="zh-CN"/>
        </w:rPr>
        <w:t>：综资专业内输出分路表。</w:t>
      </w:r>
    </w:p>
    <w:p>
      <w:pPr>
        <w:numPr>
          <w:ilvl w:val="0"/>
          <w:numId w:val="0"/>
        </w:numPr>
        <w:rPr>
          <w:rFonts w:hint="eastAsia"/>
          <w:b/>
          <w:bCs/>
          <w:lang w:val="en-US" w:eastAsia="zh-CN"/>
        </w:rPr>
      </w:pPr>
    </w:p>
    <w:p>
      <w:pPr>
        <w:numPr>
          <w:ilvl w:val="0"/>
          <w:numId w:val="0"/>
        </w:numPr>
        <w:rPr>
          <w:rFonts w:hint="default"/>
          <w:b w:val="0"/>
          <w:bCs w:val="0"/>
          <w:lang w:val="en-US" w:eastAsia="zh-CN"/>
        </w:rPr>
      </w:pPr>
      <w:r>
        <w:rPr>
          <w:rFonts w:hint="eastAsia"/>
          <w:b/>
          <w:bCs/>
          <w:lang w:val="en-US" w:eastAsia="zh-CN"/>
        </w:rPr>
        <w:t>前置条件</w:t>
      </w:r>
      <w:r>
        <w:rPr>
          <w:rFonts w:hint="eastAsia"/>
          <w:b w:val="0"/>
          <w:bCs w:val="0"/>
          <w:lang w:val="en-US" w:eastAsia="zh-CN"/>
        </w:rPr>
        <w:t>：该功能可查询数据范围关联用户资源角色权限。</w:t>
      </w:r>
    </w:p>
    <w:p>
      <w:pPr>
        <w:numPr>
          <w:ilvl w:val="0"/>
          <w:numId w:val="0"/>
        </w:numPr>
        <w:rPr>
          <w:rFonts w:hint="default"/>
          <w:b/>
          <w:bCs/>
          <w:lang w:val="en-US" w:eastAsia="zh-CN"/>
        </w:rPr>
      </w:pPr>
    </w:p>
    <w:p>
      <w:pPr>
        <w:numPr>
          <w:ilvl w:val="0"/>
          <w:numId w:val="0"/>
        </w:numPr>
        <w:rPr>
          <w:rFonts w:hint="default"/>
          <w:lang w:val="en-US" w:eastAsia="zh-CN"/>
        </w:rPr>
      </w:pPr>
      <w:r>
        <w:rPr>
          <w:rFonts w:hint="eastAsia"/>
          <w:b/>
          <w:bCs/>
          <w:lang w:val="en-US" w:eastAsia="zh-CN"/>
        </w:rPr>
        <w:t>功能页面</w:t>
      </w:r>
    </w:p>
    <w:p>
      <w:pPr>
        <w:numPr>
          <w:ilvl w:val="0"/>
          <w:numId w:val="0"/>
        </w:numPr>
        <w:rPr>
          <w:rFonts w:hint="default"/>
          <w:lang w:val="en-US" w:eastAsia="zh-CN"/>
        </w:rPr>
      </w:pPr>
      <w:r>
        <w:rPr>
          <w:rFonts w:hint="eastAsia"/>
          <w:lang w:val="en-US" w:eastAsia="zh-CN"/>
        </w:rPr>
        <w:t>功能页面查询范围为广西综资</w:t>
      </w:r>
      <w:r>
        <w:rPr>
          <w:rFonts w:hint="eastAsia"/>
          <w:b/>
          <w:bCs/>
          <w:lang w:val="en-US" w:eastAsia="zh-CN"/>
        </w:rPr>
        <w:t>专业内输出分路报表</w:t>
      </w:r>
      <w:r>
        <w:rPr>
          <w:rFonts w:hint="eastAsia"/>
          <w:lang w:val="en-US" w:eastAsia="zh-CN"/>
        </w:rPr>
        <w:t>。页面包括筛选条件，结果列表，列表字段选择，层级稽核规则配置。</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14"/>
        <w:gridCol w:w="73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shd w:val="clear" w:color="auto" w:fill="C7DAF1" w:themeFill="text2" w:themeFillTint="32"/>
          </w:tcPr>
          <w:p>
            <w:pPr>
              <w:jc w:val="center"/>
              <w:rPr>
                <w:rFonts w:hint="default"/>
                <w:b/>
                <w:bCs/>
                <w:vertAlign w:val="baseline"/>
                <w:lang w:val="en-US" w:eastAsia="zh-CN"/>
              </w:rPr>
            </w:pPr>
            <w:r>
              <w:rPr>
                <w:rFonts w:hint="eastAsia"/>
                <w:b/>
                <w:bCs/>
                <w:vertAlign w:val="baseline"/>
                <w:lang w:val="en-US" w:eastAsia="zh-CN"/>
              </w:rPr>
              <w:t>字段</w:t>
            </w:r>
          </w:p>
        </w:tc>
        <w:tc>
          <w:tcPr>
            <w:tcW w:w="7348" w:type="dxa"/>
            <w:shd w:val="clear" w:color="auto" w:fill="C7DAF1" w:themeFill="text2" w:themeFillTint="32"/>
          </w:tcPr>
          <w:p>
            <w:pPr>
              <w:jc w:val="center"/>
              <w:rPr>
                <w:rFonts w:hint="default"/>
                <w:b/>
                <w:bCs/>
                <w:vertAlign w:val="baseline"/>
                <w:lang w:val="en-US" w:eastAsia="zh-CN"/>
              </w:rPr>
            </w:pPr>
            <w:r>
              <w:rPr>
                <w:rFonts w:hint="eastAsia"/>
                <w:b/>
                <w:bCs/>
                <w:vertAlign w:val="baseline"/>
                <w:lang w:val="en-US" w:eastAsia="zh-CN"/>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62" w:type="dxa"/>
            <w:gridSpan w:val="2"/>
            <w:shd w:val="clear" w:color="auto" w:fill="D7D7D7" w:themeFill="background1" w:themeFillShade="D8"/>
          </w:tcPr>
          <w:p>
            <w:pPr>
              <w:ind w:firstLine="442" w:firstLineChars="200"/>
              <w:jc w:val="left"/>
              <w:rPr>
                <w:rFonts w:hint="default"/>
                <w:b/>
                <w:bCs/>
                <w:vertAlign w:val="baseline"/>
                <w:lang w:val="en-US" w:eastAsia="zh-CN"/>
              </w:rPr>
            </w:pPr>
            <w:r>
              <w:rPr>
                <w:rFonts w:hint="eastAsia"/>
                <w:b/>
                <w:bCs/>
                <w:shd w:val="clear"/>
                <w:vertAlign w:val="baseline"/>
                <w:lang w:val="en-US" w:eastAsia="zh-CN"/>
              </w:rPr>
              <w:t>查询条件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tcPr>
          <w:p>
            <w:pPr>
              <w:rPr>
                <w:rFonts w:hint="default"/>
                <w:vertAlign w:val="baseline"/>
                <w:lang w:val="en-US" w:eastAsia="zh-CN"/>
              </w:rPr>
            </w:pPr>
            <w:r>
              <w:rPr>
                <w:rFonts w:hint="eastAsia"/>
                <w:vertAlign w:val="baseline"/>
                <w:lang w:val="en-US" w:eastAsia="zh-CN"/>
              </w:rPr>
              <w:t>地市</w:t>
            </w:r>
          </w:p>
        </w:tc>
        <w:tc>
          <w:tcPr>
            <w:tcW w:w="7348" w:type="dxa"/>
          </w:tcPr>
          <w:p>
            <w:pPr>
              <w:rPr>
                <w:rFonts w:hint="default"/>
                <w:vertAlign w:val="baseline"/>
                <w:lang w:val="en-US" w:eastAsia="zh-CN"/>
              </w:rPr>
            </w:pPr>
            <w:r>
              <w:rPr>
                <w:rFonts w:hint="eastAsia"/>
                <w:vertAlign w:val="baseline"/>
                <w:lang w:val="en-US" w:eastAsia="zh-CN"/>
              </w:rPr>
              <w:t>关联综资空间位置信息，默认全选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tcPr>
          <w:p>
            <w:pPr>
              <w:rPr>
                <w:rFonts w:hint="default"/>
                <w:vertAlign w:val="baseline"/>
                <w:lang w:val="en-US" w:eastAsia="zh-CN"/>
              </w:rPr>
            </w:pPr>
            <w:r>
              <w:rPr>
                <w:rFonts w:hint="eastAsia"/>
                <w:vertAlign w:val="baseline"/>
                <w:lang w:val="en-US" w:eastAsia="zh-CN"/>
              </w:rPr>
              <w:t>区县</w:t>
            </w:r>
          </w:p>
        </w:tc>
        <w:tc>
          <w:tcPr>
            <w:tcW w:w="7348" w:type="dxa"/>
          </w:tcPr>
          <w:p>
            <w:pPr>
              <w:ind w:firstLine="0" w:firstLineChars="0"/>
              <w:rPr>
                <w:rFonts w:hint="default"/>
                <w:vertAlign w:val="baseline"/>
                <w:lang w:val="en-US" w:eastAsia="zh-CN"/>
              </w:rPr>
            </w:pPr>
            <w:r>
              <w:rPr>
                <w:rFonts w:hint="eastAsia"/>
                <w:vertAlign w:val="baseline"/>
                <w:lang w:val="en-US" w:eastAsia="zh-CN"/>
              </w:rPr>
              <w:t>关联综资空间位置信息，默认全选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tcPr>
          <w:p>
            <w:pPr>
              <w:rPr>
                <w:rFonts w:hint="default"/>
                <w:vertAlign w:val="baseline"/>
                <w:lang w:val="en-US" w:eastAsia="zh-CN"/>
              </w:rPr>
            </w:pPr>
            <w:r>
              <w:rPr>
                <w:rFonts w:hint="eastAsia"/>
                <w:vertAlign w:val="baseline"/>
                <w:lang w:val="en-US" w:eastAsia="zh-CN"/>
              </w:rPr>
              <w:t>站点类型</w:t>
            </w:r>
          </w:p>
        </w:tc>
        <w:tc>
          <w:tcPr>
            <w:tcW w:w="7348" w:type="dxa"/>
          </w:tcPr>
          <w:p>
            <w:pPr>
              <w:ind w:firstLine="0" w:firstLineChars="0"/>
              <w:rPr>
                <w:rFonts w:hint="eastAsia"/>
                <w:vertAlign w:val="baseline"/>
                <w:lang w:val="en-US" w:eastAsia="zh-CN"/>
              </w:rPr>
            </w:pPr>
            <w:r>
              <w:rPr>
                <w:rFonts w:hint="eastAsia"/>
                <w:vertAlign w:val="baseline"/>
                <w:lang w:val="en-US" w:eastAsia="zh-CN"/>
              </w:rPr>
              <w:t>关联综资空间位置信息，默认全选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tcPr>
          <w:p>
            <w:pPr>
              <w:rPr>
                <w:rFonts w:hint="eastAsia"/>
                <w:vertAlign w:val="baseline"/>
                <w:lang w:val="en-US" w:eastAsia="zh-CN"/>
              </w:rPr>
            </w:pPr>
            <w:r>
              <w:rPr>
                <w:rFonts w:hint="eastAsia"/>
                <w:vertAlign w:val="baseline"/>
                <w:lang w:val="en-US" w:eastAsia="zh-CN"/>
              </w:rPr>
              <w:t>站点名称</w:t>
            </w:r>
          </w:p>
        </w:tc>
        <w:tc>
          <w:tcPr>
            <w:tcW w:w="7348" w:type="dxa"/>
          </w:tcPr>
          <w:p>
            <w:pPr>
              <w:ind w:firstLine="0" w:firstLineChars="0"/>
              <w:rPr>
                <w:rFonts w:hint="default"/>
                <w:vertAlign w:val="baseline"/>
                <w:lang w:val="en-US" w:eastAsia="zh-CN"/>
              </w:rPr>
            </w:pPr>
            <w:r>
              <w:rPr>
                <w:rFonts w:hint="eastAsia"/>
                <w:vertAlign w:val="baseline"/>
                <w:lang w:val="en-US" w:eastAsia="zh-CN"/>
              </w:rPr>
              <w:t>关联综资空间位置信息，支持模糊查询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tcPr>
          <w:p>
            <w:pPr>
              <w:rPr>
                <w:rFonts w:hint="default"/>
                <w:vertAlign w:val="baseline"/>
                <w:lang w:val="en-US" w:eastAsia="zh-CN"/>
              </w:rPr>
            </w:pPr>
            <w:r>
              <w:rPr>
                <w:rFonts w:hint="eastAsia"/>
                <w:vertAlign w:val="baseline"/>
                <w:lang w:val="en-US" w:eastAsia="zh-CN"/>
              </w:rPr>
              <w:t>机房名称</w:t>
            </w:r>
          </w:p>
        </w:tc>
        <w:tc>
          <w:tcPr>
            <w:tcW w:w="7348" w:type="dxa"/>
          </w:tcPr>
          <w:p>
            <w:pPr>
              <w:ind w:firstLine="0" w:firstLineChars="0"/>
              <w:rPr>
                <w:rFonts w:hint="default"/>
                <w:vertAlign w:val="baseline"/>
                <w:lang w:val="en-US" w:eastAsia="zh-CN"/>
              </w:rPr>
            </w:pPr>
            <w:r>
              <w:rPr>
                <w:rFonts w:hint="eastAsia"/>
                <w:vertAlign w:val="baseline"/>
                <w:lang w:val="en-US" w:eastAsia="zh-CN"/>
              </w:rPr>
              <w:t>关联综资空间位置信息，支持模糊查询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tcPr>
          <w:p>
            <w:pPr>
              <w:rPr>
                <w:rFonts w:hint="default"/>
                <w:vertAlign w:val="baseline"/>
                <w:lang w:val="en-US" w:eastAsia="zh-CN"/>
              </w:rPr>
            </w:pPr>
            <w:r>
              <w:rPr>
                <w:rFonts w:hint="eastAsia"/>
                <w:vertAlign w:val="baseline"/>
                <w:lang w:val="en-US" w:eastAsia="zh-CN"/>
              </w:rPr>
              <w:t>评估时间</w:t>
            </w:r>
          </w:p>
        </w:tc>
        <w:tc>
          <w:tcPr>
            <w:tcW w:w="7348" w:type="dxa"/>
          </w:tcPr>
          <w:p>
            <w:pPr>
              <w:ind w:firstLine="0" w:firstLineChars="0"/>
              <w:rPr>
                <w:rFonts w:hint="default"/>
                <w:vertAlign w:val="baseline"/>
                <w:lang w:val="en-US" w:eastAsia="zh-CN"/>
              </w:rPr>
            </w:pPr>
            <w:r>
              <w:rPr>
                <w:rFonts w:hint="eastAsia"/>
                <w:vertAlign w:val="baseline"/>
                <w:lang w:val="en-US" w:eastAsia="zh-CN"/>
              </w:rPr>
              <w:t>范围查询，默认查询前一天，最大跨度一个月。格式yyyy-mm-dd。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tcPr>
          <w:p>
            <w:pPr>
              <w:rPr>
                <w:rFonts w:hint="default"/>
                <w:vertAlign w:val="baseline"/>
                <w:lang w:val="en-US" w:eastAsia="zh-CN"/>
              </w:rPr>
            </w:pPr>
            <w:r>
              <w:rPr>
                <w:rFonts w:hint="eastAsia"/>
                <w:vertAlign w:val="baseline"/>
                <w:lang w:val="en-US" w:eastAsia="zh-CN"/>
              </w:rPr>
              <w:t>异常类型</w:t>
            </w:r>
          </w:p>
        </w:tc>
        <w:tc>
          <w:tcPr>
            <w:tcW w:w="7348" w:type="dxa"/>
          </w:tcPr>
          <w:p>
            <w:pPr>
              <w:rPr>
                <w:rFonts w:hint="default"/>
                <w:vertAlign w:val="baseline"/>
                <w:lang w:val="en-US" w:eastAsia="zh-CN"/>
              </w:rPr>
            </w:pPr>
            <w:r>
              <w:rPr>
                <w:rFonts w:hint="eastAsia"/>
                <w:vertAlign w:val="baseline"/>
                <w:lang w:val="en-US" w:eastAsia="zh-CN"/>
              </w:rPr>
              <w:t>拓扑评估的异常类型。枚举：上下级容量不匹配/上游设备逻辑异常/下游设备逻辑异常/拓扑信息断点/单点闭环节点。默认全选</w:t>
            </w:r>
          </w:p>
        </w:tc>
      </w:tr>
    </w:tbl>
    <w:p>
      <w:pPr>
        <w:numPr>
          <w:ilvl w:val="0"/>
          <w:numId w:val="0"/>
        </w:numPr>
        <w:rPr>
          <w:rFonts w:hint="eastAsia"/>
          <w:lang w:val="en-US" w:eastAsia="zh-CN"/>
        </w:rPr>
      </w:pPr>
    </w:p>
    <w:p>
      <w:pPr>
        <w:numPr>
          <w:ilvl w:val="0"/>
          <w:numId w:val="0"/>
        </w:numPr>
        <w:rPr>
          <w:rFonts w:hint="default"/>
          <w:lang w:val="en-US" w:eastAsia="zh-CN"/>
        </w:rPr>
      </w:pPr>
      <w:r>
        <w:rPr>
          <w:rFonts w:hint="eastAsia"/>
          <w:lang w:val="en-US" w:eastAsia="zh-CN"/>
        </w:rPr>
        <w:t>查询结果字段列表如下，查询结果列字段可以自定义选择，支持全选。查询结果支持导出。</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14"/>
        <w:gridCol w:w="1404"/>
        <w:gridCol w:w="59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shd w:val="clear" w:color="auto" w:fill="C7DAF1" w:themeFill="text2" w:themeFillTint="32"/>
          </w:tcPr>
          <w:p>
            <w:pPr>
              <w:jc w:val="center"/>
              <w:rPr>
                <w:rFonts w:hint="default"/>
                <w:b/>
                <w:bCs/>
                <w:vertAlign w:val="baseline"/>
                <w:lang w:val="en-US" w:eastAsia="zh-CN"/>
              </w:rPr>
            </w:pPr>
            <w:r>
              <w:rPr>
                <w:rFonts w:hint="eastAsia"/>
                <w:b/>
                <w:bCs/>
                <w:vertAlign w:val="baseline"/>
                <w:lang w:val="en-US" w:eastAsia="zh-CN"/>
              </w:rPr>
              <w:t>字段</w:t>
            </w:r>
          </w:p>
        </w:tc>
        <w:tc>
          <w:tcPr>
            <w:tcW w:w="1404" w:type="dxa"/>
            <w:shd w:val="clear" w:color="auto" w:fill="C7DAF1" w:themeFill="text2" w:themeFillTint="32"/>
          </w:tcPr>
          <w:p>
            <w:pPr>
              <w:jc w:val="center"/>
              <w:rPr>
                <w:rFonts w:hint="default"/>
                <w:b/>
                <w:bCs/>
                <w:vertAlign w:val="baseline"/>
                <w:lang w:val="en-US" w:eastAsia="zh-CN"/>
              </w:rPr>
            </w:pPr>
            <w:r>
              <w:rPr>
                <w:rFonts w:hint="eastAsia"/>
                <w:b/>
                <w:bCs/>
                <w:vertAlign w:val="baseline"/>
                <w:lang w:val="en-US" w:eastAsia="zh-CN"/>
              </w:rPr>
              <w:t>约束</w:t>
            </w:r>
          </w:p>
        </w:tc>
        <w:tc>
          <w:tcPr>
            <w:tcW w:w="5944" w:type="dxa"/>
            <w:shd w:val="clear" w:color="auto" w:fill="C7DAF1" w:themeFill="text2" w:themeFillTint="32"/>
          </w:tcPr>
          <w:p>
            <w:pPr>
              <w:jc w:val="center"/>
              <w:rPr>
                <w:rFonts w:hint="default"/>
                <w:b/>
                <w:bCs/>
                <w:vertAlign w:val="baseline"/>
                <w:lang w:val="en-US" w:eastAsia="zh-CN"/>
              </w:rPr>
            </w:pPr>
            <w:r>
              <w:rPr>
                <w:rFonts w:hint="eastAsia"/>
                <w:b/>
                <w:bCs/>
                <w:vertAlign w:val="baseline"/>
                <w:lang w:val="en-US" w:eastAsia="zh-CN"/>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pPr>
              <w:rPr>
                <w:rFonts w:hint="default"/>
                <w:vertAlign w:val="baseline"/>
                <w:lang w:val="en-US" w:eastAsia="zh-CN"/>
              </w:rPr>
            </w:pPr>
            <w:r>
              <w:rPr>
                <w:rFonts w:hint="eastAsia"/>
                <w:vertAlign w:val="baseline"/>
                <w:lang w:val="en-US" w:eastAsia="zh-CN"/>
              </w:rPr>
              <w:t>评估时间</w:t>
            </w:r>
          </w:p>
        </w:tc>
        <w:tc>
          <w:tcPr>
            <w:tcW w:w="1404" w:type="dxa"/>
          </w:tcPr>
          <w:p>
            <w:pPr>
              <w:ind w:firstLine="0" w:firstLineChars="0"/>
              <w:rPr>
                <w:rFonts w:hint="default"/>
                <w:vertAlign w:val="baseline"/>
                <w:lang w:val="en-US" w:eastAsia="zh-CN"/>
              </w:rPr>
            </w:pPr>
            <w:r>
              <w:rPr>
                <w:rFonts w:hint="eastAsia"/>
                <w:vertAlign w:val="baseline"/>
                <w:lang w:val="en-US" w:eastAsia="zh-CN"/>
              </w:rPr>
              <w:t>默认显示</w:t>
            </w:r>
          </w:p>
        </w:tc>
        <w:tc>
          <w:tcPr>
            <w:tcW w:w="5944" w:type="dxa"/>
          </w:tcPr>
          <w:p>
            <w:pPr>
              <w:ind w:firstLine="0" w:firstLineChars="0"/>
              <w:rPr>
                <w:rFonts w:hint="default"/>
                <w:vertAlign w:val="baseline"/>
                <w:lang w:val="en-US" w:eastAsia="zh-CN"/>
              </w:rPr>
            </w:pPr>
            <w:r>
              <w:rPr>
                <w:rFonts w:hint="eastAsia"/>
                <w:vertAlign w:val="baseline"/>
                <w:lang w:val="en-US" w:eastAsia="zh-CN"/>
              </w:rPr>
              <w:t>取执行拓扑评估定时任务的时间，格式yyyy-mm-dd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pPr>
              <w:rPr>
                <w:rFonts w:hint="default"/>
                <w:vertAlign w:val="baseline"/>
                <w:lang w:val="en-US" w:eastAsia="zh-CN"/>
              </w:rPr>
            </w:pPr>
            <w:r>
              <w:rPr>
                <w:rFonts w:hint="eastAsia"/>
                <w:vertAlign w:val="baseline"/>
                <w:lang w:val="en-US" w:eastAsia="zh-CN"/>
              </w:rPr>
              <w:t>异常类型</w:t>
            </w:r>
          </w:p>
        </w:tc>
        <w:tc>
          <w:tcPr>
            <w:tcW w:w="1404" w:type="dxa"/>
          </w:tcPr>
          <w:p>
            <w:pPr>
              <w:ind w:firstLine="0" w:firstLineChars="0"/>
              <w:rPr>
                <w:rFonts w:hint="default"/>
                <w:vertAlign w:val="baseline"/>
                <w:lang w:val="en-US" w:eastAsia="zh-CN"/>
              </w:rPr>
            </w:pPr>
            <w:r>
              <w:rPr>
                <w:rFonts w:hint="eastAsia"/>
                <w:vertAlign w:val="baseline"/>
                <w:lang w:val="en-US" w:eastAsia="zh-CN"/>
              </w:rPr>
              <w:t>默认显示</w:t>
            </w:r>
          </w:p>
        </w:tc>
        <w:tc>
          <w:tcPr>
            <w:tcW w:w="5944" w:type="dxa"/>
          </w:tcPr>
          <w:p>
            <w:pPr>
              <w:ind w:firstLine="0" w:firstLineChars="0"/>
              <w:rPr>
                <w:rFonts w:hint="default"/>
                <w:vertAlign w:val="baseline"/>
                <w:lang w:val="en-US" w:eastAsia="zh-CN"/>
              </w:rPr>
            </w:pPr>
            <w:r>
              <w:rPr>
                <w:rFonts w:hint="eastAsia"/>
                <w:vertAlign w:val="baseline"/>
                <w:lang w:val="en-US" w:eastAsia="zh-CN"/>
              </w:rPr>
              <w:t>关联筛选条件，若一行数据异常类型有多个，只要其中一个符合查询条件，即显示该条数据。多个异常类型之间用“/”区分。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pPr>
              <w:rPr>
                <w:rFonts w:hint="default"/>
                <w:vertAlign w:val="baseline"/>
                <w:lang w:val="en-US" w:eastAsia="zh-CN"/>
              </w:rPr>
            </w:pPr>
            <w:r>
              <w:rPr>
                <w:rFonts w:hint="eastAsia"/>
                <w:vertAlign w:val="baseline"/>
                <w:lang w:val="en-US" w:eastAsia="zh-CN"/>
              </w:rPr>
              <w:t>资源标识</w:t>
            </w:r>
          </w:p>
        </w:tc>
        <w:tc>
          <w:tcPr>
            <w:tcW w:w="1404" w:type="dxa"/>
          </w:tcPr>
          <w:p>
            <w:pPr>
              <w:ind w:firstLine="0" w:firstLineChars="0"/>
              <w:rPr>
                <w:rFonts w:hint="default"/>
                <w:vertAlign w:val="baseline"/>
                <w:lang w:val="en-US" w:eastAsia="zh-CN"/>
              </w:rPr>
            </w:pPr>
            <w:r>
              <w:rPr>
                <w:rFonts w:hint="eastAsia"/>
                <w:vertAlign w:val="baseline"/>
                <w:lang w:val="en-US" w:eastAsia="zh-CN"/>
              </w:rPr>
              <w:t>默认</w:t>
            </w:r>
            <w:del w:id="1874" w:author="zhoujiansheng" w:date="2025-08-26T20:42:38Z">
              <w:r>
                <w:rPr>
                  <w:rFonts w:hint="default"/>
                  <w:vertAlign w:val="baseline"/>
                  <w:lang w:val="en-US" w:eastAsia="zh-CN"/>
                </w:rPr>
                <w:delText>隐藏</w:delText>
              </w:r>
            </w:del>
            <w:ins w:id="1875" w:author="zhoujiansheng" w:date="2025-08-26T20:42:39Z">
              <w:r>
                <w:rPr>
                  <w:rFonts w:hint="eastAsia"/>
                  <w:vertAlign w:val="baseline"/>
                  <w:lang w:val="en-US" w:eastAsia="zh-CN"/>
                </w:rPr>
                <w:t>显示</w:t>
              </w:r>
            </w:ins>
          </w:p>
        </w:tc>
        <w:tc>
          <w:tcPr>
            <w:tcW w:w="5944" w:type="dxa"/>
          </w:tcPr>
          <w:p>
            <w:pPr>
              <w:ind w:firstLine="0" w:firstLineChars="0"/>
              <w:rPr>
                <w:rFonts w:hint="default"/>
                <w:vertAlign w:val="baseline"/>
                <w:lang w:val="en-US" w:eastAsia="zh-CN"/>
              </w:rPr>
            </w:pPr>
            <w:r>
              <w:rPr>
                <w:rFonts w:hint="eastAsia"/>
                <w:vertAlign w:val="baseline"/>
                <w:lang w:val="en-US" w:eastAsia="zh-CN"/>
              </w:rPr>
              <w:t>自动关联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pPr>
              <w:rPr>
                <w:rFonts w:hint="default"/>
                <w:vertAlign w:val="baseline"/>
                <w:lang w:val="en-US" w:eastAsia="zh-CN"/>
              </w:rPr>
            </w:pPr>
            <w:r>
              <w:rPr>
                <w:rFonts w:hint="eastAsia"/>
                <w:vertAlign w:val="baseline"/>
                <w:lang w:val="en-US" w:eastAsia="zh-CN"/>
              </w:rPr>
              <w:t>所属省份</w:t>
            </w:r>
          </w:p>
        </w:tc>
        <w:tc>
          <w:tcPr>
            <w:tcW w:w="1404" w:type="dxa"/>
          </w:tcPr>
          <w:p>
            <w:pPr>
              <w:ind w:firstLine="0" w:firstLineChars="0"/>
              <w:rPr>
                <w:rFonts w:hint="default"/>
                <w:vertAlign w:val="baseline"/>
                <w:lang w:val="en-US" w:eastAsia="zh-CN"/>
              </w:rPr>
            </w:pPr>
            <w:r>
              <w:rPr>
                <w:rFonts w:hint="eastAsia"/>
                <w:vertAlign w:val="baseline"/>
                <w:lang w:val="en-US" w:eastAsia="zh-CN"/>
              </w:rPr>
              <w:t>默认隐藏</w:t>
            </w:r>
          </w:p>
        </w:tc>
        <w:tc>
          <w:tcPr>
            <w:tcW w:w="5944" w:type="dxa"/>
          </w:tcPr>
          <w:p>
            <w:pPr>
              <w:ind w:firstLine="0" w:firstLineChars="0"/>
              <w:rPr>
                <w:rFonts w:hint="default"/>
                <w:vertAlign w:val="baseline"/>
                <w:lang w:val="en-US" w:eastAsia="zh-CN"/>
              </w:rPr>
            </w:pPr>
            <w:r>
              <w:rPr>
                <w:rFonts w:hint="eastAsia"/>
                <w:vertAlign w:val="baseline"/>
                <w:lang w:val="en-US" w:eastAsia="zh-CN"/>
              </w:rPr>
              <w:t>自动关联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pPr>
              <w:rPr>
                <w:rFonts w:hint="default"/>
                <w:vertAlign w:val="baseline"/>
                <w:lang w:val="en-US" w:eastAsia="zh-CN"/>
              </w:rPr>
            </w:pPr>
            <w:r>
              <w:rPr>
                <w:rFonts w:hint="eastAsia"/>
                <w:vertAlign w:val="baseline"/>
                <w:lang w:val="en-US" w:eastAsia="zh-CN"/>
              </w:rPr>
              <w:t>所属地市</w:t>
            </w:r>
          </w:p>
        </w:tc>
        <w:tc>
          <w:tcPr>
            <w:tcW w:w="1404" w:type="dxa"/>
          </w:tcPr>
          <w:p>
            <w:pPr>
              <w:ind w:firstLine="0" w:firstLineChars="0"/>
              <w:rPr>
                <w:rFonts w:hint="default"/>
                <w:vertAlign w:val="baseline"/>
                <w:lang w:val="en-US" w:eastAsia="zh-CN"/>
              </w:rPr>
            </w:pPr>
            <w:r>
              <w:rPr>
                <w:rFonts w:hint="eastAsia"/>
                <w:vertAlign w:val="baseline"/>
                <w:lang w:val="en-US" w:eastAsia="zh-CN"/>
              </w:rPr>
              <w:t>默认显示</w:t>
            </w:r>
          </w:p>
        </w:tc>
        <w:tc>
          <w:tcPr>
            <w:tcW w:w="5944" w:type="dxa"/>
          </w:tcPr>
          <w:p>
            <w:pPr>
              <w:ind w:firstLine="0" w:firstLineChars="0"/>
              <w:rPr>
                <w:rFonts w:hint="default"/>
                <w:vertAlign w:val="baseline"/>
                <w:lang w:val="en-US" w:eastAsia="zh-CN"/>
              </w:rPr>
            </w:pPr>
            <w:r>
              <w:rPr>
                <w:rFonts w:hint="eastAsia"/>
                <w:vertAlign w:val="baseline"/>
                <w:lang w:val="en-US" w:eastAsia="zh-CN"/>
              </w:rPr>
              <w:t>关联筛选条件地市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pPr>
              <w:rPr>
                <w:rFonts w:hint="default"/>
                <w:vertAlign w:val="baseline"/>
                <w:lang w:val="en-US" w:eastAsia="zh-CN"/>
              </w:rPr>
            </w:pPr>
            <w:r>
              <w:rPr>
                <w:rFonts w:hint="eastAsia"/>
                <w:vertAlign w:val="baseline"/>
                <w:lang w:val="en-US" w:eastAsia="zh-CN"/>
              </w:rPr>
              <w:t>所属区县</w:t>
            </w:r>
          </w:p>
        </w:tc>
        <w:tc>
          <w:tcPr>
            <w:tcW w:w="1404" w:type="dxa"/>
          </w:tcPr>
          <w:p>
            <w:pPr>
              <w:ind w:firstLine="0" w:firstLineChars="0"/>
              <w:rPr>
                <w:rFonts w:hint="default"/>
                <w:vertAlign w:val="baseline"/>
                <w:lang w:val="en-US" w:eastAsia="zh-CN"/>
              </w:rPr>
            </w:pPr>
            <w:r>
              <w:rPr>
                <w:rFonts w:hint="eastAsia"/>
                <w:vertAlign w:val="baseline"/>
                <w:lang w:val="en-US" w:eastAsia="zh-CN"/>
              </w:rPr>
              <w:t>默认显示</w:t>
            </w:r>
          </w:p>
        </w:tc>
        <w:tc>
          <w:tcPr>
            <w:tcW w:w="5944" w:type="dxa"/>
          </w:tcPr>
          <w:p>
            <w:pPr>
              <w:ind w:firstLine="0" w:firstLineChars="0"/>
              <w:rPr>
                <w:rFonts w:hint="default"/>
                <w:vertAlign w:val="baseline"/>
                <w:lang w:val="en-US" w:eastAsia="zh-CN"/>
              </w:rPr>
            </w:pPr>
            <w:r>
              <w:rPr>
                <w:rFonts w:hint="eastAsia"/>
                <w:vertAlign w:val="baseline"/>
                <w:lang w:val="en-US" w:eastAsia="zh-CN"/>
              </w:rPr>
              <w:t>关联筛选条件区县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pPr>
              <w:ind w:firstLine="0" w:firstLineChars="0"/>
              <w:rPr>
                <w:rFonts w:hint="eastAsia"/>
                <w:vertAlign w:val="baseline"/>
                <w:lang w:val="en-US" w:eastAsia="zh-CN"/>
              </w:rPr>
            </w:pPr>
            <w:del w:id="1876" w:author="zhoujiansheng" w:date="2024-11-21T16:49:22Z">
              <w:r>
                <w:rPr>
                  <w:rFonts w:hint="eastAsia"/>
                  <w:vertAlign w:val="baseline"/>
                  <w:lang w:val="en-US" w:eastAsia="zh-CN"/>
                </w:rPr>
                <w:delText>广西站点级别</w:delText>
              </w:r>
            </w:del>
          </w:p>
        </w:tc>
        <w:tc>
          <w:tcPr>
            <w:tcW w:w="1404" w:type="dxa"/>
            <w:vAlign w:val="top"/>
          </w:tcPr>
          <w:p>
            <w:pPr>
              <w:ind w:firstLine="0" w:firstLineChars="0"/>
              <w:rPr>
                <w:rFonts w:hint="eastAsia"/>
                <w:vertAlign w:val="baseline"/>
                <w:lang w:val="en-US" w:eastAsia="zh-CN"/>
              </w:rPr>
            </w:pPr>
            <w:del w:id="1877" w:author="zhoujiansheng" w:date="2024-11-21T16:49:22Z">
              <w:r>
                <w:rPr>
                  <w:rFonts w:hint="eastAsia"/>
                  <w:sz w:val="24"/>
                  <w:szCs w:val="24"/>
                  <w:vertAlign w:val="baseline"/>
                  <w:lang w:val="en-US" w:eastAsia="zh-CN"/>
                </w:rPr>
                <w:delText>默认隐藏</w:delText>
              </w:r>
            </w:del>
          </w:p>
        </w:tc>
        <w:tc>
          <w:tcPr>
            <w:tcW w:w="5944" w:type="dxa"/>
            <w:vAlign w:val="top"/>
          </w:tcPr>
          <w:p>
            <w:pPr>
              <w:ind w:firstLine="0" w:firstLineChars="0"/>
              <w:rPr>
                <w:rFonts w:hint="default"/>
                <w:vertAlign w:val="baseline"/>
                <w:lang w:val="en-US" w:eastAsia="zh-CN"/>
              </w:rPr>
            </w:pPr>
            <w:del w:id="1878" w:author="zhoujiansheng" w:date="2024-11-21T16:49:22Z">
              <w:r>
                <w:rPr>
                  <w:rFonts w:hint="eastAsia"/>
                  <w:vertAlign w:val="baseline"/>
                  <w:lang w:val="en-US" w:eastAsia="zh-CN"/>
                </w:rPr>
                <w:delText>自动关联</w:delText>
              </w:r>
            </w:del>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614" w:type="dxa"/>
            <w:shd w:val="clear" w:color="auto" w:fill="FFFF00"/>
            <w:vAlign w:val="center"/>
          </w:tcPr>
          <w:p>
            <w:pPr>
              <w:ind w:firstLine="0" w:firstLineChars="0"/>
              <w:rPr>
                <w:rFonts w:hint="eastAsia"/>
                <w:vertAlign w:val="baseline"/>
                <w:lang w:val="en-US" w:eastAsia="zh-CN"/>
              </w:rPr>
            </w:pPr>
            <w:r>
              <w:rPr>
                <w:rFonts w:hint="eastAsia"/>
                <w:vertAlign w:val="baseline"/>
                <w:lang w:val="en-US" w:eastAsia="zh-CN"/>
              </w:rPr>
              <w:t>动环专业站点级别</w:t>
            </w:r>
          </w:p>
        </w:tc>
        <w:tc>
          <w:tcPr>
            <w:tcW w:w="1404" w:type="dxa"/>
            <w:shd w:val="clear" w:color="auto" w:fill="FFFF00"/>
            <w:vAlign w:val="top"/>
          </w:tcPr>
          <w:p>
            <w:pPr>
              <w:ind w:firstLine="0" w:firstLineChars="0"/>
              <w:rPr>
                <w:rFonts w:hint="eastAsia"/>
                <w:vertAlign w:val="baseline"/>
                <w:lang w:val="en-US" w:eastAsia="zh-CN"/>
              </w:rPr>
            </w:pPr>
            <w:r>
              <w:rPr>
                <w:rFonts w:hint="eastAsia"/>
                <w:vertAlign w:val="baseline"/>
                <w:lang w:val="en-US" w:eastAsia="zh-CN"/>
              </w:rPr>
              <w:t>默认显示</w:t>
            </w:r>
          </w:p>
        </w:tc>
        <w:tc>
          <w:tcPr>
            <w:tcW w:w="5944" w:type="dxa"/>
            <w:shd w:val="clear" w:color="auto" w:fill="FFFF00"/>
            <w:vAlign w:val="top"/>
          </w:tcPr>
          <w:p>
            <w:pPr>
              <w:ind w:firstLine="0" w:firstLineChars="0"/>
              <w:rPr>
                <w:rFonts w:hint="eastAsia"/>
                <w:vertAlign w:val="baseline"/>
                <w:lang w:val="en-US" w:eastAsia="zh-CN"/>
              </w:rPr>
            </w:pPr>
            <w:r>
              <w:rPr>
                <w:rFonts w:hint="eastAsia"/>
                <w:vertAlign w:val="baseline"/>
                <w:lang w:val="en-US" w:eastAsia="zh-CN"/>
              </w:rPr>
              <w:t>关联筛选条件的“站点类型”</w:t>
            </w:r>
            <w:r>
              <w:commentReference w:id="9"/>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pPr>
              <w:rPr>
                <w:rFonts w:hint="default"/>
                <w:vertAlign w:val="baseline"/>
                <w:lang w:val="en-US" w:eastAsia="zh-CN"/>
              </w:rPr>
            </w:pPr>
            <w:r>
              <w:rPr>
                <w:rFonts w:hint="eastAsia"/>
                <w:vertAlign w:val="baseline"/>
                <w:lang w:val="en-US" w:eastAsia="zh-CN"/>
              </w:rPr>
              <w:t>所属站点</w:t>
            </w:r>
          </w:p>
        </w:tc>
        <w:tc>
          <w:tcPr>
            <w:tcW w:w="1404" w:type="dxa"/>
          </w:tcPr>
          <w:p>
            <w:pPr>
              <w:ind w:firstLine="0" w:firstLineChars="0"/>
              <w:rPr>
                <w:rFonts w:hint="default"/>
                <w:vertAlign w:val="baseline"/>
                <w:lang w:val="en-US" w:eastAsia="zh-CN"/>
              </w:rPr>
            </w:pPr>
            <w:r>
              <w:rPr>
                <w:rFonts w:hint="eastAsia"/>
                <w:vertAlign w:val="baseline"/>
                <w:lang w:val="en-US" w:eastAsia="zh-CN"/>
              </w:rPr>
              <w:t>默认显示</w:t>
            </w:r>
          </w:p>
        </w:tc>
        <w:tc>
          <w:tcPr>
            <w:tcW w:w="5944" w:type="dxa"/>
          </w:tcPr>
          <w:p>
            <w:pPr>
              <w:ind w:firstLine="0" w:firstLineChars="0"/>
              <w:rPr>
                <w:rFonts w:hint="default"/>
                <w:vertAlign w:val="baseline"/>
                <w:lang w:val="en-US" w:eastAsia="zh-CN"/>
              </w:rPr>
            </w:pPr>
            <w:r>
              <w:rPr>
                <w:rFonts w:hint="eastAsia"/>
                <w:vertAlign w:val="baseline"/>
                <w:lang w:val="en-US" w:eastAsia="zh-CN"/>
              </w:rPr>
              <w:t>关联筛选条件站点名称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pPr>
              <w:rPr>
                <w:rFonts w:hint="default"/>
                <w:vertAlign w:val="baseline"/>
                <w:lang w:val="en-US" w:eastAsia="zh-CN"/>
              </w:rPr>
            </w:pPr>
            <w:r>
              <w:rPr>
                <w:rFonts w:hint="eastAsia"/>
                <w:vertAlign w:val="baseline"/>
                <w:lang w:val="en-US" w:eastAsia="zh-CN"/>
              </w:rPr>
              <w:t>所属机房</w:t>
            </w:r>
          </w:p>
        </w:tc>
        <w:tc>
          <w:tcPr>
            <w:tcW w:w="1404" w:type="dxa"/>
          </w:tcPr>
          <w:p>
            <w:pPr>
              <w:ind w:firstLine="0" w:firstLineChars="0"/>
              <w:rPr>
                <w:rFonts w:hint="default"/>
                <w:vertAlign w:val="baseline"/>
                <w:lang w:val="en-US" w:eastAsia="zh-CN"/>
              </w:rPr>
            </w:pPr>
            <w:r>
              <w:rPr>
                <w:rFonts w:hint="eastAsia"/>
                <w:vertAlign w:val="baseline"/>
                <w:lang w:val="en-US" w:eastAsia="zh-CN"/>
              </w:rPr>
              <w:t>默认显示</w:t>
            </w:r>
          </w:p>
        </w:tc>
        <w:tc>
          <w:tcPr>
            <w:tcW w:w="5944" w:type="dxa"/>
          </w:tcPr>
          <w:p>
            <w:pPr>
              <w:ind w:firstLine="0" w:firstLineChars="0"/>
              <w:rPr>
                <w:rFonts w:hint="default"/>
                <w:vertAlign w:val="baseline"/>
                <w:lang w:val="en-US" w:eastAsia="zh-CN"/>
              </w:rPr>
            </w:pPr>
            <w:r>
              <w:rPr>
                <w:rFonts w:hint="eastAsia"/>
                <w:vertAlign w:val="baseline"/>
                <w:lang w:val="en-US" w:eastAsia="zh-CN"/>
              </w:rPr>
              <w:t>关联筛选条件机房名称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pPr>
              <w:rPr>
                <w:rFonts w:hint="default"/>
                <w:vertAlign w:val="baseline"/>
                <w:lang w:val="en-US" w:eastAsia="zh-CN"/>
              </w:rPr>
            </w:pPr>
            <w:r>
              <w:rPr>
                <w:rFonts w:hint="eastAsia"/>
                <w:vertAlign w:val="baseline"/>
                <w:lang w:val="en-US" w:eastAsia="zh-CN"/>
              </w:rPr>
              <w:t>所属设备类型</w:t>
            </w:r>
          </w:p>
        </w:tc>
        <w:tc>
          <w:tcPr>
            <w:tcW w:w="1404" w:type="dxa"/>
          </w:tcPr>
          <w:p>
            <w:pPr>
              <w:ind w:firstLine="0" w:firstLineChars="0"/>
              <w:rPr>
                <w:rFonts w:hint="default"/>
                <w:vertAlign w:val="baseline"/>
                <w:lang w:val="en-US" w:eastAsia="zh-CN"/>
              </w:rPr>
            </w:pPr>
            <w:r>
              <w:rPr>
                <w:rFonts w:hint="eastAsia"/>
                <w:vertAlign w:val="baseline"/>
                <w:lang w:val="en-US" w:eastAsia="zh-CN"/>
              </w:rPr>
              <w:t>默认显示</w:t>
            </w:r>
          </w:p>
        </w:tc>
        <w:tc>
          <w:tcPr>
            <w:tcW w:w="5944" w:type="dxa"/>
          </w:tcPr>
          <w:p>
            <w:pPr>
              <w:ind w:firstLine="0" w:firstLineChars="0"/>
              <w:rPr>
                <w:rFonts w:hint="default"/>
                <w:vertAlign w:val="baseline"/>
                <w:lang w:val="en-US" w:eastAsia="zh-CN"/>
              </w:rPr>
            </w:pPr>
            <w:r>
              <w:rPr>
                <w:rFonts w:hint="eastAsia"/>
                <w:vertAlign w:val="baseline"/>
                <w:lang w:val="en-US" w:eastAsia="zh-CN"/>
              </w:rPr>
              <w:t>自动关联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pPr>
              <w:rPr>
                <w:rFonts w:hint="default"/>
                <w:vertAlign w:val="baseline"/>
                <w:lang w:val="en-US" w:eastAsia="zh-CN"/>
              </w:rPr>
            </w:pPr>
            <w:r>
              <w:rPr>
                <w:rFonts w:hint="eastAsia"/>
                <w:vertAlign w:val="baseline"/>
                <w:lang w:val="en-US" w:eastAsia="zh-CN"/>
              </w:rPr>
              <w:t>所属设备</w:t>
            </w:r>
          </w:p>
        </w:tc>
        <w:tc>
          <w:tcPr>
            <w:tcW w:w="1404" w:type="dxa"/>
          </w:tcPr>
          <w:p>
            <w:pPr>
              <w:ind w:firstLine="0" w:firstLineChars="0"/>
              <w:rPr>
                <w:rFonts w:hint="default"/>
                <w:vertAlign w:val="baseline"/>
                <w:lang w:val="en-US" w:eastAsia="zh-CN"/>
              </w:rPr>
            </w:pPr>
            <w:r>
              <w:rPr>
                <w:rFonts w:hint="eastAsia"/>
                <w:vertAlign w:val="baseline"/>
                <w:lang w:val="en-US" w:eastAsia="zh-CN"/>
              </w:rPr>
              <w:t>默认显示</w:t>
            </w:r>
          </w:p>
        </w:tc>
        <w:tc>
          <w:tcPr>
            <w:tcW w:w="5944" w:type="dxa"/>
          </w:tcPr>
          <w:p>
            <w:pPr>
              <w:ind w:firstLine="0" w:firstLineChars="0"/>
              <w:rPr>
                <w:rFonts w:hint="default"/>
                <w:vertAlign w:val="baseline"/>
                <w:lang w:val="en-US" w:eastAsia="zh-CN"/>
              </w:rPr>
            </w:pPr>
            <w:r>
              <w:rPr>
                <w:rFonts w:hint="eastAsia"/>
                <w:vertAlign w:val="baseline"/>
                <w:lang w:val="en-US" w:eastAsia="zh-CN"/>
              </w:rPr>
              <w:t>自动关联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pPr>
              <w:rPr>
                <w:rFonts w:hint="default"/>
                <w:vertAlign w:val="baseline"/>
                <w:lang w:val="en-US" w:eastAsia="zh-CN"/>
              </w:rPr>
            </w:pPr>
            <w:r>
              <w:rPr>
                <w:rFonts w:hint="eastAsia"/>
                <w:vertAlign w:val="baseline"/>
                <w:lang w:val="en-US" w:eastAsia="zh-CN"/>
              </w:rPr>
              <w:t>分路类型</w:t>
            </w:r>
          </w:p>
        </w:tc>
        <w:tc>
          <w:tcPr>
            <w:tcW w:w="1404" w:type="dxa"/>
          </w:tcPr>
          <w:p>
            <w:pPr>
              <w:ind w:firstLine="0" w:firstLineChars="0"/>
              <w:rPr>
                <w:rFonts w:hint="default"/>
                <w:vertAlign w:val="baseline"/>
                <w:lang w:val="en-US" w:eastAsia="zh-CN"/>
              </w:rPr>
            </w:pPr>
            <w:r>
              <w:rPr>
                <w:rFonts w:hint="eastAsia"/>
                <w:vertAlign w:val="baseline"/>
                <w:lang w:val="en-US" w:eastAsia="zh-CN"/>
              </w:rPr>
              <w:t>默认隐藏</w:t>
            </w:r>
          </w:p>
        </w:tc>
        <w:tc>
          <w:tcPr>
            <w:tcW w:w="5944" w:type="dxa"/>
          </w:tcPr>
          <w:p>
            <w:pPr>
              <w:ind w:firstLine="0" w:firstLineChars="0"/>
              <w:rPr>
                <w:rFonts w:hint="default"/>
                <w:vertAlign w:val="baseline"/>
                <w:lang w:val="en-US" w:eastAsia="zh-CN"/>
              </w:rPr>
            </w:pPr>
            <w:r>
              <w:rPr>
                <w:rFonts w:hint="eastAsia"/>
                <w:vertAlign w:val="baseline"/>
                <w:lang w:val="en-US" w:eastAsia="zh-CN"/>
              </w:rPr>
              <w:t>自动关联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pPr>
              <w:rPr>
                <w:rFonts w:hint="default"/>
                <w:vertAlign w:val="baseline"/>
                <w:lang w:val="en-US" w:eastAsia="zh-CN"/>
              </w:rPr>
            </w:pPr>
            <w:r>
              <w:rPr>
                <w:rFonts w:hint="eastAsia"/>
                <w:vertAlign w:val="baseline"/>
                <w:lang w:val="en-US" w:eastAsia="zh-CN"/>
              </w:rPr>
              <w:t>分路类型缩写</w:t>
            </w:r>
          </w:p>
        </w:tc>
        <w:tc>
          <w:tcPr>
            <w:tcW w:w="1404" w:type="dxa"/>
          </w:tcPr>
          <w:p>
            <w:pPr>
              <w:ind w:firstLine="0" w:firstLineChars="0"/>
              <w:rPr>
                <w:rFonts w:hint="default"/>
                <w:vertAlign w:val="baseline"/>
                <w:lang w:val="en-US" w:eastAsia="zh-CN"/>
              </w:rPr>
            </w:pPr>
            <w:r>
              <w:rPr>
                <w:rFonts w:hint="eastAsia"/>
                <w:vertAlign w:val="baseline"/>
                <w:lang w:val="en-US" w:eastAsia="zh-CN"/>
              </w:rPr>
              <w:t>默认隐藏</w:t>
            </w:r>
          </w:p>
        </w:tc>
        <w:tc>
          <w:tcPr>
            <w:tcW w:w="5944" w:type="dxa"/>
          </w:tcPr>
          <w:p>
            <w:pPr>
              <w:ind w:firstLine="0" w:firstLineChars="0"/>
              <w:rPr>
                <w:rFonts w:hint="default"/>
                <w:vertAlign w:val="baseline"/>
                <w:lang w:val="en-US" w:eastAsia="zh-CN"/>
              </w:rPr>
            </w:pPr>
            <w:r>
              <w:rPr>
                <w:rFonts w:hint="eastAsia"/>
                <w:vertAlign w:val="baseline"/>
                <w:lang w:val="en-US" w:eastAsia="zh-CN"/>
              </w:rPr>
              <w:t>自动关联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pPr>
              <w:rPr>
                <w:rFonts w:hint="default"/>
                <w:vertAlign w:val="baseline"/>
                <w:lang w:val="en-US" w:eastAsia="zh-CN"/>
              </w:rPr>
            </w:pPr>
            <w:r>
              <w:rPr>
                <w:rFonts w:hint="eastAsia"/>
                <w:vertAlign w:val="baseline"/>
                <w:lang w:val="en-US" w:eastAsia="zh-CN"/>
              </w:rPr>
              <w:t>分路顺序号</w:t>
            </w:r>
          </w:p>
        </w:tc>
        <w:tc>
          <w:tcPr>
            <w:tcW w:w="1404" w:type="dxa"/>
          </w:tcPr>
          <w:p>
            <w:pPr>
              <w:ind w:firstLine="0" w:firstLineChars="0"/>
              <w:rPr>
                <w:rFonts w:hint="default"/>
                <w:vertAlign w:val="baseline"/>
                <w:lang w:val="en-US" w:eastAsia="zh-CN"/>
              </w:rPr>
            </w:pPr>
            <w:r>
              <w:rPr>
                <w:rFonts w:hint="eastAsia"/>
                <w:vertAlign w:val="baseline"/>
                <w:lang w:val="en-US" w:eastAsia="zh-CN"/>
              </w:rPr>
              <w:t>默认隐藏</w:t>
            </w:r>
          </w:p>
        </w:tc>
        <w:tc>
          <w:tcPr>
            <w:tcW w:w="5944" w:type="dxa"/>
          </w:tcPr>
          <w:p>
            <w:pPr>
              <w:ind w:firstLine="0" w:firstLineChars="0"/>
              <w:rPr>
                <w:rFonts w:hint="default"/>
                <w:vertAlign w:val="baseline"/>
                <w:lang w:val="en-US" w:eastAsia="zh-CN"/>
              </w:rPr>
            </w:pPr>
            <w:r>
              <w:rPr>
                <w:rFonts w:hint="eastAsia"/>
                <w:vertAlign w:val="baseline"/>
                <w:lang w:val="en-US" w:eastAsia="zh-CN"/>
              </w:rPr>
              <w:t>自动关联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pPr>
              <w:rPr>
                <w:rFonts w:hint="default"/>
                <w:vertAlign w:val="baseline"/>
                <w:lang w:val="en-US" w:eastAsia="zh-CN"/>
              </w:rPr>
            </w:pPr>
            <w:r>
              <w:rPr>
                <w:rFonts w:hint="eastAsia"/>
                <w:vertAlign w:val="baseline"/>
                <w:lang w:val="en-US" w:eastAsia="zh-CN"/>
              </w:rPr>
              <w:t>分路主备</w:t>
            </w:r>
          </w:p>
        </w:tc>
        <w:tc>
          <w:tcPr>
            <w:tcW w:w="1404" w:type="dxa"/>
          </w:tcPr>
          <w:p>
            <w:pPr>
              <w:ind w:firstLine="0" w:firstLineChars="0"/>
              <w:rPr>
                <w:rFonts w:hint="default"/>
                <w:vertAlign w:val="baseline"/>
                <w:lang w:val="en-US" w:eastAsia="zh-CN"/>
              </w:rPr>
            </w:pPr>
            <w:r>
              <w:rPr>
                <w:rFonts w:hint="eastAsia"/>
                <w:vertAlign w:val="baseline"/>
                <w:lang w:val="en-US" w:eastAsia="zh-CN"/>
              </w:rPr>
              <w:t>默认隐藏</w:t>
            </w:r>
          </w:p>
        </w:tc>
        <w:tc>
          <w:tcPr>
            <w:tcW w:w="5944" w:type="dxa"/>
          </w:tcPr>
          <w:p>
            <w:pPr>
              <w:ind w:firstLine="0" w:firstLineChars="0"/>
              <w:rPr>
                <w:rFonts w:hint="default"/>
                <w:vertAlign w:val="baseline"/>
                <w:lang w:val="en-US" w:eastAsia="zh-CN"/>
              </w:rPr>
            </w:pPr>
            <w:r>
              <w:rPr>
                <w:rFonts w:hint="eastAsia"/>
                <w:vertAlign w:val="baseline"/>
                <w:lang w:val="en-US" w:eastAsia="zh-CN"/>
              </w:rPr>
              <w:t>自动关联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pPr>
              <w:rPr>
                <w:rFonts w:hint="default"/>
                <w:vertAlign w:val="baseline"/>
                <w:lang w:val="en-US" w:eastAsia="zh-CN"/>
              </w:rPr>
            </w:pPr>
            <w:r>
              <w:rPr>
                <w:rFonts w:hint="eastAsia"/>
                <w:vertAlign w:val="baseline"/>
                <w:lang w:val="en-US" w:eastAsia="zh-CN"/>
              </w:rPr>
              <w:t>分路器件额定容量（A）</w:t>
            </w:r>
          </w:p>
        </w:tc>
        <w:tc>
          <w:tcPr>
            <w:tcW w:w="1404" w:type="dxa"/>
          </w:tcPr>
          <w:p>
            <w:pPr>
              <w:ind w:firstLine="0" w:firstLineChars="0"/>
              <w:rPr>
                <w:rFonts w:hint="default"/>
                <w:vertAlign w:val="baseline"/>
                <w:lang w:val="en-US" w:eastAsia="zh-CN"/>
              </w:rPr>
            </w:pPr>
            <w:r>
              <w:rPr>
                <w:rFonts w:hint="eastAsia"/>
                <w:vertAlign w:val="baseline"/>
                <w:lang w:val="en-US" w:eastAsia="zh-CN"/>
              </w:rPr>
              <w:t>默认显示</w:t>
            </w:r>
          </w:p>
        </w:tc>
        <w:tc>
          <w:tcPr>
            <w:tcW w:w="5944" w:type="dxa"/>
          </w:tcPr>
          <w:p>
            <w:pPr>
              <w:ind w:firstLine="0" w:firstLineChars="0"/>
              <w:rPr>
                <w:rFonts w:hint="default"/>
                <w:vertAlign w:val="baseline"/>
                <w:lang w:val="en-US" w:eastAsia="zh-CN"/>
              </w:rPr>
            </w:pPr>
            <w:r>
              <w:rPr>
                <w:rFonts w:hint="eastAsia"/>
                <w:vertAlign w:val="baseline"/>
                <w:lang w:val="en-US" w:eastAsia="zh-CN"/>
              </w:rPr>
              <w:t>自动关联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pPr>
              <w:rPr>
                <w:rFonts w:hint="default"/>
                <w:vertAlign w:val="baseline"/>
                <w:lang w:val="en-US" w:eastAsia="zh-CN"/>
              </w:rPr>
            </w:pPr>
            <w:r>
              <w:rPr>
                <w:rFonts w:hint="eastAsia"/>
                <w:vertAlign w:val="baseline"/>
                <w:lang w:val="en-US" w:eastAsia="zh-CN"/>
              </w:rPr>
              <w:t>使用状态</w:t>
            </w:r>
          </w:p>
        </w:tc>
        <w:tc>
          <w:tcPr>
            <w:tcW w:w="1404" w:type="dxa"/>
          </w:tcPr>
          <w:p>
            <w:pPr>
              <w:ind w:firstLine="0" w:firstLineChars="0"/>
              <w:rPr>
                <w:rFonts w:hint="default"/>
                <w:vertAlign w:val="baseline"/>
                <w:lang w:val="en-US" w:eastAsia="zh-CN"/>
              </w:rPr>
            </w:pPr>
            <w:r>
              <w:rPr>
                <w:rFonts w:hint="eastAsia"/>
                <w:vertAlign w:val="baseline"/>
                <w:lang w:val="en-US" w:eastAsia="zh-CN"/>
              </w:rPr>
              <w:t>默认隐藏</w:t>
            </w:r>
          </w:p>
        </w:tc>
        <w:tc>
          <w:tcPr>
            <w:tcW w:w="5944" w:type="dxa"/>
          </w:tcPr>
          <w:p>
            <w:pPr>
              <w:ind w:firstLine="0" w:firstLineChars="0"/>
              <w:rPr>
                <w:rFonts w:hint="default"/>
                <w:vertAlign w:val="baseline"/>
                <w:lang w:val="en-US" w:eastAsia="zh-CN"/>
              </w:rPr>
            </w:pPr>
            <w:r>
              <w:rPr>
                <w:rFonts w:hint="eastAsia"/>
                <w:vertAlign w:val="baseline"/>
                <w:lang w:val="en-US" w:eastAsia="zh-CN"/>
              </w:rPr>
              <w:t>自动关联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pPr>
              <w:rPr>
                <w:rFonts w:hint="default"/>
                <w:vertAlign w:val="baseline"/>
                <w:lang w:val="en-US" w:eastAsia="zh-CN"/>
              </w:rPr>
            </w:pPr>
            <w:r>
              <w:rPr>
                <w:rFonts w:hint="eastAsia"/>
                <w:vertAlign w:val="baseline"/>
                <w:lang w:val="en-US" w:eastAsia="zh-CN"/>
              </w:rPr>
              <w:t>分路名称</w:t>
            </w:r>
          </w:p>
        </w:tc>
        <w:tc>
          <w:tcPr>
            <w:tcW w:w="1404" w:type="dxa"/>
          </w:tcPr>
          <w:p>
            <w:pPr>
              <w:ind w:firstLine="0" w:firstLineChars="0"/>
              <w:rPr>
                <w:rFonts w:hint="default"/>
                <w:vertAlign w:val="baseline"/>
                <w:lang w:val="en-US" w:eastAsia="zh-CN"/>
              </w:rPr>
            </w:pPr>
            <w:r>
              <w:rPr>
                <w:rFonts w:hint="eastAsia"/>
                <w:vertAlign w:val="baseline"/>
                <w:lang w:val="en-US" w:eastAsia="zh-CN"/>
              </w:rPr>
              <w:t>默认显示</w:t>
            </w:r>
          </w:p>
        </w:tc>
        <w:tc>
          <w:tcPr>
            <w:tcW w:w="5944" w:type="dxa"/>
          </w:tcPr>
          <w:p>
            <w:pPr>
              <w:ind w:firstLine="0" w:firstLineChars="0"/>
              <w:rPr>
                <w:rFonts w:hint="default"/>
                <w:vertAlign w:val="baseline"/>
                <w:lang w:val="en-US" w:eastAsia="zh-CN"/>
              </w:rPr>
            </w:pPr>
            <w:r>
              <w:rPr>
                <w:rFonts w:hint="eastAsia"/>
                <w:vertAlign w:val="baseline"/>
                <w:lang w:val="en-US" w:eastAsia="zh-CN"/>
              </w:rPr>
              <w:t>自动关联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pPr>
              <w:rPr>
                <w:rFonts w:hint="default"/>
                <w:vertAlign w:val="baseline"/>
                <w:lang w:val="en-US" w:eastAsia="zh-CN"/>
              </w:rPr>
            </w:pPr>
            <w:r>
              <w:rPr>
                <w:rFonts w:hint="eastAsia"/>
                <w:vertAlign w:val="baseline"/>
                <w:lang w:val="en-US" w:eastAsia="zh-CN"/>
              </w:rPr>
              <w:t>下游设备所在机房</w:t>
            </w:r>
          </w:p>
        </w:tc>
        <w:tc>
          <w:tcPr>
            <w:tcW w:w="1404" w:type="dxa"/>
          </w:tcPr>
          <w:p>
            <w:pPr>
              <w:ind w:firstLine="0" w:firstLineChars="0"/>
              <w:rPr>
                <w:rFonts w:hint="default"/>
                <w:vertAlign w:val="baseline"/>
                <w:lang w:val="en-US" w:eastAsia="zh-CN"/>
              </w:rPr>
            </w:pPr>
            <w:r>
              <w:rPr>
                <w:rFonts w:hint="eastAsia"/>
                <w:vertAlign w:val="baseline"/>
                <w:lang w:val="en-US" w:eastAsia="zh-CN"/>
              </w:rPr>
              <w:t>默认显示</w:t>
            </w:r>
          </w:p>
        </w:tc>
        <w:tc>
          <w:tcPr>
            <w:tcW w:w="5944" w:type="dxa"/>
          </w:tcPr>
          <w:p>
            <w:pPr>
              <w:ind w:firstLine="0" w:firstLineChars="0"/>
              <w:rPr>
                <w:rFonts w:hint="default"/>
                <w:vertAlign w:val="baseline"/>
                <w:lang w:val="en-US" w:eastAsia="zh-CN"/>
              </w:rPr>
            </w:pPr>
            <w:r>
              <w:rPr>
                <w:rFonts w:hint="eastAsia"/>
                <w:vertAlign w:val="baseline"/>
                <w:lang w:val="en-US" w:eastAsia="zh-CN"/>
              </w:rPr>
              <w:t>自动关联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pPr>
              <w:rPr>
                <w:rFonts w:hint="default"/>
                <w:vertAlign w:val="baseline"/>
                <w:lang w:val="en-US" w:eastAsia="zh-CN"/>
              </w:rPr>
            </w:pPr>
            <w:r>
              <w:rPr>
                <w:rFonts w:hint="eastAsia"/>
                <w:vertAlign w:val="baseline"/>
                <w:lang w:val="en-US" w:eastAsia="zh-CN"/>
              </w:rPr>
              <w:t>下游设备</w:t>
            </w:r>
          </w:p>
        </w:tc>
        <w:tc>
          <w:tcPr>
            <w:tcW w:w="1404" w:type="dxa"/>
          </w:tcPr>
          <w:p>
            <w:pPr>
              <w:ind w:firstLine="0" w:firstLineChars="0"/>
              <w:rPr>
                <w:rFonts w:hint="default"/>
                <w:vertAlign w:val="baseline"/>
                <w:lang w:val="en-US" w:eastAsia="zh-CN"/>
              </w:rPr>
            </w:pPr>
            <w:r>
              <w:rPr>
                <w:rFonts w:hint="eastAsia"/>
                <w:vertAlign w:val="baseline"/>
                <w:lang w:val="en-US" w:eastAsia="zh-CN"/>
              </w:rPr>
              <w:t>默认显示</w:t>
            </w:r>
          </w:p>
        </w:tc>
        <w:tc>
          <w:tcPr>
            <w:tcW w:w="5944" w:type="dxa"/>
          </w:tcPr>
          <w:p>
            <w:pPr>
              <w:ind w:firstLine="0" w:firstLineChars="0"/>
              <w:rPr>
                <w:rFonts w:hint="default"/>
                <w:vertAlign w:val="baseline"/>
                <w:lang w:val="en-US" w:eastAsia="zh-CN"/>
              </w:rPr>
            </w:pPr>
            <w:r>
              <w:rPr>
                <w:rFonts w:hint="eastAsia"/>
                <w:vertAlign w:val="baseline"/>
                <w:lang w:val="en-US" w:eastAsia="zh-CN"/>
              </w:rPr>
              <w:t>自动关联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pPr>
              <w:rPr>
                <w:rFonts w:hint="default"/>
                <w:vertAlign w:val="baseline"/>
                <w:lang w:val="en-US" w:eastAsia="zh-CN"/>
              </w:rPr>
            </w:pPr>
            <w:r>
              <w:rPr>
                <w:rFonts w:hint="eastAsia"/>
                <w:vertAlign w:val="baseline"/>
                <w:lang w:val="en-US" w:eastAsia="zh-CN"/>
              </w:rPr>
              <w:t>下游分路名称</w:t>
            </w:r>
          </w:p>
        </w:tc>
        <w:tc>
          <w:tcPr>
            <w:tcW w:w="1404" w:type="dxa"/>
          </w:tcPr>
          <w:p>
            <w:pPr>
              <w:ind w:firstLine="0" w:firstLineChars="0"/>
              <w:rPr>
                <w:rFonts w:hint="default"/>
                <w:vertAlign w:val="baseline"/>
                <w:lang w:val="en-US" w:eastAsia="zh-CN"/>
              </w:rPr>
            </w:pPr>
            <w:r>
              <w:rPr>
                <w:rFonts w:hint="eastAsia"/>
                <w:vertAlign w:val="baseline"/>
                <w:lang w:val="en-US" w:eastAsia="zh-CN"/>
              </w:rPr>
              <w:t>默认隐藏</w:t>
            </w:r>
          </w:p>
        </w:tc>
        <w:tc>
          <w:tcPr>
            <w:tcW w:w="5944" w:type="dxa"/>
          </w:tcPr>
          <w:p>
            <w:pPr>
              <w:ind w:firstLine="0" w:firstLineChars="0"/>
              <w:rPr>
                <w:rFonts w:hint="default"/>
                <w:vertAlign w:val="baseline"/>
                <w:lang w:val="en-US" w:eastAsia="zh-CN"/>
              </w:rPr>
            </w:pPr>
            <w:r>
              <w:rPr>
                <w:rFonts w:hint="eastAsia"/>
                <w:vertAlign w:val="baseline"/>
                <w:lang w:val="en-US" w:eastAsia="zh-CN"/>
              </w:rPr>
              <w:t>自动关联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pPr>
              <w:rPr>
                <w:rFonts w:hint="default"/>
                <w:vertAlign w:val="baseline"/>
                <w:lang w:val="en-US" w:eastAsia="zh-CN"/>
              </w:rPr>
            </w:pPr>
            <w:r>
              <w:rPr>
                <w:rFonts w:hint="eastAsia"/>
                <w:vertAlign w:val="baseline"/>
                <w:lang w:val="en-US" w:eastAsia="zh-CN"/>
              </w:rPr>
              <w:t>下游设备类型</w:t>
            </w:r>
          </w:p>
        </w:tc>
        <w:tc>
          <w:tcPr>
            <w:tcW w:w="1404" w:type="dxa"/>
          </w:tcPr>
          <w:p>
            <w:pPr>
              <w:ind w:firstLine="0" w:firstLineChars="0"/>
              <w:rPr>
                <w:rFonts w:hint="default"/>
                <w:vertAlign w:val="baseline"/>
                <w:lang w:val="en-US" w:eastAsia="zh-CN"/>
              </w:rPr>
            </w:pPr>
            <w:r>
              <w:rPr>
                <w:rFonts w:hint="eastAsia"/>
                <w:vertAlign w:val="baseline"/>
                <w:lang w:val="en-US" w:eastAsia="zh-CN"/>
              </w:rPr>
              <w:t>默认显示</w:t>
            </w:r>
          </w:p>
        </w:tc>
        <w:tc>
          <w:tcPr>
            <w:tcW w:w="5944" w:type="dxa"/>
          </w:tcPr>
          <w:p>
            <w:pPr>
              <w:ind w:firstLine="0" w:firstLineChars="0"/>
              <w:rPr>
                <w:rFonts w:hint="default"/>
                <w:vertAlign w:val="baseline"/>
                <w:lang w:val="en-US" w:eastAsia="zh-CN"/>
              </w:rPr>
            </w:pPr>
            <w:r>
              <w:rPr>
                <w:rFonts w:hint="eastAsia"/>
                <w:vertAlign w:val="baseline"/>
                <w:lang w:val="en-US" w:eastAsia="zh-CN"/>
              </w:rPr>
              <w:t>自动关联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pPr>
              <w:rPr>
                <w:rFonts w:hint="default"/>
                <w:vertAlign w:val="baseline"/>
                <w:lang w:val="en-US" w:eastAsia="zh-CN"/>
              </w:rPr>
            </w:pPr>
            <w:r>
              <w:rPr>
                <w:rFonts w:hint="eastAsia"/>
                <w:vertAlign w:val="baseline"/>
                <w:lang w:val="en-US" w:eastAsia="zh-CN"/>
              </w:rPr>
              <w:t>下游分路类型</w:t>
            </w:r>
          </w:p>
        </w:tc>
        <w:tc>
          <w:tcPr>
            <w:tcW w:w="1404" w:type="dxa"/>
          </w:tcPr>
          <w:p>
            <w:pPr>
              <w:ind w:firstLine="0" w:firstLineChars="0"/>
              <w:rPr>
                <w:rFonts w:hint="default"/>
                <w:vertAlign w:val="baseline"/>
                <w:lang w:val="en-US" w:eastAsia="zh-CN"/>
              </w:rPr>
            </w:pPr>
            <w:r>
              <w:rPr>
                <w:rFonts w:hint="eastAsia"/>
                <w:vertAlign w:val="baseline"/>
                <w:lang w:val="en-US" w:eastAsia="zh-CN"/>
              </w:rPr>
              <w:t>默认隐藏</w:t>
            </w:r>
          </w:p>
        </w:tc>
        <w:tc>
          <w:tcPr>
            <w:tcW w:w="5944" w:type="dxa"/>
          </w:tcPr>
          <w:p>
            <w:pPr>
              <w:ind w:firstLine="0" w:firstLineChars="0"/>
              <w:rPr>
                <w:rFonts w:hint="default"/>
                <w:vertAlign w:val="baseline"/>
                <w:lang w:val="en-US" w:eastAsia="zh-CN"/>
              </w:rPr>
            </w:pPr>
            <w:r>
              <w:rPr>
                <w:rFonts w:hint="eastAsia"/>
                <w:vertAlign w:val="baseline"/>
                <w:lang w:val="en-US" w:eastAsia="zh-CN"/>
              </w:rPr>
              <w:t>自动关联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pPr>
              <w:rPr>
                <w:rFonts w:hint="default"/>
                <w:vertAlign w:val="baseline"/>
                <w:lang w:val="en-US" w:eastAsia="zh-CN"/>
              </w:rPr>
            </w:pPr>
            <w:r>
              <w:rPr>
                <w:rFonts w:hint="eastAsia"/>
                <w:vertAlign w:val="baseline"/>
                <w:lang w:val="en-US" w:eastAsia="zh-CN"/>
              </w:rPr>
              <w:t>下游分路类型缩写</w:t>
            </w:r>
          </w:p>
        </w:tc>
        <w:tc>
          <w:tcPr>
            <w:tcW w:w="1404" w:type="dxa"/>
          </w:tcPr>
          <w:p>
            <w:pPr>
              <w:ind w:firstLine="0" w:firstLineChars="0"/>
              <w:rPr>
                <w:rFonts w:hint="default"/>
                <w:vertAlign w:val="baseline"/>
                <w:lang w:val="en-US" w:eastAsia="zh-CN"/>
              </w:rPr>
            </w:pPr>
            <w:r>
              <w:rPr>
                <w:rFonts w:hint="eastAsia"/>
                <w:vertAlign w:val="baseline"/>
                <w:lang w:val="en-US" w:eastAsia="zh-CN"/>
              </w:rPr>
              <w:t>默认隐藏</w:t>
            </w:r>
          </w:p>
        </w:tc>
        <w:tc>
          <w:tcPr>
            <w:tcW w:w="5944" w:type="dxa"/>
          </w:tcPr>
          <w:p>
            <w:pPr>
              <w:ind w:firstLine="0" w:firstLineChars="0"/>
              <w:rPr>
                <w:rFonts w:hint="default"/>
                <w:vertAlign w:val="baseline"/>
                <w:lang w:val="en-US" w:eastAsia="zh-CN"/>
              </w:rPr>
            </w:pPr>
            <w:r>
              <w:rPr>
                <w:rFonts w:hint="eastAsia"/>
                <w:vertAlign w:val="baseline"/>
                <w:lang w:val="en-US" w:eastAsia="zh-CN"/>
              </w:rPr>
              <w:t>自动关联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pPr>
              <w:rPr>
                <w:rFonts w:hint="default"/>
                <w:vertAlign w:val="baseline"/>
                <w:lang w:val="en-US" w:eastAsia="zh-CN"/>
              </w:rPr>
            </w:pPr>
            <w:r>
              <w:rPr>
                <w:rFonts w:hint="eastAsia"/>
                <w:vertAlign w:val="baseline"/>
                <w:lang w:val="en-US" w:eastAsia="zh-CN"/>
              </w:rPr>
              <w:t>下游分路顺序号</w:t>
            </w:r>
          </w:p>
        </w:tc>
        <w:tc>
          <w:tcPr>
            <w:tcW w:w="1404" w:type="dxa"/>
          </w:tcPr>
          <w:p>
            <w:pPr>
              <w:ind w:firstLine="0" w:firstLineChars="0"/>
              <w:rPr>
                <w:rFonts w:hint="default"/>
                <w:vertAlign w:val="baseline"/>
                <w:lang w:val="en-US" w:eastAsia="zh-CN"/>
              </w:rPr>
            </w:pPr>
            <w:r>
              <w:rPr>
                <w:rFonts w:hint="eastAsia"/>
                <w:vertAlign w:val="baseline"/>
                <w:lang w:val="en-US" w:eastAsia="zh-CN"/>
              </w:rPr>
              <w:t>默认隐藏</w:t>
            </w:r>
          </w:p>
        </w:tc>
        <w:tc>
          <w:tcPr>
            <w:tcW w:w="5944" w:type="dxa"/>
          </w:tcPr>
          <w:p>
            <w:pPr>
              <w:ind w:firstLine="0" w:firstLineChars="0"/>
              <w:rPr>
                <w:rFonts w:hint="default"/>
                <w:vertAlign w:val="baseline"/>
                <w:lang w:val="en-US" w:eastAsia="zh-CN"/>
              </w:rPr>
            </w:pPr>
            <w:r>
              <w:rPr>
                <w:rFonts w:hint="eastAsia"/>
                <w:vertAlign w:val="baseline"/>
                <w:lang w:val="en-US" w:eastAsia="zh-CN"/>
              </w:rPr>
              <w:t>自动关联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pPr>
              <w:rPr>
                <w:rFonts w:hint="default"/>
                <w:vertAlign w:val="baseline"/>
                <w:lang w:val="en-US" w:eastAsia="zh-CN"/>
              </w:rPr>
            </w:pPr>
            <w:r>
              <w:rPr>
                <w:rFonts w:hint="eastAsia"/>
                <w:vertAlign w:val="baseline"/>
                <w:lang w:val="en-US" w:eastAsia="zh-CN"/>
              </w:rPr>
              <w:t>下游分路器件额定容量（A）</w:t>
            </w:r>
          </w:p>
        </w:tc>
        <w:tc>
          <w:tcPr>
            <w:tcW w:w="1404" w:type="dxa"/>
          </w:tcPr>
          <w:p>
            <w:pPr>
              <w:ind w:firstLine="0" w:firstLineChars="0"/>
              <w:rPr>
                <w:rFonts w:hint="default"/>
                <w:vertAlign w:val="baseline"/>
                <w:lang w:val="en-US" w:eastAsia="zh-CN"/>
              </w:rPr>
            </w:pPr>
            <w:r>
              <w:rPr>
                <w:rFonts w:hint="eastAsia"/>
                <w:vertAlign w:val="baseline"/>
                <w:lang w:val="en-US" w:eastAsia="zh-CN"/>
              </w:rPr>
              <w:t>默认显示</w:t>
            </w:r>
          </w:p>
        </w:tc>
        <w:tc>
          <w:tcPr>
            <w:tcW w:w="5944" w:type="dxa"/>
          </w:tcPr>
          <w:p>
            <w:pPr>
              <w:ind w:firstLine="0" w:firstLineChars="0"/>
              <w:rPr>
                <w:rFonts w:hint="default"/>
                <w:vertAlign w:val="baseline"/>
                <w:lang w:val="en-US" w:eastAsia="zh-CN"/>
              </w:rPr>
            </w:pPr>
            <w:r>
              <w:rPr>
                <w:rFonts w:hint="eastAsia"/>
                <w:vertAlign w:val="baseline"/>
                <w:lang w:val="en-US" w:eastAsia="zh-CN"/>
              </w:rPr>
              <w:t>自动关联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pPr>
              <w:rPr>
                <w:rFonts w:hint="default"/>
                <w:vertAlign w:val="baseline"/>
                <w:lang w:val="en-US" w:eastAsia="zh-CN"/>
              </w:rPr>
            </w:pPr>
            <w:r>
              <w:rPr>
                <w:rFonts w:hint="eastAsia"/>
                <w:vertAlign w:val="baseline"/>
                <w:lang w:val="en-US" w:eastAsia="zh-CN"/>
              </w:rPr>
              <w:t>下游分路主备</w:t>
            </w:r>
          </w:p>
        </w:tc>
        <w:tc>
          <w:tcPr>
            <w:tcW w:w="1404" w:type="dxa"/>
          </w:tcPr>
          <w:p>
            <w:pPr>
              <w:ind w:firstLine="0" w:firstLineChars="0"/>
              <w:rPr>
                <w:rFonts w:hint="default"/>
                <w:vertAlign w:val="baseline"/>
                <w:lang w:val="en-US" w:eastAsia="zh-CN"/>
              </w:rPr>
            </w:pPr>
            <w:r>
              <w:rPr>
                <w:rFonts w:hint="eastAsia"/>
                <w:vertAlign w:val="baseline"/>
                <w:lang w:val="en-US" w:eastAsia="zh-CN"/>
              </w:rPr>
              <w:t>默认隐藏</w:t>
            </w:r>
          </w:p>
        </w:tc>
        <w:tc>
          <w:tcPr>
            <w:tcW w:w="5944" w:type="dxa"/>
          </w:tcPr>
          <w:p>
            <w:pPr>
              <w:ind w:firstLine="0" w:firstLineChars="0"/>
              <w:rPr>
                <w:rFonts w:hint="default"/>
                <w:vertAlign w:val="baseline"/>
                <w:lang w:val="en-US" w:eastAsia="zh-CN"/>
              </w:rPr>
            </w:pPr>
            <w:r>
              <w:rPr>
                <w:rFonts w:hint="eastAsia"/>
                <w:vertAlign w:val="baseline"/>
                <w:lang w:val="en-US" w:eastAsia="zh-CN"/>
              </w:rPr>
              <w:t>自动关联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pPr>
              <w:rPr>
                <w:rFonts w:hint="default"/>
                <w:vertAlign w:val="baseline"/>
                <w:lang w:val="en-US" w:eastAsia="zh-CN"/>
              </w:rPr>
            </w:pPr>
            <w:r>
              <w:rPr>
                <w:rFonts w:hint="eastAsia"/>
                <w:vertAlign w:val="baseline"/>
                <w:lang w:val="en-US" w:eastAsia="zh-CN"/>
              </w:rPr>
              <w:t>下游使用状态</w:t>
            </w:r>
          </w:p>
        </w:tc>
        <w:tc>
          <w:tcPr>
            <w:tcW w:w="1404" w:type="dxa"/>
          </w:tcPr>
          <w:p>
            <w:pPr>
              <w:ind w:firstLine="0" w:firstLineChars="0"/>
              <w:rPr>
                <w:rFonts w:hint="default"/>
                <w:vertAlign w:val="baseline"/>
                <w:lang w:val="en-US" w:eastAsia="zh-CN"/>
              </w:rPr>
            </w:pPr>
            <w:r>
              <w:rPr>
                <w:rFonts w:hint="eastAsia"/>
                <w:vertAlign w:val="baseline"/>
                <w:lang w:val="en-US" w:eastAsia="zh-CN"/>
              </w:rPr>
              <w:t>默认隐藏</w:t>
            </w:r>
          </w:p>
        </w:tc>
        <w:tc>
          <w:tcPr>
            <w:tcW w:w="5944" w:type="dxa"/>
          </w:tcPr>
          <w:p>
            <w:pPr>
              <w:ind w:firstLine="0" w:firstLineChars="0"/>
              <w:rPr>
                <w:rFonts w:hint="default"/>
                <w:vertAlign w:val="baseline"/>
                <w:lang w:val="en-US" w:eastAsia="zh-CN"/>
              </w:rPr>
            </w:pPr>
            <w:r>
              <w:rPr>
                <w:rFonts w:hint="eastAsia"/>
                <w:vertAlign w:val="baseline"/>
                <w:lang w:val="en-US" w:eastAsia="zh-CN"/>
              </w:rPr>
              <w:t>自动关联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pPr>
              <w:rPr>
                <w:rFonts w:hint="default"/>
                <w:vertAlign w:val="baseline"/>
                <w:lang w:val="en-US" w:eastAsia="zh-CN"/>
              </w:rPr>
            </w:pPr>
            <w:r>
              <w:rPr>
                <w:rFonts w:hint="eastAsia"/>
                <w:vertAlign w:val="baseline"/>
                <w:lang w:val="en-US" w:eastAsia="zh-CN"/>
              </w:rPr>
              <w:t>设备编码</w:t>
            </w:r>
          </w:p>
        </w:tc>
        <w:tc>
          <w:tcPr>
            <w:tcW w:w="1404" w:type="dxa"/>
          </w:tcPr>
          <w:p>
            <w:pPr>
              <w:ind w:firstLine="0" w:firstLineChars="0"/>
              <w:rPr>
                <w:rFonts w:hint="default"/>
                <w:vertAlign w:val="baseline"/>
                <w:lang w:val="en-US" w:eastAsia="zh-CN"/>
              </w:rPr>
            </w:pPr>
            <w:r>
              <w:rPr>
                <w:rFonts w:hint="eastAsia"/>
                <w:vertAlign w:val="baseline"/>
                <w:lang w:val="en-US" w:eastAsia="zh-CN"/>
              </w:rPr>
              <w:t>默认隐藏</w:t>
            </w:r>
          </w:p>
        </w:tc>
        <w:tc>
          <w:tcPr>
            <w:tcW w:w="5944" w:type="dxa"/>
          </w:tcPr>
          <w:p>
            <w:pPr>
              <w:ind w:firstLine="0" w:firstLineChars="0"/>
              <w:rPr>
                <w:rFonts w:hint="default"/>
                <w:vertAlign w:val="baseline"/>
                <w:lang w:val="en-US" w:eastAsia="zh-CN"/>
              </w:rPr>
            </w:pPr>
            <w:r>
              <w:rPr>
                <w:rFonts w:hint="eastAsia"/>
                <w:vertAlign w:val="baseline"/>
                <w:lang w:val="en-US" w:eastAsia="zh-CN"/>
              </w:rPr>
              <w:t>自动关联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pPr>
              <w:rPr>
                <w:rFonts w:hint="default"/>
                <w:vertAlign w:val="baseline"/>
                <w:lang w:val="en-US" w:eastAsia="zh-CN"/>
              </w:rPr>
            </w:pPr>
            <w:r>
              <w:rPr>
                <w:rFonts w:hint="eastAsia"/>
                <w:vertAlign w:val="baseline"/>
                <w:lang w:val="en-US" w:eastAsia="zh-CN"/>
              </w:rPr>
              <w:t>资源分路类型</w:t>
            </w:r>
          </w:p>
        </w:tc>
        <w:tc>
          <w:tcPr>
            <w:tcW w:w="1404" w:type="dxa"/>
            <w:vAlign w:val="center"/>
          </w:tcPr>
          <w:p>
            <w:pPr>
              <w:ind w:firstLine="0" w:firstLineChars="0"/>
              <w:rPr>
                <w:rFonts w:hint="default"/>
                <w:vertAlign w:val="baseline"/>
                <w:lang w:val="en-US" w:eastAsia="zh-CN"/>
              </w:rPr>
            </w:pPr>
            <w:r>
              <w:rPr>
                <w:rFonts w:hint="eastAsia"/>
                <w:vertAlign w:val="baseline"/>
                <w:lang w:val="en-US" w:eastAsia="zh-CN"/>
              </w:rPr>
              <w:t>默认隐藏</w:t>
            </w:r>
          </w:p>
        </w:tc>
        <w:tc>
          <w:tcPr>
            <w:tcW w:w="5944" w:type="dxa"/>
          </w:tcPr>
          <w:p>
            <w:pPr>
              <w:ind w:firstLine="0" w:firstLineChars="0"/>
              <w:rPr>
                <w:rFonts w:hint="default"/>
                <w:vertAlign w:val="baseline"/>
                <w:lang w:val="en-US" w:eastAsia="zh-CN"/>
              </w:rPr>
            </w:pPr>
            <w:r>
              <w:rPr>
                <w:rFonts w:hint="eastAsia"/>
                <w:vertAlign w:val="baseline"/>
                <w:lang w:val="en-US" w:eastAsia="zh-CN"/>
              </w:rPr>
              <w:t>自动关联（</w:t>
            </w:r>
            <w:r>
              <w:rPr>
                <w:rFonts w:hint="eastAsia"/>
                <w:sz w:val="18"/>
                <w:szCs w:val="18"/>
                <w:vertAlign w:val="baseline"/>
                <w:lang w:val="en-US" w:eastAsia="zh-CN"/>
              </w:rPr>
              <w:t>目前只有专业内输出分路一种，考虑这个字段有无扩展的可能，若没有，该字段不显示在当前报表，无实际意义</w:t>
            </w:r>
            <w:r>
              <w:rPr>
                <w:rFonts w:hint="eastAsia"/>
                <w:vertAlign w:val="baseline"/>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pPr>
              <w:rPr>
                <w:rFonts w:hint="default"/>
                <w:vertAlign w:val="baseline"/>
                <w:lang w:val="en-US" w:eastAsia="zh-CN"/>
              </w:rPr>
            </w:pPr>
            <w:r>
              <w:rPr>
                <w:rFonts w:hint="eastAsia"/>
                <w:vertAlign w:val="baseline"/>
                <w:lang w:val="en-US" w:eastAsia="zh-CN"/>
              </w:rPr>
              <w:t>额定电压（V）</w:t>
            </w:r>
          </w:p>
        </w:tc>
        <w:tc>
          <w:tcPr>
            <w:tcW w:w="1404" w:type="dxa"/>
          </w:tcPr>
          <w:p>
            <w:pPr>
              <w:ind w:firstLine="0" w:firstLineChars="0"/>
              <w:rPr>
                <w:rFonts w:hint="default"/>
                <w:vertAlign w:val="baseline"/>
                <w:lang w:val="en-US" w:eastAsia="zh-CN"/>
              </w:rPr>
            </w:pPr>
            <w:r>
              <w:rPr>
                <w:rFonts w:hint="eastAsia"/>
                <w:vertAlign w:val="baseline"/>
                <w:lang w:val="en-US" w:eastAsia="zh-CN"/>
              </w:rPr>
              <w:t>默认隐藏</w:t>
            </w:r>
          </w:p>
        </w:tc>
        <w:tc>
          <w:tcPr>
            <w:tcW w:w="5944" w:type="dxa"/>
          </w:tcPr>
          <w:p>
            <w:pPr>
              <w:ind w:firstLine="0" w:firstLineChars="0"/>
              <w:rPr>
                <w:rFonts w:hint="default"/>
                <w:vertAlign w:val="baseline"/>
                <w:lang w:val="en-US" w:eastAsia="zh-CN"/>
              </w:rPr>
            </w:pPr>
            <w:r>
              <w:rPr>
                <w:rFonts w:hint="eastAsia"/>
                <w:vertAlign w:val="baseline"/>
                <w:lang w:val="en-US" w:eastAsia="zh-CN"/>
              </w:rPr>
              <w:t>自动关联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pPr>
              <w:rPr>
                <w:rFonts w:hint="default"/>
                <w:vertAlign w:val="baseline"/>
                <w:lang w:val="en-US" w:eastAsia="zh-CN"/>
              </w:rPr>
            </w:pPr>
            <w:r>
              <w:rPr>
                <w:rFonts w:hint="eastAsia"/>
                <w:vertAlign w:val="baseline"/>
                <w:lang w:val="en-US" w:eastAsia="zh-CN"/>
              </w:rPr>
              <w:t>交直流方式</w:t>
            </w:r>
          </w:p>
        </w:tc>
        <w:tc>
          <w:tcPr>
            <w:tcW w:w="1404" w:type="dxa"/>
          </w:tcPr>
          <w:p>
            <w:pPr>
              <w:ind w:firstLine="0" w:firstLineChars="0"/>
              <w:rPr>
                <w:rFonts w:hint="default"/>
                <w:vertAlign w:val="baseline"/>
                <w:lang w:val="en-US" w:eastAsia="zh-CN"/>
              </w:rPr>
            </w:pPr>
            <w:r>
              <w:rPr>
                <w:rFonts w:hint="eastAsia"/>
                <w:vertAlign w:val="baseline"/>
                <w:lang w:val="en-US" w:eastAsia="zh-CN"/>
              </w:rPr>
              <w:t>默认隐藏</w:t>
            </w:r>
          </w:p>
        </w:tc>
        <w:tc>
          <w:tcPr>
            <w:tcW w:w="5944" w:type="dxa"/>
          </w:tcPr>
          <w:p>
            <w:pPr>
              <w:ind w:firstLine="0" w:firstLineChars="0"/>
              <w:rPr>
                <w:rFonts w:hint="default"/>
                <w:vertAlign w:val="baseline"/>
                <w:lang w:val="en-US" w:eastAsia="zh-CN"/>
              </w:rPr>
            </w:pPr>
            <w:r>
              <w:rPr>
                <w:rFonts w:hint="eastAsia"/>
                <w:vertAlign w:val="baseline"/>
                <w:lang w:val="en-US" w:eastAsia="zh-CN"/>
              </w:rPr>
              <w:t>自动关联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pPr>
              <w:rPr>
                <w:rFonts w:hint="default"/>
                <w:vertAlign w:val="baseline"/>
                <w:lang w:val="en-US" w:eastAsia="zh-CN"/>
              </w:rPr>
            </w:pPr>
            <w:r>
              <w:rPr>
                <w:rFonts w:hint="eastAsia"/>
                <w:vertAlign w:val="baseline"/>
                <w:lang w:val="en-US" w:eastAsia="zh-CN"/>
              </w:rPr>
              <w:t>输出电缆容量（A）</w:t>
            </w:r>
          </w:p>
        </w:tc>
        <w:tc>
          <w:tcPr>
            <w:tcW w:w="1404" w:type="dxa"/>
          </w:tcPr>
          <w:p>
            <w:pPr>
              <w:ind w:firstLine="0" w:firstLineChars="0"/>
              <w:rPr>
                <w:rFonts w:hint="default"/>
                <w:vertAlign w:val="baseline"/>
                <w:lang w:val="en-US" w:eastAsia="zh-CN"/>
              </w:rPr>
            </w:pPr>
            <w:r>
              <w:rPr>
                <w:rFonts w:hint="eastAsia"/>
                <w:vertAlign w:val="baseline"/>
                <w:lang w:val="en-US" w:eastAsia="zh-CN"/>
              </w:rPr>
              <w:t>默认隐藏</w:t>
            </w:r>
          </w:p>
        </w:tc>
        <w:tc>
          <w:tcPr>
            <w:tcW w:w="5944" w:type="dxa"/>
          </w:tcPr>
          <w:p>
            <w:pPr>
              <w:ind w:firstLine="0" w:firstLineChars="0"/>
              <w:rPr>
                <w:rFonts w:hint="default"/>
                <w:vertAlign w:val="baseline"/>
                <w:lang w:val="en-US" w:eastAsia="zh-CN"/>
              </w:rPr>
            </w:pPr>
            <w:r>
              <w:rPr>
                <w:rFonts w:hint="eastAsia"/>
                <w:vertAlign w:val="baseline"/>
                <w:lang w:val="en-US" w:eastAsia="zh-CN"/>
              </w:rPr>
              <w:t>自动关联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pPr>
              <w:rPr>
                <w:rFonts w:hint="default"/>
                <w:vertAlign w:val="baseline"/>
                <w:lang w:val="en-US" w:eastAsia="zh-CN"/>
              </w:rPr>
            </w:pPr>
            <w:r>
              <w:rPr>
                <w:rFonts w:hint="eastAsia"/>
                <w:vertAlign w:val="baseline"/>
                <w:lang w:val="en-US" w:eastAsia="zh-CN"/>
              </w:rPr>
              <w:t>下游设备编码</w:t>
            </w:r>
          </w:p>
        </w:tc>
        <w:tc>
          <w:tcPr>
            <w:tcW w:w="1404" w:type="dxa"/>
          </w:tcPr>
          <w:p>
            <w:pPr>
              <w:ind w:firstLine="0" w:firstLineChars="0"/>
              <w:rPr>
                <w:rFonts w:hint="default"/>
                <w:vertAlign w:val="baseline"/>
                <w:lang w:val="en-US" w:eastAsia="zh-CN"/>
              </w:rPr>
            </w:pPr>
            <w:r>
              <w:rPr>
                <w:rFonts w:hint="eastAsia"/>
                <w:vertAlign w:val="baseline"/>
                <w:lang w:val="en-US" w:eastAsia="zh-CN"/>
              </w:rPr>
              <w:t>默认隐藏</w:t>
            </w:r>
          </w:p>
        </w:tc>
        <w:tc>
          <w:tcPr>
            <w:tcW w:w="5944" w:type="dxa"/>
          </w:tcPr>
          <w:p>
            <w:pPr>
              <w:ind w:firstLine="0" w:firstLineChars="0"/>
              <w:rPr>
                <w:rFonts w:hint="default"/>
                <w:vertAlign w:val="baseline"/>
                <w:lang w:val="en-US" w:eastAsia="zh-CN"/>
              </w:rPr>
            </w:pPr>
            <w:r>
              <w:rPr>
                <w:rFonts w:hint="eastAsia"/>
                <w:vertAlign w:val="baseline"/>
                <w:lang w:val="en-US" w:eastAsia="zh-CN"/>
              </w:rPr>
              <w:t>自动关联</w:t>
            </w:r>
          </w:p>
        </w:tc>
      </w:tr>
    </w:tbl>
    <w:p>
      <w:pPr>
        <w:numPr>
          <w:ilvl w:val="0"/>
          <w:numId w:val="0"/>
        </w:numPr>
      </w:pPr>
    </w:p>
    <w:p>
      <w:pPr>
        <w:numPr>
          <w:ilvl w:val="0"/>
          <w:numId w:val="0"/>
        </w:numPr>
        <w:rPr>
          <w:rFonts w:hint="default" w:eastAsia="宋体"/>
          <w:b/>
          <w:bCs/>
          <w:lang w:val="en-US" w:eastAsia="zh-CN"/>
        </w:rPr>
      </w:pPr>
      <w:r>
        <w:rPr>
          <w:rFonts w:hint="eastAsia"/>
          <w:b/>
          <w:bCs/>
          <w:lang w:val="en-US" w:eastAsia="zh-CN"/>
        </w:rPr>
        <w:t>拓扑评估规则</w:t>
      </w:r>
    </w:p>
    <w:p>
      <w:pPr>
        <w:numPr>
          <w:ilvl w:val="0"/>
          <w:numId w:val="0"/>
        </w:numPr>
        <w:rPr>
          <w:rFonts w:hint="eastAsia"/>
          <w:vertAlign w:val="baseline"/>
          <w:lang w:val="en-US" w:eastAsia="zh-CN"/>
        </w:rPr>
      </w:pPr>
      <w:r>
        <w:rPr>
          <w:rFonts w:hint="eastAsia"/>
          <w:lang w:val="en-US" w:eastAsia="zh-CN"/>
        </w:rPr>
        <w:t>评估异常类型：</w:t>
      </w:r>
      <w:r>
        <w:rPr>
          <w:rFonts w:hint="eastAsia"/>
          <w:vertAlign w:val="baseline"/>
          <w:lang w:val="en-US" w:eastAsia="zh-CN"/>
        </w:rPr>
        <w:t>上下级设备容量不匹配（下级设备容量大于上级设备）/设备层级逻辑异常/单点闭环节点。</w:t>
      </w:r>
    </w:p>
    <w:p>
      <w:pPr>
        <w:numPr>
          <w:ilvl w:val="0"/>
          <w:numId w:val="0"/>
        </w:numPr>
        <w:rPr>
          <w:rFonts w:hint="default"/>
          <w:vertAlign w:val="baseline"/>
          <w:lang w:val="en-US" w:eastAsia="zh-CN"/>
        </w:rPr>
      </w:pPr>
      <w:r>
        <w:rPr>
          <w:rFonts w:hint="eastAsia"/>
          <w:vertAlign w:val="baseline"/>
          <w:lang w:val="en-US" w:eastAsia="zh-CN"/>
        </w:rPr>
        <w:t>拓扑评估规则每天早上8点前执行定时任务，输出评估结果。</w:t>
      </w:r>
    </w:p>
    <w:p>
      <w:pPr>
        <w:numPr>
          <w:ilvl w:val="0"/>
          <w:numId w:val="0"/>
        </w:numPr>
        <w:rPr>
          <w:rFonts w:hint="default"/>
          <w:vertAlign w:val="baseline"/>
          <w:lang w:val="en-US" w:eastAsia="zh-CN"/>
        </w:rPr>
      </w:pPr>
      <w:r>
        <w:rPr>
          <w:rFonts w:hint="eastAsia"/>
          <w:b/>
          <w:bCs/>
          <w:vertAlign w:val="baseline"/>
          <w:lang w:val="en-US" w:eastAsia="zh-CN"/>
        </w:rPr>
        <w:t>1.1上下级容量不匹配</w:t>
      </w:r>
    </w:p>
    <w:p>
      <w:pPr>
        <w:numPr>
          <w:ilvl w:val="0"/>
          <w:numId w:val="0"/>
        </w:numPr>
        <w:rPr>
          <w:rFonts w:hint="default"/>
          <w:lang w:val="en-US" w:eastAsia="zh-CN"/>
        </w:rPr>
      </w:pPr>
      <w:r>
        <w:rPr>
          <w:rFonts w:hint="eastAsia"/>
          <w:lang w:val="en-US" w:eastAsia="zh-CN"/>
        </w:rPr>
        <w:t>固定规则，查找专业内输出分路表，同一分路中，若：</w:t>
      </w:r>
      <w:r>
        <w:rPr>
          <w:rFonts w:hint="eastAsia"/>
          <w:vertAlign w:val="baseline"/>
          <w:lang w:val="en-US" w:eastAsia="zh-CN"/>
        </w:rPr>
        <w:t>分路器件额定容量（A）＜下游分路器件额定容量（A），则标记为</w:t>
      </w:r>
      <w:r>
        <w:rPr>
          <w:rFonts w:hint="eastAsia"/>
          <w:u w:val="single"/>
          <w:vertAlign w:val="baseline"/>
          <w:lang w:val="en-US" w:eastAsia="zh-CN"/>
        </w:rPr>
        <w:t>上下级容量不匹配</w:t>
      </w:r>
      <w:r>
        <w:rPr>
          <w:rFonts w:hint="eastAsia"/>
          <w:vertAlign w:val="baseline"/>
          <w:lang w:val="en-US" w:eastAsia="zh-CN"/>
        </w:rPr>
        <w:t>。显示此条分路信息。</w:t>
      </w:r>
    </w:p>
    <w:p>
      <w:pPr>
        <w:numPr>
          <w:ilvl w:val="0"/>
          <w:numId w:val="0"/>
        </w:numPr>
        <w:rPr>
          <w:rFonts w:hint="eastAsia"/>
          <w:lang w:val="en-US" w:eastAsia="zh-CN"/>
        </w:rPr>
      </w:pPr>
    </w:p>
    <w:p>
      <w:pPr>
        <w:numPr>
          <w:ilvl w:val="0"/>
          <w:numId w:val="0"/>
        </w:numPr>
        <w:rPr>
          <w:rFonts w:hint="default"/>
          <w:b/>
          <w:bCs/>
          <w:lang w:val="en-US" w:eastAsia="zh-CN"/>
        </w:rPr>
      </w:pPr>
      <w:r>
        <w:rPr>
          <w:rFonts w:hint="eastAsia"/>
          <w:b/>
          <w:bCs/>
          <w:lang w:val="en-US" w:eastAsia="zh-CN"/>
        </w:rPr>
        <w:t>1.2设备层级逻辑异常/拓扑信息断点</w:t>
      </w:r>
    </w:p>
    <w:p>
      <w:pPr>
        <w:numPr>
          <w:ilvl w:val="0"/>
          <w:numId w:val="0"/>
        </w:numPr>
        <w:rPr>
          <w:rFonts w:hint="eastAsia"/>
          <w:lang w:val="en-US" w:eastAsia="zh-CN"/>
        </w:rPr>
      </w:pPr>
      <w:r>
        <w:rPr>
          <w:rFonts w:hint="eastAsia"/>
          <w:lang w:val="en-US" w:eastAsia="zh-CN"/>
        </w:rPr>
        <w:t>规则配置按钮通过菜单权限管控，默认开放给省级管理员。</w:t>
      </w:r>
    </w:p>
    <w:p>
      <w:pPr>
        <w:numPr>
          <w:ilvl w:val="0"/>
          <w:numId w:val="0"/>
        </w:numPr>
        <w:rPr>
          <w:rFonts w:hint="eastAsia"/>
          <w:lang w:val="en-US" w:eastAsia="zh-CN"/>
        </w:rPr>
      </w:pPr>
      <w:r>
        <w:rPr>
          <w:rFonts w:hint="eastAsia"/>
          <w:lang w:val="en-US" w:eastAsia="zh-CN"/>
        </w:rPr>
        <w:t>点击“层级稽核规则配置”，进入自定义稽核规则配置页面。通过配置正常拓扑设备上下层级关系，对拓扑异常进行评估。弹窗页面提示配置正常拓扑设备上下层级关系。</w:t>
      </w:r>
    </w:p>
    <w:p>
      <w:pPr>
        <w:numPr>
          <w:ilvl w:val="0"/>
          <w:numId w:val="0"/>
        </w:numPr>
        <w:rPr>
          <w:rFonts w:hint="default"/>
          <w:lang w:val="en-US" w:eastAsia="zh-CN"/>
        </w:rPr>
      </w:pPr>
      <w:r>
        <w:rPr>
          <w:rFonts w:hint="eastAsia"/>
          <w:lang w:val="en-US" w:eastAsia="zh-CN"/>
        </w:rPr>
        <w:t>稽核规则配置如下：</w:t>
      </w:r>
      <w:r>
        <w:commentReference w:id="10"/>
      </w:r>
    </w:p>
    <w:tbl>
      <w:tblPr>
        <w:tblStyle w:val="32"/>
        <w:tblW w:w="9670" w:type="dxa"/>
        <w:tblInd w:w="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2014"/>
        <w:gridCol w:w="3756"/>
        <w:gridCol w:w="39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8" w:hRule="atLeast"/>
        </w:trPr>
        <w:tc>
          <w:tcPr>
            <w:tcW w:w="2014" w:type="dxa"/>
            <w:shd w:val="clear" w:color="auto" w:fill="C7DAF1" w:themeFill="text2" w:themeFillTint="32"/>
            <w:noWrap/>
            <w:vAlign w:val="center"/>
          </w:tcPr>
          <w:p>
            <w:pPr>
              <w:keepNext w:val="0"/>
              <w:keepLines w:val="0"/>
              <w:widowControl/>
              <w:suppressLineNumbers w:val="0"/>
              <w:jc w:val="left"/>
              <w:textAlignment w:val="center"/>
              <w:rPr>
                <w:rFonts w:hint="default"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上游是否为空</w:t>
            </w:r>
          </w:p>
        </w:tc>
        <w:tc>
          <w:tcPr>
            <w:tcW w:w="3756" w:type="dxa"/>
            <w:shd w:val="clear" w:color="auto" w:fill="C7DAF1" w:themeFill="text2" w:themeFillTint="32"/>
            <w:noWrap/>
            <w:vAlign w:val="center"/>
          </w:tcPr>
          <w:p>
            <w:pPr>
              <w:keepNext w:val="0"/>
              <w:keepLines w:val="0"/>
              <w:widowControl/>
              <w:suppressLineNumbers w:val="0"/>
              <w:jc w:val="left"/>
              <w:textAlignment w:val="center"/>
              <w:rPr>
                <w:rFonts w:hint="default" w:ascii="宋体" w:hAnsi="宋体" w:eastAsia="宋体" w:cs="宋体"/>
                <w:i w:val="0"/>
                <w:iCs w:val="0"/>
                <w:color w:val="000000"/>
                <w:sz w:val="22"/>
                <w:szCs w:val="22"/>
                <w:u w:val="none"/>
                <w:lang w:val="en-US"/>
              </w:rPr>
            </w:pPr>
            <w:r>
              <w:rPr>
                <w:rFonts w:hint="eastAsia" w:ascii="宋体" w:hAnsi="宋体" w:eastAsia="宋体" w:cs="宋体"/>
                <w:b/>
                <w:bCs/>
                <w:i w:val="0"/>
                <w:iCs w:val="0"/>
                <w:color w:val="000000"/>
                <w:kern w:val="0"/>
                <w:sz w:val="22"/>
                <w:szCs w:val="22"/>
                <w:u w:val="none"/>
                <w:lang w:val="en-US" w:eastAsia="zh-CN" w:bidi="ar"/>
              </w:rPr>
              <w:t>设备类型</w:t>
            </w:r>
            <w:r>
              <w:rPr>
                <w:rFonts w:hint="eastAsia" w:ascii="宋体" w:hAnsi="宋体" w:eastAsia="宋体" w:cs="宋体"/>
                <w:b w:val="0"/>
                <w:bCs w:val="0"/>
                <w:i w:val="0"/>
                <w:iCs w:val="0"/>
                <w:color w:val="000000"/>
                <w:kern w:val="0"/>
                <w:sz w:val="18"/>
                <w:szCs w:val="18"/>
                <w:u w:val="none"/>
                <w:lang w:val="en-US" w:eastAsia="zh-CN" w:bidi="ar"/>
              </w:rPr>
              <w:t>（关联所属设备类型）</w:t>
            </w:r>
          </w:p>
        </w:tc>
        <w:tc>
          <w:tcPr>
            <w:tcW w:w="3900" w:type="dxa"/>
            <w:shd w:val="clear" w:color="auto" w:fill="C7DAF1" w:themeFill="text2" w:themeFillTint="32"/>
            <w:noWrap/>
            <w:vAlign w:val="center"/>
          </w:tcPr>
          <w:p>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下游设备类型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8" w:hRule="atLeast"/>
        </w:trPr>
        <w:tc>
          <w:tcPr>
            <w:tcW w:w="2014" w:type="dxa"/>
            <w:shd w:val="clear" w:color="auto" w:fill="auto"/>
            <w:noWrap/>
            <w:vAlign w:val="center"/>
          </w:tcPr>
          <w:p>
            <w:pPr>
              <w:keepNext w:val="0"/>
              <w:keepLines w:val="0"/>
              <w:widowControl/>
              <w:suppressLineNumbers w:val="0"/>
              <w:jc w:val="left"/>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单选，必为空/必不为空/可以为空</w:t>
            </w:r>
            <w:r>
              <w:rPr>
                <w:rFonts w:hint="eastAsia" w:ascii="宋体" w:hAnsi="宋体" w:cs="宋体"/>
                <w:i w:val="0"/>
                <w:iCs w:val="0"/>
                <w:color w:val="000000"/>
                <w:kern w:val="0"/>
                <w:sz w:val="22"/>
                <w:szCs w:val="22"/>
                <w:u w:val="none"/>
                <w:lang w:val="en-US" w:eastAsia="zh-CN" w:bidi="ar"/>
              </w:rPr>
              <w:t>。默认可以为空</w:t>
            </w:r>
          </w:p>
        </w:tc>
        <w:tc>
          <w:tcPr>
            <w:tcW w:w="3756"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高压配电</w:t>
            </w:r>
          </w:p>
        </w:tc>
        <w:tc>
          <w:tcPr>
            <w:tcW w:w="3900" w:type="dxa"/>
            <w:shd w:val="clear" w:color="auto" w:fill="auto"/>
            <w:noWrap/>
            <w:vAlign w:val="center"/>
          </w:tcPr>
          <w:p>
            <w:pPr>
              <w:keepNext w:val="0"/>
              <w:keepLines w:val="0"/>
              <w:widowControl/>
              <w:suppressLineNumbers w:val="0"/>
              <w:jc w:val="left"/>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左侧全量上游设备类型可选。支持全选或者全不选。默认全选。“其余设备”字段增加提示“包括非大类设备，如冷却塔、风机、变频器、水泵等”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8" w:hRule="atLeast"/>
        </w:trPr>
        <w:tc>
          <w:tcPr>
            <w:tcW w:w="2014" w:type="dxa"/>
            <w:shd w:val="clear" w:color="auto" w:fill="auto"/>
            <w:noWrap/>
            <w:vAlign w:val="center"/>
          </w:tcPr>
          <w:p>
            <w:pPr>
              <w:keepNext w:val="0"/>
              <w:keepLines w:val="0"/>
              <w:widowControl/>
              <w:suppressLineNumbers w:val="0"/>
              <w:jc w:val="left"/>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同上</w:t>
            </w:r>
          </w:p>
        </w:tc>
        <w:tc>
          <w:tcPr>
            <w:tcW w:w="3756"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高压直流电源</w:t>
            </w:r>
          </w:p>
        </w:tc>
        <w:tc>
          <w:tcPr>
            <w:tcW w:w="3900" w:type="dxa"/>
            <w:shd w:val="clear" w:color="auto" w:fill="auto"/>
            <w:noWrap/>
            <w:vAlign w:val="center"/>
          </w:tcPr>
          <w:p>
            <w:pPr>
              <w:keepNext w:val="0"/>
              <w:keepLines w:val="0"/>
              <w:widowControl/>
              <w:suppressLineNumbers w:val="0"/>
              <w:jc w:val="left"/>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同上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8" w:hRule="atLeast"/>
        </w:trPr>
        <w:tc>
          <w:tcPr>
            <w:tcW w:w="2014" w:type="dxa"/>
            <w:shd w:val="clear" w:color="auto" w:fill="auto"/>
            <w:noWrap/>
            <w:vAlign w:val="center"/>
          </w:tcPr>
          <w:p>
            <w:pPr>
              <w:keepNext w:val="0"/>
              <w:keepLines w:val="0"/>
              <w:widowControl/>
              <w:suppressLineNumbers w:val="0"/>
              <w:ind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同上</w:t>
            </w:r>
          </w:p>
        </w:tc>
        <w:tc>
          <w:tcPr>
            <w:tcW w:w="3756"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高压直流配电</w:t>
            </w:r>
          </w:p>
        </w:tc>
        <w:tc>
          <w:tcPr>
            <w:tcW w:w="3900" w:type="dxa"/>
            <w:shd w:val="clear" w:color="auto" w:fill="auto"/>
            <w:noWrap/>
            <w:vAlign w:val="center"/>
          </w:tcPr>
          <w:p>
            <w:pPr>
              <w:keepNext w:val="0"/>
              <w:keepLines w:val="0"/>
              <w:widowControl/>
              <w:suppressLineNumbers w:val="0"/>
              <w:ind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同上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8" w:hRule="atLeast"/>
        </w:trPr>
        <w:tc>
          <w:tcPr>
            <w:tcW w:w="2014" w:type="dxa"/>
            <w:shd w:val="clear" w:color="auto" w:fill="auto"/>
            <w:noWrap/>
            <w:vAlign w:val="center"/>
          </w:tcPr>
          <w:p>
            <w:pPr>
              <w:keepNext w:val="0"/>
              <w:keepLines w:val="0"/>
              <w:widowControl/>
              <w:suppressLineNumbers w:val="0"/>
              <w:ind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同上</w:t>
            </w:r>
          </w:p>
        </w:tc>
        <w:tc>
          <w:tcPr>
            <w:tcW w:w="3756"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发电机组</w:t>
            </w:r>
          </w:p>
        </w:tc>
        <w:tc>
          <w:tcPr>
            <w:tcW w:w="3900" w:type="dxa"/>
            <w:shd w:val="clear" w:color="auto" w:fill="auto"/>
            <w:noWrap/>
            <w:vAlign w:val="center"/>
          </w:tcPr>
          <w:p>
            <w:pPr>
              <w:keepNext w:val="0"/>
              <w:keepLines w:val="0"/>
              <w:widowControl/>
              <w:suppressLineNumbers w:val="0"/>
              <w:ind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同上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8" w:hRule="atLeast"/>
        </w:trPr>
        <w:tc>
          <w:tcPr>
            <w:tcW w:w="2014" w:type="dxa"/>
            <w:shd w:val="clear" w:color="auto" w:fill="auto"/>
            <w:noWrap/>
            <w:vAlign w:val="center"/>
          </w:tcPr>
          <w:p>
            <w:pPr>
              <w:keepNext w:val="0"/>
              <w:keepLines w:val="0"/>
              <w:widowControl/>
              <w:suppressLineNumbers w:val="0"/>
              <w:ind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同上</w:t>
            </w:r>
          </w:p>
        </w:tc>
        <w:tc>
          <w:tcPr>
            <w:tcW w:w="3756"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变压器</w:t>
            </w:r>
          </w:p>
        </w:tc>
        <w:tc>
          <w:tcPr>
            <w:tcW w:w="3900" w:type="dxa"/>
            <w:shd w:val="clear" w:color="auto" w:fill="auto"/>
            <w:noWrap/>
            <w:vAlign w:val="center"/>
          </w:tcPr>
          <w:p>
            <w:pPr>
              <w:keepNext w:val="0"/>
              <w:keepLines w:val="0"/>
              <w:widowControl/>
              <w:suppressLineNumbers w:val="0"/>
              <w:ind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同上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288" w:hRule="atLeast"/>
        </w:trPr>
        <w:tc>
          <w:tcPr>
            <w:tcW w:w="2014" w:type="dxa"/>
            <w:shd w:val="clear" w:color="auto" w:fill="auto"/>
            <w:noWrap/>
            <w:vAlign w:val="center"/>
          </w:tcPr>
          <w:p>
            <w:pPr>
              <w:keepNext w:val="0"/>
              <w:keepLines w:val="0"/>
              <w:widowControl/>
              <w:suppressLineNumbers w:val="0"/>
              <w:ind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同上</w:t>
            </w:r>
          </w:p>
        </w:tc>
        <w:tc>
          <w:tcPr>
            <w:tcW w:w="3756"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UPS设备</w:t>
            </w:r>
          </w:p>
        </w:tc>
        <w:tc>
          <w:tcPr>
            <w:tcW w:w="3900" w:type="dxa"/>
            <w:shd w:val="clear" w:color="auto" w:fill="auto"/>
            <w:noWrap/>
            <w:vAlign w:val="center"/>
          </w:tcPr>
          <w:p>
            <w:pPr>
              <w:keepNext w:val="0"/>
              <w:keepLines w:val="0"/>
              <w:widowControl/>
              <w:suppressLineNumbers w:val="0"/>
              <w:ind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同上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8" w:hRule="atLeast"/>
        </w:trPr>
        <w:tc>
          <w:tcPr>
            <w:tcW w:w="2014" w:type="dxa"/>
            <w:shd w:val="clear" w:color="auto" w:fill="auto"/>
            <w:noWrap/>
            <w:vAlign w:val="center"/>
          </w:tcPr>
          <w:p>
            <w:pPr>
              <w:keepNext w:val="0"/>
              <w:keepLines w:val="0"/>
              <w:widowControl/>
              <w:suppressLineNumbers w:val="0"/>
              <w:ind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同上</w:t>
            </w:r>
          </w:p>
        </w:tc>
        <w:tc>
          <w:tcPr>
            <w:tcW w:w="3756"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开关电源</w:t>
            </w:r>
          </w:p>
        </w:tc>
        <w:tc>
          <w:tcPr>
            <w:tcW w:w="3900" w:type="dxa"/>
            <w:shd w:val="clear" w:color="auto" w:fill="auto"/>
            <w:noWrap/>
            <w:vAlign w:val="center"/>
          </w:tcPr>
          <w:p>
            <w:pPr>
              <w:keepNext w:val="0"/>
              <w:keepLines w:val="0"/>
              <w:widowControl/>
              <w:suppressLineNumbers w:val="0"/>
              <w:ind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同上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8" w:hRule="atLeast"/>
        </w:trPr>
        <w:tc>
          <w:tcPr>
            <w:tcW w:w="2014" w:type="dxa"/>
            <w:shd w:val="clear" w:color="auto" w:fill="auto"/>
            <w:noWrap/>
            <w:vAlign w:val="center"/>
          </w:tcPr>
          <w:p>
            <w:pPr>
              <w:keepNext w:val="0"/>
              <w:keepLines w:val="0"/>
              <w:widowControl/>
              <w:suppressLineNumbers w:val="0"/>
              <w:ind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同上</w:t>
            </w:r>
          </w:p>
        </w:tc>
        <w:tc>
          <w:tcPr>
            <w:tcW w:w="3756"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低压交流配电</w:t>
            </w:r>
          </w:p>
        </w:tc>
        <w:tc>
          <w:tcPr>
            <w:tcW w:w="3900" w:type="dxa"/>
            <w:shd w:val="clear" w:color="auto" w:fill="auto"/>
            <w:noWrap/>
            <w:vAlign w:val="center"/>
          </w:tcPr>
          <w:p>
            <w:pPr>
              <w:keepNext w:val="0"/>
              <w:keepLines w:val="0"/>
              <w:widowControl/>
              <w:suppressLineNumbers w:val="0"/>
              <w:ind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同上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8" w:hRule="atLeast"/>
        </w:trPr>
        <w:tc>
          <w:tcPr>
            <w:tcW w:w="2014" w:type="dxa"/>
            <w:shd w:val="clear" w:color="auto" w:fill="auto"/>
            <w:noWrap/>
            <w:vAlign w:val="center"/>
          </w:tcPr>
          <w:p>
            <w:pPr>
              <w:keepNext w:val="0"/>
              <w:keepLines w:val="0"/>
              <w:widowControl/>
              <w:suppressLineNumbers w:val="0"/>
              <w:ind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同上</w:t>
            </w:r>
          </w:p>
        </w:tc>
        <w:tc>
          <w:tcPr>
            <w:tcW w:w="3756"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低压直流配电</w:t>
            </w:r>
          </w:p>
        </w:tc>
        <w:tc>
          <w:tcPr>
            <w:tcW w:w="3900" w:type="dxa"/>
            <w:shd w:val="clear" w:color="auto" w:fill="auto"/>
            <w:noWrap/>
            <w:vAlign w:val="center"/>
          </w:tcPr>
          <w:p>
            <w:pPr>
              <w:keepNext w:val="0"/>
              <w:keepLines w:val="0"/>
              <w:widowControl/>
              <w:suppressLineNumbers w:val="0"/>
              <w:ind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同上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288" w:hRule="atLeast"/>
        </w:trPr>
        <w:tc>
          <w:tcPr>
            <w:tcW w:w="2014" w:type="dxa"/>
            <w:shd w:val="clear" w:color="auto" w:fill="auto"/>
            <w:noWrap/>
            <w:vAlign w:val="center"/>
          </w:tcPr>
          <w:p>
            <w:pPr>
              <w:keepNext w:val="0"/>
              <w:keepLines w:val="0"/>
              <w:widowControl/>
              <w:suppressLineNumbers w:val="0"/>
              <w:ind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同上</w:t>
            </w:r>
          </w:p>
        </w:tc>
        <w:tc>
          <w:tcPr>
            <w:tcW w:w="3756"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UPS配电</w:t>
            </w:r>
          </w:p>
        </w:tc>
        <w:tc>
          <w:tcPr>
            <w:tcW w:w="3900" w:type="dxa"/>
            <w:shd w:val="clear" w:color="auto" w:fill="auto"/>
            <w:noWrap/>
            <w:vAlign w:val="center"/>
          </w:tcPr>
          <w:p>
            <w:pPr>
              <w:keepNext w:val="0"/>
              <w:keepLines w:val="0"/>
              <w:widowControl/>
              <w:suppressLineNumbers w:val="0"/>
              <w:ind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同上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288" w:hRule="atLeast"/>
        </w:trPr>
        <w:tc>
          <w:tcPr>
            <w:tcW w:w="2014" w:type="dxa"/>
            <w:shd w:val="clear" w:color="auto" w:fill="auto"/>
            <w:noWrap/>
            <w:vAlign w:val="center"/>
          </w:tcPr>
          <w:p>
            <w:pPr>
              <w:keepNext w:val="0"/>
              <w:keepLines w:val="0"/>
              <w:widowControl/>
              <w:suppressLineNumbers w:val="0"/>
              <w:ind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同上</w:t>
            </w:r>
          </w:p>
        </w:tc>
        <w:tc>
          <w:tcPr>
            <w:tcW w:w="3756"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交流母线配电</w:t>
            </w:r>
          </w:p>
        </w:tc>
        <w:tc>
          <w:tcPr>
            <w:tcW w:w="3900" w:type="dxa"/>
            <w:shd w:val="clear" w:color="auto" w:fill="auto"/>
            <w:noWrap/>
            <w:vAlign w:val="center"/>
          </w:tcPr>
          <w:p>
            <w:pPr>
              <w:keepNext w:val="0"/>
              <w:keepLines w:val="0"/>
              <w:widowControl/>
              <w:suppressLineNumbers w:val="0"/>
              <w:ind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同上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8" w:hRule="atLeast"/>
        </w:trPr>
        <w:tc>
          <w:tcPr>
            <w:tcW w:w="2014" w:type="dxa"/>
            <w:shd w:val="clear" w:color="auto" w:fill="auto"/>
            <w:noWrap/>
            <w:vAlign w:val="center"/>
          </w:tcPr>
          <w:p>
            <w:pPr>
              <w:keepNext w:val="0"/>
              <w:keepLines w:val="0"/>
              <w:widowControl/>
              <w:suppressLineNumbers w:val="0"/>
              <w:ind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同上</w:t>
            </w:r>
          </w:p>
        </w:tc>
        <w:tc>
          <w:tcPr>
            <w:tcW w:w="3756"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锂电池</w:t>
            </w:r>
          </w:p>
        </w:tc>
        <w:tc>
          <w:tcPr>
            <w:tcW w:w="3900" w:type="dxa"/>
            <w:shd w:val="clear" w:color="auto" w:fill="auto"/>
            <w:noWrap/>
            <w:vAlign w:val="center"/>
          </w:tcPr>
          <w:p>
            <w:pPr>
              <w:keepNext w:val="0"/>
              <w:keepLines w:val="0"/>
              <w:widowControl/>
              <w:suppressLineNumbers w:val="0"/>
              <w:ind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同上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8" w:hRule="atLeast"/>
        </w:trPr>
        <w:tc>
          <w:tcPr>
            <w:tcW w:w="2014" w:type="dxa"/>
            <w:shd w:val="clear" w:color="auto" w:fill="auto"/>
            <w:noWrap/>
            <w:vAlign w:val="center"/>
          </w:tcPr>
          <w:p>
            <w:pPr>
              <w:keepNext w:val="0"/>
              <w:keepLines w:val="0"/>
              <w:widowControl/>
              <w:suppressLineNumbers w:val="0"/>
              <w:ind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同上</w:t>
            </w:r>
          </w:p>
        </w:tc>
        <w:tc>
          <w:tcPr>
            <w:tcW w:w="3756"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铅酸电池</w:t>
            </w:r>
          </w:p>
        </w:tc>
        <w:tc>
          <w:tcPr>
            <w:tcW w:w="3900" w:type="dxa"/>
            <w:shd w:val="clear" w:color="auto" w:fill="auto"/>
            <w:noWrap/>
            <w:vAlign w:val="center"/>
          </w:tcPr>
          <w:p>
            <w:pPr>
              <w:keepNext w:val="0"/>
              <w:keepLines w:val="0"/>
              <w:widowControl/>
              <w:suppressLineNumbers w:val="0"/>
              <w:ind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同上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8" w:hRule="atLeast"/>
        </w:trPr>
        <w:tc>
          <w:tcPr>
            <w:tcW w:w="2014" w:type="dxa"/>
            <w:shd w:val="clear" w:color="auto" w:fill="auto"/>
            <w:noWrap/>
            <w:vAlign w:val="center"/>
          </w:tcPr>
          <w:p>
            <w:pPr>
              <w:keepNext w:val="0"/>
              <w:keepLines w:val="0"/>
              <w:widowControl/>
              <w:suppressLineNumbers w:val="0"/>
              <w:ind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同上</w:t>
            </w:r>
          </w:p>
        </w:tc>
        <w:tc>
          <w:tcPr>
            <w:tcW w:w="3756"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机房专用空调</w:t>
            </w:r>
          </w:p>
        </w:tc>
        <w:tc>
          <w:tcPr>
            <w:tcW w:w="3900" w:type="dxa"/>
            <w:shd w:val="clear" w:color="auto" w:fill="auto"/>
            <w:noWrap/>
            <w:vAlign w:val="center"/>
          </w:tcPr>
          <w:p>
            <w:pPr>
              <w:keepNext w:val="0"/>
              <w:keepLines w:val="0"/>
              <w:widowControl/>
              <w:suppressLineNumbers w:val="0"/>
              <w:ind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同上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8" w:hRule="atLeast"/>
        </w:trPr>
        <w:tc>
          <w:tcPr>
            <w:tcW w:w="2014" w:type="dxa"/>
            <w:shd w:val="clear" w:color="auto" w:fill="auto"/>
            <w:noWrap/>
            <w:vAlign w:val="center"/>
          </w:tcPr>
          <w:p>
            <w:pPr>
              <w:keepNext w:val="0"/>
              <w:keepLines w:val="0"/>
              <w:widowControl/>
              <w:suppressLineNumbers w:val="0"/>
              <w:ind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同上</w:t>
            </w:r>
          </w:p>
        </w:tc>
        <w:tc>
          <w:tcPr>
            <w:tcW w:w="3756"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普通空调</w:t>
            </w:r>
          </w:p>
        </w:tc>
        <w:tc>
          <w:tcPr>
            <w:tcW w:w="3900" w:type="dxa"/>
            <w:shd w:val="clear" w:color="auto" w:fill="auto"/>
            <w:noWrap/>
            <w:vAlign w:val="center"/>
          </w:tcPr>
          <w:p>
            <w:pPr>
              <w:keepNext w:val="0"/>
              <w:keepLines w:val="0"/>
              <w:widowControl/>
              <w:suppressLineNumbers w:val="0"/>
              <w:ind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同上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8" w:hRule="atLeast"/>
        </w:trPr>
        <w:tc>
          <w:tcPr>
            <w:tcW w:w="2014" w:type="dxa"/>
            <w:shd w:val="clear" w:color="auto" w:fill="auto"/>
            <w:noWrap/>
            <w:vAlign w:val="center"/>
          </w:tcPr>
          <w:p>
            <w:pPr>
              <w:keepNext w:val="0"/>
              <w:keepLines w:val="0"/>
              <w:widowControl/>
              <w:suppressLineNumbers w:val="0"/>
              <w:ind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同上</w:t>
            </w:r>
          </w:p>
        </w:tc>
        <w:tc>
          <w:tcPr>
            <w:tcW w:w="3756"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中央空调末端</w:t>
            </w:r>
          </w:p>
        </w:tc>
        <w:tc>
          <w:tcPr>
            <w:tcW w:w="3900" w:type="dxa"/>
            <w:shd w:val="clear" w:color="auto" w:fill="auto"/>
            <w:noWrap/>
            <w:vAlign w:val="center"/>
          </w:tcPr>
          <w:p>
            <w:pPr>
              <w:keepNext w:val="0"/>
              <w:keepLines w:val="0"/>
              <w:widowControl/>
              <w:suppressLineNumbers w:val="0"/>
              <w:ind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同上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8" w:hRule="atLeast"/>
        </w:trPr>
        <w:tc>
          <w:tcPr>
            <w:tcW w:w="2014" w:type="dxa"/>
            <w:shd w:val="clear" w:color="auto" w:fill="auto"/>
            <w:noWrap/>
            <w:vAlign w:val="center"/>
          </w:tcPr>
          <w:p>
            <w:pPr>
              <w:keepNext w:val="0"/>
              <w:keepLines w:val="0"/>
              <w:widowControl/>
              <w:suppressLineNumbers w:val="0"/>
              <w:ind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同上</w:t>
            </w:r>
          </w:p>
        </w:tc>
        <w:tc>
          <w:tcPr>
            <w:tcW w:w="3756"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中央空调主机</w:t>
            </w:r>
          </w:p>
        </w:tc>
        <w:tc>
          <w:tcPr>
            <w:tcW w:w="3900" w:type="dxa"/>
            <w:shd w:val="clear" w:color="auto" w:fill="auto"/>
            <w:noWrap/>
            <w:vAlign w:val="center"/>
          </w:tcPr>
          <w:p>
            <w:pPr>
              <w:keepNext w:val="0"/>
              <w:keepLines w:val="0"/>
              <w:widowControl/>
              <w:suppressLineNumbers w:val="0"/>
              <w:ind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同上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2014" w:type="dxa"/>
            <w:shd w:val="clear" w:color="auto" w:fill="auto"/>
            <w:noWrap/>
            <w:vAlign w:val="center"/>
          </w:tcPr>
          <w:p>
            <w:pPr>
              <w:keepNext w:val="0"/>
              <w:keepLines w:val="0"/>
              <w:widowControl/>
              <w:suppressLineNumbers w:val="0"/>
              <w:ind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同上</w:t>
            </w:r>
          </w:p>
        </w:tc>
        <w:tc>
          <w:tcPr>
            <w:tcW w:w="3756"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智能通风换热</w:t>
            </w:r>
          </w:p>
        </w:tc>
        <w:tc>
          <w:tcPr>
            <w:tcW w:w="3900" w:type="dxa"/>
            <w:shd w:val="clear" w:color="auto" w:fill="auto"/>
            <w:noWrap/>
            <w:vAlign w:val="center"/>
          </w:tcPr>
          <w:p>
            <w:pPr>
              <w:keepNext w:val="0"/>
              <w:keepLines w:val="0"/>
              <w:widowControl/>
              <w:suppressLineNumbers w:val="0"/>
              <w:ind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同上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8" w:hRule="atLeast"/>
        </w:trPr>
        <w:tc>
          <w:tcPr>
            <w:tcW w:w="2014" w:type="dxa"/>
            <w:shd w:val="clear" w:color="auto" w:fill="auto"/>
            <w:noWrap/>
            <w:vAlign w:val="center"/>
          </w:tcPr>
          <w:p>
            <w:pPr>
              <w:keepNext w:val="0"/>
              <w:keepLines w:val="0"/>
              <w:widowControl/>
              <w:suppressLineNumbers w:val="0"/>
              <w:ind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同上</w:t>
            </w:r>
          </w:p>
        </w:tc>
        <w:tc>
          <w:tcPr>
            <w:tcW w:w="3756"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智能电表</w:t>
            </w:r>
          </w:p>
        </w:tc>
        <w:tc>
          <w:tcPr>
            <w:tcW w:w="3900" w:type="dxa"/>
            <w:shd w:val="clear" w:color="auto" w:fill="auto"/>
            <w:noWrap/>
            <w:vAlign w:val="center"/>
          </w:tcPr>
          <w:p>
            <w:pPr>
              <w:keepNext w:val="0"/>
              <w:keepLines w:val="0"/>
              <w:widowControl/>
              <w:suppressLineNumbers w:val="0"/>
              <w:ind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同上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2014" w:type="dxa"/>
            <w:shd w:val="clear" w:color="auto" w:fill="auto"/>
            <w:noWrap/>
            <w:vAlign w:val="center"/>
          </w:tcPr>
          <w:p>
            <w:pPr>
              <w:keepNext w:val="0"/>
              <w:keepLines w:val="0"/>
              <w:widowControl/>
              <w:suppressLineNumbers w:val="0"/>
              <w:ind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同上</w:t>
            </w:r>
          </w:p>
        </w:tc>
        <w:tc>
          <w:tcPr>
            <w:tcW w:w="3756"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动环监控</w:t>
            </w:r>
          </w:p>
        </w:tc>
        <w:tc>
          <w:tcPr>
            <w:tcW w:w="3900" w:type="dxa"/>
            <w:shd w:val="clear" w:color="auto" w:fill="auto"/>
            <w:noWrap/>
            <w:vAlign w:val="center"/>
          </w:tcPr>
          <w:p>
            <w:pPr>
              <w:keepNext w:val="0"/>
              <w:keepLines w:val="0"/>
              <w:widowControl/>
              <w:suppressLineNumbers w:val="0"/>
              <w:ind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同上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2014" w:type="dxa"/>
            <w:shd w:val="clear" w:color="auto" w:fill="auto"/>
            <w:noWrap/>
            <w:vAlign w:val="center"/>
          </w:tcPr>
          <w:p>
            <w:pPr>
              <w:keepNext w:val="0"/>
              <w:keepLines w:val="0"/>
              <w:widowControl/>
              <w:suppressLineNumbers w:val="0"/>
              <w:ind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同上</w:t>
            </w:r>
          </w:p>
        </w:tc>
        <w:tc>
          <w:tcPr>
            <w:tcW w:w="3756"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机房环境</w:t>
            </w:r>
          </w:p>
        </w:tc>
        <w:tc>
          <w:tcPr>
            <w:tcW w:w="3900" w:type="dxa"/>
            <w:shd w:val="clear" w:color="auto" w:fill="auto"/>
            <w:noWrap/>
            <w:vAlign w:val="center"/>
          </w:tcPr>
          <w:p>
            <w:pPr>
              <w:keepNext w:val="0"/>
              <w:keepLines w:val="0"/>
              <w:widowControl/>
              <w:suppressLineNumbers w:val="0"/>
              <w:ind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同上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2014" w:type="dxa"/>
            <w:shd w:val="clear" w:color="auto" w:fill="auto"/>
            <w:noWrap/>
            <w:vAlign w:val="center"/>
          </w:tcPr>
          <w:p>
            <w:pPr>
              <w:keepNext w:val="0"/>
              <w:keepLines w:val="0"/>
              <w:widowControl/>
              <w:suppressLineNumbers w:val="0"/>
              <w:ind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同上</w:t>
            </w:r>
          </w:p>
        </w:tc>
        <w:tc>
          <w:tcPr>
            <w:tcW w:w="3756" w:type="dxa"/>
            <w:shd w:val="clear" w:color="auto" w:fill="auto"/>
            <w:noWrap/>
            <w:vAlign w:val="center"/>
          </w:tcPr>
          <w:p>
            <w:pPr>
              <w:keepNext w:val="0"/>
              <w:keepLines w:val="0"/>
              <w:widowControl/>
              <w:suppressLineNumbers w:val="0"/>
              <w:jc w:val="left"/>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变换设备</w:t>
            </w:r>
          </w:p>
        </w:tc>
        <w:tc>
          <w:tcPr>
            <w:tcW w:w="3900" w:type="dxa"/>
            <w:shd w:val="clear" w:color="auto" w:fill="auto"/>
            <w:noWrap/>
            <w:vAlign w:val="center"/>
          </w:tcPr>
          <w:p>
            <w:pPr>
              <w:keepNext w:val="0"/>
              <w:keepLines w:val="0"/>
              <w:widowControl/>
              <w:suppressLineNumbers w:val="0"/>
              <w:ind w:firstLine="0" w:firstLineChars="0"/>
              <w:jc w:val="left"/>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cs="宋体"/>
                <w:i w:val="0"/>
                <w:iCs w:val="0"/>
                <w:color w:val="000000"/>
                <w:kern w:val="0"/>
                <w:sz w:val="22"/>
                <w:szCs w:val="22"/>
                <w:u w:val="none"/>
                <w:lang w:val="en-US" w:eastAsia="zh-CN" w:bidi="ar"/>
              </w:rPr>
              <w:t>同上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8" w:hRule="atLeast"/>
        </w:trPr>
        <w:tc>
          <w:tcPr>
            <w:tcW w:w="2014" w:type="dxa"/>
            <w:shd w:val="clear" w:color="auto" w:fill="auto"/>
            <w:noWrap/>
            <w:vAlign w:val="center"/>
          </w:tcPr>
          <w:p>
            <w:pPr>
              <w:keepNext w:val="0"/>
              <w:keepLines w:val="0"/>
              <w:widowControl/>
              <w:suppressLineNumbers w:val="0"/>
              <w:ind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同上</w:t>
            </w:r>
          </w:p>
        </w:tc>
        <w:tc>
          <w:tcPr>
            <w:tcW w:w="3756" w:type="dxa"/>
            <w:shd w:val="clear" w:color="auto" w:fill="auto"/>
            <w:noWrap/>
            <w:vAlign w:val="center"/>
          </w:tcPr>
          <w:p>
            <w:pPr>
              <w:keepNext w:val="0"/>
              <w:keepLines w:val="0"/>
              <w:widowControl/>
              <w:suppressLineNumbers w:val="0"/>
              <w:jc w:val="left"/>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其</w:t>
            </w:r>
            <w:del w:id="1879" w:author="zhoujiansheng" w:date="2025-08-22T14:19:52Z">
              <w:r>
                <w:rPr>
                  <w:rFonts w:hint="default" w:ascii="宋体" w:hAnsi="宋体" w:eastAsia="宋体" w:cs="宋体"/>
                  <w:i w:val="0"/>
                  <w:iCs w:val="0"/>
                  <w:color w:val="000000"/>
                  <w:kern w:val="0"/>
                  <w:sz w:val="22"/>
                  <w:szCs w:val="22"/>
                  <w:u w:val="none"/>
                  <w:lang w:val="en-US" w:eastAsia="zh-CN" w:bidi="ar"/>
                </w:rPr>
                <w:delText>余</w:delText>
              </w:r>
            </w:del>
            <w:ins w:id="1880" w:author="zhoujiansheng" w:date="2025-08-22T14:19:55Z">
              <w:r>
                <w:rPr>
                  <w:rFonts w:hint="eastAsia" w:ascii="宋体" w:hAnsi="宋体" w:cs="宋体"/>
                  <w:i w:val="0"/>
                  <w:iCs w:val="0"/>
                  <w:color w:val="000000"/>
                  <w:kern w:val="0"/>
                  <w:sz w:val="22"/>
                  <w:szCs w:val="22"/>
                  <w:u w:val="none"/>
                  <w:lang w:val="en-US" w:eastAsia="zh-CN" w:bidi="ar"/>
                </w:rPr>
                <w:t>他</w:t>
              </w:r>
            </w:ins>
            <w:r>
              <w:rPr>
                <w:rFonts w:hint="eastAsia" w:ascii="宋体" w:hAnsi="宋体" w:eastAsia="宋体" w:cs="宋体"/>
                <w:i w:val="0"/>
                <w:iCs w:val="0"/>
                <w:color w:val="000000"/>
                <w:kern w:val="0"/>
                <w:sz w:val="22"/>
                <w:szCs w:val="22"/>
                <w:u w:val="none"/>
                <w:lang w:val="en-US" w:eastAsia="zh-CN" w:bidi="ar"/>
              </w:rPr>
              <w:t>设备</w:t>
            </w:r>
            <w:r>
              <w:rPr>
                <w:rFonts w:hint="eastAsia" w:ascii="宋体" w:hAnsi="宋体" w:eastAsia="宋体" w:cs="宋体"/>
                <w:i w:val="0"/>
                <w:iCs w:val="0"/>
                <w:color w:val="000000"/>
                <w:kern w:val="0"/>
                <w:sz w:val="18"/>
                <w:szCs w:val="18"/>
                <w:u w:val="none"/>
                <w:lang w:val="en-US" w:eastAsia="zh-CN" w:bidi="ar"/>
              </w:rPr>
              <w:t>（</w:t>
            </w:r>
            <w:r>
              <w:rPr>
                <w:rFonts w:hint="eastAsia" w:ascii="宋体" w:hAnsi="宋体" w:cs="宋体"/>
                <w:i w:val="0"/>
                <w:iCs w:val="0"/>
                <w:color w:val="000000"/>
                <w:kern w:val="0"/>
                <w:sz w:val="18"/>
                <w:szCs w:val="18"/>
                <w:u w:val="none"/>
                <w:lang w:val="en-US" w:eastAsia="zh-CN" w:bidi="ar"/>
              </w:rPr>
              <w:t>该</w:t>
            </w:r>
            <w:r>
              <w:rPr>
                <w:rFonts w:hint="eastAsia" w:ascii="宋体" w:hAnsi="宋体" w:eastAsia="宋体" w:cs="宋体"/>
                <w:i w:val="0"/>
                <w:iCs w:val="0"/>
                <w:color w:val="000000"/>
                <w:kern w:val="0"/>
                <w:sz w:val="18"/>
                <w:szCs w:val="18"/>
                <w:u w:val="none"/>
                <w:lang w:val="en-US" w:eastAsia="zh-CN" w:bidi="ar"/>
              </w:rPr>
              <w:t>字段增加提示“包括非大类设备，如冷却塔、风机、变频器、水泵等</w:t>
            </w:r>
            <w:r>
              <w:rPr>
                <w:rFonts w:hint="eastAsia" w:ascii="宋体" w:hAnsi="宋体" w:cs="宋体"/>
                <w:i w:val="0"/>
                <w:iCs w:val="0"/>
                <w:color w:val="000000"/>
                <w:kern w:val="0"/>
                <w:sz w:val="18"/>
                <w:szCs w:val="18"/>
                <w:u w:val="none"/>
                <w:lang w:val="en-US" w:eastAsia="zh-CN" w:bidi="ar"/>
              </w:rPr>
              <w:t>”）</w:t>
            </w:r>
          </w:p>
        </w:tc>
        <w:tc>
          <w:tcPr>
            <w:tcW w:w="3900" w:type="dxa"/>
            <w:shd w:val="clear" w:color="auto" w:fill="auto"/>
            <w:noWrap/>
            <w:vAlign w:val="center"/>
          </w:tcPr>
          <w:p>
            <w:pPr>
              <w:keepNext w:val="0"/>
              <w:keepLines w:val="0"/>
              <w:widowControl/>
              <w:suppressLineNumbers w:val="0"/>
              <w:ind w:firstLine="0" w:firstLineChars="0"/>
              <w:jc w:val="left"/>
              <w:textAlignment w:val="center"/>
              <w:rPr>
                <w:rFonts w:hint="default" w:ascii="宋体" w:hAnsi="宋体" w:cs="宋体"/>
                <w:i w:val="0"/>
                <w:iCs w:val="0"/>
                <w:color w:val="000000"/>
                <w:kern w:val="0"/>
                <w:sz w:val="22"/>
                <w:szCs w:val="22"/>
                <w:u w:val="none"/>
                <w:lang w:val="en-US" w:eastAsia="zh-CN" w:bidi="ar"/>
              </w:rPr>
            </w:pPr>
            <w:r>
              <w:rPr>
                <w:rFonts w:hint="eastAsia" w:ascii="宋体" w:hAnsi="宋体" w:cs="宋体"/>
                <w:i w:val="0"/>
                <w:iCs w:val="0"/>
                <w:color w:val="000000"/>
                <w:kern w:val="0"/>
                <w:sz w:val="22"/>
                <w:szCs w:val="22"/>
                <w:u w:val="none"/>
                <w:lang w:val="en-US" w:eastAsia="zh-CN" w:bidi="ar"/>
              </w:rPr>
              <w:t>同上</w:t>
            </w:r>
          </w:p>
        </w:tc>
      </w:tr>
    </w:tbl>
    <w:p>
      <w:pPr>
        <w:numPr>
          <w:ilvl w:val="0"/>
          <w:numId w:val="0"/>
        </w:numPr>
        <w:rPr>
          <w:rFonts w:hint="eastAsia"/>
          <w:lang w:val="en-US" w:eastAsia="zh-CN"/>
        </w:rPr>
      </w:pPr>
      <w:r>
        <w:rPr>
          <w:rFonts w:hint="eastAsia"/>
          <w:lang w:val="en-US" w:eastAsia="zh-CN"/>
        </w:rPr>
        <w:t>上表配置规则分两步执行：</w:t>
      </w:r>
    </w:p>
    <w:p>
      <w:pPr>
        <w:numPr>
          <w:ilvl w:val="0"/>
          <w:numId w:val="60"/>
        </w:numPr>
        <w:rPr>
          <w:rFonts w:hint="eastAsia"/>
          <w:lang w:val="en-US" w:eastAsia="zh-CN"/>
        </w:rPr>
      </w:pPr>
      <w:r>
        <w:rPr>
          <w:rFonts w:hint="eastAsia"/>
          <w:lang w:val="en-US" w:eastAsia="zh-CN"/>
        </w:rPr>
        <w:t>判断已配置规则内，单条分路信息中，所属设备类型和下游设备类型是否符合规则配置范围，若不符合，标记</w:t>
      </w:r>
      <w:r>
        <w:rPr>
          <w:rFonts w:hint="eastAsia"/>
          <w:u w:val="single"/>
          <w:lang w:val="en-US" w:eastAsia="zh-CN"/>
        </w:rPr>
        <w:t>下游设备逻辑异常</w:t>
      </w:r>
      <w:r>
        <w:rPr>
          <w:rFonts w:hint="eastAsia"/>
          <w:lang w:val="en-US" w:eastAsia="zh-CN"/>
        </w:rPr>
        <w:t>。显示此条分路信息。</w:t>
      </w:r>
    </w:p>
    <w:p>
      <w:pPr>
        <w:numPr>
          <w:ilvl w:val="0"/>
          <w:numId w:val="60"/>
        </w:numPr>
        <w:rPr>
          <w:rFonts w:hint="default"/>
          <w:lang w:val="en-US" w:eastAsia="zh-CN"/>
        </w:rPr>
      </w:pPr>
      <w:r>
        <w:rPr>
          <w:rFonts w:hint="eastAsia"/>
          <w:lang w:val="en-US" w:eastAsia="zh-CN"/>
        </w:rPr>
        <w:t>已配置规则内，上游是否为空选项，选择必为空或必不为空的设备类型。</w:t>
      </w:r>
    </w:p>
    <w:p>
      <w:pPr>
        <w:numPr>
          <w:ilvl w:val="0"/>
          <w:numId w:val="61"/>
        </w:numPr>
        <w:ind w:left="420" w:leftChars="0" w:hanging="420" w:firstLineChars="0"/>
        <w:rPr>
          <w:rFonts w:hint="default"/>
          <w:lang w:val="en-US" w:eastAsia="zh-CN"/>
        </w:rPr>
      </w:pPr>
      <w:r>
        <w:rPr>
          <w:rFonts w:hint="eastAsia"/>
          <w:lang w:val="en-US" w:eastAsia="zh-CN"/>
        </w:rPr>
        <w:t>判断必为空的所属设备类型设备，其是否存在上游设备，若存在，则标记</w:t>
      </w:r>
      <w:r>
        <w:rPr>
          <w:rFonts w:hint="eastAsia"/>
          <w:u w:val="single"/>
          <w:lang w:val="en-US" w:eastAsia="zh-CN"/>
        </w:rPr>
        <w:t>上游设备逻辑异常</w:t>
      </w:r>
      <w:r>
        <w:rPr>
          <w:rFonts w:hint="eastAsia"/>
          <w:lang w:val="en-US" w:eastAsia="zh-CN"/>
        </w:rPr>
        <w:t>。显示该设备及其上游设备之间的所有分路信息。</w:t>
      </w:r>
    </w:p>
    <w:p>
      <w:pPr>
        <w:numPr>
          <w:ilvl w:val="0"/>
          <w:numId w:val="61"/>
        </w:numPr>
        <w:ind w:left="420" w:leftChars="0" w:hanging="420" w:firstLineChars="0"/>
        <w:rPr>
          <w:rFonts w:hint="default"/>
          <w:lang w:val="en-US" w:eastAsia="zh-CN"/>
        </w:rPr>
      </w:pPr>
      <w:r>
        <w:rPr>
          <w:rFonts w:hint="eastAsia"/>
          <w:lang w:val="en-US" w:eastAsia="zh-CN"/>
        </w:rPr>
        <w:t>判定必不为空的所属设备类型设备，其是否存在上游设备，若不存在，则标记</w:t>
      </w:r>
      <w:r>
        <w:rPr>
          <w:rFonts w:hint="eastAsia"/>
          <w:u w:val="single"/>
          <w:lang w:val="en-US" w:eastAsia="zh-CN"/>
        </w:rPr>
        <w:t>拓扑信息断点</w:t>
      </w:r>
      <w:r>
        <w:rPr>
          <w:rFonts w:hint="eastAsia"/>
          <w:u w:val="none"/>
          <w:lang w:val="en-US" w:eastAsia="zh-CN"/>
        </w:rPr>
        <w:t>。显示该设备及其下游设备之间的所有分路信息。</w:t>
      </w:r>
      <w:ins w:id="1881" w:author="zhoujiansheng" w:date="2025-07-31T18:13:33Z">
        <w:r>
          <w:rPr>
            <w:rFonts w:hint="eastAsia"/>
            <w:u w:val="none"/>
            <w:lang w:val="en-US" w:eastAsia="zh-CN"/>
          </w:rPr>
          <w:t>补充</w:t>
        </w:r>
      </w:ins>
      <w:ins w:id="1882" w:author="zhoujiansheng" w:date="2025-07-31T18:13:36Z">
        <w:r>
          <w:rPr>
            <w:rFonts w:hint="eastAsia"/>
            <w:u w:val="none"/>
            <w:lang w:val="en-US" w:eastAsia="zh-CN"/>
          </w:rPr>
          <w:t>原始</w:t>
        </w:r>
      </w:ins>
      <w:ins w:id="1883" w:author="zhoujiansheng" w:date="2025-07-31T18:13:37Z">
        <w:r>
          <w:rPr>
            <w:rFonts w:hint="eastAsia"/>
            <w:u w:val="none"/>
            <w:lang w:val="en-US" w:eastAsia="zh-CN"/>
          </w:rPr>
          <w:t>数据</w:t>
        </w:r>
      </w:ins>
      <w:ins w:id="1884" w:author="zhoujiansheng" w:date="2025-07-31T18:13:38Z">
        <w:r>
          <w:rPr>
            <w:rFonts w:hint="eastAsia"/>
            <w:u w:val="none"/>
            <w:lang w:val="en-US" w:eastAsia="zh-CN"/>
          </w:rPr>
          <w:t>异常</w:t>
        </w:r>
      </w:ins>
      <w:ins w:id="1885" w:author="zhoujiansheng" w:date="2025-07-31T18:13:39Z">
        <w:r>
          <w:rPr>
            <w:rFonts w:hint="eastAsia"/>
            <w:u w:val="none"/>
            <w:lang w:val="en-US" w:eastAsia="zh-CN"/>
          </w:rPr>
          <w:t>的</w:t>
        </w:r>
      </w:ins>
      <w:ins w:id="1886" w:author="zhoujiansheng" w:date="2025-07-31T18:13:41Z">
        <w:r>
          <w:rPr>
            <w:rFonts w:hint="eastAsia"/>
            <w:u w:val="none"/>
            <w:lang w:val="en-US" w:eastAsia="zh-CN"/>
          </w:rPr>
          <w:t>稽核</w:t>
        </w:r>
      </w:ins>
      <w:ins w:id="1887" w:author="zhoujiansheng" w:date="2025-07-31T18:13:42Z">
        <w:r>
          <w:rPr>
            <w:rFonts w:hint="eastAsia"/>
            <w:u w:val="none"/>
            <w:lang w:val="en-US" w:eastAsia="zh-CN"/>
          </w:rPr>
          <w:t>：</w:t>
        </w:r>
      </w:ins>
      <w:ins w:id="1888" w:author="zhoujiansheng" w:date="2025-07-31T18:13:44Z">
        <w:r>
          <w:rPr>
            <w:rFonts w:hint="eastAsia"/>
            <w:u w:val="none"/>
            <w:lang w:val="en-US" w:eastAsia="zh-CN"/>
          </w:rPr>
          <w:t>当</w:t>
        </w:r>
      </w:ins>
      <w:ins w:id="1889" w:author="zhoujiansheng" w:date="2025-07-31T18:14:23Z">
        <w:r>
          <w:rPr>
            <w:rFonts w:hint="eastAsia"/>
            <w:u w:val="none"/>
            <w:lang w:val="en-US" w:eastAsia="zh-CN"/>
          </w:rPr>
          <w:t>所属</w:t>
        </w:r>
      </w:ins>
      <w:ins w:id="1890" w:author="zhoujiansheng" w:date="2025-07-31T18:14:25Z">
        <w:r>
          <w:rPr>
            <w:rFonts w:hint="eastAsia"/>
            <w:u w:val="none"/>
            <w:lang w:val="en-US" w:eastAsia="zh-CN"/>
          </w:rPr>
          <w:t>设备</w:t>
        </w:r>
      </w:ins>
      <w:ins w:id="1891" w:author="zhoujiansheng" w:date="2025-07-31T18:14:46Z">
        <w:r>
          <w:rPr>
            <w:rFonts w:hint="eastAsia"/>
            <w:u w:val="none"/>
            <w:lang w:val="en-US" w:eastAsia="zh-CN"/>
          </w:rPr>
          <w:t>为空</w:t>
        </w:r>
      </w:ins>
      <w:ins w:id="1892" w:author="zhoujiansheng" w:date="2025-07-31T18:14:48Z">
        <w:r>
          <w:rPr>
            <w:rFonts w:hint="eastAsia"/>
            <w:u w:val="none"/>
            <w:lang w:val="en-US" w:eastAsia="zh-CN"/>
          </w:rPr>
          <w:t>时</w:t>
        </w:r>
      </w:ins>
      <w:ins w:id="1893" w:author="zhoujiansheng" w:date="2025-07-31T18:14:49Z">
        <w:r>
          <w:rPr>
            <w:rFonts w:hint="eastAsia"/>
            <w:u w:val="none"/>
            <w:lang w:val="en-US" w:eastAsia="zh-CN"/>
          </w:rPr>
          <w:t>，也</w:t>
        </w:r>
      </w:ins>
      <w:ins w:id="1894" w:author="zhoujiansheng" w:date="2025-07-31T18:14:51Z">
        <w:r>
          <w:rPr>
            <w:rFonts w:hint="eastAsia"/>
            <w:u w:val="none"/>
            <w:lang w:val="en-US" w:eastAsia="zh-CN"/>
          </w:rPr>
          <w:t>判断</w:t>
        </w:r>
      </w:ins>
      <w:ins w:id="1895" w:author="zhoujiansheng" w:date="2025-07-31T18:14:53Z">
        <w:r>
          <w:rPr>
            <w:rFonts w:hint="eastAsia"/>
            <w:u w:val="none"/>
            <w:lang w:val="en-US" w:eastAsia="zh-CN"/>
          </w:rPr>
          <w:t>为</w:t>
        </w:r>
      </w:ins>
      <w:ins w:id="1896" w:author="zhoujiansheng" w:date="2025-07-31T18:14:55Z">
        <w:r>
          <w:rPr>
            <w:rFonts w:hint="eastAsia"/>
            <w:u w:val="none"/>
            <w:lang w:val="en-US" w:eastAsia="zh-CN"/>
          </w:rPr>
          <w:t>拓扑</w:t>
        </w:r>
      </w:ins>
      <w:ins w:id="1897" w:author="zhoujiansheng" w:date="2025-07-31T18:14:56Z">
        <w:r>
          <w:rPr>
            <w:rFonts w:hint="eastAsia"/>
            <w:u w:val="none"/>
            <w:lang w:val="en-US" w:eastAsia="zh-CN"/>
          </w:rPr>
          <w:t>信息</w:t>
        </w:r>
      </w:ins>
      <w:ins w:id="1898" w:author="zhoujiansheng" w:date="2025-07-31T18:14:57Z">
        <w:r>
          <w:rPr>
            <w:rFonts w:hint="eastAsia"/>
            <w:u w:val="none"/>
            <w:lang w:val="en-US" w:eastAsia="zh-CN"/>
          </w:rPr>
          <w:t>断点</w:t>
        </w:r>
      </w:ins>
      <w:ins w:id="1899" w:author="zhoujiansheng" w:date="2025-07-31T18:14:58Z">
        <w:r>
          <w:rPr>
            <w:rFonts w:hint="eastAsia"/>
            <w:u w:val="none"/>
            <w:lang w:val="en-US" w:eastAsia="zh-CN"/>
          </w:rPr>
          <w:t>。</w:t>
        </w:r>
      </w:ins>
    </w:p>
    <w:p>
      <w:pPr>
        <w:numPr>
          <w:ilvl w:val="0"/>
          <w:numId w:val="0"/>
        </w:numPr>
        <w:rPr>
          <w:rFonts w:hint="eastAsia"/>
          <w:lang w:val="en-US" w:eastAsia="zh-CN"/>
        </w:rPr>
      </w:pPr>
    </w:p>
    <w:p>
      <w:pPr>
        <w:numPr>
          <w:ilvl w:val="0"/>
          <w:numId w:val="0"/>
        </w:numPr>
        <w:rPr>
          <w:rFonts w:hint="default"/>
          <w:b/>
          <w:bCs/>
          <w:lang w:val="en-US" w:eastAsia="zh-CN"/>
        </w:rPr>
      </w:pPr>
      <w:r>
        <w:rPr>
          <w:rFonts w:hint="eastAsia"/>
          <w:b/>
          <w:bCs/>
          <w:lang w:val="en-US" w:eastAsia="zh-CN"/>
        </w:rPr>
        <w:t>1.3单点闭环节点</w:t>
      </w:r>
    </w:p>
    <w:p>
      <w:pPr>
        <w:numPr>
          <w:ilvl w:val="0"/>
          <w:numId w:val="0"/>
        </w:numPr>
        <w:rPr>
          <w:rFonts w:hint="default"/>
          <w:lang w:val="en-US" w:eastAsia="zh-CN"/>
        </w:rPr>
      </w:pPr>
      <w:r>
        <w:rPr>
          <w:rFonts w:hint="eastAsia"/>
          <w:lang w:val="en-US" w:eastAsia="zh-CN"/>
        </w:rPr>
        <w:t>固定规则，判断“所属机房+所属设备”是否与“下游设备所在机房+下游设备”一致，若一致，则标记</w:t>
      </w:r>
      <w:r>
        <w:rPr>
          <w:rFonts w:hint="eastAsia"/>
          <w:u w:val="single"/>
          <w:lang w:val="en-US" w:eastAsia="zh-CN"/>
        </w:rPr>
        <w:t>单点闭环节点</w:t>
      </w:r>
      <w:r>
        <w:rPr>
          <w:rFonts w:hint="eastAsia"/>
          <w:lang w:val="en-US" w:eastAsia="zh-CN"/>
        </w:rPr>
        <w:t>。显示该此条分路信息。</w:t>
      </w: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widowControl w:val="0"/>
        <w:numPr>
          <w:ilvl w:val="0"/>
          <w:numId w:val="0"/>
        </w:numPr>
        <w:jc w:val="left"/>
        <w:rPr>
          <w:rFonts w:hint="default"/>
          <w:lang w:val="en-US" w:eastAsia="zh-CN"/>
        </w:rPr>
      </w:pPr>
    </w:p>
    <w:p>
      <w:pPr>
        <w:widowControl w:val="0"/>
        <w:numPr>
          <w:ilvl w:val="0"/>
          <w:numId w:val="0"/>
        </w:numPr>
        <w:jc w:val="left"/>
        <w:rPr>
          <w:rFonts w:hint="default"/>
          <w:lang w:val="en-US" w:eastAsia="zh-CN"/>
        </w:rPr>
        <w:sectPr>
          <w:pgSz w:w="11906" w:h="16838"/>
          <w:pgMar w:top="1440" w:right="1080" w:bottom="1440" w:left="1080" w:header="680" w:footer="992" w:gutter="0"/>
          <w:cols w:space="425" w:num="1"/>
          <w:docGrid w:type="lines" w:linePitch="312" w:charSpace="0"/>
        </w:sectPr>
      </w:pPr>
    </w:p>
    <w:p>
      <w:pPr>
        <w:pStyle w:val="4"/>
        <w:bidi w:val="0"/>
        <w:rPr>
          <w:rFonts w:hint="default"/>
          <w:lang w:val="en-US" w:eastAsia="zh-CN"/>
        </w:rPr>
      </w:pPr>
      <w:bookmarkStart w:id="43" w:name="_Toc21059"/>
      <w:r>
        <w:rPr>
          <w:rFonts w:hint="eastAsia"/>
          <w:lang w:val="en-US" w:eastAsia="zh-CN"/>
        </w:rPr>
        <w:t>容量管理</w:t>
      </w:r>
      <w:bookmarkEnd w:id="43"/>
    </w:p>
    <w:p>
      <w:pPr>
        <w:pStyle w:val="5"/>
      </w:pPr>
      <w:bookmarkStart w:id="44" w:name="_Toc7532"/>
      <w:r>
        <w:rPr>
          <w:rFonts w:hint="eastAsia"/>
        </w:rPr>
        <w:t>AIMIOps-</w:t>
      </w:r>
      <w:r>
        <w:rPr>
          <w:rFonts w:hint="eastAsia"/>
          <w:lang w:val="en-US" w:eastAsia="zh-CN"/>
        </w:rPr>
        <w:t>GX-</w:t>
      </w:r>
      <w:r>
        <w:rPr>
          <w:rFonts w:hint="eastAsia"/>
        </w:rPr>
        <w:t>BR-F</w:t>
      </w:r>
      <w:r>
        <w:rPr>
          <w:rFonts w:hint="eastAsia"/>
          <w:lang w:val="en-US" w:eastAsia="zh-CN"/>
        </w:rPr>
        <w:t>-05</w:t>
      </w:r>
      <w:r>
        <w:rPr>
          <w:rFonts w:hint="eastAsia"/>
        </w:rPr>
        <w:t>-</w:t>
      </w:r>
      <w:r>
        <w:rPr>
          <w:rFonts w:hint="eastAsia"/>
          <w:lang w:val="en-US" w:eastAsia="zh-CN"/>
        </w:rPr>
        <w:t>001容量扩容策略</w:t>
      </w:r>
      <w:bookmarkEnd w:id="44"/>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lang w:val="en-US" w:eastAsia="zh-CN"/>
        </w:rPr>
      </w:pPr>
      <w:r>
        <w:rPr>
          <w:rFonts w:hint="eastAsia"/>
          <w:b/>
          <w:bCs/>
          <w:lang w:val="en-US" w:eastAsia="zh-CN"/>
        </w:rPr>
        <w:t>功能位置</w:t>
      </w:r>
      <w:r>
        <w:rPr>
          <w:rFonts w:hint="eastAsia"/>
          <w:lang w:val="en-US" w:eastAsia="zh-CN"/>
        </w:rPr>
        <w:t>：容量管理——仿真扩容——容量扩容策略</w:t>
      </w:r>
    </w:p>
    <w:p>
      <w:pPr>
        <w:widowControl w:val="0"/>
        <w:numPr>
          <w:ilvl w:val="0"/>
          <w:numId w:val="0"/>
        </w:numPr>
        <w:jc w:val="left"/>
        <w:rPr>
          <w:rFonts w:hint="default"/>
          <w:lang w:val="en-US" w:eastAsia="zh-CN"/>
        </w:rPr>
      </w:pPr>
    </w:p>
    <w:p>
      <w:pPr>
        <w:widowControl w:val="0"/>
        <w:numPr>
          <w:ilvl w:val="0"/>
          <w:numId w:val="0"/>
        </w:numPr>
        <w:jc w:val="left"/>
        <w:rPr>
          <w:rFonts w:hint="default"/>
          <w:lang w:val="en-US" w:eastAsia="zh-CN"/>
        </w:rPr>
      </w:pPr>
    </w:p>
    <w:p>
      <w:pPr>
        <w:widowControl w:val="0"/>
        <w:numPr>
          <w:ilvl w:val="0"/>
          <w:numId w:val="0"/>
        </w:numPr>
        <w:jc w:val="left"/>
        <w:rPr>
          <w:rFonts w:hint="default"/>
          <w:lang w:val="en-US" w:eastAsia="zh-CN"/>
        </w:rPr>
      </w:pPr>
    </w:p>
    <w:p>
      <w:pPr>
        <w:widowControl w:val="0"/>
        <w:numPr>
          <w:ilvl w:val="0"/>
          <w:numId w:val="0"/>
        </w:numPr>
        <w:jc w:val="left"/>
        <w:rPr>
          <w:rFonts w:hint="eastAsia"/>
          <w:lang w:val="en-US" w:eastAsia="zh-CN"/>
        </w:rPr>
      </w:pPr>
      <w:r>
        <w:rPr>
          <w:rFonts w:hint="eastAsia"/>
          <w:lang w:val="en-US" w:eastAsia="zh-CN"/>
        </w:rPr>
        <w:t>低压直流配电，设备名称命名组合规律：设备品牌+设备子类+设备顺序号/所属系统顺序号</w:t>
      </w:r>
    </w:p>
    <w:p>
      <w:pPr>
        <w:widowControl w:val="0"/>
        <w:numPr>
          <w:ilvl w:val="0"/>
          <w:numId w:val="0"/>
        </w:numPr>
        <w:jc w:val="left"/>
        <w:rPr>
          <w:rFonts w:hint="default"/>
          <w:lang w:val="en-US" w:eastAsia="zh-CN"/>
        </w:rPr>
      </w:pPr>
      <w:r>
        <w:rPr>
          <w:rFonts w:hint="eastAsia"/>
          <w:lang w:val="en-US" w:eastAsia="zh-CN"/>
        </w:rPr>
        <w:t>低压交流配电，设备名称命名组合归类：设备品牌+设备子类+设备顺序号/所属系统顺序号</w:t>
      </w:r>
    </w:p>
    <w:p>
      <w:pPr>
        <w:widowControl w:val="0"/>
        <w:numPr>
          <w:ilvl w:val="0"/>
          <w:numId w:val="0"/>
        </w:numPr>
        <w:jc w:val="left"/>
        <w:rPr>
          <w:rFonts w:hint="eastAsia"/>
          <w:lang w:val="en-US" w:eastAsia="zh-CN"/>
        </w:rPr>
      </w:pPr>
      <w:r>
        <w:rPr>
          <w:rFonts w:hint="eastAsia"/>
          <w:lang w:val="en-US" w:eastAsia="zh-CN"/>
        </w:rPr>
        <w:t>设备顺序号：站点内相同子类的顺序编号</w:t>
      </w:r>
    </w:p>
    <w:p>
      <w:pPr>
        <w:widowControl w:val="0"/>
        <w:numPr>
          <w:ilvl w:val="0"/>
          <w:numId w:val="0"/>
        </w:numPr>
        <w:jc w:val="left"/>
        <w:rPr>
          <w:rFonts w:hint="eastAsia"/>
          <w:lang w:val="en-US" w:eastAsia="zh-CN"/>
        </w:rPr>
      </w:pPr>
    </w:p>
    <w:p>
      <w:pPr>
        <w:widowControl w:val="0"/>
        <w:numPr>
          <w:ilvl w:val="0"/>
          <w:numId w:val="0"/>
        </w:numPr>
        <w:jc w:val="left"/>
        <w:rPr>
          <w:rFonts w:hint="default"/>
          <w:lang w:val="en-US" w:eastAsia="zh-CN"/>
        </w:rPr>
      </w:pPr>
      <w:r>
        <w:rPr>
          <w:rFonts w:hint="eastAsia"/>
          <w:lang w:val="en-US" w:eastAsia="zh-CN"/>
        </w:rPr>
        <w:t>因为列头柜并非全为智能列头柜，无法获取到实时负载电流或功率</w:t>
      </w:r>
      <w:r>
        <w:commentReference w:id="11"/>
      </w:r>
      <w:r>
        <w:rPr>
          <w:rFonts w:hint="eastAsia"/>
          <w:lang w:val="en-US" w:eastAsia="zh-CN"/>
        </w:rPr>
        <w:t>，所以核查列头柜加载是否合理，只需验证从UPS或开关电源为末端节点的拓扑电路。</w:t>
      </w:r>
    </w:p>
    <w:p>
      <w:pPr>
        <w:widowControl w:val="0"/>
        <w:numPr>
          <w:ilvl w:val="0"/>
          <w:numId w:val="0"/>
        </w:numPr>
        <w:jc w:val="left"/>
        <w:rPr>
          <w:rFonts w:hint="default"/>
          <w:lang w:val="en-US" w:eastAsia="zh-CN"/>
        </w:rPr>
      </w:pPr>
    </w:p>
    <w:p>
      <w:pPr>
        <w:widowControl w:val="0"/>
        <w:numPr>
          <w:ilvl w:val="0"/>
          <w:numId w:val="0"/>
        </w:numPr>
        <w:jc w:val="left"/>
        <w:rPr>
          <w:rFonts w:hint="default"/>
          <w:lang w:val="en-US" w:eastAsia="zh-CN"/>
        </w:rPr>
      </w:pPr>
      <w:r>
        <w:rPr>
          <w:rFonts w:hint="eastAsia"/>
          <w:lang w:val="en-US" w:eastAsia="zh-CN"/>
        </w:rPr>
        <w:t>根据现有拓扑，怎么完成容量仿真和扩容策略所需数据的计算？？</w:t>
      </w:r>
    </w:p>
    <w:p>
      <w:pPr>
        <w:widowControl w:val="0"/>
        <w:numPr>
          <w:ilvl w:val="0"/>
          <w:numId w:val="0"/>
        </w:numPr>
        <w:jc w:val="left"/>
        <w:rPr>
          <w:rFonts w:hint="default"/>
          <w:lang w:val="en-US" w:eastAsia="zh-CN"/>
        </w:rPr>
      </w:pPr>
      <w:r>
        <w:rPr>
          <w:rFonts w:hint="eastAsia"/>
          <w:lang w:val="en-US" w:eastAsia="zh-CN"/>
        </w:rPr>
        <w:t>未生成拓扑的站点，是否不支持用电预算预占功能，再电子运维系统中，点击预占评估，返回“该机房拓扑关系未建立，暂时无法评估”</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0"/>
        <w:gridCol w:w="1660"/>
        <w:gridCol w:w="1660"/>
        <w:gridCol w:w="1660"/>
        <w:gridCol w:w="1661"/>
        <w:gridCol w:w="16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0" w:type="dxa"/>
          </w:tcPr>
          <w:p>
            <w:pPr>
              <w:widowControl w:val="0"/>
              <w:numPr>
                <w:ilvl w:val="0"/>
                <w:numId w:val="0"/>
              </w:numPr>
              <w:jc w:val="left"/>
              <w:rPr>
                <w:rFonts w:hint="default"/>
                <w:vertAlign w:val="baseline"/>
                <w:lang w:val="en-US" w:eastAsia="zh-CN"/>
              </w:rPr>
            </w:pPr>
          </w:p>
        </w:tc>
        <w:tc>
          <w:tcPr>
            <w:tcW w:w="1660" w:type="dxa"/>
          </w:tcPr>
          <w:p>
            <w:pPr>
              <w:widowControl w:val="0"/>
              <w:numPr>
                <w:ilvl w:val="0"/>
                <w:numId w:val="0"/>
              </w:numPr>
              <w:jc w:val="left"/>
              <w:rPr>
                <w:rFonts w:hint="default"/>
                <w:vertAlign w:val="baseline"/>
                <w:lang w:val="en-US" w:eastAsia="zh-CN"/>
              </w:rPr>
            </w:pPr>
            <w:r>
              <w:rPr>
                <w:rFonts w:hint="eastAsia"/>
                <w:vertAlign w:val="baseline"/>
                <w:lang w:val="en-US" w:eastAsia="zh-CN"/>
              </w:rPr>
              <w:t>UPS</w:t>
            </w:r>
          </w:p>
        </w:tc>
        <w:tc>
          <w:tcPr>
            <w:tcW w:w="1660" w:type="dxa"/>
          </w:tcPr>
          <w:p>
            <w:pPr>
              <w:widowControl w:val="0"/>
              <w:numPr>
                <w:ilvl w:val="0"/>
                <w:numId w:val="0"/>
              </w:numPr>
              <w:jc w:val="left"/>
              <w:rPr>
                <w:rFonts w:hint="default"/>
                <w:vertAlign w:val="baseline"/>
                <w:lang w:val="en-US" w:eastAsia="zh-CN"/>
              </w:rPr>
            </w:pPr>
            <w:r>
              <w:rPr>
                <w:rFonts w:hint="eastAsia"/>
                <w:vertAlign w:val="baseline"/>
                <w:lang w:val="en-US" w:eastAsia="zh-CN"/>
              </w:rPr>
              <w:t>低压</w:t>
            </w:r>
          </w:p>
        </w:tc>
        <w:tc>
          <w:tcPr>
            <w:tcW w:w="1660" w:type="dxa"/>
          </w:tcPr>
          <w:p>
            <w:pPr>
              <w:widowControl w:val="0"/>
              <w:numPr>
                <w:ilvl w:val="0"/>
                <w:numId w:val="0"/>
              </w:numPr>
              <w:jc w:val="left"/>
              <w:rPr>
                <w:rFonts w:hint="default"/>
                <w:vertAlign w:val="baseline"/>
                <w:lang w:val="en-US" w:eastAsia="zh-CN"/>
              </w:rPr>
            </w:pPr>
            <w:r>
              <w:rPr>
                <w:rFonts w:hint="eastAsia"/>
                <w:vertAlign w:val="baseline"/>
                <w:lang w:val="en-US" w:eastAsia="zh-CN"/>
              </w:rPr>
              <w:t>低压</w:t>
            </w:r>
          </w:p>
        </w:tc>
        <w:tc>
          <w:tcPr>
            <w:tcW w:w="1661" w:type="dxa"/>
          </w:tcPr>
          <w:p>
            <w:pPr>
              <w:widowControl w:val="0"/>
              <w:numPr>
                <w:ilvl w:val="0"/>
                <w:numId w:val="0"/>
              </w:numPr>
              <w:jc w:val="left"/>
              <w:rPr>
                <w:rFonts w:hint="default"/>
                <w:vertAlign w:val="baseline"/>
                <w:lang w:val="en-US" w:eastAsia="zh-CN"/>
              </w:rPr>
            </w:pPr>
            <w:r>
              <w:rPr>
                <w:rFonts w:hint="eastAsia"/>
                <w:vertAlign w:val="baseline"/>
                <w:lang w:val="en-US" w:eastAsia="zh-CN"/>
              </w:rPr>
              <w:t>变压器</w:t>
            </w:r>
          </w:p>
        </w:tc>
        <w:tc>
          <w:tcPr>
            <w:tcW w:w="1661" w:type="dxa"/>
          </w:tcPr>
          <w:p>
            <w:pPr>
              <w:widowControl w:val="0"/>
              <w:numPr>
                <w:ilvl w:val="0"/>
                <w:numId w:val="0"/>
              </w:numPr>
              <w:jc w:val="left"/>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0" w:type="dxa"/>
          </w:tcPr>
          <w:p>
            <w:pPr>
              <w:widowControl w:val="0"/>
              <w:numPr>
                <w:ilvl w:val="0"/>
                <w:numId w:val="0"/>
              </w:numPr>
              <w:jc w:val="left"/>
              <w:rPr>
                <w:rFonts w:hint="default"/>
                <w:vertAlign w:val="baseline"/>
                <w:lang w:val="en-US" w:eastAsia="zh-CN"/>
              </w:rPr>
            </w:pPr>
          </w:p>
        </w:tc>
        <w:tc>
          <w:tcPr>
            <w:tcW w:w="1660" w:type="dxa"/>
          </w:tcPr>
          <w:p>
            <w:pPr>
              <w:widowControl w:val="0"/>
              <w:numPr>
                <w:ilvl w:val="0"/>
                <w:numId w:val="0"/>
              </w:numPr>
              <w:jc w:val="left"/>
              <w:rPr>
                <w:rFonts w:hint="default"/>
                <w:vertAlign w:val="baseline"/>
                <w:lang w:val="en-US" w:eastAsia="zh-CN"/>
              </w:rPr>
            </w:pPr>
          </w:p>
        </w:tc>
        <w:tc>
          <w:tcPr>
            <w:tcW w:w="1660" w:type="dxa"/>
          </w:tcPr>
          <w:p>
            <w:pPr>
              <w:widowControl w:val="0"/>
              <w:numPr>
                <w:ilvl w:val="0"/>
                <w:numId w:val="0"/>
              </w:numPr>
              <w:jc w:val="left"/>
              <w:rPr>
                <w:rFonts w:hint="default"/>
                <w:vertAlign w:val="baseline"/>
                <w:lang w:val="en-US" w:eastAsia="zh-CN"/>
              </w:rPr>
            </w:pPr>
          </w:p>
        </w:tc>
        <w:tc>
          <w:tcPr>
            <w:tcW w:w="1660" w:type="dxa"/>
          </w:tcPr>
          <w:p>
            <w:pPr>
              <w:widowControl w:val="0"/>
              <w:numPr>
                <w:ilvl w:val="0"/>
                <w:numId w:val="0"/>
              </w:numPr>
              <w:jc w:val="left"/>
              <w:rPr>
                <w:rFonts w:hint="default"/>
                <w:vertAlign w:val="baseline"/>
                <w:lang w:val="en-US" w:eastAsia="zh-CN"/>
              </w:rPr>
            </w:pPr>
          </w:p>
        </w:tc>
        <w:tc>
          <w:tcPr>
            <w:tcW w:w="1661" w:type="dxa"/>
          </w:tcPr>
          <w:p>
            <w:pPr>
              <w:widowControl w:val="0"/>
              <w:numPr>
                <w:ilvl w:val="0"/>
                <w:numId w:val="0"/>
              </w:numPr>
              <w:jc w:val="left"/>
              <w:rPr>
                <w:rFonts w:hint="default"/>
                <w:vertAlign w:val="baseline"/>
                <w:lang w:val="en-US" w:eastAsia="zh-CN"/>
              </w:rPr>
            </w:pPr>
          </w:p>
        </w:tc>
        <w:tc>
          <w:tcPr>
            <w:tcW w:w="1661" w:type="dxa"/>
          </w:tcPr>
          <w:p>
            <w:pPr>
              <w:widowControl w:val="0"/>
              <w:numPr>
                <w:ilvl w:val="0"/>
                <w:numId w:val="0"/>
              </w:numPr>
              <w:jc w:val="left"/>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0" w:type="dxa"/>
          </w:tcPr>
          <w:p>
            <w:pPr>
              <w:widowControl w:val="0"/>
              <w:numPr>
                <w:ilvl w:val="0"/>
                <w:numId w:val="0"/>
              </w:numPr>
              <w:jc w:val="left"/>
              <w:rPr>
                <w:rFonts w:hint="default"/>
                <w:vertAlign w:val="baseline"/>
                <w:lang w:val="en-US" w:eastAsia="zh-CN"/>
              </w:rPr>
            </w:pPr>
          </w:p>
        </w:tc>
        <w:tc>
          <w:tcPr>
            <w:tcW w:w="1660" w:type="dxa"/>
          </w:tcPr>
          <w:p>
            <w:pPr>
              <w:widowControl w:val="0"/>
              <w:numPr>
                <w:ilvl w:val="0"/>
                <w:numId w:val="0"/>
              </w:numPr>
              <w:jc w:val="left"/>
              <w:rPr>
                <w:rFonts w:hint="default"/>
                <w:vertAlign w:val="baseline"/>
                <w:lang w:val="en-US" w:eastAsia="zh-CN"/>
              </w:rPr>
            </w:pPr>
          </w:p>
        </w:tc>
        <w:tc>
          <w:tcPr>
            <w:tcW w:w="1660" w:type="dxa"/>
          </w:tcPr>
          <w:p>
            <w:pPr>
              <w:widowControl w:val="0"/>
              <w:numPr>
                <w:ilvl w:val="0"/>
                <w:numId w:val="0"/>
              </w:numPr>
              <w:jc w:val="left"/>
              <w:rPr>
                <w:rFonts w:hint="default"/>
                <w:vertAlign w:val="baseline"/>
                <w:lang w:val="en-US" w:eastAsia="zh-CN"/>
              </w:rPr>
            </w:pPr>
          </w:p>
        </w:tc>
        <w:tc>
          <w:tcPr>
            <w:tcW w:w="1660" w:type="dxa"/>
          </w:tcPr>
          <w:p>
            <w:pPr>
              <w:widowControl w:val="0"/>
              <w:numPr>
                <w:ilvl w:val="0"/>
                <w:numId w:val="0"/>
              </w:numPr>
              <w:jc w:val="left"/>
              <w:rPr>
                <w:rFonts w:hint="default"/>
                <w:vertAlign w:val="baseline"/>
                <w:lang w:val="en-US" w:eastAsia="zh-CN"/>
              </w:rPr>
            </w:pPr>
          </w:p>
        </w:tc>
        <w:tc>
          <w:tcPr>
            <w:tcW w:w="1661" w:type="dxa"/>
          </w:tcPr>
          <w:p>
            <w:pPr>
              <w:widowControl w:val="0"/>
              <w:numPr>
                <w:ilvl w:val="0"/>
                <w:numId w:val="0"/>
              </w:numPr>
              <w:jc w:val="left"/>
              <w:rPr>
                <w:rFonts w:hint="default"/>
                <w:vertAlign w:val="baseline"/>
                <w:lang w:val="en-US" w:eastAsia="zh-CN"/>
              </w:rPr>
            </w:pPr>
          </w:p>
        </w:tc>
        <w:tc>
          <w:tcPr>
            <w:tcW w:w="1661" w:type="dxa"/>
          </w:tcPr>
          <w:p>
            <w:pPr>
              <w:widowControl w:val="0"/>
              <w:numPr>
                <w:ilvl w:val="0"/>
                <w:numId w:val="0"/>
              </w:numPr>
              <w:jc w:val="left"/>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0" w:type="dxa"/>
          </w:tcPr>
          <w:p>
            <w:pPr>
              <w:widowControl w:val="0"/>
              <w:numPr>
                <w:ilvl w:val="0"/>
                <w:numId w:val="0"/>
              </w:numPr>
              <w:jc w:val="left"/>
              <w:rPr>
                <w:rFonts w:hint="default"/>
                <w:vertAlign w:val="baseline"/>
                <w:lang w:val="en-US" w:eastAsia="zh-CN"/>
              </w:rPr>
            </w:pPr>
          </w:p>
        </w:tc>
        <w:tc>
          <w:tcPr>
            <w:tcW w:w="1660" w:type="dxa"/>
          </w:tcPr>
          <w:p>
            <w:pPr>
              <w:widowControl w:val="0"/>
              <w:numPr>
                <w:ilvl w:val="0"/>
                <w:numId w:val="0"/>
              </w:numPr>
              <w:jc w:val="left"/>
              <w:rPr>
                <w:rFonts w:hint="default"/>
                <w:vertAlign w:val="baseline"/>
                <w:lang w:val="en-US" w:eastAsia="zh-CN"/>
              </w:rPr>
            </w:pPr>
          </w:p>
        </w:tc>
        <w:tc>
          <w:tcPr>
            <w:tcW w:w="1660" w:type="dxa"/>
          </w:tcPr>
          <w:p>
            <w:pPr>
              <w:widowControl w:val="0"/>
              <w:numPr>
                <w:ilvl w:val="0"/>
                <w:numId w:val="0"/>
              </w:numPr>
              <w:jc w:val="left"/>
              <w:rPr>
                <w:rFonts w:hint="default"/>
                <w:vertAlign w:val="baseline"/>
                <w:lang w:val="en-US" w:eastAsia="zh-CN"/>
              </w:rPr>
            </w:pPr>
          </w:p>
        </w:tc>
        <w:tc>
          <w:tcPr>
            <w:tcW w:w="1660" w:type="dxa"/>
          </w:tcPr>
          <w:p>
            <w:pPr>
              <w:widowControl w:val="0"/>
              <w:numPr>
                <w:ilvl w:val="0"/>
                <w:numId w:val="0"/>
              </w:numPr>
              <w:jc w:val="left"/>
              <w:rPr>
                <w:rFonts w:hint="default"/>
                <w:vertAlign w:val="baseline"/>
                <w:lang w:val="en-US" w:eastAsia="zh-CN"/>
              </w:rPr>
            </w:pPr>
          </w:p>
        </w:tc>
        <w:tc>
          <w:tcPr>
            <w:tcW w:w="1661" w:type="dxa"/>
          </w:tcPr>
          <w:p>
            <w:pPr>
              <w:widowControl w:val="0"/>
              <w:numPr>
                <w:ilvl w:val="0"/>
                <w:numId w:val="0"/>
              </w:numPr>
              <w:jc w:val="left"/>
              <w:rPr>
                <w:rFonts w:hint="default"/>
                <w:vertAlign w:val="baseline"/>
                <w:lang w:val="en-US" w:eastAsia="zh-CN"/>
              </w:rPr>
            </w:pPr>
          </w:p>
        </w:tc>
        <w:tc>
          <w:tcPr>
            <w:tcW w:w="1661" w:type="dxa"/>
          </w:tcPr>
          <w:p>
            <w:pPr>
              <w:widowControl w:val="0"/>
              <w:numPr>
                <w:ilvl w:val="0"/>
                <w:numId w:val="0"/>
              </w:numPr>
              <w:jc w:val="left"/>
              <w:rPr>
                <w:rFonts w:hint="default"/>
                <w:vertAlign w:val="baseline"/>
                <w:lang w:val="en-US" w:eastAsia="zh-CN"/>
              </w:rPr>
            </w:pPr>
          </w:p>
        </w:tc>
      </w:tr>
    </w:tbl>
    <w:p>
      <w:pPr>
        <w:widowControl w:val="0"/>
        <w:numPr>
          <w:ilvl w:val="0"/>
          <w:numId w:val="0"/>
        </w:numPr>
        <w:jc w:val="left"/>
        <w:rPr>
          <w:rFonts w:hint="default"/>
          <w:lang w:val="en-US" w:eastAsia="zh-CN"/>
        </w:rPr>
      </w:pPr>
    </w:p>
    <w:p>
      <w:pPr>
        <w:widowControl w:val="0"/>
        <w:numPr>
          <w:ilvl w:val="0"/>
          <w:numId w:val="0"/>
        </w:numPr>
        <w:jc w:val="left"/>
        <w:rPr>
          <w:rFonts w:hint="default"/>
          <w:lang w:val="en-US" w:eastAsia="zh-CN"/>
        </w:rPr>
      </w:pPr>
      <w:r>
        <w:rPr>
          <w:rFonts w:hint="eastAsia"/>
          <w:lang w:val="en-US" w:eastAsia="zh-CN"/>
        </w:rPr>
        <w:t>通过4A运维管理中心加电工单实时接口推送的字段信息，迅速完成估算仿真，并返回估算结果。如果一个加电工单中有多台设备，是否支持多台设备的同时仿真估算</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20"/>
        <w:gridCol w:w="5074"/>
        <w:gridCol w:w="156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shd w:val="clear" w:color="auto" w:fill="D7D7D7" w:themeFill="background1" w:themeFillShade="D8"/>
          </w:tcPr>
          <w:p>
            <w:pPr>
              <w:widowControl w:val="0"/>
              <w:numPr>
                <w:ilvl w:val="0"/>
                <w:numId w:val="0"/>
              </w:numPr>
              <w:jc w:val="center"/>
              <w:rPr>
                <w:rFonts w:hint="default"/>
                <w:vertAlign w:val="baseline"/>
                <w:lang w:val="en-US" w:eastAsia="zh-CN"/>
              </w:rPr>
            </w:pPr>
            <w:r>
              <w:rPr>
                <w:rFonts w:hint="eastAsia"/>
                <w:b/>
                <w:bCs/>
                <w:sz w:val="21"/>
                <w:szCs w:val="21"/>
                <w:vertAlign w:val="baseline"/>
                <w:lang w:val="en-US" w:eastAsia="zh-CN"/>
              </w:rPr>
              <w:t>加电工单字段</w:t>
            </w:r>
          </w:p>
        </w:tc>
        <w:tc>
          <w:tcPr>
            <w:tcW w:w="5074" w:type="dxa"/>
            <w:shd w:val="clear" w:color="auto" w:fill="D7D7D7" w:themeFill="background1" w:themeFillShade="D8"/>
          </w:tcPr>
          <w:p>
            <w:pPr>
              <w:widowControl w:val="0"/>
              <w:numPr>
                <w:ilvl w:val="0"/>
                <w:numId w:val="0"/>
              </w:numPr>
              <w:jc w:val="center"/>
              <w:rPr>
                <w:rFonts w:hint="default"/>
                <w:vertAlign w:val="baseline"/>
                <w:lang w:val="en-US" w:eastAsia="zh-CN"/>
              </w:rPr>
            </w:pPr>
            <w:r>
              <w:rPr>
                <w:rFonts w:hint="eastAsia"/>
                <w:b/>
                <w:bCs/>
                <w:vertAlign w:val="baseline"/>
                <w:lang w:val="en-US" w:eastAsia="zh-CN"/>
              </w:rPr>
              <w:t>问题？</w:t>
            </w:r>
          </w:p>
        </w:tc>
        <w:tc>
          <w:tcPr>
            <w:tcW w:w="1568" w:type="dxa"/>
            <w:shd w:val="clear" w:color="auto" w:fill="D7D7D7" w:themeFill="background1" w:themeFillShade="D8"/>
          </w:tcPr>
          <w:p>
            <w:pPr>
              <w:widowControl w:val="0"/>
              <w:numPr>
                <w:ilvl w:val="0"/>
                <w:numId w:val="0"/>
              </w:numPr>
              <w:jc w:val="center"/>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tcPr>
          <w:p>
            <w:pPr>
              <w:widowControl w:val="0"/>
              <w:numPr>
                <w:ilvl w:val="0"/>
                <w:numId w:val="0"/>
              </w:numPr>
              <w:jc w:val="left"/>
              <w:rPr>
                <w:rFonts w:hint="default"/>
                <w:vertAlign w:val="baseline"/>
                <w:lang w:val="en-US" w:eastAsia="zh-CN"/>
              </w:rPr>
            </w:pPr>
            <w:r>
              <w:rPr>
                <w:rFonts w:hint="eastAsia"/>
                <w:vertAlign w:val="baseline"/>
                <w:lang w:val="en-US" w:eastAsia="zh-CN"/>
              </w:rPr>
              <w:t>需要加电的站点</w:t>
            </w:r>
          </w:p>
        </w:tc>
        <w:tc>
          <w:tcPr>
            <w:tcW w:w="5074" w:type="dxa"/>
          </w:tcPr>
          <w:p>
            <w:pPr>
              <w:widowControl w:val="0"/>
              <w:numPr>
                <w:ilvl w:val="0"/>
                <w:numId w:val="0"/>
              </w:numPr>
              <w:jc w:val="left"/>
              <w:rPr>
                <w:rFonts w:hint="default"/>
                <w:vertAlign w:val="baseline"/>
                <w:lang w:val="en-US" w:eastAsia="zh-CN"/>
              </w:rPr>
            </w:pPr>
            <w:r>
              <w:rPr>
                <w:rFonts w:hint="eastAsia"/>
                <w:vertAlign w:val="baseline"/>
                <w:lang w:val="en-US" w:eastAsia="zh-CN"/>
              </w:rPr>
              <w:t>当前加电工单中的站点名称与动环或综资的站点名称是否一致，能否通过站点名称进行关联</w:t>
            </w:r>
          </w:p>
        </w:tc>
        <w:tc>
          <w:tcPr>
            <w:tcW w:w="1568" w:type="dxa"/>
          </w:tcPr>
          <w:p>
            <w:pPr>
              <w:widowControl w:val="0"/>
              <w:numPr>
                <w:ilvl w:val="0"/>
                <w:numId w:val="0"/>
              </w:numPr>
              <w:jc w:val="left"/>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tcPr>
          <w:p>
            <w:pPr>
              <w:widowControl w:val="0"/>
              <w:numPr>
                <w:ilvl w:val="0"/>
                <w:numId w:val="0"/>
              </w:numPr>
              <w:jc w:val="left"/>
              <w:rPr>
                <w:rFonts w:hint="default"/>
                <w:vertAlign w:val="baseline"/>
                <w:lang w:val="en-US" w:eastAsia="zh-CN"/>
              </w:rPr>
            </w:pPr>
            <w:r>
              <w:rPr>
                <w:rFonts w:hint="eastAsia"/>
                <w:vertAlign w:val="baseline"/>
                <w:lang w:val="en-US" w:eastAsia="zh-CN"/>
              </w:rPr>
              <w:t>用电设备机房</w:t>
            </w:r>
          </w:p>
        </w:tc>
        <w:tc>
          <w:tcPr>
            <w:tcW w:w="5074" w:type="dxa"/>
          </w:tcPr>
          <w:p>
            <w:pPr>
              <w:widowControl w:val="0"/>
              <w:numPr>
                <w:ilvl w:val="0"/>
                <w:numId w:val="0"/>
              </w:numPr>
              <w:jc w:val="left"/>
              <w:rPr>
                <w:rFonts w:hint="default"/>
                <w:vertAlign w:val="baseline"/>
                <w:lang w:val="en-US" w:eastAsia="zh-CN"/>
              </w:rPr>
            </w:pPr>
            <w:r>
              <w:rPr>
                <w:rFonts w:hint="eastAsia"/>
                <w:vertAlign w:val="baseline"/>
                <w:lang w:val="en-US" w:eastAsia="zh-CN"/>
              </w:rPr>
              <w:t>问题同上</w:t>
            </w:r>
          </w:p>
        </w:tc>
        <w:tc>
          <w:tcPr>
            <w:tcW w:w="1568" w:type="dxa"/>
          </w:tcPr>
          <w:p>
            <w:pPr>
              <w:widowControl w:val="0"/>
              <w:numPr>
                <w:ilvl w:val="0"/>
                <w:numId w:val="0"/>
              </w:numPr>
              <w:jc w:val="left"/>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tcPr>
          <w:p>
            <w:pPr>
              <w:widowControl w:val="0"/>
              <w:numPr>
                <w:ilvl w:val="0"/>
                <w:numId w:val="0"/>
              </w:numPr>
              <w:jc w:val="left"/>
              <w:rPr>
                <w:rFonts w:hint="default"/>
                <w:vertAlign w:val="baseline"/>
                <w:lang w:val="en-US" w:eastAsia="zh-CN"/>
              </w:rPr>
            </w:pPr>
            <w:r>
              <w:rPr>
                <w:rFonts w:hint="eastAsia"/>
                <w:vertAlign w:val="baseline"/>
                <w:lang w:val="en-US" w:eastAsia="zh-CN"/>
              </w:rPr>
              <w:t>用电设备名称</w:t>
            </w:r>
          </w:p>
        </w:tc>
        <w:tc>
          <w:tcPr>
            <w:tcW w:w="5074" w:type="dxa"/>
          </w:tcPr>
          <w:p>
            <w:pPr>
              <w:widowControl w:val="0"/>
              <w:numPr>
                <w:ilvl w:val="0"/>
                <w:numId w:val="0"/>
              </w:numPr>
              <w:jc w:val="left"/>
              <w:rPr>
                <w:rFonts w:hint="default"/>
                <w:vertAlign w:val="baseline"/>
                <w:lang w:val="en-US" w:eastAsia="zh-CN"/>
              </w:rPr>
            </w:pPr>
            <w:r>
              <w:rPr>
                <w:rFonts w:hint="eastAsia"/>
                <w:vertAlign w:val="baseline"/>
                <w:lang w:val="en-US" w:eastAsia="zh-CN"/>
              </w:rPr>
              <w:t>感觉用不上，先挂着</w:t>
            </w:r>
          </w:p>
        </w:tc>
        <w:tc>
          <w:tcPr>
            <w:tcW w:w="1568" w:type="dxa"/>
          </w:tcPr>
          <w:p>
            <w:pPr>
              <w:widowControl w:val="0"/>
              <w:numPr>
                <w:ilvl w:val="0"/>
                <w:numId w:val="0"/>
              </w:numPr>
              <w:jc w:val="left"/>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tcPr>
          <w:p>
            <w:pPr>
              <w:widowControl w:val="0"/>
              <w:numPr>
                <w:ilvl w:val="0"/>
                <w:numId w:val="0"/>
              </w:numPr>
              <w:jc w:val="left"/>
              <w:rPr>
                <w:rFonts w:hint="default"/>
                <w:vertAlign w:val="baseline"/>
                <w:lang w:val="en-US" w:eastAsia="zh-CN"/>
              </w:rPr>
            </w:pPr>
            <w:r>
              <w:rPr>
                <w:rFonts w:hint="eastAsia"/>
                <w:vertAlign w:val="baseline"/>
                <w:lang w:val="en-US" w:eastAsia="zh-CN"/>
              </w:rPr>
              <w:t>用电设备类型</w:t>
            </w:r>
          </w:p>
        </w:tc>
        <w:tc>
          <w:tcPr>
            <w:tcW w:w="5074" w:type="dxa"/>
          </w:tcPr>
          <w:p>
            <w:pPr>
              <w:widowControl w:val="0"/>
              <w:numPr>
                <w:ilvl w:val="0"/>
                <w:numId w:val="0"/>
              </w:numPr>
              <w:jc w:val="left"/>
              <w:rPr>
                <w:rFonts w:hint="default"/>
                <w:vertAlign w:val="baseline"/>
                <w:lang w:val="en-US" w:eastAsia="zh-CN"/>
              </w:rPr>
            </w:pPr>
            <w:r>
              <w:rPr>
                <w:rFonts w:hint="eastAsia"/>
                <w:vertAlign w:val="baseline"/>
                <w:lang w:val="en-US" w:eastAsia="zh-CN"/>
              </w:rPr>
              <w:t>有哪些枚举值，是否涉及跨专业输出分路信息</w:t>
            </w:r>
          </w:p>
        </w:tc>
        <w:tc>
          <w:tcPr>
            <w:tcW w:w="1568" w:type="dxa"/>
          </w:tcPr>
          <w:p>
            <w:pPr>
              <w:widowControl w:val="0"/>
              <w:numPr>
                <w:ilvl w:val="0"/>
                <w:numId w:val="0"/>
              </w:numPr>
              <w:jc w:val="left"/>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tcPr>
          <w:p>
            <w:pPr>
              <w:widowControl w:val="0"/>
              <w:numPr>
                <w:ilvl w:val="0"/>
                <w:numId w:val="0"/>
              </w:numPr>
              <w:jc w:val="left"/>
              <w:rPr>
                <w:rFonts w:hint="default"/>
                <w:vertAlign w:val="baseline"/>
                <w:lang w:val="en-US" w:eastAsia="zh-CN"/>
              </w:rPr>
            </w:pPr>
            <w:r>
              <w:rPr>
                <w:rFonts w:hint="eastAsia"/>
                <w:vertAlign w:val="baseline"/>
                <w:lang w:val="en-US" w:eastAsia="zh-CN"/>
              </w:rPr>
              <w:t>用电设备额定功率（W）</w:t>
            </w:r>
          </w:p>
        </w:tc>
        <w:tc>
          <w:tcPr>
            <w:tcW w:w="5074" w:type="dxa"/>
          </w:tcPr>
          <w:p>
            <w:pPr>
              <w:widowControl w:val="0"/>
              <w:numPr>
                <w:ilvl w:val="0"/>
                <w:numId w:val="0"/>
              </w:numPr>
              <w:jc w:val="left"/>
              <w:rPr>
                <w:rFonts w:hint="default"/>
                <w:vertAlign w:val="baseline"/>
                <w:lang w:val="en-US" w:eastAsia="zh-CN"/>
              </w:rPr>
            </w:pPr>
            <w:r>
              <w:rPr>
                <w:rFonts w:hint="eastAsia"/>
                <w:vertAlign w:val="baseline"/>
                <w:lang w:val="en-US" w:eastAsia="zh-CN"/>
              </w:rPr>
              <w:t>对接过来之后，需要对单位进行换算。动环统一用kW</w:t>
            </w:r>
          </w:p>
        </w:tc>
        <w:tc>
          <w:tcPr>
            <w:tcW w:w="1568" w:type="dxa"/>
          </w:tcPr>
          <w:p>
            <w:pPr>
              <w:widowControl w:val="0"/>
              <w:numPr>
                <w:ilvl w:val="0"/>
                <w:numId w:val="0"/>
              </w:numPr>
              <w:jc w:val="left"/>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tcPr>
          <w:p>
            <w:pPr>
              <w:widowControl w:val="0"/>
              <w:numPr>
                <w:ilvl w:val="0"/>
                <w:numId w:val="0"/>
              </w:numPr>
              <w:jc w:val="left"/>
              <w:rPr>
                <w:rFonts w:hint="default"/>
                <w:vertAlign w:val="baseline"/>
                <w:lang w:val="en-US" w:eastAsia="zh-CN"/>
              </w:rPr>
            </w:pPr>
            <w:r>
              <w:rPr>
                <w:rFonts w:hint="eastAsia"/>
                <w:vertAlign w:val="baseline"/>
                <w:lang w:val="en-US" w:eastAsia="zh-CN"/>
              </w:rPr>
              <w:t>配电设备机房</w:t>
            </w:r>
          </w:p>
        </w:tc>
        <w:tc>
          <w:tcPr>
            <w:tcW w:w="5074" w:type="dxa"/>
          </w:tcPr>
          <w:p>
            <w:pPr>
              <w:widowControl w:val="0"/>
              <w:numPr>
                <w:ilvl w:val="0"/>
                <w:numId w:val="0"/>
              </w:numPr>
              <w:jc w:val="left"/>
              <w:rPr>
                <w:rFonts w:hint="default"/>
                <w:vertAlign w:val="baseline"/>
                <w:lang w:val="en-US" w:eastAsia="zh-CN"/>
              </w:rPr>
            </w:pPr>
            <w:r>
              <w:rPr>
                <w:rFonts w:hint="eastAsia"/>
                <w:vertAlign w:val="baseline"/>
                <w:lang w:val="en-US" w:eastAsia="zh-CN"/>
              </w:rPr>
              <w:t>问题同用电设备机房；跨机房取电的情况多吗？</w:t>
            </w:r>
          </w:p>
        </w:tc>
        <w:tc>
          <w:tcPr>
            <w:tcW w:w="1568" w:type="dxa"/>
          </w:tcPr>
          <w:p>
            <w:pPr>
              <w:widowControl w:val="0"/>
              <w:numPr>
                <w:ilvl w:val="0"/>
                <w:numId w:val="0"/>
              </w:numPr>
              <w:jc w:val="left"/>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tcPr>
          <w:p>
            <w:pPr>
              <w:widowControl w:val="0"/>
              <w:numPr>
                <w:ilvl w:val="0"/>
                <w:numId w:val="0"/>
              </w:numPr>
              <w:jc w:val="left"/>
              <w:rPr>
                <w:rFonts w:hint="default"/>
                <w:vertAlign w:val="baseline"/>
                <w:lang w:val="en-US" w:eastAsia="zh-CN"/>
              </w:rPr>
            </w:pPr>
            <w:r>
              <w:rPr>
                <w:rFonts w:hint="eastAsia"/>
                <w:vertAlign w:val="baseline"/>
                <w:lang w:val="en-US" w:eastAsia="zh-CN"/>
              </w:rPr>
              <w:t>配电设备类型</w:t>
            </w:r>
          </w:p>
        </w:tc>
        <w:tc>
          <w:tcPr>
            <w:tcW w:w="5074" w:type="dxa"/>
          </w:tcPr>
          <w:p>
            <w:pPr>
              <w:widowControl w:val="0"/>
              <w:numPr>
                <w:ilvl w:val="0"/>
                <w:numId w:val="0"/>
              </w:numPr>
              <w:jc w:val="left"/>
              <w:rPr>
                <w:rFonts w:hint="default"/>
                <w:vertAlign w:val="baseline"/>
                <w:lang w:val="en-US" w:eastAsia="zh-CN"/>
              </w:rPr>
            </w:pPr>
            <w:r>
              <w:rPr>
                <w:rFonts w:hint="eastAsia"/>
                <w:vertAlign w:val="baseline"/>
                <w:lang w:val="en-US" w:eastAsia="zh-CN"/>
              </w:rPr>
              <w:t>有几种枚举值。如：“UPS配电/开关电源？”</w:t>
            </w:r>
          </w:p>
        </w:tc>
        <w:tc>
          <w:tcPr>
            <w:tcW w:w="1568" w:type="dxa"/>
          </w:tcPr>
          <w:p>
            <w:pPr>
              <w:widowControl w:val="0"/>
              <w:numPr>
                <w:ilvl w:val="0"/>
                <w:numId w:val="0"/>
              </w:numPr>
              <w:jc w:val="left"/>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tcPr>
          <w:p>
            <w:pPr>
              <w:widowControl w:val="0"/>
              <w:numPr>
                <w:ilvl w:val="0"/>
                <w:numId w:val="0"/>
              </w:numPr>
              <w:jc w:val="left"/>
              <w:rPr>
                <w:rFonts w:hint="default"/>
                <w:vertAlign w:val="baseline"/>
                <w:lang w:val="en-US" w:eastAsia="zh-CN"/>
              </w:rPr>
            </w:pPr>
            <w:r>
              <w:rPr>
                <w:rFonts w:hint="eastAsia"/>
                <w:vertAlign w:val="baseline"/>
                <w:lang w:val="en-US" w:eastAsia="zh-CN"/>
              </w:rPr>
              <w:t>配电设备名称</w:t>
            </w:r>
          </w:p>
        </w:tc>
        <w:tc>
          <w:tcPr>
            <w:tcW w:w="5074" w:type="dxa"/>
          </w:tcPr>
          <w:p>
            <w:pPr>
              <w:widowControl w:val="0"/>
              <w:numPr>
                <w:ilvl w:val="0"/>
                <w:numId w:val="0"/>
              </w:numPr>
              <w:jc w:val="left"/>
              <w:rPr>
                <w:rFonts w:hint="default"/>
                <w:vertAlign w:val="baseline"/>
                <w:lang w:val="en-US" w:eastAsia="zh-CN"/>
              </w:rPr>
            </w:pPr>
            <w:r>
              <w:rPr>
                <w:rFonts w:hint="eastAsia"/>
                <w:vertAlign w:val="baseline"/>
                <w:lang w:val="en-US" w:eastAsia="zh-CN"/>
              </w:rPr>
              <w:t>设备名称是否与综资设备名称一致。是否可通过机房+设备名称进行定位</w:t>
            </w:r>
          </w:p>
        </w:tc>
        <w:tc>
          <w:tcPr>
            <w:tcW w:w="1568" w:type="dxa"/>
          </w:tcPr>
          <w:p>
            <w:pPr>
              <w:widowControl w:val="0"/>
              <w:numPr>
                <w:ilvl w:val="0"/>
                <w:numId w:val="0"/>
              </w:numPr>
              <w:jc w:val="left"/>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tcPr>
          <w:p>
            <w:pPr>
              <w:widowControl w:val="0"/>
              <w:numPr>
                <w:ilvl w:val="0"/>
                <w:numId w:val="0"/>
              </w:numPr>
              <w:jc w:val="left"/>
              <w:rPr>
                <w:rFonts w:hint="default"/>
                <w:vertAlign w:val="baseline"/>
                <w:lang w:val="en-US" w:eastAsia="zh-CN"/>
              </w:rPr>
            </w:pPr>
            <w:r>
              <w:rPr>
                <w:rFonts w:hint="eastAsia"/>
                <w:vertAlign w:val="baseline"/>
                <w:lang w:val="en-US" w:eastAsia="zh-CN"/>
              </w:rPr>
              <w:t>配电设备编号</w:t>
            </w:r>
          </w:p>
        </w:tc>
        <w:tc>
          <w:tcPr>
            <w:tcW w:w="5074" w:type="dxa"/>
          </w:tcPr>
          <w:p>
            <w:pPr>
              <w:widowControl w:val="0"/>
              <w:numPr>
                <w:ilvl w:val="0"/>
                <w:numId w:val="0"/>
              </w:numPr>
              <w:jc w:val="left"/>
              <w:rPr>
                <w:rFonts w:hint="default"/>
                <w:vertAlign w:val="baseline"/>
                <w:lang w:val="en-US" w:eastAsia="zh-CN"/>
              </w:rPr>
            </w:pPr>
            <w:r>
              <w:rPr>
                <w:rFonts w:hint="eastAsia"/>
                <w:vertAlign w:val="baseline"/>
                <w:lang w:val="en-US" w:eastAsia="zh-CN"/>
              </w:rPr>
              <w:t>这个编号是否动环设备编码</w:t>
            </w:r>
          </w:p>
        </w:tc>
        <w:tc>
          <w:tcPr>
            <w:tcW w:w="1568" w:type="dxa"/>
          </w:tcPr>
          <w:p>
            <w:pPr>
              <w:widowControl w:val="0"/>
              <w:numPr>
                <w:ilvl w:val="0"/>
                <w:numId w:val="0"/>
              </w:numPr>
              <w:jc w:val="left"/>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tcPr>
          <w:p>
            <w:pPr>
              <w:widowControl w:val="0"/>
              <w:numPr>
                <w:ilvl w:val="0"/>
                <w:numId w:val="0"/>
              </w:numPr>
              <w:jc w:val="left"/>
              <w:rPr>
                <w:rFonts w:hint="default"/>
                <w:vertAlign w:val="baseline"/>
                <w:lang w:val="en-US" w:eastAsia="zh-CN"/>
              </w:rPr>
            </w:pPr>
            <w:r>
              <w:rPr>
                <w:rFonts w:hint="eastAsia"/>
                <w:vertAlign w:val="baseline"/>
                <w:lang w:val="en-US" w:eastAsia="zh-CN"/>
              </w:rPr>
              <w:t>工作电压等级</w:t>
            </w:r>
          </w:p>
        </w:tc>
        <w:tc>
          <w:tcPr>
            <w:tcW w:w="5074" w:type="dxa"/>
          </w:tcPr>
          <w:p>
            <w:pPr>
              <w:widowControl w:val="0"/>
              <w:numPr>
                <w:ilvl w:val="0"/>
                <w:numId w:val="0"/>
              </w:numPr>
              <w:jc w:val="left"/>
              <w:rPr>
                <w:rFonts w:hint="default"/>
                <w:vertAlign w:val="baseline"/>
                <w:lang w:val="en-US" w:eastAsia="zh-CN"/>
              </w:rPr>
            </w:pPr>
            <w:r>
              <w:rPr>
                <w:rFonts w:hint="eastAsia"/>
                <w:vertAlign w:val="baseline"/>
                <w:lang w:val="en-US" w:eastAsia="zh-CN"/>
              </w:rPr>
              <w:t>有哪些枚举值？如220V</w:t>
            </w:r>
          </w:p>
        </w:tc>
        <w:tc>
          <w:tcPr>
            <w:tcW w:w="1568" w:type="dxa"/>
          </w:tcPr>
          <w:p>
            <w:pPr>
              <w:widowControl w:val="0"/>
              <w:numPr>
                <w:ilvl w:val="0"/>
                <w:numId w:val="0"/>
              </w:numPr>
              <w:jc w:val="left"/>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tcPr>
          <w:p>
            <w:pPr>
              <w:widowControl w:val="0"/>
              <w:numPr>
                <w:ilvl w:val="0"/>
                <w:numId w:val="0"/>
              </w:numPr>
              <w:jc w:val="left"/>
              <w:rPr>
                <w:rFonts w:hint="default"/>
                <w:vertAlign w:val="baseline"/>
                <w:lang w:val="en-US" w:eastAsia="zh-CN"/>
              </w:rPr>
            </w:pPr>
            <w:r>
              <w:rPr>
                <w:rFonts w:hint="eastAsia"/>
                <w:vertAlign w:val="baseline"/>
                <w:lang w:val="en-US" w:eastAsia="zh-CN"/>
              </w:rPr>
              <w:t>加电功率（kW）</w:t>
            </w:r>
          </w:p>
        </w:tc>
        <w:tc>
          <w:tcPr>
            <w:tcW w:w="5074" w:type="dxa"/>
          </w:tcPr>
          <w:p>
            <w:pPr>
              <w:widowControl w:val="0"/>
              <w:numPr>
                <w:ilvl w:val="0"/>
                <w:numId w:val="0"/>
              </w:numPr>
              <w:jc w:val="left"/>
              <w:rPr>
                <w:rFonts w:hint="default"/>
                <w:vertAlign w:val="baseline"/>
                <w:lang w:val="en-US" w:eastAsia="zh-CN"/>
              </w:rPr>
            </w:pPr>
            <w:r>
              <w:rPr>
                <w:rFonts w:hint="eastAsia"/>
                <w:vertAlign w:val="baseline"/>
                <w:lang w:val="en-US" w:eastAsia="zh-CN"/>
              </w:rPr>
              <w:t>判断线路上加多大功率，用加电功率，还是用“用电设备额定功率”</w:t>
            </w:r>
          </w:p>
        </w:tc>
        <w:tc>
          <w:tcPr>
            <w:tcW w:w="1568" w:type="dxa"/>
          </w:tcPr>
          <w:p>
            <w:pPr>
              <w:widowControl w:val="0"/>
              <w:numPr>
                <w:ilvl w:val="0"/>
                <w:numId w:val="0"/>
              </w:numPr>
              <w:jc w:val="left"/>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tcPr>
          <w:p>
            <w:pPr>
              <w:widowControl w:val="0"/>
              <w:numPr>
                <w:ilvl w:val="0"/>
                <w:numId w:val="0"/>
              </w:numPr>
              <w:jc w:val="left"/>
              <w:rPr>
                <w:rFonts w:hint="default"/>
                <w:vertAlign w:val="baseline"/>
                <w:lang w:val="en-US" w:eastAsia="zh-CN"/>
              </w:rPr>
            </w:pPr>
            <w:r>
              <w:rPr>
                <w:rFonts w:hint="eastAsia"/>
                <w:vertAlign w:val="baseline"/>
                <w:lang w:val="en-US" w:eastAsia="zh-CN"/>
              </w:rPr>
              <w:t>分路类型</w:t>
            </w:r>
          </w:p>
        </w:tc>
        <w:tc>
          <w:tcPr>
            <w:tcW w:w="5074" w:type="dxa"/>
          </w:tcPr>
          <w:p>
            <w:pPr>
              <w:widowControl w:val="0"/>
              <w:numPr>
                <w:ilvl w:val="0"/>
                <w:numId w:val="0"/>
              </w:numPr>
              <w:jc w:val="left"/>
              <w:rPr>
                <w:rFonts w:hint="default"/>
                <w:vertAlign w:val="baseline"/>
                <w:lang w:val="en-US" w:eastAsia="zh-CN"/>
              </w:rPr>
            </w:pPr>
            <w:r>
              <w:rPr>
                <w:rFonts w:hint="eastAsia"/>
                <w:vertAlign w:val="baseline"/>
                <w:lang w:val="en-US" w:eastAsia="zh-CN"/>
              </w:rPr>
              <w:t>工单中没有值，可能为非必填字段，尽量不考虑使用</w:t>
            </w:r>
          </w:p>
        </w:tc>
        <w:tc>
          <w:tcPr>
            <w:tcW w:w="1568" w:type="dxa"/>
          </w:tcPr>
          <w:p>
            <w:pPr>
              <w:widowControl w:val="0"/>
              <w:numPr>
                <w:ilvl w:val="0"/>
                <w:numId w:val="0"/>
              </w:numPr>
              <w:jc w:val="left"/>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tcPr>
          <w:p>
            <w:pPr>
              <w:widowControl w:val="0"/>
              <w:numPr>
                <w:ilvl w:val="0"/>
                <w:numId w:val="0"/>
              </w:numPr>
              <w:jc w:val="left"/>
              <w:rPr>
                <w:rFonts w:hint="default"/>
                <w:vertAlign w:val="baseline"/>
                <w:lang w:val="en-US" w:eastAsia="zh-CN"/>
              </w:rPr>
            </w:pPr>
            <w:r>
              <w:rPr>
                <w:rFonts w:hint="eastAsia"/>
                <w:vertAlign w:val="baseline"/>
                <w:lang w:val="en-US" w:eastAsia="zh-CN"/>
              </w:rPr>
              <w:t>分路器件额定容量（A）</w:t>
            </w:r>
          </w:p>
        </w:tc>
        <w:tc>
          <w:tcPr>
            <w:tcW w:w="5074" w:type="dxa"/>
          </w:tcPr>
          <w:p>
            <w:pPr>
              <w:widowControl w:val="0"/>
              <w:numPr>
                <w:ilvl w:val="0"/>
                <w:numId w:val="0"/>
              </w:numPr>
              <w:jc w:val="left"/>
              <w:rPr>
                <w:rFonts w:hint="default"/>
                <w:vertAlign w:val="baseline"/>
                <w:lang w:val="en-US" w:eastAsia="zh-CN"/>
              </w:rPr>
            </w:pPr>
            <w:r>
              <w:rPr>
                <w:rFonts w:hint="eastAsia"/>
                <w:vertAlign w:val="baseline"/>
                <w:lang w:val="en-US" w:eastAsia="zh-CN"/>
              </w:rPr>
              <w:t>断路器、熔丝、空开等的额定参数</w:t>
            </w:r>
          </w:p>
        </w:tc>
        <w:tc>
          <w:tcPr>
            <w:tcW w:w="1568" w:type="dxa"/>
          </w:tcPr>
          <w:p>
            <w:pPr>
              <w:widowControl w:val="0"/>
              <w:numPr>
                <w:ilvl w:val="0"/>
                <w:numId w:val="0"/>
              </w:numPr>
              <w:jc w:val="left"/>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tcPr>
          <w:p>
            <w:pPr>
              <w:widowControl w:val="0"/>
              <w:numPr>
                <w:ilvl w:val="0"/>
                <w:numId w:val="0"/>
              </w:numPr>
              <w:jc w:val="left"/>
              <w:rPr>
                <w:rFonts w:hint="eastAsia"/>
                <w:vertAlign w:val="baseline"/>
                <w:lang w:val="en-US" w:eastAsia="zh-CN"/>
              </w:rPr>
            </w:pPr>
            <w:r>
              <w:rPr>
                <w:rFonts w:hint="eastAsia"/>
                <w:vertAlign w:val="baseline"/>
                <w:lang w:val="en-US" w:eastAsia="zh-CN"/>
              </w:rPr>
              <w:t>跨专业输出分路id</w:t>
            </w:r>
          </w:p>
        </w:tc>
        <w:tc>
          <w:tcPr>
            <w:tcW w:w="5074" w:type="dxa"/>
          </w:tcPr>
          <w:p>
            <w:pPr>
              <w:widowControl w:val="0"/>
              <w:numPr>
                <w:ilvl w:val="0"/>
                <w:numId w:val="0"/>
              </w:numPr>
              <w:jc w:val="left"/>
              <w:rPr>
                <w:rFonts w:hint="default"/>
                <w:vertAlign w:val="baseline"/>
                <w:lang w:val="en-US" w:eastAsia="zh-CN"/>
              </w:rPr>
            </w:pPr>
            <w:r>
              <w:rPr>
                <w:rFonts w:hint="eastAsia"/>
                <w:vertAlign w:val="baseline"/>
                <w:lang w:val="en-US" w:eastAsia="zh-CN"/>
              </w:rPr>
              <w:t>跨专业输出分路的res_code</w:t>
            </w:r>
          </w:p>
        </w:tc>
        <w:tc>
          <w:tcPr>
            <w:tcW w:w="1568" w:type="dxa"/>
          </w:tcPr>
          <w:p>
            <w:pPr>
              <w:widowControl w:val="0"/>
              <w:numPr>
                <w:ilvl w:val="0"/>
                <w:numId w:val="0"/>
              </w:numPr>
              <w:jc w:val="left"/>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tcPr>
          <w:p>
            <w:pPr>
              <w:widowControl w:val="0"/>
              <w:numPr>
                <w:ilvl w:val="0"/>
                <w:numId w:val="0"/>
              </w:numPr>
              <w:jc w:val="left"/>
              <w:rPr>
                <w:rFonts w:hint="default"/>
                <w:vertAlign w:val="baseline"/>
                <w:lang w:val="en-US" w:eastAsia="zh-CN"/>
              </w:rPr>
            </w:pPr>
            <w:r>
              <w:rPr>
                <w:rFonts w:hint="eastAsia"/>
                <w:vertAlign w:val="baseline"/>
                <w:lang w:val="en-US" w:eastAsia="zh-CN"/>
              </w:rPr>
              <w:t>分路名称</w:t>
            </w:r>
          </w:p>
        </w:tc>
        <w:tc>
          <w:tcPr>
            <w:tcW w:w="5074" w:type="dxa"/>
          </w:tcPr>
          <w:p>
            <w:pPr>
              <w:widowControl w:val="0"/>
              <w:numPr>
                <w:ilvl w:val="0"/>
                <w:numId w:val="0"/>
              </w:numPr>
              <w:jc w:val="left"/>
              <w:rPr>
                <w:rFonts w:hint="default"/>
                <w:vertAlign w:val="baseline"/>
                <w:lang w:val="en-US" w:eastAsia="zh-CN"/>
              </w:rPr>
            </w:pPr>
            <w:r>
              <w:rPr>
                <w:rFonts w:hint="eastAsia"/>
                <w:vertAlign w:val="baseline"/>
                <w:lang w:val="en-US" w:eastAsia="zh-CN"/>
              </w:rPr>
              <w:t>跨专业输出分路的分路名称</w:t>
            </w:r>
          </w:p>
        </w:tc>
        <w:tc>
          <w:tcPr>
            <w:tcW w:w="1568" w:type="dxa"/>
          </w:tcPr>
          <w:p>
            <w:pPr>
              <w:widowControl w:val="0"/>
              <w:numPr>
                <w:ilvl w:val="0"/>
                <w:numId w:val="0"/>
              </w:numPr>
              <w:jc w:val="left"/>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tcPr>
          <w:p>
            <w:pPr>
              <w:widowControl w:val="0"/>
              <w:numPr>
                <w:ilvl w:val="0"/>
                <w:numId w:val="0"/>
              </w:numPr>
              <w:jc w:val="left"/>
              <w:rPr>
                <w:rFonts w:hint="eastAsia"/>
                <w:vertAlign w:val="baseline"/>
                <w:lang w:val="en-US" w:eastAsia="zh-CN"/>
              </w:rPr>
            </w:pPr>
          </w:p>
        </w:tc>
        <w:tc>
          <w:tcPr>
            <w:tcW w:w="5074" w:type="dxa"/>
          </w:tcPr>
          <w:p>
            <w:pPr>
              <w:widowControl w:val="0"/>
              <w:numPr>
                <w:ilvl w:val="0"/>
                <w:numId w:val="0"/>
              </w:numPr>
              <w:jc w:val="left"/>
              <w:rPr>
                <w:rFonts w:hint="eastAsia"/>
                <w:vertAlign w:val="baseline"/>
                <w:lang w:val="en-US" w:eastAsia="zh-CN"/>
              </w:rPr>
            </w:pPr>
          </w:p>
        </w:tc>
        <w:tc>
          <w:tcPr>
            <w:tcW w:w="1568" w:type="dxa"/>
          </w:tcPr>
          <w:p>
            <w:pPr>
              <w:widowControl w:val="0"/>
              <w:numPr>
                <w:ilvl w:val="0"/>
                <w:numId w:val="0"/>
              </w:numPr>
              <w:jc w:val="left"/>
              <w:rPr>
                <w:rFonts w:hint="default"/>
                <w:vertAlign w:val="baseline"/>
                <w:lang w:val="en-US" w:eastAsia="zh-CN"/>
              </w:rPr>
            </w:pPr>
          </w:p>
        </w:tc>
      </w:tr>
    </w:tbl>
    <w:p>
      <w:pPr>
        <w:widowControl w:val="0"/>
        <w:numPr>
          <w:ilvl w:val="0"/>
          <w:numId w:val="0"/>
        </w:numPr>
        <w:jc w:val="left"/>
        <w:rPr>
          <w:rFonts w:hint="default"/>
          <w:lang w:val="en-US" w:eastAsia="zh-CN"/>
        </w:rPr>
      </w:pPr>
    </w:p>
    <w:p>
      <w:pPr>
        <w:widowControl w:val="0"/>
        <w:numPr>
          <w:ilvl w:val="0"/>
          <w:numId w:val="0"/>
        </w:numPr>
        <w:jc w:val="left"/>
        <w:rPr>
          <w:rFonts w:hint="default"/>
          <w:lang w:val="en-US" w:eastAsia="zh-CN"/>
        </w:rPr>
      </w:pPr>
      <w:r>
        <w:rPr>
          <w:rFonts w:hint="eastAsia"/>
          <w:lang w:val="en-US" w:eastAsia="zh-CN"/>
        </w:rPr>
        <w:t>跨专业输出分路中，有个使用状态“空闲/占用”，不考虑到空开一层的话，这个信息可以不用考虑</w:t>
      </w:r>
    </w:p>
    <w:p>
      <w:pPr>
        <w:widowControl w:val="0"/>
        <w:numPr>
          <w:ilvl w:val="0"/>
          <w:numId w:val="0"/>
        </w:numPr>
        <w:jc w:val="left"/>
        <w:rPr>
          <w:rFonts w:hint="default"/>
          <w:lang w:val="en-US" w:eastAsia="zh-CN"/>
        </w:rPr>
      </w:pPr>
      <w:r>
        <w:rPr>
          <w:rFonts w:hint="eastAsia"/>
          <w:lang w:val="en-US" w:eastAsia="zh-CN"/>
        </w:rPr>
        <w:t>同一机房，相同设备名称，分路名称不同，主路和备路有做区分。这种情况的负载率计算，只算一路。</w:t>
      </w:r>
    </w:p>
    <w:p>
      <w:pPr>
        <w:widowControl w:val="0"/>
        <w:numPr>
          <w:ilvl w:val="0"/>
          <w:numId w:val="0"/>
        </w:numPr>
        <w:jc w:val="left"/>
        <w:rPr>
          <w:rFonts w:hint="default"/>
          <w:lang w:val="en-US" w:eastAsia="zh-CN"/>
        </w:rPr>
      </w:pPr>
    </w:p>
    <w:p>
      <w:pPr>
        <w:widowControl w:val="0"/>
        <w:numPr>
          <w:ilvl w:val="0"/>
          <w:numId w:val="0"/>
        </w:numPr>
        <w:jc w:val="left"/>
        <w:rPr>
          <w:rFonts w:hint="eastAsia"/>
          <w:lang w:val="en-US" w:eastAsia="zh-CN"/>
        </w:rPr>
      </w:pPr>
      <w:r>
        <w:rPr>
          <w:rFonts w:hint="eastAsia"/>
          <w:lang w:val="en-US" w:eastAsia="zh-CN"/>
        </w:rPr>
        <w:t>扩容策略是否需要定时执行，页面展示缺省信息。还是任务触发</w:t>
      </w:r>
    </w:p>
    <w:p>
      <w:pPr>
        <w:widowControl w:val="0"/>
        <w:numPr>
          <w:ilvl w:val="0"/>
          <w:numId w:val="0"/>
        </w:numPr>
        <w:jc w:val="left"/>
        <w:rPr>
          <w:rFonts w:hint="default"/>
          <w:lang w:val="en-US" w:eastAsia="zh-CN"/>
        </w:rPr>
      </w:pPr>
    </w:p>
    <w:p>
      <w:pPr>
        <w:widowControl w:val="0"/>
        <w:numPr>
          <w:ilvl w:val="0"/>
          <w:numId w:val="0"/>
        </w:numPr>
        <w:jc w:val="left"/>
        <w:rPr>
          <w:rFonts w:hint="default"/>
          <w:lang w:val="en-US" w:eastAsia="zh-CN"/>
        </w:rPr>
      </w:pPr>
    </w:p>
    <w:p>
      <w:pPr>
        <w:widowControl w:val="0"/>
        <w:numPr>
          <w:ilvl w:val="0"/>
          <w:numId w:val="0"/>
        </w:numPr>
        <w:jc w:val="left"/>
        <w:rPr>
          <w:rFonts w:hint="default"/>
          <w:lang w:val="en-US" w:eastAsia="zh-CN"/>
        </w:rPr>
      </w:pPr>
    </w:p>
    <w:p>
      <w:pPr>
        <w:widowControl w:val="0"/>
        <w:numPr>
          <w:ilvl w:val="0"/>
          <w:numId w:val="0"/>
        </w:numPr>
        <w:jc w:val="left"/>
        <w:rPr>
          <w:rFonts w:hint="default"/>
          <w:lang w:val="en-US" w:eastAsia="zh-CN"/>
        </w:rPr>
      </w:pPr>
      <w:r>
        <w:rPr>
          <w:rFonts w:hint="eastAsia"/>
          <w:lang w:val="en-US" w:eastAsia="zh-CN"/>
        </w:rPr>
        <w:t>暂时不考虑备路。</w:t>
      </w:r>
    </w:p>
    <w:p>
      <w:pPr>
        <w:widowControl w:val="0"/>
        <w:numPr>
          <w:ilvl w:val="0"/>
          <w:numId w:val="0"/>
        </w:numPr>
        <w:jc w:val="left"/>
        <w:rPr>
          <w:rFonts w:hint="default"/>
          <w:lang w:val="en-US" w:eastAsia="zh-CN"/>
        </w:rPr>
      </w:pPr>
      <w:r>
        <w:rPr>
          <w:rFonts w:hint="eastAsia"/>
          <w:lang w:val="en-US" w:eastAsia="zh-CN"/>
        </w:rPr>
        <w:t>额定已经占用的和实际的负载，应该计算两个指标。</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2"/>
        <w:gridCol w:w="1422"/>
        <w:gridCol w:w="1422"/>
        <w:gridCol w:w="1423"/>
        <w:gridCol w:w="1423"/>
        <w:gridCol w:w="1423"/>
        <w:gridCol w:w="14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2" w:type="dxa"/>
          </w:tcPr>
          <w:p>
            <w:pPr>
              <w:widowControl w:val="0"/>
              <w:numPr>
                <w:ilvl w:val="0"/>
                <w:numId w:val="0"/>
              </w:numPr>
              <w:jc w:val="left"/>
              <w:rPr>
                <w:rFonts w:hint="eastAsia"/>
                <w:vertAlign w:val="baseline"/>
                <w:lang w:val="en-US" w:eastAsia="zh-CN"/>
              </w:rPr>
            </w:pPr>
          </w:p>
        </w:tc>
        <w:tc>
          <w:tcPr>
            <w:tcW w:w="1422" w:type="dxa"/>
          </w:tcPr>
          <w:p>
            <w:pPr>
              <w:widowControl w:val="0"/>
              <w:numPr>
                <w:ilvl w:val="0"/>
                <w:numId w:val="0"/>
              </w:numPr>
              <w:jc w:val="left"/>
              <w:rPr>
                <w:rFonts w:hint="default"/>
                <w:vertAlign w:val="baseline"/>
                <w:lang w:val="en-US" w:eastAsia="zh-CN"/>
              </w:rPr>
            </w:pPr>
            <w:r>
              <w:rPr>
                <w:rFonts w:hint="eastAsia"/>
                <w:vertAlign w:val="baseline"/>
                <w:lang w:val="en-US" w:eastAsia="zh-CN"/>
              </w:rPr>
              <w:t>设备名称</w:t>
            </w:r>
          </w:p>
        </w:tc>
        <w:tc>
          <w:tcPr>
            <w:tcW w:w="1422" w:type="dxa"/>
          </w:tcPr>
          <w:p>
            <w:pPr>
              <w:widowControl w:val="0"/>
              <w:numPr>
                <w:ilvl w:val="0"/>
                <w:numId w:val="0"/>
              </w:numPr>
              <w:jc w:val="left"/>
              <w:rPr>
                <w:rFonts w:hint="default"/>
                <w:vertAlign w:val="baseline"/>
                <w:lang w:val="en-US" w:eastAsia="zh-CN"/>
              </w:rPr>
            </w:pPr>
            <w:r>
              <w:rPr>
                <w:rFonts w:hint="eastAsia"/>
                <w:vertAlign w:val="baseline"/>
                <w:lang w:val="en-US" w:eastAsia="zh-CN"/>
              </w:rPr>
              <w:t>额定容量</w:t>
            </w:r>
          </w:p>
        </w:tc>
        <w:tc>
          <w:tcPr>
            <w:tcW w:w="1423" w:type="dxa"/>
          </w:tcPr>
          <w:p>
            <w:pPr>
              <w:widowControl w:val="0"/>
              <w:numPr>
                <w:ilvl w:val="0"/>
                <w:numId w:val="0"/>
              </w:numPr>
              <w:jc w:val="left"/>
              <w:rPr>
                <w:rFonts w:hint="default"/>
                <w:vertAlign w:val="baseline"/>
                <w:lang w:val="en-US" w:eastAsia="zh-CN"/>
              </w:rPr>
            </w:pPr>
            <w:r>
              <w:rPr>
                <w:rFonts w:hint="eastAsia"/>
                <w:vertAlign w:val="baseline"/>
                <w:lang w:val="en-US" w:eastAsia="zh-CN"/>
              </w:rPr>
              <w:t>已用容量</w:t>
            </w:r>
          </w:p>
        </w:tc>
        <w:tc>
          <w:tcPr>
            <w:tcW w:w="1423" w:type="dxa"/>
          </w:tcPr>
          <w:p>
            <w:pPr>
              <w:widowControl w:val="0"/>
              <w:numPr>
                <w:ilvl w:val="0"/>
                <w:numId w:val="0"/>
              </w:numPr>
              <w:jc w:val="left"/>
              <w:rPr>
                <w:rFonts w:hint="default"/>
                <w:vertAlign w:val="baseline"/>
                <w:lang w:val="en-US" w:eastAsia="zh-CN"/>
              </w:rPr>
            </w:pPr>
            <w:r>
              <w:rPr>
                <w:rFonts w:hint="eastAsia"/>
                <w:vertAlign w:val="baseline"/>
                <w:lang w:val="en-US" w:eastAsia="zh-CN"/>
              </w:rPr>
              <w:t>负载容量比</w:t>
            </w:r>
          </w:p>
        </w:tc>
        <w:tc>
          <w:tcPr>
            <w:tcW w:w="1423" w:type="dxa"/>
          </w:tcPr>
          <w:p>
            <w:pPr>
              <w:widowControl w:val="0"/>
              <w:numPr>
                <w:ilvl w:val="0"/>
                <w:numId w:val="0"/>
              </w:numPr>
              <w:jc w:val="left"/>
              <w:rPr>
                <w:rFonts w:hint="default"/>
                <w:vertAlign w:val="baseline"/>
                <w:lang w:val="en-US" w:eastAsia="zh-CN"/>
              </w:rPr>
            </w:pPr>
            <w:r>
              <w:rPr>
                <w:rFonts w:hint="eastAsia"/>
                <w:vertAlign w:val="baseline"/>
                <w:lang w:val="en-US" w:eastAsia="zh-CN"/>
              </w:rPr>
              <w:t>实际负载</w:t>
            </w:r>
          </w:p>
        </w:tc>
        <w:tc>
          <w:tcPr>
            <w:tcW w:w="1423" w:type="dxa"/>
          </w:tcPr>
          <w:p>
            <w:pPr>
              <w:widowControl w:val="0"/>
              <w:numPr>
                <w:ilvl w:val="0"/>
                <w:numId w:val="0"/>
              </w:numPr>
              <w:jc w:val="left"/>
              <w:rPr>
                <w:rFonts w:hint="default"/>
                <w:vertAlign w:val="baseline"/>
                <w:lang w:val="en-US" w:eastAsia="zh-CN"/>
              </w:rPr>
            </w:pPr>
            <w:r>
              <w:rPr>
                <w:rFonts w:hint="eastAsia"/>
                <w:vertAlign w:val="baseline"/>
                <w:lang w:val="en-US" w:eastAsia="zh-CN"/>
              </w:rPr>
              <w:t>负载率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2" w:type="dxa"/>
          </w:tcPr>
          <w:p>
            <w:pPr>
              <w:widowControl w:val="0"/>
              <w:numPr>
                <w:ilvl w:val="0"/>
                <w:numId w:val="0"/>
              </w:numPr>
              <w:jc w:val="left"/>
              <w:rPr>
                <w:rFonts w:hint="default"/>
                <w:vertAlign w:val="baseline"/>
                <w:lang w:val="en-US" w:eastAsia="zh-CN"/>
              </w:rPr>
            </w:pPr>
            <w:r>
              <w:rPr>
                <w:rFonts w:hint="eastAsia"/>
                <w:vertAlign w:val="baseline"/>
                <w:lang w:val="en-US" w:eastAsia="zh-CN"/>
              </w:rPr>
              <w:t>变压器</w:t>
            </w:r>
          </w:p>
        </w:tc>
        <w:tc>
          <w:tcPr>
            <w:tcW w:w="1422" w:type="dxa"/>
          </w:tcPr>
          <w:p>
            <w:pPr>
              <w:widowControl w:val="0"/>
              <w:numPr>
                <w:ilvl w:val="0"/>
                <w:numId w:val="0"/>
              </w:numPr>
              <w:jc w:val="left"/>
              <w:rPr>
                <w:rFonts w:hint="eastAsia"/>
                <w:vertAlign w:val="baseline"/>
                <w:lang w:val="en-US" w:eastAsia="zh-CN"/>
              </w:rPr>
            </w:pPr>
          </w:p>
        </w:tc>
        <w:tc>
          <w:tcPr>
            <w:tcW w:w="1422" w:type="dxa"/>
          </w:tcPr>
          <w:p>
            <w:pPr>
              <w:widowControl w:val="0"/>
              <w:numPr>
                <w:ilvl w:val="0"/>
                <w:numId w:val="0"/>
              </w:numPr>
              <w:jc w:val="left"/>
              <w:rPr>
                <w:rFonts w:hint="default"/>
                <w:vertAlign w:val="baseline"/>
                <w:lang w:val="en-US" w:eastAsia="zh-CN"/>
              </w:rPr>
            </w:pPr>
            <w:r>
              <w:rPr>
                <w:rFonts w:hint="eastAsia"/>
                <w:vertAlign w:val="baseline"/>
                <w:lang w:val="en-US" w:eastAsia="zh-CN"/>
              </w:rPr>
              <w:t>kVA</w:t>
            </w:r>
          </w:p>
        </w:tc>
        <w:tc>
          <w:tcPr>
            <w:tcW w:w="1423" w:type="dxa"/>
          </w:tcPr>
          <w:p>
            <w:pPr>
              <w:widowControl w:val="0"/>
              <w:numPr>
                <w:ilvl w:val="0"/>
                <w:numId w:val="0"/>
              </w:numPr>
              <w:jc w:val="left"/>
              <w:rPr>
                <w:rFonts w:hint="default"/>
                <w:vertAlign w:val="baseline"/>
                <w:lang w:val="en-US" w:eastAsia="zh-CN"/>
              </w:rPr>
            </w:pPr>
            <w:r>
              <w:rPr>
                <w:rFonts w:hint="eastAsia"/>
                <w:vertAlign w:val="baseline"/>
                <w:lang w:val="en-US" w:eastAsia="zh-CN"/>
              </w:rPr>
              <w:t>综资获取</w:t>
            </w:r>
          </w:p>
        </w:tc>
        <w:tc>
          <w:tcPr>
            <w:tcW w:w="1423" w:type="dxa"/>
          </w:tcPr>
          <w:p>
            <w:pPr>
              <w:widowControl w:val="0"/>
              <w:numPr>
                <w:ilvl w:val="0"/>
                <w:numId w:val="0"/>
              </w:numPr>
              <w:jc w:val="left"/>
              <w:rPr>
                <w:rFonts w:hint="default"/>
                <w:vertAlign w:val="baseline"/>
                <w:lang w:val="en-US" w:eastAsia="zh-CN"/>
              </w:rPr>
            </w:pPr>
            <w:r>
              <w:rPr>
                <w:rFonts w:hint="eastAsia"/>
                <w:vertAlign w:val="baseline"/>
                <w:lang w:val="en-US" w:eastAsia="zh-CN"/>
              </w:rPr>
              <w:t>已用容量/额定容量</w:t>
            </w:r>
          </w:p>
        </w:tc>
        <w:tc>
          <w:tcPr>
            <w:tcW w:w="1423" w:type="dxa"/>
          </w:tcPr>
          <w:p>
            <w:pPr>
              <w:widowControl w:val="0"/>
              <w:numPr>
                <w:ilvl w:val="0"/>
                <w:numId w:val="0"/>
              </w:numPr>
              <w:jc w:val="left"/>
              <w:rPr>
                <w:rFonts w:hint="eastAsia"/>
                <w:vertAlign w:val="baseline"/>
                <w:lang w:val="en-US" w:eastAsia="zh-CN"/>
              </w:rPr>
            </w:pPr>
          </w:p>
        </w:tc>
        <w:tc>
          <w:tcPr>
            <w:tcW w:w="1423" w:type="dxa"/>
          </w:tcPr>
          <w:p>
            <w:pPr>
              <w:widowControl w:val="0"/>
              <w:numPr>
                <w:ilvl w:val="0"/>
                <w:numId w:val="0"/>
              </w:numPr>
              <w:jc w:val="left"/>
              <w:rPr>
                <w:rFonts w:hint="default"/>
                <w:vertAlign w:val="baseline"/>
                <w:lang w:val="en-US" w:eastAsia="zh-CN"/>
              </w:rPr>
            </w:pPr>
            <w:r>
              <w:rPr>
                <w:rFonts w:hint="eastAsia"/>
                <w:vertAlign w:val="baseline"/>
                <w:lang w:val="en-US" w:eastAsia="zh-CN"/>
              </w:rPr>
              <w:t>实际负载/额定容量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2" w:type="dxa"/>
          </w:tcPr>
          <w:p>
            <w:pPr>
              <w:widowControl w:val="0"/>
              <w:numPr>
                <w:ilvl w:val="0"/>
                <w:numId w:val="0"/>
              </w:numPr>
              <w:jc w:val="left"/>
              <w:rPr>
                <w:rFonts w:hint="default"/>
                <w:vertAlign w:val="baseline"/>
                <w:lang w:val="en-US" w:eastAsia="zh-CN"/>
              </w:rPr>
            </w:pPr>
            <w:r>
              <w:rPr>
                <w:rFonts w:hint="eastAsia"/>
                <w:vertAlign w:val="baseline"/>
                <w:lang w:val="en-US" w:eastAsia="zh-CN"/>
              </w:rPr>
              <w:t>低压交流配电</w:t>
            </w:r>
          </w:p>
        </w:tc>
        <w:tc>
          <w:tcPr>
            <w:tcW w:w="1422" w:type="dxa"/>
          </w:tcPr>
          <w:p>
            <w:pPr>
              <w:widowControl w:val="0"/>
              <w:numPr>
                <w:ilvl w:val="0"/>
                <w:numId w:val="0"/>
              </w:numPr>
              <w:jc w:val="left"/>
              <w:rPr>
                <w:rFonts w:hint="eastAsia"/>
                <w:vertAlign w:val="baseline"/>
                <w:lang w:val="en-US" w:eastAsia="zh-CN"/>
              </w:rPr>
            </w:pPr>
          </w:p>
        </w:tc>
        <w:tc>
          <w:tcPr>
            <w:tcW w:w="1422" w:type="dxa"/>
          </w:tcPr>
          <w:p>
            <w:pPr>
              <w:widowControl w:val="0"/>
              <w:numPr>
                <w:ilvl w:val="0"/>
                <w:numId w:val="0"/>
              </w:numPr>
              <w:jc w:val="left"/>
              <w:rPr>
                <w:rFonts w:hint="default"/>
                <w:vertAlign w:val="baseline"/>
                <w:lang w:val="en-US" w:eastAsia="zh-CN"/>
              </w:rPr>
            </w:pPr>
            <w:r>
              <w:rPr>
                <w:rFonts w:hint="eastAsia"/>
                <w:vertAlign w:val="baseline"/>
                <w:lang w:val="en-US" w:eastAsia="zh-CN"/>
              </w:rPr>
              <w:t>A</w:t>
            </w:r>
          </w:p>
        </w:tc>
        <w:tc>
          <w:tcPr>
            <w:tcW w:w="1423" w:type="dxa"/>
          </w:tcPr>
          <w:p>
            <w:pPr>
              <w:widowControl w:val="0"/>
              <w:numPr>
                <w:ilvl w:val="0"/>
                <w:numId w:val="0"/>
              </w:numPr>
              <w:jc w:val="left"/>
              <w:rPr>
                <w:rFonts w:hint="eastAsia"/>
                <w:vertAlign w:val="baseline"/>
                <w:lang w:val="en-US" w:eastAsia="zh-CN"/>
              </w:rPr>
            </w:pPr>
          </w:p>
        </w:tc>
        <w:tc>
          <w:tcPr>
            <w:tcW w:w="1423" w:type="dxa"/>
          </w:tcPr>
          <w:p>
            <w:pPr>
              <w:widowControl w:val="0"/>
              <w:numPr>
                <w:ilvl w:val="0"/>
                <w:numId w:val="0"/>
              </w:numPr>
              <w:jc w:val="left"/>
              <w:rPr>
                <w:rFonts w:hint="eastAsia"/>
                <w:vertAlign w:val="baseline"/>
                <w:lang w:val="en-US" w:eastAsia="zh-CN"/>
              </w:rPr>
            </w:pPr>
          </w:p>
        </w:tc>
        <w:tc>
          <w:tcPr>
            <w:tcW w:w="1423" w:type="dxa"/>
          </w:tcPr>
          <w:p>
            <w:pPr>
              <w:widowControl w:val="0"/>
              <w:numPr>
                <w:ilvl w:val="0"/>
                <w:numId w:val="0"/>
              </w:numPr>
              <w:jc w:val="left"/>
              <w:rPr>
                <w:rFonts w:hint="eastAsia"/>
                <w:vertAlign w:val="baseline"/>
                <w:lang w:val="en-US" w:eastAsia="zh-CN"/>
              </w:rPr>
            </w:pPr>
          </w:p>
        </w:tc>
        <w:tc>
          <w:tcPr>
            <w:tcW w:w="1423" w:type="dxa"/>
          </w:tcPr>
          <w:p>
            <w:pPr>
              <w:widowControl w:val="0"/>
              <w:numPr>
                <w:ilvl w:val="0"/>
                <w:numId w:val="0"/>
              </w:numPr>
              <w:jc w:val="left"/>
              <w:rPr>
                <w:rFonts w:hint="eastAsia"/>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2" w:type="dxa"/>
          </w:tcPr>
          <w:p>
            <w:pPr>
              <w:widowControl w:val="0"/>
              <w:numPr>
                <w:ilvl w:val="0"/>
                <w:numId w:val="0"/>
              </w:numPr>
              <w:jc w:val="left"/>
              <w:rPr>
                <w:rFonts w:hint="default"/>
                <w:vertAlign w:val="baseline"/>
                <w:lang w:val="en-US" w:eastAsia="zh-CN"/>
              </w:rPr>
            </w:pPr>
            <w:r>
              <w:rPr>
                <w:rFonts w:hint="eastAsia"/>
                <w:vertAlign w:val="baseline"/>
                <w:lang w:val="en-US" w:eastAsia="zh-CN"/>
              </w:rPr>
              <w:t>低压直流配电</w:t>
            </w:r>
          </w:p>
        </w:tc>
        <w:tc>
          <w:tcPr>
            <w:tcW w:w="1422" w:type="dxa"/>
          </w:tcPr>
          <w:p>
            <w:pPr>
              <w:widowControl w:val="0"/>
              <w:numPr>
                <w:ilvl w:val="0"/>
                <w:numId w:val="0"/>
              </w:numPr>
              <w:jc w:val="left"/>
              <w:rPr>
                <w:rFonts w:hint="eastAsia"/>
                <w:vertAlign w:val="baseline"/>
                <w:lang w:val="en-US" w:eastAsia="zh-CN"/>
              </w:rPr>
            </w:pPr>
          </w:p>
        </w:tc>
        <w:tc>
          <w:tcPr>
            <w:tcW w:w="1422" w:type="dxa"/>
          </w:tcPr>
          <w:p>
            <w:pPr>
              <w:widowControl w:val="0"/>
              <w:numPr>
                <w:ilvl w:val="0"/>
                <w:numId w:val="0"/>
              </w:numPr>
              <w:jc w:val="left"/>
              <w:rPr>
                <w:rFonts w:hint="default"/>
                <w:vertAlign w:val="baseline"/>
                <w:lang w:val="en-US" w:eastAsia="zh-CN"/>
              </w:rPr>
            </w:pPr>
            <w:r>
              <w:rPr>
                <w:rFonts w:hint="eastAsia"/>
                <w:vertAlign w:val="baseline"/>
                <w:lang w:val="en-US" w:eastAsia="zh-CN"/>
              </w:rPr>
              <w:t>A</w:t>
            </w:r>
          </w:p>
        </w:tc>
        <w:tc>
          <w:tcPr>
            <w:tcW w:w="1423" w:type="dxa"/>
          </w:tcPr>
          <w:p>
            <w:pPr>
              <w:widowControl w:val="0"/>
              <w:numPr>
                <w:ilvl w:val="0"/>
                <w:numId w:val="0"/>
              </w:numPr>
              <w:jc w:val="left"/>
              <w:rPr>
                <w:rFonts w:hint="eastAsia"/>
                <w:vertAlign w:val="baseline"/>
                <w:lang w:val="en-US" w:eastAsia="zh-CN"/>
              </w:rPr>
            </w:pPr>
          </w:p>
        </w:tc>
        <w:tc>
          <w:tcPr>
            <w:tcW w:w="1423" w:type="dxa"/>
          </w:tcPr>
          <w:p>
            <w:pPr>
              <w:widowControl w:val="0"/>
              <w:numPr>
                <w:ilvl w:val="0"/>
                <w:numId w:val="0"/>
              </w:numPr>
              <w:jc w:val="left"/>
              <w:rPr>
                <w:rFonts w:hint="eastAsia"/>
                <w:vertAlign w:val="baseline"/>
                <w:lang w:val="en-US" w:eastAsia="zh-CN"/>
              </w:rPr>
            </w:pPr>
          </w:p>
        </w:tc>
        <w:tc>
          <w:tcPr>
            <w:tcW w:w="1423" w:type="dxa"/>
          </w:tcPr>
          <w:p>
            <w:pPr>
              <w:widowControl w:val="0"/>
              <w:numPr>
                <w:ilvl w:val="0"/>
                <w:numId w:val="0"/>
              </w:numPr>
              <w:jc w:val="left"/>
              <w:rPr>
                <w:rFonts w:hint="eastAsia"/>
                <w:vertAlign w:val="baseline"/>
                <w:lang w:val="en-US" w:eastAsia="zh-CN"/>
              </w:rPr>
            </w:pPr>
          </w:p>
        </w:tc>
        <w:tc>
          <w:tcPr>
            <w:tcW w:w="1423" w:type="dxa"/>
          </w:tcPr>
          <w:p>
            <w:pPr>
              <w:widowControl w:val="0"/>
              <w:numPr>
                <w:ilvl w:val="0"/>
                <w:numId w:val="0"/>
              </w:numPr>
              <w:jc w:val="left"/>
              <w:rPr>
                <w:rFonts w:hint="eastAsia"/>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2" w:type="dxa"/>
          </w:tcPr>
          <w:p>
            <w:pPr>
              <w:widowControl w:val="0"/>
              <w:numPr>
                <w:ilvl w:val="0"/>
                <w:numId w:val="0"/>
              </w:numPr>
              <w:jc w:val="left"/>
              <w:rPr>
                <w:rFonts w:hint="default"/>
                <w:vertAlign w:val="baseline"/>
                <w:lang w:val="en-US" w:eastAsia="zh-CN"/>
              </w:rPr>
            </w:pPr>
            <w:r>
              <w:rPr>
                <w:rFonts w:hint="eastAsia"/>
                <w:vertAlign w:val="baseline"/>
                <w:lang w:val="en-US" w:eastAsia="zh-CN"/>
              </w:rPr>
              <w:t>UPS</w:t>
            </w:r>
          </w:p>
        </w:tc>
        <w:tc>
          <w:tcPr>
            <w:tcW w:w="1422" w:type="dxa"/>
          </w:tcPr>
          <w:p>
            <w:pPr>
              <w:widowControl w:val="0"/>
              <w:numPr>
                <w:ilvl w:val="0"/>
                <w:numId w:val="0"/>
              </w:numPr>
              <w:jc w:val="left"/>
              <w:rPr>
                <w:rFonts w:hint="eastAsia"/>
                <w:vertAlign w:val="baseline"/>
                <w:lang w:val="en-US" w:eastAsia="zh-CN"/>
              </w:rPr>
            </w:pPr>
          </w:p>
        </w:tc>
        <w:tc>
          <w:tcPr>
            <w:tcW w:w="1422" w:type="dxa"/>
          </w:tcPr>
          <w:p>
            <w:pPr>
              <w:widowControl w:val="0"/>
              <w:numPr>
                <w:ilvl w:val="0"/>
                <w:numId w:val="0"/>
              </w:numPr>
              <w:jc w:val="left"/>
              <w:rPr>
                <w:rFonts w:hint="eastAsia"/>
                <w:vertAlign w:val="baseline"/>
                <w:lang w:val="en-US" w:eastAsia="zh-CN"/>
              </w:rPr>
            </w:pPr>
            <w:r>
              <w:rPr>
                <w:rFonts w:hint="eastAsia"/>
                <w:vertAlign w:val="baseline"/>
                <w:lang w:val="en-US" w:eastAsia="zh-CN"/>
              </w:rPr>
              <w:t>kVA</w:t>
            </w:r>
          </w:p>
        </w:tc>
        <w:tc>
          <w:tcPr>
            <w:tcW w:w="1423" w:type="dxa"/>
          </w:tcPr>
          <w:p>
            <w:pPr>
              <w:widowControl w:val="0"/>
              <w:numPr>
                <w:ilvl w:val="0"/>
                <w:numId w:val="0"/>
              </w:numPr>
              <w:jc w:val="left"/>
              <w:rPr>
                <w:rFonts w:hint="eastAsia"/>
                <w:vertAlign w:val="baseline"/>
                <w:lang w:val="en-US" w:eastAsia="zh-CN"/>
              </w:rPr>
            </w:pPr>
          </w:p>
        </w:tc>
        <w:tc>
          <w:tcPr>
            <w:tcW w:w="1423" w:type="dxa"/>
          </w:tcPr>
          <w:p>
            <w:pPr>
              <w:widowControl w:val="0"/>
              <w:numPr>
                <w:ilvl w:val="0"/>
                <w:numId w:val="0"/>
              </w:numPr>
              <w:jc w:val="left"/>
              <w:rPr>
                <w:rFonts w:hint="eastAsia"/>
                <w:vertAlign w:val="baseline"/>
                <w:lang w:val="en-US" w:eastAsia="zh-CN"/>
              </w:rPr>
            </w:pPr>
          </w:p>
        </w:tc>
        <w:tc>
          <w:tcPr>
            <w:tcW w:w="1423" w:type="dxa"/>
          </w:tcPr>
          <w:p>
            <w:pPr>
              <w:widowControl w:val="0"/>
              <w:numPr>
                <w:ilvl w:val="0"/>
                <w:numId w:val="0"/>
              </w:numPr>
              <w:jc w:val="left"/>
              <w:rPr>
                <w:rFonts w:hint="eastAsia"/>
                <w:vertAlign w:val="baseline"/>
                <w:lang w:val="en-US" w:eastAsia="zh-CN"/>
              </w:rPr>
            </w:pPr>
          </w:p>
        </w:tc>
        <w:tc>
          <w:tcPr>
            <w:tcW w:w="1423" w:type="dxa"/>
          </w:tcPr>
          <w:p>
            <w:pPr>
              <w:widowControl w:val="0"/>
              <w:numPr>
                <w:ilvl w:val="0"/>
                <w:numId w:val="0"/>
              </w:numPr>
              <w:jc w:val="left"/>
              <w:rPr>
                <w:rFonts w:hint="eastAsia"/>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2" w:type="dxa"/>
          </w:tcPr>
          <w:p>
            <w:pPr>
              <w:widowControl w:val="0"/>
              <w:numPr>
                <w:ilvl w:val="0"/>
                <w:numId w:val="0"/>
              </w:numPr>
              <w:jc w:val="left"/>
              <w:rPr>
                <w:rFonts w:hint="default"/>
                <w:vertAlign w:val="baseline"/>
                <w:lang w:val="en-US" w:eastAsia="zh-CN"/>
              </w:rPr>
            </w:pPr>
            <w:r>
              <w:rPr>
                <w:rFonts w:hint="eastAsia"/>
                <w:vertAlign w:val="baseline"/>
                <w:lang w:val="en-US" w:eastAsia="zh-CN"/>
              </w:rPr>
              <w:t>开关电源</w:t>
            </w:r>
          </w:p>
        </w:tc>
        <w:tc>
          <w:tcPr>
            <w:tcW w:w="1422" w:type="dxa"/>
          </w:tcPr>
          <w:p>
            <w:pPr>
              <w:widowControl w:val="0"/>
              <w:numPr>
                <w:ilvl w:val="0"/>
                <w:numId w:val="0"/>
              </w:numPr>
              <w:jc w:val="left"/>
              <w:rPr>
                <w:rFonts w:hint="eastAsia"/>
                <w:vertAlign w:val="baseline"/>
                <w:lang w:val="en-US" w:eastAsia="zh-CN"/>
              </w:rPr>
            </w:pPr>
          </w:p>
        </w:tc>
        <w:tc>
          <w:tcPr>
            <w:tcW w:w="1422" w:type="dxa"/>
          </w:tcPr>
          <w:p>
            <w:pPr>
              <w:widowControl w:val="0"/>
              <w:numPr>
                <w:ilvl w:val="0"/>
                <w:numId w:val="0"/>
              </w:numPr>
              <w:jc w:val="left"/>
              <w:rPr>
                <w:rFonts w:hint="default"/>
                <w:vertAlign w:val="baseline"/>
                <w:lang w:val="en-US" w:eastAsia="zh-CN"/>
              </w:rPr>
            </w:pPr>
            <w:r>
              <w:rPr>
                <w:rFonts w:hint="eastAsia"/>
                <w:vertAlign w:val="baseline"/>
                <w:lang w:val="en-US" w:eastAsia="zh-CN"/>
              </w:rPr>
              <w:t>A</w:t>
            </w:r>
          </w:p>
        </w:tc>
        <w:tc>
          <w:tcPr>
            <w:tcW w:w="1423" w:type="dxa"/>
          </w:tcPr>
          <w:p>
            <w:pPr>
              <w:widowControl w:val="0"/>
              <w:numPr>
                <w:ilvl w:val="0"/>
                <w:numId w:val="0"/>
              </w:numPr>
              <w:jc w:val="left"/>
              <w:rPr>
                <w:rFonts w:hint="eastAsia"/>
                <w:vertAlign w:val="baseline"/>
                <w:lang w:val="en-US" w:eastAsia="zh-CN"/>
              </w:rPr>
            </w:pPr>
          </w:p>
        </w:tc>
        <w:tc>
          <w:tcPr>
            <w:tcW w:w="1423" w:type="dxa"/>
          </w:tcPr>
          <w:p>
            <w:pPr>
              <w:widowControl w:val="0"/>
              <w:numPr>
                <w:ilvl w:val="0"/>
                <w:numId w:val="0"/>
              </w:numPr>
              <w:jc w:val="left"/>
              <w:rPr>
                <w:rFonts w:hint="eastAsia"/>
                <w:vertAlign w:val="baseline"/>
                <w:lang w:val="en-US" w:eastAsia="zh-CN"/>
              </w:rPr>
            </w:pPr>
          </w:p>
        </w:tc>
        <w:tc>
          <w:tcPr>
            <w:tcW w:w="1423" w:type="dxa"/>
          </w:tcPr>
          <w:p>
            <w:pPr>
              <w:widowControl w:val="0"/>
              <w:numPr>
                <w:ilvl w:val="0"/>
                <w:numId w:val="0"/>
              </w:numPr>
              <w:jc w:val="left"/>
              <w:rPr>
                <w:rFonts w:hint="eastAsia"/>
                <w:vertAlign w:val="baseline"/>
                <w:lang w:val="en-US" w:eastAsia="zh-CN"/>
              </w:rPr>
            </w:pPr>
          </w:p>
        </w:tc>
        <w:tc>
          <w:tcPr>
            <w:tcW w:w="1423" w:type="dxa"/>
          </w:tcPr>
          <w:p>
            <w:pPr>
              <w:widowControl w:val="0"/>
              <w:numPr>
                <w:ilvl w:val="0"/>
                <w:numId w:val="0"/>
              </w:numPr>
              <w:jc w:val="left"/>
              <w:rPr>
                <w:rFonts w:hint="eastAsia"/>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2" w:type="dxa"/>
          </w:tcPr>
          <w:p>
            <w:pPr>
              <w:widowControl w:val="0"/>
              <w:numPr>
                <w:ilvl w:val="0"/>
                <w:numId w:val="0"/>
              </w:numPr>
              <w:jc w:val="left"/>
              <w:rPr>
                <w:rFonts w:hint="default"/>
                <w:vertAlign w:val="baseline"/>
                <w:lang w:val="en-US" w:eastAsia="zh-CN"/>
              </w:rPr>
            </w:pPr>
            <w:r>
              <w:rPr>
                <w:rFonts w:hint="eastAsia"/>
                <w:vertAlign w:val="baseline"/>
                <w:lang w:val="en-US" w:eastAsia="zh-CN"/>
              </w:rPr>
              <w:t>列头柜</w:t>
            </w:r>
          </w:p>
        </w:tc>
        <w:tc>
          <w:tcPr>
            <w:tcW w:w="1422" w:type="dxa"/>
          </w:tcPr>
          <w:p>
            <w:pPr>
              <w:widowControl w:val="0"/>
              <w:numPr>
                <w:ilvl w:val="0"/>
                <w:numId w:val="0"/>
              </w:numPr>
              <w:jc w:val="left"/>
              <w:rPr>
                <w:rFonts w:hint="eastAsia"/>
                <w:vertAlign w:val="baseline"/>
                <w:lang w:val="en-US" w:eastAsia="zh-CN"/>
              </w:rPr>
            </w:pPr>
          </w:p>
        </w:tc>
        <w:tc>
          <w:tcPr>
            <w:tcW w:w="1422" w:type="dxa"/>
          </w:tcPr>
          <w:p>
            <w:pPr>
              <w:widowControl w:val="0"/>
              <w:numPr>
                <w:ilvl w:val="0"/>
                <w:numId w:val="0"/>
              </w:numPr>
              <w:jc w:val="left"/>
              <w:rPr>
                <w:rFonts w:hint="default"/>
                <w:vertAlign w:val="baseline"/>
                <w:lang w:val="en-US" w:eastAsia="zh-CN"/>
              </w:rPr>
            </w:pPr>
            <w:r>
              <w:rPr>
                <w:rFonts w:hint="eastAsia"/>
                <w:vertAlign w:val="baseline"/>
                <w:lang w:val="en-US" w:eastAsia="zh-CN"/>
              </w:rPr>
              <w:t>A</w:t>
            </w:r>
          </w:p>
        </w:tc>
        <w:tc>
          <w:tcPr>
            <w:tcW w:w="1423" w:type="dxa"/>
          </w:tcPr>
          <w:p>
            <w:pPr>
              <w:widowControl w:val="0"/>
              <w:numPr>
                <w:ilvl w:val="0"/>
                <w:numId w:val="0"/>
              </w:numPr>
              <w:jc w:val="left"/>
              <w:rPr>
                <w:rFonts w:hint="eastAsia"/>
                <w:vertAlign w:val="baseline"/>
                <w:lang w:val="en-US" w:eastAsia="zh-CN"/>
              </w:rPr>
            </w:pPr>
          </w:p>
        </w:tc>
        <w:tc>
          <w:tcPr>
            <w:tcW w:w="1423" w:type="dxa"/>
          </w:tcPr>
          <w:p>
            <w:pPr>
              <w:widowControl w:val="0"/>
              <w:numPr>
                <w:ilvl w:val="0"/>
                <w:numId w:val="0"/>
              </w:numPr>
              <w:jc w:val="left"/>
              <w:rPr>
                <w:rFonts w:hint="eastAsia"/>
                <w:vertAlign w:val="baseline"/>
                <w:lang w:val="en-US" w:eastAsia="zh-CN"/>
              </w:rPr>
            </w:pPr>
          </w:p>
        </w:tc>
        <w:tc>
          <w:tcPr>
            <w:tcW w:w="1423" w:type="dxa"/>
          </w:tcPr>
          <w:p>
            <w:pPr>
              <w:widowControl w:val="0"/>
              <w:numPr>
                <w:ilvl w:val="0"/>
                <w:numId w:val="0"/>
              </w:numPr>
              <w:jc w:val="left"/>
              <w:rPr>
                <w:rFonts w:hint="eastAsia"/>
                <w:vertAlign w:val="baseline"/>
                <w:lang w:val="en-US" w:eastAsia="zh-CN"/>
              </w:rPr>
            </w:pPr>
          </w:p>
        </w:tc>
        <w:tc>
          <w:tcPr>
            <w:tcW w:w="1423" w:type="dxa"/>
          </w:tcPr>
          <w:p>
            <w:pPr>
              <w:widowControl w:val="0"/>
              <w:numPr>
                <w:ilvl w:val="0"/>
                <w:numId w:val="0"/>
              </w:numPr>
              <w:jc w:val="left"/>
              <w:rPr>
                <w:rFonts w:hint="eastAsia"/>
                <w:vertAlign w:val="baseline"/>
                <w:lang w:val="en-US" w:eastAsia="zh-CN"/>
              </w:rPr>
            </w:pPr>
          </w:p>
        </w:tc>
      </w:tr>
    </w:tbl>
    <w:p>
      <w:pPr>
        <w:widowControl w:val="0"/>
        <w:numPr>
          <w:ilvl w:val="0"/>
          <w:numId w:val="0"/>
        </w:numPr>
        <w:jc w:val="left"/>
        <w:rPr>
          <w:rFonts w:hint="default"/>
          <w:lang w:val="en-US" w:eastAsia="zh-CN"/>
        </w:rPr>
      </w:pPr>
      <w:r>
        <w:rPr>
          <w:rFonts w:hint="eastAsia"/>
          <w:lang w:val="en-US" w:eastAsia="zh-CN"/>
        </w:rPr>
        <w:t>用电预占/加电工单，通过输入的分路名称，在专业内输出分路和跨专业输出分路查找信息。</w:t>
      </w:r>
    </w:p>
    <w:p>
      <w:pPr>
        <w:widowControl w:val="0"/>
        <w:numPr>
          <w:ilvl w:val="0"/>
          <w:numId w:val="0"/>
        </w:numPr>
        <w:jc w:val="left"/>
        <w:rPr>
          <w:rFonts w:hint="eastAsia"/>
          <w:lang w:val="en-US" w:eastAsia="zh-CN"/>
        </w:rPr>
      </w:pPr>
    </w:p>
    <w:p>
      <w:pPr>
        <w:widowControl w:val="0"/>
        <w:numPr>
          <w:ilvl w:val="0"/>
          <w:numId w:val="0"/>
        </w:numPr>
        <w:jc w:val="left"/>
        <w:rPr>
          <w:rFonts w:hint="eastAsia"/>
          <w:lang w:val="en-US" w:eastAsia="zh-CN"/>
        </w:rPr>
      </w:pPr>
      <w:r>
        <w:rPr>
          <w:rFonts w:hint="eastAsia"/>
          <w:lang w:val="en-US" w:eastAsia="zh-CN"/>
        </w:rPr>
        <w:t>专业内输出分路——分路器件额定容量（A）</w:t>
      </w:r>
    </w:p>
    <w:p>
      <w:pPr>
        <w:widowControl w:val="0"/>
        <w:numPr>
          <w:ilvl w:val="0"/>
          <w:numId w:val="0"/>
        </w:numPr>
        <w:jc w:val="left"/>
        <w:rPr>
          <w:rFonts w:hint="default"/>
          <w:lang w:val="en-US" w:eastAsia="zh-CN"/>
        </w:rPr>
      </w:pPr>
      <w:r>
        <w:rPr>
          <w:rFonts w:hint="eastAsia"/>
          <w:lang w:val="en-US" w:eastAsia="zh-CN"/>
        </w:rPr>
        <w:t>设备表——直流：额定容量（A）；交流：额定容量（kVA）</w:t>
      </w:r>
    </w:p>
    <w:p>
      <w:pPr>
        <w:widowControl w:val="0"/>
        <w:numPr>
          <w:ilvl w:val="0"/>
          <w:numId w:val="0"/>
        </w:numPr>
        <w:jc w:val="left"/>
        <w:rPr>
          <w:rFonts w:hint="default"/>
          <w:lang w:val="en-US" w:eastAsia="zh-CN"/>
        </w:rPr>
      </w:pPr>
    </w:p>
    <w:p>
      <w:pPr>
        <w:widowControl w:val="0"/>
        <w:numPr>
          <w:ilvl w:val="0"/>
          <w:numId w:val="0"/>
        </w:numPr>
        <w:jc w:val="left"/>
        <w:rPr>
          <w:rFonts w:hint="eastAsia"/>
          <w:lang w:val="en-US" w:eastAsia="zh-CN"/>
        </w:rPr>
      </w:pPr>
      <w:r>
        <w:rPr>
          <w:rFonts w:hint="eastAsia"/>
          <w:b/>
          <w:bCs/>
          <w:lang w:val="en-US" w:eastAsia="zh-CN"/>
        </w:rPr>
        <w:t>功能页面</w:t>
      </w:r>
      <w:r>
        <w:rPr>
          <w:rFonts w:hint="eastAsia"/>
          <w:lang w:val="en-US" w:eastAsia="zh-CN"/>
        </w:rPr>
        <w:t>：</w:t>
      </w:r>
    </w:p>
    <w:p>
      <w:pPr>
        <w:widowControl w:val="0"/>
        <w:numPr>
          <w:ilvl w:val="0"/>
          <w:numId w:val="0"/>
        </w:numPr>
        <w:jc w:val="left"/>
        <w:rPr>
          <w:rFonts w:hint="eastAsia"/>
          <w:lang w:val="en-US" w:eastAsia="zh-CN"/>
        </w:rPr>
      </w:pPr>
      <w:r>
        <w:rPr>
          <w:rFonts w:hint="eastAsia"/>
          <w:lang w:val="en-US" w:eastAsia="zh-CN"/>
        </w:rPr>
        <w:t>页面显示已完成的加电评估工单，可以通过字段筛选，查看历史工单。</w:t>
      </w:r>
    </w:p>
    <w:p>
      <w:pPr>
        <w:widowControl w:val="0"/>
        <w:numPr>
          <w:ilvl w:val="0"/>
          <w:numId w:val="0"/>
        </w:numPr>
        <w:jc w:val="left"/>
        <w:rPr>
          <w:rFonts w:hint="eastAsia"/>
          <w:lang w:val="en-US" w:eastAsia="zh-CN"/>
        </w:rPr>
      </w:pPr>
      <w:r>
        <w:rPr>
          <w:rFonts w:hint="eastAsia"/>
          <w:lang w:val="en-US" w:eastAsia="zh-CN"/>
        </w:rPr>
        <w:t>筛选字段：</w:t>
      </w:r>
    </w:p>
    <w:p>
      <w:pPr>
        <w:widowControl w:val="0"/>
        <w:numPr>
          <w:ilvl w:val="0"/>
          <w:numId w:val="62"/>
        </w:numPr>
        <w:ind w:left="420" w:leftChars="0" w:hanging="420" w:firstLineChars="0"/>
        <w:jc w:val="left"/>
        <w:rPr>
          <w:rFonts w:hint="default"/>
          <w:lang w:val="en-US" w:eastAsia="zh-CN"/>
        </w:rPr>
      </w:pPr>
      <w:r>
        <w:rPr>
          <w:rFonts w:hint="eastAsia"/>
          <w:lang w:val="en-US" w:eastAsia="zh-CN"/>
        </w:rPr>
        <w:t>地市：广西所有地市，默认全选</w:t>
      </w:r>
    </w:p>
    <w:p>
      <w:pPr>
        <w:widowControl w:val="0"/>
        <w:numPr>
          <w:ilvl w:val="0"/>
          <w:numId w:val="62"/>
        </w:numPr>
        <w:ind w:left="420" w:leftChars="0" w:hanging="420" w:firstLineChars="0"/>
        <w:jc w:val="left"/>
        <w:rPr>
          <w:rFonts w:hint="default"/>
          <w:lang w:val="en-US" w:eastAsia="zh-CN"/>
        </w:rPr>
      </w:pPr>
      <w:r>
        <w:rPr>
          <w:rFonts w:hint="eastAsia"/>
          <w:lang w:val="en-US" w:eastAsia="zh-CN"/>
        </w:rPr>
        <w:t>区县：关联地市，默认全选</w:t>
      </w:r>
    </w:p>
    <w:p>
      <w:pPr>
        <w:widowControl w:val="0"/>
        <w:numPr>
          <w:ilvl w:val="0"/>
          <w:numId w:val="62"/>
        </w:numPr>
        <w:ind w:left="420" w:leftChars="0" w:hanging="420" w:firstLineChars="0"/>
        <w:jc w:val="left"/>
        <w:rPr>
          <w:rFonts w:hint="eastAsia"/>
          <w:lang w:val="en-US" w:eastAsia="zh-CN"/>
        </w:rPr>
      </w:pPr>
      <w:r>
        <w:rPr>
          <w:rFonts w:hint="eastAsia"/>
          <w:lang w:val="en-US" w:eastAsia="zh-CN"/>
        </w:rPr>
        <w:t>站点类型：</w:t>
      </w:r>
      <w:r>
        <w:rPr>
          <w:rFonts w:hint="eastAsia"/>
          <w:highlight w:val="none"/>
          <w:lang w:val="en-US" w:eastAsia="zh-CN"/>
        </w:rPr>
        <w:t>枚举——数据中心、通信机楼、传输节点、通信基站，默认全选</w:t>
      </w:r>
    </w:p>
    <w:p>
      <w:pPr>
        <w:widowControl w:val="0"/>
        <w:numPr>
          <w:ilvl w:val="0"/>
          <w:numId w:val="62"/>
        </w:numPr>
        <w:ind w:left="420" w:leftChars="0" w:hanging="420" w:firstLineChars="0"/>
        <w:jc w:val="left"/>
        <w:rPr>
          <w:rFonts w:hint="default"/>
          <w:lang w:val="en-US" w:eastAsia="zh-CN"/>
        </w:rPr>
      </w:pPr>
      <w:r>
        <w:rPr>
          <w:rFonts w:hint="eastAsia"/>
          <w:lang w:val="en-US" w:eastAsia="zh-CN"/>
        </w:rPr>
        <w:t>站点名称：</w:t>
      </w:r>
      <w:r>
        <w:rPr>
          <w:rFonts w:hint="eastAsia"/>
          <w:highlight w:val="yellow"/>
          <w:lang w:val="en-US" w:eastAsia="zh-CN"/>
        </w:rPr>
        <w:t>关联综资空间信息</w:t>
      </w:r>
      <w:r>
        <w:rPr>
          <w:rFonts w:hint="eastAsia"/>
          <w:lang w:val="en-US" w:eastAsia="zh-CN"/>
        </w:rPr>
        <w:t>，支持模糊查询，下拉可选。</w:t>
      </w:r>
    </w:p>
    <w:p>
      <w:pPr>
        <w:widowControl w:val="0"/>
        <w:numPr>
          <w:ilvl w:val="0"/>
          <w:numId w:val="62"/>
        </w:numPr>
        <w:ind w:left="420" w:leftChars="0" w:hanging="420" w:firstLineChars="0"/>
        <w:jc w:val="left"/>
        <w:rPr>
          <w:rFonts w:hint="eastAsia"/>
          <w:lang w:val="en-US" w:eastAsia="zh-CN"/>
        </w:rPr>
      </w:pPr>
      <w:r>
        <w:rPr>
          <w:rFonts w:hint="eastAsia"/>
          <w:lang w:val="en-US" w:eastAsia="zh-CN"/>
        </w:rPr>
        <w:t>机房：</w:t>
      </w:r>
      <w:r>
        <w:rPr>
          <w:rFonts w:hint="eastAsia"/>
          <w:highlight w:val="yellow"/>
          <w:lang w:val="en-US" w:eastAsia="zh-CN"/>
        </w:rPr>
        <w:t>关联综资空间信息</w:t>
      </w:r>
      <w:r>
        <w:rPr>
          <w:rFonts w:hint="eastAsia"/>
          <w:lang w:val="en-US" w:eastAsia="zh-CN"/>
        </w:rPr>
        <w:t>，支持模糊查询，下拉可选。</w:t>
      </w:r>
    </w:p>
    <w:p>
      <w:pPr>
        <w:widowControl w:val="0"/>
        <w:numPr>
          <w:ilvl w:val="0"/>
          <w:numId w:val="62"/>
        </w:numPr>
        <w:ind w:left="420" w:leftChars="0" w:hanging="420" w:firstLineChars="0"/>
        <w:jc w:val="left"/>
        <w:rPr>
          <w:rFonts w:hint="default"/>
          <w:lang w:val="en-US" w:eastAsia="zh-CN"/>
        </w:rPr>
      </w:pPr>
      <w:r>
        <w:rPr>
          <w:rFonts w:hint="eastAsia"/>
          <w:lang w:val="en-US" w:eastAsia="zh-CN"/>
        </w:rPr>
        <w:t>加电类型：默认全选，枚举值——交流/直流</w:t>
      </w:r>
    </w:p>
    <w:p>
      <w:pPr>
        <w:widowControl w:val="0"/>
        <w:numPr>
          <w:ilvl w:val="0"/>
          <w:numId w:val="0"/>
        </w:numPr>
        <w:jc w:val="left"/>
        <w:rPr>
          <w:rFonts w:hint="default"/>
          <w:lang w:val="en-US" w:eastAsia="zh-CN"/>
        </w:rPr>
      </w:pPr>
    </w:p>
    <w:p>
      <w:pPr>
        <w:widowControl w:val="0"/>
        <w:numPr>
          <w:ilvl w:val="0"/>
          <w:numId w:val="0"/>
        </w:numPr>
        <w:jc w:val="left"/>
        <w:rPr>
          <w:rFonts w:hint="eastAsia"/>
          <w:lang w:val="en-US" w:eastAsia="zh-CN"/>
        </w:rPr>
      </w:pPr>
      <w:r>
        <w:rPr>
          <w:rFonts w:hint="eastAsia"/>
          <w:lang w:val="en-US" w:eastAsia="zh-CN"/>
        </w:rPr>
        <w:t>查询结果列表字段如下，支持导出</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20"/>
        <w:gridCol w:w="62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shd w:val="clear" w:color="auto" w:fill="D7D7D7" w:themeFill="background1" w:themeFillShade="D8"/>
          </w:tcPr>
          <w:p>
            <w:pPr>
              <w:widowControl w:val="0"/>
              <w:numPr>
                <w:ilvl w:val="0"/>
                <w:numId w:val="0"/>
              </w:numPr>
              <w:jc w:val="center"/>
              <w:rPr>
                <w:rFonts w:hint="default"/>
                <w:vertAlign w:val="baseline"/>
                <w:lang w:val="en-US" w:eastAsia="zh-CN"/>
              </w:rPr>
            </w:pPr>
            <w:r>
              <w:rPr>
                <w:rFonts w:hint="eastAsia"/>
                <w:b/>
                <w:bCs/>
                <w:sz w:val="21"/>
                <w:szCs w:val="21"/>
                <w:vertAlign w:val="baseline"/>
                <w:lang w:val="en-US" w:eastAsia="zh-CN"/>
              </w:rPr>
              <w:t>字段</w:t>
            </w:r>
          </w:p>
        </w:tc>
        <w:tc>
          <w:tcPr>
            <w:tcW w:w="6223" w:type="dxa"/>
            <w:shd w:val="clear" w:color="auto" w:fill="D7D7D7" w:themeFill="background1" w:themeFillShade="D8"/>
          </w:tcPr>
          <w:p>
            <w:pPr>
              <w:widowControl w:val="0"/>
              <w:numPr>
                <w:ilvl w:val="0"/>
                <w:numId w:val="0"/>
              </w:numPr>
              <w:jc w:val="center"/>
              <w:rPr>
                <w:rFonts w:hint="default"/>
                <w:vertAlign w:val="baseline"/>
                <w:lang w:val="en-US" w:eastAsia="zh-CN"/>
              </w:rPr>
            </w:pPr>
            <w:r>
              <w:rPr>
                <w:rFonts w:hint="eastAsia"/>
                <w:b/>
                <w:bCs/>
                <w:vertAlign w:val="baseline"/>
                <w:lang w:val="en-US" w:eastAsia="zh-CN"/>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tcPr>
          <w:p>
            <w:pPr>
              <w:widowControl w:val="0"/>
              <w:numPr>
                <w:ilvl w:val="0"/>
                <w:numId w:val="0"/>
              </w:numPr>
              <w:jc w:val="left"/>
              <w:rPr>
                <w:rFonts w:hint="default"/>
                <w:vertAlign w:val="baseline"/>
                <w:lang w:val="en-US" w:eastAsia="zh-CN"/>
              </w:rPr>
            </w:pPr>
            <w:r>
              <w:rPr>
                <w:rFonts w:hint="eastAsia"/>
                <w:vertAlign w:val="baseline"/>
                <w:lang w:val="en-US" w:eastAsia="zh-CN"/>
              </w:rPr>
              <w:t>评估时间</w:t>
            </w:r>
          </w:p>
        </w:tc>
        <w:tc>
          <w:tcPr>
            <w:tcW w:w="6223" w:type="dxa"/>
          </w:tcPr>
          <w:p>
            <w:pPr>
              <w:widowControl w:val="0"/>
              <w:numPr>
                <w:ilvl w:val="0"/>
                <w:numId w:val="0"/>
              </w:numPr>
              <w:jc w:val="left"/>
              <w:rPr>
                <w:rFonts w:hint="default"/>
                <w:vertAlign w:val="baseline"/>
                <w:lang w:val="en-US" w:eastAsia="zh-CN"/>
              </w:rPr>
            </w:pPr>
            <w:r>
              <w:rPr>
                <w:rFonts w:hint="eastAsia"/>
                <w:vertAlign w:val="baseline"/>
                <w:lang w:val="en-US" w:eastAsia="zh-CN"/>
              </w:rPr>
              <w:t>显示加电评估完成日期，yyyy-mm-dd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tcPr>
          <w:p>
            <w:pPr>
              <w:widowControl w:val="0"/>
              <w:numPr>
                <w:ilvl w:val="0"/>
                <w:numId w:val="0"/>
              </w:numPr>
              <w:jc w:val="left"/>
              <w:rPr>
                <w:rFonts w:hint="default"/>
                <w:vertAlign w:val="baseline"/>
                <w:lang w:val="en-US" w:eastAsia="zh-CN"/>
              </w:rPr>
            </w:pPr>
            <w:r>
              <w:rPr>
                <w:rFonts w:hint="eastAsia"/>
                <w:vertAlign w:val="baseline"/>
                <w:lang w:val="en-US" w:eastAsia="zh-CN"/>
              </w:rPr>
              <w:t>地市</w:t>
            </w:r>
          </w:p>
        </w:tc>
        <w:tc>
          <w:tcPr>
            <w:tcW w:w="6223" w:type="dxa"/>
          </w:tcPr>
          <w:p>
            <w:pPr>
              <w:widowControl w:val="0"/>
              <w:numPr>
                <w:ilvl w:val="0"/>
                <w:numId w:val="0"/>
              </w:numPr>
              <w:jc w:val="left"/>
              <w:rPr>
                <w:rFonts w:hint="default"/>
                <w:vertAlign w:val="baseline"/>
                <w:lang w:val="en-US" w:eastAsia="zh-CN"/>
              </w:rPr>
            </w:pPr>
            <w:r>
              <w:rPr>
                <w:rFonts w:hint="eastAsia"/>
                <w:vertAlign w:val="baseline"/>
                <w:lang w:val="en-US" w:eastAsia="zh-CN"/>
              </w:rPr>
              <w:t>自动关联筛选条件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tcPr>
          <w:p>
            <w:pPr>
              <w:widowControl w:val="0"/>
              <w:numPr>
                <w:ilvl w:val="0"/>
                <w:numId w:val="0"/>
              </w:numPr>
              <w:jc w:val="left"/>
              <w:rPr>
                <w:rFonts w:hint="default"/>
                <w:vertAlign w:val="baseline"/>
                <w:lang w:val="en-US" w:eastAsia="zh-CN"/>
              </w:rPr>
            </w:pPr>
            <w:r>
              <w:rPr>
                <w:rFonts w:hint="eastAsia"/>
                <w:vertAlign w:val="baseline"/>
                <w:lang w:val="en-US" w:eastAsia="zh-CN"/>
              </w:rPr>
              <w:t>区县</w:t>
            </w:r>
          </w:p>
        </w:tc>
        <w:tc>
          <w:tcPr>
            <w:tcW w:w="6223" w:type="dxa"/>
          </w:tcPr>
          <w:p>
            <w:pPr>
              <w:widowControl w:val="0"/>
              <w:numPr>
                <w:ilvl w:val="0"/>
                <w:numId w:val="0"/>
              </w:numPr>
              <w:ind w:firstLine="0" w:firstLineChars="0"/>
              <w:jc w:val="left"/>
              <w:rPr>
                <w:rFonts w:hint="default"/>
                <w:vertAlign w:val="baseline"/>
                <w:lang w:val="en-US" w:eastAsia="zh-CN"/>
              </w:rPr>
            </w:pPr>
            <w:r>
              <w:rPr>
                <w:rFonts w:hint="eastAsia"/>
                <w:vertAlign w:val="baseline"/>
                <w:lang w:val="en-US" w:eastAsia="zh-CN"/>
              </w:rPr>
              <w:t>自动关联筛选条件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tcPr>
          <w:p>
            <w:pPr>
              <w:widowControl w:val="0"/>
              <w:numPr>
                <w:ilvl w:val="0"/>
                <w:numId w:val="0"/>
              </w:numPr>
              <w:jc w:val="left"/>
              <w:rPr>
                <w:rFonts w:hint="default"/>
                <w:vertAlign w:val="baseline"/>
                <w:lang w:val="en-US" w:eastAsia="zh-CN"/>
              </w:rPr>
            </w:pPr>
            <w:r>
              <w:rPr>
                <w:rFonts w:hint="eastAsia"/>
                <w:vertAlign w:val="baseline"/>
                <w:lang w:val="en-US" w:eastAsia="zh-CN"/>
              </w:rPr>
              <w:t>站点名称</w:t>
            </w:r>
          </w:p>
        </w:tc>
        <w:tc>
          <w:tcPr>
            <w:tcW w:w="6223" w:type="dxa"/>
          </w:tcPr>
          <w:p>
            <w:pPr>
              <w:widowControl w:val="0"/>
              <w:numPr>
                <w:ilvl w:val="0"/>
                <w:numId w:val="0"/>
              </w:numPr>
              <w:ind w:firstLine="0" w:firstLineChars="0"/>
              <w:jc w:val="left"/>
              <w:rPr>
                <w:rFonts w:hint="default"/>
                <w:vertAlign w:val="baseline"/>
                <w:lang w:val="en-US" w:eastAsia="zh-CN"/>
              </w:rPr>
            </w:pPr>
            <w:r>
              <w:rPr>
                <w:rFonts w:hint="eastAsia"/>
                <w:vertAlign w:val="baseline"/>
                <w:lang w:val="en-US" w:eastAsia="zh-CN"/>
              </w:rPr>
              <w:t>自动关联筛选条件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tcPr>
          <w:p>
            <w:pPr>
              <w:widowControl w:val="0"/>
              <w:numPr>
                <w:ilvl w:val="0"/>
                <w:numId w:val="0"/>
              </w:numPr>
              <w:jc w:val="left"/>
              <w:rPr>
                <w:rFonts w:hint="default"/>
                <w:vertAlign w:val="baseline"/>
                <w:lang w:val="en-US" w:eastAsia="zh-CN"/>
              </w:rPr>
            </w:pPr>
            <w:r>
              <w:rPr>
                <w:rFonts w:hint="eastAsia"/>
                <w:vertAlign w:val="baseline"/>
                <w:lang w:val="en-US" w:eastAsia="zh-CN"/>
              </w:rPr>
              <w:t>站点类型</w:t>
            </w:r>
          </w:p>
        </w:tc>
        <w:tc>
          <w:tcPr>
            <w:tcW w:w="6223" w:type="dxa"/>
          </w:tcPr>
          <w:p>
            <w:pPr>
              <w:widowControl w:val="0"/>
              <w:numPr>
                <w:ilvl w:val="0"/>
                <w:numId w:val="0"/>
              </w:numPr>
              <w:ind w:firstLine="0" w:firstLineChars="0"/>
              <w:jc w:val="left"/>
              <w:rPr>
                <w:rFonts w:hint="default"/>
                <w:vertAlign w:val="baseline"/>
                <w:lang w:val="en-US" w:eastAsia="zh-CN"/>
              </w:rPr>
            </w:pPr>
            <w:r>
              <w:rPr>
                <w:rFonts w:hint="eastAsia"/>
                <w:vertAlign w:val="baseline"/>
                <w:lang w:val="en-US" w:eastAsia="zh-CN"/>
              </w:rPr>
              <w:t>自动关联筛选条件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tcPr>
          <w:p>
            <w:pPr>
              <w:widowControl w:val="0"/>
              <w:numPr>
                <w:ilvl w:val="0"/>
                <w:numId w:val="0"/>
              </w:numPr>
              <w:jc w:val="left"/>
              <w:rPr>
                <w:rFonts w:hint="default"/>
                <w:vertAlign w:val="baseline"/>
                <w:lang w:val="en-US" w:eastAsia="zh-CN"/>
              </w:rPr>
            </w:pPr>
            <w:r>
              <w:rPr>
                <w:rFonts w:hint="eastAsia"/>
                <w:vertAlign w:val="baseline"/>
                <w:lang w:val="en-US" w:eastAsia="zh-CN"/>
              </w:rPr>
              <w:t>机房</w:t>
            </w:r>
          </w:p>
        </w:tc>
        <w:tc>
          <w:tcPr>
            <w:tcW w:w="6223" w:type="dxa"/>
          </w:tcPr>
          <w:p>
            <w:pPr>
              <w:widowControl w:val="0"/>
              <w:numPr>
                <w:ilvl w:val="0"/>
                <w:numId w:val="0"/>
              </w:numPr>
              <w:ind w:firstLine="0" w:firstLineChars="0"/>
              <w:jc w:val="left"/>
              <w:rPr>
                <w:rFonts w:hint="default"/>
                <w:vertAlign w:val="baseline"/>
                <w:lang w:val="en-US" w:eastAsia="zh-CN"/>
              </w:rPr>
            </w:pPr>
            <w:r>
              <w:rPr>
                <w:rFonts w:hint="eastAsia"/>
                <w:vertAlign w:val="baseline"/>
                <w:lang w:val="en-US" w:eastAsia="zh-CN"/>
              </w:rPr>
              <w:t>自动关联筛选条件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tcPr>
          <w:p>
            <w:pPr>
              <w:widowControl w:val="0"/>
              <w:numPr>
                <w:ilvl w:val="0"/>
                <w:numId w:val="0"/>
              </w:numPr>
              <w:jc w:val="left"/>
              <w:rPr>
                <w:rFonts w:hint="default"/>
                <w:vertAlign w:val="baseline"/>
                <w:lang w:val="en-US" w:eastAsia="zh-CN"/>
              </w:rPr>
            </w:pPr>
            <w:r>
              <w:rPr>
                <w:rFonts w:hint="eastAsia"/>
                <w:vertAlign w:val="baseline"/>
                <w:lang w:val="en-US" w:eastAsia="zh-CN"/>
              </w:rPr>
              <w:t>加电类型</w:t>
            </w:r>
          </w:p>
        </w:tc>
        <w:tc>
          <w:tcPr>
            <w:tcW w:w="6223" w:type="dxa"/>
          </w:tcPr>
          <w:p>
            <w:pPr>
              <w:widowControl w:val="0"/>
              <w:numPr>
                <w:ilvl w:val="0"/>
                <w:numId w:val="0"/>
              </w:numPr>
              <w:ind w:firstLine="0" w:firstLineChars="0"/>
              <w:jc w:val="left"/>
              <w:rPr>
                <w:rFonts w:hint="default"/>
                <w:vertAlign w:val="baseline"/>
                <w:lang w:val="en-US" w:eastAsia="zh-CN"/>
              </w:rPr>
            </w:pPr>
            <w:r>
              <w:rPr>
                <w:rFonts w:hint="eastAsia"/>
                <w:vertAlign w:val="baseline"/>
                <w:lang w:val="en-US" w:eastAsia="zh-CN"/>
              </w:rPr>
              <w:t>自动关联筛选条件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tcPr>
          <w:p>
            <w:pPr>
              <w:widowControl w:val="0"/>
              <w:numPr>
                <w:ilvl w:val="0"/>
                <w:numId w:val="0"/>
              </w:numPr>
              <w:jc w:val="left"/>
              <w:rPr>
                <w:rFonts w:hint="default"/>
                <w:vertAlign w:val="baseline"/>
                <w:lang w:val="en-US" w:eastAsia="zh-CN"/>
              </w:rPr>
            </w:pPr>
            <w:r>
              <w:rPr>
                <w:rFonts w:hint="eastAsia"/>
                <w:highlight w:val="yellow"/>
                <w:vertAlign w:val="baseline"/>
                <w:lang w:val="en-US" w:eastAsia="zh-CN"/>
              </w:rPr>
              <w:t>用电设备类型</w:t>
            </w:r>
          </w:p>
        </w:tc>
        <w:tc>
          <w:tcPr>
            <w:tcW w:w="6223" w:type="dxa"/>
          </w:tcPr>
          <w:p>
            <w:pPr>
              <w:widowControl w:val="0"/>
              <w:numPr>
                <w:ilvl w:val="0"/>
                <w:numId w:val="0"/>
              </w:numPr>
              <w:jc w:val="left"/>
              <w:rPr>
                <w:rFonts w:hint="default"/>
                <w:vertAlign w:val="baseline"/>
                <w:lang w:val="en-US" w:eastAsia="zh-CN"/>
              </w:rPr>
            </w:pPr>
            <w:r>
              <w:rPr>
                <w:rFonts w:hint="eastAsia"/>
                <w:vertAlign w:val="baseline"/>
                <w:lang w:val="en-US" w:eastAsia="zh-CN"/>
              </w:rPr>
              <w:t>列头柜/空调类/业务终端。关联评估工单带出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tcPr>
          <w:p>
            <w:pPr>
              <w:widowControl w:val="0"/>
              <w:numPr>
                <w:ilvl w:val="0"/>
                <w:numId w:val="0"/>
              </w:numPr>
              <w:jc w:val="left"/>
              <w:rPr>
                <w:rFonts w:hint="default"/>
                <w:vertAlign w:val="baseline"/>
                <w:lang w:val="en-US" w:eastAsia="zh-CN"/>
              </w:rPr>
            </w:pPr>
            <w:r>
              <w:rPr>
                <w:rFonts w:hint="eastAsia"/>
                <w:vertAlign w:val="baseline"/>
                <w:lang w:val="en-US" w:eastAsia="zh-CN"/>
              </w:rPr>
              <w:t>用电设备名称</w:t>
            </w:r>
          </w:p>
        </w:tc>
        <w:tc>
          <w:tcPr>
            <w:tcW w:w="6223" w:type="dxa"/>
          </w:tcPr>
          <w:p>
            <w:pPr>
              <w:widowControl w:val="0"/>
              <w:numPr>
                <w:ilvl w:val="0"/>
                <w:numId w:val="0"/>
              </w:numPr>
              <w:jc w:val="left"/>
              <w:rPr>
                <w:rFonts w:hint="default"/>
                <w:vertAlign w:val="baseline"/>
                <w:lang w:val="en-US" w:eastAsia="zh-CN"/>
              </w:rPr>
            </w:pPr>
            <w:r>
              <w:rPr>
                <w:rFonts w:hint="eastAsia"/>
                <w:vertAlign w:val="baseline"/>
                <w:lang w:val="en-US" w:eastAsia="zh-CN"/>
              </w:rPr>
              <w:t>关联评估工单带出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tcPr>
          <w:p>
            <w:pPr>
              <w:widowControl w:val="0"/>
              <w:numPr>
                <w:ilvl w:val="0"/>
                <w:numId w:val="0"/>
              </w:numPr>
              <w:jc w:val="left"/>
              <w:rPr>
                <w:rFonts w:hint="default"/>
                <w:vertAlign w:val="baseline"/>
                <w:lang w:val="en-US" w:eastAsia="zh-CN"/>
              </w:rPr>
            </w:pPr>
            <w:r>
              <w:rPr>
                <w:rFonts w:hint="eastAsia"/>
                <w:vertAlign w:val="baseline"/>
                <w:lang w:val="en-US" w:eastAsia="zh-CN"/>
              </w:rPr>
              <w:t>用电设备额定功率（kW）</w:t>
            </w:r>
          </w:p>
        </w:tc>
        <w:tc>
          <w:tcPr>
            <w:tcW w:w="6223" w:type="dxa"/>
          </w:tcPr>
          <w:p>
            <w:pPr>
              <w:widowControl w:val="0"/>
              <w:numPr>
                <w:ilvl w:val="0"/>
                <w:numId w:val="0"/>
              </w:numPr>
              <w:jc w:val="left"/>
              <w:rPr>
                <w:rFonts w:hint="default"/>
                <w:vertAlign w:val="baseline"/>
                <w:lang w:val="en-US" w:eastAsia="zh-CN"/>
              </w:rPr>
            </w:pPr>
            <w:r>
              <w:rPr>
                <w:rFonts w:hint="eastAsia"/>
                <w:vertAlign w:val="baseline"/>
                <w:lang w:val="en-US" w:eastAsia="zh-CN"/>
              </w:rPr>
              <w:t>动环平台的单位统一用kW，运维工单接口对接过来的数据，单位是W，对接过来的数据需要做单位换算。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vAlign w:val="top"/>
          </w:tcPr>
          <w:p>
            <w:pPr>
              <w:widowControl w:val="0"/>
              <w:numPr>
                <w:ilvl w:val="0"/>
                <w:numId w:val="0"/>
              </w:numPr>
              <w:ind w:left="0" w:leftChars="0" w:firstLine="0" w:firstLineChars="0"/>
              <w:jc w:val="left"/>
              <w:rPr>
                <w:rFonts w:hint="default"/>
                <w:vertAlign w:val="baseline"/>
                <w:lang w:val="en-US" w:eastAsia="zh-CN"/>
              </w:rPr>
            </w:pPr>
            <w:r>
              <w:rPr>
                <w:rFonts w:hint="eastAsia"/>
                <w:vertAlign w:val="baseline"/>
                <w:lang w:val="en-US" w:eastAsia="zh-CN"/>
              </w:rPr>
              <w:t>分路名称</w:t>
            </w:r>
          </w:p>
        </w:tc>
        <w:tc>
          <w:tcPr>
            <w:tcW w:w="6223" w:type="dxa"/>
            <w:vAlign w:val="top"/>
          </w:tcPr>
          <w:p>
            <w:pPr>
              <w:widowControl w:val="0"/>
              <w:numPr>
                <w:ilvl w:val="0"/>
                <w:numId w:val="0"/>
              </w:numPr>
              <w:ind w:left="0" w:leftChars="0" w:firstLine="0" w:firstLineChars="0"/>
              <w:jc w:val="left"/>
              <w:rPr>
                <w:rFonts w:hint="default"/>
                <w:vertAlign w:val="baseline"/>
                <w:lang w:val="en-US" w:eastAsia="zh-CN"/>
              </w:rPr>
            </w:pPr>
            <w:r>
              <w:rPr>
                <w:rFonts w:hint="eastAsia"/>
                <w:vertAlign w:val="baseline"/>
                <w:lang w:val="en-US" w:eastAsia="zh-CN"/>
              </w:rPr>
              <w:t>获取综资“专业内输出分路”和“跨专业输出分路”的分路名称字段。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tcPr>
          <w:p>
            <w:pPr>
              <w:widowControl w:val="0"/>
              <w:numPr>
                <w:ilvl w:val="0"/>
                <w:numId w:val="0"/>
              </w:numPr>
              <w:jc w:val="left"/>
              <w:rPr>
                <w:rFonts w:hint="default"/>
                <w:vertAlign w:val="baseline"/>
                <w:lang w:val="en-US" w:eastAsia="zh-CN"/>
              </w:rPr>
            </w:pPr>
            <w:r>
              <w:rPr>
                <w:rFonts w:hint="eastAsia"/>
                <w:vertAlign w:val="baseline"/>
                <w:lang w:val="en-US" w:eastAsia="zh-CN"/>
              </w:rPr>
              <w:t>配电设备名称</w:t>
            </w:r>
          </w:p>
        </w:tc>
        <w:tc>
          <w:tcPr>
            <w:tcW w:w="6223" w:type="dxa"/>
          </w:tcPr>
          <w:p>
            <w:pPr>
              <w:widowControl w:val="0"/>
              <w:numPr>
                <w:ilvl w:val="0"/>
                <w:numId w:val="0"/>
              </w:numPr>
              <w:jc w:val="left"/>
              <w:rPr>
                <w:rFonts w:hint="default"/>
                <w:vertAlign w:val="baseline"/>
                <w:lang w:val="en-US" w:eastAsia="zh-CN"/>
              </w:rPr>
            </w:pPr>
            <w:r>
              <w:rPr>
                <w:rFonts w:hint="eastAsia"/>
                <w:vertAlign w:val="baseline"/>
                <w:lang w:val="en-US" w:eastAsia="zh-CN"/>
              </w:rPr>
              <w:t>关联综资分路名称对应的所属设备名称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tcPr>
          <w:p>
            <w:pPr>
              <w:widowControl w:val="0"/>
              <w:numPr>
                <w:ilvl w:val="0"/>
                <w:numId w:val="0"/>
              </w:numPr>
              <w:jc w:val="left"/>
              <w:rPr>
                <w:rFonts w:hint="default"/>
                <w:vertAlign w:val="baseline"/>
                <w:lang w:val="en-US" w:eastAsia="zh-CN"/>
              </w:rPr>
            </w:pPr>
            <w:r>
              <w:rPr>
                <w:rFonts w:hint="eastAsia"/>
                <w:vertAlign w:val="baseline"/>
                <w:lang w:val="en-US" w:eastAsia="zh-CN"/>
              </w:rPr>
              <w:t>分路器件额定容量（A）</w:t>
            </w:r>
          </w:p>
        </w:tc>
        <w:tc>
          <w:tcPr>
            <w:tcW w:w="6223" w:type="dxa"/>
          </w:tcPr>
          <w:p>
            <w:pPr>
              <w:widowControl w:val="0"/>
              <w:numPr>
                <w:ilvl w:val="0"/>
                <w:numId w:val="0"/>
              </w:numPr>
              <w:jc w:val="left"/>
              <w:rPr>
                <w:rFonts w:hint="default"/>
                <w:vertAlign w:val="baseline"/>
                <w:lang w:val="en-US" w:eastAsia="zh-CN"/>
              </w:rPr>
            </w:pPr>
            <w:r>
              <w:rPr>
                <w:rFonts w:hint="eastAsia"/>
                <w:vertAlign w:val="baseline"/>
                <w:lang w:val="en-US" w:eastAsia="zh-CN"/>
              </w:rPr>
              <w:t>获取综资对应数据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tcPr>
          <w:p>
            <w:pPr>
              <w:widowControl w:val="0"/>
              <w:numPr>
                <w:ilvl w:val="0"/>
                <w:numId w:val="0"/>
              </w:numPr>
              <w:jc w:val="left"/>
              <w:rPr>
                <w:rFonts w:hint="eastAsia"/>
                <w:vertAlign w:val="baseline"/>
                <w:lang w:val="en-US" w:eastAsia="zh-CN"/>
              </w:rPr>
            </w:pPr>
          </w:p>
        </w:tc>
        <w:tc>
          <w:tcPr>
            <w:tcW w:w="6223" w:type="dxa"/>
          </w:tcPr>
          <w:p>
            <w:pPr>
              <w:widowControl w:val="0"/>
              <w:numPr>
                <w:ilvl w:val="0"/>
                <w:numId w:val="0"/>
              </w:numPr>
              <w:jc w:val="left"/>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tcPr>
          <w:p>
            <w:pPr>
              <w:widowControl w:val="0"/>
              <w:numPr>
                <w:ilvl w:val="0"/>
                <w:numId w:val="0"/>
              </w:numPr>
              <w:jc w:val="left"/>
              <w:rPr>
                <w:rFonts w:hint="default"/>
                <w:vertAlign w:val="baseline"/>
                <w:lang w:val="en-US" w:eastAsia="zh-CN"/>
              </w:rPr>
            </w:pPr>
          </w:p>
        </w:tc>
        <w:tc>
          <w:tcPr>
            <w:tcW w:w="6223" w:type="dxa"/>
          </w:tcPr>
          <w:p>
            <w:pPr>
              <w:widowControl w:val="0"/>
              <w:numPr>
                <w:ilvl w:val="0"/>
                <w:numId w:val="0"/>
              </w:numPr>
              <w:jc w:val="left"/>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tcPr>
          <w:p>
            <w:pPr>
              <w:widowControl w:val="0"/>
              <w:numPr>
                <w:ilvl w:val="0"/>
                <w:numId w:val="0"/>
              </w:numPr>
              <w:jc w:val="left"/>
              <w:rPr>
                <w:rFonts w:hint="eastAsia"/>
                <w:vertAlign w:val="baseline"/>
                <w:lang w:val="en-US" w:eastAsia="zh-CN"/>
              </w:rPr>
            </w:pPr>
          </w:p>
        </w:tc>
        <w:tc>
          <w:tcPr>
            <w:tcW w:w="6223" w:type="dxa"/>
          </w:tcPr>
          <w:p>
            <w:pPr>
              <w:widowControl w:val="0"/>
              <w:numPr>
                <w:ilvl w:val="0"/>
                <w:numId w:val="0"/>
              </w:numPr>
              <w:jc w:val="left"/>
              <w:rPr>
                <w:rFonts w:hint="eastAsia"/>
                <w:vertAlign w:val="baseline"/>
                <w:lang w:val="en-US" w:eastAsia="zh-CN"/>
              </w:rPr>
            </w:pPr>
          </w:p>
        </w:tc>
      </w:tr>
    </w:tbl>
    <w:p>
      <w:pPr>
        <w:widowControl w:val="0"/>
        <w:numPr>
          <w:ilvl w:val="0"/>
          <w:numId w:val="0"/>
        </w:numPr>
        <w:jc w:val="left"/>
        <w:rPr>
          <w:rFonts w:hint="default"/>
          <w:lang w:val="en-US" w:eastAsia="zh-CN"/>
        </w:rPr>
      </w:pPr>
    </w:p>
    <w:p>
      <w:pPr>
        <w:widowControl w:val="0"/>
        <w:numPr>
          <w:ilvl w:val="0"/>
          <w:numId w:val="0"/>
        </w:numPr>
        <w:jc w:val="left"/>
        <w:rPr>
          <w:rFonts w:hint="default"/>
          <w:lang w:val="en-US" w:eastAsia="zh-CN"/>
        </w:rPr>
      </w:pPr>
    </w:p>
    <w:p>
      <w:pPr>
        <w:widowControl w:val="0"/>
        <w:numPr>
          <w:ilvl w:val="0"/>
          <w:numId w:val="0"/>
        </w:numPr>
        <w:jc w:val="left"/>
        <w:rPr>
          <w:rFonts w:hint="default"/>
          <w:lang w:val="en-US" w:eastAsia="zh-CN"/>
        </w:rPr>
      </w:pPr>
      <w:r>
        <w:rPr>
          <w:rFonts w:hint="eastAsia"/>
          <w:lang w:val="en-US" w:eastAsia="zh-CN"/>
        </w:rPr>
        <w:t>直流输出电压，负载总电流</w:t>
      </w:r>
    </w:p>
    <w:p>
      <w:pPr>
        <w:widowControl w:val="0"/>
        <w:numPr>
          <w:ilvl w:val="0"/>
          <w:numId w:val="0"/>
        </w:numPr>
        <w:jc w:val="left"/>
        <w:rPr>
          <w:rFonts w:hint="eastAsia"/>
          <w:lang w:val="en-US" w:eastAsia="zh-CN"/>
        </w:rPr>
      </w:pPr>
    </w:p>
    <w:p>
      <w:pPr>
        <w:widowControl w:val="0"/>
        <w:numPr>
          <w:ilvl w:val="0"/>
          <w:numId w:val="0"/>
        </w:numPr>
        <w:jc w:val="left"/>
        <w:rPr>
          <w:rFonts w:hint="default"/>
          <w:lang w:val="en-US" w:eastAsia="zh-CN"/>
        </w:rPr>
      </w:pPr>
      <w:r>
        <w:rPr>
          <w:rFonts w:hint="eastAsia"/>
          <w:lang w:val="en-US" w:eastAsia="zh-CN"/>
        </w:rPr>
        <w:t>判断方法：上端开关的额定容量和设备负载是否匹配。可采集到</w:t>
      </w:r>
    </w:p>
    <w:p>
      <w:pPr>
        <w:widowControl w:val="0"/>
        <w:numPr>
          <w:ilvl w:val="0"/>
          <w:numId w:val="0"/>
        </w:numPr>
        <w:jc w:val="left"/>
        <w:rPr>
          <w:rFonts w:hint="default"/>
          <w:lang w:val="en-US" w:eastAsia="zh-CN"/>
        </w:rPr>
      </w:pPr>
      <w:r>
        <w:rPr>
          <w:rFonts w:hint="eastAsia"/>
          <w:vertAlign w:val="baseline"/>
          <w:lang w:val="en-US" w:eastAsia="zh-CN"/>
        </w:rPr>
        <w:t>运维工单接口对接过来的数据，单位是W，对接过来的数据需要做单位换算。</w:t>
      </w:r>
    </w:p>
    <w:p>
      <w:pPr>
        <w:widowControl w:val="0"/>
        <w:numPr>
          <w:ilvl w:val="0"/>
          <w:numId w:val="0"/>
        </w:numPr>
        <w:jc w:val="left"/>
        <w:rPr>
          <w:rFonts w:hint="eastAsia"/>
          <w:lang w:val="en-US" w:eastAsia="zh-CN"/>
        </w:rPr>
      </w:pPr>
    </w:p>
    <w:p>
      <w:pPr>
        <w:widowControl w:val="0"/>
        <w:numPr>
          <w:ilvl w:val="0"/>
          <w:numId w:val="0"/>
        </w:numPr>
        <w:jc w:val="left"/>
        <w:rPr>
          <w:rFonts w:hint="default"/>
          <w:lang w:val="en-US" w:eastAsia="zh-CN"/>
        </w:rPr>
      </w:pPr>
    </w:p>
    <w:p>
      <w:pPr>
        <w:widowControl w:val="0"/>
        <w:numPr>
          <w:ilvl w:val="0"/>
          <w:numId w:val="0"/>
        </w:numPr>
        <w:jc w:val="left"/>
        <w:rPr>
          <w:rFonts w:hint="default"/>
          <w:lang w:val="en-US" w:eastAsia="zh-CN"/>
        </w:rPr>
        <w:sectPr>
          <w:pgSz w:w="11906" w:h="16838"/>
          <w:pgMar w:top="1440" w:right="1080" w:bottom="1440" w:left="1080" w:header="680" w:footer="992" w:gutter="0"/>
          <w:cols w:space="425" w:num="1"/>
          <w:docGrid w:type="lines" w:linePitch="312" w:charSpace="0"/>
        </w:sectPr>
      </w:pPr>
    </w:p>
    <w:p>
      <w:pPr>
        <w:pStyle w:val="5"/>
      </w:pPr>
      <w:bookmarkStart w:id="45" w:name="_Toc13622"/>
      <w:r>
        <w:rPr>
          <w:rFonts w:hint="eastAsia"/>
        </w:rPr>
        <w:t>AIMIOps-</w:t>
      </w:r>
      <w:r>
        <w:rPr>
          <w:rFonts w:hint="eastAsia"/>
          <w:lang w:val="en-US" w:eastAsia="zh-CN"/>
        </w:rPr>
        <w:t>GX-</w:t>
      </w:r>
      <w:r>
        <w:rPr>
          <w:rFonts w:hint="eastAsia"/>
        </w:rPr>
        <w:t>BR-F</w:t>
      </w:r>
      <w:r>
        <w:rPr>
          <w:rFonts w:hint="eastAsia"/>
          <w:lang w:val="en-US" w:eastAsia="zh-CN"/>
        </w:rPr>
        <w:t>-05</w:t>
      </w:r>
      <w:r>
        <w:rPr>
          <w:rFonts w:hint="eastAsia"/>
        </w:rPr>
        <w:t>-</w:t>
      </w:r>
      <w:r>
        <w:rPr>
          <w:rFonts w:hint="eastAsia"/>
          <w:lang w:val="en-US" w:eastAsia="zh-CN"/>
        </w:rPr>
        <w:t>002用电预算预占</w:t>
      </w:r>
      <w:bookmarkEnd w:id="45"/>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b/>
          <w:bCs/>
          <w:lang w:val="en-US" w:eastAsia="zh-CN"/>
        </w:rPr>
      </w:pPr>
      <w:r>
        <w:rPr>
          <w:rFonts w:hint="eastAsia"/>
          <w:b/>
          <w:bCs/>
          <w:color w:val="FF0000"/>
          <w:lang w:val="en-US" w:eastAsia="zh-CN"/>
        </w:rPr>
        <w:t>V版本通用功能</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lang w:val="en-US" w:eastAsia="zh-CN"/>
        </w:rPr>
      </w:pPr>
      <w:r>
        <w:rPr>
          <w:rFonts w:hint="eastAsia"/>
          <w:b/>
          <w:bCs/>
          <w:lang w:val="en-US" w:eastAsia="zh-CN"/>
        </w:rPr>
        <w:t>功能位置</w:t>
      </w:r>
      <w:r>
        <w:rPr>
          <w:rFonts w:hint="eastAsia"/>
          <w:lang w:val="en-US" w:eastAsia="zh-CN"/>
        </w:rPr>
        <w:t>：容量管理——仿真扩容——用电预算预占</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lang w:val="en-US" w:eastAsia="zh-CN"/>
        </w:rPr>
      </w:pPr>
      <w:r>
        <w:rPr>
          <w:rFonts w:hint="eastAsia"/>
          <w:b/>
          <w:bCs/>
          <w:lang w:val="en-US" w:eastAsia="zh-CN"/>
        </w:rPr>
        <w:t>数据来源</w:t>
      </w:r>
      <w:r>
        <w:rPr>
          <w:rFonts w:hint="eastAsia"/>
          <w:lang w:val="en-US" w:eastAsia="zh-CN"/>
        </w:rPr>
        <w:t>：电子运维中心/动环/综资</w:t>
      </w:r>
    </w:p>
    <w:p>
      <w:pPr>
        <w:widowControl w:val="0"/>
        <w:numPr>
          <w:ilvl w:val="0"/>
          <w:numId w:val="0"/>
        </w:numPr>
        <w:jc w:val="left"/>
        <w:rPr>
          <w:rFonts w:hint="default"/>
          <w:lang w:val="en-US" w:eastAsia="zh-CN"/>
        </w:rPr>
      </w:pPr>
      <w:r>
        <w:rPr>
          <w:rFonts w:hint="eastAsia"/>
          <w:b/>
          <w:bCs/>
          <w:lang w:val="en-US" w:eastAsia="zh-CN"/>
        </w:rPr>
        <w:t>功能描述</w:t>
      </w:r>
      <w:r>
        <w:rPr>
          <w:rFonts w:hint="eastAsia"/>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ind w:firstLine="440" w:firstLineChars="200"/>
        <w:jc w:val="left"/>
        <w:textAlignment w:val="auto"/>
        <w:rPr>
          <w:rFonts w:hint="eastAsia"/>
          <w:lang w:val="en-US" w:eastAsia="zh-CN"/>
        </w:rPr>
      </w:pPr>
      <w:r>
        <w:rPr>
          <w:rFonts w:hint="eastAsia"/>
          <w:lang w:val="en-US" w:eastAsia="zh-CN"/>
        </w:rPr>
        <w:t>通过对接电子运维系统，为用电预占工单提供容量预占合理性校验窗。</w:t>
      </w:r>
    </w:p>
    <w:p>
      <w:pPr>
        <w:keepNext w:val="0"/>
        <w:keepLines w:val="0"/>
        <w:pageBreakBefore w:val="0"/>
        <w:widowControl w:val="0"/>
        <w:numPr>
          <w:ilvl w:val="0"/>
          <w:numId w:val="0"/>
        </w:numPr>
        <w:kinsoku/>
        <w:wordWrap/>
        <w:overflowPunct/>
        <w:topLinePunct w:val="0"/>
        <w:autoSpaceDE/>
        <w:autoSpaceDN/>
        <w:bidi w:val="0"/>
        <w:adjustRightInd/>
        <w:snapToGrid/>
        <w:ind w:firstLine="440" w:firstLineChars="200"/>
        <w:jc w:val="left"/>
        <w:textAlignment w:val="auto"/>
        <w:rPr>
          <w:rFonts w:hint="default"/>
          <w:lang w:val="en-US" w:eastAsia="zh-CN"/>
        </w:rPr>
      </w:pPr>
      <w:r>
        <w:rPr>
          <w:rFonts w:hint="eastAsia"/>
          <w:lang w:val="en-US" w:eastAsia="zh-CN"/>
        </w:rPr>
        <w:t>根据工单对应机楼申请的容量数据自动计算接入此用电设备后各末端列头柜上游相关系统、设备容量变化情况，根据各系统及设备容量按优排序（所有系统级设备无容量预警且上游负载容量比最低为最优方案），</w:t>
      </w:r>
      <w:commentRangeStart w:id="12"/>
      <w:r>
        <w:rPr>
          <w:rFonts w:hint="eastAsia"/>
          <w:lang w:val="en-US" w:eastAsia="zh-CN"/>
        </w:rPr>
        <w:t>输出最优方案建议作为工单批复的参考，输出内容格式参考：推荐占用【机房名称-列头柜名称】，此方案无容量预警/此方案XX系统可能发生黄色预警。</w:t>
      </w:r>
      <w:commentRangeEnd w:id="12"/>
      <w:r>
        <w:commentReference w:id="12"/>
      </w:r>
    </w:p>
    <w:p>
      <w:pPr>
        <w:widowControl w:val="0"/>
        <w:numPr>
          <w:ilvl w:val="0"/>
          <w:numId w:val="0"/>
        </w:numPr>
        <w:jc w:val="left"/>
        <w:rPr>
          <w:rFonts w:hint="default"/>
          <w:lang w:val="en-US" w:eastAsia="zh-CN"/>
        </w:rPr>
      </w:pPr>
    </w:p>
    <w:p>
      <w:pPr>
        <w:widowControl w:val="0"/>
        <w:numPr>
          <w:ilvl w:val="0"/>
          <w:numId w:val="0"/>
        </w:numPr>
        <w:jc w:val="left"/>
        <w:rPr>
          <w:rFonts w:hint="default"/>
          <w:lang w:val="en-US" w:eastAsia="zh-CN"/>
        </w:rPr>
      </w:pPr>
      <w:r>
        <w:rPr>
          <w:rFonts w:hint="eastAsia"/>
          <w:lang w:val="en-US" w:eastAsia="zh-CN"/>
        </w:rPr>
        <w:t>前置条件：该功能的查询和导出范围，关联账号的资源角色权限。（渗透测试要求）</w:t>
      </w:r>
    </w:p>
    <w:p>
      <w:pPr>
        <w:widowControl w:val="0"/>
        <w:numPr>
          <w:ilvl w:val="0"/>
          <w:numId w:val="0"/>
        </w:numPr>
        <w:jc w:val="left"/>
        <w:rPr>
          <w:rFonts w:hint="default"/>
          <w:lang w:val="en-US" w:eastAsia="zh-CN"/>
        </w:rPr>
      </w:pPr>
    </w:p>
    <w:p>
      <w:pPr>
        <w:widowControl w:val="0"/>
        <w:numPr>
          <w:ilvl w:val="0"/>
          <w:numId w:val="0"/>
        </w:numPr>
        <w:jc w:val="left"/>
        <w:rPr>
          <w:rFonts w:hint="default"/>
          <w:lang w:val="en-US" w:eastAsia="zh-CN"/>
        </w:rPr>
      </w:pPr>
      <w:r>
        <w:rPr>
          <w:rFonts w:hint="eastAsia"/>
          <w:b/>
          <w:bCs/>
          <w:lang w:val="en-US" w:eastAsia="zh-CN"/>
        </w:rPr>
        <w:t>功能页面</w:t>
      </w:r>
      <w:r>
        <w:rPr>
          <w:rFonts w:hint="eastAsia"/>
          <w:lang w:val="en-US" w:eastAsia="zh-CN"/>
        </w:rPr>
        <w:t>：</w:t>
      </w:r>
    </w:p>
    <w:p>
      <w:pPr>
        <w:widowControl w:val="0"/>
        <w:numPr>
          <w:ilvl w:val="0"/>
          <w:numId w:val="0"/>
        </w:numPr>
        <w:jc w:val="left"/>
        <w:rPr>
          <w:rFonts w:hint="eastAsia"/>
          <w:lang w:val="en-US" w:eastAsia="zh-CN"/>
        </w:rPr>
      </w:pPr>
      <w:r>
        <w:rPr>
          <w:rFonts w:hint="eastAsia"/>
          <w:lang w:val="en-US" w:eastAsia="zh-CN"/>
        </w:rPr>
        <w:t>页面显示已完成的加电评估历史信息，可以通过字段筛选，查看已评估信息。</w:t>
      </w:r>
    </w:p>
    <w:p>
      <w:pPr>
        <w:widowControl w:val="0"/>
        <w:numPr>
          <w:ilvl w:val="0"/>
          <w:numId w:val="0"/>
        </w:numPr>
        <w:jc w:val="left"/>
        <w:rPr>
          <w:rFonts w:hint="eastAsia"/>
          <w:lang w:val="en-US" w:eastAsia="zh-CN"/>
        </w:rPr>
      </w:pPr>
      <w:r>
        <w:rPr>
          <w:rFonts w:hint="eastAsia"/>
          <w:lang w:val="en-US" w:eastAsia="zh-CN"/>
        </w:rPr>
        <w:t>筛选字段：</w:t>
      </w:r>
    </w:p>
    <w:p>
      <w:pPr>
        <w:widowControl w:val="0"/>
        <w:numPr>
          <w:ilvl w:val="0"/>
          <w:numId w:val="62"/>
        </w:numPr>
        <w:ind w:left="420" w:leftChars="0" w:hanging="420" w:firstLineChars="0"/>
        <w:jc w:val="left"/>
        <w:rPr>
          <w:rFonts w:hint="default"/>
          <w:lang w:val="en-US" w:eastAsia="zh-CN"/>
        </w:rPr>
      </w:pPr>
      <w:r>
        <w:rPr>
          <w:rFonts w:hint="eastAsia"/>
          <w:lang w:val="en-US" w:eastAsia="zh-CN"/>
        </w:rPr>
        <w:t>地市：广西所有地市，默认全选</w:t>
      </w:r>
    </w:p>
    <w:p>
      <w:pPr>
        <w:widowControl w:val="0"/>
        <w:numPr>
          <w:ilvl w:val="0"/>
          <w:numId w:val="62"/>
        </w:numPr>
        <w:ind w:left="420" w:leftChars="0" w:hanging="420" w:firstLineChars="0"/>
        <w:jc w:val="left"/>
        <w:rPr>
          <w:rFonts w:hint="default"/>
          <w:lang w:val="en-US" w:eastAsia="zh-CN"/>
        </w:rPr>
      </w:pPr>
      <w:r>
        <w:rPr>
          <w:rFonts w:hint="eastAsia"/>
          <w:lang w:val="en-US" w:eastAsia="zh-CN"/>
        </w:rPr>
        <w:t>区县：关联地市，默认全选</w:t>
      </w:r>
    </w:p>
    <w:p>
      <w:pPr>
        <w:widowControl w:val="0"/>
        <w:numPr>
          <w:ilvl w:val="0"/>
          <w:numId w:val="62"/>
        </w:numPr>
        <w:ind w:left="420" w:leftChars="0" w:hanging="420" w:firstLineChars="0"/>
        <w:jc w:val="left"/>
        <w:rPr>
          <w:rFonts w:hint="eastAsia"/>
          <w:lang w:val="en-US" w:eastAsia="zh-CN"/>
        </w:rPr>
      </w:pPr>
      <w:r>
        <w:rPr>
          <w:rFonts w:hint="eastAsia"/>
          <w:lang w:val="en-US" w:eastAsia="zh-CN"/>
        </w:rPr>
        <w:t>站点类型：</w:t>
      </w:r>
      <w:r>
        <w:rPr>
          <w:rFonts w:hint="eastAsia"/>
          <w:highlight w:val="none"/>
          <w:lang w:val="en-US" w:eastAsia="zh-CN"/>
        </w:rPr>
        <w:t>枚举——数据中心、通信机楼、传输节点、通信基站，默认全选</w:t>
      </w:r>
    </w:p>
    <w:p>
      <w:pPr>
        <w:widowControl w:val="0"/>
        <w:numPr>
          <w:ilvl w:val="0"/>
          <w:numId w:val="62"/>
        </w:numPr>
        <w:ind w:left="420" w:leftChars="0" w:hanging="420" w:firstLineChars="0"/>
        <w:jc w:val="left"/>
        <w:rPr>
          <w:rFonts w:hint="default"/>
          <w:lang w:val="en-US" w:eastAsia="zh-CN"/>
        </w:rPr>
      </w:pPr>
      <w:r>
        <w:rPr>
          <w:rFonts w:hint="eastAsia"/>
          <w:lang w:val="en-US" w:eastAsia="zh-CN"/>
        </w:rPr>
        <w:t>站点名称：支持模糊查询，下拉可选。</w:t>
      </w:r>
    </w:p>
    <w:p>
      <w:pPr>
        <w:widowControl w:val="0"/>
        <w:numPr>
          <w:ilvl w:val="0"/>
          <w:numId w:val="62"/>
        </w:numPr>
        <w:ind w:left="420" w:leftChars="0" w:hanging="420" w:firstLineChars="0"/>
        <w:jc w:val="left"/>
        <w:rPr>
          <w:rFonts w:hint="eastAsia"/>
          <w:lang w:val="en-US" w:eastAsia="zh-CN"/>
        </w:rPr>
      </w:pPr>
      <w:r>
        <w:rPr>
          <w:rFonts w:hint="eastAsia"/>
          <w:lang w:val="en-US" w:eastAsia="zh-CN"/>
        </w:rPr>
        <w:t>机房：支持模糊查询，下拉可选。</w:t>
      </w:r>
    </w:p>
    <w:p>
      <w:pPr>
        <w:widowControl w:val="0"/>
        <w:numPr>
          <w:ilvl w:val="0"/>
          <w:numId w:val="62"/>
        </w:numPr>
        <w:ind w:left="420" w:hanging="420"/>
        <w:jc w:val="left"/>
        <w:rPr>
          <w:rFonts w:hint="default"/>
          <w:lang w:val="en-US" w:eastAsia="zh-CN"/>
        </w:rPr>
      </w:pPr>
      <w:r>
        <w:rPr>
          <w:rFonts w:hint="eastAsia"/>
          <w:lang w:val="en-US" w:eastAsia="zh-CN"/>
        </w:rPr>
        <w:t>电源系统类型：枚举值：UPS/开关电源，默认</w:t>
      </w:r>
      <w:del w:id="1900" w:author="zhoujiansheng" w:date="2025-09-22T20:20:02Z">
        <w:r>
          <w:rPr>
            <w:rFonts w:hint="default"/>
            <w:lang w:val="en-US" w:eastAsia="zh-CN"/>
          </w:rPr>
          <w:delText>UPS</w:delText>
        </w:r>
      </w:del>
      <w:ins w:id="1901" w:author="zhoujiansheng" w:date="2025-09-22T20:20:03Z">
        <w:r>
          <w:rPr>
            <w:rFonts w:hint="eastAsia"/>
            <w:lang w:val="en-US" w:eastAsia="zh-CN"/>
          </w:rPr>
          <w:t>开关</w:t>
        </w:r>
      </w:ins>
      <w:ins w:id="1902" w:author="zhoujiansheng" w:date="2025-09-22T20:20:05Z">
        <w:r>
          <w:rPr>
            <w:rFonts w:hint="eastAsia"/>
            <w:lang w:val="en-US" w:eastAsia="zh-CN"/>
          </w:rPr>
          <w:t>电源</w:t>
        </w:r>
      </w:ins>
      <w:r>
        <w:rPr>
          <w:rFonts w:hint="eastAsia"/>
          <w:lang w:val="en-US" w:eastAsia="zh-CN"/>
        </w:rPr>
        <w:t>。</w:t>
      </w:r>
    </w:p>
    <w:p>
      <w:pPr>
        <w:widowControl w:val="0"/>
        <w:numPr>
          <w:ilvl w:val="0"/>
          <w:numId w:val="0"/>
        </w:numPr>
        <w:jc w:val="left"/>
        <w:rPr>
          <w:rFonts w:hint="eastAsia"/>
          <w:lang w:val="en-US" w:eastAsia="zh-CN"/>
        </w:rPr>
      </w:pPr>
      <w:r>
        <w:rPr>
          <w:rFonts w:hint="eastAsia"/>
          <w:lang w:val="en-US" w:eastAsia="zh-CN"/>
        </w:rPr>
        <w:t>在功能页筛选条件上方，可以通过点击“新建加电评估”，填写待加电设备信息，对设备申请加电信息进行评估。</w:t>
      </w:r>
    </w:p>
    <w:p>
      <w:pPr>
        <w:widowControl w:val="0"/>
        <w:numPr>
          <w:ilvl w:val="0"/>
          <w:numId w:val="0"/>
        </w:numPr>
        <w:jc w:val="left"/>
        <w:rPr>
          <w:rFonts w:hint="eastAsia"/>
          <w:lang w:val="en-US" w:eastAsia="zh-CN"/>
        </w:rPr>
      </w:pPr>
      <w:r>
        <w:rPr>
          <w:rFonts w:hint="eastAsia"/>
          <w:lang w:val="en-US" w:eastAsia="zh-CN"/>
        </w:rPr>
        <w:t>加电评估待填写信息如下：</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20"/>
        <w:gridCol w:w="62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shd w:val="clear" w:color="auto" w:fill="D7D7D7" w:themeFill="background1" w:themeFillShade="D8"/>
          </w:tcPr>
          <w:p>
            <w:pPr>
              <w:widowControl w:val="0"/>
              <w:numPr>
                <w:ilvl w:val="0"/>
                <w:numId w:val="0"/>
              </w:numPr>
              <w:jc w:val="center"/>
              <w:rPr>
                <w:rFonts w:hint="default"/>
                <w:vertAlign w:val="baseline"/>
                <w:lang w:val="en-US" w:eastAsia="zh-CN"/>
              </w:rPr>
            </w:pPr>
            <w:r>
              <w:rPr>
                <w:rFonts w:hint="eastAsia"/>
                <w:b/>
                <w:bCs/>
                <w:sz w:val="21"/>
                <w:szCs w:val="21"/>
                <w:vertAlign w:val="baseline"/>
                <w:lang w:val="en-US" w:eastAsia="zh-CN"/>
              </w:rPr>
              <w:t>字段</w:t>
            </w:r>
          </w:p>
        </w:tc>
        <w:tc>
          <w:tcPr>
            <w:tcW w:w="6223" w:type="dxa"/>
            <w:shd w:val="clear" w:color="auto" w:fill="D7D7D7" w:themeFill="background1" w:themeFillShade="D8"/>
          </w:tcPr>
          <w:p>
            <w:pPr>
              <w:widowControl w:val="0"/>
              <w:numPr>
                <w:ilvl w:val="0"/>
                <w:numId w:val="0"/>
              </w:numPr>
              <w:jc w:val="center"/>
              <w:rPr>
                <w:rFonts w:hint="default"/>
                <w:vertAlign w:val="baseline"/>
                <w:lang w:val="en-US" w:eastAsia="zh-CN"/>
              </w:rPr>
            </w:pPr>
            <w:r>
              <w:rPr>
                <w:rFonts w:hint="eastAsia"/>
                <w:b/>
                <w:bCs/>
                <w:vertAlign w:val="baseline"/>
                <w:lang w:val="en-US" w:eastAsia="zh-CN"/>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tcPr>
          <w:p>
            <w:pPr>
              <w:widowControl w:val="0"/>
              <w:numPr>
                <w:ilvl w:val="0"/>
                <w:numId w:val="0"/>
              </w:numPr>
              <w:jc w:val="left"/>
              <w:rPr>
                <w:rFonts w:hint="default"/>
                <w:vertAlign w:val="baseline"/>
                <w:lang w:val="en-US" w:eastAsia="zh-CN"/>
              </w:rPr>
            </w:pPr>
            <w:r>
              <w:rPr>
                <w:rFonts w:hint="eastAsia"/>
                <w:b/>
                <w:bCs/>
                <w:color w:val="FF0000"/>
                <w:vertAlign w:val="baseline"/>
                <w:lang w:val="en-US" w:eastAsia="zh-CN"/>
              </w:rPr>
              <w:t>*</w:t>
            </w:r>
            <w:r>
              <w:rPr>
                <w:rFonts w:hint="eastAsia"/>
                <w:vertAlign w:val="baseline"/>
                <w:lang w:val="en-US" w:eastAsia="zh-CN"/>
              </w:rPr>
              <w:t>地市</w:t>
            </w:r>
          </w:p>
        </w:tc>
        <w:tc>
          <w:tcPr>
            <w:tcW w:w="6223" w:type="dxa"/>
          </w:tcPr>
          <w:p>
            <w:pPr>
              <w:widowControl w:val="0"/>
              <w:numPr>
                <w:ilvl w:val="0"/>
                <w:numId w:val="0"/>
              </w:numPr>
              <w:jc w:val="left"/>
              <w:rPr>
                <w:rFonts w:hint="default"/>
                <w:vertAlign w:val="baseline"/>
                <w:lang w:val="en-US" w:eastAsia="zh-CN"/>
              </w:rPr>
            </w:pPr>
            <w:r>
              <w:rPr>
                <w:rFonts w:hint="eastAsia"/>
                <w:vertAlign w:val="baseline"/>
                <w:lang w:val="en-US" w:eastAsia="zh-CN"/>
              </w:rPr>
              <w:t>动环空间资源，下拉单选，广西所有地市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tcPr>
          <w:p>
            <w:pPr>
              <w:widowControl w:val="0"/>
              <w:numPr>
                <w:ilvl w:val="0"/>
                <w:numId w:val="0"/>
              </w:numPr>
              <w:jc w:val="left"/>
              <w:rPr>
                <w:rFonts w:hint="default"/>
                <w:vertAlign w:val="baseline"/>
                <w:lang w:val="en-US" w:eastAsia="zh-CN"/>
              </w:rPr>
            </w:pPr>
            <w:r>
              <w:rPr>
                <w:rFonts w:hint="eastAsia"/>
                <w:b/>
                <w:bCs/>
                <w:color w:val="FF0000"/>
                <w:vertAlign w:val="baseline"/>
                <w:lang w:val="en-US" w:eastAsia="zh-CN"/>
              </w:rPr>
              <w:t>*</w:t>
            </w:r>
            <w:r>
              <w:rPr>
                <w:rFonts w:hint="eastAsia"/>
                <w:vertAlign w:val="baseline"/>
                <w:lang w:val="en-US" w:eastAsia="zh-CN"/>
              </w:rPr>
              <w:t>区县</w:t>
            </w:r>
          </w:p>
        </w:tc>
        <w:tc>
          <w:tcPr>
            <w:tcW w:w="6223" w:type="dxa"/>
          </w:tcPr>
          <w:p>
            <w:pPr>
              <w:widowControl w:val="0"/>
              <w:numPr>
                <w:ilvl w:val="0"/>
                <w:numId w:val="0"/>
              </w:numPr>
              <w:ind w:firstLine="0" w:firstLineChars="0"/>
              <w:jc w:val="left"/>
              <w:rPr>
                <w:rFonts w:hint="default"/>
                <w:vertAlign w:val="baseline"/>
                <w:lang w:val="en-US" w:eastAsia="zh-CN"/>
              </w:rPr>
            </w:pPr>
            <w:r>
              <w:rPr>
                <w:rFonts w:hint="eastAsia"/>
                <w:vertAlign w:val="baseline"/>
                <w:lang w:val="en-US" w:eastAsia="zh-CN"/>
              </w:rPr>
              <w:t>动环空间资源，下拉单选，关联已选地市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tcPr>
          <w:p>
            <w:pPr>
              <w:widowControl w:val="0"/>
              <w:numPr>
                <w:ilvl w:val="0"/>
                <w:numId w:val="0"/>
              </w:numPr>
              <w:jc w:val="left"/>
              <w:rPr>
                <w:rFonts w:hint="default"/>
                <w:vertAlign w:val="baseline"/>
                <w:lang w:val="en-US" w:eastAsia="zh-CN"/>
              </w:rPr>
            </w:pPr>
            <w:r>
              <w:rPr>
                <w:rFonts w:hint="eastAsia"/>
                <w:b/>
                <w:bCs/>
                <w:color w:val="FF0000"/>
                <w:vertAlign w:val="baseline"/>
                <w:lang w:val="en-US" w:eastAsia="zh-CN"/>
              </w:rPr>
              <w:t>*</w:t>
            </w:r>
            <w:r>
              <w:rPr>
                <w:rFonts w:hint="eastAsia"/>
                <w:vertAlign w:val="baseline"/>
                <w:lang w:val="en-US" w:eastAsia="zh-CN"/>
              </w:rPr>
              <w:t>站点</w:t>
            </w:r>
          </w:p>
        </w:tc>
        <w:tc>
          <w:tcPr>
            <w:tcW w:w="6223" w:type="dxa"/>
          </w:tcPr>
          <w:p>
            <w:pPr>
              <w:widowControl w:val="0"/>
              <w:numPr>
                <w:ilvl w:val="0"/>
                <w:numId w:val="0"/>
              </w:numPr>
              <w:ind w:firstLine="0" w:firstLineChars="0"/>
              <w:jc w:val="left"/>
              <w:rPr>
                <w:rFonts w:hint="default"/>
                <w:vertAlign w:val="baseline"/>
                <w:lang w:val="en-US" w:eastAsia="zh-CN"/>
              </w:rPr>
            </w:pPr>
            <w:r>
              <w:rPr>
                <w:rFonts w:hint="eastAsia"/>
                <w:vertAlign w:val="baseline"/>
                <w:lang w:val="en-US" w:eastAsia="zh-CN"/>
              </w:rPr>
              <w:t>动环空间资源，下拉单选，支持模糊查询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tcPr>
          <w:p>
            <w:pPr>
              <w:widowControl w:val="0"/>
              <w:numPr>
                <w:ilvl w:val="0"/>
                <w:numId w:val="0"/>
              </w:numPr>
              <w:jc w:val="left"/>
              <w:rPr>
                <w:rFonts w:hint="default"/>
                <w:vertAlign w:val="baseline"/>
                <w:lang w:val="en-US" w:eastAsia="zh-CN"/>
              </w:rPr>
            </w:pPr>
            <w:r>
              <w:rPr>
                <w:rFonts w:hint="eastAsia"/>
                <w:b/>
                <w:bCs/>
                <w:color w:val="FF0000"/>
                <w:vertAlign w:val="baseline"/>
                <w:lang w:val="en-US" w:eastAsia="zh-CN"/>
              </w:rPr>
              <w:t>*</w:t>
            </w:r>
            <w:r>
              <w:rPr>
                <w:rFonts w:hint="eastAsia"/>
                <w:vertAlign w:val="baseline"/>
                <w:lang w:val="en-US" w:eastAsia="zh-CN"/>
              </w:rPr>
              <w:t>机房</w:t>
            </w:r>
          </w:p>
        </w:tc>
        <w:tc>
          <w:tcPr>
            <w:tcW w:w="6223" w:type="dxa"/>
          </w:tcPr>
          <w:p>
            <w:pPr>
              <w:widowControl w:val="0"/>
              <w:numPr>
                <w:ilvl w:val="0"/>
                <w:numId w:val="0"/>
              </w:numPr>
              <w:ind w:firstLine="0" w:firstLineChars="0"/>
              <w:jc w:val="left"/>
              <w:rPr>
                <w:rFonts w:hint="default"/>
                <w:vertAlign w:val="baseline"/>
                <w:lang w:val="en-US" w:eastAsia="zh-CN"/>
              </w:rPr>
            </w:pPr>
            <w:r>
              <w:rPr>
                <w:rFonts w:hint="eastAsia"/>
                <w:vertAlign w:val="baseline"/>
                <w:lang w:val="en-US" w:eastAsia="zh-CN"/>
              </w:rPr>
              <w:t>动环空间资源，下拉单选，支持模糊查询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tcPr>
          <w:p>
            <w:pPr>
              <w:widowControl w:val="0"/>
              <w:numPr>
                <w:ilvl w:val="0"/>
                <w:numId w:val="0"/>
              </w:numPr>
              <w:jc w:val="left"/>
              <w:rPr>
                <w:rFonts w:hint="default"/>
                <w:vertAlign w:val="baseline"/>
                <w:lang w:val="en-US" w:eastAsia="zh-CN"/>
              </w:rPr>
            </w:pPr>
            <w:r>
              <w:rPr>
                <w:rFonts w:hint="eastAsia"/>
                <w:b/>
                <w:bCs/>
                <w:color w:val="FF0000"/>
                <w:vertAlign w:val="baseline"/>
                <w:lang w:val="en-US" w:eastAsia="zh-CN"/>
              </w:rPr>
              <w:t>*</w:t>
            </w:r>
            <w:r>
              <w:rPr>
                <w:rFonts w:hint="eastAsia"/>
                <w:vertAlign w:val="baseline"/>
                <w:lang w:val="en-US" w:eastAsia="zh-CN"/>
              </w:rPr>
              <w:t>加电类型</w:t>
            </w:r>
          </w:p>
        </w:tc>
        <w:tc>
          <w:tcPr>
            <w:tcW w:w="6223" w:type="dxa"/>
          </w:tcPr>
          <w:p>
            <w:pPr>
              <w:widowControl w:val="0"/>
              <w:numPr>
                <w:ilvl w:val="0"/>
                <w:numId w:val="0"/>
              </w:numPr>
              <w:ind w:firstLine="0" w:firstLineChars="0"/>
              <w:jc w:val="left"/>
              <w:rPr>
                <w:rFonts w:hint="default"/>
                <w:vertAlign w:val="baseline"/>
                <w:lang w:val="en-US" w:eastAsia="zh-CN"/>
              </w:rPr>
            </w:pPr>
            <w:r>
              <w:rPr>
                <w:rFonts w:hint="eastAsia"/>
                <w:vertAlign w:val="baseline"/>
                <w:lang w:val="en-US" w:eastAsia="zh-CN"/>
              </w:rPr>
              <w:t>下拉单选，枚举值：交流/直流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tcPr>
          <w:p>
            <w:pPr>
              <w:widowControl w:val="0"/>
              <w:numPr>
                <w:ilvl w:val="0"/>
                <w:numId w:val="0"/>
              </w:numPr>
              <w:jc w:val="left"/>
              <w:rPr>
                <w:rFonts w:hint="default"/>
                <w:vertAlign w:val="baseline"/>
                <w:lang w:val="en-US" w:eastAsia="zh-CN"/>
              </w:rPr>
            </w:pPr>
            <w:r>
              <w:rPr>
                <w:rFonts w:hint="eastAsia"/>
                <w:b/>
                <w:bCs/>
                <w:color w:val="FF0000"/>
                <w:vertAlign w:val="baseline"/>
                <w:lang w:val="en-US" w:eastAsia="zh-CN"/>
              </w:rPr>
              <w:t>*</w:t>
            </w:r>
            <w:r>
              <w:rPr>
                <w:rFonts w:hint="eastAsia"/>
                <w:vertAlign w:val="baseline"/>
                <w:lang w:val="en-US" w:eastAsia="zh-CN"/>
              </w:rPr>
              <w:t>额定电压</w:t>
            </w:r>
          </w:p>
        </w:tc>
        <w:tc>
          <w:tcPr>
            <w:tcW w:w="6223" w:type="dxa"/>
          </w:tcPr>
          <w:p>
            <w:pPr>
              <w:widowControl w:val="0"/>
              <w:numPr>
                <w:ilvl w:val="0"/>
                <w:numId w:val="0"/>
              </w:numPr>
              <w:ind w:firstLine="0" w:firstLineChars="0"/>
              <w:jc w:val="left"/>
              <w:rPr>
                <w:rFonts w:hint="eastAsia"/>
                <w:vertAlign w:val="baseline"/>
                <w:lang w:val="en-US" w:eastAsia="zh-CN"/>
              </w:rPr>
            </w:pPr>
            <w:r>
              <w:rPr>
                <w:rFonts w:hint="eastAsia"/>
                <w:vertAlign w:val="baseline"/>
                <w:lang w:val="en-US" w:eastAsia="zh-CN"/>
              </w:rPr>
              <w:t>下拉单选，枚举值：加电类型选择直流时，可选：24V/-48V/240V/336V</w:t>
            </w:r>
          </w:p>
          <w:p>
            <w:pPr>
              <w:widowControl w:val="0"/>
              <w:numPr>
                <w:ilvl w:val="0"/>
                <w:numId w:val="0"/>
              </w:numPr>
              <w:ind w:firstLine="0" w:firstLineChars="0"/>
              <w:jc w:val="left"/>
              <w:rPr>
                <w:rFonts w:hint="default"/>
                <w:vertAlign w:val="baseline"/>
                <w:lang w:val="en-US" w:eastAsia="zh-CN"/>
              </w:rPr>
            </w:pPr>
            <w:r>
              <w:rPr>
                <w:rFonts w:hint="eastAsia"/>
                <w:vertAlign w:val="baseline"/>
                <w:lang w:val="en-US" w:eastAsia="zh-CN"/>
              </w:rPr>
              <w:t>加电类型选择交流时，可选220V/380V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tcPr>
          <w:p>
            <w:pPr>
              <w:widowControl w:val="0"/>
              <w:numPr>
                <w:ilvl w:val="0"/>
                <w:numId w:val="0"/>
              </w:numPr>
              <w:jc w:val="left"/>
              <w:rPr>
                <w:rFonts w:hint="default"/>
                <w:b w:val="0"/>
                <w:bCs w:val="0"/>
                <w:color w:val="auto"/>
                <w:vertAlign w:val="baseline"/>
                <w:lang w:val="en-US" w:eastAsia="zh-CN"/>
              </w:rPr>
            </w:pPr>
            <w:r>
              <w:rPr>
                <w:rFonts w:hint="eastAsia"/>
                <w:b/>
                <w:bCs/>
                <w:color w:val="FF0000"/>
                <w:vertAlign w:val="baseline"/>
                <w:lang w:val="en-US" w:eastAsia="zh-CN"/>
              </w:rPr>
              <w:t>*</w:t>
            </w:r>
            <w:r>
              <w:rPr>
                <w:rFonts w:hint="eastAsia"/>
                <w:b w:val="0"/>
                <w:bCs w:val="0"/>
                <w:color w:val="auto"/>
                <w:vertAlign w:val="baseline"/>
                <w:lang w:val="en-US" w:eastAsia="zh-CN"/>
              </w:rPr>
              <w:t>用电设备类型</w:t>
            </w:r>
          </w:p>
        </w:tc>
        <w:tc>
          <w:tcPr>
            <w:tcW w:w="6223" w:type="dxa"/>
          </w:tcPr>
          <w:p>
            <w:pPr>
              <w:widowControl w:val="0"/>
              <w:numPr>
                <w:ilvl w:val="0"/>
                <w:numId w:val="0"/>
              </w:numPr>
              <w:jc w:val="left"/>
              <w:rPr>
                <w:rFonts w:hint="default"/>
                <w:vertAlign w:val="baseline"/>
                <w:lang w:val="en-US" w:eastAsia="zh-CN"/>
              </w:rPr>
            </w:pPr>
            <w:r>
              <w:rPr>
                <w:rFonts w:hint="eastAsia"/>
                <w:vertAlign w:val="baseline"/>
                <w:lang w:val="en-US" w:eastAsia="zh-CN"/>
              </w:rPr>
              <w:t>下拉单选，枚举：列头柜/终端设备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tcPr>
          <w:p>
            <w:pPr>
              <w:widowControl w:val="0"/>
              <w:numPr>
                <w:ilvl w:val="0"/>
                <w:numId w:val="0"/>
              </w:numPr>
              <w:jc w:val="left"/>
              <w:rPr>
                <w:rFonts w:hint="default"/>
                <w:vertAlign w:val="baseline"/>
                <w:lang w:val="en-US" w:eastAsia="zh-CN"/>
              </w:rPr>
            </w:pPr>
            <w:r>
              <w:rPr>
                <w:rFonts w:hint="eastAsia"/>
                <w:b/>
                <w:bCs/>
                <w:color w:val="FF0000"/>
                <w:vertAlign w:val="baseline"/>
                <w:lang w:val="en-US" w:eastAsia="zh-CN"/>
              </w:rPr>
              <w:t>*</w:t>
            </w:r>
            <w:r>
              <w:rPr>
                <w:rFonts w:hint="eastAsia"/>
                <w:vertAlign w:val="baseline"/>
                <w:lang w:val="en-US" w:eastAsia="zh-CN"/>
              </w:rPr>
              <w:t>用电设备额定功率(kW)</w:t>
            </w:r>
          </w:p>
        </w:tc>
        <w:tc>
          <w:tcPr>
            <w:tcW w:w="6223" w:type="dxa"/>
          </w:tcPr>
          <w:p>
            <w:pPr>
              <w:widowControl w:val="0"/>
              <w:numPr>
                <w:ilvl w:val="0"/>
                <w:numId w:val="0"/>
              </w:numPr>
              <w:jc w:val="left"/>
              <w:rPr>
                <w:rFonts w:hint="default"/>
                <w:vertAlign w:val="baseline"/>
                <w:lang w:val="en-US" w:eastAsia="zh-CN"/>
              </w:rPr>
            </w:pPr>
            <w:r>
              <w:rPr>
                <w:rFonts w:hint="eastAsia"/>
                <w:vertAlign w:val="baseline"/>
                <w:lang w:val="en-US" w:eastAsia="zh-CN"/>
              </w:rPr>
              <w:t>手动输入数字，输入范围0.000~9999.999。</w:t>
            </w:r>
          </w:p>
          <w:p>
            <w:pPr>
              <w:widowControl w:val="0"/>
              <w:numPr>
                <w:ilvl w:val="0"/>
                <w:numId w:val="0"/>
              </w:numPr>
              <w:jc w:val="left"/>
              <w:rPr>
                <w:rFonts w:hint="default"/>
                <w:vertAlign w:val="baseline"/>
                <w:lang w:val="en-US" w:eastAsia="zh-CN"/>
              </w:rPr>
            </w:pPr>
            <w:r>
              <w:rPr>
                <w:rFonts w:hint="eastAsia"/>
                <w:vertAlign w:val="baseline"/>
                <w:lang w:val="en-US" w:eastAsia="zh-CN"/>
              </w:rPr>
              <w:t>动环平台的单位统一用kW，运维工单接口对接过来的数据，单位是W，对接过来的数据需要做单位换算。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vAlign w:val="top"/>
          </w:tcPr>
          <w:p>
            <w:pPr>
              <w:widowControl w:val="0"/>
              <w:numPr>
                <w:ilvl w:val="0"/>
                <w:numId w:val="0"/>
              </w:numPr>
              <w:ind w:left="0" w:leftChars="0" w:firstLine="0" w:firstLineChars="0"/>
              <w:jc w:val="left"/>
              <w:rPr>
                <w:rFonts w:hint="default"/>
                <w:vertAlign w:val="baseline"/>
                <w:lang w:val="en-US" w:eastAsia="zh-CN"/>
              </w:rPr>
            </w:pPr>
            <w:r>
              <w:rPr>
                <w:rFonts w:hint="eastAsia"/>
                <w:b/>
                <w:bCs/>
                <w:color w:val="FF0000"/>
                <w:vertAlign w:val="baseline"/>
                <w:lang w:val="en-US" w:eastAsia="zh-CN"/>
              </w:rPr>
              <w:t>*</w:t>
            </w:r>
            <w:r>
              <w:rPr>
                <w:rFonts w:hint="eastAsia"/>
                <w:vertAlign w:val="baseline"/>
                <w:lang w:val="en-US" w:eastAsia="zh-CN"/>
              </w:rPr>
              <w:t>用电设备名称</w:t>
            </w:r>
          </w:p>
        </w:tc>
        <w:tc>
          <w:tcPr>
            <w:tcW w:w="6223" w:type="dxa"/>
            <w:vAlign w:val="top"/>
          </w:tcPr>
          <w:p>
            <w:pPr>
              <w:widowControl w:val="0"/>
              <w:numPr>
                <w:ilvl w:val="0"/>
                <w:numId w:val="0"/>
              </w:numPr>
              <w:ind w:left="0" w:leftChars="0" w:firstLine="0" w:firstLineChars="0"/>
              <w:jc w:val="left"/>
              <w:rPr>
                <w:rFonts w:hint="default"/>
                <w:vertAlign w:val="baseline"/>
                <w:lang w:val="en-US" w:eastAsia="zh-CN"/>
              </w:rPr>
            </w:pPr>
            <w:r>
              <w:rPr>
                <w:rFonts w:hint="eastAsia"/>
                <w:vertAlign w:val="baseline"/>
                <w:lang w:val="en-US" w:eastAsia="zh-CN"/>
              </w:rPr>
              <w:t>输入框，不超过100个字符长度</w:t>
            </w:r>
          </w:p>
        </w:tc>
      </w:tr>
    </w:tbl>
    <w:p>
      <w:pPr>
        <w:widowControl w:val="0"/>
        <w:numPr>
          <w:ilvl w:val="0"/>
          <w:numId w:val="0"/>
        </w:numPr>
        <w:jc w:val="left"/>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ind w:firstLine="440" w:firstLineChars="200"/>
        <w:jc w:val="left"/>
        <w:textAlignment w:val="auto"/>
        <w:rPr>
          <w:rFonts w:hint="eastAsia"/>
          <w:lang w:val="en-US" w:eastAsia="zh-CN"/>
        </w:rPr>
      </w:pPr>
      <w:r>
        <w:rPr>
          <w:rFonts w:hint="eastAsia"/>
          <w:lang w:val="en-US" w:eastAsia="zh-CN"/>
        </w:rPr>
        <w:t>输入待加电设备信息，点击确定之后，系统开始拉取对应综资和动环历史性能数据。（根据下面的功能逻辑评估加载时长，页面是否需要增加加载组件）。</w:t>
      </w:r>
    </w:p>
    <w:p>
      <w:pPr>
        <w:keepNext w:val="0"/>
        <w:keepLines w:val="0"/>
        <w:pageBreakBefore w:val="0"/>
        <w:widowControl w:val="0"/>
        <w:numPr>
          <w:ilvl w:val="0"/>
          <w:numId w:val="0"/>
        </w:numPr>
        <w:kinsoku/>
        <w:wordWrap/>
        <w:overflowPunct/>
        <w:topLinePunct w:val="0"/>
        <w:autoSpaceDE/>
        <w:autoSpaceDN/>
        <w:bidi w:val="0"/>
        <w:adjustRightInd/>
        <w:snapToGrid/>
        <w:ind w:firstLine="440" w:firstLineChars="200"/>
        <w:jc w:val="left"/>
        <w:textAlignment w:val="auto"/>
        <w:rPr>
          <w:rFonts w:hint="eastAsia"/>
          <w:lang w:val="en-US" w:eastAsia="zh-CN"/>
        </w:rPr>
      </w:pPr>
      <w:r>
        <w:rPr>
          <w:rFonts w:hint="eastAsia"/>
          <w:lang w:val="en-US" w:eastAsia="zh-CN"/>
        </w:rPr>
        <w:t>若所选站点无对应电源系统（如部分传输节点无UPS系统），则返回“该站点无满足条件设备，请确认待加电设备信息”。</w:t>
      </w:r>
    </w:p>
    <w:p>
      <w:pPr>
        <w:keepNext w:val="0"/>
        <w:keepLines w:val="0"/>
        <w:pageBreakBefore w:val="0"/>
        <w:widowControl w:val="0"/>
        <w:numPr>
          <w:ilvl w:val="0"/>
          <w:numId w:val="0"/>
        </w:numPr>
        <w:kinsoku/>
        <w:wordWrap/>
        <w:overflowPunct/>
        <w:topLinePunct w:val="0"/>
        <w:autoSpaceDE/>
        <w:autoSpaceDN/>
        <w:bidi w:val="0"/>
        <w:adjustRightInd/>
        <w:snapToGrid/>
        <w:ind w:firstLine="440" w:firstLineChars="200"/>
        <w:jc w:val="lef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ind w:firstLine="0" w:firstLineChars="0"/>
        <w:jc w:val="left"/>
        <w:textAlignment w:val="auto"/>
        <w:rPr>
          <w:rFonts w:hint="default"/>
          <w:b/>
          <w:bCs/>
          <w:lang w:val="en-US" w:eastAsia="zh-CN"/>
        </w:rPr>
      </w:pPr>
      <w:r>
        <w:rPr>
          <w:rFonts w:hint="eastAsia"/>
          <w:b/>
          <w:bCs/>
          <w:lang w:val="en-US" w:eastAsia="zh-CN"/>
        </w:rPr>
        <w:t>1、UPS系统结果页面</w:t>
      </w:r>
    </w:p>
    <w:p>
      <w:pPr>
        <w:widowControl w:val="0"/>
        <w:numPr>
          <w:ilvl w:val="0"/>
          <w:numId w:val="0"/>
        </w:numPr>
        <w:jc w:val="left"/>
        <w:rPr>
          <w:rFonts w:hint="eastAsia"/>
          <w:lang w:val="en-US" w:eastAsia="zh-CN"/>
        </w:rPr>
      </w:pPr>
      <w:r>
        <w:rPr>
          <w:rFonts w:hint="eastAsia"/>
          <w:lang w:val="en-US" w:eastAsia="zh-CN"/>
        </w:rPr>
        <w:t>当筛选条件“电源系统类型”为UPS，或者加电评估工单的设备“加电类型”为交流时，结果页面显示UPS系统及其供电路由相关信息，结果字段如下：</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0"/>
        <w:gridCol w:w="1775"/>
        <w:gridCol w:w="61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35" w:type="dxa"/>
            <w:gridSpan w:val="2"/>
            <w:shd w:val="clear" w:color="auto" w:fill="D7D7D7" w:themeFill="background1" w:themeFillShade="D8"/>
          </w:tcPr>
          <w:p>
            <w:pPr>
              <w:widowControl w:val="0"/>
              <w:numPr>
                <w:ilvl w:val="0"/>
                <w:numId w:val="0"/>
              </w:numPr>
              <w:jc w:val="center"/>
              <w:rPr>
                <w:rFonts w:hint="default"/>
                <w:vertAlign w:val="baseline"/>
                <w:lang w:val="en-US" w:eastAsia="zh-CN"/>
              </w:rPr>
            </w:pPr>
            <w:r>
              <w:rPr>
                <w:rFonts w:hint="eastAsia"/>
                <w:b/>
                <w:bCs/>
                <w:sz w:val="21"/>
                <w:szCs w:val="21"/>
                <w:vertAlign w:val="baseline"/>
                <w:lang w:val="en-US" w:eastAsia="zh-CN"/>
              </w:rPr>
              <w:t>字段</w:t>
            </w:r>
          </w:p>
        </w:tc>
        <w:tc>
          <w:tcPr>
            <w:tcW w:w="6108" w:type="dxa"/>
            <w:shd w:val="clear" w:color="auto" w:fill="D7D7D7" w:themeFill="background1" w:themeFillShade="D8"/>
          </w:tcPr>
          <w:p>
            <w:pPr>
              <w:widowControl w:val="0"/>
              <w:numPr>
                <w:ilvl w:val="0"/>
                <w:numId w:val="0"/>
              </w:numPr>
              <w:jc w:val="center"/>
              <w:rPr>
                <w:rFonts w:hint="default"/>
                <w:vertAlign w:val="baseline"/>
                <w:lang w:val="en-US" w:eastAsia="zh-CN"/>
              </w:rPr>
            </w:pPr>
            <w:r>
              <w:rPr>
                <w:rFonts w:hint="eastAsia"/>
                <w:b/>
                <w:bCs/>
                <w:vertAlign w:val="baseline"/>
                <w:lang w:val="en-US" w:eastAsia="zh-CN"/>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35" w:type="dxa"/>
            <w:gridSpan w:val="2"/>
          </w:tcPr>
          <w:p>
            <w:pPr>
              <w:widowControl w:val="0"/>
              <w:numPr>
                <w:ilvl w:val="0"/>
                <w:numId w:val="0"/>
              </w:numPr>
              <w:jc w:val="left"/>
              <w:rPr>
                <w:rFonts w:hint="default"/>
                <w:vertAlign w:val="baseline"/>
                <w:lang w:val="en-US" w:eastAsia="zh-CN"/>
              </w:rPr>
            </w:pPr>
            <w:r>
              <w:rPr>
                <w:rFonts w:hint="eastAsia"/>
                <w:vertAlign w:val="baseline"/>
                <w:lang w:val="en-US" w:eastAsia="zh-CN"/>
              </w:rPr>
              <w:t>评估时间</w:t>
            </w:r>
          </w:p>
        </w:tc>
        <w:tc>
          <w:tcPr>
            <w:tcW w:w="6108" w:type="dxa"/>
          </w:tcPr>
          <w:p>
            <w:pPr>
              <w:widowControl w:val="0"/>
              <w:numPr>
                <w:ilvl w:val="0"/>
                <w:numId w:val="0"/>
              </w:numPr>
              <w:jc w:val="left"/>
              <w:rPr>
                <w:rFonts w:hint="default"/>
                <w:vertAlign w:val="baseline"/>
                <w:lang w:val="en-US" w:eastAsia="zh-CN"/>
              </w:rPr>
            </w:pPr>
            <w:r>
              <w:rPr>
                <w:rFonts w:hint="eastAsia"/>
                <w:vertAlign w:val="baseline"/>
                <w:lang w:val="en-US" w:eastAsia="zh-CN"/>
              </w:rPr>
              <w:t>显示加电评估完成时间，yyyy-mm-ddhh:mm:ss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35" w:type="dxa"/>
            <w:gridSpan w:val="2"/>
          </w:tcPr>
          <w:p>
            <w:pPr>
              <w:widowControl w:val="0"/>
              <w:numPr>
                <w:ilvl w:val="0"/>
                <w:numId w:val="0"/>
              </w:numPr>
              <w:jc w:val="left"/>
              <w:rPr>
                <w:rFonts w:hint="default"/>
                <w:vertAlign w:val="baseline"/>
                <w:lang w:val="en-US" w:eastAsia="zh-CN"/>
              </w:rPr>
            </w:pPr>
            <w:r>
              <w:rPr>
                <w:rFonts w:hint="eastAsia"/>
                <w:vertAlign w:val="baseline"/>
                <w:lang w:val="en-US" w:eastAsia="zh-CN"/>
              </w:rPr>
              <w:t>地市</w:t>
            </w:r>
          </w:p>
        </w:tc>
        <w:tc>
          <w:tcPr>
            <w:tcW w:w="6108" w:type="dxa"/>
          </w:tcPr>
          <w:p>
            <w:pPr>
              <w:widowControl w:val="0"/>
              <w:numPr>
                <w:ilvl w:val="0"/>
                <w:numId w:val="0"/>
              </w:numPr>
              <w:jc w:val="left"/>
              <w:rPr>
                <w:rFonts w:hint="default"/>
                <w:vertAlign w:val="baseline"/>
                <w:lang w:val="en-US" w:eastAsia="zh-CN"/>
              </w:rPr>
            </w:pPr>
            <w:r>
              <w:rPr>
                <w:rFonts w:hint="eastAsia"/>
                <w:vertAlign w:val="baseline"/>
                <w:lang w:val="en-US" w:eastAsia="zh-CN"/>
              </w:rPr>
              <w:t>自动关联筛选条件</w:t>
            </w:r>
            <w:r>
              <w:rPr>
                <w:rFonts w:hint="eastAsia"/>
                <w:highlight w:val="none"/>
                <w:vertAlign w:val="baseline"/>
                <w:lang w:val="en-US" w:eastAsia="zh-CN"/>
              </w:rPr>
              <w:t>或加电工单信息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35" w:type="dxa"/>
            <w:gridSpan w:val="2"/>
          </w:tcPr>
          <w:p>
            <w:pPr>
              <w:widowControl w:val="0"/>
              <w:numPr>
                <w:ilvl w:val="0"/>
                <w:numId w:val="0"/>
              </w:numPr>
              <w:jc w:val="left"/>
              <w:rPr>
                <w:rFonts w:hint="default"/>
                <w:vertAlign w:val="baseline"/>
                <w:lang w:val="en-US" w:eastAsia="zh-CN"/>
              </w:rPr>
            </w:pPr>
            <w:r>
              <w:rPr>
                <w:rFonts w:hint="eastAsia"/>
                <w:vertAlign w:val="baseline"/>
                <w:lang w:val="en-US" w:eastAsia="zh-CN"/>
              </w:rPr>
              <w:t>区县</w:t>
            </w:r>
          </w:p>
        </w:tc>
        <w:tc>
          <w:tcPr>
            <w:tcW w:w="6108" w:type="dxa"/>
            <w:vAlign w:val="top"/>
          </w:tcPr>
          <w:p>
            <w:pPr>
              <w:widowControl w:val="0"/>
              <w:numPr>
                <w:ilvl w:val="0"/>
                <w:numId w:val="0"/>
              </w:numPr>
              <w:ind w:left="0" w:leftChars="0" w:firstLine="0" w:firstLineChars="0"/>
              <w:jc w:val="left"/>
              <w:rPr>
                <w:rFonts w:hint="default"/>
                <w:vertAlign w:val="baseline"/>
                <w:lang w:val="en-US" w:eastAsia="zh-CN"/>
              </w:rPr>
            </w:pPr>
            <w:r>
              <w:rPr>
                <w:rFonts w:hint="eastAsia"/>
                <w:vertAlign w:val="baseline"/>
                <w:lang w:val="en-US" w:eastAsia="zh-CN"/>
              </w:rPr>
              <w:t>自动关联筛选条件</w:t>
            </w:r>
            <w:r>
              <w:rPr>
                <w:rFonts w:hint="eastAsia"/>
                <w:highlight w:val="none"/>
                <w:vertAlign w:val="baseline"/>
                <w:lang w:val="en-US" w:eastAsia="zh-CN"/>
              </w:rPr>
              <w:t>或加电工单信息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35" w:type="dxa"/>
            <w:gridSpan w:val="2"/>
          </w:tcPr>
          <w:p>
            <w:pPr>
              <w:widowControl w:val="0"/>
              <w:numPr>
                <w:ilvl w:val="0"/>
                <w:numId w:val="0"/>
              </w:numPr>
              <w:jc w:val="left"/>
              <w:rPr>
                <w:rFonts w:hint="default"/>
                <w:vertAlign w:val="baseline"/>
                <w:lang w:val="en-US" w:eastAsia="zh-CN"/>
              </w:rPr>
            </w:pPr>
            <w:r>
              <w:rPr>
                <w:rFonts w:hint="eastAsia"/>
                <w:vertAlign w:val="baseline"/>
                <w:lang w:val="en-US" w:eastAsia="zh-CN"/>
              </w:rPr>
              <w:t>站点名称</w:t>
            </w:r>
          </w:p>
        </w:tc>
        <w:tc>
          <w:tcPr>
            <w:tcW w:w="6108" w:type="dxa"/>
            <w:vAlign w:val="top"/>
          </w:tcPr>
          <w:p>
            <w:pPr>
              <w:widowControl w:val="0"/>
              <w:numPr>
                <w:ilvl w:val="0"/>
                <w:numId w:val="0"/>
              </w:numPr>
              <w:ind w:left="0" w:leftChars="0" w:firstLine="0" w:firstLineChars="0"/>
              <w:jc w:val="left"/>
              <w:rPr>
                <w:rFonts w:hint="default"/>
                <w:vertAlign w:val="baseline"/>
                <w:lang w:val="en-US" w:eastAsia="zh-CN"/>
              </w:rPr>
            </w:pPr>
            <w:r>
              <w:rPr>
                <w:rFonts w:hint="eastAsia"/>
                <w:vertAlign w:val="baseline"/>
                <w:lang w:val="en-US" w:eastAsia="zh-CN"/>
              </w:rPr>
              <w:t>自动关联筛选条件</w:t>
            </w:r>
            <w:r>
              <w:rPr>
                <w:rFonts w:hint="eastAsia"/>
                <w:highlight w:val="none"/>
                <w:vertAlign w:val="baseline"/>
                <w:lang w:val="en-US" w:eastAsia="zh-CN"/>
              </w:rPr>
              <w:t>或加电工单信息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35" w:type="dxa"/>
            <w:gridSpan w:val="2"/>
          </w:tcPr>
          <w:p>
            <w:pPr>
              <w:widowControl w:val="0"/>
              <w:numPr>
                <w:ilvl w:val="0"/>
                <w:numId w:val="0"/>
              </w:numPr>
              <w:jc w:val="left"/>
              <w:rPr>
                <w:rFonts w:hint="default"/>
                <w:vertAlign w:val="baseline"/>
                <w:lang w:val="en-US" w:eastAsia="zh-CN"/>
              </w:rPr>
            </w:pPr>
            <w:r>
              <w:rPr>
                <w:rFonts w:hint="eastAsia"/>
                <w:vertAlign w:val="baseline"/>
                <w:lang w:val="en-US" w:eastAsia="zh-CN"/>
              </w:rPr>
              <w:t>站点类型</w:t>
            </w:r>
          </w:p>
        </w:tc>
        <w:tc>
          <w:tcPr>
            <w:tcW w:w="6108" w:type="dxa"/>
            <w:vAlign w:val="top"/>
          </w:tcPr>
          <w:p>
            <w:pPr>
              <w:widowControl w:val="0"/>
              <w:numPr>
                <w:ilvl w:val="0"/>
                <w:numId w:val="0"/>
              </w:numPr>
              <w:ind w:left="0" w:leftChars="0" w:firstLine="0" w:firstLineChars="0"/>
              <w:jc w:val="left"/>
              <w:rPr>
                <w:rFonts w:hint="default"/>
                <w:vertAlign w:val="baseline"/>
                <w:lang w:val="en-US" w:eastAsia="zh-CN"/>
              </w:rPr>
            </w:pPr>
            <w:r>
              <w:rPr>
                <w:rFonts w:hint="eastAsia"/>
                <w:vertAlign w:val="baseline"/>
                <w:lang w:val="en-US" w:eastAsia="zh-CN"/>
              </w:rPr>
              <w:t>自动关联筛选条件</w:t>
            </w:r>
            <w:r>
              <w:rPr>
                <w:rFonts w:hint="eastAsia"/>
                <w:highlight w:val="none"/>
                <w:vertAlign w:val="baseline"/>
                <w:lang w:val="en-US" w:eastAsia="zh-CN"/>
              </w:rPr>
              <w:t>或加电工单信息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35" w:type="dxa"/>
            <w:gridSpan w:val="2"/>
          </w:tcPr>
          <w:p>
            <w:pPr>
              <w:widowControl w:val="0"/>
              <w:numPr>
                <w:ilvl w:val="0"/>
                <w:numId w:val="0"/>
              </w:numPr>
              <w:jc w:val="left"/>
              <w:rPr>
                <w:rFonts w:hint="default"/>
                <w:vertAlign w:val="baseline"/>
                <w:lang w:val="en-US" w:eastAsia="zh-CN"/>
              </w:rPr>
            </w:pPr>
            <w:r>
              <w:rPr>
                <w:rFonts w:hint="eastAsia"/>
                <w:vertAlign w:val="baseline"/>
                <w:lang w:val="en-US" w:eastAsia="zh-CN"/>
              </w:rPr>
              <w:t>加电设备机房</w:t>
            </w:r>
          </w:p>
        </w:tc>
        <w:tc>
          <w:tcPr>
            <w:tcW w:w="6108" w:type="dxa"/>
            <w:vAlign w:val="top"/>
          </w:tcPr>
          <w:p>
            <w:pPr>
              <w:widowControl w:val="0"/>
              <w:numPr>
                <w:ilvl w:val="0"/>
                <w:numId w:val="0"/>
              </w:numPr>
              <w:ind w:left="0" w:leftChars="0" w:firstLine="0" w:firstLineChars="0"/>
              <w:jc w:val="left"/>
              <w:rPr>
                <w:rFonts w:hint="default"/>
                <w:vertAlign w:val="baseline"/>
                <w:lang w:val="en-US" w:eastAsia="zh-CN"/>
              </w:rPr>
            </w:pPr>
            <w:r>
              <w:rPr>
                <w:rFonts w:hint="eastAsia"/>
                <w:vertAlign w:val="baseline"/>
                <w:lang w:val="en-US" w:eastAsia="zh-CN"/>
              </w:rPr>
              <w:t>自动关联筛选条件</w:t>
            </w:r>
            <w:r>
              <w:rPr>
                <w:rFonts w:hint="eastAsia"/>
                <w:highlight w:val="none"/>
                <w:vertAlign w:val="baseline"/>
                <w:lang w:val="en-US" w:eastAsia="zh-CN"/>
              </w:rPr>
              <w:t>或加电工单信息，显示加电设备所在机房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35" w:type="dxa"/>
            <w:gridSpan w:val="2"/>
          </w:tcPr>
          <w:p>
            <w:pPr>
              <w:widowControl w:val="0"/>
              <w:numPr>
                <w:ilvl w:val="0"/>
                <w:numId w:val="0"/>
              </w:numPr>
              <w:jc w:val="left"/>
              <w:rPr>
                <w:rFonts w:hint="default"/>
                <w:vertAlign w:val="baseline"/>
                <w:lang w:val="en-US" w:eastAsia="zh-CN"/>
              </w:rPr>
            </w:pPr>
            <w:r>
              <w:rPr>
                <w:rFonts w:hint="eastAsia"/>
                <w:vertAlign w:val="baseline"/>
                <w:lang w:val="en-US" w:eastAsia="zh-CN"/>
              </w:rPr>
              <w:t>加电类型</w:t>
            </w:r>
          </w:p>
        </w:tc>
        <w:tc>
          <w:tcPr>
            <w:tcW w:w="6108" w:type="dxa"/>
            <w:vAlign w:val="top"/>
          </w:tcPr>
          <w:p>
            <w:pPr>
              <w:widowControl w:val="0"/>
              <w:numPr>
                <w:ilvl w:val="0"/>
                <w:numId w:val="0"/>
              </w:numPr>
              <w:ind w:left="0" w:leftChars="0" w:firstLine="0" w:firstLineChars="0"/>
              <w:jc w:val="left"/>
              <w:rPr>
                <w:rFonts w:hint="default"/>
                <w:vertAlign w:val="baseline"/>
                <w:lang w:val="en-US" w:eastAsia="zh-CN"/>
              </w:rPr>
            </w:pPr>
            <w:r>
              <w:rPr>
                <w:rFonts w:hint="eastAsia"/>
                <w:vertAlign w:val="baseline"/>
                <w:lang w:val="en-US" w:eastAsia="zh-CN"/>
              </w:rPr>
              <w:t>自动关联筛选条件</w:t>
            </w:r>
            <w:r>
              <w:rPr>
                <w:rFonts w:hint="eastAsia"/>
                <w:highlight w:val="none"/>
                <w:vertAlign w:val="baseline"/>
                <w:lang w:val="en-US" w:eastAsia="zh-CN"/>
              </w:rPr>
              <w:t>或加电工单信息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35" w:type="dxa"/>
            <w:gridSpan w:val="2"/>
          </w:tcPr>
          <w:p>
            <w:pPr>
              <w:widowControl w:val="0"/>
              <w:numPr>
                <w:ilvl w:val="0"/>
                <w:numId w:val="0"/>
              </w:numPr>
              <w:jc w:val="left"/>
              <w:rPr>
                <w:rFonts w:hint="default"/>
                <w:vertAlign w:val="baseline"/>
                <w:lang w:val="en-US" w:eastAsia="zh-CN"/>
              </w:rPr>
            </w:pPr>
            <w:r>
              <w:rPr>
                <w:rFonts w:hint="eastAsia"/>
                <w:vertAlign w:val="baseline"/>
                <w:lang w:val="en-US" w:eastAsia="zh-CN"/>
              </w:rPr>
              <w:t>额定电压(V)</w:t>
            </w:r>
          </w:p>
        </w:tc>
        <w:tc>
          <w:tcPr>
            <w:tcW w:w="6108" w:type="dxa"/>
            <w:vAlign w:val="top"/>
          </w:tcPr>
          <w:p>
            <w:pPr>
              <w:widowControl w:val="0"/>
              <w:numPr>
                <w:ilvl w:val="0"/>
                <w:numId w:val="0"/>
              </w:numPr>
              <w:ind w:left="0" w:leftChars="0" w:firstLine="0" w:firstLineChars="0"/>
              <w:jc w:val="left"/>
              <w:rPr>
                <w:rFonts w:hint="eastAsia"/>
                <w:vertAlign w:val="baseline"/>
                <w:lang w:val="en-US" w:eastAsia="zh-CN"/>
              </w:rPr>
            </w:pPr>
            <w:r>
              <w:rPr>
                <w:rFonts w:hint="eastAsia"/>
                <w:vertAlign w:val="baseline"/>
                <w:lang w:val="en-US" w:eastAsia="zh-CN"/>
              </w:rPr>
              <w:t>自动关联筛选条件</w:t>
            </w:r>
            <w:r>
              <w:rPr>
                <w:rFonts w:hint="eastAsia"/>
                <w:highlight w:val="none"/>
                <w:vertAlign w:val="baseline"/>
                <w:lang w:val="en-US" w:eastAsia="zh-CN"/>
              </w:rPr>
              <w:t>或加电工单信息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35" w:type="dxa"/>
            <w:gridSpan w:val="2"/>
          </w:tcPr>
          <w:p>
            <w:pPr>
              <w:widowControl w:val="0"/>
              <w:numPr>
                <w:ilvl w:val="0"/>
                <w:numId w:val="0"/>
              </w:numPr>
              <w:jc w:val="left"/>
              <w:rPr>
                <w:rFonts w:hint="default"/>
                <w:vertAlign w:val="baseline"/>
                <w:lang w:val="en-US" w:eastAsia="zh-CN"/>
              </w:rPr>
            </w:pPr>
            <w:r>
              <w:rPr>
                <w:rFonts w:hint="eastAsia"/>
                <w:vertAlign w:val="baseline"/>
                <w:lang w:val="en-US" w:eastAsia="zh-CN"/>
              </w:rPr>
              <w:t>用电设备名称</w:t>
            </w:r>
          </w:p>
        </w:tc>
        <w:tc>
          <w:tcPr>
            <w:tcW w:w="6108" w:type="dxa"/>
          </w:tcPr>
          <w:p>
            <w:pPr>
              <w:widowControl w:val="0"/>
              <w:numPr>
                <w:ilvl w:val="0"/>
                <w:numId w:val="0"/>
              </w:numPr>
              <w:jc w:val="left"/>
              <w:rPr>
                <w:rFonts w:hint="default"/>
                <w:vertAlign w:val="baseline"/>
                <w:lang w:val="en-US" w:eastAsia="zh-CN"/>
              </w:rPr>
            </w:pPr>
            <w:r>
              <w:rPr>
                <w:rFonts w:hint="eastAsia"/>
                <w:vertAlign w:val="baseline"/>
                <w:lang w:val="en-US" w:eastAsia="zh-CN"/>
              </w:rPr>
              <w:t>关联设备加电所填信息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35" w:type="dxa"/>
            <w:gridSpan w:val="2"/>
          </w:tcPr>
          <w:p>
            <w:pPr>
              <w:widowControl w:val="0"/>
              <w:numPr>
                <w:ilvl w:val="0"/>
                <w:numId w:val="0"/>
              </w:numPr>
              <w:jc w:val="left"/>
              <w:rPr>
                <w:rFonts w:hint="default"/>
                <w:vertAlign w:val="baseline"/>
                <w:lang w:val="en-US" w:eastAsia="zh-CN"/>
              </w:rPr>
            </w:pPr>
            <w:r>
              <w:rPr>
                <w:rFonts w:hint="eastAsia"/>
                <w:vertAlign w:val="baseline"/>
                <w:lang w:val="en-US" w:eastAsia="zh-CN"/>
              </w:rPr>
              <w:t>额定功率(kW)</w:t>
            </w:r>
          </w:p>
        </w:tc>
        <w:tc>
          <w:tcPr>
            <w:tcW w:w="6108" w:type="dxa"/>
          </w:tcPr>
          <w:p>
            <w:pPr>
              <w:widowControl w:val="0"/>
              <w:numPr>
                <w:ilvl w:val="0"/>
                <w:numId w:val="0"/>
              </w:numPr>
              <w:jc w:val="left"/>
              <w:rPr>
                <w:rFonts w:hint="default"/>
                <w:vertAlign w:val="baseline"/>
                <w:lang w:val="en-US" w:eastAsia="zh-CN"/>
              </w:rPr>
            </w:pPr>
            <w:r>
              <w:rPr>
                <w:rFonts w:hint="eastAsia"/>
                <w:vertAlign w:val="baseline"/>
                <w:lang w:val="en-US" w:eastAsia="zh-CN"/>
              </w:rPr>
              <w:t>关联设备加电所填信息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35" w:type="dxa"/>
            <w:gridSpan w:val="2"/>
            <w:vAlign w:val="center"/>
          </w:tcPr>
          <w:p>
            <w:pPr>
              <w:widowControl w:val="0"/>
              <w:numPr>
                <w:ilvl w:val="0"/>
                <w:numId w:val="0"/>
              </w:numPr>
              <w:ind w:left="0" w:leftChars="0" w:firstLine="0" w:firstLineChars="0"/>
              <w:jc w:val="left"/>
              <w:rPr>
                <w:rFonts w:hint="default"/>
                <w:vertAlign w:val="baseline"/>
                <w:lang w:val="en-US" w:eastAsia="zh-CN"/>
              </w:rPr>
            </w:pPr>
            <w:r>
              <w:rPr>
                <w:rFonts w:hint="eastAsia"/>
                <w:vertAlign w:val="baseline"/>
                <w:lang w:val="en-US" w:eastAsia="zh-CN"/>
              </w:rPr>
              <w:t>最优排序</w:t>
            </w:r>
          </w:p>
        </w:tc>
        <w:tc>
          <w:tcPr>
            <w:tcW w:w="6108" w:type="dxa"/>
            <w:vAlign w:val="top"/>
          </w:tcPr>
          <w:p>
            <w:pPr>
              <w:widowControl w:val="0"/>
              <w:numPr>
                <w:ilvl w:val="0"/>
                <w:numId w:val="0"/>
              </w:numPr>
              <w:ind w:left="0" w:leftChars="0" w:firstLine="0" w:firstLineChars="0"/>
              <w:jc w:val="left"/>
              <w:rPr>
                <w:rFonts w:hint="default"/>
                <w:vertAlign w:val="baseline"/>
                <w:lang w:val="en-US" w:eastAsia="zh-CN"/>
              </w:rPr>
            </w:pPr>
            <w:r>
              <w:rPr>
                <w:rFonts w:hint="eastAsia"/>
                <w:vertAlign w:val="baseline"/>
                <w:lang w:val="en-US" w:eastAsia="zh-CN"/>
              </w:rPr>
              <w:t>从上到下，对满足加电要求的分路进行排序，最优的序号显示“1”，排名依次递减</w:t>
            </w:r>
            <w:r>
              <w:commentReference w:id="13"/>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0" w:type="dxa"/>
            <w:vMerge w:val="restart"/>
            <w:vAlign w:val="center"/>
          </w:tcPr>
          <w:p>
            <w:pPr>
              <w:widowControl w:val="0"/>
              <w:numPr>
                <w:ilvl w:val="0"/>
                <w:numId w:val="0"/>
              </w:numPr>
              <w:jc w:val="left"/>
              <w:rPr>
                <w:rFonts w:hint="default"/>
                <w:vertAlign w:val="baseline"/>
                <w:lang w:val="en-US" w:eastAsia="zh-CN"/>
              </w:rPr>
            </w:pPr>
            <w:r>
              <w:rPr>
                <w:rFonts w:hint="eastAsia"/>
                <w:vertAlign w:val="baseline"/>
                <w:lang w:val="en-US" w:eastAsia="zh-CN"/>
              </w:rPr>
              <w:t>所属电源系统</w:t>
            </w:r>
          </w:p>
        </w:tc>
        <w:tc>
          <w:tcPr>
            <w:tcW w:w="1775" w:type="dxa"/>
            <w:vAlign w:val="center"/>
          </w:tcPr>
          <w:p>
            <w:pPr>
              <w:widowControl w:val="0"/>
              <w:numPr>
                <w:ilvl w:val="0"/>
                <w:numId w:val="0"/>
              </w:numPr>
              <w:ind w:left="0" w:leftChars="0" w:firstLine="0" w:firstLineChars="0"/>
              <w:jc w:val="left"/>
              <w:rPr>
                <w:rFonts w:hint="eastAsia"/>
                <w:vertAlign w:val="baseline"/>
                <w:lang w:val="en-US" w:eastAsia="zh-CN"/>
              </w:rPr>
            </w:pPr>
            <w:r>
              <w:rPr>
                <w:rFonts w:hint="eastAsia"/>
                <w:sz w:val="22"/>
                <w:szCs w:val="22"/>
                <w:vertAlign w:val="baseline"/>
                <w:lang w:val="en-US" w:eastAsia="zh-CN"/>
              </w:rPr>
              <w:t>系统名称</w:t>
            </w:r>
          </w:p>
        </w:tc>
        <w:tc>
          <w:tcPr>
            <w:tcW w:w="6108" w:type="dxa"/>
          </w:tcPr>
          <w:p>
            <w:pPr>
              <w:keepNext w:val="0"/>
              <w:keepLines w:val="0"/>
              <w:pageBreakBefore w:val="0"/>
              <w:widowControl w:val="0"/>
              <w:numPr>
                <w:ilvl w:val="0"/>
                <w:numId w:val="0"/>
              </w:numPr>
              <w:kinsoku/>
              <w:wordWrap w:val="0"/>
              <w:overflowPunct/>
              <w:topLinePunct w:val="0"/>
              <w:autoSpaceDE/>
              <w:autoSpaceDN/>
              <w:bidi w:val="0"/>
              <w:adjustRightInd/>
              <w:snapToGrid/>
              <w:ind w:leftChars="0"/>
              <w:jc w:val="left"/>
              <w:textAlignment w:val="auto"/>
              <w:rPr>
                <w:rFonts w:hint="default" w:eastAsia="宋体"/>
                <w:vertAlign w:val="baseline"/>
                <w:lang w:val="en-US" w:eastAsia="zh-CN"/>
              </w:rPr>
            </w:pPr>
            <w:r>
              <w:rPr>
                <w:rFonts w:hint="eastAsia"/>
                <w:vertAlign w:val="baseline"/>
                <w:lang w:val="en-US" w:eastAsia="zh-CN"/>
              </w:rPr>
              <w:t>查询</w:t>
            </w:r>
            <w:del w:id="1903" w:author="zhoujiansheng" w:date="2025-04-01T10:25:37Z">
              <w:r>
                <w:rPr>
                  <w:rFonts w:hint="default"/>
                  <w:vertAlign w:val="baseline"/>
                  <w:lang w:val="en-US" w:eastAsia="zh-CN"/>
                </w:rPr>
                <w:delText>综资</w:delText>
              </w:r>
            </w:del>
            <w:ins w:id="1904" w:author="zhoujiansheng" w:date="2025-04-01T10:25:38Z">
              <w:r>
                <w:rPr>
                  <w:rFonts w:hint="eastAsia"/>
                  <w:vertAlign w:val="baseline"/>
                  <w:lang w:val="en-US" w:eastAsia="zh-CN"/>
                </w:rPr>
                <w:t>动环</w:t>
              </w:r>
            </w:ins>
            <w:r>
              <w:rPr>
                <w:rFonts w:hint="eastAsia"/>
                <w:vertAlign w:val="baseline"/>
                <w:lang w:val="en-US" w:eastAsia="zh-CN"/>
              </w:rPr>
              <w:t>表“UPS系统”对应站点下的所有UPS系统（zh_label）。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0" w:type="dxa"/>
            <w:vMerge w:val="continue"/>
            <w:vAlign w:val="center"/>
          </w:tcPr>
          <w:p>
            <w:pPr>
              <w:widowControl w:val="0"/>
              <w:numPr>
                <w:ilvl w:val="0"/>
                <w:numId w:val="0"/>
              </w:numPr>
              <w:jc w:val="left"/>
              <w:rPr>
                <w:rFonts w:hint="eastAsia"/>
                <w:vertAlign w:val="baseline"/>
                <w:lang w:val="en-US" w:eastAsia="zh-CN"/>
              </w:rPr>
            </w:pPr>
          </w:p>
        </w:tc>
        <w:tc>
          <w:tcPr>
            <w:tcW w:w="1775" w:type="dxa"/>
            <w:vAlign w:val="center"/>
          </w:tcPr>
          <w:p>
            <w:pPr>
              <w:widowControl w:val="0"/>
              <w:numPr>
                <w:ilvl w:val="0"/>
                <w:numId w:val="0"/>
              </w:numPr>
              <w:jc w:val="left"/>
              <w:rPr>
                <w:rFonts w:hint="eastAsia"/>
                <w:vertAlign w:val="baseline"/>
                <w:lang w:val="en-US" w:eastAsia="zh-CN"/>
              </w:rPr>
            </w:pPr>
            <w:ins w:id="1905" w:author="zhoujiansheng" w:date="2025-04-01T10:26:49Z">
              <w:r>
                <w:rPr>
                  <w:rFonts w:hint="eastAsia"/>
                  <w:vertAlign w:val="baseline"/>
                  <w:lang w:val="en-US" w:eastAsia="zh-CN"/>
                </w:rPr>
                <w:t>（</w:t>
              </w:r>
            </w:ins>
            <w:ins w:id="1906" w:author="zhoujiansheng" w:date="2025-04-01T10:26:50Z">
              <w:r>
                <w:rPr>
                  <w:rFonts w:hint="eastAsia"/>
                  <w:vertAlign w:val="baseline"/>
                  <w:lang w:val="en-US" w:eastAsia="zh-CN"/>
                </w:rPr>
                <w:t>动环</w:t>
              </w:r>
            </w:ins>
            <w:ins w:id="1907" w:author="zhoujiansheng" w:date="2025-04-01T10:26:52Z">
              <w:r>
                <w:rPr>
                  <w:rFonts w:hint="eastAsia"/>
                  <w:vertAlign w:val="baseline"/>
                  <w:lang w:val="en-US" w:eastAsia="zh-CN"/>
                </w:rPr>
                <w:t>）</w:t>
              </w:r>
            </w:ins>
            <w:r>
              <w:rPr>
                <w:rFonts w:hint="eastAsia"/>
                <w:vertAlign w:val="baseline"/>
                <w:lang w:val="en-US" w:eastAsia="zh-CN"/>
              </w:rPr>
              <w:t>额定容量(kVA)</w:t>
            </w:r>
          </w:p>
        </w:tc>
        <w:tc>
          <w:tcPr>
            <w:tcW w:w="6108" w:type="dxa"/>
          </w:tcPr>
          <w:p>
            <w:pPr>
              <w:keepNext w:val="0"/>
              <w:keepLines w:val="0"/>
              <w:pageBreakBefore w:val="0"/>
              <w:widowControl w:val="0"/>
              <w:numPr>
                <w:ilvl w:val="0"/>
                <w:numId w:val="0"/>
              </w:numPr>
              <w:kinsoku/>
              <w:wordWrap w:val="0"/>
              <w:overflowPunct/>
              <w:topLinePunct w:val="0"/>
              <w:autoSpaceDE/>
              <w:autoSpaceDN/>
              <w:bidi w:val="0"/>
              <w:adjustRightInd/>
              <w:snapToGrid/>
              <w:ind w:leftChars="0"/>
              <w:jc w:val="left"/>
              <w:textAlignment w:val="auto"/>
              <w:rPr>
                <w:ins w:id="1908" w:author="zhoujiansheng" w:date="2025-04-01T10:25:58Z"/>
                <w:rFonts w:hint="default"/>
                <w:vertAlign w:val="baseline"/>
                <w:lang w:val="en-US" w:eastAsia="zh-CN"/>
              </w:rPr>
            </w:pPr>
            <w:ins w:id="1909" w:author="zhoujiansheng" w:date="2025-04-01T10:26:19Z">
              <w:r>
                <w:rPr>
                  <w:rFonts w:hint="eastAsia"/>
                  <w:vertAlign w:val="baseline"/>
                  <w:lang w:val="en-US" w:eastAsia="zh-CN"/>
                </w:rPr>
                <w:t>查询</w:t>
              </w:r>
            </w:ins>
            <w:ins w:id="1910" w:author="zhoujiansheng" w:date="2025-04-01T10:26:20Z">
              <w:r>
                <w:rPr>
                  <w:rFonts w:hint="eastAsia"/>
                  <w:vertAlign w:val="baseline"/>
                  <w:lang w:val="en-US" w:eastAsia="zh-CN"/>
                </w:rPr>
                <w:t>动环</w:t>
              </w:r>
            </w:ins>
            <w:ins w:id="1911" w:author="zhoujiansheng" w:date="2025-04-01T10:26:21Z">
              <w:r>
                <w:rPr>
                  <w:rFonts w:hint="eastAsia"/>
                  <w:vertAlign w:val="baseline"/>
                  <w:lang w:val="en-US" w:eastAsia="zh-CN"/>
                </w:rPr>
                <w:t>系统</w:t>
              </w:r>
            </w:ins>
            <w:ins w:id="1912" w:author="zhoujiansheng" w:date="2025-04-01T10:26:04Z">
              <w:r>
                <w:rPr>
                  <w:rFonts w:hint="eastAsia"/>
                  <w:vertAlign w:val="baseline"/>
                  <w:lang w:val="en-US" w:eastAsia="zh-CN"/>
                </w:rPr>
                <w:t>获取</w:t>
              </w:r>
            </w:ins>
            <w:ins w:id="1913" w:author="zhoujiansheng" w:date="2025-04-01T10:26:09Z">
              <w:r>
                <w:rPr>
                  <w:rFonts w:hint="eastAsia"/>
                  <w:vertAlign w:val="baseline"/>
                  <w:lang w:val="en-US" w:eastAsia="zh-CN"/>
                </w:rPr>
                <w:t>系统</w:t>
              </w:r>
            </w:ins>
            <w:ins w:id="1914" w:author="zhoujiansheng" w:date="2025-04-01T10:26:10Z">
              <w:r>
                <w:rPr>
                  <w:rFonts w:hint="eastAsia"/>
                  <w:vertAlign w:val="baseline"/>
                  <w:lang w:val="en-US" w:eastAsia="zh-CN"/>
                </w:rPr>
                <w:t>对应的</w:t>
              </w:r>
            </w:ins>
            <w:ins w:id="1915" w:author="zhoujiansheng" w:date="2025-04-01T10:26:27Z">
              <w:r>
                <w:rPr>
                  <w:rFonts w:hint="eastAsia"/>
                  <w:vertAlign w:val="baseline"/>
                  <w:lang w:val="en-US" w:eastAsia="zh-CN"/>
                </w:rPr>
                <w:t>额定</w:t>
              </w:r>
            </w:ins>
            <w:ins w:id="1916" w:author="zhoujiansheng" w:date="2025-04-01T10:26:29Z">
              <w:r>
                <w:rPr>
                  <w:rFonts w:hint="eastAsia"/>
                  <w:vertAlign w:val="baseline"/>
                  <w:lang w:val="en-US" w:eastAsia="zh-CN"/>
                </w:rPr>
                <w:t>容量。</w:t>
              </w:r>
            </w:ins>
          </w:p>
          <w:p>
            <w:pPr>
              <w:keepNext w:val="0"/>
              <w:keepLines w:val="0"/>
              <w:pageBreakBefore w:val="0"/>
              <w:widowControl w:val="0"/>
              <w:numPr>
                <w:ilvl w:val="0"/>
                <w:numId w:val="0"/>
              </w:numPr>
              <w:kinsoku/>
              <w:wordWrap w:val="0"/>
              <w:overflowPunct/>
              <w:topLinePunct w:val="0"/>
              <w:autoSpaceDE/>
              <w:autoSpaceDN/>
              <w:bidi w:val="0"/>
              <w:adjustRightInd/>
              <w:snapToGrid/>
              <w:ind w:leftChars="0"/>
              <w:jc w:val="left"/>
              <w:textAlignment w:val="auto"/>
              <w:rPr>
                <w:rFonts w:hint="eastAsia"/>
                <w:vertAlign w:val="baseline"/>
                <w:lang w:val="en-US" w:eastAsia="zh-CN"/>
              </w:rPr>
            </w:pPr>
            <w:r>
              <w:rPr>
                <w:rFonts w:hint="eastAsia"/>
                <w:vertAlign w:val="baseline"/>
                <w:lang w:val="en-US" w:eastAsia="zh-CN"/>
              </w:rPr>
              <w:t>查询综资表“UPS系统”获取系统名称对应的“系统额定容量(kVA)（system_rated_capacity）”字段。</w:t>
            </w:r>
          </w:p>
          <w:p>
            <w:pPr>
              <w:keepNext w:val="0"/>
              <w:keepLines w:val="0"/>
              <w:pageBreakBefore w:val="0"/>
              <w:widowControl w:val="0"/>
              <w:numPr>
                <w:ilvl w:val="0"/>
                <w:numId w:val="0"/>
              </w:numPr>
              <w:kinsoku/>
              <w:wordWrap w:val="0"/>
              <w:overflowPunct/>
              <w:topLinePunct w:val="0"/>
              <w:autoSpaceDE/>
              <w:autoSpaceDN/>
              <w:bidi w:val="0"/>
              <w:adjustRightInd/>
              <w:snapToGrid/>
              <w:ind w:leftChars="0"/>
              <w:jc w:val="left"/>
              <w:textAlignment w:val="auto"/>
              <w:rPr>
                <w:rFonts w:hint="default" w:eastAsia="宋体"/>
                <w:vertAlign w:val="baseline"/>
                <w:lang w:val="en-US" w:eastAsia="zh-CN"/>
              </w:rPr>
            </w:pPr>
            <w:r>
              <w:rPr>
                <w:rFonts w:hint="eastAsia"/>
                <w:vertAlign w:val="baseline"/>
                <w:lang w:val="en-US" w:eastAsia="zh-CN"/>
              </w:rPr>
              <w:t>通过站点+系统名称关联动环工作台“UPS容量分析--当前负载率汇总报表”中的“额定容量(KVA)”字段，若关联不上，数值右侧显示</w:t>
            </w:r>
            <w:r>
              <w:drawing>
                <wp:inline distT="0" distB="0" distL="114300" distR="114300">
                  <wp:extent cx="228600" cy="228600"/>
                  <wp:effectExtent l="0" t="0" r="0" b="0"/>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40"/>
                          <a:stretch>
                            <a:fillRect/>
                          </a:stretch>
                        </pic:blipFill>
                        <pic:spPr>
                          <a:xfrm>
                            <a:off x="0" y="0"/>
                            <a:ext cx="228600" cy="228600"/>
                          </a:xfrm>
                          <a:prstGeom prst="rect">
                            <a:avLst/>
                          </a:prstGeom>
                          <a:noFill/>
                          <a:ln>
                            <a:noFill/>
                          </a:ln>
                        </pic:spPr>
                      </pic:pic>
                    </a:graphicData>
                  </a:graphic>
                </wp:inline>
              </w:drawing>
            </w:r>
            <w:r>
              <w:rPr>
                <w:rFonts w:hint="eastAsia"/>
                <w:lang w:eastAsia="zh-CN"/>
              </w:rPr>
              <w:t>，</w:t>
            </w:r>
            <w:r>
              <w:rPr>
                <w:rFonts w:hint="eastAsia"/>
                <w:lang w:val="en-US" w:eastAsia="zh-CN"/>
              </w:rPr>
              <w:t>鼠标hover图标，显示“该系统在动环平台无法匹配”。若关联上了，但是与综资额定容量不一致，同样显示</w:t>
            </w:r>
            <w:r>
              <w:drawing>
                <wp:inline distT="0" distB="0" distL="114300" distR="114300">
                  <wp:extent cx="228600" cy="228600"/>
                  <wp:effectExtent l="0" t="0" r="0" b="0"/>
                  <wp:docPr id="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pic:cNvPicPr>
                            <a:picLocks noChangeAspect="1"/>
                          </pic:cNvPicPr>
                        </pic:nvPicPr>
                        <pic:blipFill>
                          <a:blip r:embed="rId40"/>
                          <a:stretch>
                            <a:fillRect/>
                          </a:stretch>
                        </pic:blipFill>
                        <pic:spPr>
                          <a:xfrm>
                            <a:off x="0" y="0"/>
                            <a:ext cx="228600" cy="228600"/>
                          </a:xfrm>
                          <a:prstGeom prst="rect">
                            <a:avLst/>
                          </a:prstGeom>
                          <a:noFill/>
                          <a:ln>
                            <a:noFill/>
                          </a:ln>
                        </pic:spPr>
                      </pic:pic>
                    </a:graphicData>
                  </a:graphic>
                </wp:inline>
              </w:drawing>
            </w:r>
            <w:r>
              <w:rPr>
                <w:rFonts w:hint="eastAsia"/>
                <w:lang w:eastAsia="zh-CN"/>
              </w:rPr>
              <w:t>，</w:t>
            </w:r>
            <w:r>
              <w:rPr>
                <w:rFonts w:hint="eastAsia"/>
                <w:lang w:val="en-US" w:eastAsia="zh-CN"/>
              </w:rPr>
              <w:t>hover提示“系统容量与综资不一致”。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0" w:type="dxa"/>
            <w:vMerge w:val="continue"/>
            <w:vAlign w:val="center"/>
          </w:tcPr>
          <w:p>
            <w:pPr>
              <w:widowControl w:val="0"/>
              <w:numPr>
                <w:ilvl w:val="0"/>
                <w:numId w:val="0"/>
              </w:numPr>
              <w:jc w:val="left"/>
              <w:rPr>
                <w:rFonts w:hint="eastAsia"/>
                <w:vertAlign w:val="baseline"/>
                <w:lang w:val="en-US" w:eastAsia="zh-CN"/>
              </w:rPr>
            </w:pPr>
          </w:p>
        </w:tc>
        <w:tc>
          <w:tcPr>
            <w:tcW w:w="1775" w:type="dxa"/>
            <w:vAlign w:val="center"/>
          </w:tcPr>
          <w:p>
            <w:pPr>
              <w:widowControl w:val="0"/>
              <w:numPr>
                <w:ilvl w:val="0"/>
                <w:numId w:val="0"/>
              </w:numPr>
              <w:jc w:val="left"/>
              <w:rPr>
                <w:rFonts w:hint="eastAsia"/>
                <w:vertAlign w:val="baseline"/>
                <w:lang w:val="en-US" w:eastAsia="zh-CN"/>
              </w:rPr>
            </w:pPr>
            <w:r>
              <w:rPr>
                <w:rFonts w:hint="eastAsia"/>
                <w:vertAlign w:val="baseline"/>
                <w:lang w:val="en-US" w:eastAsia="zh-CN"/>
              </w:rPr>
              <w:t>已用容量(KVA)</w:t>
            </w:r>
          </w:p>
        </w:tc>
        <w:tc>
          <w:tcPr>
            <w:tcW w:w="6108" w:type="dxa"/>
          </w:tcPr>
          <w:p>
            <w:pPr>
              <w:widowControl w:val="0"/>
              <w:numPr>
                <w:ilvl w:val="0"/>
                <w:numId w:val="0"/>
              </w:numPr>
              <w:jc w:val="left"/>
              <w:rPr>
                <w:rFonts w:hint="default"/>
                <w:vertAlign w:val="baseline"/>
                <w:lang w:val="en-US" w:eastAsia="zh-CN"/>
              </w:rPr>
            </w:pPr>
            <w:r>
              <w:rPr>
                <w:rFonts w:hint="eastAsia"/>
                <w:vertAlign w:val="baseline"/>
                <w:lang w:val="en-US" w:eastAsia="zh-CN"/>
              </w:rPr>
              <w:t>关联当前负载率汇总报表中的“已用容量(KVA)”字段，取近7天内已用容量的最大值。若无值则显示为空。保留两位小数。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0" w:type="dxa"/>
            <w:vMerge w:val="continue"/>
            <w:vAlign w:val="center"/>
          </w:tcPr>
          <w:p>
            <w:pPr>
              <w:widowControl w:val="0"/>
              <w:numPr>
                <w:ilvl w:val="0"/>
                <w:numId w:val="0"/>
              </w:numPr>
              <w:jc w:val="left"/>
              <w:rPr>
                <w:rFonts w:hint="eastAsia"/>
                <w:vertAlign w:val="baseline"/>
                <w:lang w:val="en-US" w:eastAsia="zh-CN"/>
              </w:rPr>
            </w:pPr>
          </w:p>
        </w:tc>
        <w:tc>
          <w:tcPr>
            <w:tcW w:w="1775" w:type="dxa"/>
            <w:vAlign w:val="center"/>
          </w:tcPr>
          <w:p>
            <w:pPr>
              <w:widowControl w:val="0"/>
              <w:numPr>
                <w:ilvl w:val="0"/>
                <w:numId w:val="0"/>
              </w:numPr>
              <w:ind w:left="0" w:leftChars="0" w:firstLine="0" w:firstLineChars="0"/>
              <w:jc w:val="left"/>
              <w:rPr>
                <w:rFonts w:hint="eastAsia"/>
                <w:vertAlign w:val="baseline"/>
                <w:lang w:val="en-US" w:eastAsia="zh-CN"/>
              </w:rPr>
            </w:pPr>
            <w:r>
              <w:rPr>
                <w:rFonts w:hint="eastAsia"/>
                <w:vertAlign w:val="baseline"/>
                <w:lang w:val="en-US" w:eastAsia="zh-CN"/>
              </w:rPr>
              <w:t>实际负载率</w:t>
            </w:r>
          </w:p>
        </w:tc>
        <w:tc>
          <w:tcPr>
            <w:tcW w:w="6108" w:type="dxa"/>
          </w:tcPr>
          <w:p>
            <w:pPr>
              <w:widowControl w:val="0"/>
              <w:numPr>
                <w:ilvl w:val="0"/>
                <w:numId w:val="0"/>
              </w:numPr>
              <w:jc w:val="left"/>
              <w:rPr>
                <w:rFonts w:hint="eastAsia"/>
                <w:vertAlign w:val="baseline"/>
                <w:lang w:val="en-US" w:eastAsia="zh-CN"/>
              </w:rPr>
            </w:pPr>
            <w:r>
              <w:rPr>
                <w:rFonts w:hint="eastAsia"/>
                <w:vertAlign w:val="baseline"/>
                <w:lang w:val="en-US" w:eastAsia="zh-CN"/>
              </w:rPr>
              <w:t>关联当前负载率汇总报表中的“负载率”字段，取近7天内负载率的最大值。若无值则显示为空。保留两位小数。</w:t>
            </w:r>
          </w:p>
          <w:p>
            <w:pPr>
              <w:widowControl w:val="0"/>
              <w:numPr>
                <w:ilvl w:val="0"/>
                <w:numId w:val="0"/>
              </w:numPr>
              <w:jc w:val="left"/>
              <w:rPr>
                <w:rFonts w:hint="default"/>
                <w:vertAlign w:val="baseline"/>
                <w:lang w:val="en-US" w:eastAsia="zh-CN"/>
              </w:rPr>
            </w:pPr>
            <w:r>
              <w:rPr>
                <w:rFonts w:hint="eastAsia"/>
                <w:vertAlign w:val="baseline"/>
                <w:lang w:val="en-US" w:eastAsia="zh-CN"/>
              </w:rPr>
              <w:t>负载率数值可点击，单击负载率数值，跳转至容量详情，参考</w:t>
            </w:r>
            <w:r>
              <w:rPr>
                <w:rFonts w:hint="eastAsia"/>
                <w:color w:val="0000FF"/>
                <w:u w:val="none"/>
                <w:vertAlign w:val="baseline"/>
                <w:lang w:val="en-US" w:eastAsia="zh-CN"/>
              </w:rPr>
              <w:fldChar w:fldCharType="begin"/>
            </w:r>
            <w:r>
              <w:rPr>
                <w:rFonts w:hint="eastAsia"/>
                <w:color w:val="0000FF"/>
                <w:u w:val="none"/>
                <w:vertAlign w:val="baseline"/>
                <w:lang w:val="en-US" w:eastAsia="zh-CN"/>
              </w:rPr>
              <w:instrText xml:space="preserve"> REF _Ref15210 \h </w:instrText>
            </w:r>
            <w:r>
              <w:rPr>
                <w:rFonts w:hint="eastAsia"/>
                <w:color w:val="0000FF"/>
                <w:u w:val="none"/>
                <w:vertAlign w:val="baseline"/>
                <w:lang w:val="en-US" w:eastAsia="zh-CN"/>
              </w:rPr>
              <w:fldChar w:fldCharType="separate"/>
            </w:r>
            <w:r>
              <w:rPr>
                <w:color w:val="0000FF"/>
                <w:u w:val="none"/>
              </w:rPr>
              <w:t>图5</w:t>
            </w:r>
            <w:r>
              <w:rPr>
                <w:rFonts w:hint="eastAsia"/>
                <w:color w:val="0000FF"/>
                <w:u w:val="none"/>
                <w:lang w:val="en-US" w:eastAsia="zh-CN"/>
              </w:rPr>
              <w:t>UPS容量明细报表</w:t>
            </w:r>
            <w:r>
              <w:rPr>
                <w:rFonts w:hint="eastAsia"/>
                <w:color w:val="0000FF"/>
                <w:u w:val="none"/>
                <w:vertAlign w:val="baseline"/>
                <w:lang w:val="en-US" w:eastAsia="zh-CN"/>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0" w:type="dxa"/>
            <w:vMerge w:val="continue"/>
            <w:vAlign w:val="center"/>
          </w:tcPr>
          <w:p>
            <w:pPr>
              <w:widowControl w:val="0"/>
              <w:numPr>
                <w:ilvl w:val="0"/>
                <w:numId w:val="0"/>
              </w:numPr>
              <w:jc w:val="left"/>
              <w:rPr>
                <w:rFonts w:hint="eastAsia"/>
                <w:vertAlign w:val="baseline"/>
                <w:lang w:val="en-US" w:eastAsia="zh-CN"/>
              </w:rPr>
            </w:pPr>
          </w:p>
        </w:tc>
        <w:tc>
          <w:tcPr>
            <w:tcW w:w="1775" w:type="dxa"/>
            <w:vAlign w:val="center"/>
          </w:tcPr>
          <w:p>
            <w:pPr>
              <w:widowControl w:val="0"/>
              <w:numPr>
                <w:ilvl w:val="0"/>
                <w:numId w:val="0"/>
              </w:numPr>
              <w:jc w:val="left"/>
              <w:rPr>
                <w:rFonts w:hint="default"/>
                <w:vertAlign w:val="baseline"/>
                <w:lang w:val="en-US" w:eastAsia="zh-CN"/>
              </w:rPr>
            </w:pPr>
            <w:r>
              <w:rPr>
                <w:rFonts w:hint="eastAsia"/>
                <w:vertAlign w:val="baseline"/>
                <w:lang w:val="en-US" w:eastAsia="zh-CN"/>
              </w:rPr>
              <w:t>加电后负载(kW)</w:t>
            </w:r>
          </w:p>
        </w:tc>
        <w:tc>
          <w:tcPr>
            <w:tcW w:w="6108" w:type="dxa"/>
          </w:tcPr>
          <w:p>
            <w:pPr>
              <w:widowControl w:val="0"/>
              <w:numPr>
                <w:ilvl w:val="0"/>
                <w:numId w:val="0"/>
              </w:numPr>
              <w:jc w:val="left"/>
              <w:rPr>
                <w:rFonts w:hint="default"/>
                <w:vertAlign w:val="baseline"/>
                <w:lang w:val="en-US" w:eastAsia="zh-CN"/>
              </w:rPr>
            </w:pPr>
            <w:r>
              <w:rPr>
                <w:rFonts w:hint="eastAsia"/>
                <w:vertAlign w:val="baseline"/>
                <w:lang w:val="en-US" w:eastAsia="zh-CN"/>
              </w:rPr>
              <w:t>加电后负载=加电设备额定功率+已用容量。保留两位小数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0" w:type="dxa"/>
            <w:vMerge w:val="continue"/>
            <w:vAlign w:val="center"/>
          </w:tcPr>
          <w:p>
            <w:pPr>
              <w:widowControl w:val="0"/>
              <w:numPr>
                <w:ilvl w:val="0"/>
                <w:numId w:val="0"/>
              </w:numPr>
              <w:jc w:val="left"/>
              <w:rPr>
                <w:rFonts w:hint="eastAsia"/>
                <w:vertAlign w:val="baseline"/>
                <w:lang w:val="en-US" w:eastAsia="zh-CN"/>
              </w:rPr>
            </w:pPr>
          </w:p>
        </w:tc>
        <w:tc>
          <w:tcPr>
            <w:tcW w:w="1775" w:type="dxa"/>
            <w:vAlign w:val="center"/>
          </w:tcPr>
          <w:p>
            <w:pPr>
              <w:widowControl w:val="0"/>
              <w:numPr>
                <w:ilvl w:val="0"/>
                <w:numId w:val="0"/>
              </w:numPr>
              <w:ind w:left="0" w:leftChars="0" w:firstLine="0" w:firstLineChars="0"/>
              <w:jc w:val="left"/>
              <w:rPr>
                <w:rFonts w:hint="eastAsia"/>
                <w:vertAlign w:val="baseline"/>
                <w:lang w:val="en-US" w:eastAsia="zh-CN"/>
              </w:rPr>
            </w:pPr>
            <w:r>
              <w:rPr>
                <w:rFonts w:hint="eastAsia"/>
                <w:vertAlign w:val="baseline"/>
                <w:lang w:val="en-US" w:eastAsia="zh-CN"/>
              </w:rPr>
              <w:t>加电后负载率</w:t>
            </w:r>
          </w:p>
        </w:tc>
        <w:tc>
          <w:tcPr>
            <w:tcW w:w="6108" w:type="dxa"/>
          </w:tcPr>
          <w:p>
            <w:pPr>
              <w:widowControl w:val="0"/>
              <w:numPr>
                <w:ilvl w:val="0"/>
                <w:numId w:val="0"/>
              </w:numPr>
              <w:jc w:val="left"/>
              <w:rPr>
                <w:rFonts w:hint="eastAsia"/>
                <w:vertAlign w:val="baseline"/>
                <w:lang w:val="en-US" w:eastAsia="zh-CN"/>
              </w:rPr>
            </w:pPr>
            <w:r>
              <w:rPr>
                <w:rFonts w:hint="eastAsia"/>
                <w:vertAlign w:val="baseline"/>
                <w:lang w:val="en-US" w:eastAsia="zh-CN"/>
              </w:rPr>
              <w:t>加电后负载率=加电后负载/额定容量*100%，结果保留两位小数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0" w:type="dxa"/>
            <w:vMerge w:val="restart"/>
            <w:vAlign w:val="center"/>
          </w:tcPr>
          <w:p>
            <w:pPr>
              <w:widowControl w:val="0"/>
              <w:numPr>
                <w:ilvl w:val="0"/>
                <w:numId w:val="0"/>
              </w:numPr>
              <w:jc w:val="left"/>
              <w:rPr>
                <w:rFonts w:hint="default"/>
                <w:vertAlign w:val="baseline"/>
                <w:lang w:val="en-US" w:eastAsia="zh-CN"/>
              </w:rPr>
            </w:pPr>
            <w:r>
              <w:rPr>
                <w:rFonts w:hint="eastAsia"/>
                <w:vertAlign w:val="baseline"/>
                <w:lang w:val="en-US" w:eastAsia="zh-CN"/>
              </w:rPr>
              <w:t>电源上游设备</w:t>
            </w:r>
          </w:p>
        </w:tc>
        <w:tc>
          <w:tcPr>
            <w:tcW w:w="1775" w:type="dxa"/>
            <w:vAlign w:val="center"/>
          </w:tcPr>
          <w:p>
            <w:pPr>
              <w:widowControl w:val="0"/>
              <w:numPr>
                <w:ilvl w:val="0"/>
                <w:numId w:val="0"/>
              </w:numPr>
              <w:ind w:left="0" w:leftChars="0" w:firstLine="0" w:firstLineChars="0"/>
              <w:jc w:val="left"/>
              <w:rPr>
                <w:rFonts w:hint="eastAsia"/>
                <w:sz w:val="18"/>
                <w:szCs w:val="18"/>
                <w:vertAlign w:val="baseline"/>
                <w:lang w:val="en-US" w:eastAsia="zh-CN"/>
              </w:rPr>
            </w:pPr>
            <w:r>
              <w:rPr>
                <w:rFonts w:hint="eastAsia"/>
                <w:sz w:val="22"/>
                <w:szCs w:val="22"/>
                <w:vertAlign w:val="baseline"/>
                <w:lang w:val="en-US" w:eastAsia="zh-CN"/>
              </w:rPr>
              <w:t>设备名称</w:t>
            </w:r>
            <w:r>
              <w:commentReference w:id="14"/>
            </w:r>
          </w:p>
        </w:tc>
        <w:tc>
          <w:tcPr>
            <w:tcW w:w="6108" w:type="dxa"/>
            <w:vAlign w:val="top"/>
          </w:tcPr>
          <w:p>
            <w:pPr>
              <w:keepNext w:val="0"/>
              <w:keepLines w:val="0"/>
              <w:pageBreakBefore w:val="0"/>
              <w:widowControl w:val="0"/>
              <w:numPr>
                <w:ilvl w:val="0"/>
                <w:numId w:val="0"/>
              </w:numPr>
              <w:kinsoku/>
              <w:wordWrap w:val="0"/>
              <w:overflowPunct/>
              <w:topLinePunct w:val="0"/>
              <w:autoSpaceDE/>
              <w:autoSpaceDN/>
              <w:bidi w:val="0"/>
              <w:adjustRightInd/>
              <w:snapToGrid/>
              <w:ind w:leftChars="0"/>
              <w:jc w:val="left"/>
              <w:textAlignment w:val="auto"/>
              <w:rPr>
                <w:rFonts w:hint="eastAsia"/>
                <w:vertAlign w:val="baseline"/>
                <w:lang w:val="en-US" w:eastAsia="zh-CN"/>
              </w:rPr>
            </w:pPr>
            <w:r>
              <w:rPr>
                <w:rFonts w:hint="eastAsia"/>
                <w:vertAlign w:val="baseline"/>
                <w:lang w:val="en-US" w:eastAsia="zh-CN"/>
              </w:rPr>
              <w:t>查询综资“专业内输出分路”表</w:t>
            </w:r>
          </w:p>
          <w:p>
            <w:pPr>
              <w:keepNext w:val="0"/>
              <w:keepLines w:val="0"/>
              <w:pageBreakBefore w:val="0"/>
              <w:widowControl w:val="0"/>
              <w:numPr>
                <w:ilvl w:val="0"/>
                <w:numId w:val="0"/>
              </w:numPr>
              <w:kinsoku/>
              <w:wordWrap w:val="0"/>
              <w:overflowPunct/>
              <w:topLinePunct w:val="0"/>
              <w:autoSpaceDE/>
              <w:autoSpaceDN/>
              <w:bidi w:val="0"/>
              <w:adjustRightInd/>
              <w:snapToGrid/>
              <w:ind w:leftChars="0"/>
              <w:jc w:val="left"/>
              <w:textAlignment w:val="auto"/>
              <w:rPr>
                <w:rFonts w:hint="eastAsia"/>
                <w:vertAlign w:val="baseline"/>
                <w:lang w:val="en-US" w:eastAsia="zh-CN"/>
              </w:rPr>
            </w:pPr>
            <w:r>
              <w:rPr>
                <w:rFonts w:hint="eastAsia"/>
                <w:vertAlign w:val="baseline"/>
                <w:lang w:val="en-US" w:eastAsia="zh-CN"/>
              </w:rPr>
              <w:t>查询条件：</w:t>
            </w:r>
          </w:p>
          <w:p>
            <w:pPr>
              <w:keepNext w:val="0"/>
              <w:keepLines w:val="0"/>
              <w:pageBreakBefore w:val="0"/>
              <w:widowControl w:val="0"/>
              <w:numPr>
                <w:ilvl w:val="0"/>
                <w:numId w:val="0"/>
              </w:numPr>
              <w:kinsoku/>
              <w:wordWrap w:val="0"/>
              <w:overflowPunct/>
              <w:topLinePunct w:val="0"/>
              <w:autoSpaceDE/>
              <w:autoSpaceDN/>
              <w:bidi w:val="0"/>
              <w:adjustRightInd/>
              <w:snapToGrid/>
              <w:ind w:leftChars="0"/>
              <w:jc w:val="left"/>
              <w:textAlignment w:val="auto"/>
              <w:rPr>
                <w:rFonts w:hint="eastAsia"/>
                <w:vertAlign w:val="baseline"/>
                <w:lang w:val="en-US" w:eastAsia="zh-CN"/>
              </w:rPr>
            </w:pPr>
            <w:r>
              <w:rPr>
                <w:rFonts w:hint="eastAsia"/>
                <w:vertAlign w:val="baseline"/>
                <w:lang w:val="en-US" w:eastAsia="zh-CN"/>
              </w:rPr>
              <w:t>所属站点（related_site）=加电设备所在站点</w:t>
            </w:r>
          </w:p>
          <w:p>
            <w:pPr>
              <w:keepNext w:val="0"/>
              <w:keepLines w:val="0"/>
              <w:pageBreakBefore w:val="0"/>
              <w:widowControl w:val="0"/>
              <w:numPr>
                <w:ilvl w:val="0"/>
                <w:numId w:val="0"/>
              </w:numPr>
              <w:kinsoku/>
              <w:wordWrap w:val="0"/>
              <w:overflowPunct/>
              <w:topLinePunct w:val="0"/>
              <w:autoSpaceDE/>
              <w:autoSpaceDN/>
              <w:bidi w:val="0"/>
              <w:adjustRightInd/>
              <w:snapToGrid/>
              <w:ind w:leftChars="0"/>
              <w:jc w:val="left"/>
              <w:textAlignment w:val="auto"/>
              <w:rPr>
                <w:rFonts w:hint="default"/>
                <w:vertAlign w:val="baseline"/>
                <w:lang w:val="en-US" w:eastAsia="zh-CN"/>
              </w:rPr>
            </w:pPr>
            <w:r>
              <w:rPr>
                <w:rFonts w:hint="eastAsia"/>
                <w:vertAlign w:val="baseline"/>
                <w:lang w:val="en-US" w:eastAsia="zh-CN"/>
              </w:rPr>
              <w:t>下游设备（down_device_name）=综资“UPS设备”表中所属UPS系统为电源系统名称的设备。</w:t>
            </w:r>
          </w:p>
          <w:p>
            <w:pPr>
              <w:keepNext w:val="0"/>
              <w:keepLines w:val="0"/>
              <w:pageBreakBefore w:val="0"/>
              <w:widowControl w:val="0"/>
              <w:numPr>
                <w:ilvl w:val="0"/>
                <w:numId w:val="0"/>
              </w:numPr>
              <w:kinsoku/>
              <w:wordWrap w:val="0"/>
              <w:overflowPunct/>
              <w:topLinePunct w:val="0"/>
              <w:autoSpaceDE/>
              <w:autoSpaceDN/>
              <w:bidi w:val="0"/>
              <w:adjustRightInd/>
              <w:snapToGrid/>
              <w:ind w:leftChars="0"/>
              <w:jc w:val="left"/>
              <w:textAlignment w:val="auto"/>
              <w:rPr>
                <w:rFonts w:hint="eastAsia"/>
                <w:vertAlign w:val="baseline"/>
                <w:lang w:val="en-US" w:eastAsia="zh-CN"/>
              </w:rPr>
            </w:pPr>
            <w:r>
              <w:rPr>
                <w:rFonts w:hint="eastAsia"/>
                <w:vertAlign w:val="baseline"/>
                <w:lang w:val="en-US" w:eastAsia="zh-CN"/>
              </w:rPr>
              <w:t>查询结果：</w:t>
            </w:r>
          </w:p>
          <w:p>
            <w:pPr>
              <w:keepNext w:val="0"/>
              <w:keepLines w:val="0"/>
              <w:pageBreakBefore w:val="0"/>
              <w:widowControl w:val="0"/>
              <w:numPr>
                <w:ilvl w:val="0"/>
                <w:numId w:val="0"/>
              </w:numPr>
              <w:kinsoku/>
              <w:wordWrap w:val="0"/>
              <w:overflowPunct/>
              <w:topLinePunct w:val="0"/>
              <w:autoSpaceDE/>
              <w:autoSpaceDN/>
              <w:bidi w:val="0"/>
              <w:adjustRightInd/>
              <w:snapToGrid/>
              <w:ind w:leftChars="0"/>
              <w:jc w:val="left"/>
              <w:textAlignment w:val="auto"/>
              <w:rPr>
                <w:rFonts w:hint="default"/>
                <w:vertAlign w:val="baseline"/>
                <w:lang w:val="en-US" w:eastAsia="zh-CN"/>
              </w:rPr>
            </w:pPr>
            <w:r>
              <w:rPr>
                <w:rFonts w:hint="eastAsia"/>
                <w:vertAlign w:val="baseline"/>
                <w:lang w:val="en-US" w:eastAsia="zh-CN"/>
              </w:rPr>
              <w:t>所属设备（related_device）</w:t>
            </w:r>
            <w:r>
              <w:commentReference w:id="15"/>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0" w:type="dxa"/>
            <w:vMerge w:val="continue"/>
            <w:vAlign w:val="center"/>
          </w:tcPr>
          <w:p>
            <w:pPr>
              <w:widowControl w:val="0"/>
              <w:numPr>
                <w:ilvl w:val="0"/>
                <w:numId w:val="0"/>
              </w:numPr>
              <w:jc w:val="left"/>
              <w:rPr>
                <w:rFonts w:hint="default"/>
                <w:vertAlign w:val="baseline"/>
                <w:lang w:val="en-US" w:eastAsia="zh-CN"/>
              </w:rPr>
            </w:pPr>
          </w:p>
        </w:tc>
        <w:tc>
          <w:tcPr>
            <w:tcW w:w="1775" w:type="dxa"/>
            <w:vAlign w:val="center"/>
          </w:tcPr>
          <w:p>
            <w:pPr>
              <w:widowControl w:val="0"/>
              <w:numPr>
                <w:ilvl w:val="0"/>
                <w:numId w:val="0"/>
              </w:numPr>
              <w:ind w:left="0" w:leftChars="0" w:firstLine="0" w:firstLineChars="0"/>
              <w:jc w:val="left"/>
              <w:rPr>
                <w:rFonts w:hint="eastAsia"/>
                <w:vertAlign w:val="baseline"/>
                <w:lang w:val="en-US" w:eastAsia="zh-CN"/>
              </w:rPr>
            </w:pPr>
            <w:r>
              <w:rPr>
                <w:rFonts w:hint="eastAsia"/>
                <w:vertAlign w:val="baseline"/>
                <w:lang w:val="en-US" w:eastAsia="zh-CN"/>
              </w:rPr>
              <w:t>额定容量(A)</w:t>
            </w:r>
          </w:p>
        </w:tc>
        <w:tc>
          <w:tcPr>
            <w:tcW w:w="6108" w:type="dxa"/>
          </w:tcPr>
          <w:p>
            <w:pPr>
              <w:widowControl w:val="0"/>
              <w:numPr>
                <w:ilvl w:val="0"/>
                <w:numId w:val="0"/>
              </w:numPr>
              <w:jc w:val="left"/>
              <w:rPr>
                <w:rFonts w:hint="default"/>
                <w:vertAlign w:val="baseline"/>
                <w:lang w:val="en-US" w:eastAsia="zh-CN"/>
              </w:rPr>
            </w:pPr>
            <w:r>
              <w:rPr>
                <w:rFonts w:hint="eastAsia"/>
                <w:vertAlign w:val="baseline"/>
                <w:lang w:val="en-US" w:eastAsia="zh-CN"/>
              </w:rPr>
              <w:t>查询综资“低压交流配电”表，获取设备名称对应的“额定容量(A)”reted_capacity字段的值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0" w:type="dxa"/>
            <w:vMerge w:val="continue"/>
          </w:tcPr>
          <w:p>
            <w:pPr>
              <w:widowControl w:val="0"/>
              <w:numPr>
                <w:ilvl w:val="0"/>
                <w:numId w:val="0"/>
              </w:numPr>
              <w:jc w:val="left"/>
              <w:rPr>
                <w:rFonts w:hint="eastAsia"/>
                <w:vertAlign w:val="baseline"/>
                <w:lang w:val="en-US" w:eastAsia="zh-CN"/>
              </w:rPr>
            </w:pPr>
          </w:p>
        </w:tc>
        <w:tc>
          <w:tcPr>
            <w:tcW w:w="1775" w:type="dxa"/>
            <w:vAlign w:val="center"/>
          </w:tcPr>
          <w:p>
            <w:pPr>
              <w:widowControl w:val="0"/>
              <w:numPr>
                <w:ilvl w:val="0"/>
                <w:numId w:val="0"/>
              </w:numPr>
              <w:jc w:val="left"/>
              <w:rPr>
                <w:rFonts w:hint="eastAsia"/>
                <w:vertAlign w:val="baseline"/>
                <w:lang w:val="en-US" w:eastAsia="zh-CN"/>
              </w:rPr>
            </w:pPr>
            <w:r>
              <w:rPr>
                <w:rFonts w:hint="eastAsia"/>
                <w:vertAlign w:val="baseline"/>
                <w:lang w:val="en-US" w:eastAsia="zh-CN"/>
              </w:rPr>
              <w:t>实际负载(kW)</w:t>
            </w:r>
          </w:p>
        </w:tc>
        <w:tc>
          <w:tcPr>
            <w:tcW w:w="6108" w:type="dxa"/>
          </w:tcPr>
          <w:p>
            <w:pPr>
              <w:widowControl w:val="0"/>
              <w:numPr>
                <w:ilvl w:val="0"/>
                <w:numId w:val="0"/>
              </w:numPr>
              <w:jc w:val="left"/>
              <w:rPr>
                <w:rFonts w:hint="eastAsia"/>
                <w:vertAlign w:val="baseline"/>
                <w:lang w:val="en-US" w:eastAsia="zh-CN"/>
              </w:rPr>
            </w:pPr>
            <w:r>
              <w:rPr>
                <w:rFonts w:hint="eastAsia"/>
                <w:vertAlign w:val="baseline"/>
                <w:lang w:val="en-US" w:eastAsia="zh-CN"/>
              </w:rPr>
              <w:t>查询综资“智能电表”表</w:t>
            </w:r>
          </w:p>
          <w:p>
            <w:pPr>
              <w:widowControl w:val="0"/>
              <w:numPr>
                <w:ilvl w:val="0"/>
                <w:numId w:val="0"/>
              </w:numPr>
              <w:jc w:val="left"/>
              <w:rPr>
                <w:rFonts w:hint="eastAsia"/>
                <w:vertAlign w:val="baseline"/>
                <w:lang w:val="en-US" w:eastAsia="zh-CN"/>
              </w:rPr>
            </w:pPr>
            <w:r>
              <w:rPr>
                <w:rFonts w:hint="eastAsia"/>
                <w:vertAlign w:val="baseline"/>
                <w:lang w:val="en-US" w:eastAsia="zh-CN"/>
              </w:rPr>
              <w:t>查询条件：</w:t>
            </w:r>
          </w:p>
          <w:p>
            <w:pPr>
              <w:keepNext w:val="0"/>
              <w:keepLines w:val="0"/>
              <w:pageBreakBefore w:val="0"/>
              <w:widowControl w:val="0"/>
              <w:numPr>
                <w:ilvl w:val="0"/>
                <w:numId w:val="0"/>
              </w:numPr>
              <w:kinsoku/>
              <w:wordWrap w:val="0"/>
              <w:overflowPunct/>
              <w:topLinePunct w:val="0"/>
              <w:autoSpaceDE/>
              <w:autoSpaceDN/>
              <w:bidi w:val="0"/>
              <w:adjustRightInd/>
              <w:snapToGrid/>
              <w:ind w:leftChars="0"/>
              <w:jc w:val="left"/>
              <w:textAlignment w:val="auto"/>
              <w:rPr>
                <w:rFonts w:hint="default"/>
                <w:vertAlign w:val="baseline"/>
                <w:lang w:val="en-US" w:eastAsia="zh-CN"/>
              </w:rPr>
            </w:pPr>
            <w:r>
              <w:rPr>
                <w:rFonts w:hint="eastAsia"/>
                <w:vertAlign w:val="baseline"/>
                <w:lang w:val="en-US" w:eastAsia="zh-CN"/>
              </w:rPr>
              <w:t>所属</w:t>
            </w:r>
            <w:del w:id="1917" w:author="zhoujiansheng" w:date="2024-07-31T15:43:31Z">
              <w:r>
                <w:rPr>
                  <w:rFonts w:hint="default"/>
                  <w:vertAlign w:val="baseline"/>
                  <w:lang w:val="en-US" w:eastAsia="zh-CN"/>
                </w:rPr>
                <w:delText>站点</w:delText>
              </w:r>
            </w:del>
            <w:ins w:id="1918" w:author="zhoujiansheng" w:date="2024-07-31T15:43:37Z">
              <w:r>
                <w:rPr>
                  <w:rFonts w:hint="eastAsia"/>
                  <w:vertAlign w:val="baseline"/>
                  <w:lang w:val="en-US" w:eastAsia="zh-CN"/>
                </w:rPr>
                <w:t>机房</w:t>
              </w:r>
            </w:ins>
            <w:r>
              <w:rPr>
                <w:rFonts w:hint="eastAsia"/>
                <w:vertAlign w:val="baseline"/>
                <w:lang w:val="en-US" w:eastAsia="zh-CN"/>
              </w:rPr>
              <w:t>（related_</w:t>
            </w:r>
            <w:del w:id="1919" w:author="zhoujiansheng" w:date="2024-07-31T15:44:01Z">
              <w:r>
                <w:rPr>
                  <w:rFonts w:hint="default"/>
                  <w:vertAlign w:val="baseline"/>
                  <w:lang w:val="en-US" w:eastAsia="zh-CN"/>
                </w:rPr>
                <w:delText>site</w:delText>
              </w:r>
            </w:del>
            <w:ins w:id="1920" w:author="zhoujiansheng" w:date="2024-07-31T15:44:03Z">
              <w:r>
                <w:rPr>
                  <w:rFonts w:hint="eastAsia"/>
                  <w:vertAlign w:val="baseline"/>
                  <w:lang w:val="en-US" w:eastAsia="zh-CN"/>
                </w:rPr>
                <w:t>room</w:t>
              </w:r>
            </w:ins>
            <w:r>
              <w:rPr>
                <w:rFonts w:hint="eastAsia"/>
                <w:vertAlign w:val="baseline"/>
                <w:lang w:val="en-US" w:eastAsia="zh-CN"/>
              </w:rPr>
              <w:t>）=</w:t>
            </w:r>
            <w:del w:id="1921" w:author="zhoujiansheng" w:date="2024-07-31T15:44:09Z">
              <w:r>
                <w:rPr>
                  <w:rFonts w:hint="default"/>
                  <w:vertAlign w:val="baseline"/>
                  <w:lang w:val="en-US" w:eastAsia="zh-CN"/>
                </w:rPr>
                <w:delText>加电设备所在站点</w:delText>
              </w:r>
            </w:del>
            <w:ins w:id="1922" w:author="zhoujiansheng" w:date="2024-07-31T15:44:13Z">
              <w:r>
                <w:rPr>
                  <w:rFonts w:hint="eastAsia"/>
                  <w:vertAlign w:val="baseline"/>
                  <w:lang w:val="en-US" w:eastAsia="zh-CN"/>
                </w:rPr>
                <w:t>电源</w:t>
              </w:r>
            </w:ins>
            <w:ins w:id="1923" w:author="zhoujiansheng" w:date="2024-07-31T15:44:15Z">
              <w:r>
                <w:rPr>
                  <w:rFonts w:hint="eastAsia"/>
                  <w:vertAlign w:val="baseline"/>
                  <w:lang w:val="en-US" w:eastAsia="zh-CN"/>
                </w:rPr>
                <w:t>上游</w:t>
              </w:r>
            </w:ins>
            <w:ins w:id="1924" w:author="zhoujiansheng" w:date="2024-07-31T15:44:16Z">
              <w:r>
                <w:rPr>
                  <w:rFonts w:hint="eastAsia"/>
                  <w:vertAlign w:val="baseline"/>
                  <w:lang w:val="en-US" w:eastAsia="zh-CN"/>
                </w:rPr>
                <w:t>设备</w:t>
              </w:r>
            </w:ins>
            <w:ins w:id="1925" w:author="zhoujiansheng" w:date="2024-07-31T15:44:17Z">
              <w:r>
                <w:rPr>
                  <w:rFonts w:hint="eastAsia"/>
                  <w:vertAlign w:val="baseline"/>
                  <w:lang w:val="en-US" w:eastAsia="zh-CN"/>
                </w:rPr>
                <w:t>所在</w:t>
              </w:r>
            </w:ins>
            <w:ins w:id="1926" w:author="zhoujiansheng" w:date="2024-07-31T15:44:19Z">
              <w:r>
                <w:rPr>
                  <w:rFonts w:hint="eastAsia"/>
                  <w:vertAlign w:val="baseline"/>
                  <w:lang w:val="en-US" w:eastAsia="zh-CN"/>
                </w:rPr>
                <w:t>机房</w:t>
              </w:r>
            </w:ins>
          </w:p>
          <w:p>
            <w:pPr>
              <w:widowControl w:val="0"/>
              <w:numPr>
                <w:ilvl w:val="0"/>
                <w:numId w:val="0"/>
              </w:numPr>
              <w:jc w:val="left"/>
              <w:rPr>
                <w:rFonts w:hint="default"/>
                <w:vertAlign w:val="baseline"/>
                <w:lang w:val="en-US" w:eastAsia="zh-CN"/>
              </w:rPr>
            </w:pPr>
            <w:r>
              <w:rPr>
                <w:rFonts w:hint="eastAsia"/>
                <w:vertAlign w:val="baseline"/>
                <w:lang w:val="en-US" w:eastAsia="zh-CN"/>
              </w:rPr>
              <w:t>被采集设备（collected_device）=电源上游设备的设备名称</w:t>
            </w:r>
          </w:p>
          <w:p>
            <w:pPr>
              <w:widowControl w:val="0"/>
              <w:numPr>
                <w:ilvl w:val="0"/>
                <w:numId w:val="0"/>
              </w:numPr>
              <w:jc w:val="left"/>
              <w:rPr>
                <w:rFonts w:hint="eastAsia"/>
                <w:vertAlign w:val="baseline"/>
                <w:lang w:val="en-US" w:eastAsia="zh-CN"/>
              </w:rPr>
            </w:pPr>
            <w:r>
              <w:rPr>
                <w:rFonts w:hint="eastAsia"/>
                <w:vertAlign w:val="baseline"/>
                <w:lang w:val="en-US" w:eastAsia="zh-CN"/>
              </w:rPr>
              <w:t>查询结果：</w:t>
            </w:r>
          </w:p>
          <w:p>
            <w:pPr>
              <w:widowControl w:val="0"/>
              <w:numPr>
                <w:ilvl w:val="0"/>
                <w:numId w:val="0"/>
              </w:numPr>
              <w:jc w:val="left"/>
              <w:rPr>
                <w:rFonts w:hint="eastAsia"/>
                <w:vertAlign w:val="baseline"/>
                <w:lang w:val="en-US" w:eastAsia="zh-CN"/>
              </w:rPr>
            </w:pPr>
            <w:r>
              <w:rPr>
                <w:rFonts w:hint="eastAsia"/>
                <w:vertAlign w:val="baseline"/>
                <w:lang w:val="en-US" w:eastAsia="zh-CN"/>
              </w:rPr>
              <w:t>设备名称（zh_label），即计量该设备的智能电表名称。</w:t>
            </w:r>
          </w:p>
          <w:p>
            <w:pPr>
              <w:widowControl w:val="0"/>
              <w:numPr>
                <w:ilvl w:val="0"/>
                <w:numId w:val="0"/>
              </w:numPr>
              <w:jc w:val="left"/>
              <w:rPr>
                <w:rFonts w:hint="eastAsia"/>
                <w:vertAlign w:val="baseline"/>
                <w:lang w:val="en-US" w:eastAsia="zh-CN"/>
              </w:rPr>
            </w:pPr>
            <w:r>
              <w:rPr>
                <w:rFonts w:hint="eastAsia"/>
                <w:vertAlign w:val="baseline"/>
                <w:lang w:val="en-US" w:eastAsia="zh-CN"/>
              </w:rPr>
              <w:t>然后通过站点+电表设备名称，查询对应动环性能数据，获取总有功功率（092330）。查询时间7天范围内的最大值。结果保留两位小数。</w:t>
            </w:r>
          </w:p>
          <w:p>
            <w:pPr>
              <w:widowControl w:val="0"/>
              <w:numPr>
                <w:ilvl w:val="0"/>
                <w:numId w:val="0"/>
              </w:numPr>
              <w:jc w:val="left"/>
              <w:rPr>
                <w:rFonts w:hint="default"/>
                <w:vertAlign w:val="baseline"/>
                <w:lang w:val="en-US" w:eastAsia="zh-CN"/>
              </w:rPr>
            </w:pPr>
            <w:r>
              <w:rPr>
                <w:rFonts w:hint="eastAsia"/>
                <w:highlight w:val="yellow"/>
                <w:vertAlign w:val="baseline"/>
                <w:lang w:val="en-US" w:eastAsia="zh-CN"/>
              </w:rPr>
              <w:t>若找不到上游设备对应的智能电表，或者对应智能电表在动环系统不存在，显示为空。有设备但未获取到值显示--，用该值计算的指标数据，规则相同。</w:t>
            </w:r>
            <w:r>
              <w:commentReference w:id="16"/>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0" w:type="dxa"/>
            <w:vMerge w:val="continue"/>
          </w:tcPr>
          <w:p>
            <w:pPr>
              <w:widowControl w:val="0"/>
              <w:numPr>
                <w:ilvl w:val="0"/>
                <w:numId w:val="0"/>
              </w:numPr>
              <w:jc w:val="left"/>
              <w:rPr>
                <w:rFonts w:hint="eastAsia"/>
                <w:vertAlign w:val="baseline"/>
                <w:lang w:val="en-US" w:eastAsia="zh-CN"/>
              </w:rPr>
            </w:pPr>
          </w:p>
        </w:tc>
        <w:tc>
          <w:tcPr>
            <w:tcW w:w="1775" w:type="dxa"/>
            <w:vAlign w:val="center"/>
          </w:tcPr>
          <w:p>
            <w:pPr>
              <w:widowControl w:val="0"/>
              <w:numPr>
                <w:ilvl w:val="0"/>
                <w:numId w:val="0"/>
              </w:numPr>
              <w:ind w:left="0" w:leftChars="0" w:firstLine="0" w:firstLineChars="0"/>
              <w:jc w:val="left"/>
              <w:rPr>
                <w:rFonts w:hint="default"/>
                <w:vertAlign w:val="baseline"/>
                <w:lang w:val="en-US" w:eastAsia="zh-CN"/>
              </w:rPr>
            </w:pPr>
            <w:r>
              <w:rPr>
                <w:rFonts w:hint="eastAsia"/>
                <w:vertAlign w:val="baseline"/>
                <w:lang w:val="en-US" w:eastAsia="zh-CN"/>
              </w:rPr>
              <w:t>实际负载率</w:t>
            </w:r>
          </w:p>
        </w:tc>
        <w:tc>
          <w:tcPr>
            <w:tcW w:w="6108" w:type="dxa"/>
          </w:tcPr>
          <w:p>
            <w:pPr>
              <w:widowControl w:val="0"/>
              <w:numPr>
                <w:ilvl w:val="0"/>
                <w:numId w:val="0"/>
              </w:numPr>
              <w:jc w:val="left"/>
              <w:rPr>
                <w:rFonts w:hint="default"/>
                <w:vertAlign w:val="baseline"/>
                <w:lang w:val="en-US" w:eastAsia="zh-CN"/>
              </w:rPr>
            </w:pPr>
            <m:oMath>
              <m:r>
                <m:rPr>
                  <m:sty m:val="p"/>
                </m:rPr>
                <w:rPr>
                  <w:rFonts w:hint="eastAsia" w:ascii="Cambria Math" w:hAnsi="Cambria Math" w:cs="Times New Roman"/>
                  <w:kern w:val="2"/>
                  <w:sz w:val="22"/>
                  <w:szCs w:val="22"/>
                  <w:vertAlign w:val="baseline"/>
                  <w:lang w:val="en-US" w:eastAsia="zh-CN" w:bidi="ar-SA"/>
                </w:rPr>
                <m:t>实际负载率</m:t>
              </m:r>
              <m:r>
                <m:rPr>
                  <m:sty m:val="p"/>
                </m:rPr>
                <w:rPr>
                  <w:rFonts w:hint="default" w:ascii="Cambria Math" w:hAnsi="Cambria Math" w:cs="Times New Roman"/>
                  <w:kern w:val="2"/>
                  <w:sz w:val="22"/>
                  <w:szCs w:val="22"/>
                  <w:vertAlign w:val="baseline"/>
                  <w:lang w:val="en-US" w:eastAsia="zh-CN" w:bidi="ar-SA"/>
                </w:rPr>
                <m:t>=</m:t>
              </m:r>
              <m:f>
                <m:fPr>
                  <m:ctrlPr>
                    <w:rPr>
                      <w:rFonts w:hint="default" w:ascii="Cambria Math" w:hAnsi="Cambria Math" w:cs="Times New Roman"/>
                      <w:kern w:val="2"/>
                      <w:sz w:val="22"/>
                      <w:szCs w:val="22"/>
                      <w:vertAlign w:val="baseline"/>
                      <w:lang w:val="en-US" w:eastAsia="zh-CN" w:bidi="ar-SA"/>
                    </w:rPr>
                  </m:ctrlPr>
                </m:fPr>
                <m:num>
                  <m:r>
                    <m:rPr>
                      <m:sty m:val="p"/>
                    </m:rPr>
                    <w:rPr>
                      <w:rFonts w:hint="eastAsia" w:ascii="Cambria Math" w:hAnsi="Cambria Math" w:cs="Times New Roman"/>
                      <w:kern w:val="2"/>
                      <w:sz w:val="22"/>
                      <w:szCs w:val="22"/>
                      <w:vertAlign w:val="baseline"/>
                      <w:lang w:val="en-US" w:eastAsia="zh-CN" w:bidi="ar-SA"/>
                    </w:rPr>
                    <m:t>实际负载</m:t>
                  </m:r>
                  <m:r>
                    <m:rPr>
                      <m:sty m:val="p"/>
                    </m:rPr>
                    <w:rPr>
                      <w:rFonts w:hint="eastAsia"/>
                      <w:sz w:val="22"/>
                      <w:szCs w:val="22"/>
                      <w:vertAlign w:val="baseline"/>
                      <w:lang w:val="en-US" w:eastAsia="zh-CN"/>
                    </w:rPr>
                    <m:t>(kW)</m:t>
                  </m:r>
                  <m:r>
                    <m:rPr>
                      <m:sty m:val="p"/>
                    </m:rPr>
                    <w:rPr>
                      <w:rFonts w:hint="default" w:ascii="Cambria Math" w:hAnsi="Cambria Math"/>
                      <w:sz w:val="22"/>
                      <w:szCs w:val="22"/>
                      <w:vertAlign w:val="baseline"/>
                      <w:lang w:val="en-US" w:eastAsia="zh-CN"/>
                    </w:rPr>
                    <m:t>∗1000</m:t>
                  </m:r>
                  <m:r>
                    <m:rPr>
                      <m:sty m:val="p"/>
                    </m:rPr>
                    <w:rPr>
                      <w:rFonts w:hint="default" w:ascii="Cambria Math" w:hAnsi="Cambria Math" w:cs="Times New Roman"/>
                      <w:kern w:val="2"/>
                      <w:sz w:val="22"/>
                      <w:szCs w:val="22"/>
                      <w:vertAlign w:val="baseline"/>
                      <w:lang w:val="en-US" w:eastAsia="zh-CN" w:bidi="ar-SA"/>
                    </w:rPr>
                    <m:t>/</m:t>
                  </m:r>
                  <m:r>
                    <m:rPr>
                      <m:sty m:val="p"/>
                    </m:rPr>
                    <w:rPr>
                      <w:rFonts w:hint="eastAsia" w:ascii="Cambria Math" w:hAnsi="Cambria Math" w:cs="Times New Roman"/>
                      <w:kern w:val="2"/>
                      <w:sz w:val="22"/>
                      <w:szCs w:val="22"/>
                      <w:vertAlign w:val="baseline"/>
                      <w:lang w:val="en-US" w:eastAsia="zh-CN" w:bidi="ar-SA"/>
                    </w:rPr>
                    <m:t>（</m:t>
                  </m:r>
                  <m:r>
                    <m:rPr>
                      <m:sty m:val="p"/>
                    </m:rPr>
                    <w:rPr>
                      <w:rFonts w:hint="default" w:ascii="Cambria Math" w:hAnsi="Cambria Math" w:cs="Times New Roman"/>
                      <w:kern w:val="2"/>
                      <w:sz w:val="22"/>
                      <w:szCs w:val="22"/>
                      <w:vertAlign w:val="baseline"/>
                      <w:lang w:val="en-US" w:eastAsia="zh-CN" w:bidi="ar-SA"/>
                    </w:rPr>
                    <m:t>1.732∗380∗</m:t>
                  </m:r>
                  <m:r>
                    <m:rPr>
                      <m:sty m:val="p"/>
                    </m:rPr>
                    <w:rPr>
                      <w:rFonts w:hint="eastAsia" w:ascii="Cambria Math" w:hAnsi="Cambria Math" w:cs="Times New Roman"/>
                      <w:kern w:val="2"/>
                      <w:sz w:val="22"/>
                      <w:szCs w:val="22"/>
                      <w:vertAlign w:val="baseline"/>
                      <w:lang w:val="en-US" w:eastAsia="zh-CN" w:bidi="ar-SA"/>
                    </w:rPr>
                    <m:t>功率因数）</m:t>
                  </m:r>
                  <m:ctrlPr>
                    <w:rPr>
                      <w:rFonts w:hint="default" w:ascii="Cambria Math" w:hAnsi="Cambria Math" w:cs="Times New Roman"/>
                      <w:kern w:val="2"/>
                      <w:sz w:val="22"/>
                      <w:szCs w:val="22"/>
                      <w:vertAlign w:val="baseline"/>
                      <w:lang w:val="en-US" w:eastAsia="zh-CN" w:bidi="ar-SA"/>
                    </w:rPr>
                  </m:ctrlPr>
                </m:num>
                <m:den>
                  <m:r>
                    <m:rPr>
                      <m:sty m:val="p"/>
                    </m:rPr>
                    <w:rPr>
                      <w:rFonts w:hint="eastAsia" w:ascii="Cambria Math" w:hAnsi="Cambria Math" w:cs="Times New Roman"/>
                      <w:kern w:val="2"/>
                      <w:sz w:val="22"/>
                      <w:szCs w:val="22"/>
                      <w:vertAlign w:val="baseline"/>
                      <w:lang w:val="en-US" w:eastAsia="zh-CN" w:bidi="ar-SA"/>
                    </w:rPr>
                    <m:t>额定容量</m:t>
                  </m:r>
                  <m:r>
                    <m:rPr>
                      <m:sty m:val="p"/>
                    </m:rPr>
                    <w:rPr>
                      <w:rFonts w:hint="eastAsia"/>
                      <w:sz w:val="22"/>
                      <w:szCs w:val="22"/>
                      <w:vertAlign w:val="baseline"/>
                      <w:lang w:val="en-US" w:eastAsia="zh-CN"/>
                    </w:rPr>
                    <m:t>(A)</m:t>
                  </m:r>
                  <m:ctrlPr>
                    <w:rPr>
                      <w:rFonts w:hint="default" w:ascii="Cambria Math" w:hAnsi="Cambria Math" w:cs="Times New Roman"/>
                      <w:kern w:val="2"/>
                      <w:sz w:val="22"/>
                      <w:szCs w:val="22"/>
                      <w:vertAlign w:val="baseline"/>
                      <w:lang w:val="en-US" w:eastAsia="zh-CN" w:bidi="ar-SA"/>
                    </w:rPr>
                  </m:ctrlPr>
                </m:den>
              </m:f>
            </m:oMath>
            <w:r>
              <w:rPr>
                <w:rFonts w:hint="eastAsia" w:hAnsi="Cambria Math" w:cs="Times New Roman"/>
                <w:i w:val="0"/>
                <w:kern w:val="2"/>
                <w:sz w:val="22"/>
                <w:szCs w:val="22"/>
                <w:vertAlign w:val="baseline"/>
                <w:lang w:val="en-US" w:eastAsia="zh-CN" w:bidi="ar-SA"/>
              </w:rPr>
              <w:t>*100%，功率因数（092314）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0" w:type="dxa"/>
            <w:vMerge w:val="continue"/>
          </w:tcPr>
          <w:p>
            <w:pPr>
              <w:widowControl w:val="0"/>
              <w:numPr>
                <w:ilvl w:val="0"/>
                <w:numId w:val="0"/>
              </w:numPr>
              <w:jc w:val="left"/>
              <w:rPr>
                <w:rFonts w:hint="eastAsia"/>
                <w:vertAlign w:val="baseline"/>
                <w:lang w:val="en-US" w:eastAsia="zh-CN"/>
              </w:rPr>
            </w:pPr>
          </w:p>
        </w:tc>
        <w:tc>
          <w:tcPr>
            <w:tcW w:w="1775" w:type="dxa"/>
            <w:vAlign w:val="center"/>
          </w:tcPr>
          <w:p>
            <w:pPr>
              <w:widowControl w:val="0"/>
              <w:numPr>
                <w:ilvl w:val="0"/>
                <w:numId w:val="0"/>
              </w:numPr>
              <w:jc w:val="left"/>
              <w:rPr>
                <w:rFonts w:hint="eastAsia"/>
                <w:vertAlign w:val="baseline"/>
                <w:lang w:val="en-US" w:eastAsia="zh-CN"/>
              </w:rPr>
            </w:pPr>
            <w:r>
              <w:rPr>
                <w:rFonts w:hint="eastAsia"/>
                <w:vertAlign w:val="baseline"/>
                <w:lang w:val="en-US" w:eastAsia="zh-CN"/>
              </w:rPr>
              <w:t>加电后负载(kW)</w:t>
            </w:r>
          </w:p>
        </w:tc>
        <w:tc>
          <w:tcPr>
            <w:tcW w:w="6108" w:type="dxa"/>
          </w:tcPr>
          <w:p>
            <w:pPr>
              <w:widowControl w:val="0"/>
              <w:numPr>
                <w:ilvl w:val="0"/>
                <w:numId w:val="0"/>
              </w:numPr>
              <w:jc w:val="left"/>
              <w:rPr>
                <w:rFonts w:hint="eastAsia"/>
                <w:vertAlign w:val="baseline"/>
                <w:lang w:val="en-US" w:eastAsia="zh-CN"/>
              </w:rPr>
            </w:pPr>
            <w:r>
              <w:rPr>
                <w:rFonts w:hint="eastAsia"/>
                <w:vertAlign w:val="baseline"/>
                <w:lang w:val="en-US" w:eastAsia="zh-CN"/>
              </w:rPr>
              <w:t>加电后负载=用电设备额定功率(kW)+实际负载(kW)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0" w:type="dxa"/>
            <w:vMerge w:val="continue"/>
          </w:tcPr>
          <w:p>
            <w:pPr>
              <w:widowControl w:val="0"/>
              <w:numPr>
                <w:ilvl w:val="0"/>
                <w:numId w:val="0"/>
              </w:numPr>
              <w:jc w:val="left"/>
              <w:rPr>
                <w:rFonts w:hint="eastAsia"/>
                <w:vertAlign w:val="baseline"/>
                <w:lang w:val="en-US" w:eastAsia="zh-CN"/>
              </w:rPr>
            </w:pPr>
          </w:p>
        </w:tc>
        <w:tc>
          <w:tcPr>
            <w:tcW w:w="1775" w:type="dxa"/>
            <w:vAlign w:val="center"/>
          </w:tcPr>
          <w:p>
            <w:pPr>
              <w:widowControl w:val="0"/>
              <w:numPr>
                <w:ilvl w:val="0"/>
                <w:numId w:val="0"/>
              </w:numPr>
              <w:ind w:left="0" w:leftChars="0" w:firstLine="0" w:firstLineChars="0"/>
              <w:jc w:val="left"/>
              <w:rPr>
                <w:rFonts w:hint="eastAsia"/>
                <w:vertAlign w:val="baseline"/>
                <w:lang w:val="en-US" w:eastAsia="zh-CN"/>
              </w:rPr>
            </w:pPr>
            <w:r>
              <w:rPr>
                <w:rFonts w:hint="eastAsia"/>
                <w:vertAlign w:val="baseline"/>
                <w:lang w:val="en-US" w:eastAsia="zh-CN"/>
              </w:rPr>
              <w:t>加电后负载率</w:t>
            </w:r>
          </w:p>
        </w:tc>
        <w:tc>
          <w:tcPr>
            <w:tcW w:w="6108" w:type="dxa"/>
          </w:tcPr>
          <w:p>
            <w:pPr>
              <w:widowControl w:val="0"/>
              <w:numPr>
                <w:ilvl w:val="0"/>
                <w:numId w:val="0"/>
              </w:numPr>
              <w:jc w:val="left"/>
              <w:rPr>
                <w:rFonts w:hint="default"/>
                <w:vertAlign w:val="baseline"/>
                <w:lang w:val="en-US" w:eastAsia="zh-CN"/>
              </w:rPr>
            </w:pPr>
            <m:oMathPara>
              <m:oMath>
                <m:r>
                  <m:rPr>
                    <m:sty m:val="p"/>
                  </m:rPr>
                  <w:rPr>
                    <w:rFonts w:hint="eastAsia" w:ascii="Cambria Math" w:hAnsi="Cambria Math" w:cs="Times New Roman"/>
                    <w:kern w:val="2"/>
                    <w:sz w:val="20"/>
                    <w:szCs w:val="20"/>
                    <w:vertAlign w:val="baseline"/>
                    <w:lang w:val="en-US" w:eastAsia="zh-CN" w:bidi="ar-SA"/>
                  </w:rPr>
                  <m:t>加电后负载率</m:t>
                </m:r>
                <m:r>
                  <m:rPr>
                    <m:sty m:val="p"/>
                  </m:rPr>
                  <w:rPr>
                    <w:rFonts w:hint="default" w:ascii="Cambria Math" w:hAnsi="Cambria Math" w:cs="Times New Roman"/>
                    <w:kern w:val="2"/>
                    <w:sz w:val="20"/>
                    <w:szCs w:val="20"/>
                    <w:vertAlign w:val="baseline"/>
                    <w:lang w:val="en-US" w:eastAsia="zh-CN" w:bidi="ar-SA"/>
                  </w:rPr>
                  <m:t>=</m:t>
                </m:r>
                <m:f>
                  <m:fPr>
                    <m:ctrlPr>
                      <w:rPr>
                        <w:rFonts w:hint="default" w:ascii="Cambria Math" w:hAnsi="Cambria Math" w:cs="Times New Roman"/>
                        <w:kern w:val="2"/>
                        <w:sz w:val="20"/>
                        <w:szCs w:val="20"/>
                        <w:vertAlign w:val="baseline"/>
                        <w:lang w:val="en-US" w:eastAsia="zh-CN" w:bidi="ar-SA"/>
                      </w:rPr>
                    </m:ctrlPr>
                  </m:fPr>
                  <m:num>
                    <m:r>
                      <m:rPr>
                        <m:sty m:val="p"/>
                      </m:rPr>
                      <w:rPr>
                        <w:rFonts w:hint="eastAsia" w:ascii="Cambria Math" w:hAnsi="Cambria Math" w:cs="Times New Roman"/>
                        <w:kern w:val="2"/>
                        <w:sz w:val="20"/>
                        <w:szCs w:val="20"/>
                        <w:vertAlign w:val="baseline"/>
                        <w:lang w:val="en-US" w:eastAsia="zh-CN" w:bidi="ar-SA"/>
                      </w:rPr>
                      <m:t>加电后负载</m:t>
                    </m:r>
                    <m:r>
                      <m:rPr>
                        <m:sty m:val="p"/>
                      </m:rPr>
                      <w:rPr>
                        <w:rFonts w:hint="default" w:ascii="Cambria Math" w:hAnsi="Cambria Math" w:cs="Times New Roman"/>
                        <w:kern w:val="2"/>
                        <w:sz w:val="20"/>
                        <w:szCs w:val="20"/>
                        <w:vertAlign w:val="baseline"/>
                        <w:lang w:val="en-US" w:eastAsia="zh-CN" w:bidi="ar-SA"/>
                      </w:rPr>
                      <m:t>∗1000</m:t>
                    </m:r>
                    <m:ctrlPr>
                      <w:rPr>
                        <w:rFonts w:hint="default" w:ascii="Cambria Math" w:hAnsi="Cambria Math" w:cs="Times New Roman"/>
                        <w:kern w:val="2"/>
                        <w:sz w:val="20"/>
                        <w:szCs w:val="20"/>
                        <w:vertAlign w:val="baseline"/>
                        <w:lang w:val="en-US" w:eastAsia="zh-CN" w:bidi="ar-SA"/>
                      </w:rPr>
                    </m:ctrlPr>
                  </m:num>
                  <m:den>
                    <m:r>
                      <m:rPr>
                        <m:sty m:val="p"/>
                      </m:rPr>
                      <w:rPr>
                        <w:rFonts w:hint="default" w:ascii="Cambria Math" w:hAnsi="Cambria Math" w:cs="Times New Roman"/>
                        <w:kern w:val="2"/>
                        <w:sz w:val="20"/>
                        <w:szCs w:val="20"/>
                        <w:vertAlign w:val="baseline"/>
                        <w:lang w:val="en-US" w:eastAsia="zh-CN" w:bidi="ar-SA"/>
                      </w:rPr>
                      <m:t>(1.732∗380∗</m:t>
                    </m:r>
                    <m:r>
                      <m:rPr>
                        <m:sty m:val="p"/>
                      </m:rPr>
                      <w:rPr>
                        <w:rFonts w:hint="eastAsia" w:ascii="Cambria Math" w:hAnsi="Cambria Math" w:cs="Times New Roman"/>
                        <w:kern w:val="2"/>
                        <w:sz w:val="20"/>
                        <w:szCs w:val="20"/>
                        <w:vertAlign w:val="baseline"/>
                        <w:lang w:val="en-US" w:eastAsia="zh-CN" w:bidi="ar-SA"/>
                      </w:rPr>
                      <m:t>功率因数</m:t>
                    </m:r>
                    <m:r>
                      <m:rPr>
                        <m:sty m:val="p"/>
                      </m:rPr>
                      <w:rPr>
                        <w:rFonts w:hint="default" w:ascii="Cambria Math" w:hAnsi="Cambria Math" w:cs="Times New Roman"/>
                        <w:kern w:val="2"/>
                        <w:sz w:val="20"/>
                        <w:szCs w:val="20"/>
                        <w:vertAlign w:val="baseline"/>
                        <w:lang w:val="en-US" w:eastAsia="zh-CN" w:bidi="ar-SA"/>
                      </w:rPr>
                      <m:t>)∗</m:t>
                    </m:r>
                    <m:r>
                      <m:rPr>
                        <m:sty m:val="p"/>
                      </m:rPr>
                      <w:rPr>
                        <w:rFonts w:hint="eastAsia" w:ascii="Cambria Math" w:hAnsi="Cambria Math" w:cs="Times New Roman"/>
                        <w:kern w:val="2"/>
                        <w:sz w:val="20"/>
                        <w:szCs w:val="20"/>
                        <w:vertAlign w:val="baseline"/>
                        <w:lang w:val="en-US" w:eastAsia="zh-CN" w:bidi="ar-SA"/>
                      </w:rPr>
                      <m:t>额定容量</m:t>
                    </m:r>
                    <m:r>
                      <m:rPr>
                        <m:sty m:val="p"/>
                      </m:rPr>
                      <w:rPr>
                        <w:rFonts w:hint="default" w:ascii="Cambria Math" w:hAnsi="Cambria Math" w:cs="Times New Roman"/>
                        <w:kern w:val="2"/>
                        <w:sz w:val="20"/>
                        <w:szCs w:val="20"/>
                        <w:vertAlign w:val="baseline"/>
                        <w:lang w:val="en-US" w:eastAsia="zh-CN" w:bidi="ar-SA"/>
                      </w:rPr>
                      <m:t>(A)</m:t>
                    </m:r>
                    <m:ctrlPr>
                      <w:rPr>
                        <w:rFonts w:hint="default" w:ascii="Cambria Math" w:hAnsi="Cambria Math" w:cs="Times New Roman"/>
                        <w:kern w:val="2"/>
                        <w:sz w:val="20"/>
                        <w:szCs w:val="20"/>
                        <w:vertAlign w:val="baseline"/>
                        <w:lang w:val="en-US" w:eastAsia="zh-CN" w:bidi="ar-SA"/>
                      </w:rPr>
                    </m:ctrlPr>
                  </m:den>
                </m:f>
                <m:r>
                  <m:rPr>
                    <m:sty m:val="p"/>
                  </m:rPr>
                  <w:rPr>
                    <w:rFonts w:hint="default" w:ascii="Cambria Math" w:hAnsi="Cambria Math" w:cs="Times New Roman"/>
                    <w:kern w:val="2"/>
                    <w:sz w:val="20"/>
                    <w:szCs w:val="22"/>
                    <w:vertAlign w:val="baseline"/>
                    <w:lang w:val="en-US" w:eastAsia="zh-CN" w:bidi="ar-SA"/>
                  </w:rPr>
                  <m:t>∗100%</m:t>
                </m:r>
              </m:oMath>
            </m:oMathPara>
          </w:p>
          <w:p>
            <w:pPr>
              <w:widowControl w:val="0"/>
              <w:numPr>
                <w:ilvl w:val="0"/>
                <w:numId w:val="0"/>
              </w:numPr>
              <w:jc w:val="left"/>
              <w:rPr>
                <w:rFonts w:hint="eastAsia"/>
                <w:vertAlign w:val="baseline"/>
                <w:lang w:val="en-US" w:eastAsia="zh-CN"/>
              </w:rPr>
            </w:pPr>
            <w:r>
              <w:rPr>
                <w:rFonts w:hint="eastAsia"/>
                <w:vertAlign w:val="baseline"/>
                <w:lang w:val="en-US" w:eastAsia="zh-CN"/>
              </w:rPr>
              <w:t>结果保留两位小数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35" w:type="dxa"/>
            <w:gridSpan w:val="2"/>
            <w:vAlign w:val="center"/>
          </w:tcPr>
          <w:p>
            <w:pPr>
              <w:widowControl w:val="0"/>
              <w:numPr>
                <w:ilvl w:val="0"/>
                <w:numId w:val="0"/>
              </w:numPr>
              <w:ind w:left="0" w:leftChars="0" w:firstLine="0" w:firstLineChars="0"/>
              <w:jc w:val="left"/>
              <w:rPr>
                <w:rFonts w:hint="eastAsia"/>
                <w:vertAlign w:val="baseline"/>
                <w:lang w:val="en-US" w:eastAsia="zh-CN"/>
              </w:rPr>
            </w:pPr>
            <w:r>
              <w:rPr>
                <w:rFonts w:hint="eastAsia"/>
                <w:vertAlign w:val="baseline"/>
                <w:lang w:val="en-US" w:eastAsia="zh-CN"/>
              </w:rPr>
              <w:t>操作</w:t>
            </w:r>
          </w:p>
        </w:tc>
        <w:tc>
          <w:tcPr>
            <w:tcW w:w="6108" w:type="dxa"/>
          </w:tcPr>
          <w:p>
            <w:pPr>
              <w:widowControl w:val="0"/>
              <w:numPr>
                <w:ilvl w:val="0"/>
                <w:numId w:val="0"/>
              </w:numPr>
              <w:jc w:val="left"/>
              <w:rPr>
                <w:rFonts w:hint="eastAsia"/>
                <w:vertAlign w:val="baseline"/>
                <w:lang w:val="en-US" w:eastAsia="zh-CN"/>
              </w:rPr>
            </w:pPr>
            <w:r>
              <w:rPr>
                <w:rFonts w:hint="eastAsia"/>
                <w:vertAlign w:val="baseline"/>
                <w:lang w:val="en-US" w:eastAsia="zh-CN"/>
              </w:rPr>
              <w:t>单击图标“路由详情”，弹窗显示从电源</w:t>
            </w:r>
            <w:ins w:id="1927" w:author="zhoujiansheng" w:date="2024-07-30T15:11:52Z">
              <w:r>
                <w:rPr>
                  <w:rFonts w:hint="eastAsia"/>
                  <w:vertAlign w:val="baseline"/>
                  <w:lang w:val="en-US" w:eastAsia="zh-CN"/>
                </w:rPr>
                <w:t>系统</w:t>
              </w:r>
            </w:ins>
            <w:del w:id="1928" w:author="zhoujiansheng" w:date="2024-07-30T15:11:50Z">
              <w:r>
                <w:rPr>
                  <w:rFonts w:hint="eastAsia"/>
                  <w:vertAlign w:val="baseline"/>
                  <w:lang w:val="en-US" w:eastAsia="zh-CN"/>
                </w:rPr>
                <w:delText>设备</w:delText>
              </w:r>
            </w:del>
            <w:r>
              <w:rPr>
                <w:rFonts w:hint="eastAsia"/>
                <w:vertAlign w:val="baseline"/>
                <w:lang w:val="en-US" w:eastAsia="zh-CN"/>
              </w:rPr>
              <w:t>到变压器的整个供电路由仿真信息。如</w:t>
            </w:r>
            <w:r>
              <w:rPr>
                <w:rFonts w:hint="eastAsia"/>
                <w:color w:val="0000FF"/>
                <w:u w:val="single"/>
                <w:vertAlign w:val="baseline"/>
                <w:lang w:val="en-US" w:eastAsia="zh-CN"/>
              </w:rPr>
              <w:fldChar w:fldCharType="begin"/>
            </w:r>
            <w:r>
              <w:rPr>
                <w:rFonts w:hint="eastAsia"/>
                <w:color w:val="0000FF"/>
                <w:u w:val="single"/>
                <w:vertAlign w:val="baseline"/>
                <w:lang w:val="en-US" w:eastAsia="zh-CN"/>
              </w:rPr>
              <w:instrText xml:space="preserve"> REF _Ref15645 \h </w:instrText>
            </w:r>
            <w:r>
              <w:rPr>
                <w:rFonts w:hint="eastAsia"/>
                <w:color w:val="0000FF"/>
                <w:u w:val="single"/>
                <w:vertAlign w:val="baseline"/>
                <w:lang w:val="en-US" w:eastAsia="zh-CN"/>
              </w:rPr>
              <w:fldChar w:fldCharType="separate"/>
            </w:r>
            <w:r>
              <w:rPr>
                <w:color w:val="0000FF"/>
                <w:u w:val="single"/>
              </w:rPr>
              <w:t>图6</w:t>
            </w:r>
            <w:r>
              <w:rPr>
                <w:rFonts w:hint="eastAsia"/>
                <w:color w:val="0000FF"/>
                <w:u w:val="single"/>
                <w:lang w:val="en-US" w:eastAsia="zh-CN"/>
              </w:rPr>
              <w:t>供电路由仿真信息</w:t>
            </w:r>
            <w:r>
              <w:rPr>
                <w:rFonts w:hint="eastAsia"/>
                <w:color w:val="0000FF"/>
                <w:u w:val="single"/>
                <w:vertAlign w:val="baseline"/>
                <w:lang w:val="en-US" w:eastAsia="zh-CN"/>
              </w:rPr>
              <w:fldChar w:fldCharType="end"/>
            </w:r>
            <w:r>
              <w:rPr>
                <w:rFonts w:hint="eastAsia"/>
                <w:vertAlign w:val="baseline"/>
                <w:lang w:val="en-US" w:eastAsia="zh-CN"/>
              </w:rPr>
              <w:t>所示。</w:t>
            </w:r>
          </w:p>
          <w:p>
            <w:pPr>
              <w:widowControl w:val="0"/>
              <w:numPr>
                <w:ilvl w:val="0"/>
                <w:numId w:val="0"/>
              </w:numPr>
              <w:jc w:val="left"/>
              <w:rPr>
                <w:rFonts w:hint="default"/>
                <w:vertAlign w:val="baseline"/>
                <w:lang w:val="en-US" w:eastAsia="zh-CN"/>
              </w:rPr>
            </w:pPr>
            <w:r>
              <w:rPr>
                <w:rFonts w:hint="eastAsia"/>
                <w:vertAlign w:val="baseline"/>
                <w:lang w:val="en-US" w:eastAsia="zh-CN"/>
              </w:rPr>
              <w:t>若UPS系统上游设备有多个，图中都需要呈现，并计算其对应负载率。上端信息依此类推。</w:t>
            </w:r>
          </w:p>
        </w:tc>
      </w:tr>
    </w:tbl>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pPr>
      <w:r>
        <w:drawing>
          <wp:inline distT="0" distB="0" distL="114300" distR="114300">
            <wp:extent cx="6176010" cy="1648460"/>
            <wp:effectExtent l="0" t="0" r="11430" b="12700"/>
            <wp:docPr id="1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7"/>
                    <pic:cNvPicPr>
                      <a:picLocks noChangeAspect="1"/>
                    </pic:cNvPicPr>
                  </pic:nvPicPr>
                  <pic:blipFill>
                    <a:blip r:embed="rId41"/>
                    <a:stretch>
                      <a:fillRect/>
                    </a:stretch>
                  </pic:blipFill>
                  <pic:spPr>
                    <a:xfrm>
                      <a:off x="0" y="0"/>
                      <a:ext cx="6176010" cy="1648460"/>
                    </a:xfrm>
                    <a:prstGeom prst="rect">
                      <a:avLst/>
                    </a:prstGeom>
                    <a:noFill/>
                    <a:ln>
                      <a:noFill/>
                    </a:ln>
                  </pic:spPr>
                </pic:pic>
              </a:graphicData>
            </a:graphic>
          </wp:inline>
        </w:drawing>
      </w:r>
    </w:p>
    <w:p>
      <w:pPr>
        <w:pStyle w:val="14"/>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eastAsia="宋体"/>
          <w:lang w:val="en-US" w:eastAsia="zh-CN"/>
        </w:rPr>
      </w:pPr>
      <w:bookmarkStart w:id="46" w:name="_Ref15210"/>
      <w:r>
        <w:t>图</w:t>
      </w:r>
      <w:r>
        <w:fldChar w:fldCharType="begin"/>
      </w:r>
      <w:r>
        <w:instrText xml:space="preserve"> SEQ 图 \* ARABIC </w:instrText>
      </w:r>
      <w:r>
        <w:fldChar w:fldCharType="separate"/>
      </w:r>
      <w:r>
        <w:t>5</w:t>
      </w:r>
      <w:r>
        <w:fldChar w:fldCharType="end"/>
      </w:r>
      <w:r>
        <w:rPr>
          <w:rFonts w:hint="eastAsia"/>
          <w:lang w:val="en-US" w:eastAsia="zh-CN"/>
        </w:rPr>
        <w:t>UPS容量明细报表</w:t>
      </w:r>
      <w:bookmarkEnd w:id="46"/>
    </w:p>
    <w:p>
      <w:pPr>
        <w:widowControl w:val="0"/>
        <w:numPr>
          <w:ilvl w:val="0"/>
          <w:numId w:val="0"/>
        </w:numPr>
        <w:jc w:val="left"/>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ind w:firstLine="0" w:firstLineChars="0"/>
        <w:jc w:val="left"/>
        <w:textAlignment w:val="auto"/>
        <w:rPr>
          <w:rFonts w:hint="default"/>
          <w:b/>
          <w:bCs/>
          <w:lang w:val="en-US" w:eastAsia="zh-CN"/>
        </w:rPr>
      </w:pPr>
      <w:r>
        <w:rPr>
          <w:rFonts w:hint="eastAsia"/>
          <w:b/>
          <w:bCs/>
          <w:lang w:val="en-US" w:eastAsia="zh-CN"/>
        </w:rPr>
        <w:t>2、开关电源系统结果页面</w:t>
      </w:r>
    </w:p>
    <w:p>
      <w:pPr>
        <w:widowControl w:val="0"/>
        <w:numPr>
          <w:ilvl w:val="0"/>
          <w:numId w:val="0"/>
        </w:numPr>
        <w:jc w:val="left"/>
        <w:rPr>
          <w:rFonts w:hint="eastAsia"/>
          <w:lang w:val="en-US" w:eastAsia="zh-CN"/>
        </w:rPr>
      </w:pPr>
      <w:r>
        <w:rPr>
          <w:rFonts w:hint="eastAsia"/>
          <w:lang w:val="en-US" w:eastAsia="zh-CN"/>
        </w:rPr>
        <w:t>当筛选条件“电源系统类型”为开关电源，或者加电评估工单的设备“加电类型”为直流时，结果页面显示开关电源系统及其供电路由相关信息，结果字段如下：</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0"/>
        <w:gridCol w:w="1775"/>
        <w:gridCol w:w="61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35" w:type="dxa"/>
            <w:gridSpan w:val="2"/>
            <w:shd w:val="clear" w:color="auto" w:fill="D7D7D7" w:themeFill="background1" w:themeFillShade="D8"/>
          </w:tcPr>
          <w:p>
            <w:pPr>
              <w:widowControl w:val="0"/>
              <w:numPr>
                <w:ilvl w:val="0"/>
                <w:numId w:val="0"/>
              </w:numPr>
              <w:jc w:val="center"/>
              <w:rPr>
                <w:rFonts w:hint="default"/>
                <w:vertAlign w:val="baseline"/>
                <w:lang w:val="en-US" w:eastAsia="zh-CN"/>
              </w:rPr>
            </w:pPr>
            <w:r>
              <w:rPr>
                <w:rFonts w:hint="eastAsia"/>
                <w:b/>
                <w:bCs/>
                <w:sz w:val="21"/>
                <w:szCs w:val="21"/>
                <w:vertAlign w:val="baseline"/>
                <w:lang w:val="en-US" w:eastAsia="zh-CN"/>
              </w:rPr>
              <w:t>字段</w:t>
            </w:r>
          </w:p>
        </w:tc>
        <w:tc>
          <w:tcPr>
            <w:tcW w:w="6108" w:type="dxa"/>
            <w:shd w:val="clear" w:color="auto" w:fill="D7D7D7" w:themeFill="background1" w:themeFillShade="D8"/>
          </w:tcPr>
          <w:p>
            <w:pPr>
              <w:widowControl w:val="0"/>
              <w:numPr>
                <w:ilvl w:val="0"/>
                <w:numId w:val="0"/>
              </w:numPr>
              <w:jc w:val="center"/>
              <w:rPr>
                <w:rFonts w:hint="default"/>
                <w:vertAlign w:val="baseline"/>
                <w:lang w:val="en-US" w:eastAsia="zh-CN"/>
              </w:rPr>
            </w:pPr>
            <w:r>
              <w:rPr>
                <w:rFonts w:hint="eastAsia"/>
                <w:b/>
                <w:bCs/>
                <w:vertAlign w:val="baseline"/>
                <w:lang w:val="en-US" w:eastAsia="zh-CN"/>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35" w:type="dxa"/>
            <w:gridSpan w:val="2"/>
          </w:tcPr>
          <w:p>
            <w:pPr>
              <w:widowControl w:val="0"/>
              <w:numPr>
                <w:ilvl w:val="0"/>
                <w:numId w:val="0"/>
              </w:numPr>
              <w:jc w:val="left"/>
              <w:rPr>
                <w:rFonts w:hint="default"/>
                <w:vertAlign w:val="baseline"/>
                <w:lang w:val="en-US" w:eastAsia="zh-CN"/>
              </w:rPr>
            </w:pPr>
            <w:r>
              <w:rPr>
                <w:rFonts w:hint="eastAsia"/>
                <w:vertAlign w:val="baseline"/>
                <w:lang w:val="en-US" w:eastAsia="zh-CN"/>
              </w:rPr>
              <w:t>评估时间</w:t>
            </w:r>
          </w:p>
        </w:tc>
        <w:tc>
          <w:tcPr>
            <w:tcW w:w="6108" w:type="dxa"/>
          </w:tcPr>
          <w:p>
            <w:pPr>
              <w:widowControl w:val="0"/>
              <w:numPr>
                <w:ilvl w:val="0"/>
                <w:numId w:val="0"/>
              </w:numPr>
              <w:jc w:val="left"/>
              <w:rPr>
                <w:rFonts w:hint="default"/>
                <w:vertAlign w:val="baseline"/>
                <w:lang w:val="en-US" w:eastAsia="zh-CN"/>
              </w:rPr>
            </w:pPr>
            <w:r>
              <w:rPr>
                <w:rFonts w:hint="eastAsia"/>
                <w:vertAlign w:val="baseline"/>
                <w:lang w:val="en-US" w:eastAsia="zh-CN"/>
              </w:rPr>
              <w:t>显示加电评估完成时间，yyyy-mm-ddhh:mm:ss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35" w:type="dxa"/>
            <w:gridSpan w:val="2"/>
          </w:tcPr>
          <w:p>
            <w:pPr>
              <w:widowControl w:val="0"/>
              <w:numPr>
                <w:ilvl w:val="0"/>
                <w:numId w:val="0"/>
              </w:numPr>
              <w:jc w:val="left"/>
              <w:rPr>
                <w:rFonts w:hint="default"/>
                <w:vertAlign w:val="baseline"/>
                <w:lang w:val="en-US" w:eastAsia="zh-CN"/>
              </w:rPr>
            </w:pPr>
            <w:r>
              <w:rPr>
                <w:rFonts w:hint="eastAsia"/>
                <w:vertAlign w:val="baseline"/>
                <w:lang w:val="en-US" w:eastAsia="zh-CN"/>
              </w:rPr>
              <w:t>地市</w:t>
            </w:r>
          </w:p>
        </w:tc>
        <w:tc>
          <w:tcPr>
            <w:tcW w:w="6108" w:type="dxa"/>
          </w:tcPr>
          <w:p>
            <w:pPr>
              <w:widowControl w:val="0"/>
              <w:numPr>
                <w:ilvl w:val="0"/>
                <w:numId w:val="0"/>
              </w:numPr>
              <w:jc w:val="left"/>
              <w:rPr>
                <w:rFonts w:hint="default"/>
                <w:vertAlign w:val="baseline"/>
                <w:lang w:val="en-US" w:eastAsia="zh-CN"/>
              </w:rPr>
            </w:pPr>
            <w:r>
              <w:rPr>
                <w:rFonts w:hint="eastAsia"/>
                <w:vertAlign w:val="baseline"/>
                <w:lang w:val="en-US" w:eastAsia="zh-CN"/>
              </w:rPr>
              <w:t>自动关联筛选条件</w:t>
            </w:r>
            <w:r>
              <w:rPr>
                <w:rFonts w:hint="eastAsia"/>
                <w:highlight w:val="none"/>
                <w:vertAlign w:val="baseline"/>
                <w:lang w:val="en-US" w:eastAsia="zh-CN"/>
              </w:rPr>
              <w:t>或加电工单信息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35" w:type="dxa"/>
            <w:gridSpan w:val="2"/>
          </w:tcPr>
          <w:p>
            <w:pPr>
              <w:widowControl w:val="0"/>
              <w:numPr>
                <w:ilvl w:val="0"/>
                <w:numId w:val="0"/>
              </w:numPr>
              <w:jc w:val="left"/>
              <w:rPr>
                <w:rFonts w:hint="default"/>
                <w:vertAlign w:val="baseline"/>
                <w:lang w:val="en-US" w:eastAsia="zh-CN"/>
              </w:rPr>
            </w:pPr>
            <w:r>
              <w:rPr>
                <w:rFonts w:hint="eastAsia"/>
                <w:vertAlign w:val="baseline"/>
                <w:lang w:val="en-US" w:eastAsia="zh-CN"/>
              </w:rPr>
              <w:t>区县</w:t>
            </w:r>
          </w:p>
        </w:tc>
        <w:tc>
          <w:tcPr>
            <w:tcW w:w="6108" w:type="dxa"/>
            <w:vAlign w:val="top"/>
          </w:tcPr>
          <w:p>
            <w:pPr>
              <w:widowControl w:val="0"/>
              <w:numPr>
                <w:ilvl w:val="0"/>
                <w:numId w:val="0"/>
              </w:numPr>
              <w:ind w:left="0" w:leftChars="0" w:firstLine="0" w:firstLineChars="0"/>
              <w:jc w:val="left"/>
              <w:rPr>
                <w:rFonts w:hint="default"/>
                <w:vertAlign w:val="baseline"/>
                <w:lang w:val="en-US" w:eastAsia="zh-CN"/>
              </w:rPr>
            </w:pPr>
            <w:r>
              <w:rPr>
                <w:rFonts w:hint="eastAsia"/>
                <w:vertAlign w:val="baseline"/>
                <w:lang w:val="en-US" w:eastAsia="zh-CN"/>
              </w:rPr>
              <w:t>自动关联筛选条件</w:t>
            </w:r>
            <w:r>
              <w:rPr>
                <w:rFonts w:hint="eastAsia"/>
                <w:highlight w:val="none"/>
                <w:vertAlign w:val="baseline"/>
                <w:lang w:val="en-US" w:eastAsia="zh-CN"/>
              </w:rPr>
              <w:t>或加电工单信息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35" w:type="dxa"/>
            <w:gridSpan w:val="2"/>
          </w:tcPr>
          <w:p>
            <w:pPr>
              <w:widowControl w:val="0"/>
              <w:numPr>
                <w:ilvl w:val="0"/>
                <w:numId w:val="0"/>
              </w:numPr>
              <w:jc w:val="left"/>
              <w:rPr>
                <w:rFonts w:hint="default"/>
                <w:vertAlign w:val="baseline"/>
                <w:lang w:val="en-US" w:eastAsia="zh-CN"/>
              </w:rPr>
            </w:pPr>
            <w:r>
              <w:rPr>
                <w:rFonts w:hint="eastAsia"/>
                <w:vertAlign w:val="baseline"/>
                <w:lang w:val="en-US" w:eastAsia="zh-CN"/>
              </w:rPr>
              <w:t>站点名称</w:t>
            </w:r>
          </w:p>
        </w:tc>
        <w:tc>
          <w:tcPr>
            <w:tcW w:w="6108" w:type="dxa"/>
            <w:vAlign w:val="top"/>
          </w:tcPr>
          <w:p>
            <w:pPr>
              <w:widowControl w:val="0"/>
              <w:numPr>
                <w:ilvl w:val="0"/>
                <w:numId w:val="0"/>
              </w:numPr>
              <w:ind w:left="0" w:leftChars="0" w:firstLine="0" w:firstLineChars="0"/>
              <w:jc w:val="left"/>
              <w:rPr>
                <w:rFonts w:hint="default"/>
                <w:vertAlign w:val="baseline"/>
                <w:lang w:val="en-US" w:eastAsia="zh-CN"/>
              </w:rPr>
            </w:pPr>
            <w:r>
              <w:rPr>
                <w:rFonts w:hint="eastAsia"/>
                <w:vertAlign w:val="baseline"/>
                <w:lang w:val="en-US" w:eastAsia="zh-CN"/>
              </w:rPr>
              <w:t>自动关联筛选条件</w:t>
            </w:r>
            <w:r>
              <w:rPr>
                <w:rFonts w:hint="eastAsia"/>
                <w:highlight w:val="none"/>
                <w:vertAlign w:val="baseline"/>
                <w:lang w:val="en-US" w:eastAsia="zh-CN"/>
              </w:rPr>
              <w:t>或加电工单信息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35" w:type="dxa"/>
            <w:gridSpan w:val="2"/>
          </w:tcPr>
          <w:p>
            <w:pPr>
              <w:widowControl w:val="0"/>
              <w:numPr>
                <w:ilvl w:val="0"/>
                <w:numId w:val="0"/>
              </w:numPr>
              <w:jc w:val="left"/>
              <w:rPr>
                <w:rFonts w:hint="default"/>
                <w:vertAlign w:val="baseline"/>
                <w:lang w:val="en-US" w:eastAsia="zh-CN"/>
              </w:rPr>
            </w:pPr>
            <w:r>
              <w:rPr>
                <w:rFonts w:hint="eastAsia"/>
                <w:vertAlign w:val="baseline"/>
                <w:lang w:val="en-US" w:eastAsia="zh-CN"/>
              </w:rPr>
              <w:t>站点类型</w:t>
            </w:r>
          </w:p>
        </w:tc>
        <w:tc>
          <w:tcPr>
            <w:tcW w:w="6108" w:type="dxa"/>
            <w:vAlign w:val="top"/>
          </w:tcPr>
          <w:p>
            <w:pPr>
              <w:widowControl w:val="0"/>
              <w:numPr>
                <w:ilvl w:val="0"/>
                <w:numId w:val="0"/>
              </w:numPr>
              <w:ind w:left="0" w:leftChars="0" w:firstLine="0" w:firstLineChars="0"/>
              <w:jc w:val="left"/>
              <w:rPr>
                <w:rFonts w:hint="default"/>
                <w:vertAlign w:val="baseline"/>
                <w:lang w:val="en-US" w:eastAsia="zh-CN"/>
              </w:rPr>
            </w:pPr>
            <w:r>
              <w:rPr>
                <w:rFonts w:hint="eastAsia"/>
                <w:vertAlign w:val="baseline"/>
                <w:lang w:val="en-US" w:eastAsia="zh-CN"/>
              </w:rPr>
              <w:t>自动关联筛选条件</w:t>
            </w:r>
            <w:r>
              <w:rPr>
                <w:rFonts w:hint="eastAsia"/>
                <w:highlight w:val="none"/>
                <w:vertAlign w:val="baseline"/>
                <w:lang w:val="en-US" w:eastAsia="zh-CN"/>
              </w:rPr>
              <w:t>或加电工单信息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35" w:type="dxa"/>
            <w:gridSpan w:val="2"/>
          </w:tcPr>
          <w:p>
            <w:pPr>
              <w:widowControl w:val="0"/>
              <w:numPr>
                <w:ilvl w:val="0"/>
                <w:numId w:val="0"/>
              </w:numPr>
              <w:jc w:val="left"/>
              <w:rPr>
                <w:rFonts w:hint="default"/>
                <w:vertAlign w:val="baseline"/>
                <w:lang w:val="en-US" w:eastAsia="zh-CN"/>
              </w:rPr>
            </w:pPr>
            <w:ins w:id="1929" w:author="zhoujiansheng" w:date="2024-07-30T15:15:25Z">
              <w:r>
                <w:rPr>
                  <w:rFonts w:hint="eastAsia"/>
                  <w:vertAlign w:val="baseline"/>
                  <w:lang w:val="en-US" w:eastAsia="zh-CN"/>
                </w:rPr>
                <w:t>加电</w:t>
              </w:r>
            </w:ins>
            <w:ins w:id="1930" w:author="zhoujiansheng" w:date="2024-07-30T15:15:26Z">
              <w:r>
                <w:rPr>
                  <w:rFonts w:hint="eastAsia"/>
                  <w:vertAlign w:val="baseline"/>
                  <w:lang w:val="en-US" w:eastAsia="zh-CN"/>
                </w:rPr>
                <w:t>设备</w:t>
              </w:r>
            </w:ins>
            <w:r>
              <w:rPr>
                <w:rFonts w:hint="eastAsia"/>
                <w:vertAlign w:val="baseline"/>
                <w:lang w:val="en-US" w:eastAsia="zh-CN"/>
              </w:rPr>
              <w:t>机房</w:t>
            </w:r>
          </w:p>
        </w:tc>
        <w:tc>
          <w:tcPr>
            <w:tcW w:w="6108" w:type="dxa"/>
            <w:vAlign w:val="top"/>
          </w:tcPr>
          <w:p>
            <w:pPr>
              <w:widowControl w:val="0"/>
              <w:numPr>
                <w:ilvl w:val="0"/>
                <w:numId w:val="0"/>
              </w:numPr>
              <w:ind w:left="0" w:leftChars="0" w:firstLine="0" w:firstLineChars="0"/>
              <w:jc w:val="left"/>
              <w:rPr>
                <w:rFonts w:hint="default"/>
                <w:vertAlign w:val="baseline"/>
                <w:lang w:val="en-US" w:eastAsia="zh-CN"/>
              </w:rPr>
            </w:pPr>
            <w:r>
              <w:rPr>
                <w:rFonts w:hint="eastAsia"/>
                <w:vertAlign w:val="baseline"/>
                <w:lang w:val="en-US" w:eastAsia="zh-CN"/>
              </w:rPr>
              <w:t>自动关联筛选条件</w:t>
            </w:r>
            <w:r>
              <w:rPr>
                <w:rFonts w:hint="eastAsia"/>
                <w:highlight w:val="none"/>
                <w:vertAlign w:val="baseline"/>
                <w:lang w:val="en-US" w:eastAsia="zh-CN"/>
              </w:rPr>
              <w:t>或加电工单信息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35" w:type="dxa"/>
            <w:gridSpan w:val="2"/>
          </w:tcPr>
          <w:p>
            <w:pPr>
              <w:widowControl w:val="0"/>
              <w:numPr>
                <w:ilvl w:val="0"/>
                <w:numId w:val="0"/>
              </w:numPr>
              <w:jc w:val="left"/>
              <w:rPr>
                <w:rFonts w:hint="default"/>
                <w:vertAlign w:val="baseline"/>
                <w:lang w:val="en-US" w:eastAsia="zh-CN"/>
              </w:rPr>
            </w:pPr>
            <w:r>
              <w:rPr>
                <w:rFonts w:hint="eastAsia"/>
                <w:vertAlign w:val="baseline"/>
                <w:lang w:val="en-US" w:eastAsia="zh-CN"/>
              </w:rPr>
              <w:t>加电类型</w:t>
            </w:r>
          </w:p>
        </w:tc>
        <w:tc>
          <w:tcPr>
            <w:tcW w:w="6108" w:type="dxa"/>
            <w:vAlign w:val="top"/>
          </w:tcPr>
          <w:p>
            <w:pPr>
              <w:widowControl w:val="0"/>
              <w:numPr>
                <w:ilvl w:val="0"/>
                <w:numId w:val="0"/>
              </w:numPr>
              <w:ind w:left="0" w:leftChars="0" w:firstLine="0" w:firstLineChars="0"/>
              <w:jc w:val="left"/>
              <w:rPr>
                <w:rFonts w:hint="default"/>
                <w:vertAlign w:val="baseline"/>
                <w:lang w:val="en-US" w:eastAsia="zh-CN"/>
              </w:rPr>
            </w:pPr>
            <w:r>
              <w:rPr>
                <w:rFonts w:hint="eastAsia"/>
                <w:vertAlign w:val="baseline"/>
                <w:lang w:val="en-US" w:eastAsia="zh-CN"/>
              </w:rPr>
              <w:t>自动关联筛选条件</w:t>
            </w:r>
            <w:r>
              <w:rPr>
                <w:rFonts w:hint="eastAsia"/>
                <w:highlight w:val="none"/>
                <w:vertAlign w:val="baseline"/>
                <w:lang w:val="en-US" w:eastAsia="zh-CN"/>
              </w:rPr>
              <w:t>或加电工单信息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35" w:type="dxa"/>
            <w:gridSpan w:val="2"/>
          </w:tcPr>
          <w:p>
            <w:pPr>
              <w:widowControl w:val="0"/>
              <w:numPr>
                <w:ilvl w:val="0"/>
                <w:numId w:val="0"/>
              </w:numPr>
              <w:jc w:val="left"/>
              <w:rPr>
                <w:rFonts w:hint="eastAsia"/>
                <w:vertAlign w:val="baseline"/>
                <w:lang w:val="en-US" w:eastAsia="zh-CN"/>
              </w:rPr>
            </w:pPr>
            <w:r>
              <w:rPr>
                <w:rFonts w:hint="eastAsia"/>
                <w:vertAlign w:val="baseline"/>
                <w:lang w:val="en-US" w:eastAsia="zh-CN"/>
              </w:rPr>
              <w:t>额定电压(V)</w:t>
            </w:r>
          </w:p>
        </w:tc>
        <w:tc>
          <w:tcPr>
            <w:tcW w:w="6108" w:type="dxa"/>
            <w:vAlign w:val="top"/>
          </w:tcPr>
          <w:p>
            <w:pPr>
              <w:widowControl w:val="0"/>
              <w:numPr>
                <w:ilvl w:val="0"/>
                <w:numId w:val="0"/>
              </w:numPr>
              <w:ind w:left="0" w:leftChars="0" w:firstLine="0" w:firstLineChars="0"/>
              <w:jc w:val="left"/>
              <w:rPr>
                <w:rFonts w:hint="eastAsia"/>
                <w:vertAlign w:val="baseline"/>
                <w:lang w:val="en-US" w:eastAsia="zh-CN"/>
              </w:rPr>
            </w:pPr>
            <w:r>
              <w:rPr>
                <w:rFonts w:hint="eastAsia"/>
                <w:vertAlign w:val="baseline"/>
                <w:lang w:val="en-US" w:eastAsia="zh-CN"/>
              </w:rPr>
              <w:t>自动关联筛选条件</w:t>
            </w:r>
            <w:r>
              <w:rPr>
                <w:rFonts w:hint="eastAsia"/>
                <w:highlight w:val="none"/>
                <w:vertAlign w:val="baseline"/>
                <w:lang w:val="en-US" w:eastAsia="zh-CN"/>
              </w:rPr>
              <w:t>或加电工单信息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35" w:type="dxa"/>
            <w:gridSpan w:val="2"/>
          </w:tcPr>
          <w:p>
            <w:pPr>
              <w:widowControl w:val="0"/>
              <w:numPr>
                <w:ilvl w:val="0"/>
                <w:numId w:val="0"/>
              </w:numPr>
              <w:jc w:val="left"/>
              <w:rPr>
                <w:rFonts w:hint="default"/>
                <w:vertAlign w:val="baseline"/>
                <w:lang w:val="en-US" w:eastAsia="zh-CN"/>
              </w:rPr>
            </w:pPr>
            <w:r>
              <w:rPr>
                <w:rFonts w:hint="eastAsia"/>
                <w:vertAlign w:val="baseline"/>
                <w:lang w:val="en-US" w:eastAsia="zh-CN"/>
              </w:rPr>
              <w:t>用电设备名称</w:t>
            </w:r>
          </w:p>
        </w:tc>
        <w:tc>
          <w:tcPr>
            <w:tcW w:w="6108" w:type="dxa"/>
          </w:tcPr>
          <w:p>
            <w:pPr>
              <w:widowControl w:val="0"/>
              <w:numPr>
                <w:ilvl w:val="0"/>
                <w:numId w:val="0"/>
              </w:numPr>
              <w:jc w:val="left"/>
              <w:rPr>
                <w:rFonts w:hint="default"/>
                <w:vertAlign w:val="baseline"/>
                <w:lang w:val="en-US" w:eastAsia="zh-CN"/>
              </w:rPr>
            </w:pPr>
            <w:r>
              <w:rPr>
                <w:rFonts w:hint="eastAsia"/>
                <w:vertAlign w:val="baseline"/>
                <w:lang w:val="en-US" w:eastAsia="zh-CN"/>
              </w:rPr>
              <w:t>关联设备加电所填信息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35" w:type="dxa"/>
            <w:gridSpan w:val="2"/>
          </w:tcPr>
          <w:p>
            <w:pPr>
              <w:widowControl w:val="0"/>
              <w:numPr>
                <w:ilvl w:val="0"/>
                <w:numId w:val="0"/>
              </w:numPr>
              <w:jc w:val="left"/>
              <w:rPr>
                <w:rFonts w:hint="default"/>
                <w:vertAlign w:val="baseline"/>
                <w:lang w:val="en-US" w:eastAsia="zh-CN"/>
              </w:rPr>
            </w:pPr>
            <w:r>
              <w:rPr>
                <w:rFonts w:hint="eastAsia"/>
                <w:vertAlign w:val="baseline"/>
                <w:lang w:val="en-US" w:eastAsia="zh-CN"/>
              </w:rPr>
              <w:t>额定功率(kW)</w:t>
            </w:r>
          </w:p>
        </w:tc>
        <w:tc>
          <w:tcPr>
            <w:tcW w:w="6108" w:type="dxa"/>
          </w:tcPr>
          <w:p>
            <w:pPr>
              <w:widowControl w:val="0"/>
              <w:numPr>
                <w:ilvl w:val="0"/>
                <w:numId w:val="0"/>
              </w:numPr>
              <w:jc w:val="left"/>
              <w:rPr>
                <w:rFonts w:hint="default"/>
                <w:vertAlign w:val="baseline"/>
                <w:lang w:val="en-US" w:eastAsia="zh-CN"/>
              </w:rPr>
            </w:pPr>
            <w:r>
              <w:rPr>
                <w:rFonts w:hint="eastAsia"/>
                <w:vertAlign w:val="baseline"/>
                <w:lang w:val="en-US" w:eastAsia="zh-CN"/>
              </w:rPr>
              <w:t>关联设备加电所填信息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35" w:type="dxa"/>
            <w:gridSpan w:val="2"/>
            <w:vAlign w:val="top"/>
          </w:tcPr>
          <w:p>
            <w:pPr>
              <w:widowControl w:val="0"/>
              <w:numPr>
                <w:ilvl w:val="0"/>
                <w:numId w:val="0"/>
              </w:numPr>
              <w:ind w:left="0" w:leftChars="0" w:firstLine="0" w:firstLineChars="0"/>
              <w:jc w:val="left"/>
              <w:rPr>
                <w:rFonts w:hint="default"/>
                <w:vertAlign w:val="baseline"/>
                <w:lang w:val="en-US" w:eastAsia="zh-CN"/>
              </w:rPr>
            </w:pPr>
            <w:r>
              <w:rPr>
                <w:rFonts w:hint="eastAsia"/>
                <w:vertAlign w:val="baseline"/>
                <w:lang w:val="en-US" w:eastAsia="zh-CN"/>
              </w:rPr>
              <w:t>最优排序</w:t>
            </w:r>
          </w:p>
        </w:tc>
        <w:tc>
          <w:tcPr>
            <w:tcW w:w="6108" w:type="dxa"/>
            <w:vAlign w:val="top"/>
          </w:tcPr>
          <w:p>
            <w:pPr>
              <w:widowControl w:val="0"/>
              <w:numPr>
                <w:ilvl w:val="0"/>
                <w:numId w:val="0"/>
              </w:numPr>
              <w:ind w:left="0" w:leftChars="0" w:firstLine="0" w:firstLineChars="0"/>
              <w:jc w:val="left"/>
              <w:rPr>
                <w:rFonts w:hint="default"/>
                <w:vertAlign w:val="baseline"/>
                <w:lang w:val="en-US" w:eastAsia="zh-CN"/>
              </w:rPr>
            </w:pPr>
            <w:r>
              <w:rPr>
                <w:rFonts w:hint="eastAsia"/>
                <w:vertAlign w:val="baseline"/>
                <w:lang w:val="en-US" w:eastAsia="zh-CN"/>
              </w:rPr>
              <w:t>从上到下，对满足加电要求的分路进行排序，最优的序号显示“1”，排名依次递减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0" w:type="dxa"/>
            <w:vMerge w:val="restart"/>
            <w:vAlign w:val="center"/>
          </w:tcPr>
          <w:p>
            <w:pPr>
              <w:widowControl w:val="0"/>
              <w:numPr>
                <w:ilvl w:val="0"/>
                <w:numId w:val="0"/>
              </w:numPr>
              <w:jc w:val="left"/>
              <w:rPr>
                <w:rFonts w:hint="default"/>
                <w:vertAlign w:val="baseline"/>
                <w:lang w:val="en-US" w:eastAsia="zh-CN"/>
              </w:rPr>
            </w:pPr>
            <w:r>
              <w:rPr>
                <w:rFonts w:hint="eastAsia"/>
                <w:vertAlign w:val="baseline"/>
                <w:lang w:val="en-US" w:eastAsia="zh-CN"/>
              </w:rPr>
              <w:t>所属电源系统</w:t>
            </w:r>
          </w:p>
        </w:tc>
        <w:tc>
          <w:tcPr>
            <w:tcW w:w="1775" w:type="dxa"/>
            <w:vAlign w:val="center"/>
          </w:tcPr>
          <w:p>
            <w:pPr>
              <w:widowControl w:val="0"/>
              <w:numPr>
                <w:ilvl w:val="0"/>
                <w:numId w:val="0"/>
              </w:numPr>
              <w:jc w:val="left"/>
              <w:rPr>
                <w:rFonts w:hint="default"/>
                <w:sz w:val="22"/>
                <w:szCs w:val="22"/>
                <w:vertAlign w:val="baseline"/>
                <w:lang w:val="en-US" w:eastAsia="zh-CN"/>
              </w:rPr>
            </w:pPr>
            <w:r>
              <w:rPr>
                <w:rFonts w:hint="eastAsia"/>
                <w:sz w:val="22"/>
                <w:szCs w:val="22"/>
                <w:vertAlign w:val="baseline"/>
                <w:lang w:val="en-US" w:eastAsia="zh-CN"/>
              </w:rPr>
              <w:t>系统名称</w:t>
            </w:r>
          </w:p>
        </w:tc>
        <w:tc>
          <w:tcPr>
            <w:tcW w:w="6108" w:type="dxa"/>
          </w:tcPr>
          <w:p>
            <w:pPr>
              <w:keepNext w:val="0"/>
              <w:keepLines w:val="0"/>
              <w:pageBreakBefore w:val="0"/>
              <w:widowControl w:val="0"/>
              <w:numPr>
                <w:ilvl w:val="0"/>
                <w:numId w:val="0"/>
              </w:numPr>
              <w:kinsoku/>
              <w:wordWrap w:val="0"/>
              <w:overflowPunct/>
              <w:topLinePunct w:val="0"/>
              <w:autoSpaceDE/>
              <w:autoSpaceDN/>
              <w:bidi w:val="0"/>
              <w:adjustRightInd/>
              <w:snapToGrid/>
              <w:ind w:leftChars="0"/>
              <w:jc w:val="left"/>
              <w:textAlignment w:val="auto"/>
              <w:rPr>
                <w:rFonts w:hint="eastAsia"/>
                <w:vertAlign w:val="baseline"/>
                <w:lang w:val="en-US" w:eastAsia="zh-CN"/>
              </w:rPr>
            </w:pPr>
            <w:r>
              <w:rPr>
                <w:rFonts w:hint="eastAsia"/>
                <w:vertAlign w:val="baseline"/>
                <w:lang w:val="en-US" w:eastAsia="zh-CN"/>
              </w:rPr>
              <w:t>查询</w:t>
            </w:r>
            <w:del w:id="1931" w:author="zhoujiansheng" w:date="2025-04-01T10:37:12Z">
              <w:r>
                <w:rPr>
                  <w:rFonts w:hint="default"/>
                  <w:vertAlign w:val="baseline"/>
                  <w:lang w:val="en-US" w:eastAsia="zh-CN"/>
                </w:rPr>
                <w:delText>综资</w:delText>
              </w:r>
            </w:del>
            <w:ins w:id="1932" w:author="zhoujiansheng" w:date="2025-04-01T10:37:13Z">
              <w:r>
                <w:rPr>
                  <w:rFonts w:hint="eastAsia"/>
                  <w:vertAlign w:val="baseline"/>
                  <w:lang w:val="en-US" w:eastAsia="zh-CN"/>
                </w:rPr>
                <w:t>动环</w:t>
              </w:r>
            </w:ins>
            <w:r>
              <w:rPr>
                <w:rFonts w:hint="eastAsia"/>
                <w:vertAlign w:val="baseline"/>
                <w:lang w:val="en-US" w:eastAsia="zh-CN"/>
              </w:rPr>
              <w:t>表“开关电源系统”对应站点下的所有开关电源系统</w:t>
            </w:r>
            <w:del w:id="1933" w:author="zhoujiansheng" w:date="2025-04-01T10:37:20Z">
              <w:r>
                <w:rPr>
                  <w:rFonts w:hint="eastAsia"/>
                  <w:vertAlign w:val="baseline"/>
                  <w:lang w:val="en-US" w:eastAsia="zh-CN"/>
                </w:rPr>
                <w:delText>（zh_label）</w:delText>
              </w:r>
            </w:del>
            <w:r>
              <w:rPr>
                <w:rFonts w:hint="eastAsia"/>
                <w:vertAlign w:val="baseline"/>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0" w:type="dxa"/>
            <w:vMerge w:val="continue"/>
            <w:vAlign w:val="center"/>
          </w:tcPr>
          <w:p>
            <w:pPr>
              <w:widowControl w:val="0"/>
              <w:numPr>
                <w:ilvl w:val="0"/>
                <w:numId w:val="0"/>
              </w:numPr>
              <w:jc w:val="left"/>
              <w:rPr>
                <w:rFonts w:hint="default"/>
                <w:vertAlign w:val="baseline"/>
                <w:lang w:val="en-US" w:eastAsia="zh-CN"/>
              </w:rPr>
            </w:pPr>
          </w:p>
        </w:tc>
        <w:tc>
          <w:tcPr>
            <w:tcW w:w="1775" w:type="dxa"/>
            <w:vAlign w:val="center"/>
          </w:tcPr>
          <w:p>
            <w:pPr>
              <w:widowControl w:val="0"/>
              <w:numPr>
                <w:ilvl w:val="0"/>
                <w:numId w:val="0"/>
              </w:numPr>
              <w:jc w:val="left"/>
              <w:rPr>
                <w:rFonts w:hint="default"/>
                <w:vertAlign w:val="baseline"/>
                <w:lang w:val="en-US" w:eastAsia="zh-CN"/>
              </w:rPr>
            </w:pPr>
            <w:ins w:id="1934" w:author="zhoujiansheng" w:date="2025-04-01T10:37:48Z">
              <w:r>
                <w:rPr>
                  <w:rFonts w:hint="eastAsia"/>
                  <w:vertAlign w:val="baseline"/>
                  <w:lang w:val="en-US" w:eastAsia="zh-CN"/>
                </w:rPr>
                <w:t>（</w:t>
              </w:r>
            </w:ins>
            <w:ins w:id="1935" w:author="zhoujiansheng" w:date="2025-04-01T10:37:50Z">
              <w:r>
                <w:rPr>
                  <w:rFonts w:hint="eastAsia"/>
                  <w:vertAlign w:val="baseline"/>
                  <w:lang w:val="en-US" w:eastAsia="zh-CN"/>
                </w:rPr>
                <w:t>动环</w:t>
              </w:r>
            </w:ins>
            <w:ins w:id="1936" w:author="zhoujiansheng" w:date="2025-04-01T10:37:51Z">
              <w:r>
                <w:rPr>
                  <w:rFonts w:hint="eastAsia"/>
                  <w:vertAlign w:val="baseline"/>
                  <w:lang w:val="en-US" w:eastAsia="zh-CN"/>
                </w:rPr>
                <w:t>）</w:t>
              </w:r>
            </w:ins>
            <w:r>
              <w:rPr>
                <w:rFonts w:hint="eastAsia"/>
                <w:vertAlign w:val="baseline"/>
                <w:lang w:val="en-US" w:eastAsia="zh-CN"/>
              </w:rPr>
              <w:t>额定容量(A)</w:t>
            </w:r>
            <w:r>
              <w:commentReference w:id="17"/>
            </w:r>
          </w:p>
        </w:tc>
        <w:tc>
          <w:tcPr>
            <w:tcW w:w="6108" w:type="dxa"/>
          </w:tcPr>
          <w:p>
            <w:pPr>
              <w:keepNext w:val="0"/>
              <w:keepLines w:val="0"/>
              <w:pageBreakBefore w:val="0"/>
              <w:widowControl w:val="0"/>
              <w:numPr>
                <w:ilvl w:val="0"/>
                <w:numId w:val="0"/>
              </w:numPr>
              <w:kinsoku/>
              <w:wordWrap w:val="0"/>
              <w:overflowPunct/>
              <w:topLinePunct w:val="0"/>
              <w:autoSpaceDE/>
              <w:autoSpaceDN/>
              <w:bidi w:val="0"/>
              <w:adjustRightInd/>
              <w:snapToGrid/>
              <w:ind w:left="0" w:leftChars="0" w:firstLine="0" w:firstLineChars="0"/>
              <w:jc w:val="left"/>
              <w:textAlignment w:val="auto"/>
              <w:rPr>
                <w:ins w:id="1938" w:author="zhoujiansheng" w:date="2025-04-01T10:37:25Z"/>
                <w:rFonts w:hint="eastAsia"/>
                <w:vertAlign w:val="baseline"/>
                <w:lang w:val="en-US" w:eastAsia="zh-CN"/>
              </w:rPr>
              <w:pPrChange w:id="1937" w:author="zhoujiansheng" w:date="2025-04-01T10:37:33Z">
                <w:pPr>
                  <w:keepNext w:val="0"/>
                  <w:keepLines w:val="0"/>
                  <w:pageBreakBefore w:val="0"/>
                  <w:widowControl w:val="0"/>
                  <w:numPr>
                    <w:ilvl w:val="0"/>
                    <w:numId w:val="63"/>
                  </w:numPr>
                  <w:kinsoku/>
                  <w:wordWrap w:val="0"/>
                  <w:overflowPunct/>
                  <w:topLinePunct w:val="0"/>
                  <w:autoSpaceDE/>
                  <w:autoSpaceDN/>
                  <w:bidi w:val="0"/>
                  <w:adjustRightInd/>
                  <w:snapToGrid/>
                  <w:ind w:left="425" w:leftChars="0" w:hanging="425" w:firstLineChars="0"/>
                  <w:jc w:val="left"/>
                  <w:textAlignment w:val="auto"/>
                </w:pPr>
              </w:pPrChange>
            </w:pPr>
            <w:ins w:id="1939" w:author="zhoujiansheng" w:date="2025-04-01T10:37:28Z">
              <w:r>
                <w:rPr>
                  <w:rFonts w:hint="eastAsia"/>
                  <w:vertAlign w:val="baseline"/>
                  <w:lang w:val="en-US" w:eastAsia="zh-CN"/>
                </w:rPr>
                <w:t>查询动环系统获取系统对应的额定容量。</w:t>
              </w:r>
            </w:ins>
          </w:p>
          <w:p>
            <w:pPr>
              <w:keepNext w:val="0"/>
              <w:keepLines w:val="0"/>
              <w:pageBreakBefore w:val="0"/>
              <w:widowControl w:val="0"/>
              <w:numPr>
                <w:ilvl w:val="0"/>
                <w:numId w:val="63"/>
              </w:numPr>
              <w:kinsoku/>
              <w:wordWrap w:val="0"/>
              <w:overflowPunct/>
              <w:topLinePunct w:val="0"/>
              <w:autoSpaceDE/>
              <w:autoSpaceDN/>
              <w:bidi w:val="0"/>
              <w:adjustRightInd/>
              <w:snapToGrid/>
              <w:ind w:left="425" w:leftChars="0" w:hanging="425" w:firstLineChars="0"/>
              <w:jc w:val="left"/>
              <w:textAlignment w:val="auto"/>
              <w:rPr>
                <w:rFonts w:hint="eastAsia"/>
                <w:vertAlign w:val="baseline"/>
                <w:lang w:val="en-US" w:eastAsia="zh-CN"/>
              </w:rPr>
            </w:pPr>
            <w:r>
              <w:rPr>
                <w:rFonts w:hint="eastAsia"/>
                <w:vertAlign w:val="baseline"/>
                <w:lang w:val="en-US" w:eastAsia="zh-CN"/>
              </w:rPr>
              <w:t>查询综资表“开关电源系统”，首先获取系统名称对应的“系统额定容量(A)（system_rated_capacity）”字段，令为Q1；然后通过系统名称关联“开关电源”表“所属系统名称”字段获取系统对应的开关电源设备的“本机架实配整流模块总数（块）（total_rack_match_modules_number）”，令为N；和“单个整流模块额定输出容量（A）（signal_output_rated_capacity）”，令为Q2。开关电源系统额定容量Q的冗余算法为：</w:t>
            </w:r>
          </w:p>
          <w:p>
            <w:pPr>
              <w:keepNext w:val="0"/>
              <w:keepLines w:val="0"/>
              <w:pageBreakBefore w:val="0"/>
              <w:widowControl w:val="0"/>
              <w:numPr>
                <w:ilvl w:val="0"/>
                <w:numId w:val="0"/>
              </w:numPr>
              <w:kinsoku/>
              <w:wordWrap w:val="0"/>
              <w:overflowPunct/>
              <w:topLinePunct w:val="0"/>
              <w:autoSpaceDE/>
              <w:autoSpaceDN/>
              <w:bidi w:val="0"/>
              <w:adjustRightInd/>
              <w:snapToGrid/>
              <w:ind w:leftChars="0" w:firstLine="880" w:firstLineChars="400"/>
              <w:jc w:val="left"/>
              <w:textAlignment w:val="auto"/>
              <w:rPr>
                <w:rFonts w:hint="default"/>
                <w:vertAlign w:val="baseline"/>
                <w:lang w:val="en-US" w:eastAsia="zh-CN"/>
              </w:rPr>
            </w:pPr>
            <w:r>
              <w:rPr>
                <w:rFonts w:hint="eastAsia"/>
                <w:vertAlign w:val="baseline"/>
                <w:lang w:val="en-US" w:eastAsia="zh-CN"/>
              </w:rPr>
              <w:t>若N≤10，则Q=Q1-Q2*1</w:t>
            </w:r>
          </w:p>
          <w:p>
            <w:pPr>
              <w:keepNext w:val="0"/>
              <w:keepLines w:val="0"/>
              <w:pageBreakBefore w:val="0"/>
              <w:widowControl w:val="0"/>
              <w:numPr>
                <w:ilvl w:val="0"/>
                <w:numId w:val="0"/>
              </w:numPr>
              <w:kinsoku/>
              <w:wordWrap w:val="0"/>
              <w:overflowPunct/>
              <w:topLinePunct w:val="0"/>
              <w:autoSpaceDE/>
              <w:autoSpaceDN/>
              <w:bidi w:val="0"/>
              <w:adjustRightInd/>
              <w:snapToGrid/>
              <w:ind w:leftChars="0" w:firstLine="880" w:firstLineChars="400"/>
              <w:jc w:val="left"/>
              <w:textAlignment w:val="auto"/>
              <w:rPr>
                <w:rFonts w:hint="default"/>
                <w:vertAlign w:val="baseline"/>
                <w:lang w:val="en-US" w:eastAsia="zh-CN"/>
              </w:rPr>
            </w:pPr>
            <w:r>
              <w:rPr>
                <w:rFonts w:hint="eastAsia"/>
                <w:vertAlign w:val="baseline"/>
                <w:lang w:val="en-US" w:eastAsia="zh-CN"/>
              </w:rPr>
              <w:t>若N＞10，则Q=Q1-Q2*2</w:t>
            </w:r>
          </w:p>
          <w:p>
            <w:pPr>
              <w:keepNext w:val="0"/>
              <w:keepLines w:val="0"/>
              <w:pageBreakBefore w:val="0"/>
              <w:widowControl w:val="0"/>
              <w:numPr>
                <w:ilvl w:val="0"/>
                <w:numId w:val="63"/>
              </w:numPr>
              <w:kinsoku/>
              <w:wordWrap w:val="0"/>
              <w:overflowPunct/>
              <w:topLinePunct w:val="0"/>
              <w:autoSpaceDE/>
              <w:autoSpaceDN/>
              <w:bidi w:val="0"/>
              <w:adjustRightInd/>
              <w:snapToGrid/>
              <w:ind w:left="425" w:leftChars="0" w:hanging="425" w:firstLineChars="0"/>
              <w:jc w:val="left"/>
              <w:textAlignment w:val="auto"/>
              <w:rPr>
                <w:rFonts w:hint="default"/>
                <w:vertAlign w:val="baseline"/>
                <w:lang w:val="en-US" w:eastAsia="zh-CN"/>
              </w:rPr>
            </w:pPr>
            <w:r>
              <w:rPr>
                <w:rFonts w:hint="eastAsia"/>
                <w:vertAlign w:val="baseline"/>
                <w:lang w:val="en-US" w:eastAsia="zh-CN"/>
              </w:rPr>
              <w:t>通过站点+系统名称关联动环工作台“开关电源容量分析--当前负载率汇总报表”中的“额定总电流(A)”字段，若关联不上，数值右侧显示</w:t>
            </w:r>
            <w:r>
              <w:drawing>
                <wp:inline distT="0" distB="0" distL="114300" distR="114300">
                  <wp:extent cx="228600" cy="228600"/>
                  <wp:effectExtent l="0" t="0" r="0" b="0"/>
                  <wp:docPr id="1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
                          <pic:cNvPicPr>
                            <a:picLocks noChangeAspect="1"/>
                          </pic:cNvPicPr>
                        </pic:nvPicPr>
                        <pic:blipFill>
                          <a:blip r:embed="rId40"/>
                          <a:stretch>
                            <a:fillRect/>
                          </a:stretch>
                        </pic:blipFill>
                        <pic:spPr>
                          <a:xfrm>
                            <a:off x="0" y="0"/>
                            <a:ext cx="228600" cy="228600"/>
                          </a:xfrm>
                          <a:prstGeom prst="rect">
                            <a:avLst/>
                          </a:prstGeom>
                          <a:noFill/>
                          <a:ln>
                            <a:noFill/>
                          </a:ln>
                        </pic:spPr>
                      </pic:pic>
                    </a:graphicData>
                  </a:graphic>
                </wp:inline>
              </w:drawing>
            </w:r>
            <w:r>
              <w:rPr>
                <w:rFonts w:hint="eastAsia"/>
                <w:lang w:eastAsia="zh-CN"/>
              </w:rPr>
              <w:t>，</w:t>
            </w:r>
            <w:r>
              <w:rPr>
                <w:rFonts w:hint="eastAsia"/>
                <w:lang w:val="en-US" w:eastAsia="zh-CN"/>
              </w:rPr>
              <w:t>鼠标hover图标，显示“该系统在动环平台无法匹配”。若关联上了，但是与综资额定容量不一致，同样显示</w:t>
            </w:r>
            <w:r>
              <w:drawing>
                <wp:inline distT="0" distB="0" distL="114300" distR="114300">
                  <wp:extent cx="228600" cy="228600"/>
                  <wp:effectExtent l="0" t="0" r="0" b="0"/>
                  <wp:docPr id="1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6"/>
                          <pic:cNvPicPr>
                            <a:picLocks noChangeAspect="1"/>
                          </pic:cNvPicPr>
                        </pic:nvPicPr>
                        <pic:blipFill>
                          <a:blip r:embed="rId40"/>
                          <a:stretch>
                            <a:fillRect/>
                          </a:stretch>
                        </pic:blipFill>
                        <pic:spPr>
                          <a:xfrm>
                            <a:off x="0" y="0"/>
                            <a:ext cx="228600" cy="228600"/>
                          </a:xfrm>
                          <a:prstGeom prst="rect">
                            <a:avLst/>
                          </a:prstGeom>
                          <a:noFill/>
                          <a:ln>
                            <a:noFill/>
                          </a:ln>
                        </pic:spPr>
                      </pic:pic>
                    </a:graphicData>
                  </a:graphic>
                </wp:inline>
              </w:drawing>
            </w:r>
            <w:r>
              <w:rPr>
                <w:rFonts w:hint="eastAsia"/>
                <w:lang w:eastAsia="zh-CN"/>
              </w:rPr>
              <w:t>，</w:t>
            </w:r>
            <w:r>
              <w:rPr>
                <w:rFonts w:hint="eastAsia"/>
                <w:lang w:val="en-US" w:eastAsia="zh-CN"/>
              </w:rPr>
              <w:t>hover提示“系统容量与综资不一致”。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0" w:type="dxa"/>
            <w:vMerge w:val="continue"/>
          </w:tcPr>
          <w:p>
            <w:pPr>
              <w:widowControl w:val="0"/>
              <w:numPr>
                <w:ilvl w:val="0"/>
                <w:numId w:val="0"/>
              </w:numPr>
              <w:jc w:val="left"/>
              <w:rPr>
                <w:rFonts w:hint="default"/>
                <w:vertAlign w:val="baseline"/>
                <w:lang w:val="en-US" w:eastAsia="zh-CN"/>
              </w:rPr>
            </w:pPr>
          </w:p>
        </w:tc>
        <w:tc>
          <w:tcPr>
            <w:tcW w:w="1775" w:type="dxa"/>
            <w:vAlign w:val="center"/>
          </w:tcPr>
          <w:p>
            <w:pPr>
              <w:widowControl w:val="0"/>
              <w:numPr>
                <w:ilvl w:val="0"/>
                <w:numId w:val="0"/>
              </w:numPr>
              <w:jc w:val="left"/>
              <w:rPr>
                <w:rFonts w:hint="default"/>
                <w:vertAlign w:val="baseline"/>
                <w:lang w:val="en-US" w:eastAsia="zh-CN"/>
              </w:rPr>
            </w:pPr>
            <w:r>
              <w:rPr>
                <w:rFonts w:hint="eastAsia" w:cs="Times New Roman"/>
                <w:sz w:val="22"/>
                <w:szCs w:val="22"/>
                <w:vertAlign w:val="baseline"/>
                <w:lang w:val="en-US" w:eastAsia="zh-CN"/>
              </w:rPr>
              <w:t>实际负载电流(A)</w:t>
            </w:r>
          </w:p>
        </w:tc>
        <w:tc>
          <w:tcPr>
            <w:tcW w:w="6108" w:type="dxa"/>
          </w:tcPr>
          <w:p>
            <w:pPr>
              <w:widowControl w:val="0"/>
              <w:numPr>
                <w:ilvl w:val="0"/>
                <w:numId w:val="0"/>
              </w:numPr>
              <w:ind w:leftChars="0"/>
              <w:jc w:val="left"/>
              <w:rPr>
                <w:rFonts w:hint="default"/>
                <w:vertAlign w:val="baseline"/>
                <w:lang w:val="en-US" w:eastAsia="zh-CN"/>
              </w:rPr>
            </w:pPr>
            <w:r>
              <w:rPr>
                <w:rFonts w:hint="eastAsia"/>
                <w:vertAlign w:val="baseline"/>
                <w:lang w:val="en-US" w:eastAsia="zh-CN"/>
              </w:rPr>
              <w:t>关联当前负载率汇总报表中的“负载电流(A)-最大”字段，取近7天内负载电流的最大值。若无值则显示为空。保留两位小数。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0" w:type="dxa"/>
            <w:vMerge w:val="continue"/>
          </w:tcPr>
          <w:p>
            <w:pPr>
              <w:widowControl w:val="0"/>
              <w:numPr>
                <w:ilvl w:val="0"/>
                <w:numId w:val="0"/>
              </w:numPr>
              <w:jc w:val="left"/>
              <w:rPr>
                <w:rFonts w:hint="default"/>
                <w:vertAlign w:val="baseline"/>
                <w:lang w:val="en-US" w:eastAsia="zh-CN"/>
              </w:rPr>
            </w:pPr>
          </w:p>
        </w:tc>
        <w:tc>
          <w:tcPr>
            <w:tcW w:w="1775" w:type="dxa"/>
            <w:vAlign w:val="center"/>
          </w:tcPr>
          <w:p>
            <w:pPr>
              <w:widowControl w:val="0"/>
              <w:numPr>
                <w:ilvl w:val="0"/>
                <w:numId w:val="0"/>
              </w:numPr>
              <w:jc w:val="left"/>
              <w:rPr>
                <w:rFonts w:hint="default" w:cs="Times New Roman"/>
                <w:sz w:val="22"/>
                <w:szCs w:val="22"/>
                <w:vertAlign w:val="baseline"/>
                <w:lang w:val="en-US" w:eastAsia="zh-CN"/>
              </w:rPr>
            </w:pPr>
            <w:r>
              <w:rPr>
                <w:rFonts w:hint="eastAsia" w:cs="Times New Roman"/>
                <w:sz w:val="22"/>
                <w:szCs w:val="22"/>
                <w:vertAlign w:val="baseline"/>
                <w:lang w:val="en-US" w:eastAsia="zh-CN"/>
              </w:rPr>
              <w:t>充电电流(A)</w:t>
            </w:r>
          </w:p>
        </w:tc>
        <w:tc>
          <w:tcPr>
            <w:tcW w:w="6108" w:type="dxa"/>
          </w:tcPr>
          <w:p>
            <w:pPr>
              <w:keepNext w:val="0"/>
              <w:keepLines w:val="0"/>
              <w:pageBreakBefore w:val="0"/>
              <w:widowControl w:val="0"/>
              <w:numPr>
                <w:ilvl w:val="0"/>
                <w:numId w:val="64"/>
              </w:numPr>
              <w:kinsoku/>
              <w:wordWrap w:val="0"/>
              <w:overflowPunct/>
              <w:topLinePunct w:val="0"/>
              <w:autoSpaceDE/>
              <w:autoSpaceDN/>
              <w:bidi w:val="0"/>
              <w:adjustRightInd/>
              <w:snapToGrid/>
              <w:ind w:left="425" w:leftChars="0" w:hanging="425" w:firstLineChars="0"/>
              <w:jc w:val="left"/>
              <w:textAlignment w:val="auto"/>
              <w:rPr>
                <w:rFonts w:hint="eastAsia"/>
                <w:vertAlign w:val="baseline"/>
                <w:lang w:val="en-US" w:eastAsia="zh-CN"/>
              </w:rPr>
            </w:pPr>
            <w:r>
              <w:rPr>
                <w:rFonts w:hint="eastAsia"/>
                <w:vertAlign w:val="baseline"/>
                <w:lang w:val="en-US" w:eastAsia="zh-CN"/>
              </w:rPr>
              <w:t>查询综资：系统名称查询“开关电源”表“related_system”字段→设备名称查询“铅酸电池”/“锂电池”表“ralated_power_device”字段→获取系统所属的蓄电池对应的“额定容量(AH)（reted_capacity）”C1/C2/…/Cn。充电电流：</w:t>
            </w:r>
          </w:p>
          <w:p>
            <w:pPr>
              <w:keepNext w:val="0"/>
              <w:keepLines w:val="0"/>
              <w:pageBreakBefore w:val="0"/>
              <w:widowControl w:val="0"/>
              <w:numPr>
                <w:ilvl w:val="0"/>
                <w:numId w:val="0"/>
              </w:numPr>
              <w:kinsoku/>
              <w:wordWrap/>
              <w:overflowPunct/>
              <w:topLinePunct w:val="0"/>
              <w:autoSpaceDE/>
              <w:autoSpaceDN/>
              <w:bidi w:val="0"/>
              <w:adjustRightInd/>
              <w:snapToGrid/>
              <w:ind w:leftChars="0" w:firstLine="1546" w:firstLineChars="700"/>
              <w:jc w:val="left"/>
              <w:textAlignment w:val="auto"/>
              <w:rPr>
                <w:rFonts w:hint="default"/>
                <w:b/>
                <w:bCs/>
                <w:vertAlign w:val="baseline"/>
                <w:lang w:val="en-US" w:eastAsia="zh-CN"/>
              </w:rPr>
            </w:pPr>
            <w:r>
              <w:rPr>
                <w:rFonts w:hint="eastAsia"/>
                <w:b/>
                <w:bCs/>
                <w:vertAlign w:val="baseline"/>
                <w:lang w:val="en-US" w:eastAsia="zh-CN"/>
              </w:rPr>
              <w:t>A=（C1+C2+…+Cn）*0.1</w:t>
            </w:r>
          </w:p>
          <w:p>
            <w:pPr>
              <w:widowControl w:val="0"/>
              <w:numPr>
                <w:ilvl w:val="0"/>
                <w:numId w:val="64"/>
              </w:numPr>
              <w:ind w:left="425" w:leftChars="0" w:hanging="425" w:firstLineChars="0"/>
              <w:jc w:val="left"/>
              <w:rPr>
                <w:rFonts w:hint="eastAsia"/>
                <w:highlight w:val="yellow"/>
                <w:vertAlign w:val="baseline"/>
                <w:lang w:val="en-US" w:eastAsia="zh-CN"/>
              </w:rPr>
            </w:pPr>
            <w:r>
              <w:rPr>
                <w:rFonts w:hint="eastAsia"/>
                <w:vertAlign w:val="baseline"/>
                <w:lang w:val="en-US" w:eastAsia="zh-CN"/>
              </w:rPr>
              <w:t>关联动环工作台“开关电源容量分析--当前负载率汇总报表”中的“充电电流(A)”字段，若关联不上，数值右侧显示</w:t>
            </w:r>
            <w:r>
              <w:drawing>
                <wp:inline distT="0" distB="0" distL="114300" distR="114300">
                  <wp:extent cx="228600" cy="228600"/>
                  <wp:effectExtent l="0" t="0" r="0" b="0"/>
                  <wp:docPr id="1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
                          <pic:cNvPicPr>
                            <a:picLocks noChangeAspect="1"/>
                          </pic:cNvPicPr>
                        </pic:nvPicPr>
                        <pic:blipFill>
                          <a:blip r:embed="rId40"/>
                          <a:stretch>
                            <a:fillRect/>
                          </a:stretch>
                        </pic:blipFill>
                        <pic:spPr>
                          <a:xfrm>
                            <a:off x="0" y="0"/>
                            <a:ext cx="228600" cy="228600"/>
                          </a:xfrm>
                          <a:prstGeom prst="rect">
                            <a:avLst/>
                          </a:prstGeom>
                          <a:noFill/>
                          <a:ln>
                            <a:noFill/>
                          </a:ln>
                        </pic:spPr>
                      </pic:pic>
                    </a:graphicData>
                  </a:graphic>
                </wp:inline>
              </w:drawing>
            </w:r>
            <w:r>
              <w:rPr>
                <w:rFonts w:hint="eastAsia"/>
                <w:lang w:eastAsia="zh-CN"/>
              </w:rPr>
              <w:t>，</w:t>
            </w:r>
            <w:r>
              <w:rPr>
                <w:rFonts w:hint="eastAsia"/>
                <w:lang w:val="en-US" w:eastAsia="zh-CN"/>
              </w:rPr>
              <w:t>鼠标hover图标，显示“该系统在动环平台无法匹配”。若关联上了，但是与综资计算的充电电流不一致，同样显示</w:t>
            </w:r>
            <w:r>
              <w:drawing>
                <wp:inline distT="0" distB="0" distL="114300" distR="114300">
                  <wp:extent cx="228600" cy="228600"/>
                  <wp:effectExtent l="0" t="0" r="0" b="0"/>
                  <wp:docPr id="1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6"/>
                          <pic:cNvPicPr>
                            <a:picLocks noChangeAspect="1"/>
                          </pic:cNvPicPr>
                        </pic:nvPicPr>
                        <pic:blipFill>
                          <a:blip r:embed="rId40"/>
                          <a:stretch>
                            <a:fillRect/>
                          </a:stretch>
                        </pic:blipFill>
                        <pic:spPr>
                          <a:xfrm>
                            <a:off x="0" y="0"/>
                            <a:ext cx="228600" cy="228600"/>
                          </a:xfrm>
                          <a:prstGeom prst="rect">
                            <a:avLst/>
                          </a:prstGeom>
                          <a:noFill/>
                          <a:ln>
                            <a:noFill/>
                          </a:ln>
                        </pic:spPr>
                      </pic:pic>
                    </a:graphicData>
                  </a:graphic>
                </wp:inline>
              </w:drawing>
            </w:r>
            <w:r>
              <w:rPr>
                <w:rFonts w:hint="eastAsia"/>
                <w:lang w:eastAsia="zh-CN"/>
              </w:rPr>
              <w:t>，</w:t>
            </w:r>
            <w:r>
              <w:rPr>
                <w:rFonts w:hint="eastAsia"/>
                <w:lang w:val="en-US" w:eastAsia="zh-CN"/>
              </w:rPr>
              <w:t>hover提示“充电电流与综资估算不一致”。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0" w:type="dxa"/>
            <w:vMerge w:val="continue"/>
          </w:tcPr>
          <w:p>
            <w:pPr>
              <w:widowControl w:val="0"/>
              <w:numPr>
                <w:ilvl w:val="0"/>
                <w:numId w:val="0"/>
              </w:numPr>
              <w:jc w:val="left"/>
              <w:rPr>
                <w:rFonts w:hint="eastAsia"/>
                <w:vertAlign w:val="baseline"/>
                <w:lang w:val="en-US" w:eastAsia="zh-CN"/>
              </w:rPr>
            </w:pPr>
          </w:p>
        </w:tc>
        <w:tc>
          <w:tcPr>
            <w:tcW w:w="1775" w:type="dxa"/>
            <w:vAlign w:val="center"/>
          </w:tcPr>
          <w:p>
            <w:pPr>
              <w:widowControl w:val="0"/>
              <w:numPr>
                <w:ilvl w:val="0"/>
                <w:numId w:val="0"/>
              </w:numPr>
              <w:jc w:val="left"/>
              <w:rPr>
                <w:rFonts w:hint="default"/>
                <w:vertAlign w:val="baseline"/>
                <w:lang w:val="en-US" w:eastAsia="zh-CN"/>
              </w:rPr>
            </w:pPr>
            <w:r>
              <w:rPr>
                <w:rFonts w:hint="eastAsia"/>
                <w:vertAlign w:val="baseline"/>
                <w:lang w:val="en-US" w:eastAsia="zh-CN"/>
              </w:rPr>
              <w:t>实际负载率</w:t>
            </w:r>
          </w:p>
        </w:tc>
        <w:tc>
          <w:tcPr>
            <w:tcW w:w="6108" w:type="dxa"/>
          </w:tcPr>
          <w:p>
            <w:pPr>
              <w:widowControl w:val="0"/>
              <w:numPr>
                <w:ilvl w:val="0"/>
                <w:numId w:val="0"/>
              </w:numPr>
              <w:jc w:val="left"/>
              <w:rPr>
                <w:rFonts w:hint="eastAsia"/>
                <w:vertAlign w:val="baseline"/>
                <w:lang w:val="en-US" w:eastAsia="zh-CN"/>
              </w:rPr>
            </w:pPr>
            <w:r>
              <w:rPr>
                <w:rFonts w:hint="eastAsia"/>
                <w:vertAlign w:val="baseline"/>
                <w:lang w:val="en-US" w:eastAsia="zh-CN"/>
              </w:rPr>
              <w:t>关联当前负载率汇总报表中的“负载率”字段，取近7天内负载率的最大值。若无值则显示为空。保留两位小数。</w:t>
            </w:r>
          </w:p>
          <w:p>
            <w:pPr>
              <w:widowControl w:val="0"/>
              <w:numPr>
                <w:ilvl w:val="0"/>
                <w:numId w:val="0"/>
              </w:numPr>
              <w:ind w:leftChars="0"/>
              <w:jc w:val="left"/>
              <w:rPr>
                <w:rFonts w:hint="default"/>
                <w:vertAlign w:val="baseline"/>
                <w:lang w:val="en-US" w:eastAsia="zh-CN"/>
              </w:rPr>
            </w:pPr>
            <w:r>
              <w:rPr>
                <w:rFonts w:hint="eastAsia"/>
                <w:vertAlign w:val="baseline"/>
                <w:lang w:val="en-US" w:eastAsia="zh-CN"/>
              </w:rPr>
              <w:t>负载率数值可点击，单击负载率数值，跳转至容量详情，参考</w:t>
            </w:r>
            <w:r>
              <w:rPr>
                <w:rFonts w:hint="eastAsia"/>
                <w:color w:val="0000FF"/>
                <w:u w:val="single"/>
                <w:vertAlign w:val="baseline"/>
                <w:lang w:val="en-US" w:eastAsia="zh-CN"/>
              </w:rPr>
              <w:fldChar w:fldCharType="begin"/>
            </w:r>
            <w:r>
              <w:rPr>
                <w:rFonts w:hint="eastAsia"/>
                <w:color w:val="0000FF"/>
                <w:u w:val="single"/>
                <w:vertAlign w:val="baseline"/>
                <w:lang w:val="en-US" w:eastAsia="zh-CN"/>
              </w:rPr>
              <w:instrText xml:space="preserve"> REF _Ref21828 \h </w:instrText>
            </w:r>
            <w:r>
              <w:rPr>
                <w:rFonts w:hint="eastAsia"/>
                <w:color w:val="0000FF"/>
                <w:u w:val="single"/>
                <w:vertAlign w:val="baseline"/>
                <w:lang w:val="en-US" w:eastAsia="zh-CN"/>
              </w:rPr>
              <w:fldChar w:fldCharType="separate"/>
            </w:r>
            <w:r>
              <w:rPr>
                <w:color w:val="0000FF"/>
                <w:u w:val="single"/>
              </w:rPr>
              <w:t>图6</w:t>
            </w:r>
            <w:r>
              <w:rPr>
                <w:rFonts w:hint="eastAsia"/>
                <w:color w:val="0000FF"/>
                <w:u w:val="single"/>
                <w:lang w:val="en-US" w:eastAsia="zh-CN"/>
              </w:rPr>
              <w:t>开关电源容量明细</w:t>
            </w:r>
            <w:r>
              <w:rPr>
                <w:rFonts w:hint="eastAsia"/>
                <w:color w:val="0000FF"/>
                <w:u w:val="single"/>
                <w:vertAlign w:val="baseline"/>
                <w:lang w:val="en-US" w:eastAsia="zh-CN"/>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0" w:type="dxa"/>
            <w:vMerge w:val="continue"/>
          </w:tcPr>
          <w:p>
            <w:pPr>
              <w:widowControl w:val="0"/>
              <w:numPr>
                <w:ilvl w:val="0"/>
                <w:numId w:val="0"/>
              </w:numPr>
              <w:jc w:val="left"/>
              <w:rPr>
                <w:rFonts w:hint="default"/>
                <w:vertAlign w:val="baseline"/>
                <w:lang w:val="en-US" w:eastAsia="zh-CN"/>
              </w:rPr>
            </w:pPr>
          </w:p>
        </w:tc>
        <w:tc>
          <w:tcPr>
            <w:tcW w:w="1775" w:type="dxa"/>
            <w:vAlign w:val="center"/>
          </w:tcPr>
          <w:p>
            <w:pPr>
              <w:widowControl w:val="0"/>
              <w:numPr>
                <w:ilvl w:val="0"/>
                <w:numId w:val="0"/>
              </w:numPr>
              <w:jc w:val="left"/>
              <w:rPr>
                <w:rFonts w:hint="default"/>
                <w:vertAlign w:val="baseline"/>
                <w:lang w:val="en-US" w:eastAsia="zh-CN"/>
              </w:rPr>
            </w:pPr>
            <w:r>
              <w:rPr>
                <w:rFonts w:hint="eastAsia"/>
                <w:vertAlign w:val="baseline"/>
                <w:lang w:val="en-US" w:eastAsia="zh-CN"/>
              </w:rPr>
              <w:t>加电后负载(A)</w:t>
            </w:r>
          </w:p>
        </w:tc>
        <w:tc>
          <w:tcPr>
            <w:tcW w:w="6108" w:type="dxa"/>
          </w:tcPr>
          <w:p>
            <w:pPr>
              <w:widowControl w:val="0"/>
              <w:numPr>
                <w:ilvl w:val="0"/>
                <w:numId w:val="0"/>
              </w:numPr>
              <w:ind w:leftChars="0"/>
              <w:jc w:val="left"/>
              <w:rPr>
                <w:rFonts w:hint="default"/>
                <w:vertAlign w:val="baseline"/>
                <w:lang w:val="en-US" w:eastAsia="zh-CN"/>
              </w:rPr>
            </w:pPr>
            <m:oMathPara>
              <m:oMath>
                <m:r>
                  <m:rPr>
                    <m:sty m:val="p"/>
                  </m:rPr>
                  <w:rPr>
                    <w:rFonts w:hint="eastAsia" w:ascii="Cambria Math" w:hAnsi="Cambria Math"/>
                    <w:vertAlign w:val="baseline"/>
                    <w:lang w:val="en-US" w:eastAsia="zh-CN"/>
                  </w:rPr>
                  <m:t>加电后负载</m:t>
                </m:r>
                <m:r>
                  <m:rPr>
                    <m:sty m:val="p"/>
                  </m:rPr>
                  <w:rPr>
                    <w:rFonts w:ascii="Cambria Math" w:hAnsi="Cambria Math"/>
                    <w:vertAlign w:val="baseline"/>
                    <w:lang w:val="en-US"/>
                  </w:rPr>
                  <m:t>=</m:t>
                </m:r>
                <m:f>
                  <m:fPr>
                    <m:ctrlPr>
                      <w:rPr>
                        <w:rFonts w:ascii="Cambria Math" w:hAnsi="Cambria Math"/>
                        <w:i w:val="0"/>
                        <w:iCs/>
                        <w:vertAlign w:val="baseline"/>
                        <w:lang w:val="en-US"/>
                      </w:rPr>
                    </m:ctrlPr>
                  </m:fPr>
                  <m:num>
                    <m:r>
                      <m:rPr>
                        <m:sty m:val="p"/>
                      </m:rPr>
                      <w:rPr>
                        <w:rFonts w:hint="eastAsia" w:ascii="Cambria Math" w:hAnsi="Cambria Math"/>
                        <w:vertAlign w:val="baseline"/>
                        <w:lang w:val="en-US" w:eastAsia="zh-CN"/>
                      </w:rPr>
                      <m:t>用电设备额定功率</m:t>
                    </m:r>
                    <m:r>
                      <m:rPr>
                        <m:sty m:val="p"/>
                      </m:rPr>
                      <w:rPr>
                        <w:rFonts w:hint="default" w:ascii="Cambria Math" w:hAnsi="Cambria Math"/>
                        <w:vertAlign w:val="baseline"/>
                        <w:lang w:val="en-US" w:eastAsia="zh-CN"/>
                      </w:rPr>
                      <m:t>∗1000</m:t>
                    </m:r>
                    <m:ctrlPr>
                      <w:rPr>
                        <w:rFonts w:ascii="Cambria Math" w:hAnsi="Cambria Math"/>
                        <w:i w:val="0"/>
                        <w:iCs/>
                        <w:vertAlign w:val="baseline"/>
                        <w:lang w:val="en-US"/>
                      </w:rPr>
                    </m:ctrlPr>
                  </m:num>
                  <m:den>
                    <m:r>
                      <m:rPr>
                        <m:sty m:val="p"/>
                      </m:rPr>
                      <w:rPr>
                        <w:rFonts w:hint="default" w:ascii="Cambria Math" w:hAnsi="Cambria Math"/>
                        <w:vertAlign w:val="baseline"/>
                        <w:lang w:val="en-US" w:eastAsia="zh-CN"/>
                      </w:rPr>
                      <m:t>|</m:t>
                    </m:r>
                    <m:r>
                      <m:rPr>
                        <m:sty m:val="p"/>
                      </m:rPr>
                      <w:rPr>
                        <w:rFonts w:hint="eastAsia" w:ascii="Cambria Math" w:hAnsi="Cambria Math"/>
                        <w:vertAlign w:val="baseline"/>
                        <w:lang w:val="en-US" w:eastAsia="zh-CN"/>
                      </w:rPr>
                      <m:t>额定电压</m:t>
                    </m:r>
                    <m:r>
                      <m:rPr>
                        <m:sty m:val="p"/>
                      </m:rPr>
                      <w:rPr>
                        <w:rFonts w:hint="default" w:ascii="Cambria Math" w:hAnsi="Cambria Math"/>
                        <w:vertAlign w:val="baseline"/>
                        <w:lang w:val="en-US" w:eastAsia="zh-CN"/>
                      </w:rPr>
                      <m:t>|</m:t>
                    </m:r>
                    <m:ctrlPr>
                      <w:rPr>
                        <w:rFonts w:ascii="Cambria Math" w:hAnsi="Cambria Math"/>
                        <w:i w:val="0"/>
                        <w:iCs/>
                        <w:vertAlign w:val="baseline"/>
                        <w:lang w:val="en-US"/>
                      </w:rPr>
                    </m:ctrlPr>
                  </m:den>
                </m:f>
                <m:r>
                  <m:rPr>
                    <m:sty m:val="p"/>
                  </m:rPr>
                  <w:rPr>
                    <w:rFonts w:hint="default" w:ascii="Cambria Math" w:hAnsi="Cambria Math"/>
                    <w:vertAlign w:val="baseline"/>
                    <w:lang w:val="en-US" w:eastAsia="zh-CN"/>
                  </w:rPr>
                  <m:t>+</m:t>
                </m:r>
                <m:r>
                  <m:rPr>
                    <m:sty m:val="p"/>
                  </m:rPr>
                  <w:rPr>
                    <w:rFonts w:hint="eastAsia" w:ascii="Cambria Math" w:hAnsi="Cambria Math"/>
                    <w:vertAlign w:val="baseline"/>
                    <w:lang w:val="en-US" w:eastAsia="zh-CN"/>
                  </w:rPr>
                  <m:t>实际负载电流</m:t>
                </m:r>
                <m:r>
                  <m:rPr>
                    <m:sty m:val="p"/>
                  </m:rPr>
                  <w:rPr>
                    <w:rFonts w:hint="default" w:ascii="Cambria Math" w:hAnsi="Cambria Math"/>
                    <w:vertAlign w:val="baseline"/>
                    <w:lang w:val="en-US" w:eastAsia="zh-CN"/>
                  </w:rPr>
                  <m:t>+</m:t>
                </m:r>
                <m:r>
                  <m:rPr>
                    <m:sty m:val="p"/>
                  </m:rPr>
                  <w:rPr>
                    <w:rFonts w:hint="eastAsia" w:ascii="Cambria Math" w:hAnsi="Cambria Math"/>
                    <w:vertAlign w:val="baseline"/>
                    <w:lang w:val="en-US" w:eastAsia="zh-CN"/>
                  </w:rPr>
                  <m:t>充电电流</m:t>
                </m:r>
              </m:oMath>
            </m:oMathPara>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0" w:type="dxa"/>
            <w:vMerge w:val="continue"/>
          </w:tcPr>
          <w:p>
            <w:pPr>
              <w:widowControl w:val="0"/>
              <w:numPr>
                <w:ilvl w:val="0"/>
                <w:numId w:val="0"/>
              </w:numPr>
              <w:jc w:val="left"/>
              <w:rPr>
                <w:rFonts w:hint="eastAsia"/>
                <w:vertAlign w:val="baseline"/>
                <w:lang w:val="en-US" w:eastAsia="zh-CN"/>
              </w:rPr>
            </w:pPr>
          </w:p>
        </w:tc>
        <w:tc>
          <w:tcPr>
            <w:tcW w:w="1775" w:type="dxa"/>
            <w:vAlign w:val="center"/>
          </w:tcPr>
          <w:p>
            <w:pPr>
              <w:widowControl w:val="0"/>
              <w:numPr>
                <w:ilvl w:val="0"/>
                <w:numId w:val="0"/>
              </w:numPr>
              <w:jc w:val="left"/>
              <w:rPr>
                <w:rFonts w:hint="default"/>
                <w:vertAlign w:val="baseline"/>
                <w:lang w:val="en-US" w:eastAsia="zh-CN"/>
              </w:rPr>
            </w:pPr>
            <w:r>
              <w:rPr>
                <w:rFonts w:hint="eastAsia"/>
                <w:vertAlign w:val="baseline"/>
                <w:lang w:val="en-US" w:eastAsia="zh-CN"/>
              </w:rPr>
              <w:t>加电后负载率</w:t>
            </w:r>
          </w:p>
        </w:tc>
        <w:tc>
          <w:tcPr>
            <w:tcW w:w="6108" w:type="dxa"/>
          </w:tcPr>
          <w:p>
            <w:pPr>
              <w:widowControl w:val="0"/>
              <w:numPr>
                <w:ilvl w:val="0"/>
                <w:numId w:val="0"/>
              </w:numPr>
              <w:jc w:val="left"/>
              <w:rPr>
                <w:rFonts w:hint="default"/>
                <w:vertAlign w:val="baseline"/>
                <w:lang w:val="en-US" w:eastAsia="zh-CN"/>
              </w:rPr>
            </w:pPr>
            <w:r>
              <w:rPr>
                <w:rFonts w:hint="eastAsia"/>
                <w:vertAlign w:val="baseline"/>
                <w:lang w:val="en-US" w:eastAsia="zh-CN"/>
              </w:rPr>
              <w:t>加电后负载率=加电后负载/额定容量*100%，结果保留两位小数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0" w:type="dxa"/>
            <w:vMerge w:val="restart"/>
            <w:vAlign w:val="center"/>
          </w:tcPr>
          <w:p>
            <w:pPr>
              <w:widowControl w:val="0"/>
              <w:numPr>
                <w:ilvl w:val="0"/>
                <w:numId w:val="0"/>
              </w:numPr>
              <w:jc w:val="left"/>
              <w:rPr>
                <w:rFonts w:hint="default"/>
                <w:vertAlign w:val="baseline"/>
                <w:lang w:val="en-US" w:eastAsia="zh-CN"/>
              </w:rPr>
            </w:pPr>
            <w:r>
              <w:rPr>
                <w:rFonts w:hint="eastAsia"/>
                <w:vertAlign w:val="baseline"/>
                <w:lang w:val="en-US" w:eastAsia="zh-CN"/>
              </w:rPr>
              <w:t>电源上游设备</w:t>
            </w:r>
          </w:p>
        </w:tc>
        <w:tc>
          <w:tcPr>
            <w:tcW w:w="1775" w:type="dxa"/>
            <w:vAlign w:val="center"/>
          </w:tcPr>
          <w:p>
            <w:pPr>
              <w:widowControl w:val="0"/>
              <w:numPr>
                <w:ilvl w:val="0"/>
                <w:numId w:val="0"/>
              </w:numPr>
              <w:ind w:left="0" w:leftChars="0" w:firstLine="0" w:firstLineChars="0"/>
              <w:jc w:val="left"/>
              <w:rPr>
                <w:rFonts w:hint="eastAsia"/>
                <w:sz w:val="18"/>
                <w:szCs w:val="18"/>
                <w:vertAlign w:val="baseline"/>
                <w:lang w:val="en-US" w:eastAsia="zh-CN"/>
              </w:rPr>
            </w:pPr>
            <w:r>
              <w:rPr>
                <w:rFonts w:hint="eastAsia"/>
                <w:sz w:val="22"/>
                <w:szCs w:val="22"/>
                <w:vertAlign w:val="baseline"/>
                <w:lang w:val="en-US" w:eastAsia="zh-CN"/>
              </w:rPr>
              <w:t>设备名称</w:t>
            </w:r>
          </w:p>
        </w:tc>
        <w:tc>
          <w:tcPr>
            <w:tcW w:w="6108" w:type="dxa"/>
            <w:vAlign w:val="top"/>
          </w:tcPr>
          <w:p>
            <w:pPr>
              <w:keepNext w:val="0"/>
              <w:keepLines w:val="0"/>
              <w:pageBreakBefore w:val="0"/>
              <w:widowControl w:val="0"/>
              <w:numPr>
                <w:ilvl w:val="0"/>
                <w:numId w:val="0"/>
              </w:numPr>
              <w:kinsoku/>
              <w:wordWrap w:val="0"/>
              <w:overflowPunct/>
              <w:topLinePunct w:val="0"/>
              <w:autoSpaceDE/>
              <w:autoSpaceDN/>
              <w:bidi w:val="0"/>
              <w:adjustRightInd/>
              <w:snapToGrid/>
              <w:ind w:leftChars="0"/>
              <w:jc w:val="left"/>
              <w:textAlignment w:val="auto"/>
              <w:rPr>
                <w:rFonts w:hint="eastAsia"/>
                <w:vertAlign w:val="baseline"/>
                <w:lang w:val="en-US" w:eastAsia="zh-CN"/>
              </w:rPr>
            </w:pPr>
            <w:r>
              <w:rPr>
                <w:rFonts w:hint="eastAsia"/>
                <w:vertAlign w:val="baseline"/>
                <w:lang w:val="en-US" w:eastAsia="zh-CN"/>
              </w:rPr>
              <w:t>查询综资“专业内输出分路”表</w:t>
            </w:r>
          </w:p>
          <w:p>
            <w:pPr>
              <w:keepNext w:val="0"/>
              <w:keepLines w:val="0"/>
              <w:pageBreakBefore w:val="0"/>
              <w:widowControl w:val="0"/>
              <w:numPr>
                <w:ilvl w:val="0"/>
                <w:numId w:val="0"/>
              </w:numPr>
              <w:kinsoku/>
              <w:wordWrap w:val="0"/>
              <w:overflowPunct/>
              <w:topLinePunct w:val="0"/>
              <w:autoSpaceDE/>
              <w:autoSpaceDN/>
              <w:bidi w:val="0"/>
              <w:adjustRightInd/>
              <w:snapToGrid/>
              <w:ind w:leftChars="0"/>
              <w:jc w:val="left"/>
              <w:textAlignment w:val="auto"/>
              <w:rPr>
                <w:rFonts w:hint="eastAsia"/>
                <w:vertAlign w:val="baseline"/>
                <w:lang w:val="en-US" w:eastAsia="zh-CN"/>
              </w:rPr>
            </w:pPr>
            <w:r>
              <w:rPr>
                <w:rFonts w:hint="eastAsia"/>
                <w:vertAlign w:val="baseline"/>
                <w:lang w:val="en-US" w:eastAsia="zh-CN"/>
              </w:rPr>
              <w:t>查询条件：</w:t>
            </w:r>
          </w:p>
          <w:p>
            <w:pPr>
              <w:keepNext w:val="0"/>
              <w:keepLines w:val="0"/>
              <w:pageBreakBefore w:val="0"/>
              <w:widowControl w:val="0"/>
              <w:numPr>
                <w:ilvl w:val="0"/>
                <w:numId w:val="0"/>
              </w:numPr>
              <w:kinsoku/>
              <w:wordWrap w:val="0"/>
              <w:overflowPunct/>
              <w:topLinePunct w:val="0"/>
              <w:autoSpaceDE/>
              <w:autoSpaceDN/>
              <w:bidi w:val="0"/>
              <w:adjustRightInd/>
              <w:snapToGrid/>
              <w:ind w:leftChars="0"/>
              <w:jc w:val="left"/>
              <w:textAlignment w:val="auto"/>
              <w:rPr>
                <w:rFonts w:hint="eastAsia"/>
                <w:vertAlign w:val="baseline"/>
                <w:lang w:val="en-US" w:eastAsia="zh-CN"/>
              </w:rPr>
            </w:pPr>
            <w:r>
              <w:rPr>
                <w:rFonts w:hint="eastAsia"/>
                <w:vertAlign w:val="baseline"/>
                <w:lang w:val="en-US" w:eastAsia="zh-CN"/>
              </w:rPr>
              <w:t>所属站点（related_site）=加电设备所在站点</w:t>
            </w:r>
          </w:p>
          <w:p>
            <w:pPr>
              <w:keepNext w:val="0"/>
              <w:keepLines w:val="0"/>
              <w:pageBreakBefore w:val="0"/>
              <w:widowControl w:val="0"/>
              <w:numPr>
                <w:ilvl w:val="0"/>
                <w:numId w:val="0"/>
              </w:numPr>
              <w:kinsoku/>
              <w:wordWrap w:val="0"/>
              <w:overflowPunct/>
              <w:topLinePunct w:val="0"/>
              <w:autoSpaceDE/>
              <w:autoSpaceDN/>
              <w:bidi w:val="0"/>
              <w:adjustRightInd/>
              <w:snapToGrid/>
              <w:ind w:leftChars="0"/>
              <w:jc w:val="left"/>
              <w:textAlignment w:val="auto"/>
              <w:rPr>
                <w:rFonts w:hint="default"/>
                <w:vertAlign w:val="baseline"/>
                <w:lang w:val="en-US" w:eastAsia="zh-CN"/>
              </w:rPr>
            </w:pPr>
            <w:r>
              <w:rPr>
                <w:rFonts w:hint="eastAsia"/>
                <w:vertAlign w:val="baseline"/>
                <w:lang w:val="en-US" w:eastAsia="zh-CN"/>
              </w:rPr>
              <w:t>下游设备（down_device_name）=综资“开关电源”表中related_system为电源系统名称的设备。</w:t>
            </w:r>
          </w:p>
          <w:p>
            <w:pPr>
              <w:keepNext w:val="0"/>
              <w:keepLines w:val="0"/>
              <w:pageBreakBefore w:val="0"/>
              <w:widowControl w:val="0"/>
              <w:numPr>
                <w:ilvl w:val="0"/>
                <w:numId w:val="0"/>
              </w:numPr>
              <w:kinsoku/>
              <w:wordWrap w:val="0"/>
              <w:overflowPunct/>
              <w:topLinePunct w:val="0"/>
              <w:autoSpaceDE/>
              <w:autoSpaceDN/>
              <w:bidi w:val="0"/>
              <w:adjustRightInd/>
              <w:snapToGrid/>
              <w:ind w:leftChars="0"/>
              <w:jc w:val="left"/>
              <w:textAlignment w:val="auto"/>
              <w:rPr>
                <w:rFonts w:hint="eastAsia"/>
                <w:vertAlign w:val="baseline"/>
                <w:lang w:val="en-US" w:eastAsia="zh-CN"/>
              </w:rPr>
            </w:pPr>
            <w:r>
              <w:rPr>
                <w:rFonts w:hint="eastAsia"/>
                <w:vertAlign w:val="baseline"/>
                <w:lang w:val="en-US" w:eastAsia="zh-CN"/>
              </w:rPr>
              <w:t>查询结果：</w:t>
            </w:r>
          </w:p>
          <w:p>
            <w:pPr>
              <w:keepNext w:val="0"/>
              <w:keepLines w:val="0"/>
              <w:pageBreakBefore w:val="0"/>
              <w:widowControl w:val="0"/>
              <w:numPr>
                <w:ilvl w:val="0"/>
                <w:numId w:val="0"/>
              </w:numPr>
              <w:kinsoku/>
              <w:wordWrap w:val="0"/>
              <w:overflowPunct/>
              <w:topLinePunct w:val="0"/>
              <w:autoSpaceDE/>
              <w:autoSpaceDN/>
              <w:bidi w:val="0"/>
              <w:adjustRightInd/>
              <w:snapToGrid/>
              <w:ind w:leftChars="0"/>
              <w:jc w:val="left"/>
              <w:textAlignment w:val="auto"/>
              <w:rPr>
                <w:rFonts w:hint="default"/>
                <w:vertAlign w:val="baseline"/>
                <w:lang w:val="en-US" w:eastAsia="zh-CN"/>
              </w:rPr>
            </w:pPr>
            <w:r>
              <w:rPr>
                <w:rFonts w:hint="eastAsia"/>
                <w:vertAlign w:val="baseline"/>
                <w:lang w:val="en-US" w:eastAsia="zh-CN"/>
              </w:rPr>
              <w:t>所属设备（related_device）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0" w:type="dxa"/>
            <w:vMerge w:val="continue"/>
            <w:vAlign w:val="center"/>
          </w:tcPr>
          <w:p>
            <w:pPr>
              <w:widowControl w:val="0"/>
              <w:numPr>
                <w:ilvl w:val="0"/>
                <w:numId w:val="0"/>
              </w:numPr>
              <w:jc w:val="left"/>
              <w:rPr>
                <w:rFonts w:hint="default"/>
                <w:vertAlign w:val="baseline"/>
                <w:lang w:val="en-US" w:eastAsia="zh-CN"/>
              </w:rPr>
            </w:pPr>
          </w:p>
        </w:tc>
        <w:tc>
          <w:tcPr>
            <w:tcW w:w="1775" w:type="dxa"/>
            <w:vAlign w:val="center"/>
          </w:tcPr>
          <w:p>
            <w:pPr>
              <w:widowControl w:val="0"/>
              <w:numPr>
                <w:ilvl w:val="0"/>
                <w:numId w:val="0"/>
              </w:numPr>
              <w:ind w:left="0" w:leftChars="0" w:firstLine="0" w:firstLineChars="0"/>
              <w:jc w:val="left"/>
              <w:rPr>
                <w:rFonts w:hint="eastAsia"/>
                <w:vertAlign w:val="baseline"/>
                <w:lang w:val="en-US" w:eastAsia="zh-CN"/>
              </w:rPr>
            </w:pPr>
            <w:r>
              <w:rPr>
                <w:rFonts w:hint="eastAsia"/>
                <w:vertAlign w:val="baseline"/>
                <w:lang w:val="en-US" w:eastAsia="zh-CN"/>
              </w:rPr>
              <w:t>额定容量(A)</w:t>
            </w:r>
          </w:p>
        </w:tc>
        <w:tc>
          <w:tcPr>
            <w:tcW w:w="6108" w:type="dxa"/>
          </w:tcPr>
          <w:p>
            <w:pPr>
              <w:widowControl w:val="0"/>
              <w:numPr>
                <w:ilvl w:val="0"/>
                <w:numId w:val="0"/>
              </w:numPr>
              <w:jc w:val="left"/>
              <w:rPr>
                <w:rFonts w:hint="default"/>
                <w:vertAlign w:val="baseline"/>
                <w:lang w:val="en-US" w:eastAsia="zh-CN"/>
              </w:rPr>
            </w:pPr>
            <w:r>
              <w:rPr>
                <w:rFonts w:hint="eastAsia"/>
                <w:vertAlign w:val="baseline"/>
                <w:lang w:val="en-US" w:eastAsia="zh-CN"/>
              </w:rPr>
              <w:t>查询综资“低压交流配电”表，获取设备名称对应的“额定容量(A)”reted_capacity字段的值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0" w:type="dxa"/>
            <w:vMerge w:val="continue"/>
          </w:tcPr>
          <w:p>
            <w:pPr>
              <w:widowControl w:val="0"/>
              <w:numPr>
                <w:ilvl w:val="0"/>
                <w:numId w:val="0"/>
              </w:numPr>
              <w:jc w:val="left"/>
              <w:rPr>
                <w:rFonts w:hint="eastAsia"/>
                <w:vertAlign w:val="baseline"/>
                <w:lang w:val="en-US" w:eastAsia="zh-CN"/>
              </w:rPr>
            </w:pPr>
          </w:p>
        </w:tc>
        <w:tc>
          <w:tcPr>
            <w:tcW w:w="1775" w:type="dxa"/>
            <w:vAlign w:val="center"/>
          </w:tcPr>
          <w:p>
            <w:pPr>
              <w:widowControl w:val="0"/>
              <w:numPr>
                <w:ilvl w:val="0"/>
                <w:numId w:val="0"/>
              </w:numPr>
              <w:jc w:val="left"/>
              <w:rPr>
                <w:rFonts w:hint="eastAsia"/>
                <w:vertAlign w:val="baseline"/>
                <w:lang w:val="en-US" w:eastAsia="zh-CN"/>
              </w:rPr>
            </w:pPr>
            <w:r>
              <w:rPr>
                <w:rFonts w:hint="eastAsia"/>
                <w:vertAlign w:val="baseline"/>
                <w:lang w:val="en-US" w:eastAsia="zh-CN"/>
              </w:rPr>
              <w:t>实际负载(kW)</w:t>
            </w:r>
          </w:p>
        </w:tc>
        <w:tc>
          <w:tcPr>
            <w:tcW w:w="6108" w:type="dxa"/>
          </w:tcPr>
          <w:p>
            <w:pPr>
              <w:widowControl w:val="0"/>
              <w:numPr>
                <w:ilvl w:val="0"/>
                <w:numId w:val="0"/>
              </w:numPr>
              <w:jc w:val="left"/>
              <w:rPr>
                <w:rFonts w:hint="eastAsia"/>
                <w:vertAlign w:val="baseline"/>
                <w:lang w:val="en-US" w:eastAsia="zh-CN"/>
              </w:rPr>
            </w:pPr>
            <w:r>
              <w:rPr>
                <w:rFonts w:hint="eastAsia"/>
                <w:vertAlign w:val="baseline"/>
                <w:lang w:val="en-US" w:eastAsia="zh-CN"/>
              </w:rPr>
              <w:t>查询综资“智能电表”表</w:t>
            </w:r>
          </w:p>
          <w:p>
            <w:pPr>
              <w:widowControl w:val="0"/>
              <w:numPr>
                <w:ilvl w:val="0"/>
                <w:numId w:val="0"/>
              </w:numPr>
              <w:jc w:val="left"/>
              <w:rPr>
                <w:rFonts w:hint="eastAsia"/>
                <w:vertAlign w:val="baseline"/>
                <w:lang w:val="en-US" w:eastAsia="zh-CN"/>
              </w:rPr>
            </w:pPr>
            <w:r>
              <w:rPr>
                <w:rFonts w:hint="eastAsia"/>
                <w:vertAlign w:val="baseline"/>
                <w:lang w:val="en-US" w:eastAsia="zh-CN"/>
              </w:rPr>
              <w:t>查询条件：</w:t>
            </w:r>
          </w:p>
          <w:p>
            <w:pPr>
              <w:keepNext w:val="0"/>
              <w:keepLines w:val="0"/>
              <w:pageBreakBefore w:val="0"/>
              <w:widowControl w:val="0"/>
              <w:numPr>
                <w:ilvl w:val="0"/>
                <w:numId w:val="0"/>
              </w:numPr>
              <w:kinsoku/>
              <w:wordWrap w:val="0"/>
              <w:overflowPunct/>
              <w:topLinePunct w:val="0"/>
              <w:autoSpaceDE/>
              <w:autoSpaceDN/>
              <w:bidi w:val="0"/>
              <w:adjustRightInd/>
              <w:snapToGrid/>
              <w:ind w:leftChars="0"/>
              <w:jc w:val="left"/>
              <w:textAlignment w:val="auto"/>
              <w:rPr>
                <w:rFonts w:hint="default"/>
                <w:vertAlign w:val="baseline"/>
                <w:lang w:val="en-US" w:eastAsia="zh-CN"/>
              </w:rPr>
            </w:pPr>
            <w:r>
              <w:rPr>
                <w:rFonts w:hint="eastAsia"/>
                <w:vertAlign w:val="baseline"/>
                <w:lang w:val="en-US" w:eastAsia="zh-CN"/>
              </w:rPr>
              <w:t>所属</w:t>
            </w:r>
            <w:ins w:id="1940" w:author="zhoujiansheng" w:date="2024-07-31T15:44:39Z">
              <w:r>
                <w:rPr>
                  <w:rFonts w:hint="eastAsia"/>
                  <w:vertAlign w:val="baseline"/>
                  <w:lang w:val="en-US" w:eastAsia="zh-CN"/>
                </w:rPr>
                <w:t>机房</w:t>
              </w:r>
            </w:ins>
            <w:del w:id="1941" w:author="zhoujiansheng" w:date="2024-07-31T15:44:37Z">
              <w:r>
                <w:rPr>
                  <w:rFonts w:hint="eastAsia"/>
                  <w:vertAlign w:val="baseline"/>
                  <w:lang w:val="en-US" w:eastAsia="zh-CN"/>
                </w:rPr>
                <w:delText>站点</w:delText>
              </w:r>
            </w:del>
            <w:r>
              <w:rPr>
                <w:rFonts w:hint="eastAsia"/>
                <w:vertAlign w:val="baseline"/>
                <w:lang w:val="en-US" w:eastAsia="zh-CN"/>
              </w:rPr>
              <w:t>（related_</w:t>
            </w:r>
            <w:del w:id="1942" w:author="zhoujiansheng" w:date="2024-07-31T15:44:33Z">
              <w:r>
                <w:rPr>
                  <w:rFonts w:hint="default"/>
                  <w:vertAlign w:val="baseline"/>
                  <w:lang w:val="en-US" w:eastAsia="zh-CN"/>
                </w:rPr>
                <w:delText>site</w:delText>
              </w:r>
            </w:del>
            <w:ins w:id="1943" w:author="zhoujiansheng" w:date="2024-07-31T15:44:34Z">
              <w:r>
                <w:rPr>
                  <w:rFonts w:hint="eastAsia"/>
                  <w:vertAlign w:val="baseline"/>
                  <w:lang w:val="en-US" w:eastAsia="zh-CN"/>
                </w:rPr>
                <w:t>room</w:t>
              </w:r>
            </w:ins>
            <w:r>
              <w:rPr>
                <w:rFonts w:hint="eastAsia"/>
                <w:vertAlign w:val="baseline"/>
                <w:lang w:val="en-US" w:eastAsia="zh-CN"/>
              </w:rPr>
              <w:t>）=</w:t>
            </w:r>
            <w:del w:id="1944" w:author="zhoujiansheng" w:date="2024-07-31T15:44:43Z">
              <w:r>
                <w:rPr>
                  <w:rFonts w:hint="default"/>
                  <w:vertAlign w:val="baseline"/>
                  <w:lang w:val="en-US" w:eastAsia="zh-CN"/>
                </w:rPr>
                <w:delText>加电设备所在站点</w:delText>
              </w:r>
            </w:del>
            <w:ins w:id="1945" w:author="zhoujiansheng" w:date="2024-07-31T15:44:44Z">
              <w:r>
                <w:rPr>
                  <w:rFonts w:hint="eastAsia"/>
                  <w:vertAlign w:val="baseline"/>
                  <w:lang w:val="en-US" w:eastAsia="zh-CN"/>
                </w:rPr>
                <w:t>电源</w:t>
              </w:r>
            </w:ins>
            <w:ins w:id="1946" w:author="zhoujiansheng" w:date="2024-07-31T15:44:45Z">
              <w:r>
                <w:rPr>
                  <w:rFonts w:hint="eastAsia"/>
                  <w:vertAlign w:val="baseline"/>
                  <w:lang w:val="en-US" w:eastAsia="zh-CN"/>
                </w:rPr>
                <w:t>上游</w:t>
              </w:r>
            </w:ins>
            <w:ins w:id="1947" w:author="zhoujiansheng" w:date="2024-07-31T15:44:46Z">
              <w:r>
                <w:rPr>
                  <w:rFonts w:hint="eastAsia"/>
                  <w:vertAlign w:val="baseline"/>
                  <w:lang w:val="en-US" w:eastAsia="zh-CN"/>
                </w:rPr>
                <w:t>设备</w:t>
              </w:r>
            </w:ins>
            <w:ins w:id="1948" w:author="zhoujiansheng" w:date="2024-07-31T15:44:48Z">
              <w:r>
                <w:rPr>
                  <w:rFonts w:hint="eastAsia"/>
                  <w:vertAlign w:val="baseline"/>
                  <w:lang w:val="en-US" w:eastAsia="zh-CN"/>
                </w:rPr>
                <w:t>所在</w:t>
              </w:r>
            </w:ins>
            <w:ins w:id="1949" w:author="zhoujiansheng" w:date="2024-07-31T15:44:49Z">
              <w:r>
                <w:rPr>
                  <w:rFonts w:hint="eastAsia"/>
                  <w:vertAlign w:val="baseline"/>
                  <w:lang w:val="en-US" w:eastAsia="zh-CN"/>
                </w:rPr>
                <w:t>机房</w:t>
              </w:r>
            </w:ins>
          </w:p>
          <w:p>
            <w:pPr>
              <w:widowControl w:val="0"/>
              <w:numPr>
                <w:ilvl w:val="0"/>
                <w:numId w:val="0"/>
              </w:numPr>
              <w:jc w:val="left"/>
              <w:rPr>
                <w:rFonts w:hint="default"/>
                <w:vertAlign w:val="baseline"/>
                <w:lang w:val="en-US" w:eastAsia="zh-CN"/>
              </w:rPr>
            </w:pPr>
            <w:r>
              <w:rPr>
                <w:rFonts w:hint="eastAsia"/>
                <w:vertAlign w:val="baseline"/>
                <w:lang w:val="en-US" w:eastAsia="zh-CN"/>
              </w:rPr>
              <w:t>被采集设备（collected_device）=电源上游设备的设备名称</w:t>
            </w:r>
          </w:p>
          <w:p>
            <w:pPr>
              <w:widowControl w:val="0"/>
              <w:numPr>
                <w:ilvl w:val="0"/>
                <w:numId w:val="0"/>
              </w:numPr>
              <w:jc w:val="left"/>
              <w:rPr>
                <w:rFonts w:hint="eastAsia"/>
                <w:vertAlign w:val="baseline"/>
                <w:lang w:val="en-US" w:eastAsia="zh-CN"/>
              </w:rPr>
            </w:pPr>
            <w:r>
              <w:rPr>
                <w:rFonts w:hint="eastAsia"/>
                <w:vertAlign w:val="baseline"/>
                <w:lang w:val="en-US" w:eastAsia="zh-CN"/>
              </w:rPr>
              <w:t>查询结果：</w:t>
            </w:r>
          </w:p>
          <w:p>
            <w:pPr>
              <w:widowControl w:val="0"/>
              <w:numPr>
                <w:ilvl w:val="0"/>
                <w:numId w:val="0"/>
              </w:numPr>
              <w:jc w:val="left"/>
              <w:rPr>
                <w:rFonts w:hint="eastAsia"/>
                <w:vertAlign w:val="baseline"/>
                <w:lang w:val="en-US" w:eastAsia="zh-CN"/>
              </w:rPr>
            </w:pPr>
            <w:r>
              <w:rPr>
                <w:rFonts w:hint="eastAsia"/>
                <w:vertAlign w:val="baseline"/>
                <w:lang w:val="en-US" w:eastAsia="zh-CN"/>
              </w:rPr>
              <w:t>设备名称（zh_label），即计量该设备的智能电表名称。</w:t>
            </w:r>
          </w:p>
          <w:p>
            <w:pPr>
              <w:widowControl w:val="0"/>
              <w:numPr>
                <w:ilvl w:val="0"/>
                <w:numId w:val="0"/>
              </w:numPr>
              <w:jc w:val="left"/>
              <w:rPr>
                <w:rFonts w:hint="eastAsia"/>
                <w:vertAlign w:val="baseline"/>
                <w:lang w:val="en-US" w:eastAsia="zh-CN"/>
              </w:rPr>
            </w:pPr>
            <w:r>
              <w:rPr>
                <w:rFonts w:hint="eastAsia"/>
                <w:vertAlign w:val="baseline"/>
                <w:lang w:val="en-US" w:eastAsia="zh-CN"/>
              </w:rPr>
              <w:t>然后通过站点+电表设备名称，查询对应动环性能数据，获取总有功功率（092330）。查询时间7天范围内的最大值。结果保留两位小数。</w:t>
            </w:r>
          </w:p>
          <w:p>
            <w:pPr>
              <w:widowControl w:val="0"/>
              <w:numPr>
                <w:ilvl w:val="0"/>
                <w:numId w:val="0"/>
              </w:numPr>
              <w:jc w:val="left"/>
              <w:rPr>
                <w:rFonts w:hint="default"/>
                <w:vertAlign w:val="baseline"/>
                <w:lang w:val="en-US" w:eastAsia="zh-CN"/>
              </w:rPr>
            </w:pPr>
            <w:r>
              <w:rPr>
                <w:rFonts w:hint="eastAsia"/>
                <w:highlight w:val="yellow"/>
                <w:vertAlign w:val="baseline"/>
                <w:lang w:val="en-US" w:eastAsia="zh-CN"/>
              </w:rPr>
              <w:t>若找不到上游设备对应的智能电表，或者对应智能电表在动环系统不存在，显示为空。有设备但未获取到值显示--，用该值计算的指标数据，规则相同。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0" w:type="dxa"/>
            <w:vMerge w:val="continue"/>
          </w:tcPr>
          <w:p>
            <w:pPr>
              <w:widowControl w:val="0"/>
              <w:numPr>
                <w:ilvl w:val="0"/>
                <w:numId w:val="0"/>
              </w:numPr>
              <w:jc w:val="left"/>
              <w:rPr>
                <w:rFonts w:hint="eastAsia"/>
                <w:vertAlign w:val="baseline"/>
                <w:lang w:val="en-US" w:eastAsia="zh-CN"/>
              </w:rPr>
            </w:pPr>
          </w:p>
        </w:tc>
        <w:tc>
          <w:tcPr>
            <w:tcW w:w="1775" w:type="dxa"/>
            <w:vAlign w:val="center"/>
          </w:tcPr>
          <w:p>
            <w:pPr>
              <w:widowControl w:val="0"/>
              <w:numPr>
                <w:ilvl w:val="0"/>
                <w:numId w:val="0"/>
              </w:numPr>
              <w:ind w:left="0" w:leftChars="0" w:firstLine="0" w:firstLineChars="0"/>
              <w:jc w:val="left"/>
              <w:rPr>
                <w:rFonts w:hint="default"/>
                <w:vertAlign w:val="baseline"/>
                <w:lang w:val="en-US" w:eastAsia="zh-CN"/>
              </w:rPr>
            </w:pPr>
            <w:r>
              <w:rPr>
                <w:rFonts w:hint="eastAsia"/>
                <w:vertAlign w:val="baseline"/>
                <w:lang w:val="en-US" w:eastAsia="zh-CN"/>
              </w:rPr>
              <w:t>实际负载率</w:t>
            </w:r>
          </w:p>
        </w:tc>
        <w:tc>
          <w:tcPr>
            <w:tcW w:w="6108" w:type="dxa"/>
          </w:tcPr>
          <w:p>
            <w:pPr>
              <w:widowControl w:val="0"/>
              <w:numPr>
                <w:ilvl w:val="0"/>
                <w:numId w:val="0"/>
              </w:numPr>
              <w:jc w:val="left"/>
              <w:rPr>
                <w:rFonts w:hint="default"/>
                <w:vertAlign w:val="baseline"/>
                <w:lang w:val="en-US" w:eastAsia="zh-CN"/>
              </w:rPr>
            </w:pPr>
            <m:oMath>
              <m:r>
                <m:rPr>
                  <m:sty m:val="p"/>
                </m:rPr>
                <w:rPr>
                  <w:rFonts w:hint="eastAsia" w:ascii="Cambria Math" w:hAnsi="Cambria Math" w:cs="Times New Roman"/>
                  <w:kern w:val="2"/>
                  <w:sz w:val="22"/>
                  <w:szCs w:val="22"/>
                  <w:vertAlign w:val="baseline"/>
                  <w:lang w:val="en-US" w:eastAsia="zh-CN" w:bidi="ar-SA"/>
                </w:rPr>
                <m:t>实际负载率</m:t>
              </m:r>
              <m:r>
                <m:rPr>
                  <m:sty m:val="p"/>
                </m:rPr>
                <w:rPr>
                  <w:rFonts w:hint="default" w:ascii="Cambria Math" w:hAnsi="Cambria Math" w:cs="Times New Roman"/>
                  <w:kern w:val="2"/>
                  <w:sz w:val="22"/>
                  <w:szCs w:val="22"/>
                  <w:vertAlign w:val="baseline"/>
                  <w:lang w:val="en-US" w:eastAsia="zh-CN" w:bidi="ar-SA"/>
                </w:rPr>
                <m:t>=</m:t>
              </m:r>
              <m:f>
                <m:fPr>
                  <m:ctrlPr>
                    <w:rPr>
                      <w:rFonts w:hint="default" w:ascii="Cambria Math" w:hAnsi="Cambria Math" w:cs="Times New Roman"/>
                      <w:kern w:val="2"/>
                      <w:sz w:val="22"/>
                      <w:szCs w:val="22"/>
                      <w:vertAlign w:val="baseline"/>
                      <w:lang w:val="en-US" w:eastAsia="zh-CN" w:bidi="ar-SA"/>
                    </w:rPr>
                  </m:ctrlPr>
                </m:fPr>
                <m:num>
                  <m:r>
                    <m:rPr>
                      <m:sty m:val="p"/>
                    </m:rPr>
                    <w:rPr>
                      <w:rFonts w:hint="eastAsia" w:ascii="Cambria Math" w:hAnsi="Cambria Math" w:cs="Times New Roman"/>
                      <w:kern w:val="2"/>
                      <w:sz w:val="22"/>
                      <w:szCs w:val="22"/>
                      <w:vertAlign w:val="baseline"/>
                      <w:lang w:val="en-US" w:eastAsia="zh-CN" w:bidi="ar-SA"/>
                    </w:rPr>
                    <m:t>实际负载</m:t>
                  </m:r>
                  <m:r>
                    <m:rPr>
                      <m:sty m:val="p"/>
                    </m:rPr>
                    <w:rPr>
                      <w:rFonts w:hint="eastAsia"/>
                      <w:sz w:val="22"/>
                      <w:szCs w:val="22"/>
                      <w:vertAlign w:val="baseline"/>
                      <w:lang w:val="en-US" w:eastAsia="zh-CN"/>
                    </w:rPr>
                    <m:t>(kW)</m:t>
                  </m:r>
                  <m:r>
                    <m:rPr>
                      <m:sty m:val="p"/>
                    </m:rPr>
                    <w:rPr>
                      <w:rFonts w:hint="default" w:ascii="Cambria Math" w:hAnsi="Cambria Math"/>
                      <w:sz w:val="22"/>
                      <w:szCs w:val="22"/>
                      <w:vertAlign w:val="baseline"/>
                      <w:lang w:val="en-US" w:eastAsia="zh-CN"/>
                    </w:rPr>
                    <m:t>∗1000</m:t>
                  </m:r>
                  <m:r>
                    <m:rPr>
                      <m:sty m:val="p"/>
                    </m:rPr>
                    <w:rPr>
                      <w:rFonts w:hint="default" w:ascii="Cambria Math" w:hAnsi="Cambria Math" w:cs="Times New Roman"/>
                      <w:kern w:val="2"/>
                      <w:sz w:val="22"/>
                      <w:szCs w:val="22"/>
                      <w:vertAlign w:val="baseline"/>
                      <w:lang w:val="en-US" w:eastAsia="zh-CN" w:bidi="ar-SA"/>
                    </w:rPr>
                    <m:t>/</m:t>
                  </m:r>
                  <m:r>
                    <m:rPr>
                      <m:sty m:val="p"/>
                    </m:rPr>
                    <w:rPr>
                      <w:rFonts w:hint="eastAsia" w:ascii="Cambria Math" w:hAnsi="Cambria Math" w:cs="Times New Roman"/>
                      <w:kern w:val="2"/>
                      <w:sz w:val="22"/>
                      <w:szCs w:val="22"/>
                      <w:vertAlign w:val="baseline"/>
                      <w:lang w:val="en-US" w:eastAsia="zh-CN" w:bidi="ar-SA"/>
                    </w:rPr>
                    <m:t>（</m:t>
                  </m:r>
                  <m:r>
                    <m:rPr>
                      <m:sty m:val="p"/>
                    </m:rPr>
                    <w:rPr>
                      <w:rFonts w:hint="default" w:ascii="Cambria Math" w:hAnsi="Cambria Math" w:cs="Times New Roman"/>
                      <w:kern w:val="2"/>
                      <w:sz w:val="22"/>
                      <w:szCs w:val="22"/>
                      <w:vertAlign w:val="baseline"/>
                      <w:lang w:val="en-US" w:eastAsia="zh-CN" w:bidi="ar-SA"/>
                    </w:rPr>
                    <m:t>1.732∗380∗</m:t>
                  </m:r>
                  <m:r>
                    <m:rPr>
                      <m:sty m:val="p"/>
                    </m:rPr>
                    <w:rPr>
                      <w:rFonts w:hint="eastAsia" w:ascii="Cambria Math" w:hAnsi="Cambria Math" w:cs="Times New Roman"/>
                      <w:kern w:val="2"/>
                      <w:sz w:val="22"/>
                      <w:szCs w:val="22"/>
                      <w:vertAlign w:val="baseline"/>
                      <w:lang w:val="en-US" w:eastAsia="zh-CN" w:bidi="ar-SA"/>
                    </w:rPr>
                    <m:t>功率因数）</m:t>
                  </m:r>
                  <m:ctrlPr>
                    <w:rPr>
                      <w:rFonts w:hint="default" w:ascii="Cambria Math" w:hAnsi="Cambria Math" w:cs="Times New Roman"/>
                      <w:kern w:val="2"/>
                      <w:sz w:val="22"/>
                      <w:szCs w:val="22"/>
                      <w:vertAlign w:val="baseline"/>
                      <w:lang w:val="en-US" w:eastAsia="zh-CN" w:bidi="ar-SA"/>
                    </w:rPr>
                  </m:ctrlPr>
                </m:num>
                <m:den>
                  <m:r>
                    <m:rPr>
                      <m:sty m:val="p"/>
                    </m:rPr>
                    <w:rPr>
                      <w:rFonts w:hint="eastAsia" w:ascii="Cambria Math" w:hAnsi="Cambria Math" w:cs="Times New Roman"/>
                      <w:kern w:val="2"/>
                      <w:sz w:val="22"/>
                      <w:szCs w:val="22"/>
                      <w:vertAlign w:val="baseline"/>
                      <w:lang w:val="en-US" w:eastAsia="zh-CN" w:bidi="ar-SA"/>
                    </w:rPr>
                    <m:t>额定容量</m:t>
                  </m:r>
                  <m:r>
                    <m:rPr>
                      <m:sty m:val="p"/>
                    </m:rPr>
                    <w:rPr>
                      <w:rFonts w:hint="eastAsia"/>
                      <w:sz w:val="22"/>
                      <w:szCs w:val="22"/>
                      <w:vertAlign w:val="baseline"/>
                      <w:lang w:val="en-US" w:eastAsia="zh-CN"/>
                    </w:rPr>
                    <m:t>(A)</m:t>
                  </m:r>
                  <m:ctrlPr>
                    <w:rPr>
                      <w:rFonts w:hint="default" w:ascii="Cambria Math" w:hAnsi="Cambria Math" w:cs="Times New Roman"/>
                      <w:kern w:val="2"/>
                      <w:sz w:val="22"/>
                      <w:szCs w:val="22"/>
                      <w:vertAlign w:val="baseline"/>
                      <w:lang w:val="en-US" w:eastAsia="zh-CN" w:bidi="ar-SA"/>
                    </w:rPr>
                  </m:ctrlPr>
                </m:den>
              </m:f>
            </m:oMath>
            <w:r>
              <w:rPr>
                <w:rFonts w:hint="eastAsia" w:hAnsi="Cambria Math" w:cs="Times New Roman"/>
                <w:i w:val="0"/>
                <w:kern w:val="2"/>
                <w:sz w:val="22"/>
                <w:szCs w:val="22"/>
                <w:vertAlign w:val="baseline"/>
                <w:lang w:val="en-US" w:eastAsia="zh-CN" w:bidi="ar-SA"/>
              </w:rPr>
              <w:t>*100%，功率因数（092314）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0" w:type="dxa"/>
            <w:vMerge w:val="continue"/>
          </w:tcPr>
          <w:p>
            <w:pPr>
              <w:widowControl w:val="0"/>
              <w:numPr>
                <w:ilvl w:val="0"/>
                <w:numId w:val="0"/>
              </w:numPr>
              <w:jc w:val="left"/>
              <w:rPr>
                <w:rFonts w:hint="eastAsia"/>
                <w:vertAlign w:val="baseline"/>
                <w:lang w:val="en-US" w:eastAsia="zh-CN"/>
              </w:rPr>
            </w:pPr>
          </w:p>
        </w:tc>
        <w:tc>
          <w:tcPr>
            <w:tcW w:w="1775" w:type="dxa"/>
            <w:vAlign w:val="center"/>
          </w:tcPr>
          <w:p>
            <w:pPr>
              <w:widowControl w:val="0"/>
              <w:numPr>
                <w:ilvl w:val="0"/>
                <w:numId w:val="0"/>
              </w:numPr>
              <w:jc w:val="left"/>
              <w:rPr>
                <w:rFonts w:hint="eastAsia"/>
                <w:vertAlign w:val="baseline"/>
                <w:lang w:val="en-US" w:eastAsia="zh-CN"/>
              </w:rPr>
            </w:pPr>
            <w:r>
              <w:rPr>
                <w:rFonts w:hint="eastAsia"/>
                <w:vertAlign w:val="baseline"/>
                <w:lang w:val="en-US" w:eastAsia="zh-CN"/>
              </w:rPr>
              <w:t>加电后负载(kW)</w:t>
            </w:r>
          </w:p>
        </w:tc>
        <w:tc>
          <w:tcPr>
            <w:tcW w:w="6108" w:type="dxa"/>
          </w:tcPr>
          <w:p>
            <w:pPr>
              <w:widowControl w:val="0"/>
              <w:numPr>
                <w:ilvl w:val="0"/>
                <w:numId w:val="0"/>
              </w:numPr>
              <w:jc w:val="left"/>
              <w:rPr>
                <w:rFonts w:hint="eastAsia"/>
                <w:vertAlign w:val="baseline"/>
                <w:lang w:val="en-US" w:eastAsia="zh-CN"/>
              </w:rPr>
            </w:pPr>
            <w:r>
              <w:rPr>
                <w:rFonts w:hint="eastAsia"/>
                <w:vertAlign w:val="baseline"/>
                <w:lang w:val="en-US" w:eastAsia="zh-CN"/>
              </w:rPr>
              <w:t>加电后负载=用电设备额定功率(kW)+实际负载(kW)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0" w:type="dxa"/>
            <w:vMerge w:val="continue"/>
          </w:tcPr>
          <w:p>
            <w:pPr>
              <w:widowControl w:val="0"/>
              <w:numPr>
                <w:ilvl w:val="0"/>
                <w:numId w:val="0"/>
              </w:numPr>
              <w:jc w:val="left"/>
              <w:rPr>
                <w:rFonts w:hint="eastAsia"/>
                <w:vertAlign w:val="baseline"/>
                <w:lang w:val="en-US" w:eastAsia="zh-CN"/>
              </w:rPr>
            </w:pPr>
          </w:p>
        </w:tc>
        <w:tc>
          <w:tcPr>
            <w:tcW w:w="1775" w:type="dxa"/>
            <w:vAlign w:val="center"/>
          </w:tcPr>
          <w:p>
            <w:pPr>
              <w:widowControl w:val="0"/>
              <w:numPr>
                <w:ilvl w:val="0"/>
                <w:numId w:val="0"/>
              </w:numPr>
              <w:ind w:left="0" w:leftChars="0" w:firstLine="0" w:firstLineChars="0"/>
              <w:jc w:val="left"/>
              <w:rPr>
                <w:rFonts w:hint="eastAsia"/>
                <w:vertAlign w:val="baseline"/>
                <w:lang w:val="en-US" w:eastAsia="zh-CN"/>
              </w:rPr>
            </w:pPr>
            <w:r>
              <w:rPr>
                <w:rFonts w:hint="eastAsia"/>
                <w:vertAlign w:val="baseline"/>
                <w:lang w:val="en-US" w:eastAsia="zh-CN"/>
              </w:rPr>
              <w:t>加电后负载率</w:t>
            </w:r>
          </w:p>
        </w:tc>
        <w:tc>
          <w:tcPr>
            <w:tcW w:w="6108" w:type="dxa"/>
          </w:tcPr>
          <w:p>
            <w:pPr>
              <w:widowControl w:val="0"/>
              <w:numPr>
                <w:ilvl w:val="0"/>
                <w:numId w:val="0"/>
              </w:numPr>
              <w:jc w:val="left"/>
              <w:rPr>
                <w:rFonts w:hint="default"/>
                <w:vertAlign w:val="baseline"/>
                <w:lang w:val="en-US" w:eastAsia="zh-CN"/>
              </w:rPr>
            </w:pPr>
            <m:oMathPara>
              <m:oMath>
                <m:r>
                  <m:rPr>
                    <m:sty m:val="p"/>
                  </m:rPr>
                  <w:rPr>
                    <w:rFonts w:hint="eastAsia" w:ascii="Cambria Math" w:hAnsi="Cambria Math" w:cs="Times New Roman"/>
                    <w:kern w:val="2"/>
                    <w:sz w:val="20"/>
                    <w:szCs w:val="20"/>
                    <w:vertAlign w:val="baseline"/>
                    <w:lang w:val="en-US" w:eastAsia="zh-CN" w:bidi="ar-SA"/>
                  </w:rPr>
                  <m:t>加电后负载率</m:t>
                </m:r>
                <m:r>
                  <m:rPr>
                    <m:sty m:val="p"/>
                  </m:rPr>
                  <w:rPr>
                    <w:rFonts w:hint="default" w:ascii="Cambria Math" w:hAnsi="Cambria Math" w:cs="Times New Roman"/>
                    <w:kern w:val="2"/>
                    <w:sz w:val="20"/>
                    <w:szCs w:val="20"/>
                    <w:vertAlign w:val="baseline"/>
                    <w:lang w:val="en-US" w:eastAsia="zh-CN" w:bidi="ar-SA"/>
                  </w:rPr>
                  <m:t>=</m:t>
                </m:r>
                <m:f>
                  <m:fPr>
                    <m:ctrlPr>
                      <w:rPr>
                        <w:rFonts w:hint="default" w:ascii="Cambria Math" w:hAnsi="Cambria Math" w:cs="Times New Roman"/>
                        <w:kern w:val="2"/>
                        <w:sz w:val="20"/>
                        <w:szCs w:val="20"/>
                        <w:vertAlign w:val="baseline"/>
                        <w:lang w:val="en-US" w:eastAsia="zh-CN" w:bidi="ar-SA"/>
                      </w:rPr>
                    </m:ctrlPr>
                  </m:fPr>
                  <m:num>
                    <m:r>
                      <m:rPr>
                        <m:sty m:val="p"/>
                      </m:rPr>
                      <w:rPr>
                        <w:rFonts w:hint="eastAsia" w:ascii="Cambria Math" w:hAnsi="Cambria Math" w:cs="Times New Roman"/>
                        <w:kern w:val="2"/>
                        <w:sz w:val="20"/>
                        <w:szCs w:val="20"/>
                        <w:vertAlign w:val="baseline"/>
                        <w:lang w:val="en-US" w:eastAsia="zh-CN" w:bidi="ar-SA"/>
                      </w:rPr>
                      <m:t>加电后负载</m:t>
                    </m:r>
                    <m:r>
                      <m:rPr>
                        <m:sty m:val="p"/>
                      </m:rPr>
                      <w:rPr>
                        <w:rFonts w:hint="default" w:ascii="Cambria Math" w:hAnsi="Cambria Math" w:cs="Times New Roman"/>
                        <w:kern w:val="2"/>
                        <w:sz w:val="20"/>
                        <w:szCs w:val="20"/>
                        <w:vertAlign w:val="baseline"/>
                        <w:lang w:val="en-US" w:eastAsia="zh-CN" w:bidi="ar-SA"/>
                      </w:rPr>
                      <m:t>∗1000</m:t>
                    </m:r>
                    <m:ctrlPr>
                      <w:rPr>
                        <w:rFonts w:hint="default" w:ascii="Cambria Math" w:hAnsi="Cambria Math" w:cs="Times New Roman"/>
                        <w:kern w:val="2"/>
                        <w:sz w:val="20"/>
                        <w:szCs w:val="20"/>
                        <w:vertAlign w:val="baseline"/>
                        <w:lang w:val="en-US" w:eastAsia="zh-CN" w:bidi="ar-SA"/>
                      </w:rPr>
                    </m:ctrlPr>
                  </m:num>
                  <m:den>
                    <m:r>
                      <m:rPr>
                        <m:sty m:val="p"/>
                      </m:rPr>
                      <w:rPr>
                        <w:rFonts w:hint="default" w:ascii="Cambria Math" w:hAnsi="Cambria Math" w:cs="Times New Roman"/>
                        <w:kern w:val="2"/>
                        <w:sz w:val="20"/>
                        <w:szCs w:val="20"/>
                        <w:vertAlign w:val="baseline"/>
                        <w:lang w:val="en-US" w:eastAsia="zh-CN" w:bidi="ar-SA"/>
                      </w:rPr>
                      <m:t>(1.732∗380∗</m:t>
                    </m:r>
                    <m:r>
                      <m:rPr>
                        <m:sty m:val="p"/>
                      </m:rPr>
                      <w:rPr>
                        <w:rFonts w:hint="eastAsia" w:ascii="Cambria Math" w:hAnsi="Cambria Math" w:cs="Times New Roman"/>
                        <w:kern w:val="2"/>
                        <w:sz w:val="20"/>
                        <w:szCs w:val="20"/>
                        <w:vertAlign w:val="baseline"/>
                        <w:lang w:val="en-US" w:eastAsia="zh-CN" w:bidi="ar-SA"/>
                      </w:rPr>
                      <m:t>功率因数</m:t>
                    </m:r>
                    <m:r>
                      <m:rPr>
                        <m:sty m:val="p"/>
                      </m:rPr>
                      <w:rPr>
                        <w:rFonts w:hint="default" w:ascii="Cambria Math" w:hAnsi="Cambria Math" w:cs="Times New Roman"/>
                        <w:kern w:val="2"/>
                        <w:sz w:val="20"/>
                        <w:szCs w:val="20"/>
                        <w:vertAlign w:val="baseline"/>
                        <w:lang w:val="en-US" w:eastAsia="zh-CN" w:bidi="ar-SA"/>
                      </w:rPr>
                      <m:t>)∗</m:t>
                    </m:r>
                    <m:r>
                      <m:rPr>
                        <m:sty m:val="p"/>
                      </m:rPr>
                      <w:rPr>
                        <w:rFonts w:hint="eastAsia" w:ascii="Cambria Math" w:hAnsi="Cambria Math" w:cs="Times New Roman"/>
                        <w:kern w:val="2"/>
                        <w:sz w:val="20"/>
                        <w:szCs w:val="20"/>
                        <w:vertAlign w:val="baseline"/>
                        <w:lang w:val="en-US" w:eastAsia="zh-CN" w:bidi="ar-SA"/>
                      </w:rPr>
                      <m:t>额定容量</m:t>
                    </m:r>
                    <m:r>
                      <m:rPr>
                        <m:sty m:val="p"/>
                      </m:rPr>
                      <w:rPr>
                        <w:rFonts w:hint="default" w:ascii="Cambria Math" w:hAnsi="Cambria Math" w:cs="Times New Roman"/>
                        <w:kern w:val="2"/>
                        <w:sz w:val="20"/>
                        <w:szCs w:val="20"/>
                        <w:vertAlign w:val="baseline"/>
                        <w:lang w:val="en-US" w:eastAsia="zh-CN" w:bidi="ar-SA"/>
                      </w:rPr>
                      <m:t>(A)</m:t>
                    </m:r>
                    <m:ctrlPr>
                      <w:rPr>
                        <w:rFonts w:hint="default" w:ascii="Cambria Math" w:hAnsi="Cambria Math" w:cs="Times New Roman"/>
                        <w:kern w:val="2"/>
                        <w:sz w:val="20"/>
                        <w:szCs w:val="20"/>
                        <w:vertAlign w:val="baseline"/>
                        <w:lang w:val="en-US" w:eastAsia="zh-CN" w:bidi="ar-SA"/>
                      </w:rPr>
                    </m:ctrlPr>
                  </m:den>
                </m:f>
                <m:r>
                  <m:rPr>
                    <m:sty m:val="p"/>
                  </m:rPr>
                  <w:rPr>
                    <w:rFonts w:hint="default" w:ascii="Cambria Math" w:hAnsi="Cambria Math" w:cs="Times New Roman"/>
                    <w:kern w:val="2"/>
                    <w:sz w:val="20"/>
                    <w:szCs w:val="22"/>
                    <w:vertAlign w:val="baseline"/>
                    <w:lang w:val="en-US" w:eastAsia="zh-CN" w:bidi="ar-SA"/>
                  </w:rPr>
                  <m:t>∗100%</m:t>
                </m:r>
              </m:oMath>
            </m:oMathPara>
          </w:p>
          <w:p>
            <w:pPr>
              <w:widowControl w:val="0"/>
              <w:numPr>
                <w:ilvl w:val="0"/>
                <w:numId w:val="0"/>
              </w:numPr>
              <w:jc w:val="left"/>
              <w:rPr>
                <w:rFonts w:hint="eastAsia"/>
                <w:vertAlign w:val="baseline"/>
                <w:lang w:val="en-US" w:eastAsia="zh-CN"/>
              </w:rPr>
            </w:pPr>
            <w:r>
              <w:rPr>
                <w:rFonts w:hint="eastAsia"/>
                <w:vertAlign w:val="baseline"/>
                <w:lang w:val="en-US" w:eastAsia="zh-CN"/>
              </w:rPr>
              <w:t>结果保留两位小数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35" w:type="dxa"/>
            <w:gridSpan w:val="2"/>
            <w:vAlign w:val="center"/>
          </w:tcPr>
          <w:p>
            <w:pPr>
              <w:widowControl w:val="0"/>
              <w:numPr>
                <w:ilvl w:val="0"/>
                <w:numId w:val="0"/>
              </w:numPr>
              <w:ind w:left="0" w:leftChars="0" w:firstLine="0" w:firstLineChars="0"/>
              <w:jc w:val="left"/>
              <w:rPr>
                <w:rFonts w:hint="eastAsia"/>
                <w:vertAlign w:val="baseline"/>
                <w:lang w:val="en-US" w:eastAsia="zh-CN"/>
              </w:rPr>
            </w:pPr>
            <w:r>
              <w:rPr>
                <w:rFonts w:hint="eastAsia"/>
                <w:vertAlign w:val="baseline"/>
                <w:lang w:val="en-US" w:eastAsia="zh-CN"/>
              </w:rPr>
              <w:t>操作</w:t>
            </w:r>
          </w:p>
        </w:tc>
        <w:tc>
          <w:tcPr>
            <w:tcW w:w="6108" w:type="dxa"/>
          </w:tcPr>
          <w:p>
            <w:pPr>
              <w:widowControl w:val="0"/>
              <w:numPr>
                <w:ilvl w:val="0"/>
                <w:numId w:val="0"/>
              </w:numPr>
              <w:jc w:val="left"/>
              <w:rPr>
                <w:rFonts w:hint="default"/>
                <w:vertAlign w:val="baseline"/>
                <w:lang w:val="en-US" w:eastAsia="zh-CN"/>
              </w:rPr>
            </w:pPr>
            <w:r>
              <w:rPr>
                <w:rFonts w:hint="eastAsia"/>
                <w:vertAlign w:val="baseline"/>
                <w:lang w:val="en-US" w:eastAsia="zh-CN"/>
              </w:rPr>
              <w:t>单击图标“路由详情”，弹窗显示从电源设备到变压器的整个供电路由仿真信息。如图所示</w:t>
            </w:r>
          </w:p>
        </w:tc>
      </w:tr>
    </w:tbl>
    <w:p>
      <w:pPr>
        <w:widowControl w:val="0"/>
        <w:numPr>
          <w:ilvl w:val="0"/>
          <w:numId w:val="0"/>
        </w:numPr>
        <w:jc w:val="left"/>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pPr>
      <w:r>
        <w:drawing>
          <wp:inline distT="0" distB="0" distL="114300" distR="114300">
            <wp:extent cx="6180455" cy="1911350"/>
            <wp:effectExtent l="0" t="0" r="6985" b="8890"/>
            <wp:docPr id="1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9"/>
                    <pic:cNvPicPr>
                      <a:picLocks noChangeAspect="1"/>
                    </pic:cNvPicPr>
                  </pic:nvPicPr>
                  <pic:blipFill>
                    <a:blip r:embed="rId42"/>
                    <a:stretch>
                      <a:fillRect/>
                    </a:stretch>
                  </pic:blipFill>
                  <pic:spPr>
                    <a:xfrm>
                      <a:off x="0" y="0"/>
                      <a:ext cx="6180455" cy="1911350"/>
                    </a:xfrm>
                    <a:prstGeom prst="rect">
                      <a:avLst/>
                    </a:prstGeom>
                    <a:noFill/>
                    <a:ln>
                      <a:noFill/>
                    </a:ln>
                  </pic:spPr>
                </pic:pic>
              </a:graphicData>
            </a:graphic>
          </wp:inline>
        </w:drawing>
      </w:r>
    </w:p>
    <w:p>
      <w:pPr>
        <w:pStyle w:val="14"/>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eastAsia="宋体"/>
          <w:lang w:val="en-US" w:eastAsia="zh-CN"/>
        </w:rPr>
      </w:pPr>
      <w:bookmarkStart w:id="47" w:name="_Ref21828"/>
      <w:r>
        <w:t>图</w:t>
      </w:r>
      <w:r>
        <w:fldChar w:fldCharType="begin"/>
      </w:r>
      <w:r>
        <w:instrText xml:space="preserve"> SEQ 图 \* ARABIC </w:instrText>
      </w:r>
      <w:r>
        <w:fldChar w:fldCharType="separate"/>
      </w:r>
      <w:r>
        <w:t>6</w:t>
      </w:r>
      <w:r>
        <w:fldChar w:fldCharType="end"/>
      </w:r>
      <w:r>
        <w:rPr>
          <w:rFonts w:hint="eastAsia"/>
          <w:lang w:val="en-US" w:eastAsia="zh-CN"/>
        </w:rPr>
        <w:t>开关电源容量明细</w:t>
      </w:r>
      <w:bookmarkEnd w:id="47"/>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pPr>
      <w:r>
        <w:drawing>
          <wp:inline distT="0" distB="0" distL="114300" distR="114300">
            <wp:extent cx="4998720" cy="5379720"/>
            <wp:effectExtent l="0" t="0" r="0" b="0"/>
            <wp:docPr id="1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8"/>
                    <pic:cNvPicPr>
                      <a:picLocks noChangeAspect="1"/>
                    </pic:cNvPicPr>
                  </pic:nvPicPr>
                  <pic:blipFill>
                    <a:blip r:embed="rId43"/>
                    <a:stretch>
                      <a:fillRect/>
                    </a:stretch>
                  </pic:blipFill>
                  <pic:spPr>
                    <a:xfrm>
                      <a:off x="0" y="0"/>
                      <a:ext cx="4998720" cy="5379720"/>
                    </a:xfrm>
                    <a:prstGeom prst="rect">
                      <a:avLst/>
                    </a:prstGeom>
                    <a:noFill/>
                    <a:ln>
                      <a:noFill/>
                    </a:ln>
                  </pic:spPr>
                </pic:pic>
              </a:graphicData>
            </a:graphic>
          </wp:inline>
        </w:drawing>
      </w:r>
    </w:p>
    <w:p>
      <w:pPr>
        <w:pStyle w:val="14"/>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eastAsia="宋体"/>
          <w:lang w:val="en-US" w:eastAsia="zh-CN"/>
        </w:rPr>
      </w:pPr>
      <w:bookmarkStart w:id="48" w:name="_Ref15645"/>
      <w:r>
        <w:t>图</w:t>
      </w:r>
      <w:r>
        <w:fldChar w:fldCharType="begin"/>
      </w:r>
      <w:r>
        <w:instrText xml:space="preserve"> SEQ 图 \* ARABIC </w:instrText>
      </w:r>
      <w:r>
        <w:fldChar w:fldCharType="separate"/>
      </w:r>
      <w:r>
        <w:t>7</w:t>
      </w:r>
      <w:r>
        <w:fldChar w:fldCharType="end"/>
      </w:r>
      <w:r>
        <w:rPr>
          <w:rFonts w:hint="eastAsia"/>
          <w:lang w:val="en-US" w:eastAsia="zh-CN"/>
        </w:rPr>
        <w:t>供电路由仿真信息</w:t>
      </w:r>
      <w:bookmarkEnd w:id="48"/>
    </w:p>
    <w:p>
      <w:pPr>
        <w:widowControl w:val="0"/>
        <w:numPr>
          <w:ilvl w:val="0"/>
          <w:numId w:val="0"/>
        </w:numPr>
        <w:jc w:val="both"/>
        <w:rPr>
          <w:rFonts w:hint="default"/>
          <w:lang w:val="en-US" w:eastAsia="zh-CN"/>
        </w:rPr>
      </w:pPr>
      <w:r>
        <w:rPr>
          <w:rFonts w:hint="eastAsia"/>
          <w:lang w:val="en-US" w:eastAsia="zh-CN"/>
        </w:rPr>
        <w:t>电源上游设备到变压器的下游设备，其实际负载率和加电后负载率的计算方式与“电源上游设备”的一致。</w:t>
      </w:r>
    </w:p>
    <w:p>
      <w:pPr>
        <w:widowControl w:val="0"/>
        <w:numPr>
          <w:ilvl w:val="0"/>
          <w:numId w:val="0"/>
        </w:numPr>
        <w:jc w:val="left"/>
        <w:rPr>
          <w:rFonts w:hint="default"/>
          <w:lang w:val="en-US" w:eastAsia="zh-CN"/>
        </w:rPr>
      </w:pPr>
    </w:p>
    <w:p>
      <w:pPr>
        <w:widowControl w:val="0"/>
        <w:numPr>
          <w:ilvl w:val="0"/>
          <w:numId w:val="0"/>
        </w:numPr>
        <w:jc w:val="left"/>
        <w:rPr>
          <w:rFonts w:hint="eastAsia"/>
          <w:lang w:val="en-US" w:eastAsia="zh-CN"/>
        </w:rPr>
      </w:pPr>
      <w:r>
        <w:rPr>
          <w:rFonts w:hint="eastAsia"/>
          <w:b/>
          <w:bCs/>
          <w:lang w:val="en-US" w:eastAsia="zh-CN"/>
        </w:rPr>
        <w:t>用电预占最优对比逻辑说明</w:t>
      </w:r>
      <w:r>
        <w:rPr>
          <w:rFonts w:hint="eastAsia"/>
          <w:lang w:val="en-US" w:eastAsia="zh-CN"/>
        </w:rPr>
        <w:t>：</w:t>
      </w:r>
    </w:p>
    <w:p>
      <w:pPr>
        <w:widowControl w:val="0"/>
        <w:numPr>
          <w:ilvl w:val="0"/>
          <w:numId w:val="65"/>
        </w:numPr>
        <w:jc w:val="left"/>
        <w:rPr>
          <w:rFonts w:hint="eastAsia"/>
          <w:lang w:val="en-US" w:eastAsia="zh-CN"/>
        </w:rPr>
      </w:pPr>
      <w:r>
        <w:rPr>
          <w:rFonts w:hint="eastAsia"/>
          <w:lang w:val="en-US" w:eastAsia="zh-CN"/>
        </w:rPr>
        <w:t>首先判断整个供电路由上的设备是否存在容量预警。容量预警阈值70%（该阈值可配置）。</w:t>
      </w:r>
    </w:p>
    <w:p>
      <w:pPr>
        <w:widowControl w:val="0"/>
        <w:numPr>
          <w:ilvl w:val="0"/>
          <w:numId w:val="65"/>
        </w:numPr>
        <w:jc w:val="left"/>
        <w:rPr>
          <w:rFonts w:hint="default"/>
          <w:lang w:val="en-US" w:eastAsia="zh-CN"/>
        </w:rPr>
      </w:pPr>
      <w:r>
        <w:rPr>
          <w:rFonts w:hint="eastAsia"/>
          <w:lang w:val="en-US" w:eastAsia="zh-CN"/>
        </w:rPr>
        <w:t>根据容量预警数量从低到高排序。若数量相同，则电源设备负载率低的优先级高；若预警数量相同，且电源设备负载率相同，则对比上游设备负载率，负载率低的优先级高，依此类推。如：负载率预警数量为0，且电源设备负载率最低的路由，其最优排序为“1”。</w:t>
      </w:r>
    </w:p>
    <w:p>
      <w:pPr>
        <w:widowControl w:val="0"/>
        <w:numPr>
          <w:ilvl w:val="0"/>
          <w:numId w:val="0"/>
        </w:numPr>
        <w:jc w:val="left"/>
        <w:rPr>
          <w:rFonts w:hint="default"/>
          <w:lang w:val="en-US" w:eastAsia="zh-CN"/>
        </w:rPr>
      </w:pPr>
    </w:p>
    <w:p>
      <w:pPr>
        <w:widowControl w:val="0"/>
        <w:numPr>
          <w:ilvl w:val="0"/>
          <w:numId w:val="0"/>
        </w:numPr>
        <w:jc w:val="left"/>
        <w:rPr>
          <w:rFonts w:hint="default"/>
          <w:lang w:val="en-US" w:eastAsia="zh-CN"/>
        </w:rPr>
      </w:pPr>
    </w:p>
    <w:p>
      <w:pPr>
        <w:widowControl w:val="0"/>
        <w:numPr>
          <w:ilvl w:val="0"/>
          <w:numId w:val="0"/>
        </w:numPr>
        <w:jc w:val="left"/>
        <w:rPr>
          <w:rFonts w:hint="default"/>
          <w:lang w:val="en-US" w:eastAsia="zh-CN"/>
        </w:rPr>
      </w:pPr>
    </w:p>
    <w:p>
      <w:pPr>
        <w:widowControl w:val="0"/>
        <w:numPr>
          <w:ilvl w:val="0"/>
          <w:numId w:val="0"/>
        </w:numPr>
        <w:jc w:val="left"/>
        <w:rPr>
          <w:rFonts w:hint="default"/>
          <w:lang w:val="en-US" w:eastAsia="zh-CN"/>
        </w:rPr>
        <w:sectPr>
          <w:pgSz w:w="11906" w:h="16838"/>
          <w:pgMar w:top="1440" w:right="1080" w:bottom="1440" w:left="1080" w:header="680" w:footer="992" w:gutter="0"/>
          <w:cols w:space="425" w:num="1"/>
          <w:docGrid w:type="lines" w:linePitch="312" w:charSpace="0"/>
        </w:sectPr>
      </w:pPr>
    </w:p>
    <w:p>
      <w:pPr>
        <w:pStyle w:val="5"/>
      </w:pPr>
      <w:bookmarkStart w:id="49" w:name="_Toc32757"/>
      <w:r>
        <w:rPr>
          <w:rFonts w:hint="eastAsia"/>
        </w:rPr>
        <w:t>AIMIOps-</w:t>
      </w:r>
      <w:r>
        <w:rPr>
          <w:rFonts w:hint="eastAsia"/>
          <w:lang w:val="en-US" w:eastAsia="zh-CN"/>
        </w:rPr>
        <w:t>GX-</w:t>
      </w:r>
      <w:r>
        <w:rPr>
          <w:rFonts w:hint="eastAsia"/>
        </w:rPr>
        <w:t>BR-F</w:t>
      </w:r>
      <w:r>
        <w:rPr>
          <w:rFonts w:hint="eastAsia"/>
          <w:lang w:val="en-US" w:eastAsia="zh-CN"/>
        </w:rPr>
        <w:t>-05</w:t>
      </w:r>
      <w:r>
        <w:rPr>
          <w:rFonts w:hint="eastAsia"/>
        </w:rPr>
        <w:t>-</w:t>
      </w:r>
      <w:r>
        <w:rPr>
          <w:rFonts w:hint="eastAsia"/>
          <w:lang w:val="en-US" w:eastAsia="zh-CN"/>
        </w:rPr>
        <w:t>003容量仿真</w:t>
      </w:r>
      <w:bookmarkEnd w:id="49"/>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lang w:val="en-US" w:eastAsia="zh-CN"/>
        </w:rPr>
      </w:pPr>
      <w:r>
        <w:rPr>
          <w:rFonts w:hint="eastAsia"/>
          <w:b/>
          <w:bCs/>
          <w:lang w:val="en-US" w:eastAsia="zh-CN"/>
        </w:rPr>
        <w:t>功能位置</w:t>
      </w:r>
      <w:r>
        <w:rPr>
          <w:rFonts w:hint="eastAsia"/>
          <w:lang w:val="en-US" w:eastAsia="zh-CN"/>
        </w:rPr>
        <w:t>：容量管理——仿真扩容——容量仿真</w:t>
      </w:r>
    </w:p>
    <w:p>
      <w:pPr>
        <w:widowControl w:val="0"/>
        <w:numPr>
          <w:ilvl w:val="0"/>
          <w:numId w:val="0"/>
        </w:numPr>
        <w:jc w:val="left"/>
        <w:rPr>
          <w:rFonts w:hint="default"/>
          <w:lang w:val="en-US" w:eastAsia="zh-CN"/>
        </w:rPr>
      </w:pPr>
    </w:p>
    <w:p>
      <w:pPr>
        <w:widowControl w:val="0"/>
        <w:numPr>
          <w:ilvl w:val="0"/>
          <w:numId w:val="0"/>
        </w:numPr>
        <w:jc w:val="left"/>
        <w:rPr>
          <w:rFonts w:hint="default"/>
          <w:lang w:val="en-US" w:eastAsia="zh-CN"/>
        </w:rPr>
      </w:pPr>
    </w:p>
    <w:p>
      <w:pPr>
        <w:widowControl w:val="0"/>
        <w:numPr>
          <w:ilvl w:val="0"/>
          <w:numId w:val="0"/>
        </w:numPr>
        <w:jc w:val="left"/>
        <w:rPr>
          <w:rFonts w:hint="default"/>
          <w:lang w:val="en-US" w:eastAsia="zh-CN"/>
        </w:rPr>
      </w:pPr>
    </w:p>
    <w:p>
      <w:pPr>
        <w:rPr>
          <w:rFonts w:hint="default"/>
          <w:lang w:val="en-US" w:eastAsia="zh-CN"/>
        </w:rPr>
      </w:pPr>
      <w:r>
        <w:rPr>
          <w:rFonts w:hint="default"/>
          <w:lang w:val="en-US" w:eastAsia="zh-CN"/>
        </w:rPr>
        <w:br w:type="page"/>
      </w:r>
    </w:p>
    <w:p>
      <w:pPr>
        <w:pStyle w:val="4"/>
        <w:bidi w:val="0"/>
        <w:rPr>
          <w:rFonts w:hint="default"/>
          <w:lang w:val="en-US" w:eastAsia="zh-CN"/>
        </w:rPr>
      </w:pPr>
      <w:bookmarkStart w:id="50" w:name="_Toc12179"/>
      <w:r>
        <w:rPr>
          <w:rFonts w:hint="eastAsia"/>
          <w:lang w:val="en-US" w:eastAsia="zh-CN"/>
        </w:rPr>
        <w:t>综合监控</w:t>
      </w:r>
      <w:bookmarkEnd w:id="50"/>
    </w:p>
    <w:p>
      <w:pPr>
        <w:pStyle w:val="5"/>
      </w:pPr>
      <w:bookmarkStart w:id="51" w:name="_Toc24213"/>
      <w:r>
        <w:rPr>
          <w:rFonts w:hint="eastAsia"/>
        </w:rPr>
        <w:t>AIMIOps-</w:t>
      </w:r>
      <w:r>
        <w:rPr>
          <w:rFonts w:hint="eastAsia"/>
          <w:lang w:val="en-US" w:eastAsia="zh-CN"/>
        </w:rPr>
        <w:t>GX-</w:t>
      </w:r>
      <w:r>
        <w:rPr>
          <w:rFonts w:hint="eastAsia"/>
        </w:rPr>
        <w:t>BR-F</w:t>
      </w:r>
      <w:r>
        <w:rPr>
          <w:rFonts w:hint="eastAsia"/>
          <w:lang w:val="en-US" w:eastAsia="zh-CN"/>
        </w:rPr>
        <w:t>-06</w:t>
      </w:r>
      <w:r>
        <w:rPr>
          <w:rFonts w:hint="eastAsia"/>
        </w:rPr>
        <w:t>-</w:t>
      </w:r>
      <w:r>
        <w:rPr>
          <w:rFonts w:hint="eastAsia"/>
          <w:lang w:val="en-US" w:eastAsia="zh-CN"/>
        </w:rPr>
        <w:t>001图像管理</w:t>
      </w:r>
      <w:bookmarkEnd w:id="51"/>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lang w:val="en-US" w:eastAsia="zh-CN"/>
        </w:rPr>
      </w:pPr>
      <w:r>
        <w:rPr>
          <w:rFonts w:hint="eastAsia"/>
          <w:b/>
          <w:bCs/>
          <w:lang w:val="en-US" w:eastAsia="zh-CN"/>
        </w:rPr>
        <w:t>功能位置</w:t>
      </w:r>
      <w:r>
        <w:rPr>
          <w:rFonts w:hint="eastAsia"/>
          <w:lang w:val="en-US" w:eastAsia="zh-CN"/>
        </w:rPr>
        <w:t>：综合视图——视频——图像管理</w:t>
      </w:r>
    </w:p>
    <w:p>
      <w:pPr>
        <w:widowControl w:val="0"/>
        <w:numPr>
          <w:ilvl w:val="0"/>
          <w:numId w:val="0"/>
        </w:numPr>
        <w:jc w:val="left"/>
        <w:rPr>
          <w:rFonts w:hint="eastAsia"/>
          <w:lang w:val="en-US" w:eastAsia="zh-CN"/>
        </w:rPr>
      </w:pPr>
      <w:r>
        <w:rPr>
          <w:rFonts w:hint="eastAsia"/>
          <w:b/>
          <w:bCs/>
          <w:lang w:val="en-US" w:eastAsia="zh-CN"/>
        </w:rPr>
        <w:t>数据来源</w:t>
      </w:r>
      <w:r>
        <w:rPr>
          <w:rFonts w:hint="eastAsia"/>
          <w:lang w:val="en-US" w:eastAsia="zh-CN"/>
        </w:rPr>
        <w:t>：维谛视频平台/高新兴视频平台</w:t>
      </w:r>
    </w:p>
    <w:p>
      <w:pPr>
        <w:widowControl w:val="0"/>
        <w:numPr>
          <w:ilvl w:val="0"/>
          <w:numId w:val="0"/>
        </w:numPr>
        <w:jc w:val="left"/>
        <w:rPr>
          <w:rFonts w:hint="default"/>
          <w:lang w:val="en-US" w:eastAsia="zh-CN"/>
        </w:rPr>
      </w:pPr>
      <w:r>
        <w:rPr>
          <w:rFonts w:hint="eastAsia"/>
          <w:lang w:val="en-US" w:eastAsia="zh-CN"/>
        </w:rPr>
        <w:t>图像管理功能</w:t>
      </w:r>
    </w:p>
    <w:p>
      <w:pPr>
        <w:widowControl w:val="0"/>
        <w:numPr>
          <w:ilvl w:val="0"/>
          <w:numId w:val="0"/>
        </w:numPr>
        <w:jc w:val="left"/>
        <w:rPr>
          <w:rFonts w:hint="eastAsia"/>
          <w:lang w:val="en-US" w:eastAsia="zh-CN"/>
        </w:rPr>
      </w:pPr>
      <w:r>
        <w:rPr>
          <w:rFonts w:hint="eastAsia"/>
          <w:lang w:val="en-US" w:eastAsia="zh-CN"/>
        </w:rPr>
        <w:t>视频对接，哪些字段需要跟动环专业进行匹配</w:t>
      </w:r>
    </w:p>
    <w:p>
      <w:pPr>
        <w:widowControl w:val="0"/>
        <w:numPr>
          <w:ilvl w:val="0"/>
          <w:numId w:val="0"/>
        </w:numPr>
        <w:jc w:val="left"/>
        <w:rPr>
          <w:rFonts w:hint="eastAsia"/>
          <w:lang w:val="en-US" w:eastAsia="zh-CN"/>
        </w:rPr>
      </w:pPr>
      <w:r>
        <w:rPr>
          <w:rFonts w:hint="eastAsia"/>
          <w:lang w:val="en-US" w:eastAsia="zh-CN"/>
        </w:rPr>
        <w:t>空间树或新增空间节点，如何与视频所对应位置进行匹配</w:t>
      </w:r>
    </w:p>
    <w:p>
      <w:pPr>
        <w:widowControl w:val="0"/>
        <w:numPr>
          <w:ilvl w:val="0"/>
          <w:numId w:val="0"/>
        </w:numPr>
        <w:jc w:val="left"/>
        <w:rPr>
          <w:rFonts w:hint="eastAsia"/>
          <w:lang w:val="en-US" w:eastAsia="zh-CN"/>
        </w:rPr>
      </w:pPr>
    </w:p>
    <w:p>
      <w:pPr>
        <w:widowControl w:val="0"/>
        <w:numPr>
          <w:ilvl w:val="0"/>
          <w:numId w:val="0"/>
        </w:numPr>
        <w:jc w:val="left"/>
        <w:rPr>
          <w:rFonts w:hint="default"/>
          <w:lang w:val="en-US" w:eastAsia="zh-CN"/>
        </w:rPr>
      </w:pPr>
      <w:ins w:id="1950" w:author="zhoujiansheng" w:date="2024-10-17T15:01:43Z">
        <w:r>
          <w:rPr>
            <w:rFonts w:hint="eastAsia"/>
            <w:b/>
            <w:bCs/>
            <w:lang w:val="en-US" w:eastAsia="zh-CN"/>
          </w:rPr>
          <w:t>前置</w:t>
        </w:r>
      </w:ins>
      <w:ins w:id="1951" w:author="zhoujiansheng" w:date="2024-10-17T15:01:45Z">
        <w:r>
          <w:rPr>
            <w:rFonts w:hint="eastAsia"/>
            <w:b/>
            <w:bCs/>
            <w:lang w:val="en-US" w:eastAsia="zh-CN"/>
          </w:rPr>
          <w:t>条件</w:t>
        </w:r>
      </w:ins>
      <w:ins w:id="1952" w:author="zhoujiansheng" w:date="2024-10-17T15:02:11Z">
        <w:r>
          <w:rPr>
            <w:rFonts w:hint="eastAsia"/>
            <w:b/>
            <w:bCs/>
            <w:lang w:val="en-US" w:eastAsia="zh-CN"/>
          </w:rPr>
          <w:t>：</w:t>
        </w:r>
      </w:ins>
      <w:ins w:id="1953" w:author="zhoujiansheng" w:date="2024-10-17T15:02:29Z">
        <w:r>
          <w:rPr>
            <w:rFonts w:hint="eastAsia"/>
            <w:b w:val="0"/>
            <w:bCs w:val="0"/>
            <w:lang w:val="en-US" w:eastAsia="zh-CN"/>
          </w:rPr>
          <w:t>视频</w:t>
        </w:r>
      </w:ins>
      <w:ins w:id="1954" w:author="zhoujiansheng" w:date="2024-10-17T15:02:36Z">
        <w:r>
          <w:rPr>
            <w:rFonts w:hint="eastAsia"/>
            <w:b w:val="0"/>
            <w:bCs w:val="0"/>
            <w:lang w:val="en-US" w:eastAsia="zh-CN"/>
          </w:rPr>
          <w:t>资源</w:t>
        </w:r>
      </w:ins>
      <w:ins w:id="1955" w:author="zhoujiansheng" w:date="2024-10-17T15:02:37Z">
        <w:r>
          <w:rPr>
            <w:rFonts w:hint="eastAsia"/>
            <w:b w:val="0"/>
            <w:bCs w:val="0"/>
            <w:lang w:val="en-US" w:eastAsia="zh-CN"/>
          </w:rPr>
          <w:t>空间</w:t>
        </w:r>
      </w:ins>
      <w:ins w:id="1956" w:author="zhoujiansheng" w:date="2024-10-17T15:02:39Z">
        <w:r>
          <w:rPr>
            <w:rFonts w:hint="eastAsia"/>
            <w:b w:val="0"/>
            <w:bCs w:val="0"/>
            <w:lang w:val="en-US" w:eastAsia="zh-CN"/>
          </w:rPr>
          <w:t>树</w:t>
        </w:r>
      </w:ins>
      <w:ins w:id="1957" w:author="zhoujiansheng" w:date="2024-10-17T15:02:40Z">
        <w:r>
          <w:rPr>
            <w:rFonts w:hint="eastAsia"/>
            <w:b w:val="0"/>
            <w:bCs w:val="0"/>
            <w:lang w:val="en-US" w:eastAsia="zh-CN"/>
          </w:rPr>
          <w:t>，</w:t>
        </w:r>
      </w:ins>
      <w:ins w:id="1958" w:author="zhoujiansheng" w:date="2024-10-17T15:02:42Z">
        <w:r>
          <w:rPr>
            <w:rFonts w:hint="eastAsia"/>
            <w:b w:val="0"/>
            <w:bCs w:val="0"/>
            <w:lang w:val="en-US" w:eastAsia="zh-CN"/>
          </w:rPr>
          <w:t>关联</w:t>
        </w:r>
      </w:ins>
      <w:ins w:id="1959" w:author="zhoujiansheng" w:date="2024-10-17T15:02:44Z">
        <w:r>
          <w:rPr>
            <w:rFonts w:hint="eastAsia"/>
            <w:b w:val="0"/>
            <w:bCs w:val="0"/>
            <w:lang w:val="en-US" w:eastAsia="zh-CN"/>
          </w:rPr>
          <w:t>用户</w:t>
        </w:r>
      </w:ins>
      <w:ins w:id="1960" w:author="zhoujiansheng" w:date="2024-10-17T15:02:45Z">
        <w:r>
          <w:rPr>
            <w:rFonts w:hint="eastAsia"/>
            <w:b w:val="0"/>
            <w:bCs w:val="0"/>
            <w:lang w:val="en-US" w:eastAsia="zh-CN"/>
          </w:rPr>
          <w:t>资源</w:t>
        </w:r>
      </w:ins>
      <w:ins w:id="1961" w:author="zhoujiansheng" w:date="2024-10-17T15:02:47Z">
        <w:r>
          <w:rPr>
            <w:rFonts w:hint="eastAsia"/>
            <w:b w:val="0"/>
            <w:bCs w:val="0"/>
            <w:lang w:val="en-US" w:eastAsia="zh-CN"/>
          </w:rPr>
          <w:t>权限</w:t>
        </w:r>
      </w:ins>
      <w:ins w:id="1962" w:author="zhoujiansheng" w:date="2024-10-17T15:03:55Z">
        <w:r>
          <w:rPr>
            <w:rFonts w:hint="eastAsia"/>
            <w:b w:val="0"/>
            <w:bCs w:val="0"/>
            <w:lang w:val="en-US" w:eastAsia="zh-CN"/>
          </w:rPr>
          <w:t>。</w:t>
        </w:r>
      </w:ins>
    </w:p>
    <w:p>
      <w:pPr>
        <w:widowControl w:val="0"/>
        <w:numPr>
          <w:ilvl w:val="0"/>
          <w:numId w:val="0"/>
        </w:numPr>
        <w:jc w:val="left"/>
        <w:rPr>
          <w:rFonts w:hint="eastAsia"/>
          <w:lang w:val="en-US" w:eastAsia="zh-CN"/>
        </w:rPr>
      </w:pPr>
    </w:p>
    <w:p>
      <w:pPr>
        <w:widowControl w:val="0"/>
        <w:numPr>
          <w:ilvl w:val="0"/>
          <w:numId w:val="0"/>
        </w:numPr>
        <w:jc w:val="left"/>
        <w:rPr>
          <w:rFonts w:hint="default"/>
          <w:lang w:val="en-US" w:eastAsia="zh-CN"/>
        </w:rPr>
      </w:pPr>
      <w:r>
        <w:rPr>
          <w:rFonts w:hint="eastAsia"/>
          <w:b/>
          <w:bCs/>
          <w:lang w:val="en-US" w:eastAsia="zh-CN"/>
        </w:rPr>
        <w:t>1.视频调阅</w:t>
      </w:r>
    </w:p>
    <w:p>
      <w:pPr>
        <w:widowControl w:val="0"/>
        <w:numPr>
          <w:ilvl w:val="0"/>
          <w:numId w:val="0"/>
        </w:numPr>
        <w:jc w:val="left"/>
        <w:rPr>
          <w:rFonts w:hint="eastAsia"/>
          <w:lang w:val="en-US" w:eastAsia="zh-CN"/>
        </w:rPr>
      </w:pPr>
      <w:r>
        <w:rPr>
          <w:rFonts w:hint="eastAsia"/>
          <w:lang w:val="en-US" w:eastAsia="zh-CN"/>
        </w:rPr>
        <w:t>通过对接维谛和高新兴的局房、基站动环监控系统，获取视频流。</w:t>
      </w:r>
    </w:p>
    <w:p>
      <w:pPr>
        <w:widowControl w:val="0"/>
        <w:numPr>
          <w:ilvl w:val="0"/>
          <w:numId w:val="66"/>
        </w:numPr>
        <w:ind w:left="425" w:leftChars="0" w:hanging="425" w:firstLineChars="0"/>
        <w:jc w:val="left"/>
        <w:rPr>
          <w:rFonts w:hint="default"/>
          <w:lang w:val="en-US" w:eastAsia="zh-CN"/>
        </w:rPr>
      </w:pPr>
      <w:r>
        <w:rPr>
          <w:rFonts w:hint="eastAsia"/>
          <w:lang w:val="en-US" w:eastAsia="zh-CN"/>
        </w:rPr>
        <w:t>左侧空间树按层级按照【广西壮族自治区-地市-区县-站点-楼栋（数据中心）-机房</w:t>
      </w:r>
      <w:del w:id="1963" w:author="zhoujiansheng" w:date="2024-10-17T14:04:30Z">
        <w:r>
          <w:rPr>
            <w:rFonts w:hint="eastAsia"/>
            <w:lang w:val="en-US" w:eastAsia="zh-CN"/>
          </w:rPr>
          <w:delText>-设备</w:delText>
        </w:r>
      </w:del>
      <w:r>
        <w:rPr>
          <w:rFonts w:hint="eastAsia"/>
          <w:lang w:val="en-US" w:eastAsia="zh-CN"/>
        </w:rPr>
        <w:t>】进行展开和收敛。</w:t>
      </w:r>
    </w:p>
    <w:p>
      <w:pPr>
        <w:widowControl w:val="0"/>
        <w:numPr>
          <w:ilvl w:val="0"/>
          <w:numId w:val="66"/>
        </w:numPr>
        <w:ind w:left="425" w:leftChars="0" w:hanging="425" w:firstLineChars="0"/>
        <w:jc w:val="left"/>
        <w:rPr>
          <w:rFonts w:hint="default"/>
          <w:lang w:val="en-US" w:eastAsia="zh-CN"/>
        </w:rPr>
      </w:pPr>
      <w:r>
        <w:rPr>
          <w:rFonts w:hint="eastAsia"/>
          <w:lang w:val="en-US" w:eastAsia="zh-CN"/>
        </w:rPr>
        <w:t>空间树点击到站点/机房时，右侧显示对应空间位置下的视频图像，支持多路视频显示，并有2×2、3×3、4×4三种不同数量的布局可选。</w:t>
      </w:r>
      <w:del w:id="1964" w:author="zhoujiansheng" w:date="2024-10-17T14:05:37Z">
        <w:r>
          <w:rPr>
            <w:rFonts w:hint="eastAsia"/>
            <w:lang w:val="en-US" w:eastAsia="zh-CN"/>
          </w:rPr>
          <w:delText>单击具体设备则调用该设备的单路视频</w:delText>
        </w:r>
      </w:del>
      <w:r>
        <w:rPr>
          <w:rFonts w:hint="eastAsia"/>
          <w:lang w:val="en-US" w:eastAsia="zh-CN"/>
        </w:rPr>
        <w:t>。</w:t>
      </w:r>
    </w:p>
    <w:p>
      <w:pPr>
        <w:widowControl w:val="0"/>
        <w:numPr>
          <w:ilvl w:val="0"/>
          <w:numId w:val="66"/>
        </w:numPr>
        <w:ind w:left="425" w:leftChars="0" w:hanging="425" w:firstLineChars="0"/>
        <w:jc w:val="left"/>
        <w:rPr>
          <w:rFonts w:hint="default"/>
          <w:lang w:val="en-US" w:eastAsia="zh-CN"/>
        </w:rPr>
      </w:pPr>
      <w:ins w:id="1965" w:author="zhoujiansheng" w:date="2024-10-17T14:06:35Z">
        <w:r>
          <w:rPr>
            <w:rFonts w:hint="eastAsia"/>
            <w:lang w:val="en-US" w:eastAsia="zh-CN"/>
          </w:rPr>
          <w:t>对应</w:t>
        </w:r>
      </w:ins>
      <w:ins w:id="1966" w:author="zhoujiansheng" w:date="2024-10-17T14:06:36Z">
        <w:r>
          <w:rPr>
            <w:rFonts w:hint="eastAsia"/>
            <w:lang w:val="en-US" w:eastAsia="zh-CN"/>
          </w:rPr>
          <w:t>空间</w:t>
        </w:r>
      </w:ins>
      <w:ins w:id="1967" w:author="zhoujiansheng" w:date="2024-10-17T14:06:51Z">
        <w:r>
          <w:rPr>
            <w:rFonts w:hint="eastAsia"/>
            <w:lang w:val="en-US" w:eastAsia="zh-CN"/>
          </w:rPr>
          <w:t>位置</w:t>
        </w:r>
      </w:ins>
      <w:ins w:id="1968" w:author="zhoujiansheng" w:date="2024-10-17T14:06:52Z">
        <w:r>
          <w:rPr>
            <w:rFonts w:hint="eastAsia"/>
            <w:lang w:val="en-US" w:eastAsia="zh-CN"/>
          </w:rPr>
          <w:t>下的</w:t>
        </w:r>
      </w:ins>
      <w:ins w:id="1969" w:author="zhoujiansheng" w:date="2024-10-17T14:07:06Z">
        <w:r>
          <w:rPr>
            <w:rFonts w:hint="eastAsia"/>
            <w:lang w:val="en-US" w:eastAsia="zh-CN"/>
          </w:rPr>
          <w:t>摄像头</w:t>
        </w:r>
      </w:ins>
      <w:ins w:id="1970" w:author="zhoujiansheng" w:date="2024-10-17T14:07:07Z">
        <w:r>
          <w:rPr>
            <w:rFonts w:hint="eastAsia"/>
            <w:lang w:val="en-US" w:eastAsia="zh-CN"/>
          </w:rPr>
          <w:t>数量</w:t>
        </w:r>
      </w:ins>
      <w:ins w:id="1971" w:author="zhoujiansheng" w:date="2024-10-17T14:07:09Z">
        <w:r>
          <w:rPr>
            <w:rFonts w:hint="eastAsia"/>
            <w:lang w:val="en-US" w:eastAsia="zh-CN"/>
          </w:rPr>
          <w:t>超过</w:t>
        </w:r>
      </w:ins>
      <w:ins w:id="1972" w:author="zhoujiansheng" w:date="2024-10-17T14:07:22Z">
        <w:r>
          <w:rPr>
            <w:rFonts w:hint="eastAsia"/>
            <w:lang w:val="en-US" w:eastAsia="zh-CN"/>
          </w:rPr>
          <w:t>每页</w:t>
        </w:r>
      </w:ins>
      <w:ins w:id="1973" w:author="zhoujiansheng" w:date="2024-10-17T14:07:23Z">
        <w:r>
          <w:rPr>
            <w:rFonts w:hint="eastAsia"/>
            <w:lang w:val="en-US" w:eastAsia="zh-CN"/>
          </w:rPr>
          <w:t>布局</w:t>
        </w:r>
      </w:ins>
      <w:ins w:id="1974" w:author="zhoujiansheng" w:date="2024-10-17T14:07:24Z">
        <w:r>
          <w:rPr>
            <w:rFonts w:hint="eastAsia"/>
            <w:lang w:val="en-US" w:eastAsia="zh-CN"/>
          </w:rPr>
          <w:t>数量，</w:t>
        </w:r>
      </w:ins>
      <w:ins w:id="1975" w:author="zhoujiansheng" w:date="2024-10-17T14:07:25Z">
        <w:r>
          <w:rPr>
            <w:rFonts w:hint="eastAsia"/>
            <w:lang w:val="en-US" w:eastAsia="zh-CN"/>
          </w:rPr>
          <w:t>自动</w:t>
        </w:r>
      </w:ins>
      <w:ins w:id="1976" w:author="zhoujiansheng" w:date="2024-10-17T14:07:27Z">
        <w:r>
          <w:rPr>
            <w:rFonts w:hint="eastAsia"/>
            <w:lang w:val="en-US" w:eastAsia="zh-CN"/>
          </w:rPr>
          <w:t>分页</w:t>
        </w:r>
      </w:ins>
      <w:ins w:id="1977" w:author="zhoujiansheng" w:date="2024-10-17T14:07:28Z">
        <w:r>
          <w:rPr>
            <w:rFonts w:hint="eastAsia"/>
            <w:lang w:val="en-US" w:eastAsia="zh-CN"/>
          </w:rPr>
          <w:t>。</w:t>
        </w:r>
      </w:ins>
    </w:p>
    <w:p>
      <w:pPr>
        <w:widowControl w:val="0"/>
        <w:numPr>
          <w:ilvl w:val="0"/>
          <w:numId w:val="0"/>
        </w:numPr>
        <w:ind w:leftChars="0"/>
        <w:jc w:val="left"/>
        <w:rPr>
          <w:rFonts w:hint="eastAsia"/>
          <w:lang w:val="en-US" w:eastAsia="zh-CN"/>
        </w:rPr>
      </w:pPr>
      <w:r>
        <w:rPr>
          <w:rFonts w:hint="eastAsia"/>
          <w:lang w:val="en-US" w:eastAsia="zh-CN"/>
        </w:rPr>
        <w:t>视频预览页面：</w:t>
      </w:r>
    </w:p>
    <w:p>
      <w:pPr>
        <w:widowControl w:val="0"/>
        <w:numPr>
          <w:ilvl w:val="0"/>
          <w:numId w:val="67"/>
        </w:numPr>
        <w:ind w:left="425" w:leftChars="0" w:hanging="425" w:firstLineChars="0"/>
        <w:jc w:val="left"/>
        <w:rPr>
          <w:rFonts w:hint="eastAsia"/>
          <w:lang w:val="en-US" w:eastAsia="zh-CN"/>
        </w:rPr>
      </w:pPr>
      <w:r>
        <w:rPr>
          <w:rFonts w:hint="eastAsia"/>
          <w:lang w:val="en-US" w:eastAsia="zh-CN"/>
        </w:rPr>
        <w:t>各摄像头图像预览页面，左上角显示进入当前页面后，平台获取到视频实时流的背景图的</w:t>
      </w:r>
      <w:commentRangeStart w:id="18"/>
      <w:r>
        <w:rPr>
          <w:rFonts w:hint="eastAsia"/>
          <w:lang w:val="en-US" w:eastAsia="zh-CN"/>
        </w:rPr>
        <w:t>时间</w:t>
      </w:r>
      <w:commentRangeEnd w:id="18"/>
      <w:r>
        <w:commentReference w:id="18"/>
      </w:r>
      <w:r>
        <w:rPr>
          <w:rFonts w:hint="eastAsia"/>
          <w:lang w:val="en-US" w:eastAsia="zh-CN"/>
        </w:rPr>
        <w:t>。保留上送时间格式。图像预览页面右下角显示摄像头位置信息。（若获取到的视频本身已包括时间水印和位置信息水印，则无需再新增以上信息）</w:t>
      </w:r>
    </w:p>
    <w:p>
      <w:pPr>
        <w:widowControl w:val="0"/>
        <w:numPr>
          <w:ilvl w:val="0"/>
          <w:numId w:val="67"/>
        </w:numPr>
        <w:ind w:left="425" w:leftChars="0" w:hanging="425" w:firstLineChars="0"/>
        <w:jc w:val="left"/>
        <w:rPr>
          <w:rFonts w:hint="eastAsia"/>
          <w:lang w:val="en-US" w:eastAsia="zh-CN"/>
        </w:rPr>
      </w:pPr>
      <w:r>
        <w:rPr>
          <w:rFonts w:hint="eastAsia"/>
          <w:lang w:val="en-US" w:eastAsia="zh-CN"/>
        </w:rPr>
        <w:t>图像预览页面右上角显示当前摄像头连接状态，离线状态显示红色、在线状态显示绿色。样式：红指示灯-离线，绿指示灯-在线。</w:t>
      </w:r>
    </w:p>
    <w:p>
      <w:pPr>
        <w:widowControl w:val="0"/>
        <w:numPr>
          <w:ilvl w:val="0"/>
          <w:numId w:val="67"/>
        </w:numPr>
        <w:ind w:left="425" w:leftChars="0" w:hanging="425" w:firstLineChars="0"/>
        <w:jc w:val="left"/>
        <w:rPr>
          <w:rFonts w:hint="eastAsia"/>
          <w:lang w:val="en-US" w:eastAsia="zh-CN"/>
        </w:rPr>
      </w:pPr>
      <w:r>
        <w:rPr>
          <w:rFonts w:hint="eastAsia"/>
          <w:lang w:val="en-US" w:eastAsia="zh-CN"/>
        </w:rPr>
        <w:t>图像预览页面支持播放、暂停，音频开关，全屏播放，播放页面视频截图。</w:t>
      </w:r>
    </w:p>
    <w:p>
      <w:pPr>
        <w:widowControl w:val="0"/>
        <w:numPr>
          <w:ilvl w:val="0"/>
          <w:numId w:val="67"/>
        </w:numPr>
        <w:ind w:left="425" w:leftChars="0" w:hanging="425" w:firstLineChars="0"/>
        <w:jc w:val="left"/>
        <w:rPr>
          <w:ins w:id="1978" w:author="zhoujiansheng" w:date="2024-10-17T14:07:46Z"/>
          <w:rFonts w:hint="eastAsia"/>
          <w:lang w:val="en-US" w:eastAsia="zh-CN"/>
        </w:rPr>
      </w:pPr>
      <w:r>
        <w:rPr>
          <w:rFonts w:hint="eastAsia"/>
          <w:lang w:val="en-US" w:eastAsia="zh-CN"/>
        </w:rPr>
        <w:t>图像预览页面还支持当日回放功能。单击回放按钮，</w:t>
      </w:r>
      <w:ins w:id="1979" w:author="zhoujiansheng" w:date="2024-10-17T13:58:24Z">
        <w:r>
          <w:rPr>
            <w:rFonts w:hint="eastAsia"/>
            <w:lang w:val="en-US" w:eastAsia="zh-CN"/>
          </w:rPr>
          <w:t>跳转到</w:t>
        </w:r>
      </w:ins>
      <w:ins w:id="1980" w:author="zhoujiansheng" w:date="2024-10-17T13:58:41Z">
        <w:r>
          <w:rPr>
            <w:rFonts w:hint="eastAsia"/>
            <w:lang w:val="en-US" w:eastAsia="zh-CN"/>
          </w:rPr>
          <w:t>对应</w:t>
        </w:r>
      </w:ins>
      <w:ins w:id="1981" w:author="zhoujiansheng" w:date="2024-10-17T13:58:43Z">
        <w:r>
          <w:rPr>
            <w:rFonts w:hint="eastAsia"/>
            <w:lang w:val="en-US" w:eastAsia="zh-CN"/>
          </w:rPr>
          <w:t>设备的</w:t>
        </w:r>
      </w:ins>
      <w:ins w:id="1982" w:author="zhoujiansheng" w:date="2024-10-17T13:58:24Z">
        <w:r>
          <w:rPr>
            <w:rFonts w:hint="eastAsia"/>
            <w:lang w:val="en-US" w:eastAsia="zh-CN"/>
          </w:rPr>
          <w:t>视频回放列表，自动获取当前时间</w:t>
        </w:r>
      </w:ins>
      <w:ins w:id="1983" w:author="zhoujiansheng" w:date="2024-10-17T13:59:13Z">
        <w:r>
          <w:rPr>
            <w:rFonts w:hint="eastAsia"/>
            <w:lang w:val="en-US" w:eastAsia="zh-CN"/>
          </w:rPr>
          <w:t>往前</w:t>
        </w:r>
      </w:ins>
      <w:ins w:id="1984" w:author="zhoujiansheng" w:date="2024-10-17T13:59:15Z">
        <w:r>
          <w:rPr>
            <w:rFonts w:hint="eastAsia"/>
            <w:lang w:val="en-US" w:eastAsia="zh-CN"/>
          </w:rPr>
          <w:t>3</w:t>
        </w:r>
      </w:ins>
      <w:ins w:id="1985" w:author="zhoujiansheng" w:date="2024-10-17T13:59:17Z">
        <w:r>
          <w:rPr>
            <w:rFonts w:hint="eastAsia"/>
            <w:lang w:val="en-US" w:eastAsia="zh-CN"/>
          </w:rPr>
          <w:t>天</w:t>
        </w:r>
      </w:ins>
      <w:ins w:id="1986" w:author="zhoujiansheng" w:date="2024-10-17T13:58:24Z">
        <w:r>
          <w:rPr>
            <w:rFonts w:hint="eastAsia"/>
            <w:lang w:val="en-US" w:eastAsia="zh-CN"/>
          </w:rPr>
          <w:t>的历史视频片段。在历史视频片段中进行回放。</w:t>
        </w:r>
      </w:ins>
      <w:ins w:id="1987" w:author="zhoujiansheng" w:date="2024-10-17T14:50:52Z">
        <w:r>
          <w:rPr>
            <w:rFonts w:hint="eastAsia"/>
            <w:lang w:val="en-US" w:eastAsia="zh-CN"/>
          </w:rPr>
          <w:t>跳转</w:t>
        </w:r>
      </w:ins>
      <w:ins w:id="1988" w:author="zhoujiansheng" w:date="2024-10-17T14:50:53Z">
        <w:r>
          <w:rPr>
            <w:rFonts w:hint="eastAsia"/>
            <w:lang w:val="en-US" w:eastAsia="zh-CN"/>
          </w:rPr>
          <w:t>后</w:t>
        </w:r>
      </w:ins>
      <w:ins w:id="1989" w:author="zhoujiansheng" w:date="2024-10-17T14:50:57Z">
        <w:r>
          <w:rPr>
            <w:rFonts w:hint="eastAsia"/>
            <w:lang w:val="en-US" w:eastAsia="zh-CN"/>
          </w:rPr>
          <w:t>历史</w:t>
        </w:r>
      </w:ins>
      <w:ins w:id="1990" w:author="zhoujiansheng" w:date="2024-10-17T14:50:58Z">
        <w:r>
          <w:rPr>
            <w:rFonts w:hint="eastAsia"/>
            <w:lang w:val="en-US" w:eastAsia="zh-CN"/>
          </w:rPr>
          <w:t>视频</w:t>
        </w:r>
      </w:ins>
      <w:ins w:id="1991" w:author="zhoujiansheng" w:date="2024-10-17T14:50:59Z">
        <w:r>
          <w:rPr>
            <w:rFonts w:hint="eastAsia"/>
            <w:lang w:val="en-US" w:eastAsia="zh-CN"/>
          </w:rPr>
          <w:t>页面的</w:t>
        </w:r>
      </w:ins>
      <w:ins w:id="1992" w:author="zhoujiansheng" w:date="2024-10-17T14:51:01Z">
        <w:r>
          <w:rPr>
            <w:rFonts w:hint="eastAsia"/>
            <w:lang w:val="en-US" w:eastAsia="zh-CN"/>
          </w:rPr>
          <w:t>筛选</w:t>
        </w:r>
      </w:ins>
      <w:ins w:id="1993" w:author="zhoujiansheng" w:date="2024-10-17T14:51:04Z">
        <w:r>
          <w:rPr>
            <w:rFonts w:hint="eastAsia"/>
            <w:lang w:val="en-US" w:eastAsia="zh-CN"/>
          </w:rPr>
          <w:t>项</w:t>
        </w:r>
      </w:ins>
      <w:ins w:id="1994" w:author="zhoujiansheng" w:date="2024-10-17T14:51:06Z">
        <w:r>
          <w:rPr>
            <w:rFonts w:hint="eastAsia"/>
            <w:lang w:val="en-US" w:eastAsia="zh-CN"/>
          </w:rPr>
          <w:t>自动</w:t>
        </w:r>
      </w:ins>
      <w:ins w:id="1995" w:author="zhoujiansheng" w:date="2024-10-17T14:51:09Z">
        <w:r>
          <w:rPr>
            <w:rFonts w:hint="eastAsia"/>
            <w:lang w:val="en-US" w:eastAsia="zh-CN"/>
          </w:rPr>
          <w:t>回填</w:t>
        </w:r>
      </w:ins>
      <w:ins w:id="1996" w:author="zhoujiansheng" w:date="2024-10-17T14:51:10Z">
        <w:r>
          <w:rPr>
            <w:rFonts w:hint="eastAsia"/>
            <w:lang w:val="en-US" w:eastAsia="zh-CN"/>
          </w:rPr>
          <w:t>时间</w:t>
        </w:r>
      </w:ins>
      <w:ins w:id="1997" w:author="zhoujiansheng" w:date="2024-10-17T14:51:13Z">
        <w:r>
          <w:rPr>
            <w:rFonts w:hint="eastAsia"/>
            <w:lang w:val="en-US" w:eastAsia="zh-CN"/>
          </w:rPr>
          <w:t>和设备</w:t>
        </w:r>
      </w:ins>
      <w:ins w:id="1998" w:author="zhoujiansheng" w:date="2024-10-17T14:51:14Z">
        <w:r>
          <w:rPr>
            <w:rFonts w:hint="eastAsia"/>
            <w:lang w:val="en-US" w:eastAsia="zh-CN"/>
          </w:rPr>
          <w:t>名称</w:t>
        </w:r>
      </w:ins>
      <w:ins w:id="1999" w:author="zhoujiansheng" w:date="2024-10-17T14:51:16Z">
        <w:r>
          <w:rPr>
            <w:rFonts w:hint="eastAsia"/>
            <w:lang w:val="en-US" w:eastAsia="zh-CN"/>
          </w:rPr>
          <w:t>。</w:t>
        </w:r>
      </w:ins>
    </w:p>
    <w:p>
      <w:pPr>
        <w:widowControl w:val="0"/>
        <w:numPr>
          <w:ilvl w:val="0"/>
          <w:numId w:val="67"/>
        </w:numPr>
        <w:ind w:left="425" w:leftChars="0" w:hanging="425" w:firstLineChars="0"/>
        <w:jc w:val="left"/>
        <w:rPr>
          <w:ins w:id="2000" w:author="zhoujiansheng" w:date="2024-10-17T13:58:21Z"/>
          <w:rFonts w:hint="eastAsia"/>
          <w:lang w:val="en-US" w:eastAsia="zh-CN"/>
        </w:rPr>
      </w:pPr>
      <w:ins w:id="2001" w:author="zhoujiansheng" w:date="2024-10-17T14:07:48Z">
        <w:r>
          <w:rPr>
            <w:rFonts w:hint="eastAsia"/>
            <w:lang w:val="en-US" w:eastAsia="zh-CN"/>
          </w:rPr>
          <w:t>视频</w:t>
        </w:r>
      </w:ins>
      <w:ins w:id="2002" w:author="zhoujiansheng" w:date="2024-10-17T14:07:50Z">
        <w:r>
          <w:rPr>
            <w:rFonts w:hint="eastAsia"/>
            <w:lang w:val="en-US" w:eastAsia="zh-CN"/>
          </w:rPr>
          <w:t>预览</w:t>
        </w:r>
      </w:ins>
      <w:ins w:id="2003" w:author="zhoujiansheng" w:date="2024-10-17T14:07:51Z">
        <w:r>
          <w:rPr>
            <w:rFonts w:hint="eastAsia"/>
            <w:lang w:val="en-US" w:eastAsia="zh-CN"/>
          </w:rPr>
          <w:t>页面</w:t>
        </w:r>
      </w:ins>
      <w:ins w:id="2004" w:author="zhoujiansheng" w:date="2024-10-17T14:08:14Z">
        <w:r>
          <w:rPr>
            <w:rFonts w:hint="eastAsia"/>
            <w:lang w:val="en-US" w:eastAsia="zh-CN"/>
          </w:rPr>
          <w:t>可</w:t>
        </w:r>
      </w:ins>
      <w:ins w:id="2005" w:author="zhoujiansheng" w:date="2024-10-17T14:08:16Z">
        <w:r>
          <w:rPr>
            <w:rFonts w:hint="eastAsia"/>
            <w:lang w:val="en-US" w:eastAsia="zh-CN"/>
          </w:rPr>
          <w:t>通过</w:t>
        </w:r>
      </w:ins>
      <w:ins w:id="2006" w:author="zhoujiansheng" w:date="2024-10-17T14:08:18Z">
        <w:r>
          <w:rPr>
            <w:rFonts w:hint="eastAsia"/>
            <w:lang w:val="en-US" w:eastAsia="zh-CN"/>
          </w:rPr>
          <w:t>设备</w:t>
        </w:r>
      </w:ins>
      <w:ins w:id="2007" w:author="zhoujiansheng" w:date="2024-10-17T14:08:19Z">
        <w:r>
          <w:rPr>
            <w:rFonts w:hint="eastAsia"/>
            <w:lang w:val="en-US" w:eastAsia="zh-CN"/>
          </w:rPr>
          <w:t>名称，</w:t>
        </w:r>
      </w:ins>
      <w:ins w:id="2008" w:author="zhoujiansheng" w:date="2024-10-17T14:08:21Z">
        <w:r>
          <w:rPr>
            <w:rFonts w:hint="eastAsia"/>
            <w:lang w:val="en-US" w:eastAsia="zh-CN"/>
          </w:rPr>
          <w:t>模糊</w:t>
        </w:r>
      </w:ins>
      <w:ins w:id="2009" w:author="zhoujiansheng" w:date="2024-10-17T14:08:25Z">
        <w:r>
          <w:rPr>
            <w:rFonts w:hint="eastAsia"/>
            <w:lang w:val="en-US" w:eastAsia="zh-CN"/>
          </w:rPr>
          <w:t>查询</w:t>
        </w:r>
      </w:ins>
      <w:ins w:id="2010" w:author="zhoujiansheng" w:date="2024-10-17T14:08:32Z">
        <w:r>
          <w:rPr>
            <w:rFonts w:hint="eastAsia"/>
            <w:lang w:val="en-US" w:eastAsia="zh-CN"/>
          </w:rPr>
          <w:t>对应</w:t>
        </w:r>
      </w:ins>
      <w:ins w:id="2011" w:author="zhoujiansheng" w:date="2024-10-17T14:08:33Z">
        <w:r>
          <w:rPr>
            <w:rFonts w:hint="eastAsia"/>
            <w:lang w:val="en-US" w:eastAsia="zh-CN"/>
          </w:rPr>
          <w:t>空间</w:t>
        </w:r>
      </w:ins>
      <w:ins w:id="2012" w:author="zhoujiansheng" w:date="2024-10-17T14:08:35Z">
        <w:r>
          <w:rPr>
            <w:rFonts w:hint="eastAsia"/>
            <w:lang w:val="en-US" w:eastAsia="zh-CN"/>
          </w:rPr>
          <w:t>位置下</w:t>
        </w:r>
      </w:ins>
      <w:ins w:id="2013" w:author="zhoujiansheng" w:date="2024-10-17T14:08:36Z">
        <w:r>
          <w:rPr>
            <w:rFonts w:hint="eastAsia"/>
            <w:lang w:val="en-US" w:eastAsia="zh-CN"/>
          </w:rPr>
          <w:t>的</w:t>
        </w:r>
      </w:ins>
      <w:ins w:id="2014" w:author="zhoujiansheng" w:date="2024-10-17T14:08:56Z">
        <w:r>
          <w:rPr>
            <w:rFonts w:hint="eastAsia"/>
            <w:lang w:val="en-US" w:eastAsia="zh-CN"/>
          </w:rPr>
          <w:t>摄像头</w:t>
        </w:r>
      </w:ins>
      <w:ins w:id="2015" w:author="zhoujiansheng" w:date="2024-10-17T14:08:58Z">
        <w:r>
          <w:rPr>
            <w:rFonts w:hint="eastAsia"/>
            <w:lang w:val="en-US" w:eastAsia="zh-CN"/>
          </w:rPr>
          <w:t>设备。</w:t>
        </w:r>
      </w:ins>
    </w:p>
    <w:p>
      <w:pPr>
        <w:widowControl w:val="0"/>
        <w:numPr>
          <w:ilvl w:val="0"/>
          <w:numId w:val="0"/>
        </w:numPr>
        <w:ind w:leftChars="0"/>
        <w:jc w:val="left"/>
        <w:rPr>
          <w:rFonts w:hint="default"/>
          <w:lang w:val="en-US" w:eastAsia="zh-CN"/>
        </w:rPr>
      </w:pPr>
    </w:p>
    <w:p>
      <w:pPr>
        <w:widowControl w:val="0"/>
        <w:numPr>
          <w:ilvl w:val="0"/>
          <w:numId w:val="0"/>
        </w:numPr>
        <w:ind w:leftChars="0"/>
        <w:jc w:val="left"/>
        <w:rPr>
          <w:rFonts w:hint="eastAsia"/>
          <w:b/>
          <w:bCs/>
          <w:lang w:val="en-US" w:eastAsia="zh-CN"/>
        </w:rPr>
      </w:pPr>
      <w:r>
        <w:rPr>
          <w:rFonts w:hint="eastAsia"/>
          <w:b/>
          <w:bCs/>
          <w:lang w:val="en-US" w:eastAsia="zh-CN"/>
        </w:rPr>
        <w:t>2.视频回放</w:t>
      </w:r>
    </w:p>
    <w:p>
      <w:pPr>
        <w:widowControl w:val="0"/>
        <w:numPr>
          <w:ilvl w:val="0"/>
          <w:numId w:val="0"/>
        </w:numPr>
        <w:ind w:leftChars="0"/>
        <w:jc w:val="left"/>
        <w:rPr>
          <w:rFonts w:hint="eastAsia"/>
          <w:lang w:val="en-US" w:eastAsia="zh-CN"/>
        </w:rPr>
      </w:pPr>
      <w:r>
        <w:rPr>
          <w:rFonts w:hint="eastAsia"/>
          <w:lang w:val="en-US" w:eastAsia="zh-CN"/>
        </w:rPr>
        <w:t>视频回放页面左侧空间树按层级按照【广西壮族自治区-地市-区县-站点-楼栋（数据中心）-机房</w:t>
      </w:r>
      <w:del w:id="2016" w:author="zhoujiansheng" w:date="2024-10-17T14:04:53Z">
        <w:r>
          <w:rPr>
            <w:rFonts w:hint="eastAsia"/>
            <w:lang w:val="en-US" w:eastAsia="zh-CN"/>
          </w:rPr>
          <w:delText>-设备</w:delText>
        </w:r>
      </w:del>
      <w:r>
        <w:rPr>
          <w:rFonts w:hint="eastAsia"/>
          <w:lang w:val="en-US" w:eastAsia="zh-CN"/>
        </w:rPr>
        <w:t>】进行展开和收敛。</w:t>
      </w:r>
    </w:p>
    <w:p>
      <w:pPr>
        <w:widowControl w:val="0"/>
        <w:numPr>
          <w:ilvl w:val="0"/>
          <w:numId w:val="0"/>
        </w:numPr>
        <w:ind w:leftChars="0"/>
        <w:jc w:val="left"/>
        <w:rPr>
          <w:rFonts w:hint="default"/>
          <w:lang w:val="en-US" w:eastAsia="zh-CN"/>
        </w:rPr>
      </w:pPr>
      <w:r>
        <w:rPr>
          <w:rFonts w:hint="eastAsia"/>
          <w:lang w:val="en-US" w:eastAsia="zh-CN"/>
        </w:rPr>
        <w:t>当左侧数选择到站点及以下空间节点时，右侧显示条件筛选项，可通过筛选条件查找对应摄像头的历史录像信息。</w:t>
      </w:r>
    </w:p>
    <w:p>
      <w:pPr>
        <w:widowControl w:val="0"/>
        <w:numPr>
          <w:ilvl w:val="0"/>
          <w:numId w:val="0"/>
        </w:numPr>
        <w:ind w:leftChars="0"/>
        <w:jc w:val="left"/>
        <w:rPr>
          <w:rFonts w:hint="eastAsia"/>
          <w:lang w:val="en-US" w:eastAsia="zh-CN"/>
        </w:rPr>
      </w:pPr>
      <w:r>
        <w:rPr>
          <w:rFonts w:hint="eastAsia"/>
          <w:lang w:val="en-US" w:eastAsia="zh-CN"/>
        </w:rPr>
        <w:t>筛选条件：</w:t>
      </w:r>
    </w:p>
    <w:p>
      <w:pPr>
        <w:widowControl w:val="0"/>
        <w:numPr>
          <w:ilvl w:val="0"/>
          <w:numId w:val="68"/>
        </w:numPr>
        <w:ind w:left="420" w:leftChars="0" w:hanging="420" w:firstLineChars="0"/>
        <w:jc w:val="left"/>
        <w:rPr>
          <w:rFonts w:hint="eastAsia"/>
          <w:lang w:val="en-US" w:eastAsia="zh-CN"/>
        </w:rPr>
      </w:pPr>
      <w:r>
        <w:rPr>
          <w:rFonts w:hint="eastAsia"/>
          <w:lang w:val="en-US" w:eastAsia="zh-CN"/>
        </w:rPr>
        <w:t>设备名称：默认全选，下拉选择。支持模糊查询，查询范围左侧空间树所在位置。</w:t>
      </w:r>
      <w:del w:id="2017" w:author="zhoujiansheng" w:date="2024-10-17T11:32:52Z">
        <w:r>
          <w:rPr>
            <w:rFonts w:hint="eastAsia"/>
            <w:lang w:val="en-US" w:eastAsia="zh-CN"/>
          </w:rPr>
          <w:delText>当左侧选择到具体设备时，该筛选条件不可用</w:delText>
        </w:r>
      </w:del>
      <w:r>
        <w:rPr>
          <w:rFonts w:hint="eastAsia"/>
          <w:lang w:val="en-US" w:eastAsia="zh-CN"/>
        </w:rPr>
        <w:t>。</w:t>
      </w:r>
    </w:p>
    <w:p>
      <w:pPr>
        <w:widowControl w:val="0"/>
        <w:numPr>
          <w:ilvl w:val="0"/>
          <w:numId w:val="68"/>
        </w:numPr>
        <w:ind w:left="420" w:leftChars="0" w:hanging="420" w:firstLineChars="0"/>
        <w:jc w:val="left"/>
        <w:rPr>
          <w:rFonts w:hint="default"/>
          <w:strike/>
          <w:lang w:val="en-US" w:eastAsia="zh-CN"/>
          <w:rPrChange w:id="2018" w:author="zhoujiansheng" w:date="2024-10-17T11:31:31Z">
            <w:rPr>
              <w:rFonts w:hint="default"/>
              <w:lang w:val="en-US" w:eastAsia="zh-CN"/>
            </w:rPr>
          </w:rPrChange>
        </w:rPr>
      </w:pPr>
      <w:r>
        <w:rPr>
          <w:rFonts w:hint="eastAsia"/>
          <w:strike/>
          <w:lang w:val="en-US" w:eastAsia="zh-CN"/>
        </w:rPr>
        <w:t>设备编号：下拉选择。支持模糊查询，查询范围左侧空间树所在位置。当左侧选择到具体设备时，该筛选条件不可用。设备编号与设备名称联动。</w:t>
      </w:r>
      <w:ins w:id="2019" w:author="zhoujiansheng" w:date="2024-10-17T11:32:10Z">
        <w:r>
          <w:rPr>
            <w:rFonts w:hint="eastAsia"/>
            <w:strike w:val="0"/>
            <w:lang w:val="en-US" w:eastAsia="zh-CN"/>
          </w:rPr>
          <w:t>（</w:t>
        </w:r>
      </w:ins>
      <w:ins w:id="2020" w:author="zhoujiansheng" w:date="2024-10-17T11:32:11Z">
        <w:r>
          <w:rPr>
            <w:rFonts w:hint="eastAsia"/>
            <w:strike w:val="0"/>
            <w:lang w:val="en-US" w:eastAsia="zh-CN"/>
          </w:rPr>
          <w:t>该</w:t>
        </w:r>
      </w:ins>
      <w:ins w:id="2021" w:author="zhoujiansheng" w:date="2024-10-17T11:32:16Z">
        <w:r>
          <w:rPr>
            <w:rFonts w:hint="eastAsia"/>
            <w:strike w:val="0"/>
            <w:lang w:val="en-US" w:eastAsia="zh-CN"/>
          </w:rPr>
          <w:t>筛选</w:t>
        </w:r>
      </w:ins>
      <w:ins w:id="2022" w:author="zhoujiansheng" w:date="2024-10-17T11:32:18Z">
        <w:r>
          <w:rPr>
            <w:rFonts w:hint="eastAsia"/>
            <w:strike w:val="0"/>
            <w:lang w:val="en-US" w:eastAsia="zh-CN"/>
          </w:rPr>
          <w:t>条件</w:t>
        </w:r>
      </w:ins>
      <w:ins w:id="2023" w:author="zhoujiansheng" w:date="2024-10-17T11:32:19Z">
        <w:r>
          <w:rPr>
            <w:rFonts w:hint="eastAsia"/>
            <w:strike w:val="0"/>
            <w:lang w:val="en-US" w:eastAsia="zh-CN"/>
          </w:rPr>
          <w:t>暂时</w:t>
        </w:r>
      </w:ins>
      <w:ins w:id="2024" w:author="zhoujiansheng" w:date="2024-10-17T11:32:20Z">
        <w:r>
          <w:rPr>
            <w:rFonts w:hint="eastAsia"/>
            <w:strike w:val="0"/>
            <w:lang w:val="en-US" w:eastAsia="zh-CN"/>
          </w:rPr>
          <w:t>剔除，</w:t>
        </w:r>
      </w:ins>
      <w:ins w:id="2025" w:author="zhoujiansheng" w:date="2024-10-17T11:32:21Z">
        <w:r>
          <w:rPr>
            <w:rFonts w:hint="eastAsia"/>
            <w:strike w:val="0"/>
            <w:lang w:val="en-US" w:eastAsia="zh-CN"/>
          </w:rPr>
          <w:t>后续</w:t>
        </w:r>
      </w:ins>
      <w:ins w:id="2026" w:author="zhoujiansheng" w:date="2024-10-17T11:32:24Z">
        <w:r>
          <w:rPr>
            <w:rFonts w:hint="eastAsia"/>
            <w:strike w:val="0"/>
            <w:lang w:val="en-US" w:eastAsia="zh-CN"/>
          </w:rPr>
          <w:t>客户</w:t>
        </w:r>
      </w:ins>
      <w:ins w:id="2027" w:author="zhoujiansheng" w:date="2024-10-17T11:32:25Z">
        <w:r>
          <w:rPr>
            <w:rFonts w:hint="eastAsia"/>
            <w:strike w:val="0"/>
            <w:lang w:val="en-US" w:eastAsia="zh-CN"/>
          </w:rPr>
          <w:t>使用</w:t>
        </w:r>
      </w:ins>
      <w:ins w:id="2028" w:author="zhoujiansheng" w:date="2024-10-17T11:32:27Z">
        <w:r>
          <w:rPr>
            <w:rFonts w:hint="eastAsia"/>
            <w:strike w:val="0"/>
            <w:lang w:val="en-US" w:eastAsia="zh-CN"/>
          </w:rPr>
          <w:t>过程</w:t>
        </w:r>
      </w:ins>
      <w:ins w:id="2029" w:author="zhoujiansheng" w:date="2024-10-17T11:32:29Z">
        <w:r>
          <w:rPr>
            <w:rFonts w:hint="eastAsia"/>
            <w:strike w:val="0"/>
            <w:lang w:val="en-US" w:eastAsia="zh-CN"/>
          </w:rPr>
          <w:t>有</w:t>
        </w:r>
      </w:ins>
      <w:ins w:id="2030" w:author="zhoujiansheng" w:date="2024-10-17T11:32:30Z">
        <w:r>
          <w:rPr>
            <w:rFonts w:hint="eastAsia"/>
            <w:strike w:val="0"/>
            <w:lang w:val="en-US" w:eastAsia="zh-CN"/>
          </w:rPr>
          <w:t>需求</w:t>
        </w:r>
      </w:ins>
      <w:ins w:id="2031" w:author="zhoujiansheng" w:date="2024-10-17T11:32:32Z">
        <w:r>
          <w:rPr>
            <w:rFonts w:hint="eastAsia"/>
            <w:strike w:val="0"/>
            <w:lang w:val="en-US" w:eastAsia="zh-CN"/>
          </w:rPr>
          <w:t>再</w:t>
        </w:r>
      </w:ins>
      <w:ins w:id="2032" w:author="zhoujiansheng" w:date="2024-10-17T11:32:37Z">
        <w:r>
          <w:rPr>
            <w:rFonts w:hint="eastAsia"/>
            <w:strike w:val="0"/>
            <w:lang w:val="en-US" w:eastAsia="zh-CN"/>
          </w:rPr>
          <w:t>增加</w:t>
        </w:r>
      </w:ins>
      <w:ins w:id="2033" w:author="zhoujiansheng" w:date="2024-10-17T11:32:38Z">
        <w:r>
          <w:rPr>
            <w:rFonts w:hint="eastAsia"/>
            <w:strike w:val="0"/>
            <w:lang w:val="en-US" w:eastAsia="zh-CN"/>
          </w:rPr>
          <w:t>）</w:t>
        </w:r>
      </w:ins>
    </w:p>
    <w:p>
      <w:pPr>
        <w:widowControl w:val="0"/>
        <w:numPr>
          <w:ilvl w:val="0"/>
          <w:numId w:val="68"/>
        </w:numPr>
        <w:ind w:left="420" w:leftChars="0" w:hanging="420" w:firstLineChars="0"/>
        <w:jc w:val="left"/>
        <w:rPr>
          <w:rFonts w:hint="default"/>
          <w:lang w:val="en-US" w:eastAsia="zh-CN"/>
        </w:rPr>
      </w:pPr>
      <w:r>
        <w:rPr>
          <w:rFonts w:hint="eastAsia"/>
          <w:highlight w:val="none"/>
          <w:lang w:val="en-US" w:eastAsia="zh-CN"/>
        </w:rPr>
        <w:t>查询时间</w:t>
      </w:r>
      <w:r>
        <w:rPr>
          <w:rFonts w:hint="eastAsia"/>
          <w:lang w:val="en-US" w:eastAsia="zh-CN"/>
        </w:rPr>
        <w:t>：默认查询前一天0点到23:59:59。</w:t>
      </w:r>
      <w:ins w:id="2034" w:author="zhoujiansheng" w:date="2024-10-17T11:29:27Z">
        <w:r>
          <w:rPr>
            <w:rFonts w:hint="eastAsia"/>
            <w:lang w:val="en-US" w:eastAsia="zh-CN"/>
          </w:rPr>
          <w:t>可</w:t>
        </w:r>
      </w:ins>
      <w:ins w:id="2035" w:author="zhoujiansheng" w:date="2024-10-17T11:29:30Z">
        <w:r>
          <w:rPr>
            <w:rFonts w:hint="eastAsia"/>
            <w:lang w:val="en-US" w:eastAsia="zh-CN"/>
          </w:rPr>
          <w:t>查询</w:t>
        </w:r>
      </w:ins>
      <w:ins w:id="2036" w:author="zhoujiansheng" w:date="2024-10-17T11:29:31Z">
        <w:r>
          <w:rPr>
            <w:rFonts w:hint="eastAsia"/>
            <w:lang w:val="en-US" w:eastAsia="zh-CN"/>
          </w:rPr>
          <w:t>时间</w:t>
        </w:r>
      </w:ins>
      <w:ins w:id="2037" w:author="zhoujiansheng" w:date="2024-10-17T11:29:32Z">
        <w:r>
          <w:rPr>
            <w:rFonts w:hint="eastAsia"/>
            <w:lang w:val="en-US" w:eastAsia="zh-CN"/>
          </w:rPr>
          <w:t>范围</w:t>
        </w:r>
      </w:ins>
      <w:ins w:id="2038" w:author="zhoujiansheng" w:date="2024-10-17T11:29:42Z">
        <w:r>
          <w:rPr>
            <w:rFonts w:hint="eastAsia"/>
            <w:lang w:val="en-US" w:eastAsia="zh-CN"/>
          </w:rPr>
          <w:t>为</w:t>
        </w:r>
      </w:ins>
      <w:ins w:id="2039" w:author="zhoujiansheng" w:date="2024-10-17T11:29:43Z">
        <w:r>
          <w:rPr>
            <w:rFonts w:hint="eastAsia"/>
            <w:lang w:val="en-US" w:eastAsia="zh-CN"/>
          </w:rPr>
          <w:t>当前</w:t>
        </w:r>
      </w:ins>
      <w:ins w:id="2040" w:author="zhoujiansheng" w:date="2024-10-17T11:29:45Z">
        <w:r>
          <w:rPr>
            <w:rFonts w:hint="eastAsia"/>
            <w:lang w:val="en-US" w:eastAsia="zh-CN"/>
          </w:rPr>
          <w:t>时间</w:t>
        </w:r>
      </w:ins>
      <w:ins w:id="2041" w:author="zhoujiansheng" w:date="2024-10-17T11:29:47Z">
        <w:r>
          <w:rPr>
            <w:rFonts w:hint="eastAsia"/>
            <w:lang w:val="en-US" w:eastAsia="zh-CN"/>
          </w:rPr>
          <w:t>往前</w:t>
        </w:r>
      </w:ins>
      <w:ins w:id="2042" w:author="zhoujiansheng" w:date="2024-10-17T11:29:49Z">
        <w:r>
          <w:rPr>
            <w:rFonts w:hint="eastAsia"/>
            <w:lang w:val="en-US" w:eastAsia="zh-CN"/>
          </w:rPr>
          <w:t>一个</w:t>
        </w:r>
      </w:ins>
      <w:ins w:id="2043" w:author="zhoujiansheng" w:date="2024-10-17T11:29:50Z">
        <w:r>
          <w:rPr>
            <w:rFonts w:hint="eastAsia"/>
            <w:lang w:val="en-US" w:eastAsia="zh-CN"/>
          </w:rPr>
          <w:t>月</w:t>
        </w:r>
      </w:ins>
      <w:ins w:id="2044" w:author="zhoujiansheng" w:date="2024-10-17T11:29:54Z">
        <w:r>
          <w:rPr>
            <w:rFonts w:hint="eastAsia"/>
            <w:lang w:val="en-US" w:eastAsia="zh-CN"/>
          </w:rPr>
          <w:t>，</w:t>
        </w:r>
      </w:ins>
      <w:ins w:id="2045" w:author="zhoujiansheng" w:date="2024-10-17T11:29:57Z">
        <w:r>
          <w:rPr>
            <w:rFonts w:hint="eastAsia"/>
            <w:lang w:val="en-US" w:eastAsia="zh-CN"/>
          </w:rPr>
          <w:t>查询</w:t>
        </w:r>
      </w:ins>
      <w:ins w:id="2046" w:author="zhoujiansheng" w:date="2024-10-17T11:29:58Z">
        <w:r>
          <w:rPr>
            <w:rFonts w:hint="eastAsia"/>
            <w:lang w:val="en-US" w:eastAsia="zh-CN"/>
          </w:rPr>
          <w:t>的</w:t>
        </w:r>
      </w:ins>
      <w:ins w:id="2047" w:author="zhoujiansheng" w:date="2024-10-17T11:30:01Z">
        <w:r>
          <w:rPr>
            <w:rFonts w:hint="eastAsia"/>
            <w:lang w:val="en-US" w:eastAsia="zh-CN"/>
          </w:rPr>
          <w:t>最大</w:t>
        </w:r>
      </w:ins>
      <w:ins w:id="2048" w:author="zhoujiansheng" w:date="2024-10-17T11:30:05Z">
        <w:r>
          <w:rPr>
            <w:rFonts w:hint="eastAsia"/>
            <w:lang w:val="en-US" w:eastAsia="zh-CN"/>
          </w:rPr>
          <w:t>时间</w:t>
        </w:r>
      </w:ins>
      <w:ins w:id="2049" w:author="zhoujiansheng" w:date="2024-10-17T11:30:08Z">
        <w:r>
          <w:rPr>
            <w:rFonts w:hint="eastAsia"/>
            <w:lang w:val="en-US" w:eastAsia="zh-CN"/>
          </w:rPr>
          <w:t>跨度</w:t>
        </w:r>
      </w:ins>
      <w:ins w:id="2050" w:author="zhoujiansheng" w:date="2024-10-17T11:30:09Z">
        <w:r>
          <w:rPr>
            <w:rFonts w:hint="eastAsia"/>
            <w:lang w:val="en-US" w:eastAsia="zh-CN"/>
          </w:rPr>
          <w:t>为</w:t>
        </w:r>
      </w:ins>
      <w:ins w:id="2051" w:author="zhoujiansheng" w:date="2024-10-17T11:30:10Z">
        <w:r>
          <w:rPr>
            <w:rFonts w:hint="eastAsia"/>
            <w:lang w:val="en-US" w:eastAsia="zh-CN"/>
          </w:rPr>
          <w:t>3</w:t>
        </w:r>
      </w:ins>
      <w:ins w:id="2052" w:author="zhoujiansheng" w:date="2024-10-17T11:30:11Z">
        <w:r>
          <w:rPr>
            <w:rFonts w:hint="eastAsia"/>
            <w:lang w:val="en-US" w:eastAsia="zh-CN"/>
          </w:rPr>
          <w:t>天</w:t>
        </w:r>
      </w:ins>
      <w:r>
        <w:rPr>
          <w:rFonts w:hint="eastAsia"/>
          <w:lang w:val="en-US" w:eastAsia="zh-CN"/>
        </w:rPr>
        <w:t>。</w:t>
      </w:r>
    </w:p>
    <w:p>
      <w:pPr>
        <w:widowControl w:val="0"/>
        <w:numPr>
          <w:ilvl w:val="0"/>
          <w:numId w:val="0"/>
        </w:numPr>
        <w:ind w:leftChars="0"/>
        <w:jc w:val="left"/>
        <w:rPr>
          <w:rFonts w:hint="default"/>
          <w:lang w:val="en-US" w:eastAsia="zh-CN"/>
        </w:rPr>
      </w:pPr>
    </w:p>
    <w:p>
      <w:pPr>
        <w:widowControl w:val="0"/>
        <w:numPr>
          <w:ilvl w:val="0"/>
          <w:numId w:val="0"/>
        </w:numPr>
        <w:ind w:leftChars="0"/>
        <w:jc w:val="left"/>
        <w:rPr>
          <w:rFonts w:hint="default"/>
          <w:lang w:val="en-US" w:eastAsia="zh-CN"/>
        </w:rPr>
      </w:pPr>
      <w:r>
        <w:rPr>
          <w:rFonts w:hint="eastAsia"/>
          <w:lang w:val="en-US" w:eastAsia="zh-CN"/>
        </w:rPr>
        <w:t>摄像头回放视频查询结果以列表形式展示。一个视频一行数据，若同一设备在查询时间范围内分多段视频，则分多行。</w:t>
      </w:r>
    </w:p>
    <w:tbl>
      <w:tblPr>
        <w:tblStyle w:val="33"/>
        <w:tblW w:w="957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2"/>
        <w:gridCol w:w="7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shd w:val="clear" w:color="auto" w:fill="D7D7D7" w:themeFill="background1" w:themeFillShade="D8"/>
            <w:vAlign w:val="top"/>
          </w:tcPr>
          <w:p>
            <w:pPr>
              <w:numPr>
                <w:ilvl w:val="0"/>
                <w:numId w:val="0"/>
              </w:numPr>
              <w:ind w:left="0" w:leftChars="0" w:firstLine="0" w:firstLineChars="0"/>
              <w:jc w:val="center"/>
              <w:rPr>
                <w:rFonts w:hint="default"/>
                <w:vertAlign w:val="baseline"/>
                <w:lang w:val="en-US" w:eastAsia="zh-CN"/>
              </w:rPr>
            </w:pPr>
            <w:r>
              <w:rPr>
                <w:rFonts w:hint="eastAsia"/>
                <w:b w:val="0"/>
                <w:bCs w:val="0"/>
                <w:vertAlign w:val="baseline"/>
                <w:lang w:val="en-US" w:eastAsia="zh-CN"/>
              </w:rPr>
              <w:t>字段</w:t>
            </w:r>
          </w:p>
        </w:tc>
        <w:tc>
          <w:tcPr>
            <w:tcW w:w="7316" w:type="dxa"/>
            <w:shd w:val="clear" w:color="auto" w:fill="D7D7D7" w:themeFill="background1" w:themeFillShade="D8"/>
            <w:vAlign w:val="top"/>
          </w:tcPr>
          <w:p>
            <w:pPr>
              <w:numPr>
                <w:ilvl w:val="0"/>
                <w:numId w:val="0"/>
              </w:numPr>
              <w:ind w:left="0" w:leftChars="0" w:firstLine="0" w:firstLineChars="0"/>
              <w:jc w:val="center"/>
              <w:rPr>
                <w:rFonts w:hint="default"/>
                <w:vertAlign w:val="baseline"/>
                <w:lang w:val="en-US" w:eastAsia="zh-CN"/>
              </w:rPr>
            </w:pPr>
            <w:r>
              <w:rPr>
                <w:rFonts w:hint="eastAsia"/>
                <w:b w:val="0"/>
                <w:bCs w:val="0"/>
                <w:vertAlign w:val="baseline"/>
                <w:lang w:val="en-US" w:eastAsia="zh-CN"/>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vertAlign w:val="baseline"/>
                <w:lang w:val="en-US" w:eastAsia="zh-CN"/>
              </w:rPr>
            </w:pPr>
            <w:r>
              <w:rPr>
                <w:rFonts w:hint="eastAsia"/>
                <w:vertAlign w:val="baseline"/>
                <w:lang w:val="en-US" w:eastAsia="zh-CN"/>
              </w:rPr>
              <w:t>设备编号</w:t>
            </w:r>
          </w:p>
        </w:tc>
        <w:tc>
          <w:tcPr>
            <w:tcW w:w="7316" w:type="dxa"/>
          </w:tcPr>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vertAlign w:val="baseline"/>
                <w:lang w:val="en-US" w:eastAsia="zh-CN"/>
              </w:rPr>
            </w:pPr>
            <w:r>
              <w:rPr>
                <w:rFonts w:hint="eastAsia"/>
                <w:vertAlign w:val="baseline"/>
                <w:lang w:val="en-US" w:eastAsia="zh-CN"/>
              </w:rPr>
              <w:t>自动关联查询结果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vAlign w:val="top"/>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lang w:val="en-US" w:eastAsia="zh-CN"/>
              </w:rPr>
            </w:pPr>
            <w:r>
              <w:rPr>
                <w:rFonts w:hint="eastAsia"/>
                <w:vertAlign w:val="baseline"/>
                <w:lang w:val="en-US" w:eastAsia="zh-CN"/>
              </w:rPr>
              <w:t>地市</w:t>
            </w:r>
          </w:p>
        </w:tc>
        <w:tc>
          <w:tcPr>
            <w:tcW w:w="7316" w:type="dxa"/>
          </w:tcPr>
          <w:p>
            <w:pPr>
              <w:keepNext w:val="0"/>
              <w:keepLines w:val="0"/>
              <w:pageBreakBefore w:val="0"/>
              <w:widowControl w:val="0"/>
              <w:numPr>
                <w:ilvl w:val="0"/>
                <w:numId w:val="0"/>
              </w:numPr>
              <w:kinsoku/>
              <w:wordWrap/>
              <w:overflowPunct/>
              <w:topLinePunct w:val="0"/>
              <w:autoSpaceDE/>
              <w:autoSpaceDN/>
              <w:bidi w:val="0"/>
              <w:adjustRightInd/>
              <w:snapToGrid/>
              <w:ind w:firstLine="0" w:firstLineChars="0"/>
              <w:textAlignment w:val="auto"/>
              <w:rPr>
                <w:rFonts w:hint="default"/>
                <w:vertAlign w:val="baseline"/>
                <w:lang w:val="en-US" w:eastAsia="zh-CN"/>
              </w:rPr>
            </w:pPr>
            <w:r>
              <w:rPr>
                <w:rFonts w:hint="eastAsia"/>
                <w:vertAlign w:val="baseline"/>
                <w:lang w:val="en-US" w:eastAsia="zh-CN"/>
              </w:rPr>
              <w:t>自动关联查询结果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vAlign w:val="top"/>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vertAlign w:val="baseline"/>
                <w:lang w:val="en-US" w:eastAsia="zh-CN"/>
              </w:rPr>
            </w:pPr>
            <w:r>
              <w:rPr>
                <w:rFonts w:hint="eastAsia"/>
                <w:lang w:val="en-US" w:eastAsia="zh-CN"/>
              </w:rPr>
              <w:t>区县</w:t>
            </w:r>
          </w:p>
        </w:tc>
        <w:tc>
          <w:tcPr>
            <w:tcW w:w="7316" w:type="dxa"/>
          </w:tcPr>
          <w:p>
            <w:pPr>
              <w:keepNext w:val="0"/>
              <w:keepLines w:val="0"/>
              <w:pageBreakBefore w:val="0"/>
              <w:widowControl w:val="0"/>
              <w:numPr>
                <w:ilvl w:val="0"/>
                <w:numId w:val="0"/>
              </w:numPr>
              <w:kinsoku/>
              <w:wordWrap/>
              <w:overflowPunct/>
              <w:topLinePunct w:val="0"/>
              <w:autoSpaceDE/>
              <w:autoSpaceDN/>
              <w:bidi w:val="0"/>
              <w:adjustRightInd/>
              <w:snapToGrid/>
              <w:ind w:firstLine="0" w:firstLineChars="0"/>
              <w:textAlignment w:val="auto"/>
              <w:rPr>
                <w:rFonts w:hint="default"/>
                <w:vertAlign w:val="baseline"/>
                <w:lang w:val="en-US" w:eastAsia="zh-CN"/>
              </w:rPr>
            </w:pPr>
            <w:r>
              <w:rPr>
                <w:rFonts w:hint="eastAsia"/>
                <w:vertAlign w:val="baseline"/>
                <w:lang w:val="en-US" w:eastAsia="zh-CN"/>
              </w:rPr>
              <w:t>自动关联查询结果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vAlign w:val="top"/>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vertAlign w:val="baseline"/>
                <w:lang w:val="en-US" w:eastAsia="zh-CN"/>
              </w:rPr>
            </w:pPr>
            <w:r>
              <w:rPr>
                <w:rFonts w:hint="eastAsia"/>
                <w:vertAlign w:val="baseline"/>
                <w:lang w:val="en-US" w:eastAsia="zh-CN"/>
              </w:rPr>
              <w:t>站点名称</w:t>
            </w:r>
          </w:p>
        </w:tc>
        <w:tc>
          <w:tcPr>
            <w:tcW w:w="7316" w:type="dxa"/>
            <w:vAlign w:val="top"/>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vertAlign w:val="baseline"/>
                <w:lang w:val="en-US" w:eastAsia="zh-CN"/>
              </w:rPr>
            </w:pPr>
            <w:r>
              <w:rPr>
                <w:rFonts w:hint="eastAsia"/>
                <w:vertAlign w:val="baseline"/>
                <w:lang w:val="en-US" w:eastAsia="zh-CN"/>
              </w:rPr>
              <w:t>自动关联查询结果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vAlign w:val="top"/>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vertAlign w:val="baseline"/>
                <w:lang w:val="en-US" w:eastAsia="zh-CN"/>
              </w:rPr>
            </w:pPr>
            <w:r>
              <w:rPr>
                <w:rFonts w:hint="eastAsia"/>
                <w:vertAlign w:val="baseline"/>
                <w:lang w:val="en-US" w:eastAsia="zh-CN"/>
              </w:rPr>
              <w:t>机房名称</w:t>
            </w:r>
          </w:p>
        </w:tc>
        <w:tc>
          <w:tcPr>
            <w:tcW w:w="7316" w:type="dxa"/>
            <w:vAlign w:val="top"/>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vertAlign w:val="baseline"/>
                <w:lang w:val="en-US" w:eastAsia="zh-CN"/>
              </w:rPr>
            </w:pPr>
            <w:r>
              <w:rPr>
                <w:rFonts w:hint="eastAsia"/>
                <w:vertAlign w:val="baseline"/>
                <w:lang w:val="en-US" w:eastAsia="zh-CN"/>
              </w:rPr>
              <w:t>自动关联查询结果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vertAlign w:val="baseline"/>
                <w:lang w:val="en-US" w:eastAsia="zh-CN"/>
              </w:rPr>
            </w:pPr>
            <w:r>
              <w:rPr>
                <w:rFonts w:hint="eastAsia"/>
                <w:vertAlign w:val="baseline"/>
                <w:lang w:val="en-US" w:eastAsia="zh-CN"/>
              </w:rPr>
              <w:t>设备名称</w:t>
            </w:r>
          </w:p>
        </w:tc>
        <w:tc>
          <w:tcPr>
            <w:tcW w:w="7316" w:type="dxa"/>
            <w:vAlign w:val="top"/>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vertAlign w:val="baseline"/>
                <w:lang w:val="en-US" w:eastAsia="zh-CN"/>
              </w:rPr>
            </w:pPr>
            <w:r>
              <w:rPr>
                <w:rFonts w:hint="eastAsia"/>
                <w:vertAlign w:val="baseline"/>
                <w:lang w:val="en-US" w:eastAsia="zh-CN"/>
              </w:rPr>
              <w:t>自动关联查询结果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vertAlign w:val="baseline"/>
                <w:lang w:val="en-US" w:eastAsia="zh-CN"/>
              </w:rPr>
            </w:pPr>
            <w:r>
              <w:rPr>
                <w:rFonts w:hint="eastAsia"/>
                <w:vertAlign w:val="baseline"/>
                <w:lang w:val="en-US" w:eastAsia="zh-CN"/>
              </w:rPr>
              <w:t>开始时间</w:t>
            </w:r>
          </w:p>
        </w:tc>
        <w:tc>
          <w:tcPr>
            <w:tcW w:w="7316" w:type="dxa"/>
          </w:tcPr>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vertAlign w:val="baseline"/>
                <w:lang w:val="en-US" w:eastAsia="zh-CN"/>
              </w:rPr>
            </w:pPr>
            <w:r>
              <w:rPr>
                <w:rFonts w:hint="eastAsia"/>
                <w:vertAlign w:val="baseline"/>
                <w:lang w:val="en-US" w:eastAsia="zh-CN"/>
              </w:rPr>
              <w:t>该段视频录制的起始时间，格式</w:t>
            </w:r>
            <w:r>
              <w:rPr>
                <w:rFonts w:hint="eastAsia"/>
                <w:lang w:val="en-US" w:eastAsia="zh-CN"/>
              </w:rPr>
              <w:t>yyyy-mm-ddhh:mm:ss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lang w:val="en-US" w:eastAsia="zh-CN"/>
              </w:rPr>
            </w:pPr>
            <w:r>
              <w:rPr>
                <w:rFonts w:hint="eastAsia"/>
                <w:lang w:val="en-US" w:eastAsia="zh-CN"/>
              </w:rPr>
              <w:t>结束时间</w:t>
            </w:r>
          </w:p>
        </w:tc>
        <w:tc>
          <w:tcPr>
            <w:tcW w:w="7316" w:type="dxa"/>
          </w:tcPr>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vertAlign w:val="baseline"/>
                <w:lang w:val="en-US" w:eastAsia="zh-CN"/>
              </w:rPr>
            </w:pPr>
            <w:r>
              <w:rPr>
                <w:rFonts w:hint="eastAsia"/>
                <w:vertAlign w:val="baseline"/>
                <w:lang w:val="en-US" w:eastAsia="zh-CN"/>
              </w:rPr>
              <w:t>该段视频录制的结束时间，格式</w:t>
            </w:r>
            <w:r>
              <w:rPr>
                <w:rFonts w:hint="eastAsia"/>
                <w:lang w:val="en-US" w:eastAsia="zh-CN"/>
              </w:rPr>
              <w:t>yyyy-mm-ddhh:mm:ss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vertAlign w:val="baseline"/>
                <w:lang w:val="en-US" w:eastAsia="zh-CN"/>
              </w:rPr>
            </w:pPr>
            <w:r>
              <w:rPr>
                <w:rFonts w:hint="eastAsia"/>
                <w:vertAlign w:val="baseline"/>
                <w:lang w:val="en-US" w:eastAsia="zh-CN"/>
              </w:rPr>
              <w:t>录像时长</w:t>
            </w:r>
          </w:p>
        </w:tc>
        <w:tc>
          <w:tcPr>
            <w:tcW w:w="7316" w:type="dxa"/>
          </w:tcPr>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vertAlign w:val="baseline"/>
                <w:lang w:val="en-US" w:eastAsia="zh-CN"/>
              </w:rPr>
            </w:pPr>
            <w:r>
              <w:rPr>
                <w:rFonts w:hint="eastAsia"/>
                <w:vertAlign w:val="baseline"/>
                <w:lang w:val="en-US" w:eastAsia="zh-CN"/>
              </w:rPr>
              <w:t>该段视频的时长，格式hh:mm:ss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lang w:val="en-US" w:eastAsia="zh-CN"/>
              </w:rPr>
            </w:pPr>
            <w:r>
              <w:rPr>
                <w:rFonts w:hint="eastAsia"/>
                <w:lang w:val="en-US" w:eastAsia="zh-CN"/>
              </w:rPr>
              <w:t>操作</w:t>
            </w:r>
          </w:p>
        </w:tc>
        <w:tc>
          <w:tcPr>
            <w:tcW w:w="7316" w:type="dxa"/>
          </w:tcPr>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vertAlign w:val="baseline"/>
                <w:lang w:val="en-US" w:eastAsia="zh-CN"/>
              </w:rPr>
            </w:pPr>
            <w:r>
              <w:rPr>
                <w:rFonts w:hint="eastAsia"/>
                <w:vertAlign w:val="baseline"/>
                <w:lang w:val="en-US" w:eastAsia="zh-CN"/>
              </w:rPr>
              <w:t>播放/下载。单击播放，弹窗进入视频回放，同预览页面的回放功能。点击下载，下载当前视频到本地。</w:t>
            </w:r>
          </w:p>
        </w:tc>
      </w:tr>
    </w:tbl>
    <w:p>
      <w:pPr>
        <w:widowControl w:val="0"/>
        <w:numPr>
          <w:ilvl w:val="0"/>
          <w:numId w:val="0"/>
        </w:numPr>
        <w:ind w:leftChars="0"/>
        <w:jc w:val="left"/>
        <w:rPr>
          <w:rFonts w:hint="default"/>
          <w:lang w:val="en-US" w:eastAsia="zh-CN"/>
        </w:rPr>
      </w:pPr>
    </w:p>
    <w:p>
      <w:pPr>
        <w:widowControl w:val="0"/>
        <w:numPr>
          <w:ilvl w:val="0"/>
          <w:numId w:val="0"/>
        </w:numPr>
        <w:ind w:leftChars="0"/>
        <w:jc w:val="left"/>
        <w:rPr>
          <w:rFonts w:hint="eastAsia"/>
          <w:lang w:val="en-US" w:eastAsia="zh-CN"/>
        </w:rPr>
      </w:pPr>
      <w:r>
        <w:rPr>
          <w:rFonts w:hint="eastAsia"/>
          <w:lang w:val="en-US" w:eastAsia="zh-CN"/>
        </w:rPr>
        <w:t>单击播放，查看对应历史视频片段。通过拖动时间轴进行回放，也支持从某个时间点开始，倍速快进播放2倍、4倍、8倍。回放页面支持视频截图。</w:t>
      </w:r>
    </w:p>
    <w:p>
      <w:pPr>
        <w:widowControl w:val="0"/>
        <w:numPr>
          <w:ilvl w:val="0"/>
          <w:numId w:val="0"/>
        </w:numPr>
        <w:ind w:leftChars="0"/>
        <w:jc w:val="left"/>
        <w:rPr>
          <w:rFonts w:hint="default"/>
          <w:lang w:val="en-US" w:eastAsia="zh-CN"/>
        </w:rPr>
      </w:pPr>
    </w:p>
    <w:p>
      <w:pPr>
        <w:widowControl w:val="0"/>
        <w:numPr>
          <w:ilvl w:val="0"/>
          <w:numId w:val="0"/>
        </w:numPr>
        <w:ind w:leftChars="0"/>
        <w:jc w:val="left"/>
        <w:rPr>
          <w:rFonts w:hint="default"/>
          <w:lang w:val="en-US" w:eastAsia="zh-CN"/>
        </w:rPr>
      </w:pPr>
    </w:p>
    <w:p>
      <w:pPr>
        <w:widowControl w:val="0"/>
        <w:numPr>
          <w:ilvl w:val="0"/>
          <w:numId w:val="0"/>
        </w:numPr>
        <w:ind w:leftChars="0"/>
        <w:jc w:val="left"/>
        <w:rPr>
          <w:rFonts w:hint="default"/>
          <w:lang w:val="en-US" w:eastAsia="zh-CN"/>
        </w:rPr>
        <w:sectPr>
          <w:pgSz w:w="11906" w:h="16838"/>
          <w:pgMar w:top="1440" w:right="1080" w:bottom="1440" w:left="1080" w:header="680" w:footer="992" w:gutter="0"/>
          <w:cols w:space="425" w:num="1"/>
          <w:docGrid w:type="lines" w:linePitch="312" w:charSpace="0"/>
        </w:sectPr>
      </w:pPr>
    </w:p>
    <w:p>
      <w:pPr>
        <w:pStyle w:val="4"/>
        <w:bidi w:val="0"/>
        <w:rPr>
          <w:rFonts w:hint="default"/>
          <w:lang w:val="en-US" w:eastAsia="zh-CN"/>
        </w:rPr>
      </w:pPr>
      <w:bookmarkStart w:id="52" w:name="_Toc4017"/>
      <w:r>
        <w:rPr>
          <w:rFonts w:hint="eastAsia"/>
          <w:lang w:val="en-US" w:eastAsia="zh-CN"/>
        </w:rPr>
        <w:t>报表管理</w:t>
      </w:r>
      <w:bookmarkEnd w:id="52"/>
    </w:p>
    <w:p>
      <w:pPr>
        <w:rPr>
          <w:rFonts w:hint="eastAsia"/>
          <w:lang w:val="en-US" w:eastAsia="zh-CN"/>
        </w:rPr>
      </w:pPr>
      <w:r>
        <w:rPr>
          <w:rFonts w:hint="eastAsia"/>
          <w:lang w:val="en-US" w:eastAsia="zh-CN"/>
        </w:rPr>
        <w:t>动环与综资一致性报表</w:t>
      </w:r>
    </w:p>
    <w:p>
      <w:pPr>
        <w:rPr>
          <w:rFonts w:hint="default"/>
          <w:lang w:val="en-US" w:eastAsia="zh-CN"/>
        </w:rPr>
      </w:pP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14"/>
        <w:gridCol w:w="1404"/>
        <w:gridCol w:w="59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shd w:val="clear" w:color="auto" w:fill="C7DAF1" w:themeFill="text2" w:themeFillTint="32"/>
          </w:tcPr>
          <w:p>
            <w:pPr>
              <w:jc w:val="center"/>
              <w:rPr>
                <w:rFonts w:hint="default"/>
                <w:b/>
                <w:bCs/>
                <w:vertAlign w:val="baseline"/>
                <w:lang w:val="en-US" w:eastAsia="zh-CN"/>
              </w:rPr>
            </w:pPr>
            <w:r>
              <w:rPr>
                <w:rFonts w:hint="eastAsia"/>
                <w:b/>
                <w:bCs/>
                <w:vertAlign w:val="baseline"/>
                <w:lang w:val="en-US" w:eastAsia="zh-CN"/>
              </w:rPr>
              <w:t>字段</w:t>
            </w:r>
          </w:p>
        </w:tc>
        <w:tc>
          <w:tcPr>
            <w:tcW w:w="1404" w:type="dxa"/>
            <w:shd w:val="clear" w:color="auto" w:fill="C7DAF1" w:themeFill="text2" w:themeFillTint="32"/>
          </w:tcPr>
          <w:p>
            <w:pPr>
              <w:jc w:val="center"/>
              <w:rPr>
                <w:rFonts w:hint="default"/>
                <w:b/>
                <w:bCs/>
                <w:vertAlign w:val="baseline"/>
                <w:lang w:val="en-US" w:eastAsia="zh-CN"/>
              </w:rPr>
            </w:pPr>
            <w:r>
              <w:rPr>
                <w:rFonts w:hint="eastAsia"/>
                <w:b/>
                <w:bCs/>
                <w:vertAlign w:val="baseline"/>
                <w:lang w:val="en-US" w:eastAsia="zh-CN"/>
              </w:rPr>
              <w:t>约束</w:t>
            </w:r>
          </w:p>
        </w:tc>
        <w:tc>
          <w:tcPr>
            <w:tcW w:w="5944" w:type="dxa"/>
            <w:shd w:val="clear" w:color="auto" w:fill="C7DAF1" w:themeFill="text2" w:themeFillTint="32"/>
          </w:tcPr>
          <w:p>
            <w:pPr>
              <w:jc w:val="center"/>
              <w:rPr>
                <w:rFonts w:hint="default"/>
                <w:b/>
                <w:bCs/>
                <w:vertAlign w:val="baseline"/>
                <w:lang w:val="en-US" w:eastAsia="zh-CN"/>
              </w:rPr>
            </w:pPr>
            <w:r>
              <w:rPr>
                <w:rFonts w:hint="eastAsia"/>
                <w:b/>
                <w:bCs/>
                <w:vertAlign w:val="baseline"/>
                <w:lang w:val="en-US" w:eastAsia="zh-CN"/>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pPr>
              <w:rPr>
                <w:rFonts w:hint="default"/>
                <w:vertAlign w:val="baseline"/>
                <w:lang w:val="en-US" w:eastAsia="zh-CN"/>
              </w:rPr>
            </w:pPr>
            <w:r>
              <w:rPr>
                <w:rFonts w:hint="eastAsia"/>
                <w:vertAlign w:val="baseline"/>
                <w:lang w:val="en-US" w:eastAsia="zh-CN"/>
              </w:rPr>
              <w:t>资源标识</w:t>
            </w:r>
          </w:p>
        </w:tc>
        <w:tc>
          <w:tcPr>
            <w:tcW w:w="1404" w:type="dxa"/>
          </w:tcPr>
          <w:p>
            <w:pPr>
              <w:ind w:firstLine="0" w:firstLineChars="0"/>
              <w:rPr>
                <w:rFonts w:hint="default"/>
                <w:vertAlign w:val="baseline"/>
                <w:lang w:val="en-US" w:eastAsia="zh-CN"/>
              </w:rPr>
            </w:pPr>
            <w:r>
              <w:rPr>
                <w:rFonts w:hint="eastAsia"/>
                <w:vertAlign w:val="baseline"/>
                <w:lang w:val="en-US" w:eastAsia="zh-CN"/>
              </w:rPr>
              <w:t>默认显示</w:t>
            </w:r>
          </w:p>
        </w:tc>
        <w:tc>
          <w:tcPr>
            <w:tcW w:w="5944" w:type="dxa"/>
          </w:tcPr>
          <w:p>
            <w:pPr>
              <w:ind w:firstLine="0" w:firstLineChars="0"/>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pPr>
              <w:rPr>
                <w:rFonts w:hint="default"/>
                <w:vertAlign w:val="baseline"/>
                <w:lang w:val="en-US" w:eastAsia="zh-CN"/>
              </w:rPr>
            </w:pPr>
            <w:r>
              <w:rPr>
                <w:rFonts w:hint="eastAsia"/>
                <w:vertAlign w:val="baseline"/>
                <w:lang w:val="en-US" w:eastAsia="zh-CN"/>
              </w:rPr>
              <w:t>所属省份</w:t>
            </w:r>
          </w:p>
        </w:tc>
        <w:tc>
          <w:tcPr>
            <w:tcW w:w="1404" w:type="dxa"/>
          </w:tcPr>
          <w:p>
            <w:pPr>
              <w:ind w:firstLine="0" w:firstLineChars="0"/>
              <w:rPr>
                <w:rFonts w:hint="default"/>
                <w:vertAlign w:val="baseline"/>
                <w:lang w:val="en-US" w:eastAsia="zh-CN"/>
              </w:rPr>
            </w:pPr>
            <w:r>
              <w:rPr>
                <w:rFonts w:hint="eastAsia"/>
                <w:vertAlign w:val="baseline"/>
                <w:lang w:val="en-US" w:eastAsia="zh-CN"/>
              </w:rPr>
              <w:t>默认显示</w:t>
            </w:r>
          </w:p>
        </w:tc>
        <w:tc>
          <w:tcPr>
            <w:tcW w:w="5944" w:type="dxa"/>
          </w:tcPr>
          <w:p>
            <w:pPr>
              <w:ind w:firstLine="0" w:firstLineChars="0"/>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pPr>
              <w:rPr>
                <w:rFonts w:hint="default"/>
                <w:vertAlign w:val="baseline"/>
                <w:lang w:val="en-US" w:eastAsia="zh-CN"/>
              </w:rPr>
            </w:pPr>
            <w:r>
              <w:rPr>
                <w:rFonts w:hint="eastAsia"/>
                <w:vertAlign w:val="baseline"/>
                <w:lang w:val="en-US" w:eastAsia="zh-CN"/>
              </w:rPr>
              <w:t>所属地市</w:t>
            </w:r>
          </w:p>
        </w:tc>
        <w:tc>
          <w:tcPr>
            <w:tcW w:w="1404" w:type="dxa"/>
          </w:tcPr>
          <w:p>
            <w:pPr>
              <w:ind w:firstLine="0" w:firstLineChars="0"/>
              <w:rPr>
                <w:rFonts w:hint="default"/>
                <w:vertAlign w:val="baseline"/>
                <w:lang w:val="en-US" w:eastAsia="zh-CN"/>
              </w:rPr>
            </w:pPr>
            <w:r>
              <w:rPr>
                <w:rFonts w:hint="eastAsia"/>
                <w:vertAlign w:val="baseline"/>
                <w:lang w:val="en-US" w:eastAsia="zh-CN"/>
              </w:rPr>
              <w:t>默认显示</w:t>
            </w:r>
          </w:p>
        </w:tc>
        <w:tc>
          <w:tcPr>
            <w:tcW w:w="5944" w:type="dxa"/>
          </w:tcPr>
          <w:p>
            <w:pPr>
              <w:ind w:firstLine="0" w:firstLineChars="0"/>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pPr>
              <w:rPr>
                <w:rFonts w:hint="default"/>
                <w:vertAlign w:val="baseline"/>
                <w:lang w:val="en-US" w:eastAsia="zh-CN"/>
              </w:rPr>
            </w:pPr>
            <w:r>
              <w:rPr>
                <w:rFonts w:hint="eastAsia"/>
                <w:vertAlign w:val="baseline"/>
                <w:lang w:val="en-US" w:eastAsia="zh-CN"/>
              </w:rPr>
              <w:t>所属区县</w:t>
            </w:r>
          </w:p>
        </w:tc>
        <w:tc>
          <w:tcPr>
            <w:tcW w:w="1404" w:type="dxa"/>
          </w:tcPr>
          <w:p>
            <w:pPr>
              <w:ind w:firstLine="0" w:firstLineChars="0"/>
              <w:rPr>
                <w:rFonts w:hint="default"/>
                <w:vertAlign w:val="baseline"/>
                <w:lang w:val="en-US" w:eastAsia="zh-CN"/>
              </w:rPr>
            </w:pPr>
            <w:r>
              <w:rPr>
                <w:rFonts w:hint="eastAsia"/>
                <w:vertAlign w:val="baseline"/>
                <w:lang w:val="en-US" w:eastAsia="zh-CN"/>
              </w:rPr>
              <w:t>默认显示</w:t>
            </w:r>
          </w:p>
        </w:tc>
        <w:tc>
          <w:tcPr>
            <w:tcW w:w="5944" w:type="dxa"/>
          </w:tcPr>
          <w:p>
            <w:pPr>
              <w:ind w:firstLine="0" w:firstLineChars="0"/>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pPr>
              <w:rPr>
                <w:rFonts w:hint="default"/>
                <w:vertAlign w:val="baseline"/>
                <w:lang w:val="en-US" w:eastAsia="zh-CN"/>
              </w:rPr>
            </w:pPr>
            <w:r>
              <w:rPr>
                <w:rFonts w:hint="eastAsia"/>
                <w:vertAlign w:val="baseline"/>
                <w:lang w:val="en-US" w:eastAsia="zh-CN"/>
              </w:rPr>
              <w:t>所属站点</w:t>
            </w:r>
          </w:p>
        </w:tc>
        <w:tc>
          <w:tcPr>
            <w:tcW w:w="1404" w:type="dxa"/>
          </w:tcPr>
          <w:p>
            <w:pPr>
              <w:ind w:firstLine="0" w:firstLineChars="0"/>
              <w:rPr>
                <w:rFonts w:hint="default"/>
                <w:vertAlign w:val="baseline"/>
                <w:lang w:val="en-US" w:eastAsia="zh-CN"/>
              </w:rPr>
            </w:pPr>
            <w:r>
              <w:rPr>
                <w:rFonts w:hint="eastAsia"/>
                <w:vertAlign w:val="baseline"/>
                <w:lang w:val="en-US" w:eastAsia="zh-CN"/>
              </w:rPr>
              <w:t>默认显示</w:t>
            </w:r>
          </w:p>
        </w:tc>
        <w:tc>
          <w:tcPr>
            <w:tcW w:w="5944" w:type="dxa"/>
          </w:tcPr>
          <w:p>
            <w:pPr>
              <w:ind w:firstLine="0" w:firstLineChars="0"/>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pPr>
              <w:rPr>
                <w:rFonts w:hint="default"/>
                <w:vertAlign w:val="baseline"/>
                <w:lang w:val="en-US" w:eastAsia="zh-CN"/>
              </w:rPr>
            </w:pPr>
            <w:r>
              <w:rPr>
                <w:rFonts w:hint="eastAsia"/>
                <w:vertAlign w:val="baseline"/>
                <w:lang w:val="en-US" w:eastAsia="zh-CN"/>
              </w:rPr>
              <w:t>所属机房</w:t>
            </w:r>
          </w:p>
        </w:tc>
        <w:tc>
          <w:tcPr>
            <w:tcW w:w="1404" w:type="dxa"/>
          </w:tcPr>
          <w:p>
            <w:pPr>
              <w:ind w:firstLine="0" w:firstLineChars="0"/>
              <w:rPr>
                <w:rFonts w:hint="default"/>
                <w:vertAlign w:val="baseline"/>
                <w:lang w:val="en-US" w:eastAsia="zh-CN"/>
              </w:rPr>
            </w:pPr>
            <w:r>
              <w:rPr>
                <w:rFonts w:hint="eastAsia"/>
                <w:vertAlign w:val="baseline"/>
                <w:lang w:val="en-US" w:eastAsia="zh-CN"/>
              </w:rPr>
              <w:t>默认显示</w:t>
            </w:r>
          </w:p>
        </w:tc>
        <w:tc>
          <w:tcPr>
            <w:tcW w:w="5944" w:type="dxa"/>
          </w:tcPr>
          <w:p>
            <w:pPr>
              <w:ind w:firstLine="0" w:firstLineChars="0"/>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pPr>
              <w:rPr>
                <w:rFonts w:hint="default"/>
                <w:vertAlign w:val="baseline"/>
                <w:lang w:val="en-US" w:eastAsia="zh-CN"/>
              </w:rPr>
            </w:pPr>
            <w:r>
              <w:rPr>
                <w:rFonts w:hint="eastAsia"/>
                <w:vertAlign w:val="baseline"/>
                <w:lang w:val="en-US" w:eastAsia="zh-CN"/>
              </w:rPr>
              <w:t>所属设备类型</w:t>
            </w:r>
          </w:p>
        </w:tc>
        <w:tc>
          <w:tcPr>
            <w:tcW w:w="1404" w:type="dxa"/>
          </w:tcPr>
          <w:p>
            <w:pPr>
              <w:ind w:firstLine="0" w:firstLineChars="0"/>
              <w:rPr>
                <w:rFonts w:hint="default"/>
                <w:vertAlign w:val="baseline"/>
                <w:lang w:val="en-US" w:eastAsia="zh-CN"/>
              </w:rPr>
            </w:pPr>
            <w:r>
              <w:rPr>
                <w:rFonts w:hint="eastAsia"/>
                <w:vertAlign w:val="baseline"/>
                <w:lang w:val="en-US" w:eastAsia="zh-CN"/>
              </w:rPr>
              <w:t>默认显示</w:t>
            </w:r>
          </w:p>
        </w:tc>
        <w:tc>
          <w:tcPr>
            <w:tcW w:w="5944" w:type="dxa"/>
          </w:tcPr>
          <w:p>
            <w:pPr>
              <w:ind w:firstLine="0" w:firstLineChars="0"/>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pPr>
              <w:rPr>
                <w:rFonts w:hint="default"/>
                <w:vertAlign w:val="baseline"/>
                <w:lang w:val="en-US" w:eastAsia="zh-CN"/>
              </w:rPr>
            </w:pPr>
            <w:r>
              <w:rPr>
                <w:rFonts w:hint="eastAsia"/>
                <w:vertAlign w:val="baseline"/>
                <w:lang w:val="en-US" w:eastAsia="zh-CN"/>
              </w:rPr>
              <w:t>所属设备</w:t>
            </w:r>
          </w:p>
        </w:tc>
        <w:tc>
          <w:tcPr>
            <w:tcW w:w="1404" w:type="dxa"/>
          </w:tcPr>
          <w:p>
            <w:pPr>
              <w:ind w:firstLine="0" w:firstLineChars="0"/>
              <w:rPr>
                <w:rFonts w:hint="default"/>
                <w:vertAlign w:val="baseline"/>
                <w:lang w:val="en-US" w:eastAsia="zh-CN"/>
              </w:rPr>
            </w:pPr>
            <w:r>
              <w:rPr>
                <w:rFonts w:hint="eastAsia"/>
                <w:vertAlign w:val="baseline"/>
                <w:lang w:val="en-US" w:eastAsia="zh-CN"/>
              </w:rPr>
              <w:t>默认显示</w:t>
            </w:r>
          </w:p>
        </w:tc>
        <w:tc>
          <w:tcPr>
            <w:tcW w:w="5944" w:type="dxa"/>
          </w:tcPr>
          <w:p>
            <w:pPr>
              <w:ind w:firstLine="0" w:firstLineChars="0"/>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pPr>
              <w:rPr>
                <w:rFonts w:hint="default"/>
                <w:vertAlign w:val="baseline"/>
                <w:lang w:val="en-US" w:eastAsia="zh-CN"/>
              </w:rPr>
            </w:pPr>
            <w:r>
              <w:rPr>
                <w:rFonts w:hint="eastAsia"/>
                <w:vertAlign w:val="baseline"/>
                <w:lang w:val="en-US" w:eastAsia="zh-CN"/>
              </w:rPr>
              <w:t>分路类型</w:t>
            </w:r>
          </w:p>
        </w:tc>
        <w:tc>
          <w:tcPr>
            <w:tcW w:w="1404" w:type="dxa"/>
          </w:tcPr>
          <w:p>
            <w:pPr>
              <w:ind w:firstLine="0" w:firstLineChars="0"/>
              <w:rPr>
                <w:rFonts w:hint="default"/>
                <w:vertAlign w:val="baseline"/>
                <w:lang w:val="en-US" w:eastAsia="zh-CN"/>
              </w:rPr>
            </w:pPr>
            <w:r>
              <w:rPr>
                <w:rFonts w:hint="eastAsia"/>
                <w:vertAlign w:val="baseline"/>
                <w:lang w:val="en-US" w:eastAsia="zh-CN"/>
              </w:rPr>
              <w:t>默认显示</w:t>
            </w:r>
          </w:p>
        </w:tc>
        <w:tc>
          <w:tcPr>
            <w:tcW w:w="5944" w:type="dxa"/>
          </w:tcPr>
          <w:p>
            <w:pPr>
              <w:ind w:firstLine="0" w:firstLineChars="0"/>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pPr>
              <w:rPr>
                <w:rFonts w:hint="default"/>
                <w:vertAlign w:val="baseline"/>
                <w:lang w:val="en-US" w:eastAsia="zh-CN"/>
              </w:rPr>
            </w:pPr>
            <w:r>
              <w:rPr>
                <w:rFonts w:hint="eastAsia"/>
                <w:vertAlign w:val="baseline"/>
                <w:lang w:val="en-US" w:eastAsia="zh-CN"/>
              </w:rPr>
              <w:t>分路类型缩写</w:t>
            </w:r>
          </w:p>
        </w:tc>
        <w:tc>
          <w:tcPr>
            <w:tcW w:w="1404" w:type="dxa"/>
          </w:tcPr>
          <w:p>
            <w:pPr>
              <w:ind w:firstLine="0" w:firstLineChars="0"/>
              <w:rPr>
                <w:rFonts w:hint="default"/>
                <w:vertAlign w:val="baseline"/>
                <w:lang w:val="en-US" w:eastAsia="zh-CN"/>
              </w:rPr>
            </w:pPr>
            <w:r>
              <w:rPr>
                <w:rFonts w:hint="eastAsia"/>
                <w:vertAlign w:val="baseline"/>
                <w:lang w:val="en-US" w:eastAsia="zh-CN"/>
              </w:rPr>
              <w:t>默认显示</w:t>
            </w:r>
          </w:p>
        </w:tc>
        <w:tc>
          <w:tcPr>
            <w:tcW w:w="5944" w:type="dxa"/>
          </w:tcPr>
          <w:p>
            <w:pPr>
              <w:ind w:firstLine="0" w:firstLineChars="0"/>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pPr>
              <w:rPr>
                <w:rFonts w:hint="default"/>
                <w:vertAlign w:val="baseline"/>
                <w:lang w:val="en-US" w:eastAsia="zh-CN"/>
              </w:rPr>
            </w:pPr>
            <w:r>
              <w:rPr>
                <w:rFonts w:hint="eastAsia"/>
                <w:vertAlign w:val="baseline"/>
                <w:lang w:val="en-US" w:eastAsia="zh-CN"/>
              </w:rPr>
              <w:t>分路顺序号</w:t>
            </w:r>
          </w:p>
        </w:tc>
        <w:tc>
          <w:tcPr>
            <w:tcW w:w="1404" w:type="dxa"/>
          </w:tcPr>
          <w:p>
            <w:pPr>
              <w:ind w:firstLine="0" w:firstLineChars="0"/>
              <w:rPr>
                <w:rFonts w:hint="default"/>
                <w:vertAlign w:val="baseline"/>
                <w:lang w:val="en-US" w:eastAsia="zh-CN"/>
              </w:rPr>
            </w:pPr>
            <w:r>
              <w:rPr>
                <w:rFonts w:hint="eastAsia"/>
                <w:vertAlign w:val="baseline"/>
                <w:lang w:val="en-US" w:eastAsia="zh-CN"/>
              </w:rPr>
              <w:t>默认显示</w:t>
            </w:r>
          </w:p>
        </w:tc>
        <w:tc>
          <w:tcPr>
            <w:tcW w:w="5944" w:type="dxa"/>
          </w:tcPr>
          <w:p>
            <w:pPr>
              <w:ind w:firstLine="0" w:firstLineChars="0"/>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pPr>
              <w:rPr>
                <w:rFonts w:hint="default"/>
                <w:vertAlign w:val="baseline"/>
                <w:lang w:val="en-US" w:eastAsia="zh-CN"/>
              </w:rPr>
            </w:pPr>
            <w:r>
              <w:rPr>
                <w:rFonts w:hint="eastAsia"/>
                <w:vertAlign w:val="baseline"/>
                <w:lang w:val="en-US" w:eastAsia="zh-CN"/>
              </w:rPr>
              <w:t>分路主备</w:t>
            </w:r>
          </w:p>
        </w:tc>
        <w:tc>
          <w:tcPr>
            <w:tcW w:w="1404" w:type="dxa"/>
          </w:tcPr>
          <w:p>
            <w:pPr>
              <w:ind w:firstLine="0" w:firstLineChars="0"/>
              <w:rPr>
                <w:rFonts w:hint="default"/>
                <w:vertAlign w:val="baseline"/>
                <w:lang w:val="en-US" w:eastAsia="zh-CN"/>
              </w:rPr>
            </w:pPr>
            <w:r>
              <w:rPr>
                <w:rFonts w:hint="eastAsia"/>
                <w:vertAlign w:val="baseline"/>
                <w:lang w:val="en-US" w:eastAsia="zh-CN"/>
              </w:rPr>
              <w:t>默认显示</w:t>
            </w:r>
          </w:p>
        </w:tc>
        <w:tc>
          <w:tcPr>
            <w:tcW w:w="5944" w:type="dxa"/>
          </w:tcPr>
          <w:p>
            <w:pPr>
              <w:ind w:firstLine="0" w:firstLineChars="0"/>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pPr>
              <w:rPr>
                <w:rFonts w:hint="default"/>
                <w:vertAlign w:val="baseline"/>
                <w:lang w:val="en-US" w:eastAsia="zh-CN"/>
              </w:rPr>
            </w:pPr>
            <w:r>
              <w:rPr>
                <w:rFonts w:hint="eastAsia"/>
                <w:vertAlign w:val="baseline"/>
                <w:lang w:val="en-US" w:eastAsia="zh-CN"/>
              </w:rPr>
              <w:t>分路器件额定容量（A）</w:t>
            </w:r>
          </w:p>
        </w:tc>
        <w:tc>
          <w:tcPr>
            <w:tcW w:w="1404" w:type="dxa"/>
          </w:tcPr>
          <w:p>
            <w:pPr>
              <w:ind w:firstLine="0" w:firstLineChars="0"/>
              <w:rPr>
                <w:rFonts w:hint="default"/>
                <w:vertAlign w:val="baseline"/>
                <w:lang w:val="en-US" w:eastAsia="zh-CN"/>
              </w:rPr>
            </w:pPr>
            <w:r>
              <w:rPr>
                <w:rFonts w:hint="eastAsia"/>
                <w:vertAlign w:val="baseline"/>
                <w:lang w:val="en-US" w:eastAsia="zh-CN"/>
              </w:rPr>
              <w:t>默认显示</w:t>
            </w:r>
          </w:p>
        </w:tc>
        <w:tc>
          <w:tcPr>
            <w:tcW w:w="5944" w:type="dxa"/>
          </w:tcPr>
          <w:p>
            <w:pPr>
              <w:ind w:firstLine="0" w:firstLineChars="0"/>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pPr>
              <w:rPr>
                <w:rFonts w:hint="default"/>
                <w:vertAlign w:val="baseline"/>
                <w:lang w:val="en-US" w:eastAsia="zh-CN"/>
              </w:rPr>
            </w:pPr>
            <w:r>
              <w:rPr>
                <w:rFonts w:hint="eastAsia"/>
                <w:vertAlign w:val="baseline"/>
                <w:lang w:val="en-US" w:eastAsia="zh-CN"/>
              </w:rPr>
              <w:t>使用状态</w:t>
            </w:r>
          </w:p>
        </w:tc>
        <w:tc>
          <w:tcPr>
            <w:tcW w:w="1404" w:type="dxa"/>
          </w:tcPr>
          <w:p>
            <w:pPr>
              <w:ind w:firstLine="0" w:firstLineChars="0"/>
              <w:rPr>
                <w:rFonts w:hint="default"/>
                <w:vertAlign w:val="baseline"/>
                <w:lang w:val="en-US" w:eastAsia="zh-CN"/>
              </w:rPr>
            </w:pPr>
            <w:r>
              <w:rPr>
                <w:rFonts w:hint="eastAsia"/>
                <w:vertAlign w:val="baseline"/>
                <w:lang w:val="en-US" w:eastAsia="zh-CN"/>
              </w:rPr>
              <w:t>默认显示</w:t>
            </w:r>
          </w:p>
        </w:tc>
        <w:tc>
          <w:tcPr>
            <w:tcW w:w="5944" w:type="dxa"/>
          </w:tcPr>
          <w:p>
            <w:pPr>
              <w:ind w:firstLine="0" w:firstLineChars="0"/>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pPr>
              <w:rPr>
                <w:rFonts w:hint="default"/>
                <w:vertAlign w:val="baseline"/>
                <w:lang w:val="en-US" w:eastAsia="zh-CN"/>
              </w:rPr>
            </w:pPr>
            <w:r>
              <w:rPr>
                <w:rFonts w:hint="eastAsia"/>
                <w:vertAlign w:val="baseline"/>
                <w:lang w:val="en-US" w:eastAsia="zh-CN"/>
              </w:rPr>
              <w:t>分路名称</w:t>
            </w:r>
          </w:p>
        </w:tc>
        <w:tc>
          <w:tcPr>
            <w:tcW w:w="1404" w:type="dxa"/>
          </w:tcPr>
          <w:p>
            <w:pPr>
              <w:ind w:firstLine="0" w:firstLineChars="0"/>
              <w:rPr>
                <w:rFonts w:hint="default"/>
                <w:vertAlign w:val="baseline"/>
                <w:lang w:val="en-US" w:eastAsia="zh-CN"/>
              </w:rPr>
            </w:pPr>
            <w:r>
              <w:rPr>
                <w:rFonts w:hint="eastAsia"/>
                <w:vertAlign w:val="baseline"/>
                <w:lang w:val="en-US" w:eastAsia="zh-CN"/>
              </w:rPr>
              <w:t>默认显示</w:t>
            </w:r>
          </w:p>
        </w:tc>
        <w:tc>
          <w:tcPr>
            <w:tcW w:w="5944" w:type="dxa"/>
          </w:tcPr>
          <w:p>
            <w:pPr>
              <w:ind w:firstLine="0" w:firstLineChars="0"/>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pPr>
              <w:rPr>
                <w:rFonts w:hint="default"/>
                <w:vertAlign w:val="baseline"/>
                <w:lang w:val="en-US" w:eastAsia="zh-CN"/>
              </w:rPr>
            </w:pPr>
            <w:r>
              <w:rPr>
                <w:rFonts w:hint="eastAsia"/>
                <w:vertAlign w:val="baseline"/>
                <w:lang w:val="en-US" w:eastAsia="zh-CN"/>
              </w:rPr>
              <w:t>下游设备所在机房</w:t>
            </w:r>
          </w:p>
        </w:tc>
        <w:tc>
          <w:tcPr>
            <w:tcW w:w="1404" w:type="dxa"/>
          </w:tcPr>
          <w:p>
            <w:pPr>
              <w:ind w:firstLine="0" w:firstLineChars="0"/>
              <w:rPr>
                <w:rFonts w:hint="default"/>
                <w:vertAlign w:val="baseline"/>
                <w:lang w:val="en-US" w:eastAsia="zh-CN"/>
              </w:rPr>
            </w:pPr>
            <w:r>
              <w:rPr>
                <w:rFonts w:hint="eastAsia"/>
                <w:vertAlign w:val="baseline"/>
                <w:lang w:val="en-US" w:eastAsia="zh-CN"/>
              </w:rPr>
              <w:t>默认显示</w:t>
            </w:r>
          </w:p>
        </w:tc>
        <w:tc>
          <w:tcPr>
            <w:tcW w:w="5944" w:type="dxa"/>
          </w:tcPr>
          <w:p>
            <w:pPr>
              <w:ind w:firstLine="0" w:firstLineChars="0"/>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pPr>
              <w:rPr>
                <w:rFonts w:hint="default"/>
                <w:vertAlign w:val="baseline"/>
                <w:lang w:val="en-US" w:eastAsia="zh-CN"/>
              </w:rPr>
            </w:pPr>
            <w:r>
              <w:rPr>
                <w:rFonts w:hint="eastAsia"/>
                <w:vertAlign w:val="baseline"/>
                <w:lang w:val="en-US" w:eastAsia="zh-CN"/>
              </w:rPr>
              <w:t>下游设备</w:t>
            </w:r>
          </w:p>
        </w:tc>
        <w:tc>
          <w:tcPr>
            <w:tcW w:w="1404" w:type="dxa"/>
          </w:tcPr>
          <w:p>
            <w:pPr>
              <w:ind w:firstLine="0" w:firstLineChars="0"/>
              <w:rPr>
                <w:rFonts w:hint="default"/>
                <w:vertAlign w:val="baseline"/>
                <w:lang w:val="en-US" w:eastAsia="zh-CN"/>
              </w:rPr>
            </w:pPr>
            <w:r>
              <w:rPr>
                <w:rFonts w:hint="eastAsia"/>
                <w:vertAlign w:val="baseline"/>
                <w:lang w:val="en-US" w:eastAsia="zh-CN"/>
              </w:rPr>
              <w:t>默认显示</w:t>
            </w:r>
          </w:p>
        </w:tc>
        <w:tc>
          <w:tcPr>
            <w:tcW w:w="5944" w:type="dxa"/>
          </w:tcPr>
          <w:p>
            <w:pPr>
              <w:ind w:firstLine="0" w:firstLineChars="0"/>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pPr>
              <w:rPr>
                <w:rFonts w:hint="default"/>
                <w:vertAlign w:val="baseline"/>
                <w:lang w:val="en-US" w:eastAsia="zh-CN"/>
              </w:rPr>
            </w:pPr>
            <w:r>
              <w:rPr>
                <w:rFonts w:hint="eastAsia"/>
                <w:vertAlign w:val="baseline"/>
                <w:lang w:val="en-US" w:eastAsia="zh-CN"/>
              </w:rPr>
              <w:t>下游分路名称</w:t>
            </w:r>
          </w:p>
        </w:tc>
        <w:tc>
          <w:tcPr>
            <w:tcW w:w="1404" w:type="dxa"/>
          </w:tcPr>
          <w:p>
            <w:pPr>
              <w:ind w:firstLine="0" w:firstLineChars="0"/>
              <w:rPr>
                <w:rFonts w:hint="default"/>
                <w:vertAlign w:val="baseline"/>
                <w:lang w:val="en-US" w:eastAsia="zh-CN"/>
              </w:rPr>
            </w:pPr>
            <w:r>
              <w:rPr>
                <w:rFonts w:hint="eastAsia"/>
                <w:vertAlign w:val="baseline"/>
                <w:lang w:val="en-US" w:eastAsia="zh-CN"/>
              </w:rPr>
              <w:t>默认显示</w:t>
            </w:r>
          </w:p>
        </w:tc>
        <w:tc>
          <w:tcPr>
            <w:tcW w:w="5944" w:type="dxa"/>
          </w:tcPr>
          <w:p>
            <w:pPr>
              <w:ind w:firstLine="0" w:firstLineChars="0"/>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pPr>
              <w:rPr>
                <w:rFonts w:hint="default"/>
                <w:vertAlign w:val="baseline"/>
                <w:lang w:val="en-US" w:eastAsia="zh-CN"/>
              </w:rPr>
            </w:pPr>
            <w:r>
              <w:rPr>
                <w:rFonts w:hint="eastAsia"/>
                <w:vertAlign w:val="baseline"/>
                <w:lang w:val="en-US" w:eastAsia="zh-CN"/>
              </w:rPr>
              <w:t>下游设备类型</w:t>
            </w:r>
          </w:p>
        </w:tc>
        <w:tc>
          <w:tcPr>
            <w:tcW w:w="1404" w:type="dxa"/>
          </w:tcPr>
          <w:p>
            <w:pPr>
              <w:ind w:firstLine="0" w:firstLineChars="0"/>
              <w:rPr>
                <w:rFonts w:hint="default"/>
                <w:vertAlign w:val="baseline"/>
                <w:lang w:val="en-US" w:eastAsia="zh-CN"/>
              </w:rPr>
            </w:pPr>
            <w:r>
              <w:rPr>
                <w:rFonts w:hint="eastAsia"/>
                <w:vertAlign w:val="baseline"/>
                <w:lang w:val="en-US" w:eastAsia="zh-CN"/>
              </w:rPr>
              <w:t>默认显示</w:t>
            </w:r>
          </w:p>
        </w:tc>
        <w:tc>
          <w:tcPr>
            <w:tcW w:w="5944" w:type="dxa"/>
          </w:tcPr>
          <w:p>
            <w:pPr>
              <w:ind w:firstLine="0" w:firstLineChars="0"/>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pPr>
              <w:rPr>
                <w:rFonts w:hint="default"/>
                <w:vertAlign w:val="baseline"/>
                <w:lang w:val="en-US" w:eastAsia="zh-CN"/>
              </w:rPr>
            </w:pPr>
            <w:r>
              <w:rPr>
                <w:rFonts w:hint="eastAsia"/>
                <w:vertAlign w:val="baseline"/>
                <w:lang w:val="en-US" w:eastAsia="zh-CN"/>
              </w:rPr>
              <w:t>下游分路类型</w:t>
            </w:r>
          </w:p>
        </w:tc>
        <w:tc>
          <w:tcPr>
            <w:tcW w:w="1404" w:type="dxa"/>
          </w:tcPr>
          <w:p>
            <w:pPr>
              <w:ind w:firstLine="0" w:firstLineChars="0"/>
              <w:rPr>
                <w:rFonts w:hint="default"/>
                <w:vertAlign w:val="baseline"/>
                <w:lang w:val="en-US" w:eastAsia="zh-CN"/>
              </w:rPr>
            </w:pPr>
            <w:r>
              <w:rPr>
                <w:rFonts w:hint="eastAsia"/>
                <w:vertAlign w:val="baseline"/>
                <w:lang w:val="en-US" w:eastAsia="zh-CN"/>
              </w:rPr>
              <w:t>隐藏</w:t>
            </w:r>
          </w:p>
        </w:tc>
        <w:tc>
          <w:tcPr>
            <w:tcW w:w="5944" w:type="dxa"/>
          </w:tcPr>
          <w:p>
            <w:pPr>
              <w:ind w:firstLine="0" w:firstLineChars="0"/>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pPr>
              <w:rPr>
                <w:rFonts w:hint="default"/>
                <w:vertAlign w:val="baseline"/>
                <w:lang w:val="en-US" w:eastAsia="zh-CN"/>
              </w:rPr>
            </w:pPr>
            <w:r>
              <w:rPr>
                <w:rFonts w:hint="eastAsia"/>
                <w:vertAlign w:val="baseline"/>
                <w:lang w:val="en-US" w:eastAsia="zh-CN"/>
              </w:rPr>
              <w:t>下游分路类型缩写</w:t>
            </w:r>
          </w:p>
        </w:tc>
        <w:tc>
          <w:tcPr>
            <w:tcW w:w="1404" w:type="dxa"/>
          </w:tcPr>
          <w:p>
            <w:pPr>
              <w:ind w:firstLine="0" w:firstLineChars="0"/>
              <w:rPr>
                <w:rFonts w:hint="default"/>
                <w:vertAlign w:val="baseline"/>
                <w:lang w:val="en-US" w:eastAsia="zh-CN"/>
              </w:rPr>
            </w:pPr>
            <w:r>
              <w:rPr>
                <w:rFonts w:hint="eastAsia"/>
                <w:vertAlign w:val="baseline"/>
                <w:lang w:val="en-US" w:eastAsia="zh-CN"/>
              </w:rPr>
              <w:t>隐藏</w:t>
            </w:r>
          </w:p>
        </w:tc>
        <w:tc>
          <w:tcPr>
            <w:tcW w:w="5944" w:type="dxa"/>
          </w:tcPr>
          <w:p>
            <w:pPr>
              <w:ind w:firstLine="0" w:firstLineChars="0"/>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pPr>
              <w:rPr>
                <w:rFonts w:hint="default"/>
                <w:vertAlign w:val="baseline"/>
                <w:lang w:val="en-US" w:eastAsia="zh-CN"/>
              </w:rPr>
            </w:pPr>
            <w:r>
              <w:rPr>
                <w:rFonts w:hint="eastAsia"/>
                <w:vertAlign w:val="baseline"/>
                <w:lang w:val="en-US" w:eastAsia="zh-CN"/>
              </w:rPr>
              <w:t>下游分路顺序号</w:t>
            </w:r>
          </w:p>
        </w:tc>
        <w:tc>
          <w:tcPr>
            <w:tcW w:w="1404" w:type="dxa"/>
          </w:tcPr>
          <w:p>
            <w:pPr>
              <w:ind w:firstLine="0" w:firstLineChars="0"/>
              <w:rPr>
                <w:rFonts w:hint="default"/>
                <w:vertAlign w:val="baseline"/>
                <w:lang w:val="en-US" w:eastAsia="zh-CN"/>
              </w:rPr>
            </w:pPr>
            <w:r>
              <w:rPr>
                <w:rFonts w:hint="eastAsia"/>
                <w:vertAlign w:val="baseline"/>
                <w:lang w:val="en-US" w:eastAsia="zh-CN"/>
              </w:rPr>
              <w:t>隐藏</w:t>
            </w:r>
          </w:p>
        </w:tc>
        <w:tc>
          <w:tcPr>
            <w:tcW w:w="5944" w:type="dxa"/>
          </w:tcPr>
          <w:p>
            <w:pPr>
              <w:ind w:firstLine="0" w:firstLineChars="0"/>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pPr>
              <w:rPr>
                <w:rFonts w:hint="default"/>
                <w:vertAlign w:val="baseline"/>
                <w:lang w:val="en-US" w:eastAsia="zh-CN"/>
              </w:rPr>
            </w:pPr>
            <w:r>
              <w:rPr>
                <w:rFonts w:hint="eastAsia"/>
                <w:vertAlign w:val="baseline"/>
                <w:lang w:val="en-US" w:eastAsia="zh-CN"/>
              </w:rPr>
              <w:t>下游分路器件额定容量（A）</w:t>
            </w:r>
          </w:p>
        </w:tc>
        <w:tc>
          <w:tcPr>
            <w:tcW w:w="1404" w:type="dxa"/>
          </w:tcPr>
          <w:p>
            <w:pPr>
              <w:ind w:firstLine="0" w:firstLineChars="0"/>
              <w:rPr>
                <w:rFonts w:hint="default"/>
                <w:vertAlign w:val="baseline"/>
                <w:lang w:val="en-US" w:eastAsia="zh-CN"/>
              </w:rPr>
            </w:pPr>
            <w:r>
              <w:rPr>
                <w:rFonts w:hint="eastAsia"/>
                <w:vertAlign w:val="baseline"/>
                <w:lang w:val="en-US" w:eastAsia="zh-CN"/>
              </w:rPr>
              <w:t>默认显示</w:t>
            </w:r>
          </w:p>
        </w:tc>
        <w:tc>
          <w:tcPr>
            <w:tcW w:w="5944" w:type="dxa"/>
          </w:tcPr>
          <w:p>
            <w:pPr>
              <w:ind w:firstLine="0" w:firstLineChars="0"/>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pPr>
              <w:rPr>
                <w:rFonts w:hint="default"/>
                <w:vertAlign w:val="baseline"/>
                <w:lang w:val="en-US" w:eastAsia="zh-CN"/>
              </w:rPr>
            </w:pPr>
            <w:r>
              <w:rPr>
                <w:rFonts w:hint="eastAsia"/>
                <w:vertAlign w:val="baseline"/>
                <w:lang w:val="en-US" w:eastAsia="zh-CN"/>
              </w:rPr>
              <w:t>下游分路主备</w:t>
            </w:r>
          </w:p>
        </w:tc>
        <w:tc>
          <w:tcPr>
            <w:tcW w:w="1404" w:type="dxa"/>
          </w:tcPr>
          <w:p>
            <w:pPr>
              <w:ind w:firstLine="0" w:firstLineChars="0"/>
              <w:rPr>
                <w:rFonts w:hint="default"/>
                <w:vertAlign w:val="baseline"/>
                <w:lang w:val="en-US" w:eastAsia="zh-CN"/>
              </w:rPr>
            </w:pPr>
          </w:p>
        </w:tc>
        <w:tc>
          <w:tcPr>
            <w:tcW w:w="5944" w:type="dxa"/>
          </w:tcPr>
          <w:p>
            <w:pPr>
              <w:ind w:firstLine="0" w:firstLineChars="0"/>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pPr>
              <w:rPr>
                <w:rFonts w:hint="default"/>
                <w:vertAlign w:val="baseline"/>
                <w:lang w:val="en-US" w:eastAsia="zh-CN"/>
              </w:rPr>
            </w:pPr>
            <w:r>
              <w:rPr>
                <w:rFonts w:hint="eastAsia"/>
                <w:vertAlign w:val="baseline"/>
                <w:lang w:val="en-US" w:eastAsia="zh-CN"/>
              </w:rPr>
              <w:t>下游使用状态</w:t>
            </w:r>
          </w:p>
        </w:tc>
        <w:tc>
          <w:tcPr>
            <w:tcW w:w="1404" w:type="dxa"/>
          </w:tcPr>
          <w:p>
            <w:pPr>
              <w:ind w:firstLine="0" w:firstLineChars="0"/>
              <w:rPr>
                <w:rFonts w:hint="default"/>
                <w:vertAlign w:val="baseline"/>
                <w:lang w:val="en-US" w:eastAsia="zh-CN"/>
              </w:rPr>
            </w:pPr>
          </w:p>
        </w:tc>
        <w:tc>
          <w:tcPr>
            <w:tcW w:w="5944" w:type="dxa"/>
          </w:tcPr>
          <w:p>
            <w:pPr>
              <w:ind w:firstLine="0" w:firstLineChars="0"/>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pPr>
              <w:rPr>
                <w:rFonts w:hint="default"/>
                <w:vertAlign w:val="baseline"/>
                <w:lang w:val="en-US" w:eastAsia="zh-CN"/>
              </w:rPr>
            </w:pPr>
            <w:r>
              <w:rPr>
                <w:rFonts w:hint="eastAsia"/>
                <w:vertAlign w:val="baseline"/>
                <w:lang w:val="en-US" w:eastAsia="zh-CN"/>
              </w:rPr>
              <w:t>数据质量责任人（移动）</w:t>
            </w:r>
          </w:p>
        </w:tc>
        <w:tc>
          <w:tcPr>
            <w:tcW w:w="1404" w:type="dxa"/>
          </w:tcPr>
          <w:p>
            <w:pPr>
              <w:ind w:firstLine="0" w:firstLineChars="0"/>
              <w:rPr>
                <w:rFonts w:hint="default"/>
                <w:vertAlign w:val="baseline"/>
                <w:lang w:val="en-US" w:eastAsia="zh-CN"/>
              </w:rPr>
            </w:pPr>
          </w:p>
        </w:tc>
        <w:tc>
          <w:tcPr>
            <w:tcW w:w="5944" w:type="dxa"/>
          </w:tcPr>
          <w:p>
            <w:pPr>
              <w:ind w:firstLine="0" w:firstLineChars="0"/>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pPr>
              <w:rPr>
                <w:rFonts w:hint="default"/>
                <w:vertAlign w:val="baseline"/>
                <w:lang w:val="en-US" w:eastAsia="zh-CN"/>
              </w:rPr>
            </w:pPr>
            <w:r>
              <w:rPr>
                <w:rFonts w:hint="eastAsia"/>
                <w:vertAlign w:val="baseline"/>
                <w:lang w:val="en-US" w:eastAsia="zh-CN"/>
              </w:rPr>
              <w:t>二维码编码</w:t>
            </w:r>
          </w:p>
        </w:tc>
        <w:tc>
          <w:tcPr>
            <w:tcW w:w="1404" w:type="dxa"/>
          </w:tcPr>
          <w:p>
            <w:pPr>
              <w:ind w:firstLine="0" w:firstLineChars="0"/>
              <w:rPr>
                <w:rFonts w:hint="default"/>
                <w:vertAlign w:val="baseline"/>
                <w:lang w:val="en-US" w:eastAsia="zh-CN"/>
              </w:rPr>
            </w:pPr>
          </w:p>
        </w:tc>
        <w:tc>
          <w:tcPr>
            <w:tcW w:w="5944" w:type="dxa"/>
          </w:tcPr>
          <w:p>
            <w:pPr>
              <w:ind w:firstLine="0" w:firstLineChars="0"/>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pPr>
              <w:rPr>
                <w:rFonts w:hint="default"/>
                <w:vertAlign w:val="baseline"/>
                <w:lang w:val="en-US" w:eastAsia="zh-CN"/>
              </w:rPr>
            </w:pPr>
            <w:r>
              <w:rPr>
                <w:rFonts w:hint="eastAsia"/>
                <w:vertAlign w:val="baseline"/>
                <w:lang w:val="en-US" w:eastAsia="zh-CN"/>
              </w:rPr>
              <w:t>设备编码</w:t>
            </w:r>
          </w:p>
        </w:tc>
        <w:tc>
          <w:tcPr>
            <w:tcW w:w="1404" w:type="dxa"/>
          </w:tcPr>
          <w:p>
            <w:pPr>
              <w:ind w:firstLine="0" w:firstLineChars="0"/>
              <w:rPr>
                <w:rFonts w:hint="default"/>
                <w:vertAlign w:val="baseline"/>
                <w:lang w:val="en-US" w:eastAsia="zh-CN"/>
              </w:rPr>
            </w:pPr>
          </w:p>
        </w:tc>
        <w:tc>
          <w:tcPr>
            <w:tcW w:w="5944" w:type="dxa"/>
          </w:tcPr>
          <w:p>
            <w:pPr>
              <w:ind w:firstLine="0" w:firstLineChars="0"/>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pPr>
              <w:rPr>
                <w:rFonts w:hint="default"/>
                <w:vertAlign w:val="baseline"/>
                <w:lang w:val="en-US" w:eastAsia="zh-CN"/>
              </w:rPr>
            </w:pPr>
            <w:r>
              <w:rPr>
                <w:rFonts w:hint="eastAsia"/>
                <w:vertAlign w:val="baseline"/>
                <w:lang w:val="en-US" w:eastAsia="zh-CN"/>
              </w:rPr>
              <w:t>资源分路类型</w:t>
            </w:r>
          </w:p>
        </w:tc>
        <w:tc>
          <w:tcPr>
            <w:tcW w:w="1404" w:type="dxa"/>
          </w:tcPr>
          <w:p>
            <w:pPr>
              <w:ind w:firstLine="0" w:firstLineChars="0"/>
              <w:rPr>
                <w:rFonts w:hint="default"/>
                <w:vertAlign w:val="baseline"/>
                <w:lang w:val="en-US" w:eastAsia="zh-CN"/>
              </w:rPr>
            </w:pPr>
          </w:p>
        </w:tc>
        <w:tc>
          <w:tcPr>
            <w:tcW w:w="5944" w:type="dxa"/>
          </w:tcPr>
          <w:p>
            <w:pPr>
              <w:ind w:firstLine="0" w:firstLineChars="0"/>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pPr>
              <w:rPr>
                <w:rFonts w:hint="default"/>
                <w:vertAlign w:val="baseline"/>
                <w:lang w:val="en-US" w:eastAsia="zh-CN"/>
              </w:rPr>
            </w:pPr>
            <w:r>
              <w:rPr>
                <w:rFonts w:hint="eastAsia"/>
                <w:vertAlign w:val="baseline"/>
                <w:lang w:val="en-US" w:eastAsia="zh-CN"/>
              </w:rPr>
              <w:t>额定电压（V）</w:t>
            </w:r>
          </w:p>
        </w:tc>
        <w:tc>
          <w:tcPr>
            <w:tcW w:w="1404" w:type="dxa"/>
          </w:tcPr>
          <w:p>
            <w:pPr>
              <w:ind w:firstLine="0" w:firstLineChars="0"/>
              <w:rPr>
                <w:rFonts w:hint="default"/>
                <w:vertAlign w:val="baseline"/>
                <w:lang w:val="en-US" w:eastAsia="zh-CN"/>
              </w:rPr>
            </w:pPr>
          </w:p>
        </w:tc>
        <w:tc>
          <w:tcPr>
            <w:tcW w:w="5944" w:type="dxa"/>
          </w:tcPr>
          <w:p>
            <w:pPr>
              <w:ind w:firstLine="0" w:firstLineChars="0"/>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pPr>
              <w:rPr>
                <w:rFonts w:hint="default"/>
                <w:vertAlign w:val="baseline"/>
                <w:lang w:val="en-US" w:eastAsia="zh-CN"/>
              </w:rPr>
            </w:pPr>
            <w:r>
              <w:rPr>
                <w:rFonts w:hint="eastAsia"/>
                <w:vertAlign w:val="baseline"/>
                <w:lang w:val="en-US" w:eastAsia="zh-CN"/>
              </w:rPr>
              <w:t>交直流方式</w:t>
            </w:r>
          </w:p>
        </w:tc>
        <w:tc>
          <w:tcPr>
            <w:tcW w:w="1404" w:type="dxa"/>
          </w:tcPr>
          <w:p>
            <w:pPr>
              <w:ind w:firstLine="0" w:firstLineChars="0"/>
              <w:rPr>
                <w:rFonts w:hint="default"/>
                <w:vertAlign w:val="baseline"/>
                <w:lang w:val="en-US" w:eastAsia="zh-CN"/>
              </w:rPr>
            </w:pPr>
          </w:p>
        </w:tc>
        <w:tc>
          <w:tcPr>
            <w:tcW w:w="5944" w:type="dxa"/>
          </w:tcPr>
          <w:p>
            <w:pPr>
              <w:ind w:firstLine="0" w:firstLineChars="0"/>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pPr>
              <w:rPr>
                <w:rFonts w:hint="default"/>
                <w:vertAlign w:val="baseline"/>
                <w:lang w:val="en-US" w:eastAsia="zh-CN"/>
              </w:rPr>
            </w:pPr>
            <w:r>
              <w:rPr>
                <w:rFonts w:hint="eastAsia"/>
                <w:vertAlign w:val="baseline"/>
                <w:lang w:val="en-US" w:eastAsia="zh-CN"/>
              </w:rPr>
              <w:t>输出电缆型号</w:t>
            </w:r>
          </w:p>
        </w:tc>
        <w:tc>
          <w:tcPr>
            <w:tcW w:w="1404" w:type="dxa"/>
          </w:tcPr>
          <w:p>
            <w:pPr>
              <w:ind w:firstLine="0" w:firstLineChars="0"/>
              <w:rPr>
                <w:rFonts w:hint="default"/>
                <w:vertAlign w:val="baseline"/>
                <w:lang w:val="en-US" w:eastAsia="zh-CN"/>
              </w:rPr>
            </w:pPr>
          </w:p>
        </w:tc>
        <w:tc>
          <w:tcPr>
            <w:tcW w:w="5944" w:type="dxa"/>
          </w:tcPr>
          <w:p>
            <w:pPr>
              <w:ind w:firstLine="0" w:firstLineChars="0"/>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pPr>
              <w:rPr>
                <w:rFonts w:hint="default"/>
                <w:vertAlign w:val="baseline"/>
                <w:lang w:val="en-US" w:eastAsia="zh-CN"/>
              </w:rPr>
            </w:pPr>
            <w:r>
              <w:rPr>
                <w:rFonts w:hint="eastAsia"/>
                <w:vertAlign w:val="baseline"/>
                <w:lang w:val="en-US" w:eastAsia="zh-CN"/>
              </w:rPr>
              <w:t>电缆线径（mm2）</w:t>
            </w:r>
          </w:p>
        </w:tc>
        <w:tc>
          <w:tcPr>
            <w:tcW w:w="1404" w:type="dxa"/>
          </w:tcPr>
          <w:p>
            <w:pPr>
              <w:ind w:firstLine="0" w:firstLineChars="0"/>
              <w:rPr>
                <w:rFonts w:hint="default"/>
                <w:vertAlign w:val="baseline"/>
                <w:lang w:val="en-US" w:eastAsia="zh-CN"/>
              </w:rPr>
            </w:pPr>
          </w:p>
        </w:tc>
        <w:tc>
          <w:tcPr>
            <w:tcW w:w="5944" w:type="dxa"/>
          </w:tcPr>
          <w:p>
            <w:pPr>
              <w:ind w:firstLine="0" w:firstLineChars="0"/>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pPr>
              <w:rPr>
                <w:rFonts w:hint="default"/>
                <w:vertAlign w:val="baseline"/>
                <w:lang w:val="en-US" w:eastAsia="zh-CN"/>
              </w:rPr>
            </w:pPr>
            <w:r>
              <w:rPr>
                <w:rFonts w:hint="eastAsia"/>
                <w:vertAlign w:val="baseline"/>
                <w:lang w:val="en-US" w:eastAsia="zh-CN"/>
              </w:rPr>
              <w:t>输出电缆容量（A）</w:t>
            </w:r>
          </w:p>
        </w:tc>
        <w:tc>
          <w:tcPr>
            <w:tcW w:w="1404" w:type="dxa"/>
          </w:tcPr>
          <w:p>
            <w:pPr>
              <w:ind w:firstLine="0" w:firstLineChars="0"/>
              <w:rPr>
                <w:rFonts w:hint="default"/>
                <w:vertAlign w:val="baseline"/>
                <w:lang w:val="en-US" w:eastAsia="zh-CN"/>
              </w:rPr>
            </w:pPr>
          </w:p>
        </w:tc>
        <w:tc>
          <w:tcPr>
            <w:tcW w:w="5944" w:type="dxa"/>
          </w:tcPr>
          <w:p>
            <w:pPr>
              <w:ind w:firstLine="0" w:firstLineChars="0"/>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pPr>
              <w:rPr>
                <w:rFonts w:hint="default"/>
                <w:vertAlign w:val="baseline"/>
                <w:lang w:val="en-US" w:eastAsia="zh-CN"/>
              </w:rPr>
            </w:pPr>
            <w:r>
              <w:rPr>
                <w:rFonts w:hint="eastAsia"/>
                <w:vertAlign w:val="baseline"/>
                <w:lang w:val="en-US" w:eastAsia="zh-CN"/>
              </w:rPr>
              <w:t>资产编号</w:t>
            </w:r>
          </w:p>
        </w:tc>
        <w:tc>
          <w:tcPr>
            <w:tcW w:w="1404" w:type="dxa"/>
          </w:tcPr>
          <w:p>
            <w:pPr>
              <w:ind w:firstLine="0" w:firstLineChars="0"/>
              <w:rPr>
                <w:rFonts w:hint="default"/>
                <w:vertAlign w:val="baseline"/>
                <w:lang w:val="en-US" w:eastAsia="zh-CN"/>
              </w:rPr>
            </w:pPr>
          </w:p>
        </w:tc>
        <w:tc>
          <w:tcPr>
            <w:tcW w:w="5944" w:type="dxa"/>
          </w:tcPr>
          <w:p>
            <w:pPr>
              <w:ind w:firstLine="0" w:firstLineChars="0"/>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pPr>
              <w:rPr>
                <w:rFonts w:hint="default"/>
                <w:vertAlign w:val="baseline"/>
                <w:lang w:val="en-US" w:eastAsia="zh-CN"/>
              </w:rPr>
            </w:pPr>
            <w:r>
              <w:rPr>
                <w:rFonts w:hint="eastAsia"/>
                <w:vertAlign w:val="baseline"/>
                <w:lang w:val="en-US" w:eastAsia="zh-CN"/>
              </w:rPr>
              <w:t>输出电缆长度（m）</w:t>
            </w:r>
          </w:p>
        </w:tc>
        <w:tc>
          <w:tcPr>
            <w:tcW w:w="1404" w:type="dxa"/>
          </w:tcPr>
          <w:p>
            <w:pPr>
              <w:ind w:firstLine="0" w:firstLineChars="0"/>
              <w:rPr>
                <w:rFonts w:hint="default"/>
                <w:vertAlign w:val="baseline"/>
                <w:lang w:val="en-US" w:eastAsia="zh-CN"/>
              </w:rPr>
            </w:pPr>
          </w:p>
        </w:tc>
        <w:tc>
          <w:tcPr>
            <w:tcW w:w="5944" w:type="dxa"/>
          </w:tcPr>
          <w:p>
            <w:pPr>
              <w:ind w:firstLine="0" w:firstLineChars="0"/>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pPr>
              <w:rPr>
                <w:rFonts w:hint="default"/>
                <w:vertAlign w:val="baseline"/>
                <w:lang w:val="en-US" w:eastAsia="zh-CN"/>
              </w:rPr>
            </w:pPr>
            <w:r>
              <w:rPr>
                <w:rFonts w:hint="eastAsia"/>
                <w:vertAlign w:val="baseline"/>
                <w:lang w:val="en-US" w:eastAsia="zh-CN"/>
              </w:rPr>
              <w:t>端子极数</w:t>
            </w:r>
          </w:p>
        </w:tc>
        <w:tc>
          <w:tcPr>
            <w:tcW w:w="1404" w:type="dxa"/>
          </w:tcPr>
          <w:p>
            <w:pPr>
              <w:ind w:firstLine="0" w:firstLineChars="0"/>
              <w:rPr>
                <w:rFonts w:hint="default"/>
                <w:vertAlign w:val="baseline"/>
                <w:lang w:val="en-US" w:eastAsia="zh-CN"/>
              </w:rPr>
            </w:pPr>
          </w:p>
        </w:tc>
        <w:tc>
          <w:tcPr>
            <w:tcW w:w="5944" w:type="dxa"/>
          </w:tcPr>
          <w:p>
            <w:pPr>
              <w:ind w:firstLine="0" w:firstLineChars="0"/>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pPr>
              <w:rPr>
                <w:rFonts w:hint="default"/>
                <w:vertAlign w:val="baseline"/>
                <w:lang w:val="en-US" w:eastAsia="zh-CN"/>
              </w:rPr>
            </w:pPr>
            <w:r>
              <w:rPr>
                <w:rFonts w:hint="eastAsia"/>
                <w:vertAlign w:val="baseline"/>
                <w:lang w:val="en-US" w:eastAsia="zh-CN"/>
              </w:rPr>
              <w:t>下游开关型号</w:t>
            </w:r>
          </w:p>
        </w:tc>
        <w:tc>
          <w:tcPr>
            <w:tcW w:w="1404" w:type="dxa"/>
          </w:tcPr>
          <w:p>
            <w:pPr>
              <w:ind w:firstLine="0" w:firstLineChars="0"/>
              <w:rPr>
                <w:rFonts w:hint="default"/>
                <w:vertAlign w:val="baseline"/>
                <w:lang w:val="en-US" w:eastAsia="zh-CN"/>
              </w:rPr>
            </w:pPr>
          </w:p>
        </w:tc>
        <w:tc>
          <w:tcPr>
            <w:tcW w:w="5944" w:type="dxa"/>
          </w:tcPr>
          <w:p>
            <w:pPr>
              <w:ind w:firstLine="0" w:firstLineChars="0"/>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pPr>
              <w:rPr>
                <w:rFonts w:hint="default"/>
                <w:vertAlign w:val="baseline"/>
                <w:lang w:val="en-US" w:eastAsia="zh-CN"/>
              </w:rPr>
            </w:pPr>
            <w:r>
              <w:rPr>
                <w:rFonts w:hint="eastAsia"/>
                <w:vertAlign w:val="baseline"/>
                <w:lang w:val="en-US" w:eastAsia="zh-CN"/>
              </w:rPr>
              <w:t>下游开关生产厂商</w:t>
            </w:r>
          </w:p>
        </w:tc>
        <w:tc>
          <w:tcPr>
            <w:tcW w:w="1404" w:type="dxa"/>
          </w:tcPr>
          <w:p>
            <w:pPr>
              <w:ind w:firstLine="0" w:firstLineChars="0"/>
              <w:rPr>
                <w:rFonts w:hint="default"/>
                <w:vertAlign w:val="baseline"/>
                <w:lang w:val="en-US" w:eastAsia="zh-CN"/>
              </w:rPr>
            </w:pPr>
          </w:p>
        </w:tc>
        <w:tc>
          <w:tcPr>
            <w:tcW w:w="5944" w:type="dxa"/>
          </w:tcPr>
          <w:p>
            <w:pPr>
              <w:ind w:firstLine="0" w:firstLineChars="0"/>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pPr>
              <w:rPr>
                <w:rFonts w:hint="default"/>
                <w:vertAlign w:val="baseline"/>
                <w:lang w:val="en-US" w:eastAsia="zh-CN"/>
              </w:rPr>
            </w:pPr>
            <w:r>
              <w:rPr>
                <w:rFonts w:hint="eastAsia"/>
                <w:vertAlign w:val="baseline"/>
                <w:lang w:val="en-US" w:eastAsia="zh-CN"/>
              </w:rPr>
              <w:t>下游开关品牌</w:t>
            </w:r>
          </w:p>
        </w:tc>
        <w:tc>
          <w:tcPr>
            <w:tcW w:w="1404" w:type="dxa"/>
          </w:tcPr>
          <w:p>
            <w:pPr>
              <w:ind w:firstLine="0" w:firstLineChars="0"/>
              <w:rPr>
                <w:rFonts w:hint="default"/>
                <w:vertAlign w:val="baseline"/>
                <w:lang w:val="en-US" w:eastAsia="zh-CN"/>
              </w:rPr>
            </w:pPr>
          </w:p>
        </w:tc>
        <w:tc>
          <w:tcPr>
            <w:tcW w:w="5944" w:type="dxa"/>
          </w:tcPr>
          <w:p>
            <w:pPr>
              <w:ind w:firstLine="0" w:firstLineChars="0"/>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pPr>
              <w:rPr>
                <w:rFonts w:hint="default"/>
                <w:vertAlign w:val="baseline"/>
                <w:lang w:val="en-US" w:eastAsia="zh-CN"/>
              </w:rPr>
            </w:pPr>
            <w:r>
              <w:rPr>
                <w:rFonts w:hint="eastAsia"/>
                <w:vertAlign w:val="baseline"/>
                <w:lang w:val="en-US" w:eastAsia="zh-CN"/>
              </w:rPr>
              <w:t>下游开关供应商</w:t>
            </w:r>
          </w:p>
        </w:tc>
        <w:tc>
          <w:tcPr>
            <w:tcW w:w="1404" w:type="dxa"/>
          </w:tcPr>
          <w:p>
            <w:pPr>
              <w:ind w:firstLine="0" w:firstLineChars="0"/>
              <w:rPr>
                <w:rFonts w:hint="default"/>
                <w:vertAlign w:val="baseline"/>
                <w:lang w:val="en-US" w:eastAsia="zh-CN"/>
              </w:rPr>
            </w:pPr>
          </w:p>
        </w:tc>
        <w:tc>
          <w:tcPr>
            <w:tcW w:w="5944" w:type="dxa"/>
          </w:tcPr>
          <w:p>
            <w:pPr>
              <w:ind w:firstLine="0" w:firstLineChars="0"/>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pPr>
              <w:rPr>
                <w:rFonts w:hint="default"/>
                <w:vertAlign w:val="baseline"/>
                <w:lang w:val="en-US" w:eastAsia="zh-CN"/>
              </w:rPr>
            </w:pPr>
            <w:r>
              <w:rPr>
                <w:rFonts w:hint="eastAsia"/>
                <w:vertAlign w:val="baseline"/>
                <w:lang w:val="en-US" w:eastAsia="zh-CN"/>
              </w:rPr>
              <w:t>下游设备编码</w:t>
            </w:r>
          </w:p>
        </w:tc>
        <w:tc>
          <w:tcPr>
            <w:tcW w:w="1404" w:type="dxa"/>
          </w:tcPr>
          <w:p>
            <w:pPr>
              <w:ind w:firstLine="0" w:firstLineChars="0"/>
              <w:rPr>
                <w:rFonts w:hint="default"/>
                <w:vertAlign w:val="baseline"/>
                <w:lang w:val="en-US" w:eastAsia="zh-CN"/>
              </w:rPr>
            </w:pPr>
          </w:p>
        </w:tc>
        <w:tc>
          <w:tcPr>
            <w:tcW w:w="5944" w:type="dxa"/>
          </w:tcPr>
          <w:p>
            <w:pPr>
              <w:ind w:firstLine="0" w:firstLineChars="0"/>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pPr>
              <w:rPr>
                <w:rFonts w:hint="default"/>
                <w:vertAlign w:val="baseline"/>
                <w:lang w:val="en-US" w:eastAsia="zh-CN"/>
              </w:rPr>
            </w:pPr>
            <w:r>
              <w:rPr>
                <w:rFonts w:hint="eastAsia"/>
                <w:vertAlign w:val="baseline"/>
                <w:lang w:val="en-US" w:eastAsia="zh-CN"/>
              </w:rPr>
              <w:t>型号</w:t>
            </w:r>
          </w:p>
        </w:tc>
        <w:tc>
          <w:tcPr>
            <w:tcW w:w="1404" w:type="dxa"/>
          </w:tcPr>
          <w:p>
            <w:pPr>
              <w:ind w:firstLine="0" w:firstLineChars="0"/>
              <w:rPr>
                <w:rFonts w:hint="default"/>
                <w:vertAlign w:val="baseline"/>
                <w:lang w:val="en-US" w:eastAsia="zh-CN"/>
              </w:rPr>
            </w:pPr>
          </w:p>
        </w:tc>
        <w:tc>
          <w:tcPr>
            <w:tcW w:w="5944" w:type="dxa"/>
          </w:tcPr>
          <w:p>
            <w:pPr>
              <w:ind w:firstLine="0" w:firstLineChars="0"/>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pPr>
              <w:rPr>
                <w:rFonts w:hint="default"/>
                <w:vertAlign w:val="baseline"/>
                <w:lang w:val="en-US" w:eastAsia="zh-CN"/>
              </w:rPr>
            </w:pPr>
            <w:r>
              <w:rPr>
                <w:rFonts w:hint="eastAsia"/>
                <w:vertAlign w:val="baseline"/>
                <w:lang w:val="en-US" w:eastAsia="zh-CN"/>
              </w:rPr>
              <w:t>供应商</w:t>
            </w:r>
          </w:p>
        </w:tc>
        <w:tc>
          <w:tcPr>
            <w:tcW w:w="1404" w:type="dxa"/>
          </w:tcPr>
          <w:p>
            <w:pPr>
              <w:ind w:firstLine="0" w:firstLineChars="0"/>
              <w:rPr>
                <w:rFonts w:hint="default"/>
                <w:vertAlign w:val="baseline"/>
                <w:lang w:val="en-US" w:eastAsia="zh-CN"/>
              </w:rPr>
            </w:pPr>
          </w:p>
        </w:tc>
        <w:tc>
          <w:tcPr>
            <w:tcW w:w="5944" w:type="dxa"/>
          </w:tcPr>
          <w:p>
            <w:pPr>
              <w:ind w:firstLine="0" w:firstLineChars="0"/>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pPr>
              <w:rPr>
                <w:rFonts w:hint="default"/>
                <w:vertAlign w:val="baseline"/>
                <w:lang w:val="en-US" w:eastAsia="zh-CN"/>
              </w:rPr>
            </w:pPr>
            <w:r>
              <w:rPr>
                <w:rFonts w:hint="eastAsia"/>
                <w:vertAlign w:val="baseline"/>
                <w:lang w:val="en-US" w:eastAsia="zh-CN"/>
              </w:rPr>
              <w:t>生产厂商</w:t>
            </w:r>
          </w:p>
        </w:tc>
        <w:tc>
          <w:tcPr>
            <w:tcW w:w="1404" w:type="dxa"/>
          </w:tcPr>
          <w:p>
            <w:pPr>
              <w:ind w:firstLine="0" w:firstLineChars="0"/>
              <w:rPr>
                <w:rFonts w:hint="default"/>
                <w:vertAlign w:val="baseline"/>
                <w:lang w:val="en-US" w:eastAsia="zh-CN"/>
              </w:rPr>
            </w:pPr>
          </w:p>
        </w:tc>
        <w:tc>
          <w:tcPr>
            <w:tcW w:w="5944" w:type="dxa"/>
          </w:tcPr>
          <w:p>
            <w:pPr>
              <w:ind w:firstLine="0" w:firstLineChars="0"/>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pPr>
              <w:rPr>
                <w:rFonts w:hint="default"/>
                <w:vertAlign w:val="baseline"/>
                <w:lang w:val="en-US" w:eastAsia="zh-CN"/>
              </w:rPr>
            </w:pPr>
            <w:r>
              <w:rPr>
                <w:rFonts w:hint="eastAsia"/>
                <w:vertAlign w:val="baseline"/>
                <w:lang w:val="en-US" w:eastAsia="zh-CN"/>
              </w:rPr>
              <w:t>品牌</w:t>
            </w:r>
          </w:p>
        </w:tc>
        <w:tc>
          <w:tcPr>
            <w:tcW w:w="1404" w:type="dxa"/>
          </w:tcPr>
          <w:p>
            <w:pPr>
              <w:ind w:firstLine="0" w:firstLineChars="0"/>
              <w:rPr>
                <w:rFonts w:hint="default"/>
                <w:vertAlign w:val="baseline"/>
                <w:lang w:val="en-US" w:eastAsia="zh-CN"/>
              </w:rPr>
            </w:pPr>
          </w:p>
        </w:tc>
        <w:tc>
          <w:tcPr>
            <w:tcW w:w="5944" w:type="dxa"/>
          </w:tcPr>
          <w:p>
            <w:pPr>
              <w:ind w:firstLine="0" w:firstLineChars="0"/>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pPr>
              <w:rPr>
                <w:rFonts w:hint="eastAsia"/>
                <w:vertAlign w:val="baseline"/>
                <w:lang w:val="en-US" w:eastAsia="zh-CN"/>
              </w:rPr>
            </w:pPr>
            <w:r>
              <w:rPr>
                <w:rFonts w:hint="eastAsia"/>
                <w:vertAlign w:val="baseline"/>
                <w:lang w:val="en-US" w:eastAsia="zh-CN"/>
              </w:rPr>
              <w:t>广西站点级别</w:t>
            </w:r>
          </w:p>
        </w:tc>
        <w:tc>
          <w:tcPr>
            <w:tcW w:w="1404" w:type="dxa"/>
          </w:tcPr>
          <w:p>
            <w:pPr>
              <w:ind w:firstLine="0" w:firstLineChars="0"/>
              <w:rPr>
                <w:rFonts w:hint="default"/>
                <w:vertAlign w:val="baseline"/>
                <w:lang w:val="en-US" w:eastAsia="zh-CN"/>
              </w:rPr>
            </w:pPr>
          </w:p>
        </w:tc>
        <w:tc>
          <w:tcPr>
            <w:tcW w:w="5944" w:type="dxa"/>
          </w:tcPr>
          <w:p>
            <w:pPr>
              <w:ind w:firstLine="0" w:firstLineChars="0"/>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pPr>
              <w:rPr>
                <w:rFonts w:hint="eastAsia"/>
                <w:vertAlign w:val="baseline"/>
                <w:lang w:val="en-US" w:eastAsia="zh-CN"/>
              </w:rPr>
            </w:pPr>
            <w:r>
              <w:rPr>
                <w:rFonts w:hint="eastAsia"/>
                <w:vertAlign w:val="baseline"/>
                <w:lang w:val="en-US" w:eastAsia="zh-CN"/>
              </w:rPr>
              <w:t>动环专业站点级别</w:t>
            </w:r>
          </w:p>
        </w:tc>
        <w:tc>
          <w:tcPr>
            <w:tcW w:w="1404" w:type="dxa"/>
          </w:tcPr>
          <w:p>
            <w:pPr>
              <w:ind w:firstLine="0" w:firstLineChars="0"/>
              <w:rPr>
                <w:rFonts w:hint="default"/>
                <w:vertAlign w:val="baseline"/>
                <w:lang w:val="en-US" w:eastAsia="zh-CN"/>
              </w:rPr>
            </w:pPr>
          </w:p>
        </w:tc>
        <w:tc>
          <w:tcPr>
            <w:tcW w:w="5944" w:type="dxa"/>
          </w:tcPr>
          <w:p>
            <w:pPr>
              <w:ind w:firstLine="0" w:firstLineChars="0"/>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pPr>
              <w:rPr>
                <w:rFonts w:hint="eastAsia"/>
                <w:vertAlign w:val="baseline"/>
                <w:lang w:val="en-US" w:eastAsia="zh-CN"/>
              </w:rPr>
            </w:pPr>
            <w:r>
              <w:rPr>
                <w:rFonts w:hint="eastAsia"/>
                <w:vertAlign w:val="baseline"/>
                <w:lang w:val="en-US" w:eastAsia="zh-CN"/>
              </w:rPr>
              <w:t>所属设备二维码编码</w:t>
            </w:r>
          </w:p>
        </w:tc>
        <w:tc>
          <w:tcPr>
            <w:tcW w:w="1404" w:type="dxa"/>
          </w:tcPr>
          <w:p>
            <w:pPr>
              <w:ind w:firstLine="0" w:firstLineChars="0"/>
              <w:rPr>
                <w:rFonts w:hint="default"/>
                <w:vertAlign w:val="baseline"/>
                <w:lang w:val="en-US" w:eastAsia="zh-CN"/>
              </w:rPr>
            </w:pPr>
          </w:p>
        </w:tc>
        <w:tc>
          <w:tcPr>
            <w:tcW w:w="5944" w:type="dxa"/>
          </w:tcPr>
          <w:p>
            <w:pPr>
              <w:ind w:firstLine="0" w:firstLineChars="0"/>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pPr>
              <w:rPr>
                <w:rFonts w:hint="eastAsia"/>
                <w:vertAlign w:val="baseline"/>
                <w:lang w:val="en-US" w:eastAsia="zh-CN"/>
              </w:rPr>
            </w:pPr>
            <w:r>
              <w:rPr>
                <w:rFonts w:hint="eastAsia"/>
                <w:vertAlign w:val="baseline"/>
                <w:lang w:val="en-US" w:eastAsia="zh-CN"/>
              </w:rPr>
              <w:t>下游设备二维码编码</w:t>
            </w:r>
          </w:p>
        </w:tc>
        <w:tc>
          <w:tcPr>
            <w:tcW w:w="1404" w:type="dxa"/>
          </w:tcPr>
          <w:p>
            <w:pPr>
              <w:ind w:firstLine="0" w:firstLineChars="0"/>
              <w:rPr>
                <w:rFonts w:hint="default"/>
                <w:vertAlign w:val="baseline"/>
                <w:lang w:val="en-US" w:eastAsia="zh-CN"/>
              </w:rPr>
            </w:pPr>
          </w:p>
        </w:tc>
        <w:tc>
          <w:tcPr>
            <w:tcW w:w="5944" w:type="dxa"/>
          </w:tcPr>
          <w:p>
            <w:pPr>
              <w:ind w:firstLine="0" w:firstLineChars="0"/>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pPr>
              <w:rPr>
                <w:rFonts w:hint="eastAsia"/>
                <w:vertAlign w:val="baseline"/>
                <w:lang w:val="en-US" w:eastAsia="zh-CN"/>
              </w:rPr>
            </w:pPr>
            <w:r>
              <w:rPr>
                <w:rFonts w:hint="eastAsia"/>
                <w:vertAlign w:val="baseline"/>
                <w:lang w:val="en-US" w:eastAsia="zh-CN"/>
              </w:rPr>
              <w:t>一线数据维护人(代维/一线)</w:t>
            </w:r>
          </w:p>
        </w:tc>
        <w:tc>
          <w:tcPr>
            <w:tcW w:w="1404" w:type="dxa"/>
          </w:tcPr>
          <w:p>
            <w:pPr>
              <w:ind w:firstLine="0" w:firstLineChars="0"/>
              <w:rPr>
                <w:rFonts w:hint="default"/>
                <w:vertAlign w:val="baseline"/>
                <w:lang w:val="en-US" w:eastAsia="zh-CN"/>
              </w:rPr>
            </w:pPr>
          </w:p>
        </w:tc>
        <w:tc>
          <w:tcPr>
            <w:tcW w:w="5944" w:type="dxa"/>
          </w:tcPr>
          <w:p>
            <w:pPr>
              <w:ind w:firstLine="0" w:firstLineChars="0"/>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pPr>
              <w:rPr>
                <w:rFonts w:hint="eastAsia"/>
                <w:vertAlign w:val="baseline"/>
                <w:lang w:val="en-US" w:eastAsia="zh-CN"/>
              </w:rPr>
            </w:pPr>
            <w:r>
              <w:rPr>
                <w:rFonts w:hint="eastAsia"/>
                <w:vertAlign w:val="baseline"/>
                <w:lang w:val="en-US" w:eastAsia="zh-CN"/>
              </w:rPr>
              <w:t>创建人</w:t>
            </w:r>
          </w:p>
        </w:tc>
        <w:tc>
          <w:tcPr>
            <w:tcW w:w="1404" w:type="dxa"/>
          </w:tcPr>
          <w:p>
            <w:pPr>
              <w:ind w:firstLine="0" w:firstLineChars="0"/>
              <w:rPr>
                <w:rFonts w:hint="default"/>
                <w:vertAlign w:val="baseline"/>
                <w:lang w:val="en-US" w:eastAsia="zh-CN"/>
              </w:rPr>
            </w:pPr>
          </w:p>
        </w:tc>
        <w:tc>
          <w:tcPr>
            <w:tcW w:w="5944" w:type="dxa"/>
          </w:tcPr>
          <w:p>
            <w:pPr>
              <w:ind w:firstLine="0" w:firstLineChars="0"/>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pPr>
              <w:rPr>
                <w:rFonts w:hint="eastAsia"/>
                <w:vertAlign w:val="baseline"/>
                <w:lang w:val="en-US" w:eastAsia="zh-CN"/>
              </w:rPr>
            </w:pPr>
            <w:r>
              <w:rPr>
                <w:rFonts w:hint="eastAsia"/>
                <w:vertAlign w:val="baseline"/>
                <w:lang w:val="en-US" w:eastAsia="zh-CN"/>
              </w:rPr>
              <w:t>创建时间</w:t>
            </w:r>
          </w:p>
        </w:tc>
        <w:tc>
          <w:tcPr>
            <w:tcW w:w="1404" w:type="dxa"/>
          </w:tcPr>
          <w:p>
            <w:pPr>
              <w:ind w:firstLine="0" w:firstLineChars="0"/>
              <w:rPr>
                <w:rFonts w:hint="default"/>
                <w:vertAlign w:val="baseline"/>
                <w:lang w:val="en-US" w:eastAsia="zh-CN"/>
              </w:rPr>
            </w:pPr>
          </w:p>
        </w:tc>
        <w:tc>
          <w:tcPr>
            <w:tcW w:w="5944" w:type="dxa"/>
          </w:tcPr>
          <w:p>
            <w:pPr>
              <w:ind w:firstLine="0" w:firstLineChars="0"/>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pPr>
              <w:rPr>
                <w:rFonts w:hint="eastAsia"/>
                <w:vertAlign w:val="baseline"/>
                <w:lang w:val="en-US" w:eastAsia="zh-CN"/>
              </w:rPr>
            </w:pPr>
            <w:r>
              <w:rPr>
                <w:rFonts w:hint="eastAsia"/>
                <w:vertAlign w:val="baseline"/>
                <w:lang w:val="en-US" w:eastAsia="zh-CN"/>
              </w:rPr>
              <w:t>最后修改人</w:t>
            </w:r>
          </w:p>
        </w:tc>
        <w:tc>
          <w:tcPr>
            <w:tcW w:w="1404" w:type="dxa"/>
          </w:tcPr>
          <w:p>
            <w:pPr>
              <w:ind w:firstLine="0" w:firstLineChars="0"/>
              <w:rPr>
                <w:rFonts w:hint="default"/>
                <w:vertAlign w:val="baseline"/>
                <w:lang w:val="en-US" w:eastAsia="zh-CN"/>
              </w:rPr>
            </w:pPr>
          </w:p>
        </w:tc>
        <w:tc>
          <w:tcPr>
            <w:tcW w:w="5944" w:type="dxa"/>
          </w:tcPr>
          <w:p>
            <w:pPr>
              <w:ind w:firstLine="0" w:firstLineChars="0"/>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pPr>
              <w:rPr>
                <w:rFonts w:hint="eastAsia"/>
                <w:vertAlign w:val="baseline"/>
                <w:lang w:val="en-US" w:eastAsia="zh-CN"/>
              </w:rPr>
            </w:pPr>
            <w:r>
              <w:rPr>
                <w:rFonts w:hint="eastAsia"/>
                <w:vertAlign w:val="baseline"/>
                <w:lang w:val="en-US" w:eastAsia="zh-CN"/>
              </w:rPr>
              <w:t>最后修改时间</w:t>
            </w:r>
          </w:p>
        </w:tc>
        <w:tc>
          <w:tcPr>
            <w:tcW w:w="1404" w:type="dxa"/>
          </w:tcPr>
          <w:p>
            <w:pPr>
              <w:ind w:firstLine="0" w:firstLineChars="0"/>
              <w:rPr>
                <w:rFonts w:hint="default"/>
                <w:vertAlign w:val="baseline"/>
                <w:lang w:val="en-US" w:eastAsia="zh-CN"/>
              </w:rPr>
            </w:pPr>
          </w:p>
        </w:tc>
        <w:tc>
          <w:tcPr>
            <w:tcW w:w="5944" w:type="dxa"/>
          </w:tcPr>
          <w:p>
            <w:pPr>
              <w:ind w:firstLine="0" w:firstLineChars="0"/>
              <w:rPr>
                <w:rFonts w:hint="default"/>
                <w:vertAlign w:val="baseline"/>
                <w:lang w:val="en-US" w:eastAsia="zh-CN"/>
              </w:rPr>
            </w:pPr>
          </w:p>
        </w:tc>
      </w:tr>
    </w:tbl>
    <w:p>
      <w:pPr>
        <w:rPr>
          <w:rFonts w:hint="eastAsia"/>
          <w:lang w:val="en-US" w:eastAsia="zh-CN"/>
        </w:rPr>
      </w:pPr>
    </w:p>
    <w:p>
      <w:pPr>
        <w:rPr>
          <w:rFonts w:hint="default"/>
          <w:lang w:val="en-US" w:eastAsia="zh-CN"/>
        </w:rPr>
      </w:pPr>
    </w:p>
    <w:p>
      <w:pPr>
        <w:widowControl w:val="0"/>
        <w:numPr>
          <w:ilvl w:val="0"/>
          <w:numId w:val="0"/>
        </w:numPr>
        <w:ind w:leftChars="0"/>
        <w:jc w:val="left"/>
        <w:rPr>
          <w:rFonts w:hint="default"/>
          <w:lang w:val="en-US" w:eastAsia="zh-CN"/>
        </w:rPr>
      </w:pPr>
    </w:p>
    <w:p>
      <w:pPr>
        <w:widowControl w:val="0"/>
        <w:numPr>
          <w:ilvl w:val="0"/>
          <w:numId w:val="0"/>
        </w:numPr>
        <w:ind w:leftChars="0"/>
        <w:jc w:val="left"/>
        <w:rPr>
          <w:rFonts w:hint="default"/>
          <w:lang w:val="en-US" w:eastAsia="zh-CN"/>
        </w:rPr>
      </w:pPr>
    </w:p>
    <w:p>
      <w:pPr>
        <w:widowControl w:val="0"/>
        <w:numPr>
          <w:ilvl w:val="0"/>
          <w:numId w:val="0"/>
        </w:numPr>
        <w:ind w:leftChars="0"/>
        <w:jc w:val="left"/>
        <w:rPr>
          <w:rFonts w:hint="default"/>
          <w:lang w:val="en-US" w:eastAsia="zh-CN"/>
        </w:rPr>
      </w:pPr>
    </w:p>
    <w:p>
      <w:pPr>
        <w:widowControl w:val="0"/>
        <w:numPr>
          <w:ilvl w:val="0"/>
          <w:numId w:val="0"/>
        </w:numPr>
        <w:ind w:leftChars="0"/>
        <w:jc w:val="left"/>
        <w:rPr>
          <w:rFonts w:hint="default"/>
          <w:lang w:val="en-US" w:eastAsia="zh-CN"/>
        </w:rPr>
        <w:sectPr>
          <w:pgSz w:w="11906" w:h="16838"/>
          <w:pgMar w:top="1440" w:right="1080" w:bottom="1440" w:left="1080" w:header="680" w:footer="992" w:gutter="0"/>
          <w:cols w:space="425" w:num="1"/>
          <w:docGrid w:type="lines" w:linePitch="312" w:charSpace="0"/>
        </w:sectPr>
      </w:pPr>
    </w:p>
    <w:p>
      <w:pPr>
        <w:pStyle w:val="4"/>
        <w:bidi w:val="0"/>
        <w:rPr>
          <w:rFonts w:hint="default"/>
          <w:lang w:val="en-US" w:eastAsia="zh-CN"/>
        </w:rPr>
      </w:pPr>
      <w:bookmarkStart w:id="53" w:name="_Toc6888"/>
      <w:r>
        <w:rPr>
          <w:rFonts w:hint="eastAsia"/>
          <w:lang w:val="en-US" w:eastAsia="zh-CN"/>
        </w:rPr>
        <w:t>综合监控-网络拓扑</w:t>
      </w:r>
      <w:bookmarkEnd w:id="53"/>
    </w:p>
    <w:p>
      <w:pPr>
        <w:rPr>
          <w:rFonts w:hint="eastAsia"/>
          <w:lang w:val="en-US" w:eastAsia="zh-CN"/>
        </w:rPr>
      </w:pPr>
      <w:r>
        <w:rPr>
          <w:rFonts w:hint="eastAsia"/>
          <w:lang w:val="en-US" w:eastAsia="zh-CN"/>
        </w:rPr>
        <w:t>空间树选广西时，右侧显示平台和SC，点击平台或者SC，显示对应的服务器信息。显示后的信息，可以编辑。</w:t>
      </w:r>
    </w:p>
    <w:p>
      <w:pPr>
        <w:rPr>
          <w:rFonts w:hint="default"/>
          <w:lang w:val="en-US" w:eastAsia="zh-CN"/>
        </w:rPr>
      </w:pPr>
      <w:r>
        <w:rPr>
          <w:rFonts w:hint="eastAsia"/>
          <w:lang w:val="en-US" w:eastAsia="zh-CN"/>
        </w:rPr>
        <w:t>点击地市</w:t>
      </w:r>
    </w:p>
    <w:p>
      <w:pPr>
        <w:rPr>
          <w:rFonts w:hint="eastAsia"/>
          <w:lang w:val="en-US" w:eastAsia="zh-CN"/>
        </w:rPr>
      </w:pPr>
    </w:p>
    <w:p>
      <w:pPr>
        <w:rPr>
          <w:rFonts w:hint="eastAsia"/>
          <w:lang w:val="en-US" w:eastAsia="zh-CN"/>
        </w:rPr>
      </w:pPr>
      <w:r>
        <w:rPr>
          <w:rFonts w:hint="eastAsia"/>
          <w:lang w:val="en-US" w:eastAsia="zh-CN"/>
        </w:rPr>
        <w:t>地市与站点之间的网络关系，用线连接。站点的交换机设备的上游信息，在对应设备上配置，地市与站点之间的节点不用考虑细化。</w:t>
      </w:r>
    </w:p>
    <w:p>
      <w:pPr>
        <w:rPr>
          <w:rFonts w:hint="eastAsia"/>
          <w:lang w:val="en-US" w:eastAsia="zh-CN"/>
        </w:rPr>
      </w:pPr>
      <w:r>
        <w:rPr>
          <w:rFonts w:hint="eastAsia"/>
          <w:lang w:val="en-US" w:eastAsia="zh-CN"/>
        </w:rPr>
        <w:t>站点交换机和楼层交换机，可以自己选择设备和连线。楼层可以考虑看成一个小组，内部配置后，串到站点层级。</w:t>
      </w:r>
    </w:p>
    <w:p>
      <w:pPr>
        <w:rPr>
          <w:rFonts w:hint="eastAsia"/>
          <w:lang w:val="en-US" w:eastAsia="zh-CN"/>
        </w:rPr>
      </w:pPr>
      <w:r>
        <w:rPr>
          <w:rFonts w:hint="eastAsia"/>
          <w:lang w:val="en-US" w:eastAsia="zh-CN"/>
        </w:rPr>
        <w:t>站点下面对应机房，点击机房展示对应的设备。机房以展开收起的方式。收起的时候机房连接到站点，展开的时候，显示设备和站点的连线。</w:t>
      </w:r>
    </w:p>
    <w:p>
      <w:pPr>
        <w:rPr>
          <w:rFonts w:hint="default"/>
          <w:lang w:val="en-US" w:eastAsia="zh-CN"/>
        </w:rPr>
      </w:pPr>
      <w:r>
        <w:rPr>
          <w:rFonts w:hint="eastAsia"/>
          <w:lang w:val="en-US" w:eastAsia="zh-CN"/>
        </w:rPr>
        <w:t>IP库上设计的枚举设备类型，要设计对应的设备ICON。</w:t>
      </w:r>
    </w:p>
    <w:p>
      <w:pPr>
        <w:rPr>
          <w:rFonts w:hint="eastAsia"/>
          <w:lang w:val="en-US" w:eastAsia="zh-CN"/>
        </w:rPr>
      </w:pPr>
    </w:p>
    <w:p>
      <w:pPr>
        <w:rPr>
          <w:rFonts w:hint="default"/>
          <w:lang w:val="en-US" w:eastAsia="zh-CN"/>
        </w:rPr>
      </w:pPr>
      <w:r>
        <w:rPr>
          <w:rFonts w:hint="eastAsia"/>
          <w:lang w:val="en-US" w:eastAsia="zh-CN"/>
        </w:rPr>
        <w:t>区县层级不用管</w:t>
      </w:r>
    </w:p>
    <w:p>
      <w:pPr>
        <w:rPr>
          <w:rFonts w:hint="eastAsia"/>
          <w:lang w:val="en-US" w:eastAsia="zh-CN"/>
        </w:rPr>
      </w:pPr>
    </w:p>
    <w:p>
      <w:pPr>
        <w:rPr>
          <w:rFonts w:hint="eastAsia"/>
          <w:lang w:val="en-US" w:eastAsia="zh-CN"/>
        </w:rPr>
      </w:pPr>
      <w:r>
        <w:rPr>
          <w:rFonts w:hint="eastAsia"/>
          <w:lang w:val="en-US" w:eastAsia="zh-CN"/>
        </w:rPr>
        <w:t>FSU关联IP库，通过名称关联SC上送状态，判断FSU是在线还是离线。</w:t>
      </w:r>
    </w:p>
    <w:p>
      <w:pPr>
        <w:rPr>
          <w:rFonts w:hint="default"/>
          <w:lang w:val="en-US" w:eastAsia="zh-CN"/>
        </w:rPr>
      </w:pPr>
    </w:p>
    <w:p>
      <w:pPr>
        <w:rPr>
          <w:rFonts w:hint="default"/>
          <w:lang w:val="en-US" w:eastAsia="zh-CN"/>
        </w:rPr>
      </w:pPr>
    </w:p>
    <w:p>
      <w:pPr>
        <w:pStyle w:val="4"/>
        <w:numPr>
          <w:ilvl w:val="1"/>
          <w:numId w:val="0"/>
        </w:numPr>
        <w:tabs>
          <w:tab w:val="clear" w:pos="717"/>
        </w:tabs>
        <w:bidi w:val="0"/>
        <w:ind w:leftChars="0"/>
        <w:rPr>
          <w:rFonts w:hint="default"/>
          <w:lang w:val="en-US" w:eastAsia="zh-CN"/>
        </w:rPr>
      </w:pPr>
      <w:bookmarkStart w:id="54" w:name="_Toc21200"/>
      <w:bookmarkStart w:id="55" w:name="_Ref4969"/>
      <w:r>
        <w:rPr>
          <w:rFonts w:hint="eastAsia"/>
          <w:lang w:val="en-US" w:eastAsia="zh-CN"/>
        </w:rPr>
        <w:t>附录1：动环设备类型与综资设备类型对应关系表</w:t>
      </w:r>
      <w:bookmarkEnd w:id="54"/>
      <w:bookmarkEnd w:id="55"/>
    </w:p>
    <w:p>
      <w:pPr>
        <w:rPr>
          <w:rFonts w:hint="default"/>
          <w:lang w:val="en-US" w:eastAsia="zh-CN"/>
        </w:rPr>
      </w:pPr>
      <w:r>
        <w:rPr>
          <w:rFonts w:hint="eastAsia"/>
          <w:lang w:val="en-US" w:eastAsia="zh-CN"/>
        </w:rPr>
        <w:t>动环设备类型取自《中国移动动环信号标准化字典表202407版》，综资设备类型取自《网络资源通用标准数据模型-动环v3.5》</w:t>
      </w:r>
    </w:p>
    <w:tbl>
      <w:tblPr>
        <w:tblStyle w:val="32"/>
        <w:tblW w:w="9668" w:type="dxa"/>
        <w:tblInd w:w="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728"/>
        <w:gridCol w:w="2800"/>
        <w:gridCol w:w="2528"/>
        <w:gridCol w:w="361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12" w:hRule="atLeast"/>
        </w:trPr>
        <w:tc>
          <w:tcPr>
            <w:tcW w:w="728" w:type="dxa"/>
            <w:shd w:val="clear" w:color="auto" w:fill="00B0F0"/>
            <w:noWrap/>
            <w:vAlign w:val="center"/>
          </w:tcPr>
          <w:p>
            <w:pPr>
              <w:keepNext w:val="0"/>
              <w:keepLines w:val="0"/>
              <w:widowControl/>
              <w:suppressLineNumbers w:val="0"/>
              <w:ind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序号</w:t>
            </w:r>
          </w:p>
        </w:tc>
        <w:tc>
          <w:tcPr>
            <w:tcW w:w="2800" w:type="dxa"/>
            <w:shd w:val="clear" w:color="auto" w:fill="00B0F0"/>
            <w:noWrap/>
            <w:vAlign w:val="center"/>
          </w:tcPr>
          <w:p>
            <w:pPr>
              <w:keepNext w:val="0"/>
              <w:keepLines w:val="0"/>
              <w:widowControl/>
              <w:suppressLineNumbers w:val="0"/>
              <w:ind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动环</w:t>
            </w:r>
            <w:r>
              <w:rPr>
                <w:rFonts w:hint="eastAsia" w:ascii="宋体" w:hAnsi="宋体" w:cs="宋体"/>
                <w:i w:val="0"/>
                <w:iCs w:val="0"/>
                <w:color w:val="000000"/>
                <w:kern w:val="0"/>
                <w:sz w:val="22"/>
                <w:szCs w:val="22"/>
                <w:u w:val="none"/>
                <w:lang w:val="en-US" w:eastAsia="zh-CN" w:bidi="ar"/>
              </w:rPr>
              <w:t>设备类型</w:t>
            </w:r>
          </w:p>
        </w:tc>
        <w:tc>
          <w:tcPr>
            <w:tcW w:w="2528" w:type="dxa"/>
            <w:shd w:val="clear" w:color="auto" w:fill="00B0F0"/>
            <w:noWrap/>
            <w:vAlign w:val="center"/>
          </w:tcPr>
          <w:p>
            <w:pPr>
              <w:keepNext w:val="0"/>
              <w:keepLines w:val="0"/>
              <w:widowControl/>
              <w:suppressLineNumbers w:val="0"/>
              <w:ind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综资设备类型</w:t>
            </w:r>
          </w:p>
        </w:tc>
        <w:tc>
          <w:tcPr>
            <w:tcW w:w="3612" w:type="dxa"/>
            <w:shd w:val="clear" w:color="auto" w:fill="00B0F0"/>
            <w:noWrap/>
            <w:vAlign w:val="center"/>
          </w:tcPr>
          <w:p>
            <w:pPr>
              <w:keepNext w:val="0"/>
              <w:keepLines w:val="0"/>
              <w:widowControl/>
              <w:suppressLineNumbers w:val="0"/>
              <w:ind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12" w:hRule="atLeast"/>
        </w:trPr>
        <w:tc>
          <w:tcPr>
            <w:tcW w:w="728"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w:t>
            </w:r>
          </w:p>
        </w:tc>
        <w:tc>
          <w:tcPr>
            <w:tcW w:w="2800"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UPS配电</w:t>
            </w:r>
          </w:p>
        </w:tc>
        <w:tc>
          <w:tcPr>
            <w:tcW w:w="2528"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UPS配电</w:t>
            </w:r>
          </w:p>
        </w:tc>
        <w:tc>
          <w:tcPr>
            <w:tcW w:w="3612"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12" w:hRule="atLeast"/>
        </w:trPr>
        <w:tc>
          <w:tcPr>
            <w:tcW w:w="728"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w:t>
            </w:r>
          </w:p>
        </w:tc>
        <w:tc>
          <w:tcPr>
            <w:tcW w:w="2800"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UPS设备</w:t>
            </w:r>
          </w:p>
        </w:tc>
        <w:tc>
          <w:tcPr>
            <w:tcW w:w="2528"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UPS设备</w:t>
            </w:r>
          </w:p>
        </w:tc>
        <w:tc>
          <w:tcPr>
            <w:tcW w:w="3612"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12" w:hRule="atLeast"/>
        </w:trPr>
        <w:tc>
          <w:tcPr>
            <w:tcW w:w="728"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w:t>
            </w:r>
          </w:p>
        </w:tc>
        <w:tc>
          <w:tcPr>
            <w:tcW w:w="2800"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变换设备</w:t>
            </w:r>
          </w:p>
        </w:tc>
        <w:tc>
          <w:tcPr>
            <w:tcW w:w="2528"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变换设备</w:t>
            </w:r>
          </w:p>
        </w:tc>
        <w:tc>
          <w:tcPr>
            <w:tcW w:w="3612"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12" w:hRule="atLeast"/>
        </w:trPr>
        <w:tc>
          <w:tcPr>
            <w:tcW w:w="728"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w:t>
            </w:r>
          </w:p>
        </w:tc>
        <w:tc>
          <w:tcPr>
            <w:tcW w:w="2800"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变压器</w:t>
            </w:r>
          </w:p>
        </w:tc>
        <w:tc>
          <w:tcPr>
            <w:tcW w:w="2528"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变压器</w:t>
            </w:r>
          </w:p>
        </w:tc>
        <w:tc>
          <w:tcPr>
            <w:tcW w:w="3612"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12" w:hRule="atLeast"/>
        </w:trPr>
        <w:tc>
          <w:tcPr>
            <w:tcW w:w="728"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w:t>
            </w:r>
          </w:p>
        </w:tc>
        <w:tc>
          <w:tcPr>
            <w:tcW w:w="2800"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低压交流配电</w:t>
            </w:r>
          </w:p>
        </w:tc>
        <w:tc>
          <w:tcPr>
            <w:tcW w:w="2528"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低压交流配电</w:t>
            </w:r>
          </w:p>
        </w:tc>
        <w:tc>
          <w:tcPr>
            <w:tcW w:w="3612"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12" w:hRule="atLeast"/>
        </w:trPr>
        <w:tc>
          <w:tcPr>
            <w:tcW w:w="728"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w:t>
            </w:r>
          </w:p>
        </w:tc>
        <w:tc>
          <w:tcPr>
            <w:tcW w:w="2800"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低压直流配电</w:t>
            </w:r>
          </w:p>
        </w:tc>
        <w:tc>
          <w:tcPr>
            <w:tcW w:w="2528"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低压直流配电</w:t>
            </w:r>
          </w:p>
        </w:tc>
        <w:tc>
          <w:tcPr>
            <w:tcW w:w="3612"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12" w:hRule="atLeast"/>
        </w:trPr>
        <w:tc>
          <w:tcPr>
            <w:tcW w:w="728"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7</w:t>
            </w:r>
          </w:p>
        </w:tc>
        <w:tc>
          <w:tcPr>
            <w:tcW w:w="2800"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电池恒温箱</w:t>
            </w:r>
          </w:p>
        </w:tc>
        <w:tc>
          <w:tcPr>
            <w:tcW w:w="2528"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电池恒温箱</w:t>
            </w:r>
          </w:p>
        </w:tc>
        <w:tc>
          <w:tcPr>
            <w:tcW w:w="3612"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12" w:hRule="atLeast"/>
        </w:trPr>
        <w:tc>
          <w:tcPr>
            <w:tcW w:w="728"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8</w:t>
            </w:r>
          </w:p>
        </w:tc>
        <w:tc>
          <w:tcPr>
            <w:tcW w:w="2800"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动环监控</w:t>
            </w:r>
          </w:p>
        </w:tc>
        <w:tc>
          <w:tcPr>
            <w:tcW w:w="2528"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动环监控</w:t>
            </w:r>
          </w:p>
        </w:tc>
        <w:tc>
          <w:tcPr>
            <w:tcW w:w="3612"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728"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9</w:t>
            </w:r>
          </w:p>
        </w:tc>
        <w:tc>
          <w:tcPr>
            <w:tcW w:w="2800"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发电机组</w:t>
            </w:r>
          </w:p>
        </w:tc>
        <w:tc>
          <w:tcPr>
            <w:tcW w:w="2528"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发电机组</w:t>
            </w:r>
          </w:p>
        </w:tc>
        <w:tc>
          <w:tcPr>
            <w:tcW w:w="3612"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12" w:hRule="atLeast"/>
        </w:trPr>
        <w:tc>
          <w:tcPr>
            <w:tcW w:w="728"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10</w:t>
            </w:r>
          </w:p>
        </w:tc>
        <w:tc>
          <w:tcPr>
            <w:tcW w:w="2800"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风光设备</w:t>
            </w:r>
          </w:p>
        </w:tc>
        <w:tc>
          <w:tcPr>
            <w:tcW w:w="2528"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风光设备</w:t>
            </w:r>
          </w:p>
        </w:tc>
        <w:tc>
          <w:tcPr>
            <w:tcW w:w="3612"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12" w:hRule="atLeast"/>
        </w:trPr>
        <w:tc>
          <w:tcPr>
            <w:tcW w:w="728"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11</w:t>
            </w:r>
          </w:p>
        </w:tc>
        <w:tc>
          <w:tcPr>
            <w:tcW w:w="2800"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高压配电</w:t>
            </w:r>
          </w:p>
        </w:tc>
        <w:tc>
          <w:tcPr>
            <w:tcW w:w="2528"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高压配电</w:t>
            </w:r>
          </w:p>
        </w:tc>
        <w:tc>
          <w:tcPr>
            <w:tcW w:w="3612"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728"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12</w:t>
            </w:r>
          </w:p>
        </w:tc>
        <w:tc>
          <w:tcPr>
            <w:tcW w:w="2800"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高压直流电源</w:t>
            </w:r>
          </w:p>
        </w:tc>
        <w:tc>
          <w:tcPr>
            <w:tcW w:w="2528"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高压直流电源</w:t>
            </w:r>
          </w:p>
        </w:tc>
        <w:tc>
          <w:tcPr>
            <w:tcW w:w="3612"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12" w:hRule="atLeast"/>
        </w:trPr>
        <w:tc>
          <w:tcPr>
            <w:tcW w:w="728"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13</w:t>
            </w:r>
          </w:p>
        </w:tc>
        <w:tc>
          <w:tcPr>
            <w:tcW w:w="2800"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机房环境</w:t>
            </w:r>
          </w:p>
        </w:tc>
        <w:tc>
          <w:tcPr>
            <w:tcW w:w="2528"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机房环境</w:t>
            </w:r>
          </w:p>
        </w:tc>
        <w:tc>
          <w:tcPr>
            <w:tcW w:w="3612"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728"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14</w:t>
            </w:r>
          </w:p>
        </w:tc>
        <w:tc>
          <w:tcPr>
            <w:tcW w:w="2800"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机房专用空调</w:t>
            </w:r>
          </w:p>
        </w:tc>
        <w:tc>
          <w:tcPr>
            <w:tcW w:w="2528"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机房专用空调</w:t>
            </w:r>
          </w:p>
        </w:tc>
        <w:tc>
          <w:tcPr>
            <w:tcW w:w="3612"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728"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15</w:t>
            </w:r>
          </w:p>
        </w:tc>
        <w:tc>
          <w:tcPr>
            <w:tcW w:w="2800"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极早期烟感</w:t>
            </w:r>
          </w:p>
        </w:tc>
        <w:tc>
          <w:tcPr>
            <w:tcW w:w="2528"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极早期烟感</w:t>
            </w:r>
          </w:p>
        </w:tc>
        <w:tc>
          <w:tcPr>
            <w:tcW w:w="3612"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728"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16</w:t>
            </w:r>
          </w:p>
        </w:tc>
        <w:tc>
          <w:tcPr>
            <w:tcW w:w="2800"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开关电源</w:t>
            </w:r>
          </w:p>
        </w:tc>
        <w:tc>
          <w:tcPr>
            <w:tcW w:w="2528"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开关电源</w:t>
            </w:r>
          </w:p>
        </w:tc>
        <w:tc>
          <w:tcPr>
            <w:tcW w:w="3612"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12" w:hRule="atLeast"/>
        </w:trPr>
        <w:tc>
          <w:tcPr>
            <w:tcW w:w="728"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17</w:t>
            </w:r>
          </w:p>
        </w:tc>
        <w:tc>
          <w:tcPr>
            <w:tcW w:w="2800"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锂电池</w:t>
            </w:r>
          </w:p>
        </w:tc>
        <w:tc>
          <w:tcPr>
            <w:tcW w:w="2528"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锂电池</w:t>
            </w:r>
          </w:p>
        </w:tc>
        <w:tc>
          <w:tcPr>
            <w:tcW w:w="3612"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12" w:hRule="atLeast"/>
        </w:trPr>
        <w:tc>
          <w:tcPr>
            <w:tcW w:w="728"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18</w:t>
            </w:r>
          </w:p>
        </w:tc>
        <w:tc>
          <w:tcPr>
            <w:tcW w:w="2800"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普通空调</w:t>
            </w:r>
          </w:p>
        </w:tc>
        <w:tc>
          <w:tcPr>
            <w:tcW w:w="2528"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普通空调</w:t>
            </w:r>
          </w:p>
        </w:tc>
        <w:tc>
          <w:tcPr>
            <w:tcW w:w="3612"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728"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19</w:t>
            </w:r>
          </w:p>
        </w:tc>
        <w:tc>
          <w:tcPr>
            <w:tcW w:w="2800"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铅酸电池</w:t>
            </w:r>
          </w:p>
        </w:tc>
        <w:tc>
          <w:tcPr>
            <w:tcW w:w="2528"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铅酸电池</w:t>
            </w:r>
          </w:p>
        </w:tc>
        <w:tc>
          <w:tcPr>
            <w:tcW w:w="3612"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728"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20</w:t>
            </w:r>
          </w:p>
        </w:tc>
        <w:tc>
          <w:tcPr>
            <w:tcW w:w="2800"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智能电表</w:t>
            </w:r>
          </w:p>
        </w:tc>
        <w:tc>
          <w:tcPr>
            <w:tcW w:w="2528"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智能电表</w:t>
            </w:r>
          </w:p>
        </w:tc>
        <w:tc>
          <w:tcPr>
            <w:tcW w:w="3612"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728"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21</w:t>
            </w:r>
          </w:p>
        </w:tc>
        <w:tc>
          <w:tcPr>
            <w:tcW w:w="2800"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智能门禁</w:t>
            </w:r>
          </w:p>
        </w:tc>
        <w:tc>
          <w:tcPr>
            <w:tcW w:w="2528"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智能门禁</w:t>
            </w:r>
          </w:p>
        </w:tc>
        <w:tc>
          <w:tcPr>
            <w:tcW w:w="3612"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12" w:hRule="atLeast"/>
        </w:trPr>
        <w:tc>
          <w:tcPr>
            <w:tcW w:w="728"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22</w:t>
            </w:r>
          </w:p>
        </w:tc>
        <w:tc>
          <w:tcPr>
            <w:tcW w:w="2800"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智能通风换热</w:t>
            </w:r>
          </w:p>
        </w:tc>
        <w:tc>
          <w:tcPr>
            <w:tcW w:w="2528"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智能通风换热</w:t>
            </w:r>
          </w:p>
        </w:tc>
        <w:tc>
          <w:tcPr>
            <w:tcW w:w="3612"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12" w:hRule="atLeast"/>
        </w:trPr>
        <w:tc>
          <w:tcPr>
            <w:tcW w:w="728"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23</w:t>
            </w:r>
          </w:p>
        </w:tc>
        <w:tc>
          <w:tcPr>
            <w:tcW w:w="2800"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中央空调末端</w:t>
            </w:r>
          </w:p>
        </w:tc>
        <w:tc>
          <w:tcPr>
            <w:tcW w:w="2528"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中央空调末端</w:t>
            </w:r>
          </w:p>
        </w:tc>
        <w:tc>
          <w:tcPr>
            <w:tcW w:w="3612"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12" w:hRule="atLeast"/>
        </w:trPr>
        <w:tc>
          <w:tcPr>
            <w:tcW w:w="728"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24</w:t>
            </w:r>
          </w:p>
        </w:tc>
        <w:tc>
          <w:tcPr>
            <w:tcW w:w="2800"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中央空调主机</w:t>
            </w:r>
          </w:p>
        </w:tc>
        <w:tc>
          <w:tcPr>
            <w:tcW w:w="2528"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中央空调主机</w:t>
            </w:r>
          </w:p>
        </w:tc>
        <w:tc>
          <w:tcPr>
            <w:tcW w:w="3612"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12" w:hRule="atLeast"/>
        </w:trPr>
        <w:tc>
          <w:tcPr>
            <w:tcW w:w="728"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w:t>
            </w:r>
          </w:p>
        </w:tc>
        <w:tc>
          <w:tcPr>
            <w:tcW w:w="2800"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高压直流电源配电</w:t>
            </w:r>
          </w:p>
        </w:tc>
        <w:tc>
          <w:tcPr>
            <w:tcW w:w="2528"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高压直流配电</w:t>
            </w:r>
          </w:p>
        </w:tc>
        <w:tc>
          <w:tcPr>
            <w:tcW w:w="3612"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字典表与综资中的类型名称不一致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12" w:hRule="atLeast"/>
        </w:trPr>
        <w:tc>
          <w:tcPr>
            <w:tcW w:w="728"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26</w:t>
            </w:r>
          </w:p>
        </w:tc>
        <w:tc>
          <w:tcPr>
            <w:tcW w:w="2800"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shd w:val="clear"/>
                <w:lang w:val="en-US" w:eastAsia="zh-CN" w:bidi="ar"/>
              </w:rPr>
              <w:t>交流母线配电</w:t>
            </w:r>
          </w:p>
        </w:tc>
        <w:tc>
          <w:tcPr>
            <w:tcW w:w="2528"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shd w:val="clear"/>
                <w:lang w:val="en-US" w:eastAsia="zh-CN" w:bidi="ar"/>
              </w:rPr>
              <w:t>交流母线配电</w:t>
            </w:r>
          </w:p>
        </w:tc>
        <w:tc>
          <w:tcPr>
            <w:tcW w:w="3612" w:type="dxa"/>
            <w:shd w:val="clear" w:color="auto" w:fill="auto"/>
            <w:noWrap/>
            <w:vAlign w:val="bottom"/>
          </w:tcPr>
          <w:p>
            <w:pPr>
              <w:keepNext w:val="0"/>
              <w:keepLines w:val="0"/>
              <w:widowControl/>
              <w:suppressLineNumbers w:val="0"/>
              <w:jc w:val="center"/>
              <w:textAlignment w:val="bottom"/>
              <w:rPr>
                <w:rFonts w:hint="default" w:ascii="宋体" w:hAnsi="宋体" w:eastAsia="宋体" w:cs="宋体"/>
                <w:i w:val="0"/>
                <w:iCs w:val="0"/>
                <w:color w:val="000000"/>
                <w:sz w:val="22"/>
                <w:szCs w:val="22"/>
                <w:u w:val="none"/>
                <w:lang w:val="en-US"/>
              </w:rPr>
            </w:pPr>
            <w:r>
              <w:rPr>
                <w:rFonts w:hint="eastAsia" w:ascii="宋体" w:hAnsi="宋体" w:eastAsia="宋体" w:cs="宋体"/>
                <w:i w:val="0"/>
                <w:iCs w:val="0"/>
                <w:color w:val="000000"/>
                <w:kern w:val="0"/>
                <w:sz w:val="22"/>
                <w:szCs w:val="22"/>
                <w:u w:val="none"/>
                <w:lang w:val="en-US" w:eastAsia="zh-CN" w:bidi="ar"/>
              </w:rPr>
              <w:t>在综资《其他设备》表中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12" w:hRule="atLeast"/>
        </w:trPr>
        <w:tc>
          <w:tcPr>
            <w:tcW w:w="728"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27</w:t>
            </w:r>
          </w:p>
        </w:tc>
        <w:tc>
          <w:tcPr>
            <w:tcW w:w="2800"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户外小型一体化电源</w:t>
            </w:r>
          </w:p>
        </w:tc>
        <w:tc>
          <w:tcPr>
            <w:tcW w:w="2528"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c>
          <w:tcPr>
            <w:tcW w:w="3612"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综资无对应设备类型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12" w:hRule="atLeast"/>
        </w:trPr>
        <w:tc>
          <w:tcPr>
            <w:tcW w:w="728"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28</w:t>
            </w:r>
          </w:p>
        </w:tc>
        <w:tc>
          <w:tcPr>
            <w:tcW w:w="2800"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直流母线配电</w:t>
            </w:r>
          </w:p>
        </w:tc>
        <w:tc>
          <w:tcPr>
            <w:tcW w:w="2528"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c>
          <w:tcPr>
            <w:tcW w:w="3612"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综资无对应设备类型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12" w:hRule="atLeast"/>
        </w:trPr>
        <w:tc>
          <w:tcPr>
            <w:tcW w:w="728"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29</w:t>
            </w:r>
          </w:p>
        </w:tc>
        <w:tc>
          <w:tcPr>
            <w:tcW w:w="2800"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一体化能源柜</w:t>
            </w:r>
          </w:p>
        </w:tc>
        <w:tc>
          <w:tcPr>
            <w:tcW w:w="2528"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c>
          <w:tcPr>
            <w:tcW w:w="3612"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综资无对应设备类型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12" w:hRule="atLeast"/>
        </w:trPr>
        <w:tc>
          <w:tcPr>
            <w:tcW w:w="728"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30</w:t>
            </w:r>
          </w:p>
        </w:tc>
        <w:tc>
          <w:tcPr>
            <w:tcW w:w="2800"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电池数字化设备</w:t>
            </w:r>
          </w:p>
        </w:tc>
        <w:tc>
          <w:tcPr>
            <w:tcW w:w="2528"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c>
          <w:tcPr>
            <w:tcW w:w="3612"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综资无对应设备类型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12" w:hRule="atLeast"/>
        </w:trPr>
        <w:tc>
          <w:tcPr>
            <w:tcW w:w="728"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31</w:t>
            </w:r>
          </w:p>
        </w:tc>
        <w:tc>
          <w:tcPr>
            <w:tcW w:w="2800"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电缆测温DTS</w:t>
            </w:r>
          </w:p>
        </w:tc>
        <w:tc>
          <w:tcPr>
            <w:tcW w:w="2528"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c>
          <w:tcPr>
            <w:tcW w:w="3612" w:type="dxa"/>
            <w:shd w:val="clear" w:color="auto" w:fill="auto"/>
            <w:noWrap/>
            <w:vAlign w:val="bottom"/>
          </w:tcPr>
          <w:p>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综资无对应设备类型</w:t>
            </w:r>
          </w:p>
        </w:tc>
      </w:tr>
    </w:tbl>
    <w:p>
      <w:pPr>
        <w:rPr>
          <w:rFonts w:hint="default"/>
          <w:lang w:val="en-US" w:eastAsia="zh-CN"/>
        </w:rPr>
      </w:pPr>
    </w:p>
    <w:p>
      <w:pPr>
        <w:rPr>
          <w:rFonts w:hint="default"/>
          <w:lang w:val="en-US" w:eastAsia="zh-CN"/>
        </w:rPr>
      </w:pPr>
    </w:p>
    <w:p>
      <w:pPr>
        <w:rPr>
          <w:rFonts w:hint="default"/>
          <w:lang w:val="en-US" w:eastAsia="zh-CN"/>
        </w:rPr>
      </w:pPr>
    </w:p>
    <w:sectPr>
      <w:pgSz w:w="11906" w:h="16838"/>
      <w:pgMar w:top="1440" w:right="1080" w:bottom="1440" w:left="1080" w:header="680"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zhoujiansheng" w:date="2024-04-09T21:44:05Z" w:initials="z">
    <w:p w14:paraId="159547F1">
      <w:pPr>
        <w:pStyle w:val="16"/>
        <w:rPr>
          <w:rFonts w:hint="default" w:eastAsia="宋体"/>
          <w:lang w:val="en-US" w:eastAsia="zh-CN"/>
        </w:rPr>
      </w:pPr>
      <w:r>
        <w:rPr>
          <w:rFonts w:hint="eastAsia"/>
          <w:lang w:val="en-US" w:eastAsia="zh-CN"/>
        </w:rPr>
        <w:t>没有页面新增，一般IP地址分配下来已经固定，IP的使用在变化，暂时只支持通过导入的方式增加IP库信息</w:t>
      </w:r>
    </w:p>
  </w:comment>
  <w:comment w:id="1" w:author="zhoujiansheng" w:date="2024-04-09T21:50:18Z" w:initials="z">
    <w:p w14:paraId="4DDC385D">
      <w:pPr>
        <w:pStyle w:val="16"/>
        <w:rPr>
          <w:rFonts w:hint="eastAsia"/>
          <w:lang w:val="en-US" w:eastAsia="zh-CN"/>
        </w:rPr>
      </w:pPr>
      <w:r>
        <w:rPr>
          <w:rFonts w:hint="eastAsia"/>
          <w:lang w:val="en-US" w:eastAsia="zh-CN"/>
        </w:rPr>
        <w:t>局房动环包括数据中心、核心机楼及部分汇聚机房</w:t>
      </w:r>
    </w:p>
    <w:p w14:paraId="04D9710E">
      <w:pPr>
        <w:pStyle w:val="16"/>
        <w:rPr>
          <w:rFonts w:hint="default"/>
          <w:lang w:val="en-US" w:eastAsia="zh-CN"/>
        </w:rPr>
      </w:pPr>
      <w:r>
        <w:rPr>
          <w:rFonts w:hint="eastAsia"/>
          <w:lang w:val="en-US" w:eastAsia="zh-CN"/>
        </w:rPr>
        <w:t>基站动环包括部分汇聚机房和通信基站</w:t>
      </w:r>
    </w:p>
  </w:comment>
  <w:comment w:id="2" w:author="zhoujiansheng" w:date="2024-04-10T15:24:44Z" w:initials="z">
    <w:p w14:paraId="5EDA1802">
      <w:pPr>
        <w:pStyle w:val="16"/>
        <w:rPr>
          <w:rFonts w:hint="default" w:eastAsia="宋体"/>
          <w:lang w:val="en-US" w:eastAsia="zh-CN"/>
        </w:rPr>
      </w:pPr>
      <w:r>
        <w:rPr>
          <w:rFonts w:hint="eastAsia"/>
          <w:lang w:val="en-US" w:eastAsia="zh-CN"/>
        </w:rPr>
        <w:t>当前变更功能，只支持同动环监控系统类别、同地市的IP变更。跨地市的IP变更，目前只能通过先退网再入网的方式实现。</w:t>
      </w:r>
    </w:p>
  </w:comment>
  <w:comment w:id="3" w:author="zhoujiansheng" w:date="2024-09-23T17:50:02Z" w:initials="z">
    <w:p w14:paraId="6B2D058E">
      <w:pPr>
        <w:pStyle w:val="16"/>
        <w:rPr>
          <w:rFonts w:hint="eastAsia"/>
          <w:lang w:val="en-US" w:eastAsia="zh-CN"/>
        </w:rPr>
      </w:pPr>
      <w:r>
        <w:rPr>
          <w:rFonts w:hint="eastAsia"/>
          <w:lang w:val="en-US" w:eastAsia="zh-CN"/>
        </w:rPr>
        <w:t>开发数据运算逻辑备注：</w:t>
      </w:r>
    </w:p>
    <w:p w14:paraId="616A0ACB">
      <w:pPr>
        <w:pStyle w:val="16"/>
        <w:rPr>
          <w:rFonts w:hint="default"/>
          <w:lang w:val="en-US" w:eastAsia="zh-CN"/>
        </w:rPr>
      </w:pPr>
      <w:r>
        <w:rPr>
          <w:rFonts w:hint="default"/>
          <w:lang w:val="en-US" w:eastAsia="zh-CN"/>
        </w:rPr>
        <w:t>关于公式配置的时候，选了多个性能数据</w:t>
      </w:r>
      <w:r>
        <w:rPr>
          <w:rFonts w:hint="eastAsia"/>
          <w:lang w:val="en-US" w:eastAsia="zh-CN"/>
        </w:rPr>
        <w:t>，每组性能数据我都取最新一条，然后计算判断一次。</w:t>
      </w:r>
    </w:p>
  </w:comment>
  <w:comment w:id="4" w:author="zhoujiansheng" w:date="2025-07-09T18:45:29Z" w:initials="z">
    <w:p w14:paraId="71BB0853">
      <w:pPr>
        <w:pStyle w:val="16"/>
        <w:rPr>
          <w:rFonts w:hint="default" w:eastAsia="宋体"/>
          <w:lang w:val="en-US" w:eastAsia="zh-CN"/>
        </w:rPr>
      </w:pPr>
      <w:r>
        <w:rPr>
          <w:rFonts w:hint="eastAsia"/>
          <w:lang w:val="en-US" w:eastAsia="zh-CN"/>
        </w:rPr>
        <w:t>客户反馈：新建站点，没有上动环，还在设备配置阶段，就需要为FSU等设备申请分配IP，所以不能通过动环来获取空间信息。综资可以获取到新建站点信息。</w:t>
      </w:r>
    </w:p>
  </w:comment>
  <w:comment w:id="5" w:author="zhoujiansheng" w:date="2024-05-28T15:43:46Z" w:initials="z">
    <w:p w14:paraId="08A23FCE">
      <w:pPr>
        <w:pStyle w:val="16"/>
        <w:rPr>
          <w:rFonts w:hint="default" w:eastAsia="宋体"/>
          <w:lang w:val="en-US" w:eastAsia="zh-CN"/>
        </w:rPr>
      </w:pPr>
      <w:r>
        <w:rPr>
          <w:rFonts w:hint="eastAsia"/>
          <w:lang w:val="en-US" w:eastAsia="zh-CN"/>
        </w:rPr>
        <w:t>UI优化建议：此处的前端交互，后期可优化。优化方向，可选设备加载之后，对校验不通过的设备进行标识提示，避免设备选择之后校验不通过的反复操作。</w:t>
      </w:r>
    </w:p>
  </w:comment>
  <w:comment w:id="6" w:author="zhoujiansheng" w:date="2024-06-14T10:40:15Z" w:initials="z">
    <w:p w14:paraId="29DB5F2F">
      <w:pPr>
        <w:pStyle w:val="16"/>
        <w:rPr>
          <w:rFonts w:hint="eastAsia"/>
          <w:lang w:val="en-US" w:eastAsia="zh-CN"/>
        </w:rPr>
      </w:pPr>
      <w:r>
        <w:rPr>
          <w:rFonts w:hint="eastAsia"/>
          <w:lang w:val="en-US" w:eastAsia="zh-CN"/>
        </w:rPr>
        <w:t>待优化问题项：若标准信号编码存在多个通道号，如何对同一个信号的多个值进行区分并验收。</w:t>
      </w:r>
    </w:p>
    <w:p w14:paraId="633E7A8F">
      <w:pPr>
        <w:pStyle w:val="16"/>
        <w:rPr>
          <w:rFonts w:hint="default"/>
          <w:lang w:val="en-US" w:eastAsia="zh-CN"/>
        </w:rPr>
      </w:pPr>
      <w:r>
        <w:rPr>
          <w:rFonts w:hint="eastAsia"/>
          <w:lang w:val="en-US" w:eastAsia="zh-CN"/>
        </w:rPr>
        <w:t>当前与客户沟通的临时解决办法：先只获取最新的一个值，上线试用后再优化。</w:t>
      </w:r>
    </w:p>
  </w:comment>
  <w:comment w:id="7" w:author="zhoujiansheng" w:date="2024-05-25T16:26:28Z" w:initials="z">
    <w:p w14:paraId="1FD811FA">
      <w:pPr>
        <w:pStyle w:val="16"/>
        <w:rPr>
          <w:rFonts w:hint="default" w:eastAsia="宋体"/>
          <w:lang w:val="en-US" w:eastAsia="zh-CN"/>
        </w:rPr>
      </w:pPr>
      <w:r>
        <w:rPr>
          <w:rFonts w:hint="eastAsia"/>
          <w:lang w:val="en-US" w:eastAsia="zh-CN"/>
        </w:rPr>
        <w:t>与客户确认原因是单选还是可多选</w:t>
      </w:r>
    </w:p>
  </w:comment>
  <w:comment w:id="8" w:author="zhoujiansheng" w:date="2025-09-15T16:41:52Z" w:initials="z">
    <w:p w14:paraId="248B6ABB">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default"/>
          <w:lang w:val="en-US" w:eastAsia="zh-CN"/>
        </w:rPr>
      </w:pPr>
      <w:r>
        <w:rPr>
          <w:rFonts w:hint="eastAsia"/>
          <w:lang w:val="en-US" w:eastAsia="zh-CN"/>
        </w:rPr>
        <w:t>经与客户沟通：编辑功能暂不考虑设备主备问题，用户可以分多台设备呈现，由配置人员编辑对应的设备信息及摆放位置。</w:t>
      </w:r>
    </w:p>
    <w:p w14:paraId="0AF77FE2">
      <w:pPr>
        <w:pStyle w:val="16"/>
        <w:rPr>
          <w:rFonts w:hint="eastAsia" w:eastAsia="宋体"/>
          <w:lang w:val="en-US" w:eastAsia="zh-CN"/>
        </w:rPr>
      </w:pPr>
    </w:p>
  </w:comment>
  <w:comment w:id="9" w:author="zhoujiansheng" w:date="2024-11-21T16:50:50Z" w:initials="z">
    <w:p w14:paraId="74842C19">
      <w:pPr>
        <w:pStyle w:val="16"/>
        <w:rPr>
          <w:rFonts w:hint="default" w:eastAsia="宋体"/>
          <w:lang w:val="en-US" w:eastAsia="zh-CN"/>
        </w:rPr>
      </w:pPr>
      <w:r>
        <w:rPr>
          <w:rFonts w:hint="eastAsia"/>
          <w:lang w:val="en-US" w:eastAsia="zh-CN"/>
        </w:rPr>
        <w:t>这个字段在标准数据模型中也没有，后续考虑在标准模型中新增站点类型字段，或者统一处理部分综资表无站点类型字段可能带来的筛选问题。首先考虑从标准模型入手。</w:t>
      </w:r>
    </w:p>
  </w:comment>
  <w:comment w:id="10" w:author="zhoujiansheng" w:date="2024-11-19T18:31:23Z" w:initials="z">
    <w:p w14:paraId="3EB57F03">
      <w:pPr>
        <w:pStyle w:val="16"/>
        <w:rPr>
          <w:rFonts w:hint="eastAsia"/>
          <w:lang w:val="en-US" w:eastAsia="zh-CN"/>
        </w:rPr>
      </w:pPr>
      <w:r>
        <w:rPr>
          <w:rFonts w:hint="eastAsia"/>
          <w:lang w:val="en-US" w:eastAsia="zh-CN"/>
        </w:rPr>
        <w:t>下游稽核规则重点稽核关系是否异常</w:t>
      </w:r>
    </w:p>
    <w:p w14:paraId="0B3A02BD">
      <w:pPr>
        <w:pStyle w:val="16"/>
        <w:rPr>
          <w:rFonts w:hint="default"/>
          <w:lang w:val="en-US" w:eastAsia="zh-CN"/>
        </w:rPr>
      </w:pPr>
      <w:r>
        <w:rPr>
          <w:rFonts w:hint="eastAsia"/>
          <w:lang w:val="en-US" w:eastAsia="zh-CN"/>
        </w:rPr>
        <w:t>上游稽核规则，重点稽核是否有断点，是否必须为空。</w:t>
      </w:r>
    </w:p>
  </w:comment>
  <w:comment w:id="11" w:author="zhoujiansheng" w:date="2024-07-16T10:13:16Z" w:initials="z">
    <w:p w14:paraId="41511A38">
      <w:pPr>
        <w:pStyle w:val="16"/>
        <w:rPr>
          <w:rFonts w:hint="default" w:eastAsia="宋体"/>
          <w:lang w:val="en-US" w:eastAsia="zh-CN"/>
        </w:rPr>
      </w:pPr>
      <w:r>
        <w:rPr>
          <w:rFonts w:hint="eastAsia"/>
          <w:lang w:val="en-US" w:eastAsia="zh-CN"/>
        </w:rPr>
        <w:t>综资中，开关电源的额定容量是电流，UPS/高压直流的额定容量是kVA。在容量或负载率核算时，需要对不同的设备类型应用不同的公式。该功能的负载率核算能否使用动环平台负载率详情表中的计算结果。</w:t>
      </w:r>
    </w:p>
  </w:comment>
  <w:comment w:id="12" w:author="zhoujiansheng" w:date="2024-07-23T11:15:44Z" w:initials="z">
    <w:p w14:paraId="1B79277F">
      <w:pPr>
        <w:pStyle w:val="16"/>
        <w:rPr>
          <w:rFonts w:hint="default" w:eastAsia="宋体"/>
          <w:lang w:val="en-US" w:eastAsia="zh-CN"/>
        </w:rPr>
      </w:pPr>
      <w:r>
        <w:rPr>
          <w:rFonts w:hint="eastAsia"/>
          <w:lang w:val="en-US" w:eastAsia="zh-CN"/>
        </w:rPr>
        <w:t>系统工单对接后续排期</w:t>
      </w:r>
    </w:p>
  </w:comment>
  <w:comment w:id="13" w:author="zhoujiansheng" w:date="2024-08-02T11:28:05Z" w:initials="z">
    <w:p w14:paraId="2B8A6130">
      <w:pPr>
        <w:pStyle w:val="16"/>
        <w:rPr>
          <w:rFonts w:hint="default" w:eastAsia="宋体"/>
          <w:lang w:val="en-US" w:eastAsia="zh-CN"/>
        </w:rPr>
      </w:pPr>
      <w:r>
        <w:rPr>
          <w:rFonts w:hint="eastAsia"/>
          <w:lang w:val="en-US" w:eastAsia="zh-CN"/>
        </w:rPr>
        <w:t>若最优的分路都存在负载率超阈值的节点，加电评估完成的时候须弹窗提示“存在负载率超限的节点，请通过路由详情查看”</w:t>
      </w:r>
    </w:p>
  </w:comment>
  <w:comment w:id="14" w:author="zhoujiansheng" w:date="2024-07-22T19:38:16Z" w:initials="z">
    <w:p w14:paraId="50A838AB">
      <w:pPr>
        <w:pStyle w:val="16"/>
        <w:rPr>
          <w:rFonts w:hint="default" w:eastAsia="宋体"/>
          <w:lang w:val="en-US" w:eastAsia="zh-CN"/>
        </w:rPr>
      </w:pPr>
      <w:r>
        <w:rPr>
          <w:rFonts w:hint="eastAsia"/>
          <w:lang w:val="en-US" w:eastAsia="zh-CN"/>
        </w:rPr>
        <w:t>广西的UPS设备和开关电源综资表，有直接存“上游设备名称”这个字段，且为广西必填。但是该字段不是集团通用标准数据模型中的字段，为保证V版本功能的通用性，此处不使用该字段。</w:t>
      </w:r>
    </w:p>
  </w:comment>
  <w:comment w:id="15" w:author="zhoujiansheng" w:date="2024-07-29T11:16:12Z" w:initials="z">
    <w:p w14:paraId="35AA7EC4">
      <w:pPr>
        <w:pStyle w:val="16"/>
        <w:rPr>
          <w:rFonts w:hint="default" w:eastAsia="宋体"/>
          <w:lang w:val="en-US" w:eastAsia="zh-CN"/>
        </w:rPr>
      </w:pPr>
      <w:r>
        <w:rPr>
          <w:rFonts w:hint="eastAsia"/>
          <w:lang w:val="en-US" w:eastAsia="zh-CN"/>
        </w:rPr>
        <w:t>同属一套UPS系统的设备，其上游配电柜一般只有一个，表中只显示一个。</w:t>
      </w:r>
    </w:p>
  </w:comment>
  <w:comment w:id="16" w:author="zhoujiansheng" w:date="2024-09-29T15:48:40Z" w:initials="z">
    <w:p w14:paraId="63F122FA">
      <w:pPr>
        <w:pStyle w:val="16"/>
        <w:rPr>
          <w:rFonts w:hint="default" w:eastAsia="宋体"/>
          <w:lang w:val="en-US" w:eastAsia="zh-CN"/>
        </w:rPr>
      </w:pPr>
      <w:r>
        <w:rPr>
          <w:rFonts w:hint="eastAsia"/>
          <w:lang w:val="en-US" w:eastAsia="zh-CN"/>
        </w:rPr>
        <w:t>与客户沟通过。综资智能电表中的设备顺序号和专业内输出分路的分路顺序号没有关联关系。所以当上游设备有多个计量的智能电表时，是无法准确匹配到对应分路，所以这种情况是无法计算出准确的负载率。这种情况数据端暂无法解决，客户也接受暂时计算不出数据。</w:t>
      </w:r>
    </w:p>
  </w:comment>
  <w:comment w:id="17" w:author="zhoujiansheng" w:date="2024-08-01T10:39:51Z" w:initials="z">
    <w:p w14:paraId="15C30987">
      <w:pPr>
        <w:pStyle w:val="16"/>
        <w:rPr>
          <w:rFonts w:hint="default" w:eastAsia="宋体"/>
          <w:lang w:val="en-US" w:eastAsia="zh-CN"/>
        </w:rPr>
      </w:pPr>
      <w:r>
        <w:rPr>
          <w:rFonts w:hint="eastAsia"/>
          <w:lang w:val="en-US" w:eastAsia="zh-CN"/>
        </w:rPr>
        <w:t>为了区别系统填报的额定总电流，这里字段名直接引用综资的额定容量叫法。</w:t>
      </w:r>
    </w:p>
  </w:comment>
  <w:comment w:id="18" w:author="zhoujiansheng" w:date="2024-10-14T17:12:53Z" w:initials="z">
    <w:p w14:paraId="0CA216C1">
      <w:pPr>
        <w:pStyle w:val="16"/>
        <w:rPr>
          <w:rFonts w:hint="default" w:eastAsia="宋体"/>
          <w:lang w:val="en-US" w:eastAsia="zh-CN"/>
        </w:rPr>
      </w:pPr>
      <w:r>
        <w:rPr>
          <w:rFonts w:hint="eastAsia"/>
          <w:lang w:val="en-US" w:eastAsia="zh-CN"/>
        </w:rPr>
        <w:t>如果获取不到背景图时间，则取摄像头在线状态的时间。</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59547F1" w15:done="0"/>
  <w15:commentEx w15:paraId="04D9710E" w15:done="0"/>
  <w15:commentEx w15:paraId="5EDA1802" w15:done="0"/>
  <w15:commentEx w15:paraId="616A0ACB" w15:done="0"/>
  <w15:commentEx w15:paraId="71BB0853" w15:done="0"/>
  <w15:commentEx w15:paraId="08A23FCE" w15:done="0"/>
  <w15:commentEx w15:paraId="633E7A8F" w15:done="0"/>
  <w15:commentEx w15:paraId="1FD811FA" w15:done="0"/>
  <w15:commentEx w15:paraId="0AF77FE2" w15:done="0"/>
  <w15:commentEx w15:paraId="74842C19" w15:done="0"/>
  <w15:commentEx w15:paraId="0B3A02BD" w15:done="0"/>
  <w15:commentEx w15:paraId="41511A38" w15:done="0"/>
  <w15:commentEx w15:paraId="1B79277F" w15:done="0"/>
  <w15:commentEx w15:paraId="2B8A6130" w15:done="0"/>
  <w15:commentEx w15:paraId="50A838AB" w15:done="0"/>
  <w15:commentEx w15:paraId="35AA7EC4" w15:done="0"/>
  <w15:commentEx w15:paraId="63F122FA" w15:done="0"/>
  <w15:commentEx w15:paraId="15C30987" w15:done="0"/>
  <w15:commentEx w15:paraId="0CA216C1"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SimSun-ExtB">
    <w:panose1 w:val="02010609060101010101"/>
    <w:charset w:val="86"/>
    <w:family w:val="modern"/>
    <w:pitch w:val="default"/>
    <w:sig w:usb0="00000001" w:usb1="02000000" w:usb2="00000000" w:usb3="00000000" w:csb0="00040001" w:csb1="00000000"/>
  </w:font>
  <w:font w:name="仿宋_GB2312">
    <w:altName w:val="仿宋"/>
    <w:panose1 w:val="00000000000000000000"/>
    <w:charset w:val="86"/>
    <w:family w:val="roman"/>
    <w:pitch w:val="default"/>
    <w:sig w:usb0="00000000" w:usb1="00000000" w:usb2="00000010" w:usb3="00000000" w:csb0="00040000" w:csb1="00000000"/>
  </w:font>
  <w:font w:name="Cambria Math">
    <w:panose1 w:val="02040503050406030204"/>
    <w:charset w:val="00"/>
    <w:family w:val="auto"/>
    <w:pitch w:val="default"/>
    <w:sig w:usb0="E00006FF" w:usb1="420024FF" w:usb2="02000000" w:usb3="00000000" w:csb0="2000019F" w:csb1="00000000"/>
  </w:font>
  <w:font w:name="Tahoma">
    <w:panose1 w:val="020B0604030504040204"/>
    <w:charset w:val="00"/>
    <w:family w:val="auto"/>
    <w:pitch w:val="default"/>
    <w:sig w:usb0="E1002EFF" w:usb1="C000605B" w:usb2="00000029" w:usb3="00000000" w:csb0="200101FF" w:csb1="2028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2"/>
      <w:widowControl/>
      <w:pBdr>
        <w:top w:val="single" w:color="auto" w:sz="4" w:space="1"/>
      </w:pBdr>
      <w:tabs>
        <w:tab w:val="center" w:pos="4513"/>
        <w:tab w:val="right" w:pos="9026"/>
      </w:tabs>
      <w:spacing w:line="0" w:lineRule="atLeast"/>
      <w:ind w:firstLine="360"/>
      <w:rPr>
        <w:sz w:val="18"/>
        <w:szCs w:val="18"/>
      </w:rPr>
    </w:pPr>
    <w:r>
      <w:rPr>
        <w:rFonts w:hint="eastAsia"/>
        <w:sz w:val="18"/>
        <w:szCs w:val="18"/>
      </w:rPr>
      <w:t>&lt;本文中的所有信息归卓望数码技术（深圳）有限公司所有，未经允许，不得外传&gt;第</w:t>
    </w:r>
    <w:r>
      <w:rPr>
        <w:sz w:val="18"/>
        <w:szCs w:val="18"/>
      </w:rPr>
      <w:fldChar w:fldCharType="begin"/>
    </w:r>
    <w:r>
      <w:rPr>
        <w:sz w:val="18"/>
        <w:szCs w:val="18"/>
      </w:rPr>
      <w:instrText xml:space="preserve">PAGE</w:instrText>
    </w:r>
    <w:r>
      <w:rPr>
        <w:sz w:val="18"/>
        <w:szCs w:val="18"/>
      </w:rPr>
      <w:fldChar w:fldCharType="separate"/>
    </w:r>
    <w:r>
      <w:rPr>
        <w:sz w:val="18"/>
        <w:szCs w:val="18"/>
      </w:rPr>
      <w:t>8</w:t>
    </w:r>
    <w:r>
      <w:rPr>
        <w:sz w:val="18"/>
        <w:szCs w:val="18"/>
      </w:rPr>
      <w:fldChar w:fldCharType="end"/>
    </w:r>
    <w:r>
      <w:rPr>
        <w:rFonts w:hint="eastAsia"/>
        <w:sz w:val="18"/>
        <w:szCs w:val="18"/>
      </w:rPr>
      <w:t>/</w:t>
    </w:r>
    <w:r>
      <w:rPr>
        <w:sz w:val="18"/>
        <w:szCs w:val="18"/>
      </w:rPr>
      <w:fldChar w:fldCharType="begin"/>
    </w:r>
    <w:r>
      <w:rPr>
        <w:sz w:val="18"/>
        <w:szCs w:val="18"/>
      </w:rPr>
      <w:instrText xml:space="preserve"> NUMPAGES </w:instrText>
    </w:r>
    <w:r>
      <w:rPr>
        <w:sz w:val="18"/>
        <w:szCs w:val="18"/>
      </w:rPr>
      <w:fldChar w:fldCharType="separate"/>
    </w:r>
    <w:r>
      <w:rPr>
        <w:sz w:val="18"/>
        <w:szCs w:val="18"/>
      </w:rPr>
      <w:t>397</w:t>
    </w:r>
    <w:r>
      <w:rPr>
        <w:sz w:val="18"/>
        <w:szCs w:val="18"/>
      </w:rPr>
      <w:fldChar w:fldCharType="end"/>
    </w:r>
    <w:r>
      <w:rPr>
        <w:rFonts w:hint="eastAsia"/>
        <w:sz w:val="18"/>
        <w:szCs w:val="18"/>
      </w:rPr>
      <w:t>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88" w:lineRule="auto"/>
      </w:pPr>
      <w:r>
        <w:separator/>
      </w:r>
    </w:p>
  </w:footnote>
  <w:footnote w:type="continuationSeparator" w:id="1">
    <w:p>
      <w:pPr>
        <w:spacing w:line="28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3"/>
      <w:pBdr>
        <w:bottom w:val="single" w:color="auto" w:sz="4" w:space="1"/>
      </w:pBdr>
      <w:ind w:firstLine="0" w:firstLineChars="0"/>
    </w:pPr>
    <w:r>
      <w:rPr>
        <w:rFonts w:hint="eastAsia" w:asciiTheme="minorEastAsia" w:hAnsiTheme="minorEastAsia" w:eastAsiaTheme="minorEastAsia" w:cstheme="minorEastAsia"/>
      </w:rPr>
      <w:drawing>
        <wp:anchor distT="0" distB="0" distL="114300" distR="114300" simplePos="0" relativeHeight="251659264" behindDoc="0" locked="0" layoutInCell="1" allowOverlap="1">
          <wp:simplePos x="0" y="0"/>
          <wp:positionH relativeFrom="column">
            <wp:posOffset>-61595</wp:posOffset>
          </wp:positionH>
          <wp:positionV relativeFrom="paragraph">
            <wp:posOffset>-189865</wp:posOffset>
          </wp:positionV>
          <wp:extent cx="1057275" cy="342900"/>
          <wp:effectExtent l="0" t="0" r="9525" b="7620"/>
          <wp:wrapNone/>
          <wp:docPr id="3" name="图片 8" descr="LOGO确认040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8" descr="LOGO确认0406-01"/>
                  <pic:cNvPicPr>
                    <a:picLocks noChangeAspect="1"/>
                  </pic:cNvPicPr>
                </pic:nvPicPr>
                <pic:blipFill>
                  <a:blip r:embed="rId1"/>
                  <a:stretch>
                    <a:fillRect/>
                  </a:stretch>
                </pic:blipFill>
                <pic:spPr>
                  <a:xfrm>
                    <a:off x="0" y="0"/>
                    <a:ext cx="1057275" cy="342900"/>
                  </a:xfrm>
                  <a:prstGeom prst="rect">
                    <a:avLst/>
                  </a:prstGeom>
                  <a:noFill/>
                  <a:ln w="9525">
                    <a:noFill/>
                  </a:ln>
                </pic:spPr>
              </pic:pic>
            </a:graphicData>
          </a:graphic>
        </wp:anchor>
      </w:drawing>
    </w:r>
    <w:r>
      <w:rPr>
        <w:rFonts w:hint="eastAsia" w:ascii="宋体" w:hAnsi="宋体"/>
        <w:b/>
      </w:rPr>
      <w:tab/>
    </w:r>
    <w:r>
      <w:rPr>
        <w:rFonts w:hint="eastAsia" w:asciiTheme="minorEastAsia" w:hAnsiTheme="minorEastAsia" w:eastAsiaTheme="minorEastAsia" w:cstheme="minorEastAsia"/>
        <w:lang w:val="en-US" w:eastAsia="zh-CN"/>
      </w:rPr>
      <w:t>广西动环工作台项目产品需求规格书</w:t>
    </w:r>
    <w:r>
      <w:rPr>
        <w:rFonts w:hint="eastAsia" w:ascii="宋体" w:hAnsi="宋体"/>
        <w:b/>
      </w:rPr>
      <w:tab/>
    </w:r>
    <w:r>
      <w:rPr>
        <w:rFonts w:hint="eastAsia" w:ascii="宋体" w:hAnsi="宋体"/>
        <w:b/>
      </w:rPr>
      <w:tab/>
    </w:r>
    <w:r>
      <w:rPr>
        <w:rFonts w:hint="eastAsia" w:ascii="宋体" w:hAnsi="宋体"/>
        <w:b/>
      </w:rPr>
      <w:t>内部公开</w:t>
    </w:r>
    <w:r>
      <w:rPr>
        <w:rFonts w:hint="eastAsia"/>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0A3C7B"/>
    <w:multiLevelType w:val="singleLevel"/>
    <w:tmpl w:val="800A3C7B"/>
    <w:lvl w:ilvl="0" w:tentative="0">
      <w:start w:val="1"/>
      <w:numFmt w:val="decimal"/>
      <w:suff w:val="nothing"/>
      <w:lvlText w:val="%1、"/>
      <w:lvlJc w:val="left"/>
    </w:lvl>
  </w:abstractNum>
  <w:abstractNum w:abstractNumId="1">
    <w:nsid w:val="821B4715"/>
    <w:multiLevelType w:val="singleLevel"/>
    <w:tmpl w:val="821B4715"/>
    <w:lvl w:ilvl="0" w:tentative="0">
      <w:start w:val="1"/>
      <w:numFmt w:val="bullet"/>
      <w:lvlText w:val=""/>
      <w:lvlJc w:val="left"/>
      <w:pPr>
        <w:ind w:left="420" w:hanging="420"/>
      </w:pPr>
      <w:rPr>
        <w:rFonts w:hint="default" w:ascii="Wingdings" w:hAnsi="Wingdings"/>
      </w:rPr>
    </w:lvl>
  </w:abstractNum>
  <w:abstractNum w:abstractNumId="2">
    <w:nsid w:val="9570707C"/>
    <w:multiLevelType w:val="singleLevel"/>
    <w:tmpl w:val="9570707C"/>
    <w:lvl w:ilvl="0" w:tentative="0">
      <w:start w:val="1"/>
      <w:numFmt w:val="bullet"/>
      <w:lvlText w:val=""/>
      <w:lvlJc w:val="left"/>
      <w:pPr>
        <w:ind w:left="420" w:hanging="420"/>
      </w:pPr>
      <w:rPr>
        <w:rFonts w:hint="default" w:ascii="Wingdings" w:hAnsi="Wingdings"/>
      </w:rPr>
    </w:lvl>
  </w:abstractNum>
  <w:abstractNum w:abstractNumId="3">
    <w:nsid w:val="965E29DC"/>
    <w:multiLevelType w:val="singleLevel"/>
    <w:tmpl w:val="965E29DC"/>
    <w:lvl w:ilvl="0" w:tentative="0">
      <w:start w:val="1"/>
      <w:numFmt w:val="decimal"/>
      <w:lvlText w:val="%1."/>
      <w:lvlJc w:val="left"/>
      <w:pPr>
        <w:ind w:left="425" w:hanging="425"/>
      </w:pPr>
      <w:rPr>
        <w:rFonts w:hint="default"/>
      </w:rPr>
    </w:lvl>
  </w:abstractNum>
  <w:abstractNum w:abstractNumId="4">
    <w:nsid w:val="96AFCB38"/>
    <w:multiLevelType w:val="singleLevel"/>
    <w:tmpl w:val="96AFCB38"/>
    <w:lvl w:ilvl="0" w:tentative="0">
      <w:start w:val="1"/>
      <w:numFmt w:val="decimal"/>
      <w:lvlText w:val="%1)"/>
      <w:lvlJc w:val="left"/>
      <w:pPr>
        <w:ind w:left="425" w:hanging="425"/>
      </w:pPr>
      <w:rPr>
        <w:rFonts w:hint="default"/>
      </w:rPr>
    </w:lvl>
  </w:abstractNum>
  <w:abstractNum w:abstractNumId="5">
    <w:nsid w:val="A1B7EFFA"/>
    <w:multiLevelType w:val="singleLevel"/>
    <w:tmpl w:val="A1B7EFFA"/>
    <w:lvl w:ilvl="0" w:tentative="0">
      <w:start w:val="1"/>
      <w:numFmt w:val="decimal"/>
      <w:lvlText w:val="%1."/>
      <w:lvlJc w:val="left"/>
      <w:pPr>
        <w:ind w:left="425" w:hanging="425"/>
      </w:pPr>
      <w:rPr>
        <w:rFonts w:hint="default"/>
      </w:rPr>
    </w:lvl>
  </w:abstractNum>
  <w:abstractNum w:abstractNumId="6">
    <w:nsid w:val="A21E2A50"/>
    <w:multiLevelType w:val="singleLevel"/>
    <w:tmpl w:val="A21E2A50"/>
    <w:lvl w:ilvl="0" w:tentative="0">
      <w:start w:val="1"/>
      <w:numFmt w:val="decimal"/>
      <w:suff w:val="nothing"/>
      <w:lvlText w:val="%1、"/>
      <w:lvlJc w:val="left"/>
    </w:lvl>
  </w:abstractNum>
  <w:abstractNum w:abstractNumId="7">
    <w:nsid w:val="AC5CE63D"/>
    <w:multiLevelType w:val="singleLevel"/>
    <w:tmpl w:val="AC5CE63D"/>
    <w:lvl w:ilvl="0" w:tentative="0">
      <w:start w:val="1"/>
      <w:numFmt w:val="decimal"/>
      <w:lvlText w:val="%1."/>
      <w:lvlJc w:val="left"/>
      <w:pPr>
        <w:ind w:left="425" w:hanging="425"/>
      </w:pPr>
      <w:rPr>
        <w:rFonts w:hint="default"/>
      </w:rPr>
    </w:lvl>
  </w:abstractNum>
  <w:abstractNum w:abstractNumId="8">
    <w:nsid w:val="AD25EF28"/>
    <w:multiLevelType w:val="singleLevel"/>
    <w:tmpl w:val="AD25EF28"/>
    <w:lvl w:ilvl="0" w:tentative="0">
      <w:start w:val="1"/>
      <w:numFmt w:val="decimal"/>
      <w:suff w:val="nothing"/>
      <w:lvlText w:val="%1）"/>
      <w:lvlJc w:val="left"/>
    </w:lvl>
  </w:abstractNum>
  <w:abstractNum w:abstractNumId="9">
    <w:nsid w:val="B0DAD671"/>
    <w:multiLevelType w:val="singleLevel"/>
    <w:tmpl w:val="B0DAD671"/>
    <w:lvl w:ilvl="0" w:tentative="0">
      <w:start w:val="1"/>
      <w:numFmt w:val="bullet"/>
      <w:lvlText w:val=""/>
      <w:lvlJc w:val="left"/>
      <w:pPr>
        <w:ind w:left="420" w:hanging="420"/>
      </w:pPr>
      <w:rPr>
        <w:rFonts w:hint="default" w:ascii="Wingdings" w:hAnsi="Wingdings"/>
      </w:rPr>
    </w:lvl>
  </w:abstractNum>
  <w:abstractNum w:abstractNumId="10">
    <w:nsid w:val="BBAF10E4"/>
    <w:multiLevelType w:val="singleLevel"/>
    <w:tmpl w:val="BBAF10E4"/>
    <w:lvl w:ilvl="0" w:tentative="0">
      <w:start w:val="1"/>
      <w:numFmt w:val="decimal"/>
      <w:suff w:val="nothing"/>
      <w:lvlText w:val="%1、"/>
      <w:lvlJc w:val="left"/>
    </w:lvl>
  </w:abstractNum>
  <w:abstractNum w:abstractNumId="11">
    <w:nsid w:val="BC334134"/>
    <w:multiLevelType w:val="singleLevel"/>
    <w:tmpl w:val="BC334134"/>
    <w:lvl w:ilvl="0" w:tentative="0">
      <w:start w:val="1"/>
      <w:numFmt w:val="lowerLetter"/>
      <w:suff w:val="space"/>
      <w:lvlText w:val="%1."/>
      <w:lvlJc w:val="left"/>
      <w:pPr>
        <w:ind w:left="330" w:leftChars="0" w:firstLine="0" w:firstLineChars="0"/>
      </w:pPr>
    </w:lvl>
  </w:abstractNum>
  <w:abstractNum w:abstractNumId="12">
    <w:nsid w:val="C2AD5FFE"/>
    <w:multiLevelType w:val="singleLevel"/>
    <w:tmpl w:val="C2AD5FFE"/>
    <w:lvl w:ilvl="0" w:tentative="0">
      <w:start w:val="1"/>
      <w:numFmt w:val="lowerLetter"/>
      <w:lvlText w:val="%1."/>
      <w:lvlJc w:val="left"/>
      <w:pPr>
        <w:tabs>
          <w:tab w:val="left" w:pos="312"/>
        </w:tabs>
      </w:pPr>
    </w:lvl>
  </w:abstractNum>
  <w:abstractNum w:abstractNumId="13">
    <w:nsid w:val="C685C894"/>
    <w:multiLevelType w:val="singleLevel"/>
    <w:tmpl w:val="C685C894"/>
    <w:lvl w:ilvl="0" w:tentative="0">
      <w:start w:val="1"/>
      <w:numFmt w:val="bullet"/>
      <w:lvlText w:val=""/>
      <w:lvlJc w:val="left"/>
      <w:pPr>
        <w:ind w:left="420" w:hanging="420"/>
      </w:pPr>
      <w:rPr>
        <w:rFonts w:hint="default" w:ascii="Wingdings" w:hAnsi="Wingdings"/>
      </w:rPr>
    </w:lvl>
  </w:abstractNum>
  <w:abstractNum w:abstractNumId="14">
    <w:nsid w:val="C6F66E9E"/>
    <w:multiLevelType w:val="singleLevel"/>
    <w:tmpl w:val="C6F66E9E"/>
    <w:lvl w:ilvl="0" w:tentative="0">
      <w:start w:val="1"/>
      <w:numFmt w:val="bullet"/>
      <w:lvlText w:val=""/>
      <w:lvlJc w:val="left"/>
      <w:pPr>
        <w:ind w:left="420" w:hanging="420"/>
      </w:pPr>
      <w:rPr>
        <w:rFonts w:hint="default" w:ascii="Wingdings" w:hAnsi="Wingdings"/>
      </w:rPr>
    </w:lvl>
  </w:abstractNum>
  <w:abstractNum w:abstractNumId="15">
    <w:nsid w:val="C70FBDBB"/>
    <w:multiLevelType w:val="singleLevel"/>
    <w:tmpl w:val="C70FBDBB"/>
    <w:lvl w:ilvl="0" w:tentative="0">
      <w:start w:val="1"/>
      <w:numFmt w:val="decimal"/>
      <w:suff w:val="nothing"/>
      <w:lvlText w:val="%1、"/>
      <w:lvlJc w:val="left"/>
    </w:lvl>
  </w:abstractNum>
  <w:abstractNum w:abstractNumId="16">
    <w:nsid w:val="CD95C516"/>
    <w:multiLevelType w:val="singleLevel"/>
    <w:tmpl w:val="CD95C516"/>
    <w:lvl w:ilvl="0" w:tentative="0">
      <w:start w:val="1"/>
      <w:numFmt w:val="bullet"/>
      <w:lvlText w:val=""/>
      <w:lvlJc w:val="left"/>
      <w:pPr>
        <w:ind w:left="420" w:hanging="420"/>
      </w:pPr>
      <w:rPr>
        <w:rFonts w:hint="default" w:ascii="Wingdings" w:hAnsi="Wingdings"/>
      </w:rPr>
    </w:lvl>
  </w:abstractNum>
  <w:abstractNum w:abstractNumId="17">
    <w:nsid w:val="CDD267DE"/>
    <w:multiLevelType w:val="singleLevel"/>
    <w:tmpl w:val="CDD267DE"/>
    <w:lvl w:ilvl="0" w:tentative="0">
      <w:start w:val="1"/>
      <w:numFmt w:val="bullet"/>
      <w:lvlText w:val=""/>
      <w:lvlJc w:val="left"/>
      <w:pPr>
        <w:ind w:left="420" w:hanging="420"/>
      </w:pPr>
      <w:rPr>
        <w:rFonts w:hint="default" w:ascii="Wingdings" w:hAnsi="Wingdings"/>
      </w:rPr>
    </w:lvl>
  </w:abstractNum>
  <w:abstractNum w:abstractNumId="18">
    <w:nsid w:val="CE17A9B1"/>
    <w:multiLevelType w:val="singleLevel"/>
    <w:tmpl w:val="CE17A9B1"/>
    <w:lvl w:ilvl="0" w:tentative="0">
      <w:start w:val="1"/>
      <w:numFmt w:val="bullet"/>
      <w:lvlText w:val=""/>
      <w:lvlJc w:val="left"/>
      <w:pPr>
        <w:ind w:left="420" w:hanging="420"/>
      </w:pPr>
      <w:rPr>
        <w:rFonts w:hint="default" w:ascii="Wingdings" w:hAnsi="Wingdings"/>
      </w:rPr>
    </w:lvl>
  </w:abstractNum>
  <w:abstractNum w:abstractNumId="19">
    <w:nsid w:val="D9C68BA3"/>
    <w:multiLevelType w:val="singleLevel"/>
    <w:tmpl w:val="D9C68BA3"/>
    <w:lvl w:ilvl="0" w:tentative="0">
      <w:start w:val="1"/>
      <w:numFmt w:val="decimal"/>
      <w:suff w:val="space"/>
      <w:lvlText w:val="%1."/>
      <w:lvlJc w:val="left"/>
    </w:lvl>
  </w:abstractNum>
  <w:abstractNum w:abstractNumId="20">
    <w:nsid w:val="DAEB7450"/>
    <w:multiLevelType w:val="singleLevel"/>
    <w:tmpl w:val="DAEB7450"/>
    <w:lvl w:ilvl="0" w:tentative="0">
      <w:start w:val="1"/>
      <w:numFmt w:val="bullet"/>
      <w:lvlText w:val=""/>
      <w:lvlJc w:val="left"/>
      <w:pPr>
        <w:ind w:left="420" w:hanging="420"/>
      </w:pPr>
      <w:rPr>
        <w:rFonts w:hint="default" w:ascii="Wingdings" w:hAnsi="Wingdings"/>
      </w:rPr>
    </w:lvl>
  </w:abstractNum>
  <w:abstractNum w:abstractNumId="21">
    <w:nsid w:val="DBB7B88C"/>
    <w:multiLevelType w:val="singleLevel"/>
    <w:tmpl w:val="DBB7B88C"/>
    <w:lvl w:ilvl="0" w:tentative="0">
      <w:start w:val="1"/>
      <w:numFmt w:val="decimal"/>
      <w:lvlText w:val="%1)"/>
      <w:lvlJc w:val="left"/>
      <w:pPr>
        <w:ind w:left="425" w:hanging="425"/>
      </w:pPr>
      <w:rPr>
        <w:rFonts w:hint="default"/>
      </w:rPr>
    </w:lvl>
  </w:abstractNum>
  <w:abstractNum w:abstractNumId="22">
    <w:nsid w:val="DDDDBC13"/>
    <w:multiLevelType w:val="singleLevel"/>
    <w:tmpl w:val="DDDDBC13"/>
    <w:lvl w:ilvl="0" w:tentative="0">
      <w:start w:val="1"/>
      <w:numFmt w:val="bullet"/>
      <w:lvlText w:val=""/>
      <w:lvlJc w:val="left"/>
      <w:pPr>
        <w:ind w:left="420" w:hanging="420"/>
      </w:pPr>
      <w:rPr>
        <w:rFonts w:hint="default" w:ascii="Wingdings" w:hAnsi="Wingdings"/>
      </w:rPr>
    </w:lvl>
  </w:abstractNum>
  <w:abstractNum w:abstractNumId="23">
    <w:nsid w:val="E37A0EAE"/>
    <w:multiLevelType w:val="singleLevel"/>
    <w:tmpl w:val="E37A0EAE"/>
    <w:lvl w:ilvl="0" w:tentative="0">
      <w:start w:val="1"/>
      <w:numFmt w:val="decimal"/>
      <w:suff w:val="nothing"/>
      <w:lvlText w:val="%1、"/>
      <w:lvlJc w:val="left"/>
    </w:lvl>
  </w:abstractNum>
  <w:abstractNum w:abstractNumId="24">
    <w:nsid w:val="E7B7966D"/>
    <w:multiLevelType w:val="singleLevel"/>
    <w:tmpl w:val="E7B7966D"/>
    <w:lvl w:ilvl="0" w:tentative="0">
      <w:start w:val="1"/>
      <w:numFmt w:val="bullet"/>
      <w:lvlText w:val=""/>
      <w:lvlJc w:val="left"/>
      <w:pPr>
        <w:ind w:left="420" w:hanging="420"/>
      </w:pPr>
      <w:rPr>
        <w:rFonts w:hint="default" w:ascii="Wingdings" w:hAnsi="Wingdings"/>
      </w:rPr>
    </w:lvl>
  </w:abstractNum>
  <w:abstractNum w:abstractNumId="25">
    <w:nsid w:val="EC32B40B"/>
    <w:multiLevelType w:val="singleLevel"/>
    <w:tmpl w:val="EC32B40B"/>
    <w:lvl w:ilvl="0" w:tentative="0">
      <w:start w:val="1"/>
      <w:numFmt w:val="decimal"/>
      <w:lvlText w:val="%1)"/>
      <w:lvlJc w:val="left"/>
      <w:pPr>
        <w:ind w:left="425" w:hanging="425"/>
      </w:pPr>
      <w:rPr>
        <w:rFonts w:hint="default"/>
      </w:rPr>
    </w:lvl>
  </w:abstractNum>
  <w:abstractNum w:abstractNumId="26">
    <w:nsid w:val="F6B986BD"/>
    <w:multiLevelType w:val="singleLevel"/>
    <w:tmpl w:val="F6B986BD"/>
    <w:lvl w:ilvl="0" w:tentative="0">
      <w:start w:val="1"/>
      <w:numFmt w:val="decimal"/>
      <w:suff w:val="nothing"/>
      <w:lvlText w:val="%1）"/>
      <w:lvlJc w:val="left"/>
    </w:lvl>
  </w:abstractNum>
  <w:abstractNum w:abstractNumId="27">
    <w:nsid w:val="F7714232"/>
    <w:multiLevelType w:val="singleLevel"/>
    <w:tmpl w:val="F7714232"/>
    <w:lvl w:ilvl="0" w:tentative="0">
      <w:start w:val="1"/>
      <w:numFmt w:val="decimal"/>
      <w:suff w:val="nothing"/>
      <w:lvlText w:val="%1）"/>
      <w:lvlJc w:val="left"/>
    </w:lvl>
  </w:abstractNum>
  <w:abstractNum w:abstractNumId="28">
    <w:nsid w:val="FBDD216D"/>
    <w:multiLevelType w:val="singleLevel"/>
    <w:tmpl w:val="FBDD216D"/>
    <w:lvl w:ilvl="0" w:tentative="0">
      <w:start w:val="1"/>
      <w:numFmt w:val="bullet"/>
      <w:lvlText w:val=""/>
      <w:lvlJc w:val="left"/>
      <w:pPr>
        <w:ind w:left="420" w:hanging="420"/>
      </w:pPr>
      <w:rPr>
        <w:rFonts w:hint="default" w:ascii="Wingdings" w:hAnsi="Wingdings"/>
      </w:rPr>
    </w:lvl>
  </w:abstractNum>
  <w:abstractNum w:abstractNumId="29">
    <w:nsid w:val="00000041"/>
    <w:multiLevelType w:val="multilevel"/>
    <w:tmpl w:val="00000041"/>
    <w:lvl w:ilvl="0" w:tentative="0">
      <w:start w:val="1"/>
      <w:numFmt w:val="decimal"/>
      <w:pStyle w:val="123"/>
      <w:lvlText w:val="(%1)"/>
      <w:lvlJc w:val="left"/>
      <w:pPr>
        <w:tabs>
          <w:tab w:val="left" w:pos="1577"/>
        </w:tabs>
        <w:ind w:left="1577" w:hanging="420"/>
      </w:pPr>
      <w:rPr>
        <w:rFonts w:hint="eastAsia"/>
      </w:rPr>
    </w:lvl>
    <w:lvl w:ilvl="1" w:tentative="0">
      <w:start w:val="1"/>
      <w:numFmt w:val="lowerLetter"/>
      <w:lvlText w:val="%2)"/>
      <w:lvlJc w:val="left"/>
      <w:pPr>
        <w:tabs>
          <w:tab w:val="left" w:pos="1577"/>
        </w:tabs>
        <w:ind w:left="1577" w:hanging="420"/>
      </w:pPr>
    </w:lvl>
    <w:lvl w:ilvl="2" w:tentative="0">
      <w:start w:val="1"/>
      <w:numFmt w:val="lowerRoman"/>
      <w:lvlText w:val="%3."/>
      <w:lvlJc w:val="right"/>
      <w:pPr>
        <w:tabs>
          <w:tab w:val="left" w:pos="1997"/>
        </w:tabs>
        <w:ind w:left="1997" w:hanging="420"/>
      </w:pPr>
    </w:lvl>
    <w:lvl w:ilvl="3" w:tentative="0">
      <w:start w:val="1"/>
      <w:numFmt w:val="decimal"/>
      <w:lvlText w:val="%4."/>
      <w:lvlJc w:val="left"/>
      <w:pPr>
        <w:tabs>
          <w:tab w:val="left" w:pos="2417"/>
        </w:tabs>
        <w:ind w:left="2417" w:hanging="420"/>
      </w:pPr>
    </w:lvl>
    <w:lvl w:ilvl="4" w:tentative="0">
      <w:start w:val="1"/>
      <w:numFmt w:val="lowerLetter"/>
      <w:lvlText w:val="%5)"/>
      <w:lvlJc w:val="left"/>
      <w:pPr>
        <w:tabs>
          <w:tab w:val="left" w:pos="2837"/>
        </w:tabs>
        <w:ind w:left="2837" w:hanging="420"/>
      </w:pPr>
    </w:lvl>
    <w:lvl w:ilvl="5" w:tentative="0">
      <w:start w:val="1"/>
      <w:numFmt w:val="lowerRoman"/>
      <w:lvlText w:val="%6."/>
      <w:lvlJc w:val="right"/>
      <w:pPr>
        <w:tabs>
          <w:tab w:val="left" w:pos="3257"/>
        </w:tabs>
        <w:ind w:left="3257" w:hanging="420"/>
      </w:pPr>
    </w:lvl>
    <w:lvl w:ilvl="6" w:tentative="0">
      <w:start w:val="1"/>
      <w:numFmt w:val="decimal"/>
      <w:lvlText w:val="%7."/>
      <w:lvlJc w:val="left"/>
      <w:pPr>
        <w:tabs>
          <w:tab w:val="left" w:pos="3677"/>
        </w:tabs>
        <w:ind w:left="3677" w:hanging="420"/>
      </w:pPr>
    </w:lvl>
    <w:lvl w:ilvl="7" w:tentative="0">
      <w:start w:val="1"/>
      <w:numFmt w:val="lowerLetter"/>
      <w:lvlText w:val="%8)"/>
      <w:lvlJc w:val="left"/>
      <w:pPr>
        <w:tabs>
          <w:tab w:val="left" w:pos="4097"/>
        </w:tabs>
        <w:ind w:left="4097" w:hanging="420"/>
      </w:pPr>
    </w:lvl>
    <w:lvl w:ilvl="8" w:tentative="0">
      <w:start w:val="1"/>
      <w:numFmt w:val="lowerRoman"/>
      <w:lvlText w:val="%9."/>
      <w:lvlJc w:val="right"/>
      <w:pPr>
        <w:tabs>
          <w:tab w:val="left" w:pos="4517"/>
        </w:tabs>
        <w:ind w:left="4517" w:hanging="420"/>
      </w:pPr>
    </w:lvl>
  </w:abstractNum>
  <w:abstractNum w:abstractNumId="30">
    <w:nsid w:val="00000053"/>
    <w:multiLevelType w:val="multilevel"/>
    <w:tmpl w:val="00000053"/>
    <w:lvl w:ilvl="0" w:tentative="0">
      <w:start w:val="1"/>
      <w:numFmt w:val="chineseCountingThousand"/>
      <w:pStyle w:val="118"/>
      <w:lvlText w:val="第%1条"/>
      <w:lvlJc w:val="left"/>
      <w:pPr>
        <w:tabs>
          <w:tab w:val="left" w:pos="1134"/>
        </w:tabs>
        <w:ind w:left="1134" w:hanging="1134"/>
      </w:pPr>
      <w:rPr>
        <w:rFonts w:hint="eastAsia" w:ascii="仿宋_GB2312" w:eastAsia="仿宋_GB2312"/>
        <w:b/>
        <w:i w:val="0"/>
        <w:color w:val="auto"/>
        <w:sz w:val="24"/>
        <w:u w:val="none"/>
      </w:rPr>
    </w:lvl>
    <w:lvl w:ilvl="1" w:tentative="0">
      <w:start w:val="1"/>
      <w:numFmt w:val="decimal"/>
      <w:lvlText w:val="%2、"/>
      <w:lvlJc w:val="left"/>
      <w:pPr>
        <w:tabs>
          <w:tab w:val="left" w:pos="1635"/>
        </w:tabs>
        <w:ind w:left="420" w:firstLine="420"/>
      </w:pPr>
      <w:rPr>
        <w:rFonts w:ascii="仿宋_GB2312" w:hAnsi="宋体" w:eastAsia="仿宋_GB2312" w:cs="Times New Roman"/>
        <w:b/>
      </w:rPr>
    </w:lvl>
    <w:lvl w:ilvl="2" w:tentative="0">
      <w:start w:val="3"/>
      <w:numFmt w:val="japaneseCounting"/>
      <w:lvlText w:val="第%3章"/>
      <w:lvlJc w:val="left"/>
      <w:pPr>
        <w:tabs>
          <w:tab w:val="left" w:pos="1980"/>
        </w:tabs>
        <w:ind w:left="1980" w:hanging="720"/>
      </w:pPr>
      <w:rPr>
        <w:rFonts w:hint="default"/>
      </w:rPr>
    </w:lvl>
    <w:lvl w:ilvl="3" w:tentative="0">
      <w:start w:val="1"/>
      <w:numFmt w:val="decimal"/>
      <w:lvlText w:val="(%4)"/>
      <w:lvlJc w:val="left"/>
      <w:pPr>
        <w:tabs>
          <w:tab w:val="left" w:pos="987"/>
        </w:tabs>
        <w:ind w:left="987" w:hanging="420"/>
      </w:pPr>
      <w:rPr>
        <w:rFonts w:hint="eastAsia"/>
        <w:b/>
      </w:rPr>
    </w:lvl>
    <w:lvl w:ilvl="4" w:tentative="0">
      <w:start w:val="3"/>
      <w:numFmt w:val="japaneseCounting"/>
      <w:lvlText w:val="第%5节"/>
      <w:lvlJc w:val="left"/>
      <w:pPr>
        <w:tabs>
          <w:tab w:val="left" w:pos="2970"/>
        </w:tabs>
        <w:ind w:left="2970" w:hanging="870"/>
      </w:pPr>
      <w:rPr>
        <w:rFonts w:hint="eastAsia"/>
      </w:r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31">
    <w:nsid w:val="0000007C"/>
    <w:multiLevelType w:val="multilevel"/>
    <w:tmpl w:val="0000007C"/>
    <w:lvl w:ilvl="0" w:tentative="0">
      <w:start w:val="1"/>
      <w:numFmt w:val="decimal"/>
      <w:pStyle w:val="120"/>
      <w:lvlText w:val="%1."/>
      <w:lvlJc w:val="left"/>
      <w:pPr>
        <w:tabs>
          <w:tab w:val="left" w:pos="1157"/>
        </w:tabs>
        <w:ind w:left="1157"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2">
    <w:nsid w:val="033587C8"/>
    <w:multiLevelType w:val="singleLevel"/>
    <w:tmpl w:val="033587C8"/>
    <w:lvl w:ilvl="0" w:tentative="0">
      <w:start w:val="1"/>
      <w:numFmt w:val="decimal"/>
      <w:lvlText w:val="%1."/>
      <w:lvlJc w:val="left"/>
      <w:pPr>
        <w:tabs>
          <w:tab w:val="left" w:pos="312"/>
        </w:tabs>
      </w:pPr>
    </w:lvl>
  </w:abstractNum>
  <w:abstractNum w:abstractNumId="33">
    <w:nsid w:val="04204CB3"/>
    <w:multiLevelType w:val="singleLevel"/>
    <w:tmpl w:val="04204CB3"/>
    <w:lvl w:ilvl="0" w:tentative="0">
      <w:start w:val="1"/>
      <w:numFmt w:val="decimal"/>
      <w:suff w:val="nothing"/>
      <w:lvlText w:val="%1、"/>
      <w:lvlJc w:val="left"/>
    </w:lvl>
  </w:abstractNum>
  <w:abstractNum w:abstractNumId="34">
    <w:nsid w:val="0526D383"/>
    <w:multiLevelType w:val="singleLevel"/>
    <w:tmpl w:val="0526D383"/>
    <w:lvl w:ilvl="0" w:tentative="0">
      <w:start w:val="1"/>
      <w:numFmt w:val="bullet"/>
      <w:lvlText w:val=""/>
      <w:lvlJc w:val="left"/>
      <w:pPr>
        <w:ind w:left="420" w:hanging="420"/>
      </w:pPr>
      <w:rPr>
        <w:rFonts w:hint="default" w:ascii="Wingdings" w:hAnsi="Wingdings"/>
      </w:rPr>
    </w:lvl>
  </w:abstractNum>
  <w:abstractNum w:abstractNumId="35">
    <w:nsid w:val="074455B1"/>
    <w:multiLevelType w:val="singleLevel"/>
    <w:tmpl w:val="074455B1"/>
    <w:lvl w:ilvl="0" w:tentative="0">
      <w:start w:val="1"/>
      <w:numFmt w:val="decimal"/>
      <w:lvlText w:val="%1)"/>
      <w:lvlJc w:val="left"/>
      <w:pPr>
        <w:ind w:left="425" w:hanging="425"/>
      </w:pPr>
      <w:rPr>
        <w:rFonts w:hint="default"/>
      </w:rPr>
    </w:lvl>
  </w:abstractNum>
  <w:abstractNum w:abstractNumId="36">
    <w:nsid w:val="121856C7"/>
    <w:multiLevelType w:val="multilevel"/>
    <w:tmpl w:val="121856C7"/>
    <w:lvl w:ilvl="0" w:tentative="0">
      <w:start w:val="1"/>
      <w:numFmt w:val="decimal"/>
      <w:pStyle w:val="64"/>
      <w:lvlText w:val="%1)"/>
      <w:lvlJc w:val="left"/>
      <w:pPr>
        <w:tabs>
          <w:tab w:val="left" w:pos="1259"/>
        </w:tabs>
        <w:ind w:left="1259" w:hanging="419"/>
      </w:pPr>
      <w:rPr>
        <w:rFonts w:hint="default" w:ascii="Arial" w:hAnsi="Arial" w:eastAsia="宋体"/>
        <w:color w:val="0000FF"/>
        <w:sz w:val="21"/>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7">
    <w:nsid w:val="17845F08"/>
    <w:multiLevelType w:val="singleLevel"/>
    <w:tmpl w:val="17845F08"/>
    <w:lvl w:ilvl="0" w:tentative="0">
      <w:start w:val="1"/>
      <w:numFmt w:val="decimal"/>
      <w:lvlText w:val="%1."/>
      <w:lvlJc w:val="left"/>
      <w:pPr>
        <w:tabs>
          <w:tab w:val="left" w:pos="312"/>
        </w:tabs>
      </w:pPr>
    </w:lvl>
  </w:abstractNum>
  <w:abstractNum w:abstractNumId="38">
    <w:nsid w:val="194EB19B"/>
    <w:multiLevelType w:val="multilevel"/>
    <w:tmpl w:val="194EB19B"/>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9">
    <w:nsid w:val="1BB2F3A8"/>
    <w:multiLevelType w:val="singleLevel"/>
    <w:tmpl w:val="1BB2F3A8"/>
    <w:lvl w:ilvl="0" w:tentative="0">
      <w:start w:val="2"/>
      <w:numFmt w:val="upperLetter"/>
      <w:suff w:val="nothing"/>
      <w:lvlText w:val="%1、"/>
      <w:lvlJc w:val="left"/>
    </w:lvl>
  </w:abstractNum>
  <w:abstractNum w:abstractNumId="40">
    <w:nsid w:val="1D3A4568"/>
    <w:multiLevelType w:val="singleLevel"/>
    <w:tmpl w:val="1D3A4568"/>
    <w:lvl w:ilvl="0" w:tentative="0">
      <w:start w:val="1"/>
      <w:numFmt w:val="bullet"/>
      <w:lvlText w:val=""/>
      <w:lvlJc w:val="left"/>
      <w:pPr>
        <w:ind w:left="420" w:hanging="420"/>
      </w:pPr>
      <w:rPr>
        <w:rFonts w:hint="default" w:ascii="Wingdings" w:hAnsi="Wingdings"/>
      </w:rPr>
    </w:lvl>
  </w:abstractNum>
  <w:abstractNum w:abstractNumId="41">
    <w:nsid w:val="21479741"/>
    <w:multiLevelType w:val="singleLevel"/>
    <w:tmpl w:val="21479741"/>
    <w:lvl w:ilvl="0" w:tentative="0">
      <w:start w:val="2"/>
      <w:numFmt w:val="chineseCounting"/>
      <w:suff w:val="nothing"/>
      <w:lvlText w:val="%1、"/>
      <w:lvlJc w:val="left"/>
      <w:rPr>
        <w:rFonts w:hint="eastAsia"/>
      </w:rPr>
    </w:lvl>
  </w:abstractNum>
  <w:abstractNum w:abstractNumId="42">
    <w:nsid w:val="217DCE5C"/>
    <w:multiLevelType w:val="singleLevel"/>
    <w:tmpl w:val="217DCE5C"/>
    <w:lvl w:ilvl="0" w:tentative="0">
      <w:start w:val="1"/>
      <w:numFmt w:val="bullet"/>
      <w:lvlText w:val=""/>
      <w:lvlJc w:val="left"/>
      <w:pPr>
        <w:ind w:left="420" w:hanging="420"/>
      </w:pPr>
      <w:rPr>
        <w:rFonts w:hint="default" w:ascii="Wingdings" w:hAnsi="Wingdings"/>
      </w:rPr>
    </w:lvl>
  </w:abstractNum>
  <w:abstractNum w:abstractNumId="43">
    <w:nsid w:val="25BED3D8"/>
    <w:multiLevelType w:val="singleLevel"/>
    <w:tmpl w:val="25BED3D8"/>
    <w:lvl w:ilvl="0" w:tentative="0">
      <w:start w:val="1"/>
      <w:numFmt w:val="bullet"/>
      <w:lvlText w:val=""/>
      <w:lvlJc w:val="left"/>
      <w:pPr>
        <w:ind w:left="420" w:hanging="420"/>
      </w:pPr>
      <w:rPr>
        <w:rFonts w:hint="default" w:ascii="Wingdings" w:hAnsi="Wingdings"/>
      </w:rPr>
    </w:lvl>
  </w:abstractNum>
  <w:abstractNum w:abstractNumId="44">
    <w:nsid w:val="26D43BF4"/>
    <w:multiLevelType w:val="multilevel"/>
    <w:tmpl w:val="26D43BF4"/>
    <w:lvl w:ilvl="0" w:tentative="0">
      <w:start w:val="1"/>
      <w:numFmt w:val="decimal"/>
      <w:lvlText w:val="%1"/>
      <w:lvlJc w:val="left"/>
      <w:pPr>
        <w:tabs>
          <w:tab w:val="left" w:pos="425"/>
        </w:tabs>
        <w:ind w:left="425" w:hanging="425"/>
      </w:pPr>
      <w:rPr>
        <w:rFonts w:hint="eastAsia"/>
      </w:rPr>
    </w:lvl>
    <w:lvl w:ilvl="1" w:tentative="0">
      <w:start w:val="1"/>
      <w:numFmt w:val="decimal"/>
      <w:lvlText w:val="%1.%2"/>
      <w:lvlJc w:val="left"/>
      <w:pPr>
        <w:tabs>
          <w:tab w:val="left" w:pos="992"/>
        </w:tabs>
        <w:ind w:left="992" w:hanging="567"/>
      </w:pPr>
      <w:rPr>
        <w:rFonts w:hint="eastAsia"/>
      </w:rPr>
    </w:lvl>
    <w:lvl w:ilvl="2" w:tentative="0">
      <w:start w:val="1"/>
      <w:numFmt w:val="decimal"/>
      <w:pStyle w:val="117"/>
      <w:lvlText w:val="%1.%2.%3"/>
      <w:lvlJc w:val="left"/>
      <w:pPr>
        <w:tabs>
          <w:tab w:val="left" w:pos="1418"/>
        </w:tabs>
        <w:ind w:left="1418" w:hanging="567"/>
      </w:pPr>
      <w:rPr>
        <w:rFonts w:hint="eastAsia"/>
      </w:rPr>
    </w:lvl>
    <w:lvl w:ilvl="3" w:tentative="0">
      <w:start w:val="1"/>
      <w:numFmt w:val="decimal"/>
      <w:lvlText w:val="%1.%2.%3.%4"/>
      <w:lvlJc w:val="left"/>
      <w:pPr>
        <w:tabs>
          <w:tab w:val="left" w:pos="1984"/>
        </w:tabs>
        <w:ind w:left="1984" w:hanging="708"/>
      </w:pPr>
      <w:rPr>
        <w:rFonts w:hint="eastAsia"/>
      </w:rPr>
    </w:lvl>
    <w:lvl w:ilvl="4" w:tentative="0">
      <w:start w:val="1"/>
      <w:numFmt w:val="decimal"/>
      <w:lvlText w:val="%1.%2.%3.%4.%5"/>
      <w:lvlJc w:val="left"/>
      <w:pPr>
        <w:tabs>
          <w:tab w:val="left" w:pos="2551"/>
        </w:tabs>
        <w:ind w:left="2551" w:hanging="850"/>
      </w:pPr>
      <w:rPr>
        <w:rFonts w:hint="eastAsia"/>
      </w:rPr>
    </w:lvl>
    <w:lvl w:ilvl="5" w:tentative="0">
      <w:start w:val="1"/>
      <w:numFmt w:val="decimal"/>
      <w:lvlText w:val="%1.%2.%3.%4.%5.%6"/>
      <w:lvlJc w:val="left"/>
      <w:pPr>
        <w:tabs>
          <w:tab w:val="left" w:pos="3260"/>
        </w:tabs>
        <w:ind w:left="3260" w:hanging="1134"/>
      </w:pPr>
      <w:rPr>
        <w:rFonts w:hint="eastAsia"/>
      </w:rPr>
    </w:lvl>
    <w:lvl w:ilvl="6" w:tentative="0">
      <w:start w:val="1"/>
      <w:numFmt w:val="decimal"/>
      <w:lvlText w:val="%1.%2.%3.%4.%5.%6.%7"/>
      <w:lvlJc w:val="left"/>
      <w:pPr>
        <w:tabs>
          <w:tab w:val="left" w:pos="3827"/>
        </w:tabs>
        <w:ind w:left="3827" w:hanging="1276"/>
      </w:pPr>
      <w:rPr>
        <w:rFonts w:hint="eastAsia"/>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45">
    <w:nsid w:val="2968601B"/>
    <w:multiLevelType w:val="singleLevel"/>
    <w:tmpl w:val="2968601B"/>
    <w:lvl w:ilvl="0" w:tentative="0">
      <w:start w:val="1"/>
      <w:numFmt w:val="bullet"/>
      <w:lvlText w:val=""/>
      <w:lvlJc w:val="left"/>
      <w:pPr>
        <w:ind w:left="420" w:hanging="420"/>
      </w:pPr>
      <w:rPr>
        <w:rFonts w:hint="default" w:ascii="Wingdings" w:hAnsi="Wingdings"/>
      </w:rPr>
    </w:lvl>
  </w:abstractNum>
  <w:abstractNum w:abstractNumId="46">
    <w:nsid w:val="2B8692CE"/>
    <w:multiLevelType w:val="singleLevel"/>
    <w:tmpl w:val="2B8692CE"/>
    <w:lvl w:ilvl="0" w:tentative="0">
      <w:start w:val="1"/>
      <w:numFmt w:val="decimal"/>
      <w:lvlText w:val="%1."/>
      <w:lvlJc w:val="left"/>
      <w:pPr>
        <w:ind w:left="425" w:hanging="425"/>
      </w:pPr>
      <w:rPr>
        <w:rFonts w:hint="default"/>
      </w:rPr>
    </w:lvl>
  </w:abstractNum>
  <w:abstractNum w:abstractNumId="47">
    <w:nsid w:val="338E4A7C"/>
    <w:multiLevelType w:val="singleLevel"/>
    <w:tmpl w:val="338E4A7C"/>
    <w:lvl w:ilvl="0" w:tentative="0">
      <w:start w:val="1"/>
      <w:numFmt w:val="bullet"/>
      <w:lvlText w:val=""/>
      <w:lvlJc w:val="left"/>
      <w:pPr>
        <w:ind w:left="420" w:hanging="420"/>
      </w:pPr>
      <w:rPr>
        <w:rFonts w:hint="default" w:ascii="Wingdings" w:hAnsi="Wingdings"/>
      </w:rPr>
    </w:lvl>
  </w:abstractNum>
  <w:abstractNum w:abstractNumId="48">
    <w:nsid w:val="3637ACEA"/>
    <w:multiLevelType w:val="singleLevel"/>
    <w:tmpl w:val="3637ACEA"/>
    <w:lvl w:ilvl="0" w:tentative="0">
      <w:start w:val="2"/>
      <w:numFmt w:val="decimal"/>
      <w:suff w:val="nothing"/>
      <w:lvlText w:val="%1、"/>
      <w:lvlJc w:val="left"/>
    </w:lvl>
  </w:abstractNum>
  <w:abstractNum w:abstractNumId="49">
    <w:nsid w:val="38512B6E"/>
    <w:multiLevelType w:val="multilevel"/>
    <w:tmpl w:val="38512B6E"/>
    <w:lvl w:ilvl="0" w:tentative="0">
      <w:start w:val="1"/>
      <w:numFmt w:val="lowerLetter"/>
      <w:pStyle w:val="90"/>
      <w:lvlText w:val="%1)"/>
      <w:lvlJc w:val="left"/>
      <w:pPr>
        <w:tabs>
          <w:tab w:val="left" w:pos="839"/>
        </w:tabs>
        <w:ind w:left="839" w:hanging="419"/>
      </w:pPr>
      <w:rPr>
        <w:rFonts w:hint="default" w:ascii="Arial" w:hAnsi="Arial" w:eastAsia="宋体"/>
        <w:color w:val="auto"/>
        <w:sz w:val="21"/>
      </w:rPr>
    </w:lvl>
    <w:lvl w:ilvl="1" w:tentative="0">
      <w:start w:val="1"/>
      <w:numFmt w:val="lowerLetter"/>
      <w:lvlText w:val="%2)"/>
      <w:lvlJc w:val="left"/>
      <w:pPr>
        <w:tabs>
          <w:tab w:val="left" w:pos="1440"/>
        </w:tabs>
        <w:ind w:left="1440" w:hanging="420"/>
      </w:pPr>
    </w:lvl>
    <w:lvl w:ilvl="2" w:tentative="0">
      <w:start w:val="1"/>
      <w:numFmt w:val="lowerRoman"/>
      <w:lvlText w:val="%3."/>
      <w:lvlJc w:val="right"/>
      <w:pPr>
        <w:tabs>
          <w:tab w:val="left" w:pos="1860"/>
        </w:tabs>
        <w:ind w:left="1860" w:hanging="420"/>
      </w:pPr>
    </w:lvl>
    <w:lvl w:ilvl="3" w:tentative="0">
      <w:start w:val="1"/>
      <w:numFmt w:val="decimal"/>
      <w:lvlText w:val="%4."/>
      <w:lvlJc w:val="left"/>
      <w:pPr>
        <w:tabs>
          <w:tab w:val="left" w:pos="2280"/>
        </w:tabs>
        <w:ind w:left="2280" w:hanging="420"/>
      </w:pPr>
    </w:lvl>
    <w:lvl w:ilvl="4" w:tentative="0">
      <w:start w:val="1"/>
      <w:numFmt w:val="lowerLetter"/>
      <w:lvlText w:val="%5)"/>
      <w:lvlJc w:val="left"/>
      <w:pPr>
        <w:tabs>
          <w:tab w:val="left" w:pos="2700"/>
        </w:tabs>
        <w:ind w:left="2700" w:hanging="420"/>
      </w:pPr>
    </w:lvl>
    <w:lvl w:ilvl="5" w:tentative="0">
      <w:start w:val="1"/>
      <w:numFmt w:val="lowerRoman"/>
      <w:lvlText w:val="%6."/>
      <w:lvlJc w:val="right"/>
      <w:pPr>
        <w:tabs>
          <w:tab w:val="left" w:pos="3120"/>
        </w:tabs>
        <w:ind w:left="3120" w:hanging="420"/>
      </w:pPr>
    </w:lvl>
    <w:lvl w:ilvl="6" w:tentative="0">
      <w:start w:val="1"/>
      <w:numFmt w:val="decimal"/>
      <w:lvlText w:val="%7."/>
      <w:lvlJc w:val="left"/>
      <w:pPr>
        <w:tabs>
          <w:tab w:val="left" w:pos="3540"/>
        </w:tabs>
        <w:ind w:left="3540" w:hanging="420"/>
      </w:pPr>
    </w:lvl>
    <w:lvl w:ilvl="7" w:tentative="0">
      <w:start w:val="1"/>
      <w:numFmt w:val="lowerLetter"/>
      <w:lvlText w:val="%8)"/>
      <w:lvlJc w:val="left"/>
      <w:pPr>
        <w:tabs>
          <w:tab w:val="left" w:pos="3960"/>
        </w:tabs>
        <w:ind w:left="3960" w:hanging="420"/>
      </w:pPr>
    </w:lvl>
    <w:lvl w:ilvl="8" w:tentative="0">
      <w:start w:val="1"/>
      <w:numFmt w:val="lowerRoman"/>
      <w:lvlText w:val="%9."/>
      <w:lvlJc w:val="right"/>
      <w:pPr>
        <w:tabs>
          <w:tab w:val="left" w:pos="4380"/>
        </w:tabs>
        <w:ind w:left="4380" w:hanging="420"/>
      </w:pPr>
    </w:lvl>
  </w:abstractNum>
  <w:abstractNum w:abstractNumId="50">
    <w:nsid w:val="3CDF6B5F"/>
    <w:multiLevelType w:val="singleLevel"/>
    <w:tmpl w:val="3CDF6B5F"/>
    <w:lvl w:ilvl="0" w:tentative="0">
      <w:start w:val="1"/>
      <w:numFmt w:val="bullet"/>
      <w:lvlText w:val=""/>
      <w:lvlJc w:val="left"/>
      <w:pPr>
        <w:ind w:left="420" w:hanging="420"/>
      </w:pPr>
      <w:rPr>
        <w:rFonts w:hint="default" w:ascii="Wingdings" w:hAnsi="Wingdings"/>
      </w:rPr>
    </w:lvl>
  </w:abstractNum>
  <w:abstractNum w:abstractNumId="51">
    <w:nsid w:val="3E8D414A"/>
    <w:multiLevelType w:val="singleLevel"/>
    <w:tmpl w:val="3E8D414A"/>
    <w:lvl w:ilvl="0" w:tentative="0">
      <w:start w:val="1"/>
      <w:numFmt w:val="decimal"/>
      <w:suff w:val="nothing"/>
      <w:lvlText w:val="%1）"/>
      <w:lvlJc w:val="left"/>
    </w:lvl>
  </w:abstractNum>
  <w:abstractNum w:abstractNumId="52">
    <w:nsid w:val="41609A44"/>
    <w:multiLevelType w:val="singleLevel"/>
    <w:tmpl w:val="41609A44"/>
    <w:lvl w:ilvl="0" w:tentative="0">
      <w:start w:val="1"/>
      <w:numFmt w:val="decimal"/>
      <w:suff w:val="nothing"/>
      <w:lvlText w:val="%1、"/>
      <w:lvlJc w:val="left"/>
    </w:lvl>
  </w:abstractNum>
  <w:abstractNum w:abstractNumId="53">
    <w:nsid w:val="5048C2F6"/>
    <w:multiLevelType w:val="singleLevel"/>
    <w:tmpl w:val="5048C2F6"/>
    <w:lvl w:ilvl="0" w:tentative="0">
      <w:start w:val="1"/>
      <w:numFmt w:val="decimal"/>
      <w:lvlText w:val="%1."/>
      <w:lvlJc w:val="left"/>
      <w:pPr>
        <w:ind w:left="425" w:hanging="425"/>
      </w:pPr>
      <w:rPr>
        <w:rFonts w:hint="default"/>
      </w:rPr>
    </w:lvl>
  </w:abstractNum>
  <w:abstractNum w:abstractNumId="54">
    <w:nsid w:val="52FFBB23"/>
    <w:multiLevelType w:val="singleLevel"/>
    <w:tmpl w:val="52FFBB23"/>
    <w:lvl w:ilvl="0" w:tentative="0">
      <w:start w:val="1"/>
      <w:numFmt w:val="decimal"/>
      <w:suff w:val="nothing"/>
      <w:lvlText w:val="%1、"/>
      <w:lvlJc w:val="left"/>
    </w:lvl>
  </w:abstractNum>
  <w:abstractNum w:abstractNumId="55">
    <w:nsid w:val="55C1617B"/>
    <w:multiLevelType w:val="singleLevel"/>
    <w:tmpl w:val="55C1617B"/>
    <w:lvl w:ilvl="0" w:tentative="0">
      <w:start w:val="1"/>
      <w:numFmt w:val="decimal"/>
      <w:lvlText w:val="%1."/>
      <w:lvlJc w:val="left"/>
      <w:pPr>
        <w:ind w:left="425" w:hanging="425"/>
      </w:pPr>
      <w:rPr>
        <w:rFonts w:hint="default"/>
      </w:rPr>
    </w:lvl>
  </w:abstractNum>
  <w:abstractNum w:abstractNumId="56">
    <w:nsid w:val="573EB0F3"/>
    <w:multiLevelType w:val="multilevel"/>
    <w:tmpl w:val="573EB0F3"/>
    <w:lvl w:ilvl="0" w:tentative="0">
      <w:start w:val="1"/>
      <w:numFmt w:val="decimal"/>
      <w:pStyle w:val="2"/>
      <w:lvlText w:val="%1."/>
      <w:lvlJc w:val="left"/>
      <w:pPr>
        <w:tabs>
          <w:tab w:val="left" w:pos="432"/>
        </w:tabs>
        <w:ind w:left="432" w:hanging="432"/>
      </w:pPr>
      <w:rPr>
        <w:rFonts w:hint="default"/>
      </w:rPr>
    </w:lvl>
    <w:lvl w:ilvl="1" w:tentative="0">
      <w:start w:val="1"/>
      <w:numFmt w:val="decimal"/>
      <w:pStyle w:val="4"/>
      <w:lvlText w:val="%1.%2."/>
      <w:lvlJc w:val="left"/>
      <w:pPr>
        <w:tabs>
          <w:tab w:val="left" w:pos="717"/>
        </w:tabs>
        <w:ind w:left="717" w:hanging="575"/>
      </w:pPr>
      <w:rPr>
        <w:rFonts w:hint="default"/>
      </w:rPr>
    </w:lvl>
    <w:lvl w:ilvl="2" w:tentative="0">
      <w:start w:val="1"/>
      <w:numFmt w:val="decimal"/>
      <w:pStyle w:val="5"/>
      <w:suff w:val="nothing"/>
      <w:lvlText w:val="%1.%2.%3."/>
      <w:lvlJc w:val="left"/>
      <w:pPr>
        <w:tabs>
          <w:tab w:val="left" w:pos="720"/>
        </w:tabs>
        <w:ind w:left="720" w:hanging="720"/>
      </w:pPr>
      <w:rPr>
        <w:rFonts w:hint="default"/>
        <w:b w:val="0"/>
      </w:rPr>
    </w:lvl>
    <w:lvl w:ilvl="3" w:tentative="0">
      <w:start w:val="1"/>
      <w:numFmt w:val="decimal"/>
      <w:pStyle w:val="6"/>
      <w:lvlText w:val="%1.%2.%3.%4."/>
      <w:lvlJc w:val="left"/>
      <w:pPr>
        <w:tabs>
          <w:tab w:val="left" w:pos="864"/>
        </w:tabs>
        <w:ind w:left="864" w:hanging="864"/>
      </w:pPr>
      <w:rPr>
        <w:rFonts w:hint="default"/>
      </w:rPr>
    </w:lvl>
    <w:lvl w:ilvl="4" w:tentative="0">
      <w:start w:val="1"/>
      <w:numFmt w:val="decimal"/>
      <w:pStyle w:val="7"/>
      <w:lvlText w:val="%1.%2.%3.%4.%5."/>
      <w:lvlJc w:val="left"/>
      <w:pPr>
        <w:tabs>
          <w:tab w:val="left" w:pos="1008"/>
        </w:tabs>
        <w:ind w:left="1008" w:hanging="1008"/>
      </w:pPr>
      <w:rPr>
        <w:rFonts w:hint="default"/>
      </w:rPr>
    </w:lvl>
    <w:lvl w:ilvl="5" w:tentative="0">
      <w:start w:val="1"/>
      <w:numFmt w:val="decimal"/>
      <w:pStyle w:val="8"/>
      <w:lvlText w:val="%1.%2.%3.%4.%5.%6."/>
      <w:lvlJc w:val="left"/>
      <w:pPr>
        <w:tabs>
          <w:tab w:val="left" w:pos="1151"/>
        </w:tabs>
        <w:ind w:left="1151" w:hanging="1151"/>
      </w:pPr>
      <w:rPr>
        <w:rFonts w:hint="default"/>
      </w:rPr>
    </w:lvl>
    <w:lvl w:ilvl="6" w:tentative="0">
      <w:start w:val="1"/>
      <w:numFmt w:val="decimal"/>
      <w:pStyle w:val="9"/>
      <w:lvlText w:val="%1.%2.%3.%4.%5.%6.%7."/>
      <w:lvlJc w:val="left"/>
      <w:pPr>
        <w:tabs>
          <w:tab w:val="left" w:pos="1296"/>
        </w:tabs>
        <w:ind w:left="1296" w:hanging="1296"/>
      </w:pPr>
      <w:rPr>
        <w:rFonts w:hint="default"/>
      </w:rPr>
    </w:lvl>
    <w:lvl w:ilvl="7" w:tentative="0">
      <w:start w:val="1"/>
      <w:numFmt w:val="decimal"/>
      <w:pStyle w:val="10"/>
      <w:lvlText w:val="%1.%2.%3.%4.%5.%6.%7.%8."/>
      <w:lvlJc w:val="left"/>
      <w:pPr>
        <w:tabs>
          <w:tab w:val="left" w:pos="1440"/>
        </w:tabs>
        <w:ind w:left="1440" w:hanging="1440"/>
      </w:pPr>
      <w:rPr>
        <w:rFonts w:hint="default"/>
      </w:rPr>
    </w:lvl>
    <w:lvl w:ilvl="8" w:tentative="0">
      <w:start w:val="1"/>
      <w:numFmt w:val="decimal"/>
      <w:pStyle w:val="11"/>
      <w:lvlText w:val="%1.%2.%3.%4.%5.%6.%7.%8.%9."/>
      <w:lvlJc w:val="left"/>
      <w:pPr>
        <w:tabs>
          <w:tab w:val="left" w:pos="1583"/>
        </w:tabs>
        <w:ind w:left="1583" w:hanging="1583"/>
      </w:pPr>
      <w:rPr>
        <w:rFonts w:hint="default"/>
      </w:rPr>
    </w:lvl>
  </w:abstractNum>
  <w:abstractNum w:abstractNumId="57">
    <w:nsid w:val="5A745441"/>
    <w:multiLevelType w:val="singleLevel"/>
    <w:tmpl w:val="5A745441"/>
    <w:lvl w:ilvl="0" w:tentative="0">
      <w:start w:val="1"/>
      <w:numFmt w:val="bullet"/>
      <w:lvlText w:val=""/>
      <w:lvlJc w:val="left"/>
      <w:pPr>
        <w:ind w:left="420" w:hanging="420"/>
      </w:pPr>
      <w:rPr>
        <w:rFonts w:hint="default" w:ascii="Wingdings" w:hAnsi="Wingdings"/>
      </w:rPr>
    </w:lvl>
  </w:abstractNum>
  <w:abstractNum w:abstractNumId="58">
    <w:nsid w:val="5D34C4E3"/>
    <w:multiLevelType w:val="singleLevel"/>
    <w:tmpl w:val="5D34C4E3"/>
    <w:lvl w:ilvl="0" w:tentative="0">
      <w:start w:val="1"/>
      <w:numFmt w:val="decimal"/>
      <w:suff w:val="nothing"/>
      <w:lvlText w:val="%1、"/>
      <w:lvlJc w:val="left"/>
    </w:lvl>
  </w:abstractNum>
  <w:abstractNum w:abstractNumId="59">
    <w:nsid w:val="60E5D9B1"/>
    <w:multiLevelType w:val="singleLevel"/>
    <w:tmpl w:val="60E5D9B1"/>
    <w:lvl w:ilvl="0" w:tentative="0">
      <w:start w:val="1"/>
      <w:numFmt w:val="decimal"/>
      <w:suff w:val="space"/>
      <w:lvlText w:val="%1."/>
      <w:lvlJc w:val="left"/>
    </w:lvl>
  </w:abstractNum>
  <w:abstractNum w:abstractNumId="60">
    <w:nsid w:val="64042B09"/>
    <w:multiLevelType w:val="multilevel"/>
    <w:tmpl w:val="64042B09"/>
    <w:lvl w:ilvl="0" w:tentative="0">
      <w:start w:val="1"/>
      <w:numFmt w:val="decimal"/>
      <w:pStyle w:val="55"/>
      <w:suff w:val="space"/>
      <w:lvlText w:val="§%1 "/>
      <w:lvlJc w:val="left"/>
      <w:pPr>
        <w:ind w:left="85" w:hanging="85"/>
      </w:pPr>
      <w:rPr>
        <w:rFonts w:hint="eastAsia"/>
        <w:lang w:val="en-US"/>
      </w:rPr>
    </w:lvl>
    <w:lvl w:ilvl="1" w:tentative="0">
      <w:start w:val="1"/>
      <w:numFmt w:val="none"/>
      <w:pStyle w:val="56"/>
      <w:suff w:val="space"/>
      <w:lvlText w:val="§2"/>
      <w:lvlJc w:val="left"/>
      <w:pPr>
        <w:ind w:left="-500" w:firstLine="500"/>
      </w:pPr>
      <w:rPr>
        <w:rFonts w:hint="eastAsia"/>
        <w:lang w:val="en-US"/>
      </w:rPr>
    </w:lvl>
    <w:lvl w:ilvl="2" w:tentative="0">
      <w:start w:val="1"/>
      <w:numFmt w:val="decimal"/>
      <w:pStyle w:val="57"/>
      <w:suff w:val="space"/>
      <w:lvlText w:val="§%1.%2%3 "/>
      <w:lvlJc w:val="left"/>
      <w:pPr>
        <w:ind w:left="-244" w:firstLine="528"/>
      </w:pPr>
      <w:rPr>
        <w:rFonts w:hint="eastAsia"/>
      </w:rPr>
    </w:lvl>
    <w:lvl w:ilvl="3" w:tentative="0">
      <w:start w:val="1"/>
      <w:numFmt w:val="decimal"/>
      <w:pStyle w:val="58"/>
      <w:suff w:val="space"/>
      <w:lvlText w:val="§%1.%3.%4 "/>
      <w:lvlJc w:val="left"/>
      <w:pPr>
        <w:ind w:left="-500" w:firstLine="528"/>
      </w:pPr>
      <w:rPr>
        <w:rFonts w:hint="eastAsia"/>
      </w:rPr>
    </w:lvl>
    <w:lvl w:ilvl="4" w:tentative="0">
      <w:start w:val="1"/>
      <w:numFmt w:val="decimal"/>
      <w:pStyle w:val="59"/>
      <w:suff w:val="space"/>
      <w:lvlText w:val="§%1.%2.%3.%4.%5 "/>
      <w:lvlJc w:val="left"/>
      <w:pPr>
        <w:ind w:left="-500" w:firstLine="528"/>
      </w:pPr>
      <w:rPr>
        <w:rFonts w:hint="eastAsia"/>
      </w:rPr>
    </w:lvl>
    <w:lvl w:ilvl="5" w:tentative="0">
      <w:start w:val="1"/>
      <w:numFmt w:val="decimal"/>
      <w:lvlText w:val="%1.%2.%3.%4.%5.%6."/>
      <w:lvlJc w:val="left"/>
      <w:pPr>
        <w:tabs>
          <w:tab w:val="left" w:pos="-75"/>
        </w:tabs>
        <w:ind w:left="-75" w:hanging="1134"/>
      </w:pPr>
      <w:rPr>
        <w:rFonts w:hint="eastAsia"/>
      </w:rPr>
    </w:lvl>
    <w:lvl w:ilvl="6" w:tentative="0">
      <w:start w:val="1"/>
      <w:numFmt w:val="decimal"/>
      <w:lvlText w:val="%1.%2.%3.%4.%5.%6.%7."/>
      <w:lvlJc w:val="left"/>
      <w:pPr>
        <w:tabs>
          <w:tab w:val="left" w:pos="67"/>
        </w:tabs>
        <w:ind w:left="67" w:hanging="1276"/>
      </w:pPr>
      <w:rPr>
        <w:rFonts w:hint="eastAsia"/>
      </w:rPr>
    </w:lvl>
    <w:lvl w:ilvl="7" w:tentative="0">
      <w:start w:val="1"/>
      <w:numFmt w:val="decimal"/>
      <w:lvlText w:val="%1.%2.%3.%4.%5.%6.%7.%8."/>
      <w:lvlJc w:val="left"/>
      <w:pPr>
        <w:tabs>
          <w:tab w:val="left" w:pos="209"/>
        </w:tabs>
        <w:ind w:left="209" w:hanging="1418"/>
      </w:pPr>
      <w:rPr>
        <w:rFonts w:hint="eastAsia"/>
      </w:rPr>
    </w:lvl>
    <w:lvl w:ilvl="8" w:tentative="0">
      <w:start w:val="1"/>
      <w:numFmt w:val="decimal"/>
      <w:lvlText w:val="%1.%2.%3.%4.%5.%6.%7.%8.%9."/>
      <w:lvlJc w:val="left"/>
      <w:pPr>
        <w:tabs>
          <w:tab w:val="left" w:pos="350"/>
        </w:tabs>
        <w:ind w:left="350" w:hanging="1559"/>
      </w:pPr>
      <w:rPr>
        <w:rFonts w:hint="eastAsia"/>
      </w:rPr>
    </w:lvl>
  </w:abstractNum>
  <w:abstractNum w:abstractNumId="61">
    <w:nsid w:val="64FC496B"/>
    <w:multiLevelType w:val="singleLevel"/>
    <w:tmpl w:val="64FC496B"/>
    <w:lvl w:ilvl="0" w:tentative="0">
      <w:start w:val="1"/>
      <w:numFmt w:val="bullet"/>
      <w:lvlText w:val=""/>
      <w:lvlJc w:val="left"/>
      <w:pPr>
        <w:ind w:left="420" w:hanging="420"/>
      </w:pPr>
      <w:rPr>
        <w:rFonts w:hint="default" w:ascii="Wingdings" w:hAnsi="Wingdings"/>
      </w:rPr>
    </w:lvl>
  </w:abstractNum>
  <w:abstractNum w:abstractNumId="62">
    <w:nsid w:val="671D0712"/>
    <w:multiLevelType w:val="singleLevel"/>
    <w:tmpl w:val="671D0712"/>
    <w:lvl w:ilvl="0" w:tentative="0">
      <w:start w:val="1"/>
      <w:numFmt w:val="decimal"/>
      <w:lvlText w:val="%1)"/>
      <w:lvlJc w:val="left"/>
      <w:pPr>
        <w:ind w:left="425" w:hanging="425"/>
      </w:pPr>
      <w:rPr>
        <w:rFonts w:hint="default"/>
      </w:rPr>
    </w:lvl>
  </w:abstractNum>
  <w:abstractNum w:abstractNumId="63">
    <w:nsid w:val="67E97102"/>
    <w:multiLevelType w:val="singleLevel"/>
    <w:tmpl w:val="67E97102"/>
    <w:lvl w:ilvl="0" w:tentative="0">
      <w:start w:val="1"/>
      <w:numFmt w:val="decimal"/>
      <w:suff w:val="nothing"/>
      <w:lvlText w:val="%1、"/>
      <w:lvlJc w:val="left"/>
    </w:lvl>
  </w:abstractNum>
  <w:abstractNum w:abstractNumId="64">
    <w:nsid w:val="6A6FEF53"/>
    <w:multiLevelType w:val="singleLevel"/>
    <w:tmpl w:val="6A6FEF53"/>
    <w:lvl w:ilvl="0" w:tentative="0">
      <w:start w:val="1"/>
      <w:numFmt w:val="decimal"/>
      <w:lvlText w:val="%1."/>
      <w:lvlJc w:val="left"/>
      <w:pPr>
        <w:ind w:left="425" w:hanging="425"/>
      </w:pPr>
      <w:rPr>
        <w:rFonts w:hint="default"/>
      </w:rPr>
    </w:lvl>
  </w:abstractNum>
  <w:abstractNum w:abstractNumId="65">
    <w:nsid w:val="6AD0011B"/>
    <w:multiLevelType w:val="multilevel"/>
    <w:tmpl w:val="6AD0011B"/>
    <w:lvl w:ilvl="0" w:tentative="0">
      <w:start w:val="1"/>
      <w:numFmt w:val="lowerLetter"/>
      <w:pStyle w:val="85"/>
      <w:lvlText w:val="%1)"/>
      <w:lvlJc w:val="left"/>
      <w:pPr>
        <w:tabs>
          <w:tab w:val="left" w:pos="403"/>
        </w:tabs>
        <w:ind w:left="403" w:hanging="403"/>
      </w:pPr>
      <w:rPr>
        <w:rFonts w:hint="default" w:ascii="Arial" w:hAnsi="Arial" w:eastAsia="宋体"/>
        <w:color w:val="0000FF"/>
        <w:sz w:val="18"/>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66">
    <w:nsid w:val="6CEA2025"/>
    <w:multiLevelType w:val="multilevel"/>
    <w:tmpl w:val="6CEA2025"/>
    <w:lvl w:ilvl="0" w:tentative="0">
      <w:start w:val="1"/>
      <w:numFmt w:val="none"/>
      <w:suff w:val="nothing"/>
      <w:lvlText w:val="%1"/>
      <w:lvlJc w:val="left"/>
      <w:pPr>
        <w:ind w:left="0" w:firstLine="0"/>
      </w:pPr>
      <w:rPr>
        <w:rFonts w:hint="default" w:ascii="Times New Roman" w:hAnsi="Times New Roman"/>
        <w:b/>
        <w:i w:val="0"/>
        <w:sz w:val="21"/>
      </w:rPr>
    </w:lvl>
    <w:lvl w:ilvl="1" w:tentative="0">
      <w:start w:val="1"/>
      <w:numFmt w:val="decimal"/>
      <w:suff w:val="nothing"/>
      <w:lvlText w:val="%1%2．"/>
      <w:lvlJc w:val="left"/>
      <w:pPr>
        <w:ind w:left="0" w:firstLine="0"/>
      </w:pPr>
      <w:rPr>
        <w:rFonts w:hint="eastAsia" w:ascii="黑体" w:hAnsi="Times New Roman" w:eastAsia="黑体"/>
        <w:b w:val="0"/>
        <w:i w:val="0"/>
        <w:sz w:val="28"/>
        <w:szCs w:val="28"/>
      </w:rPr>
    </w:lvl>
    <w:lvl w:ilvl="2" w:tentative="0">
      <w:start w:val="1"/>
      <w:numFmt w:val="decimal"/>
      <w:suff w:val="nothing"/>
      <w:lvlText w:val="%1%2.%3　"/>
      <w:lvlJc w:val="left"/>
      <w:pPr>
        <w:ind w:left="2880" w:firstLine="0"/>
      </w:pPr>
      <w:rPr>
        <w:rFonts w:hint="eastAsia" w:ascii="黑体" w:hAnsi="Times New Roman" w:eastAsia="黑体"/>
        <w:b w:val="0"/>
        <w:i w:val="0"/>
        <w:sz w:val="24"/>
        <w:szCs w:val="24"/>
      </w:rPr>
    </w:lvl>
    <w:lvl w:ilvl="3" w:tentative="0">
      <w:start w:val="1"/>
      <w:numFmt w:val="decimal"/>
      <w:suff w:val="nothing"/>
      <w:lvlText w:val="%1%2.%3.%4　"/>
      <w:lvlJc w:val="left"/>
      <w:pPr>
        <w:ind w:left="1440" w:firstLine="0"/>
      </w:pPr>
      <w:rPr>
        <w:rFonts w:hint="eastAsia" w:ascii="黑体" w:hAnsi="Times New Roman" w:eastAsia="黑体"/>
        <w:b/>
        <w:i w:val="0"/>
        <w:sz w:val="24"/>
        <w:szCs w:val="24"/>
      </w:rPr>
    </w:lvl>
    <w:lvl w:ilvl="4" w:tentative="0">
      <w:start w:val="1"/>
      <w:numFmt w:val="decimal"/>
      <w:pStyle w:val="109"/>
      <w:suff w:val="nothing"/>
      <w:lvlText w:val="%1%2.%3.%4.%5　"/>
      <w:lvlJc w:val="left"/>
      <w:pPr>
        <w:ind w:left="1620" w:firstLine="0"/>
      </w:pPr>
      <w:rPr>
        <w:rFonts w:hint="eastAsia" w:ascii="黑体" w:hAnsi="Times New Roman" w:eastAsia="黑体"/>
        <w:b/>
        <w:i w:val="0"/>
        <w:sz w:val="24"/>
        <w:szCs w:val="24"/>
      </w:rPr>
    </w:lvl>
    <w:lvl w:ilvl="5" w:tentative="0">
      <w:start w:val="1"/>
      <w:numFmt w:val="decimal"/>
      <w:suff w:val="nothing"/>
      <w:lvlText w:val="%1%2.%3.%4.%5.%6　"/>
      <w:lvlJc w:val="left"/>
      <w:pPr>
        <w:ind w:left="0" w:firstLine="0"/>
      </w:pPr>
      <w:rPr>
        <w:rFonts w:hint="eastAsia" w:ascii="黑体" w:hAnsi="Times New Roman" w:eastAsia="黑体"/>
        <w:b w:val="0"/>
        <w:i w:val="0"/>
        <w:sz w:val="21"/>
      </w:rPr>
    </w:lvl>
    <w:lvl w:ilvl="6" w:tentative="0">
      <w:start w:val="1"/>
      <w:numFmt w:val="decimal"/>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67">
    <w:nsid w:val="7AD28F37"/>
    <w:multiLevelType w:val="singleLevel"/>
    <w:tmpl w:val="7AD28F37"/>
    <w:lvl w:ilvl="0" w:tentative="0">
      <w:start w:val="1"/>
      <w:numFmt w:val="lowerLetter"/>
      <w:lvlText w:val="%1."/>
      <w:lvlJc w:val="left"/>
      <w:pPr>
        <w:tabs>
          <w:tab w:val="left" w:pos="312"/>
        </w:tabs>
        <w:ind w:left="330" w:leftChars="0" w:firstLine="0" w:firstLineChars="0"/>
      </w:pPr>
    </w:lvl>
  </w:abstractNum>
  <w:num w:numId="1">
    <w:abstractNumId w:val="56"/>
  </w:num>
  <w:num w:numId="2">
    <w:abstractNumId w:val="60"/>
  </w:num>
  <w:num w:numId="3">
    <w:abstractNumId w:val="36"/>
  </w:num>
  <w:num w:numId="4">
    <w:abstractNumId w:val="65"/>
  </w:num>
  <w:num w:numId="5">
    <w:abstractNumId w:val="49"/>
  </w:num>
  <w:num w:numId="6">
    <w:abstractNumId w:val="66"/>
  </w:num>
  <w:num w:numId="7">
    <w:abstractNumId w:val="44"/>
  </w:num>
  <w:num w:numId="8">
    <w:abstractNumId w:val="30"/>
  </w:num>
  <w:num w:numId="9">
    <w:abstractNumId w:val="31"/>
  </w:num>
  <w:num w:numId="10">
    <w:abstractNumId w:val="29"/>
  </w:num>
  <w:num w:numId="11">
    <w:abstractNumId w:val="1"/>
  </w:num>
  <w:num w:numId="12">
    <w:abstractNumId w:val="64"/>
  </w:num>
  <w:num w:numId="13">
    <w:abstractNumId w:val="47"/>
  </w:num>
  <w:num w:numId="14">
    <w:abstractNumId w:val="17"/>
  </w:num>
  <w:num w:numId="15">
    <w:abstractNumId w:val="46"/>
  </w:num>
  <w:num w:numId="16">
    <w:abstractNumId w:val="16"/>
  </w:num>
  <w:num w:numId="17">
    <w:abstractNumId w:val="57"/>
  </w:num>
  <w:num w:numId="18">
    <w:abstractNumId w:val="7"/>
  </w:num>
  <w:num w:numId="19">
    <w:abstractNumId w:val="34"/>
  </w:num>
  <w:num w:numId="20">
    <w:abstractNumId w:val="6"/>
  </w:num>
  <w:num w:numId="21">
    <w:abstractNumId w:val="5"/>
  </w:num>
  <w:num w:numId="22">
    <w:abstractNumId w:val="53"/>
  </w:num>
  <w:num w:numId="23">
    <w:abstractNumId w:val="59"/>
  </w:num>
  <w:num w:numId="24">
    <w:abstractNumId w:val="62"/>
  </w:num>
  <w:num w:numId="25">
    <w:abstractNumId w:val="0"/>
  </w:num>
  <w:num w:numId="26">
    <w:abstractNumId w:val="25"/>
  </w:num>
  <w:num w:numId="27">
    <w:abstractNumId w:val="58"/>
  </w:num>
  <w:num w:numId="28">
    <w:abstractNumId w:val="39"/>
  </w:num>
  <w:num w:numId="29">
    <w:abstractNumId w:val="54"/>
  </w:num>
  <w:num w:numId="30">
    <w:abstractNumId w:val="63"/>
  </w:num>
  <w:num w:numId="31">
    <w:abstractNumId w:val="9"/>
  </w:num>
  <w:num w:numId="32">
    <w:abstractNumId w:val="33"/>
  </w:num>
  <w:num w:numId="33">
    <w:abstractNumId w:val="42"/>
  </w:num>
  <w:num w:numId="34">
    <w:abstractNumId w:val="35"/>
  </w:num>
  <w:num w:numId="35">
    <w:abstractNumId w:val="2"/>
  </w:num>
  <w:num w:numId="36">
    <w:abstractNumId w:val="22"/>
  </w:num>
  <w:num w:numId="37">
    <w:abstractNumId w:val="28"/>
  </w:num>
  <w:num w:numId="38">
    <w:abstractNumId w:val="52"/>
  </w:num>
  <w:num w:numId="39">
    <w:abstractNumId w:val="61"/>
  </w:num>
  <w:num w:numId="40">
    <w:abstractNumId w:val="18"/>
  </w:num>
  <w:num w:numId="41">
    <w:abstractNumId w:val="24"/>
  </w:num>
  <w:num w:numId="42">
    <w:abstractNumId w:val="40"/>
  </w:num>
  <w:num w:numId="43">
    <w:abstractNumId w:val="14"/>
  </w:num>
  <w:num w:numId="44">
    <w:abstractNumId w:val="48"/>
  </w:num>
  <w:num w:numId="45">
    <w:abstractNumId w:val="51"/>
  </w:num>
  <w:num w:numId="46">
    <w:abstractNumId w:val="67"/>
  </w:num>
  <w:num w:numId="47">
    <w:abstractNumId w:val="12"/>
  </w:num>
  <w:num w:numId="48">
    <w:abstractNumId w:val="8"/>
  </w:num>
  <w:num w:numId="49">
    <w:abstractNumId w:val="32"/>
  </w:num>
  <w:num w:numId="50">
    <w:abstractNumId w:val="37"/>
  </w:num>
  <w:num w:numId="51">
    <w:abstractNumId w:val="11"/>
  </w:num>
  <w:num w:numId="52">
    <w:abstractNumId w:val="26"/>
  </w:num>
  <w:num w:numId="53">
    <w:abstractNumId w:val="19"/>
  </w:num>
  <w:num w:numId="54">
    <w:abstractNumId w:val="41"/>
  </w:num>
  <w:num w:numId="55">
    <w:abstractNumId w:val="27"/>
  </w:num>
  <w:num w:numId="56">
    <w:abstractNumId w:val="43"/>
  </w:num>
  <w:num w:numId="57">
    <w:abstractNumId w:val="23"/>
  </w:num>
  <w:num w:numId="58">
    <w:abstractNumId w:val="38"/>
  </w:num>
  <w:num w:numId="59">
    <w:abstractNumId w:val="45"/>
  </w:num>
  <w:num w:numId="60">
    <w:abstractNumId w:val="10"/>
  </w:num>
  <w:num w:numId="61">
    <w:abstractNumId w:val="50"/>
  </w:num>
  <w:num w:numId="62">
    <w:abstractNumId w:val="20"/>
  </w:num>
  <w:num w:numId="63">
    <w:abstractNumId w:val="55"/>
  </w:num>
  <w:num w:numId="64">
    <w:abstractNumId w:val="3"/>
  </w:num>
  <w:num w:numId="65">
    <w:abstractNumId w:val="15"/>
  </w:num>
  <w:num w:numId="66">
    <w:abstractNumId w:val="4"/>
  </w:num>
  <w:num w:numId="67">
    <w:abstractNumId w:val="21"/>
  </w:num>
  <w:num w:numId="68">
    <w:abstractNumId w:val="1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zhoujiansheng">
    <w15:presenceInfo w15:providerId="None" w15:userId="zhoujiansheng"/>
  </w15:person>
  <w15:person w15:author="lee">
    <w15:presenceInfo w15:providerId="WPS Office" w15:userId="1007360915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hideSpellingErrors/>
  <w:trackRevisions w:val="1"/>
  <w:documentProtection w:enforcement="0"/>
  <w:defaultTabStop w:val="420"/>
  <w:drawingGridHorizontalSpacing w:val="11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BiODJkNGQwYTQyNDZlYTZhMjU2ZDZiNWU5ZGZmODYifQ=="/>
  </w:docVars>
  <w:rsids>
    <w:rsidRoot w:val="00172A27"/>
    <w:rsid w:val="000006A1"/>
    <w:rsid w:val="000008CF"/>
    <w:rsid w:val="0000161E"/>
    <w:rsid w:val="00002173"/>
    <w:rsid w:val="00002B29"/>
    <w:rsid w:val="00002DBF"/>
    <w:rsid w:val="00002F5B"/>
    <w:rsid w:val="00003961"/>
    <w:rsid w:val="00003DC1"/>
    <w:rsid w:val="0000471D"/>
    <w:rsid w:val="0000506E"/>
    <w:rsid w:val="000050A9"/>
    <w:rsid w:val="000050B9"/>
    <w:rsid w:val="00005CEF"/>
    <w:rsid w:val="00005E6A"/>
    <w:rsid w:val="00005F3E"/>
    <w:rsid w:val="00006971"/>
    <w:rsid w:val="00006C8C"/>
    <w:rsid w:val="00006EC3"/>
    <w:rsid w:val="00006F1E"/>
    <w:rsid w:val="00007143"/>
    <w:rsid w:val="000076B4"/>
    <w:rsid w:val="00007E16"/>
    <w:rsid w:val="00010141"/>
    <w:rsid w:val="00010DFD"/>
    <w:rsid w:val="00011E34"/>
    <w:rsid w:val="000130F2"/>
    <w:rsid w:val="0001326D"/>
    <w:rsid w:val="00013809"/>
    <w:rsid w:val="00014F03"/>
    <w:rsid w:val="000155B3"/>
    <w:rsid w:val="000162BD"/>
    <w:rsid w:val="0001731A"/>
    <w:rsid w:val="00017564"/>
    <w:rsid w:val="00020A97"/>
    <w:rsid w:val="00020D14"/>
    <w:rsid w:val="000213C1"/>
    <w:rsid w:val="00022001"/>
    <w:rsid w:val="00024141"/>
    <w:rsid w:val="000254B1"/>
    <w:rsid w:val="00025924"/>
    <w:rsid w:val="00025B6E"/>
    <w:rsid w:val="00025D62"/>
    <w:rsid w:val="000266B1"/>
    <w:rsid w:val="00026C12"/>
    <w:rsid w:val="00027428"/>
    <w:rsid w:val="0002753A"/>
    <w:rsid w:val="00027755"/>
    <w:rsid w:val="000301EC"/>
    <w:rsid w:val="000304C0"/>
    <w:rsid w:val="0003051B"/>
    <w:rsid w:val="000310E3"/>
    <w:rsid w:val="00031A55"/>
    <w:rsid w:val="000328EF"/>
    <w:rsid w:val="00032F85"/>
    <w:rsid w:val="00033226"/>
    <w:rsid w:val="00034498"/>
    <w:rsid w:val="00034B4C"/>
    <w:rsid w:val="00035A8B"/>
    <w:rsid w:val="00036ED9"/>
    <w:rsid w:val="00037049"/>
    <w:rsid w:val="000379CF"/>
    <w:rsid w:val="00040292"/>
    <w:rsid w:val="00040323"/>
    <w:rsid w:val="00040F53"/>
    <w:rsid w:val="00041579"/>
    <w:rsid w:val="00041648"/>
    <w:rsid w:val="000418F0"/>
    <w:rsid w:val="00041BFF"/>
    <w:rsid w:val="000420F9"/>
    <w:rsid w:val="00042114"/>
    <w:rsid w:val="00042472"/>
    <w:rsid w:val="00042496"/>
    <w:rsid w:val="00042BAC"/>
    <w:rsid w:val="0004325D"/>
    <w:rsid w:val="00043C40"/>
    <w:rsid w:val="00044205"/>
    <w:rsid w:val="0004425A"/>
    <w:rsid w:val="00044588"/>
    <w:rsid w:val="00044D22"/>
    <w:rsid w:val="00045303"/>
    <w:rsid w:val="0004536B"/>
    <w:rsid w:val="000454F1"/>
    <w:rsid w:val="0004646A"/>
    <w:rsid w:val="00046BE8"/>
    <w:rsid w:val="00046F2A"/>
    <w:rsid w:val="00047946"/>
    <w:rsid w:val="00047D1F"/>
    <w:rsid w:val="00050238"/>
    <w:rsid w:val="00050631"/>
    <w:rsid w:val="000512AD"/>
    <w:rsid w:val="0005197D"/>
    <w:rsid w:val="000536A9"/>
    <w:rsid w:val="00053BC1"/>
    <w:rsid w:val="00053CA4"/>
    <w:rsid w:val="00053ECE"/>
    <w:rsid w:val="000543DE"/>
    <w:rsid w:val="00054BDE"/>
    <w:rsid w:val="0005592F"/>
    <w:rsid w:val="000561E6"/>
    <w:rsid w:val="00057197"/>
    <w:rsid w:val="000604FE"/>
    <w:rsid w:val="00060C67"/>
    <w:rsid w:val="000610EE"/>
    <w:rsid w:val="000625DF"/>
    <w:rsid w:val="0006339F"/>
    <w:rsid w:val="00064C21"/>
    <w:rsid w:val="00065A41"/>
    <w:rsid w:val="00065B65"/>
    <w:rsid w:val="00066CA1"/>
    <w:rsid w:val="0006714C"/>
    <w:rsid w:val="00067702"/>
    <w:rsid w:val="00067E06"/>
    <w:rsid w:val="00067FDD"/>
    <w:rsid w:val="000701F7"/>
    <w:rsid w:val="00070D4B"/>
    <w:rsid w:val="00070D97"/>
    <w:rsid w:val="00070DC6"/>
    <w:rsid w:val="000719F1"/>
    <w:rsid w:val="00072C4C"/>
    <w:rsid w:val="000734AF"/>
    <w:rsid w:val="0007356E"/>
    <w:rsid w:val="000735EB"/>
    <w:rsid w:val="00073D89"/>
    <w:rsid w:val="00073E12"/>
    <w:rsid w:val="00074A46"/>
    <w:rsid w:val="00074C36"/>
    <w:rsid w:val="00076066"/>
    <w:rsid w:val="00077E9E"/>
    <w:rsid w:val="00077ED4"/>
    <w:rsid w:val="00080688"/>
    <w:rsid w:val="00081977"/>
    <w:rsid w:val="00082917"/>
    <w:rsid w:val="00083DBD"/>
    <w:rsid w:val="000840DE"/>
    <w:rsid w:val="00085B5E"/>
    <w:rsid w:val="0008687C"/>
    <w:rsid w:val="00086B41"/>
    <w:rsid w:val="00087475"/>
    <w:rsid w:val="00087864"/>
    <w:rsid w:val="000902CF"/>
    <w:rsid w:val="000902D5"/>
    <w:rsid w:val="000908D1"/>
    <w:rsid w:val="00090ED3"/>
    <w:rsid w:val="000920EF"/>
    <w:rsid w:val="00092888"/>
    <w:rsid w:val="00092970"/>
    <w:rsid w:val="00092A50"/>
    <w:rsid w:val="00093BA1"/>
    <w:rsid w:val="00093DDB"/>
    <w:rsid w:val="00094354"/>
    <w:rsid w:val="00094E7C"/>
    <w:rsid w:val="00096422"/>
    <w:rsid w:val="000964A7"/>
    <w:rsid w:val="000967C1"/>
    <w:rsid w:val="00096DDA"/>
    <w:rsid w:val="00097BCD"/>
    <w:rsid w:val="00097E3A"/>
    <w:rsid w:val="000A05B2"/>
    <w:rsid w:val="000A0ADA"/>
    <w:rsid w:val="000A1402"/>
    <w:rsid w:val="000A1BEE"/>
    <w:rsid w:val="000A22C3"/>
    <w:rsid w:val="000A322E"/>
    <w:rsid w:val="000A435F"/>
    <w:rsid w:val="000A45A5"/>
    <w:rsid w:val="000A71E9"/>
    <w:rsid w:val="000A7543"/>
    <w:rsid w:val="000B07B4"/>
    <w:rsid w:val="000B0BC0"/>
    <w:rsid w:val="000B0D9E"/>
    <w:rsid w:val="000B1D79"/>
    <w:rsid w:val="000B1F8E"/>
    <w:rsid w:val="000B471E"/>
    <w:rsid w:val="000B5014"/>
    <w:rsid w:val="000B628A"/>
    <w:rsid w:val="000B6CCD"/>
    <w:rsid w:val="000C0D8B"/>
    <w:rsid w:val="000C12BB"/>
    <w:rsid w:val="000C15EC"/>
    <w:rsid w:val="000C2231"/>
    <w:rsid w:val="000C2D8B"/>
    <w:rsid w:val="000C2ECB"/>
    <w:rsid w:val="000C321D"/>
    <w:rsid w:val="000C3B0E"/>
    <w:rsid w:val="000C440B"/>
    <w:rsid w:val="000C4C4A"/>
    <w:rsid w:val="000C5A25"/>
    <w:rsid w:val="000C7D3A"/>
    <w:rsid w:val="000C7F72"/>
    <w:rsid w:val="000D0994"/>
    <w:rsid w:val="000D0DD6"/>
    <w:rsid w:val="000D0E2B"/>
    <w:rsid w:val="000D1081"/>
    <w:rsid w:val="000D162D"/>
    <w:rsid w:val="000D1A38"/>
    <w:rsid w:val="000D3839"/>
    <w:rsid w:val="000D4262"/>
    <w:rsid w:val="000D44E0"/>
    <w:rsid w:val="000D47F8"/>
    <w:rsid w:val="000D4B03"/>
    <w:rsid w:val="000D4C0C"/>
    <w:rsid w:val="000D4CAD"/>
    <w:rsid w:val="000D6BE5"/>
    <w:rsid w:val="000D7EED"/>
    <w:rsid w:val="000E0389"/>
    <w:rsid w:val="000E0D3C"/>
    <w:rsid w:val="000E1038"/>
    <w:rsid w:val="000E1065"/>
    <w:rsid w:val="000E1505"/>
    <w:rsid w:val="000E1AD3"/>
    <w:rsid w:val="000E1FE2"/>
    <w:rsid w:val="000E2583"/>
    <w:rsid w:val="000E3743"/>
    <w:rsid w:val="000E4F32"/>
    <w:rsid w:val="000E512B"/>
    <w:rsid w:val="000E51E6"/>
    <w:rsid w:val="000E632F"/>
    <w:rsid w:val="000F053C"/>
    <w:rsid w:val="000F0FF1"/>
    <w:rsid w:val="000F1489"/>
    <w:rsid w:val="000F4D7D"/>
    <w:rsid w:val="000F51D3"/>
    <w:rsid w:val="000F5766"/>
    <w:rsid w:val="000F577D"/>
    <w:rsid w:val="000F5DCD"/>
    <w:rsid w:val="000F5E6C"/>
    <w:rsid w:val="00100B84"/>
    <w:rsid w:val="001014D3"/>
    <w:rsid w:val="00101748"/>
    <w:rsid w:val="00101FF5"/>
    <w:rsid w:val="00102315"/>
    <w:rsid w:val="00102642"/>
    <w:rsid w:val="00102B5B"/>
    <w:rsid w:val="00102C41"/>
    <w:rsid w:val="00102F7C"/>
    <w:rsid w:val="00104443"/>
    <w:rsid w:val="001047CA"/>
    <w:rsid w:val="00104CB9"/>
    <w:rsid w:val="0010563B"/>
    <w:rsid w:val="00105AB8"/>
    <w:rsid w:val="0010636A"/>
    <w:rsid w:val="00106942"/>
    <w:rsid w:val="00106D58"/>
    <w:rsid w:val="00107F1D"/>
    <w:rsid w:val="00110123"/>
    <w:rsid w:val="001105ED"/>
    <w:rsid w:val="001106A5"/>
    <w:rsid w:val="00110F2E"/>
    <w:rsid w:val="001120AD"/>
    <w:rsid w:val="00113950"/>
    <w:rsid w:val="001145B5"/>
    <w:rsid w:val="001148BD"/>
    <w:rsid w:val="00114C38"/>
    <w:rsid w:val="00116B4F"/>
    <w:rsid w:val="0011769A"/>
    <w:rsid w:val="00117903"/>
    <w:rsid w:val="00117EE3"/>
    <w:rsid w:val="00117FFC"/>
    <w:rsid w:val="00120032"/>
    <w:rsid w:val="0012016B"/>
    <w:rsid w:val="00120520"/>
    <w:rsid w:val="00120A40"/>
    <w:rsid w:val="00120D74"/>
    <w:rsid w:val="00120E8C"/>
    <w:rsid w:val="00121BCC"/>
    <w:rsid w:val="00121E94"/>
    <w:rsid w:val="0012267F"/>
    <w:rsid w:val="00125FD0"/>
    <w:rsid w:val="001265FA"/>
    <w:rsid w:val="001268B2"/>
    <w:rsid w:val="0012783D"/>
    <w:rsid w:val="00130980"/>
    <w:rsid w:val="001319A9"/>
    <w:rsid w:val="00132D7A"/>
    <w:rsid w:val="00132E4C"/>
    <w:rsid w:val="001333E1"/>
    <w:rsid w:val="00133AD1"/>
    <w:rsid w:val="001348B6"/>
    <w:rsid w:val="00134CE3"/>
    <w:rsid w:val="00136251"/>
    <w:rsid w:val="001363FA"/>
    <w:rsid w:val="00136D31"/>
    <w:rsid w:val="00136E0F"/>
    <w:rsid w:val="00137003"/>
    <w:rsid w:val="0013722C"/>
    <w:rsid w:val="0013725C"/>
    <w:rsid w:val="00142189"/>
    <w:rsid w:val="00146CF4"/>
    <w:rsid w:val="00146FF3"/>
    <w:rsid w:val="00147183"/>
    <w:rsid w:val="0014753D"/>
    <w:rsid w:val="00147DC6"/>
    <w:rsid w:val="00150C62"/>
    <w:rsid w:val="001510A9"/>
    <w:rsid w:val="0015142E"/>
    <w:rsid w:val="0015219D"/>
    <w:rsid w:val="00152EBE"/>
    <w:rsid w:val="00152FB7"/>
    <w:rsid w:val="00153668"/>
    <w:rsid w:val="00153C63"/>
    <w:rsid w:val="00153E2A"/>
    <w:rsid w:val="00154563"/>
    <w:rsid w:val="00154659"/>
    <w:rsid w:val="00154B40"/>
    <w:rsid w:val="00154D7C"/>
    <w:rsid w:val="00154E83"/>
    <w:rsid w:val="00154EEB"/>
    <w:rsid w:val="00155FCF"/>
    <w:rsid w:val="001561F2"/>
    <w:rsid w:val="00156255"/>
    <w:rsid w:val="001576B1"/>
    <w:rsid w:val="00157C3A"/>
    <w:rsid w:val="00157C6F"/>
    <w:rsid w:val="0016007A"/>
    <w:rsid w:val="001601EC"/>
    <w:rsid w:val="00160658"/>
    <w:rsid w:val="00160985"/>
    <w:rsid w:val="00160CE6"/>
    <w:rsid w:val="00160D2A"/>
    <w:rsid w:val="00160E03"/>
    <w:rsid w:val="00161DA5"/>
    <w:rsid w:val="00163123"/>
    <w:rsid w:val="0016685A"/>
    <w:rsid w:val="001670E3"/>
    <w:rsid w:val="001676F3"/>
    <w:rsid w:val="00167A67"/>
    <w:rsid w:val="00167DA3"/>
    <w:rsid w:val="00170CE2"/>
    <w:rsid w:val="00171AD4"/>
    <w:rsid w:val="001721BC"/>
    <w:rsid w:val="001722A3"/>
    <w:rsid w:val="00172A27"/>
    <w:rsid w:val="00174608"/>
    <w:rsid w:val="00174AAE"/>
    <w:rsid w:val="00174EF6"/>
    <w:rsid w:val="00176BBF"/>
    <w:rsid w:val="00182D31"/>
    <w:rsid w:val="00182E09"/>
    <w:rsid w:val="00183098"/>
    <w:rsid w:val="00183EB1"/>
    <w:rsid w:val="00184BDE"/>
    <w:rsid w:val="00185FFE"/>
    <w:rsid w:val="00186453"/>
    <w:rsid w:val="00186B08"/>
    <w:rsid w:val="00186CB3"/>
    <w:rsid w:val="00187236"/>
    <w:rsid w:val="00190AAD"/>
    <w:rsid w:val="00190DCD"/>
    <w:rsid w:val="00190EC7"/>
    <w:rsid w:val="00191BBD"/>
    <w:rsid w:val="00193AF4"/>
    <w:rsid w:val="00194134"/>
    <w:rsid w:val="00194275"/>
    <w:rsid w:val="00195305"/>
    <w:rsid w:val="0019571F"/>
    <w:rsid w:val="00195AA4"/>
    <w:rsid w:val="00195B4A"/>
    <w:rsid w:val="00197DCD"/>
    <w:rsid w:val="00197E3B"/>
    <w:rsid w:val="00197F94"/>
    <w:rsid w:val="001A066F"/>
    <w:rsid w:val="001A0AE2"/>
    <w:rsid w:val="001A1145"/>
    <w:rsid w:val="001A1A5B"/>
    <w:rsid w:val="001A201C"/>
    <w:rsid w:val="001A23E8"/>
    <w:rsid w:val="001A2A94"/>
    <w:rsid w:val="001A2D33"/>
    <w:rsid w:val="001A46C0"/>
    <w:rsid w:val="001A4E39"/>
    <w:rsid w:val="001A529D"/>
    <w:rsid w:val="001A6894"/>
    <w:rsid w:val="001A70BA"/>
    <w:rsid w:val="001A7BDC"/>
    <w:rsid w:val="001A7DAA"/>
    <w:rsid w:val="001B0039"/>
    <w:rsid w:val="001B0046"/>
    <w:rsid w:val="001B056D"/>
    <w:rsid w:val="001B0940"/>
    <w:rsid w:val="001B11B8"/>
    <w:rsid w:val="001B2AD4"/>
    <w:rsid w:val="001B2D12"/>
    <w:rsid w:val="001B33DB"/>
    <w:rsid w:val="001B35C7"/>
    <w:rsid w:val="001B3943"/>
    <w:rsid w:val="001B3A9F"/>
    <w:rsid w:val="001B4962"/>
    <w:rsid w:val="001B4BB6"/>
    <w:rsid w:val="001B5E0F"/>
    <w:rsid w:val="001B6302"/>
    <w:rsid w:val="001B6C6F"/>
    <w:rsid w:val="001B6FFE"/>
    <w:rsid w:val="001B71A0"/>
    <w:rsid w:val="001B7B76"/>
    <w:rsid w:val="001C1096"/>
    <w:rsid w:val="001C1295"/>
    <w:rsid w:val="001C130A"/>
    <w:rsid w:val="001C1863"/>
    <w:rsid w:val="001C2109"/>
    <w:rsid w:val="001C348B"/>
    <w:rsid w:val="001C3514"/>
    <w:rsid w:val="001C3932"/>
    <w:rsid w:val="001C53EF"/>
    <w:rsid w:val="001C55E3"/>
    <w:rsid w:val="001C658B"/>
    <w:rsid w:val="001C7404"/>
    <w:rsid w:val="001C7614"/>
    <w:rsid w:val="001C7D4A"/>
    <w:rsid w:val="001D0F06"/>
    <w:rsid w:val="001D247F"/>
    <w:rsid w:val="001D2F75"/>
    <w:rsid w:val="001D393A"/>
    <w:rsid w:val="001D462A"/>
    <w:rsid w:val="001D4DAE"/>
    <w:rsid w:val="001D5827"/>
    <w:rsid w:val="001D674C"/>
    <w:rsid w:val="001D7E11"/>
    <w:rsid w:val="001E088F"/>
    <w:rsid w:val="001E0A1A"/>
    <w:rsid w:val="001E1F7B"/>
    <w:rsid w:val="001E21F0"/>
    <w:rsid w:val="001E2B14"/>
    <w:rsid w:val="001E4868"/>
    <w:rsid w:val="001E4A5B"/>
    <w:rsid w:val="001E57E4"/>
    <w:rsid w:val="001E59A2"/>
    <w:rsid w:val="001E5F25"/>
    <w:rsid w:val="001E61C6"/>
    <w:rsid w:val="001E621C"/>
    <w:rsid w:val="001F1330"/>
    <w:rsid w:val="001F163B"/>
    <w:rsid w:val="001F2611"/>
    <w:rsid w:val="001F2977"/>
    <w:rsid w:val="001F376D"/>
    <w:rsid w:val="001F43A4"/>
    <w:rsid w:val="001F4C97"/>
    <w:rsid w:val="001F5285"/>
    <w:rsid w:val="001F52F2"/>
    <w:rsid w:val="001F5583"/>
    <w:rsid w:val="001F5A56"/>
    <w:rsid w:val="001F6000"/>
    <w:rsid w:val="001F735D"/>
    <w:rsid w:val="001F7BC2"/>
    <w:rsid w:val="00200012"/>
    <w:rsid w:val="00200CA3"/>
    <w:rsid w:val="00200FF5"/>
    <w:rsid w:val="0020107B"/>
    <w:rsid w:val="00201353"/>
    <w:rsid w:val="002014C9"/>
    <w:rsid w:val="002014F0"/>
    <w:rsid w:val="002016C1"/>
    <w:rsid w:val="00201D7F"/>
    <w:rsid w:val="00201F03"/>
    <w:rsid w:val="0020211D"/>
    <w:rsid w:val="002026B8"/>
    <w:rsid w:val="00202702"/>
    <w:rsid w:val="0020343D"/>
    <w:rsid w:val="00203F03"/>
    <w:rsid w:val="00204C40"/>
    <w:rsid w:val="00205647"/>
    <w:rsid w:val="002059BF"/>
    <w:rsid w:val="00205AF0"/>
    <w:rsid w:val="00205E02"/>
    <w:rsid w:val="00205E54"/>
    <w:rsid w:val="00206564"/>
    <w:rsid w:val="0020666C"/>
    <w:rsid w:val="00206C4F"/>
    <w:rsid w:val="00206D50"/>
    <w:rsid w:val="00207294"/>
    <w:rsid w:val="002075C3"/>
    <w:rsid w:val="00207E27"/>
    <w:rsid w:val="00210301"/>
    <w:rsid w:val="0021048C"/>
    <w:rsid w:val="00210C77"/>
    <w:rsid w:val="00211D64"/>
    <w:rsid w:val="00211E38"/>
    <w:rsid w:val="0021293C"/>
    <w:rsid w:val="00213278"/>
    <w:rsid w:val="00213ED7"/>
    <w:rsid w:val="00214277"/>
    <w:rsid w:val="002143EE"/>
    <w:rsid w:val="00214F91"/>
    <w:rsid w:val="00215F75"/>
    <w:rsid w:val="002162F1"/>
    <w:rsid w:val="00220182"/>
    <w:rsid w:val="002201B2"/>
    <w:rsid w:val="00220A2F"/>
    <w:rsid w:val="00220CCE"/>
    <w:rsid w:val="00221164"/>
    <w:rsid w:val="0022233D"/>
    <w:rsid w:val="00223AE6"/>
    <w:rsid w:val="00223DE4"/>
    <w:rsid w:val="0022491A"/>
    <w:rsid w:val="00225EC0"/>
    <w:rsid w:val="002261B1"/>
    <w:rsid w:val="002265AC"/>
    <w:rsid w:val="00226D07"/>
    <w:rsid w:val="0022707C"/>
    <w:rsid w:val="00227207"/>
    <w:rsid w:val="00227716"/>
    <w:rsid w:val="0023047A"/>
    <w:rsid w:val="00230FE2"/>
    <w:rsid w:val="00231F6E"/>
    <w:rsid w:val="0023308D"/>
    <w:rsid w:val="00233886"/>
    <w:rsid w:val="00233E77"/>
    <w:rsid w:val="00233F44"/>
    <w:rsid w:val="00234068"/>
    <w:rsid w:val="00234E1F"/>
    <w:rsid w:val="0023566B"/>
    <w:rsid w:val="00235997"/>
    <w:rsid w:val="00236F02"/>
    <w:rsid w:val="00236F44"/>
    <w:rsid w:val="00236F83"/>
    <w:rsid w:val="002375E9"/>
    <w:rsid w:val="00240291"/>
    <w:rsid w:val="0024092A"/>
    <w:rsid w:val="002409C9"/>
    <w:rsid w:val="00241193"/>
    <w:rsid w:val="00241781"/>
    <w:rsid w:val="002433FA"/>
    <w:rsid w:val="00244304"/>
    <w:rsid w:val="002455DA"/>
    <w:rsid w:val="00245CD3"/>
    <w:rsid w:val="0024685A"/>
    <w:rsid w:val="00246931"/>
    <w:rsid w:val="0024696C"/>
    <w:rsid w:val="002472E2"/>
    <w:rsid w:val="002477B1"/>
    <w:rsid w:val="002509CB"/>
    <w:rsid w:val="00250E91"/>
    <w:rsid w:val="00251205"/>
    <w:rsid w:val="00251796"/>
    <w:rsid w:val="00251C32"/>
    <w:rsid w:val="00251D94"/>
    <w:rsid w:val="00252086"/>
    <w:rsid w:val="002531E4"/>
    <w:rsid w:val="00253D47"/>
    <w:rsid w:val="002547DA"/>
    <w:rsid w:val="002552FA"/>
    <w:rsid w:val="0025548F"/>
    <w:rsid w:val="00255BEA"/>
    <w:rsid w:val="002562F3"/>
    <w:rsid w:val="00257073"/>
    <w:rsid w:val="00257AFE"/>
    <w:rsid w:val="00257D40"/>
    <w:rsid w:val="00260246"/>
    <w:rsid w:val="00260905"/>
    <w:rsid w:val="00260C88"/>
    <w:rsid w:val="00261982"/>
    <w:rsid w:val="00262C77"/>
    <w:rsid w:val="00262E26"/>
    <w:rsid w:val="002631B2"/>
    <w:rsid w:val="0026384A"/>
    <w:rsid w:val="00263E31"/>
    <w:rsid w:val="00263E63"/>
    <w:rsid w:val="0026519F"/>
    <w:rsid w:val="0026528E"/>
    <w:rsid w:val="00265EF9"/>
    <w:rsid w:val="00265F40"/>
    <w:rsid w:val="00266400"/>
    <w:rsid w:val="0026689C"/>
    <w:rsid w:val="00266B90"/>
    <w:rsid w:val="0026732E"/>
    <w:rsid w:val="00271C26"/>
    <w:rsid w:val="002721D4"/>
    <w:rsid w:val="0027247C"/>
    <w:rsid w:val="002727EF"/>
    <w:rsid w:val="00272AF6"/>
    <w:rsid w:val="002732FD"/>
    <w:rsid w:val="00273BA0"/>
    <w:rsid w:val="0027471E"/>
    <w:rsid w:val="002765E6"/>
    <w:rsid w:val="00276B35"/>
    <w:rsid w:val="00276D85"/>
    <w:rsid w:val="002772D7"/>
    <w:rsid w:val="00277823"/>
    <w:rsid w:val="00280F3B"/>
    <w:rsid w:val="002811D5"/>
    <w:rsid w:val="002821CF"/>
    <w:rsid w:val="00282669"/>
    <w:rsid w:val="00282C4E"/>
    <w:rsid w:val="002832BA"/>
    <w:rsid w:val="00283E41"/>
    <w:rsid w:val="00283F70"/>
    <w:rsid w:val="00285430"/>
    <w:rsid w:val="00285B04"/>
    <w:rsid w:val="00285D10"/>
    <w:rsid w:val="00285F76"/>
    <w:rsid w:val="0028637C"/>
    <w:rsid w:val="00287B6F"/>
    <w:rsid w:val="00287DA6"/>
    <w:rsid w:val="0029034A"/>
    <w:rsid w:val="0029042C"/>
    <w:rsid w:val="00290C25"/>
    <w:rsid w:val="00291968"/>
    <w:rsid w:val="00291BEF"/>
    <w:rsid w:val="00296B5C"/>
    <w:rsid w:val="0029716F"/>
    <w:rsid w:val="00297D7F"/>
    <w:rsid w:val="002A07B3"/>
    <w:rsid w:val="002A0B24"/>
    <w:rsid w:val="002A11FF"/>
    <w:rsid w:val="002A1698"/>
    <w:rsid w:val="002A176D"/>
    <w:rsid w:val="002A17B9"/>
    <w:rsid w:val="002A2373"/>
    <w:rsid w:val="002A2E88"/>
    <w:rsid w:val="002A327E"/>
    <w:rsid w:val="002A32C9"/>
    <w:rsid w:val="002A3485"/>
    <w:rsid w:val="002A399D"/>
    <w:rsid w:val="002A3C12"/>
    <w:rsid w:val="002A4426"/>
    <w:rsid w:val="002A5D90"/>
    <w:rsid w:val="002A601E"/>
    <w:rsid w:val="002A6F43"/>
    <w:rsid w:val="002A7130"/>
    <w:rsid w:val="002A71D8"/>
    <w:rsid w:val="002A7664"/>
    <w:rsid w:val="002B27DA"/>
    <w:rsid w:val="002B31BB"/>
    <w:rsid w:val="002B3587"/>
    <w:rsid w:val="002B3635"/>
    <w:rsid w:val="002B3FA2"/>
    <w:rsid w:val="002B414C"/>
    <w:rsid w:val="002B5F6B"/>
    <w:rsid w:val="002B6229"/>
    <w:rsid w:val="002B6B94"/>
    <w:rsid w:val="002B7A93"/>
    <w:rsid w:val="002C0126"/>
    <w:rsid w:val="002C069E"/>
    <w:rsid w:val="002C09B5"/>
    <w:rsid w:val="002C0C5B"/>
    <w:rsid w:val="002C1E16"/>
    <w:rsid w:val="002C1F3A"/>
    <w:rsid w:val="002C2A94"/>
    <w:rsid w:val="002C3E38"/>
    <w:rsid w:val="002C3F3E"/>
    <w:rsid w:val="002C4811"/>
    <w:rsid w:val="002C5EB3"/>
    <w:rsid w:val="002C63A2"/>
    <w:rsid w:val="002C6756"/>
    <w:rsid w:val="002C6812"/>
    <w:rsid w:val="002C7614"/>
    <w:rsid w:val="002C7FC1"/>
    <w:rsid w:val="002D01AE"/>
    <w:rsid w:val="002D05CE"/>
    <w:rsid w:val="002D0F37"/>
    <w:rsid w:val="002D1297"/>
    <w:rsid w:val="002D14B5"/>
    <w:rsid w:val="002D1968"/>
    <w:rsid w:val="002D2189"/>
    <w:rsid w:val="002D25AB"/>
    <w:rsid w:val="002D2F86"/>
    <w:rsid w:val="002D3037"/>
    <w:rsid w:val="002D3DBC"/>
    <w:rsid w:val="002D45AC"/>
    <w:rsid w:val="002D4D35"/>
    <w:rsid w:val="002D4FAA"/>
    <w:rsid w:val="002D5850"/>
    <w:rsid w:val="002D6A61"/>
    <w:rsid w:val="002D6C84"/>
    <w:rsid w:val="002D6E90"/>
    <w:rsid w:val="002D6E9D"/>
    <w:rsid w:val="002D7961"/>
    <w:rsid w:val="002D7C11"/>
    <w:rsid w:val="002E0120"/>
    <w:rsid w:val="002E1512"/>
    <w:rsid w:val="002E175D"/>
    <w:rsid w:val="002E18B8"/>
    <w:rsid w:val="002E1DB7"/>
    <w:rsid w:val="002E3280"/>
    <w:rsid w:val="002E36EE"/>
    <w:rsid w:val="002E3830"/>
    <w:rsid w:val="002E4474"/>
    <w:rsid w:val="002E5190"/>
    <w:rsid w:val="002E5738"/>
    <w:rsid w:val="002E5A44"/>
    <w:rsid w:val="002E65C9"/>
    <w:rsid w:val="002E660F"/>
    <w:rsid w:val="002E7800"/>
    <w:rsid w:val="002E7EDF"/>
    <w:rsid w:val="002F033A"/>
    <w:rsid w:val="002F0DF7"/>
    <w:rsid w:val="002F0E0C"/>
    <w:rsid w:val="002F13E0"/>
    <w:rsid w:val="002F161E"/>
    <w:rsid w:val="002F1D05"/>
    <w:rsid w:val="002F2C18"/>
    <w:rsid w:val="002F3396"/>
    <w:rsid w:val="002F3F49"/>
    <w:rsid w:val="002F40F5"/>
    <w:rsid w:val="002F4E15"/>
    <w:rsid w:val="002F5286"/>
    <w:rsid w:val="002F5365"/>
    <w:rsid w:val="002F5548"/>
    <w:rsid w:val="002F5769"/>
    <w:rsid w:val="002F5B44"/>
    <w:rsid w:val="002F6120"/>
    <w:rsid w:val="002F6F4C"/>
    <w:rsid w:val="002F7F96"/>
    <w:rsid w:val="0030008D"/>
    <w:rsid w:val="00300383"/>
    <w:rsid w:val="00300EF9"/>
    <w:rsid w:val="003024A8"/>
    <w:rsid w:val="00302BAA"/>
    <w:rsid w:val="00302C3F"/>
    <w:rsid w:val="00302D17"/>
    <w:rsid w:val="00303BF2"/>
    <w:rsid w:val="003040C5"/>
    <w:rsid w:val="00304421"/>
    <w:rsid w:val="00304508"/>
    <w:rsid w:val="00304943"/>
    <w:rsid w:val="00304E59"/>
    <w:rsid w:val="00305057"/>
    <w:rsid w:val="00305E70"/>
    <w:rsid w:val="00307315"/>
    <w:rsid w:val="00307347"/>
    <w:rsid w:val="0030744F"/>
    <w:rsid w:val="00310B4B"/>
    <w:rsid w:val="00310D33"/>
    <w:rsid w:val="00310F80"/>
    <w:rsid w:val="0031118C"/>
    <w:rsid w:val="0031195E"/>
    <w:rsid w:val="0031233F"/>
    <w:rsid w:val="003142D3"/>
    <w:rsid w:val="003145A3"/>
    <w:rsid w:val="00315938"/>
    <w:rsid w:val="00316D98"/>
    <w:rsid w:val="00316E3F"/>
    <w:rsid w:val="0031709C"/>
    <w:rsid w:val="0031757F"/>
    <w:rsid w:val="003175B5"/>
    <w:rsid w:val="00320D86"/>
    <w:rsid w:val="00320DD3"/>
    <w:rsid w:val="00321A7D"/>
    <w:rsid w:val="00323568"/>
    <w:rsid w:val="003235DC"/>
    <w:rsid w:val="00324122"/>
    <w:rsid w:val="00324A66"/>
    <w:rsid w:val="00325782"/>
    <w:rsid w:val="00325936"/>
    <w:rsid w:val="00325DE9"/>
    <w:rsid w:val="00326166"/>
    <w:rsid w:val="00326E1D"/>
    <w:rsid w:val="00327062"/>
    <w:rsid w:val="00330546"/>
    <w:rsid w:val="0033109B"/>
    <w:rsid w:val="00331F7B"/>
    <w:rsid w:val="00332239"/>
    <w:rsid w:val="003327A5"/>
    <w:rsid w:val="00332E61"/>
    <w:rsid w:val="00332FBB"/>
    <w:rsid w:val="00333849"/>
    <w:rsid w:val="00334180"/>
    <w:rsid w:val="00334828"/>
    <w:rsid w:val="00334933"/>
    <w:rsid w:val="00335A98"/>
    <w:rsid w:val="00336188"/>
    <w:rsid w:val="00336551"/>
    <w:rsid w:val="00336E0B"/>
    <w:rsid w:val="00336F33"/>
    <w:rsid w:val="00337799"/>
    <w:rsid w:val="00340717"/>
    <w:rsid w:val="0034077E"/>
    <w:rsid w:val="0034202F"/>
    <w:rsid w:val="00342895"/>
    <w:rsid w:val="00343F5C"/>
    <w:rsid w:val="00344A5C"/>
    <w:rsid w:val="00345026"/>
    <w:rsid w:val="0034629A"/>
    <w:rsid w:val="0034664F"/>
    <w:rsid w:val="003468DC"/>
    <w:rsid w:val="00346DEB"/>
    <w:rsid w:val="00346E07"/>
    <w:rsid w:val="003477AE"/>
    <w:rsid w:val="00347BBA"/>
    <w:rsid w:val="00351347"/>
    <w:rsid w:val="003513B7"/>
    <w:rsid w:val="00351E38"/>
    <w:rsid w:val="00353081"/>
    <w:rsid w:val="00354262"/>
    <w:rsid w:val="00354BE8"/>
    <w:rsid w:val="00355937"/>
    <w:rsid w:val="00355A5B"/>
    <w:rsid w:val="00355DEF"/>
    <w:rsid w:val="0035652D"/>
    <w:rsid w:val="00356C1E"/>
    <w:rsid w:val="00356F04"/>
    <w:rsid w:val="0035738C"/>
    <w:rsid w:val="00357F6E"/>
    <w:rsid w:val="00360A0E"/>
    <w:rsid w:val="003624E3"/>
    <w:rsid w:val="0036453B"/>
    <w:rsid w:val="00364E04"/>
    <w:rsid w:val="003657D0"/>
    <w:rsid w:val="00365833"/>
    <w:rsid w:val="00365BAF"/>
    <w:rsid w:val="0036653D"/>
    <w:rsid w:val="00366540"/>
    <w:rsid w:val="00367966"/>
    <w:rsid w:val="003706A9"/>
    <w:rsid w:val="0037132D"/>
    <w:rsid w:val="003724D9"/>
    <w:rsid w:val="00373C16"/>
    <w:rsid w:val="00374663"/>
    <w:rsid w:val="003748AC"/>
    <w:rsid w:val="00375853"/>
    <w:rsid w:val="00376122"/>
    <w:rsid w:val="00376B1E"/>
    <w:rsid w:val="003778C8"/>
    <w:rsid w:val="00377B65"/>
    <w:rsid w:val="00377F68"/>
    <w:rsid w:val="0038023A"/>
    <w:rsid w:val="00381655"/>
    <w:rsid w:val="003816AA"/>
    <w:rsid w:val="00382B07"/>
    <w:rsid w:val="00384126"/>
    <w:rsid w:val="003848D0"/>
    <w:rsid w:val="00384B75"/>
    <w:rsid w:val="00384DA9"/>
    <w:rsid w:val="00385E0E"/>
    <w:rsid w:val="00386824"/>
    <w:rsid w:val="003874E9"/>
    <w:rsid w:val="00387E66"/>
    <w:rsid w:val="00391374"/>
    <w:rsid w:val="00391D35"/>
    <w:rsid w:val="00392113"/>
    <w:rsid w:val="00392E8F"/>
    <w:rsid w:val="00392ECD"/>
    <w:rsid w:val="00392EE2"/>
    <w:rsid w:val="00393FD8"/>
    <w:rsid w:val="00394779"/>
    <w:rsid w:val="00394A98"/>
    <w:rsid w:val="00395E97"/>
    <w:rsid w:val="00396A0D"/>
    <w:rsid w:val="00397BDA"/>
    <w:rsid w:val="00397D9F"/>
    <w:rsid w:val="003A0660"/>
    <w:rsid w:val="003A0888"/>
    <w:rsid w:val="003A1371"/>
    <w:rsid w:val="003A1CAF"/>
    <w:rsid w:val="003A25C4"/>
    <w:rsid w:val="003A3690"/>
    <w:rsid w:val="003A39A1"/>
    <w:rsid w:val="003A4E4C"/>
    <w:rsid w:val="003A4F41"/>
    <w:rsid w:val="003A4F9E"/>
    <w:rsid w:val="003A5E62"/>
    <w:rsid w:val="003A5F5F"/>
    <w:rsid w:val="003A6649"/>
    <w:rsid w:val="003A6F79"/>
    <w:rsid w:val="003A7CCC"/>
    <w:rsid w:val="003B03CF"/>
    <w:rsid w:val="003B0D00"/>
    <w:rsid w:val="003B1039"/>
    <w:rsid w:val="003B1963"/>
    <w:rsid w:val="003B1C58"/>
    <w:rsid w:val="003B2117"/>
    <w:rsid w:val="003B2883"/>
    <w:rsid w:val="003B2B06"/>
    <w:rsid w:val="003B3292"/>
    <w:rsid w:val="003B3432"/>
    <w:rsid w:val="003B357D"/>
    <w:rsid w:val="003B366D"/>
    <w:rsid w:val="003B425E"/>
    <w:rsid w:val="003B5095"/>
    <w:rsid w:val="003B51A6"/>
    <w:rsid w:val="003B5780"/>
    <w:rsid w:val="003B614E"/>
    <w:rsid w:val="003B6A80"/>
    <w:rsid w:val="003B7313"/>
    <w:rsid w:val="003B7982"/>
    <w:rsid w:val="003B7BF9"/>
    <w:rsid w:val="003C004D"/>
    <w:rsid w:val="003C0FD0"/>
    <w:rsid w:val="003C114C"/>
    <w:rsid w:val="003C19E8"/>
    <w:rsid w:val="003C1D8A"/>
    <w:rsid w:val="003C24D1"/>
    <w:rsid w:val="003C2AB4"/>
    <w:rsid w:val="003C2DB7"/>
    <w:rsid w:val="003C3310"/>
    <w:rsid w:val="003C45CB"/>
    <w:rsid w:val="003C4DB1"/>
    <w:rsid w:val="003C62EC"/>
    <w:rsid w:val="003C6A24"/>
    <w:rsid w:val="003C7ABD"/>
    <w:rsid w:val="003D06E5"/>
    <w:rsid w:val="003D1127"/>
    <w:rsid w:val="003D1433"/>
    <w:rsid w:val="003D1903"/>
    <w:rsid w:val="003D309A"/>
    <w:rsid w:val="003D3974"/>
    <w:rsid w:val="003D558C"/>
    <w:rsid w:val="003D6021"/>
    <w:rsid w:val="003D65A9"/>
    <w:rsid w:val="003D69F7"/>
    <w:rsid w:val="003D6A44"/>
    <w:rsid w:val="003D706E"/>
    <w:rsid w:val="003D73A6"/>
    <w:rsid w:val="003D7664"/>
    <w:rsid w:val="003D7886"/>
    <w:rsid w:val="003E02D4"/>
    <w:rsid w:val="003E0C41"/>
    <w:rsid w:val="003E10A6"/>
    <w:rsid w:val="003E122A"/>
    <w:rsid w:val="003E22B3"/>
    <w:rsid w:val="003E2388"/>
    <w:rsid w:val="003E2DD9"/>
    <w:rsid w:val="003E3254"/>
    <w:rsid w:val="003E5EB0"/>
    <w:rsid w:val="003E6152"/>
    <w:rsid w:val="003E631F"/>
    <w:rsid w:val="003E6D49"/>
    <w:rsid w:val="003F0251"/>
    <w:rsid w:val="003F157C"/>
    <w:rsid w:val="003F3035"/>
    <w:rsid w:val="003F42B8"/>
    <w:rsid w:val="003F4766"/>
    <w:rsid w:val="003F477A"/>
    <w:rsid w:val="003F4AA1"/>
    <w:rsid w:val="003F5704"/>
    <w:rsid w:val="003F61D5"/>
    <w:rsid w:val="003F6B20"/>
    <w:rsid w:val="003F7218"/>
    <w:rsid w:val="003F7C97"/>
    <w:rsid w:val="003F7D53"/>
    <w:rsid w:val="003F7E1A"/>
    <w:rsid w:val="004008D6"/>
    <w:rsid w:val="00400EE9"/>
    <w:rsid w:val="00400EF2"/>
    <w:rsid w:val="00401FF7"/>
    <w:rsid w:val="00402473"/>
    <w:rsid w:val="0040406B"/>
    <w:rsid w:val="00404450"/>
    <w:rsid w:val="004048F8"/>
    <w:rsid w:val="004052B3"/>
    <w:rsid w:val="00406416"/>
    <w:rsid w:val="00406FC9"/>
    <w:rsid w:val="00407572"/>
    <w:rsid w:val="004075F4"/>
    <w:rsid w:val="004114F4"/>
    <w:rsid w:val="00411891"/>
    <w:rsid w:val="00412A3B"/>
    <w:rsid w:val="00412DDE"/>
    <w:rsid w:val="0041308F"/>
    <w:rsid w:val="00413847"/>
    <w:rsid w:val="0041396A"/>
    <w:rsid w:val="00413BC6"/>
    <w:rsid w:val="00413C9F"/>
    <w:rsid w:val="00414808"/>
    <w:rsid w:val="00414CF7"/>
    <w:rsid w:val="00414E1C"/>
    <w:rsid w:val="00414F1D"/>
    <w:rsid w:val="00415E6C"/>
    <w:rsid w:val="00416CA2"/>
    <w:rsid w:val="0041708B"/>
    <w:rsid w:val="004178CE"/>
    <w:rsid w:val="00417A61"/>
    <w:rsid w:val="00420464"/>
    <w:rsid w:val="00420C97"/>
    <w:rsid w:val="004214A9"/>
    <w:rsid w:val="004216D9"/>
    <w:rsid w:val="00421F3C"/>
    <w:rsid w:val="00423584"/>
    <w:rsid w:val="00423AF8"/>
    <w:rsid w:val="00424818"/>
    <w:rsid w:val="00424A38"/>
    <w:rsid w:val="0042547A"/>
    <w:rsid w:val="00425D00"/>
    <w:rsid w:val="00427EC9"/>
    <w:rsid w:val="00430EF2"/>
    <w:rsid w:val="00431E09"/>
    <w:rsid w:val="00432376"/>
    <w:rsid w:val="0043242F"/>
    <w:rsid w:val="00432A6C"/>
    <w:rsid w:val="00432F18"/>
    <w:rsid w:val="00433D4E"/>
    <w:rsid w:val="0043486C"/>
    <w:rsid w:val="00434FF3"/>
    <w:rsid w:val="004376AA"/>
    <w:rsid w:val="00440112"/>
    <w:rsid w:val="004412A6"/>
    <w:rsid w:val="004418B6"/>
    <w:rsid w:val="004423E3"/>
    <w:rsid w:val="004435CB"/>
    <w:rsid w:val="0044369B"/>
    <w:rsid w:val="00445603"/>
    <w:rsid w:val="004458BF"/>
    <w:rsid w:val="00445A0C"/>
    <w:rsid w:val="00445F18"/>
    <w:rsid w:val="004462BE"/>
    <w:rsid w:val="004466CB"/>
    <w:rsid w:val="00446715"/>
    <w:rsid w:val="00450D98"/>
    <w:rsid w:val="004514EE"/>
    <w:rsid w:val="00451936"/>
    <w:rsid w:val="00451E3A"/>
    <w:rsid w:val="00452902"/>
    <w:rsid w:val="00452B90"/>
    <w:rsid w:val="00452BC8"/>
    <w:rsid w:val="00452FF0"/>
    <w:rsid w:val="00453B61"/>
    <w:rsid w:val="00453C1E"/>
    <w:rsid w:val="004546BF"/>
    <w:rsid w:val="00455BA8"/>
    <w:rsid w:val="0045674A"/>
    <w:rsid w:val="004575CF"/>
    <w:rsid w:val="00460F93"/>
    <w:rsid w:val="0046144B"/>
    <w:rsid w:val="00462FF5"/>
    <w:rsid w:val="0046352C"/>
    <w:rsid w:val="004635D4"/>
    <w:rsid w:val="004645AD"/>
    <w:rsid w:val="00465107"/>
    <w:rsid w:val="00465270"/>
    <w:rsid w:val="00465345"/>
    <w:rsid w:val="00465387"/>
    <w:rsid w:val="00466C19"/>
    <w:rsid w:val="004671CE"/>
    <w:rsid w:val="00470072"/>
    <w:rsid w:val="00472E68"/>
    <w:rsid w:val="004735E5"/>
    <w:rsid w:val="004738EE"/>
    <w:rsid w:val="00473E3E"/>
    <w:rsid w:val="00473FED"/>
    <w:rsid w:val="00474A3D"/>
    <w:rsid w:val="00474ADD"/>
    <w:rsid w:val="00474D12"/>
    <w:rsid w:val="004759F8"/>
    <w:rsid w:val="00476C78"/>
    <w:rsid w:val="00476F73"/>
    <w:rsid w:val="00477813"/>
    <w:rsid w:val="00477966"/>
    <w:rsid w:val="0047797A"/>
    <w:rsid w:val="00477E86"/>
    <w:rsid w:val="00480971"/>
    <w:rsid w:val="00480D31"/>
    <w:rsid w:val="00481306"/>
    <w:rsid w:val="004814A6"/>
    <w:rsid w:val="00481F55"/>
    <w:rsid w:val="00482C07"/>
    <w:rsid w:val="0048449D"/>
    <w:rsid w:val="004851AB"/>
    <w:rsid w:val="004852E6"/>
    <w:rsid w:val="00485401"/>
    <w:rsid w:val="00486A32"/>
    <w:rsid w:val="004870F0"/>
    <w:rsid w:val="00490358"/>
    <w:rsid w:val="0049111E"/>
    <w:rsid w:val="00491CDD"/>
    <w:rsid w:val="00491F12"/>
    <w:rsid w:val="00491F32"/>
    <w:rsid w:val="004922D4"/>
    <w:rsid w:val="0049256E"/>
    <w:rsid w:val="004925BC"/>
    <w:rsid w:val="004926FC"/>
    <w:rsid w:val="00492B85"/>
    <w:rsid w:val="00493658"/>
    <w:rsid w:val="004941D1"/>
    <w:rsid w:val="004953A7"/>
    <w:rsid w:val="00495847"/>
    <w:rsid w:val="00495BE1"/>
    <w:rsid w:val="00495E86"/>
    <w:rsid w:val="00496773"/>
    <w:rsid w:val="00497BF8"/>
    <w:rsid w:val="00497D43"/>
    <w:rsid w:val="004A06D1"/>
    <w:rsid w:val="004A0BED"/>
    <w:rsid w:val="004A0E04"/>
    <w:rsid w:val="004A1C58"/>
    <w:rsid w:val="004A386E"/>
    <w:rsid w:val="004A5235"/>
    <w:rsid w:val="004A5997"/>
    <w:rsid w:val="004A6921"/>
    <w:rsid w:val="004A69A8"/>
    <w:rsid w:val="004A7921"/>
    <w:rsid w:val="004B064C"/>
    <w:rsid w:val="004B24CF"/>
    <w:rsid w:val="004B3F85"/>
    <w:rsid w:val="004B4228"/>
    <w:rsid w:val="004B4E26"/>
    <w:rsid w:val="004B5628"/>
    <w:rsid w:val="004C0419"/>
    <w:rsid w:val="004C076B"/>
    <w:rsid w:val="004C09D8"/>
    <w:rsid w:val="004C13B2"/>
    <w:rsid w:val="004C2583"/>
    <w:rsid w:val="004C346E"/>
    <w:rsid w:val="004C37DD"/>
    <w:rsid w:val="004C3980"/>
    <w:rsid w:val="004C44DA"/>
    <w:rsid w:val="004C4565"/>
    <w:rsid w:val="004C47FF"/>
    <w:rsid w:val="004C498F"/>
    <w:rsid w:val="004C4D8F"/>
    <w:rsid w:val="004C50E2"/>
    <w:rsid w:val="004C51D9"/>
    <w:rsid w:val="004C7F59"/>
    <w:rsid w:val="004D064B"/>
    <w:rsid w:val="004D0F5D"/>
    <w:rsid w:val="004D10EA"/>
    <w:rsid w:val="004D2162"/>
    <w:rsid w:val="004D2279"/>
    <w:rsid w:val="004D238F"/>
    <w:rsid w:val="004D27C9"/>
    <w:rsid w:val="004D2C69"/>
    <w:rsid w:val="004D439B"/>
    <w:rsid w:val="004D46D2"/>
    <w:rsid w:val="004D4729"/>
    <w:rsid w:val="004D55E5"/>
    <w:rsid w:val="004D6262"/>
    <w:rsid w:val="004D7466"/>
    <w:rsid w:val="004D7A9B"/>
    <w:rsid w:val="004E0482"/>
    <w:rsid w:val="004E059A"/>
    <w:rsid w:val="004E0B08"/>
    <w:rsid w:val="004E117D"/>
    <w:rsid w:val="004E1BC1"/>
    <w:rsid w:val="004E1FE9"/>
    <w:rsid w:val="004E22F6"/>
    <w:rsid w:val="004E2579"/>
    <w:rsid w:val="004E273D"/>
    <w:rsid w:val="004E32BE"/>
    <w:rsid w:val="004E3EBD"/>
    <w:rsid w:val="004E43CF"/>
    <w:rsid w:val="004E441C"/>
    <w:rsid w:val="004E4688"/>
    <w:rsid w:val="004E4A02"/>
    <w:rsid w:val="004E55A1"/>
    <w:rsid w:val="004E6424"/>
    <w:rsid w:val="004E6B85"/>
    <w:rsid w:val="004E7302"/>
    <w:rsid w:val="004E76D5"/>
    <w:rsid w:val="004F1264"/>
    <w:rsid w:val="004F1AB0"/>
    <w:rsid w:val="004F2B84"/>
    <w:rsid w:val="004F31C9"/>
    <w:rsid w:val="004F45EB"/>
    <w:rsid w:val="004F46FF"/>
    <w:rsid w:val="004F4A7A"/>
    <w:rsid w:val="004F4A84"/>
    <w:rsid w:val="004F5EF1"/>
    <w:rsid w:val="004F6827"/>
    <w:rsid w:val="004F6DC8"/>
    <w:rsid w:val="004F7135"/>
    <w:rsid w:val="00500EB7"/>
    <w:rsid w:val="00501DF8"/>
    <w:rsid w:val="00502A8F"/>
    <w:rsid w:val="00502B70"/>
    <w:rsid w:val="00502E25"/>
    <w:rsid w:val="005038EF"/>
    <w:rsid w:val="005040BD"/>
    <w:rsid w:val="00504A47"/>
    <w:rsid w:val="00504A88"/>
    <w:rsid w:val="00505901"/>
    <w:rsid w:val="00506247"/>
    <w:rsid w:val="005070C1"/>
    <w:rsid w:val="005100F0"/>
    <w:rsid w:val="00511843"/>
    <w:rsid w:val="00511A6B"/>
    <w:rsid w:val="005122A0"/>
    <w:rsid w:val="00512F01"/>
    <w:rsid w:val="00513A85"/>
    <w:rsid w:val="005150DF"/>
    <w:rsid w:val="00515226"/>
    <w:rsid w:val="00516073"/>
    <w:rsid w:val="00517935"/>
    <w:rsid w:val="0052008F"/>
    <w:rsid w:val="00520D3F"/>
    <w:rsid w:val="00520D5A"/>
    <w:rsid w:val="005214FA"/>
    <w:rsid w:val="00522458"/>
    <w:rsid w:val="00522A98"/>
    <w:rsid w:val="00522B1D"/>
    <w:rsid w:val="005231B3"/>
    <w:rsid w:val="0052335C"/>
    <w:rsid w:val="005236B9"/>
    <w:rsid w:val="005240C9"/>
    <w:rsid w:val="00524B99"/>
    <w:rsid w:val="00525BE4"/>
    <w:rsid w:val="00526344"/>
    <w:rsid w:val="0052656E"/>
    <w:rsid w:val="00526F38"/>
    <w:rsid w:val="005270D5"/>
    <w:rsid w:val="0052797B"/>
    <w:rsid w:val="005312B3"/>
    <w:rsid w:val="00531382"/>
    <w:rsid w:val="00531D4C"/>
    <w:rsid w:val="00532975"/>
    <w:rsid w:val="005329BE"/>
    <w:rsid w:val="00533C47"/>
    <w:rsid w:val="00533D20"/>
    <w:rsid w:val="005347F8"/>
    <w:rsid w:val="00534C21"/>
    <w:rsid w:val="00535278"/>
    <w:rsid w:val="00535757"/>
    <w:rsid w:val="00535E18"/>
    <w:rsid w:val="00535F00"/>
    <w:rsid w:val="00536AD6"/>
    <w:rsid w:val="00540D2C"/>
    <w:rsid w:val="00540F9A"/>
    <w:rsid w:val="0054142B"/>
    <w:rsid w:val="00541598"/>
    <w:rsid w:val="00541B4D"/>
    <w:rsid w:val="00541CD2"/>
    <w:rsid w:val="005426ED"/>
    <w:rsid w:val="00542BE1"/>
    <w:rsid w:val="00543140"/>
    <w:rsid w:val="005436A9"/>
    <w:rsid w:val="005440B0"/>
    <w:rsid w:val="00544629"/>
    <w:rsid w:val="00544C00"/>
    <w:rsid w:val="00545C4D"/>
    <w:rsid w:val="00545D82"/>
    <w:rsid w:val="00547358"/>
    <w:rsid w:val="00550E6C"/>
    <w:rsid w:val="00551E7B"/>
    <w:rsid w:val="00552225"/>
    <w:rsid w:val="00553356"/>
    <w:rsid w:val="00553625"/>
    <w:rsid w:val="00553850"/>
    <w:rsid w:val="00553AD4"/>
    <w:rsid w:val="00553BF5"/>
    <w:rsid w:val="00553C4E"/>
    <w:rsid w:val="00553DD0"/>
    <w:rsid w:val="00553EB3"/>
    <w:rsid w:val="0055610D"/>
    <w:rsid w:val="005566B5"/>
    <w:rsid w:val="0055702C"/>
    <w:rsid w:val="005573FB"/>
    <w:rsid w:val="0055785C"/>
    <w:rsid w:val="00557AE4"/>
    <w:rsid w:val="00560D23"/>
    <w:rsid w:val="005610E6"/>
    <w:rsid w:val="005616AF"/>
    <w:rsid w:val="00562330"/>
    <w:rsid w:val="00562B2D"/>
    <w:rsid w:val="005634EE"/>
    <w:rsid w:val="0056362B"/>
    <w:rsid w:val="005637BD"/>
    <w:rsid w:val="00563B51"/>
    <w:rsid w:val="00563C2E"/>
    <w:rsid w:val="00564479"/>
    <w:rsid w:val="0056472C"/>
    <w:rsid w:val="005657FB"/>
    <w:rsid w:val="005662F7"/>
    <w:rsid w:val="00570679"/>
    <w:rsid w:val="005711D2"/>
    <w:rsid w:val="00572C76"/>
    <w:rsid w:val="00574B43"/>
    <w:rsid w:val="00574CB6"/>
    <w:rsid w:val="00574FE8"/>
    <w:rsid w:val="005750D1"/>
    <w:rsid w:val="00575AD4"/>
    <w:rsid w:val="00576529"/>
    <w:rsid w:val="0057671E"/>
    <w:rsid w:val="005767E9"/>
    <w:rsid w:val="00576BE6"/>
    <w:rsid w:val="00577D9B"/>
    <w:rsid w:val="005805A5"/>
    <w:rsid w:val="00580758"/>
    <w:rsid w:val="00580D50"/>
    <w:rsid w:val="005820D0"/>
    <w:rsid w:val="0058222E"/>
    <w:rsid w:val="005827AF"/>
    <w:rsid w:val="00584530"/>
    <w:rsid w:val="0058578D"/>
    <w:rsid w:val="00585862"/>
    <w:rsid w:val="005868B7"/>
    <w:rsid w:val="0058736D"/>
    <w:rsid w:val="005877F0"/>
    <w:rsid w:val="005901BC"/>
    <w:rsid w:val="00590591"/>
    <w:rsid w:val="00590BF0"/>
    <w:rsid w:val="005911C6"/>
    <w:rsid w:val="00591D96"/>
    <w:rsid w:val="00592360"/>
    <w:rsid w:val="00592F2E"/>
    <w:rsid w:val="00592F46"/>
    <w:rsid w:val="005930D6"/>
    <w:rsid w:val="00594832"/>
    <w:rsid w:val="005960D7"/>
    <w:rsid w:val="005967CF"/>
    <w:rsid w:val="00596897"/>
    <w:rsid w:val="005A0C25"/>
    <w:rsid w:val="005A1667"/>
    <w:rsid w:val="005A1E7B"/>
    <w:rsid w:val="005A289C"/>
    <w:rsid w:val="005A2A90"/>
    <w:rsid w:val="005A2C19"/>
    <w:rsid w:val="005A2F3D"/>
    <w:rsid w:val="005A3934"/>
    <w:rsid w:val="005A4C1A"/>
    <w:rsid w:val="005A4E63"/>
    <w:rsid w:val="005A4FEA"/>
    <w:rsid w:val="005A5ADF"/>
    <w:rsid w:val="005A7531"/>
    <w:rsid w:val="005B0250"/>
    <w:rsid w:val="005B0D97"/>
    <w:rsid w:val="005B1518"/>
    <w:rsid w:val="005B2599"/>
    <w:rsid w:val="005B28D0"/>
    <w:rsid w:val="005B294A"/>
    <w:rsid w:val="005B3372"/>
    <w:rsid w:val="005B3E65"/>
    <w:rsid w:val="005B3E68"/>
    <w:rsid w:val="005B45BC"/>
    <w:rsid w:val="005B5632"/>
    <w:rsid w:val="005B58F3"/>
    <w:rsid w:val="005B77A8"/>
    <w:rsid w:val="005B7931"/>
    <w:rsid w:val="005B79C1"/>
    <w:rsid w:val="005C0435"/>
    <w:rsid w:val="005C0C18"/>
    <w:rsid w:val="005C1A62"/>
    <w:rsid w:val="005C2BBE"/>
    <w:rsid w:val="005C2DD9"/>
    <w:rsid w:val="005C3C75"/>
    <w:rsid w:val="005C4423"/>
    <w:rsid w:val="005C45E3"/>
    <w:rsid w:val="005C568E"/>
    <w:rsid w:val="005C5C99"/>
    <w:rsid w:val="005C5EFA"/>
    <w:rsid w:val="005D01F4"/>
    <w:rsid w:val="005D0C71"/>
    <w:rsid w:val="005D0DA7"/>
    <w:rsid w:val="005D164F"/>
    <w:rsid w:val="005D1EE4"/>
    <w:rsid w:val="005D1F2E"/>
    <w:rsid w:val="005D2E8F"/>
    <w:rsid w:val="005D397E"/>
    <w:rsid w:val="005D3B13"/>
    <w:rsid w:val="005D3CED"/>
    <w:rsid w:val="005D3DB3"/>
    <w:rsid w:val="005D4566"/>
    <w:rsid w:val="005D5052"/>
    <w:rsid w:val="005D5B5F"/>
    <w:rsid w:val="005D70C2"/>
    <w:rsid w:val="005D7CDE"/>
    <w:rsid w:val="005D7DD6"/>
    <w:rsid w:val="005E01D4"/>
    <w:rsid w:val="005E02FE"/>
    <w:rsid w:val="005E0B52"/>
    <w:rsid w:val="005E0D9B"/>
    <w:rsid w:val="005E0F9D"/>
    <w:rsid w:val="005E247E"/>
    <w:rsid w:val="005E3160"/>
    <w:rsid w:val="005E33F0"/>
    <w:rsid w:val="005E35E5"/>
    <w:rsid w:val="005E3E3B"/>
    <w:rsid w:val="005E463B"/>
    <w:rsid w:val="005E6ADD"/>
    <w:rsid w:val="005E76C2"/>
    <w:rsid w:val="005E7BF0"/>
    <w:rsid w:val="005F0A64"/>
    <w:rsid w:val="005F0AFF"/>
    <w:rsid w:val="005F0FD0"/>
    <w:rsid w:val="005F1E63"/>
    <w:rsid w:val="005F1F68"/>
    <w:rsid w:val="005F2DE3"/>
    <w:rsid w:val="005F3910"/>
    <w:rsid w:val="005F3F90"/>
    <w:rsid w:val="005F4B05"/>
    <w:rsid w:val="005F675D"/>
    <w:rsid w:val="005F7350"/>
    <w:rsid w:val="005F75FA"/>
    <w:rsid w:val="005F7C73"/>
    <w:rsid w:val="005F7F8E"/>
    <w:rsid w:val="00600634"/>
    <w:rsid w:val="00600A65"/>
    <w:rsid w:val="006013DF"/>
    <w:rsid w:val="006015CA"/>
    <w:rsid w:val="00601605"/>
    <w:rsid w:val="00601821"/>
    <w:rsid w:val="0060206D"/>
    <w:rsid w:val="006021EC"/>
    <w:rsid w:val="006034A0"/>
    <w:rsid w:val="00603C83"/>
    <w:rsid w:val="00604331"/>
    <w:rsid w:val="00604389"/>
    <w:rsid w:val="006044F2"/>
    <w:rsid w:val="00604573"/>
    <w:rsid w:val="006047CD"/>
    <w:rsid w:val="0060491F"/>
    <w:rsid w:val="006049CF"/>
    <w:rsid w:val="00604B2E"/>
    <w:rsid w:val="006051B2"/>
    <w:rsid w:val="006051B7"/>
    <w:rsid w:val="0060584E"/>
    <w:rsid w:val="00605BF9"/>
    <w:rsid w:val="00606381"/>
    <w:rsid w:val="00606EA3"/>
    <w:rsid w:val="006071A2"/>
    <w:rsid w:val="00607471"/>
    <w:rsid w:val="00607617"/>
    <w:rsid w:val="00607FA3"/>
    <w:rsid w:val="0061089C"/>
    <w:rsid w:val="00610D67"/>
    <w:rsid w:val="00611AC4"/>
    <w:rsid w:val="006122BE"/>
    <w:rsid w:val="0061252D"/>
    <w:rsid w:val="00612D14"/>
    <w:rsid w:val="00613020"/>
    <w:rsid w:val="0061396E"/>
    <w:rsid w:val="00613D1F"/>
    <w:rsid w:val="00613DBD"/>
    <w:rsid w:val="006144F6"/>
    <w:rsid w:val="00614869"/>
    <w:rsid w:val="0061496D"/>
    <w:rsid w:val="0061627E"/>
    <w:rsid w:val="0061635C"/>
    <w:rsid w:val="006176F1"/>
    <w:rsid w:val="006179D4"/>
    <w:rsid w:val="00617E2F"/>
    <w:rsid w:val="0062022A"/>
    <w:rsid w:val="00620355"/>
    <w:rsid w:val="00621DC4"/>
    <w:rsid w:val="00622573"/>
    <w:rsid w:val="00623333"/>
    <w:rsid w:val="0062381A"/>
    <w:rsid w:val="00624008"/>
    <w:rsid w:val="00624320"/>
    <w:rsid w:val="006254AB"/>
    <w:rsid w:val="0062769A"/>
    <w:rsid w:val="006277F9"/>
    <w:rsid w:val="006279D9"/>
    <w:rsid w:val="00627CBE"/>
    <w:rsid w:val="00630746"/>
    <w:rsid w:val="00630DE8"/>
    <w:rsid w:val="006310D8"/>
    <w:rsid w:val="00632388"/>
    <w:rsid w:val="006332CA"/>
    <w:rsid w:val="0063360C"/>
    <w:rsid w:val="00634B65"/>
    <w:rsid w:val="00636017"/>
    <w:rsid w:val="006366CC"/>
    <w:rsid w:val="006367FA"/>
    <w:rsid w:val="00637101"/>
    <w:rsid w:val="006372EC"/>
    <w:rsid w:val="00640BF8"/>
    <w:rsid w:val="0064109A"/>
    <w:rsid w:val="006424A1"/>
    <w:rsid w:val="006433D5"/>
    <w:rsid w:val="006435BC"/>
    <w:rsid w:val="0064418F"/>
    <w:rsid w:val="006448DE"/>
    <w:rsid w:val="00644D39"/>
    <w:rsid w:val="0064581F"/>
    <w:rsid w:val="00646292"/>
    <w:rsid w:val="00646E29"/>
    <w:rsid w:val="00647220"/>
    <w:rsid w:val="00647498"/>
    <w:rsid w:val="0064764E"/>
    <w:rsid w:val="0064785E"/>
    <w:rsid w:val="00647C26"/>
    <w:rsid w:val="00650B13"/>
    <w:rsid w:val="00650C0F"/>
    <w:rsid w:val="00650CA3"/>
    <w:rsid w:val="00651B40"/>
    <w:rsid w:val="00651FB1"/>
    <w:rsid w:val="0065236E"/>
    <w:rsid w:val="00652AD1"/>
    <w:rsid w:val="006544DD"/>
    <w:rsid w:val="00654B4A"/>
    <w:rsid w:val="00655520"/>
    <w:rsid w:val="00655D87"/>
    <w:rsid w:val="006562ED"/>
    <w:rsid w:val="00656AA0"/>
    <w:rsid w:val="00656C5D"/>
    <w:rsid w:val="00656EC9"/>
    <w:rsid w:val="0065701F"/>
    <w:rsid w:val="00657A8F"/>
    <w:rsid w:val="00660079"/>
    <w:rsid w:val="00660E5F"/>
    <w:rsid w:val="0066125B"/>
    <w:rsid w:val="0066164E"/>
    <w:rsid w:val="006618EF"/>
    <w:rsid w:val="006624F6"/>
    <w:rsid w:val="006629EB"/>
    <w:rsid w:val="00664533"/>
    <w:rsid w:val="006650BD"/>
    <w:rsid w:val="00666052"/>
    <w:rsid w:val="00666193"/>
    <w:rsid w:val="006670DC"/>
    <w:rsid w:val="0067337C"/>
    <w:rsid w:val="0067338F"/>
    <w:rsid w:val="00673DC4"/>
    <w:rsid w:val="00674856"/>
    <w:rsid w:val="006751EF"/>
    <w:rsid w:val="00677A47"/>
    <w:rsid w:val="00680161"/>
    <w:rsid w:val="00680396"/>
    <w:rsid w:val="006803DD"/>
    <w:rsid w:val="00680525"/>
    <w:rsid w:val="006805CE"/>
    <w:rsid w:val="00680996"/>
    <w:rsid w:val="00681302"/>
    <w:rsid w:val="00681B24"/>
    <w:rsid w:val="00681D5B"/>
    <w:rsid w:val="00682B20"/>
    <w:rsid w:val="00682B49"/>
    <w:rsid w:val="00682C3A"/>
    <w:rsid w:val="00682CA1"/>
    <w:rsid w:val="00682FFA"/>
    <w:rsid w:val="00683620"/>
    <w:rsid w:val="00683B6B"/>
    <w:rsid w:val="00684BDA"/>
    <w:rsid w:val="006852A0"/>
    <w:rsid w:val="006854E8"/>
    <w:rsid w:val="00685D70"/>
    <w:rsid w:val="0068644D"/>
    <w:rsid w:val="00686567"/>
    <w:rsid w:val="0068684D"/>
    <w:rsid w:val="00686D20"/>
    <w:rsid w:val="006870A7"/>
    <w:rsid w:val="006872D3"/>
    <w:rsid w:val="006874BB"/>
    <w:rsid w:val="00687843"/>
    <w:rsid w:val="00687F0E"/>
    <w:rsid w:val="00690415"/>
    <w:rsid w:val="00690582"/>
    <w:rsid w:val="00690A6F"/>
    <w:rsid w:val="00693017"/>
    <w:rsid w:val="0069338E"/>
    <w:rsid w:val="006945FB"/>
    <w:rsid w:val="00694A49"/>
    <w:rsid w:val="00694A4A"/>
    <w:rsid w:val="00695220"/>
    <w:rsid w:val="00695EE1"/>
    <w:rsid w:val="006961B9"/>
    <w:rsid w:val="006966BD"/>
    <w:rsid w:val="006972C5"/>
    <w:rsid w:val="006A0EC7"/>
    <w:rsid w:val="006A2685"/>
    <w:rsid w:val="006A26F0"/>
    <w:rsid w:val="006A2C0C"/>
    <w:rsid w:val="006A328E"/>
    <w:rsid w:val="006A39BB"/>
    <w:rsid w:val="006A3E11"/>
    <w:rsid w:val="006A40F0"/>
    <w:rsid w:val="006A470F"/>
    <w:rsid w:val="006A4E90"/>
    <w:rsid w:val="006A5C76"/>
    <w:rsid w:val="006A6929"/>
    <w:rsid w:val="006A6ECD"/>
    <w:rsid w:val="006A7204"/>
    <w:rsid w:val="006A7308"/>
    <w:rsid w:val="006A75B0"/>
    <w:rsid w:val="006A75E9"/>
    <w:rsid w:val="006B0712"/>
    <w:rsid w:val="006B0964"/>
    <w:rsid w:val="006B1436"/>
    <w:rsid w:val="006B14CE"/>
    <w:rsid w:val="006B153F"/>
    <w:rsid w:val="006B181C"/>
    <w:rsid w:val="006B2515"/>
    <w:rsid w:val="006B2517"/>
    <w:rsid w:val="006B26D6"/>
    <w:rsid w:val="006B307D"/>
    <w:rsid w:val="006B309B"/>
    <w:rsid w:val="006B327F"/>
    <w:rsid w:val="006B35BB"/>
    <w:rsid w:val="006B3D14"/>
    <w:rsid w:val="006B4003"/>
    <w:rsid w:val="006B4363"/>
    <w:rsid w:val="006B43E5"/>
    <w:rsid w:val="006B5123"/>
    <w:rsid w:val="006B52DC"/>
    <w:rsid w:val="006B52DF"/>
    <w:rsid w:val="006B54B5"/>
    <w:rsid w:val="006B65B4"/>
    <w:rsid w:val="006B7F73"/>
    <w:rsid w:val="006C0C47"/>
    <w:rsid w:val="006C0D5F"/>
    <w:rsid w:val="006C13A0"/>
    <w:rsid w:val="006C1896"/>
    <w:rsid w:val="006C51D6"/>
    <w:rsid w:val="006C5ECB"/>
    <w:rsid w:val="006C68F7"/>
    <w:rsid w:val="006C76A1"/>
    <w:rsid w:val="006C7BEB"/>
    <w:rsid w:val="006C7F59"/>
    <w:rsid w:val="006D0E0D"/>
    <w:rsid w:val="006D1571"/>
    <w:rsid w:val="006D2518"/>
    <w:rsid w:val="006D3399"/>
    <w:rsid w:val="006D3990"/>
    <w:rsid w:val="006D3CD4"/>
    <w:rsid w:val="006D4147"/>
    <w:rsid w:val="006D4607"/>
    <w:rsid w:val="006D46DE"/>
    <w:rsid w:val="006D4A3F"/>
    <w:rsid w:val="006D4BA3"/>
    <w:rsid w:val="006D5799"/>
    <w:rsid w:val="006D636C"/>
    <w:rsid w:val="006D6E17"/>
    <w:rsid w:val="006E0023"/>
    <w:rsid w:val="006E0935"/>
    <w:rsid w:val="006E11C8"/>
    <w:rsid w:val="006E27EE"/>
    <w:rsid w:val="006E28AA"/>
    <w:rsid w:val="006E3081"/>
    <w:rsid w:val="006E36CD"/>
    <w:rsid w:val="006E4530"/>
    <w:rsid w:val="006E489A"/>
    <w:rsid w:val="006E4E0E"/>
    <w:rsid w:val="006E5125"/>
    <w:rsid w:val="006E5E9E"/>
    <w:rsid w:val="006E60FD"/>
    <w:rsid w:val="006E61E9"/>
    <w:rsid w:val="006F053D"/>
    <w:rsid w:val="006F1108"/>
    <w:rsid w:val="006F1D84"/>
    <w:rsid w:val="006F300F"/>
    <w:rsid w:val="006F385B"/>
    <w:rsid w:val="006F3EA5"/>
    <w:rsid w:val="006F4B0A"/>
    <w:rsid w:val="006F5133"/>
    <w:rsid w:val="006F5B81"/>
    <w:rsid w:val="006F603B"/>
    <w:rsid w:val="006F7525"/>
    <w:rsid w:val="00700177"/>
    <w:rsid w:val="007002D0"/>
    <w:rsid w:val="00700D03"/>
    <w:rsid w:val="00701659"/>
    <w:rsid w:val="0070215B"/>
    <w:rsid w:val="00702550"/>
    <w:rsid w:val="00702776"/>
    <w:rsid w:val="007028DA"/>
    <w:rsid w:val="00703650"/>
    <w:rsid w:val="00703E0B"/>
    <w:rsid w:val="00704EAC"/>
    <w:rsid w:val="00706A82"/>
    <w:rsid w:val="00706DB3"/>
    <w:rsid w:val="00706EC0"/>
    <w:rsid w:val="007073C7"/>
    <w:rsid w:val="00707997"/>
    <w:rsid w:val="00707E54"/>
    <w:rsid w:val="00707EF5"/>
    <w:rsid w:val="00710163"/>
    <w:rsid w:val="00710DC2"/>
    <w:rsid w:val="00710EEE"/>
    <w:rsid w:val="0071158B"/>
    <w:rsid w:val="00711646"/>
    <w:rsid w:val="00713704"/>
    <w:rsid w:val="007138AB"/>
    <w:rsid w:val="007152CB"/>
    <w:rsid w:val="00715384"/>
    <w:rsid w:val="00715CB3"/>
    <w:rsid w:val="0071619E"/>
    <w:rsid w:val="00716DB6"/>
    <w:rsid w:val="00716F50"/>
    <w:rsid w:val="00720C23"/>
    <w:rsid w:val="007232DE"/>
    <w:rsid w:val="007234AB"/>
    <w:rsid w:val="00723944"/>
    <w:rsid w:val="00723F06"/>
    <w:rsid w:val="00724F97"/>
    <w:rsid w:val="00726E2B"/>
    <w:rsid w:val="00727457"/>
    <w:rsid w:val="00727474"/>
    <w:rsid w:val="00727476"/>
    <w:rsid w:val="00730838"/>
    <w:rsid w:val="00731DC2"/>
    <w:rsid w:val="007328D6"/>
    <w:rsid w:val="00732CD8"/>
    <w:rsid w:val="007343B4"/>
    <w:rsid w:val="00734EB6"/>
    <w:rsid w:val="00735CAB"/>
    <w:rsid w:val="007363C7"/>
    <w:rsid w:val="007368F0"/>
    <w:rsid w:val="00737461"/>
    <w:rsid w:val="007375E2"/>
    <w:rsid w:val="00737A8F"/>
    <w:rsid w:val="0074175C"/>
    <w:rsid w:val="0074185B"/>
    <w:rsid w:val="00742437"/>
    <w:rsid w:val="00743499"/>
    <w:rsid w:val="00743DCE"/>
    <w:rsid w:val="00744654"/>
    <w:rsid w:val="00744EF5"/>
    <w:rsid w:val="0074556B"/>
    <w:rsid w:val="007457F4"/>
    <w:rsid w:val="00745E74"/>
    <w:rsid w:val="00746DD1"/>
    <w:rsid w:val="007472B2"/>
    <w:rsid w:val="007502E2"/>
    <w:rsid w:val="00750373"/>
    <w:rsid w:val="007504AF"/>
    <w:rsid w:val="007508A2"/>
    <w:rsid w:val="00751489"/>
    <w:rsid w:val="0075293E"/>
    <w:rsid w:val="00752B3C"/>
    <w:rsid w:val="00752C76"/>
    <w:rsid w:val="00752F0D"/>
    <w:rsid w:val="00752F95"/>
    <w:rsid w:val="007542A3"/>
    <w:rsid w:val="00754636"/>
    <w:rsid w:val="0075501D"/>
    <w:rsid w:val="00755621"/>
    <w:rsid w:val="007557E6"/>
    <w:rsid w:val="00756087"/>
    <w:rsid w:val="00756455"/>
    <w:rsid w:val="0075779C"/>
    <w:rsid w:val="00757861"/>
    <w:rsid w:val="007606AE"/>
    <w:rsid w:val="00760743"/>
    <w:rsid w:val="00762742"/>
    <w:rsid w:val="00762CFD"/>
    <w:rsid w:val="00763CD4"/>
    <w:rsid w:val="0076447A"/>
    <w:rsid w:val="00765274"/>
    <w:rsid w:val="007655B6"/>
    <w:rsid w:val="007663D7"/>
    <w:rsid w:val="00766A4C"/>
    <w:rsid w:val="007676DD"/>
    <w:rsid w:val="00770D38"/>
    <w:rsid w:val="00771684"/>
    <w:rsid w:val="00771EDB"/>
    <w:rsid w:val="00773987"/>
    <w:rsid w:val="00773BB1"/>
    <w:rsid w:val="00774116"/>
    <w:rsid w:val="00775777"/>
    <w:rsid w:val="00775B31"/>
    <w:rsid w:val="00776E83"/>
    <w:rsid w:val="00777B77"/>
    <w:rsid w:val="00777BE1"/>
    <w:rsid w:val="00777E92"/>
    <w:rsid w:val="007803E5"/>
    <w:rsid w:val="00781963"/>
    <w:rsid w:val="00783950"/>
    <w:rsid w:val="00783CAB"/>
    <w:rsid w:val="00783EDC"/>
    <w:rsid w:val="00785190"/>
    <w:rsid w:val="00786339"/>
    <w:rsid w:val="00786CCC"/>
    <w:rsid w:val="00787D19"/>
    <w:rsid w:val="007908DB"/>
    <w:rsid w:val="00790CC4"/>
    <w:rsid w:val="0079142A"/>
    <w:rsid w:val="00791C32"/>
    <w:rsid w:val="00791DC6"/>
    <w:rsid w:val="00792303"/>
    <w:rsid w:val="00792BD1"/>
    <w:rsid w:val="00793BEF"/>
    <w:rsid w:val="00794BF7"/>
    <w:rsid w:val="00795251"/>
    <w:rsid w:val="00795446"/>
    <w:rsid w:val="00795FC3"/>
    <w:rsid w:val="007974CB"/>
    <w:rsid w:val="007978B5"/>
    <w:rsid w:val="00797D5A"/>
    <w:rsid w:val="00797E6D"/>
    <w:rsid w:val="007A04AF"/>
    <w:rsid w:val="007A1594"/>
    <w:rsid w:val="007A1E6D"/>
    <w:rsid w:val="007A2B53"/>
    <w:rsid w:val="007A375F"/>
    <w:rsid w:val="007A4391"/>
    <w:rsid w:val="007A4CE1"/>
    <w:rsid w:val="007A51EA"/>
    <w:rsid w:val="007A5FCA"/>
    <w:rsid w:val="007A6021"/>
    <w:rsid w:val="007A6335"/>
    <w:rsid w:val="007A6656"/>
    <w:rsid w:val="007A6666"/>
    <w:rsid w:val="007A6C07"/>
    <w:rsid w:val="007A71B8"/>
    <w:rsid w:val="007B075F"/>
    <w:rsid w:val="007B0D04"/>
    <w:rsid w:val="007B14F2"/>
    <w:rsid w:val="007B1C0C"/>
    <w:rsid w:val="007B1ED7"/>
    <w:rsid w:val="007B2736"/>
    <w:rsid w:val="007B3421"/>
    <w:rsid w:val="007B5C40"/>
    <w:rsid w:val="007B65AE"/>
    <w:rsid w:val="007B6653"/>
    <w:rsid w:val="007B69E4"/>
    <w:rsid w:val="007B7054"/>
    <w:rsid w:val="007B7F0B"/>
    <w:rsid w:val="007B7FEC"/>
    <w:rsid w:val="007C01D2"/>
    <w:rsid w:val="007C0853"/>
    <w:rsid w:val="007C1401"/>
    <w:rsid w:val="007C2B11"/>
    <w:rsid w:val="007C2D99"/>
    <w:rsid w:val="007C31D6"/>
    <w:rsid w:val="007C35D6"/>
    <w:rsid w:val="007C3FB6"/>
    <w:rsid w:val="007C4A6F"/>
    <w:rsid w:val="007C540E"/>
    <w:rsid w:val="007C65BE"/>
    <w:rsid w:val="007C6909"/>
    <w:rsid w:val="007C70BA"/>
    <w:rsid w:val="007C7725"/>
    <w:rsid w:val="007C7A81"/>
    <w:rsid w:val="007C7EF7"/>
    <w:rsid w:val="007D0365"/>
    <w:rsid w:val="007D0881"/>
    <w:rsid w:val="007D21E9"/>
    <w:rsid w:val="007D27C1"/>
    <w:rsid w:val="007D3C0A"/>
    <w:rsid w:val="007D4538"/>
    <w:rsid w:val="007D4867"/>
    <w:rsid w:val="007D5CF0"/>
    <w:rsid w:val="007D6132"/>
    <w:rsid w:val="007D61C6"/>
    <w:rsid w:val="007D6C37"/>
    <w:rsid w:val="007D6D2D"/>
    <w:rsid w:val="007D70A9"/>
    <w:rsid w:val="007D7562"/>
    <w:rsid w:val="007D7637"/>
    <w:rsid w:val="007E0A18"/>
    <w:rsid w:val="007E1446"/>
    <w:rsid w:val="007E1B84"/>
    <w:rsid w:val="007E1F33"/>
    <w:rsid w:val="007E2AC0"/>
    <w:rsid w:val="007E2EF6"/>
    <w:rsid w:val="007E329C"/>
    <w:rsid w:val="007E340B"/>
    <w:rsid w:val="007E3DDA"/>
    <w:rsid w:val="007E4F54"/>
    <w:rsid w:val="007E50EF"/>
    <w:rsid w:val="007E5699"/>
    <w:rsid w:val="007E5A03"/>
    <w:rsid w:val="007E5B99"/>
    <w:rsid w:val="007E5F4A"/>
    <w:rsid w:val="007E5F9E"/>
    <w:rsid w:val="007E67C8"/>
    <w:rsid w:val="007E6BD5"/>
    <w:rsid w:val="007E6CDE"/>
    <w:rsid w:val="007E77A8"/>
    <w:rsid w:val="007E7B5A"/>
    <w:rsid w:val="007E7E7B"/>
    <w:rsid w:val="007F064A"/>
    <w:rsid w:val="007F0EE6"/>
    <w:rsid w:val="007F1205"/>
    <w:rsid w:val="007F14C0"/>
    <w:rsid w:val="007F379E"/>
    <w:rsid w:val="007F550E"/>
    <w:rsid w:val="007F5F4E"/>
    <w:rsid w:val="007F62F6"/>
    <w:rsid w:val="007F6869"/>
    <w:rsid w:val="007F7700"/>
    <w:rsid w:val="0080084F"/>
    <w:rsid w:val="00800DA1"/>
    <w:rsid w:val="00801025"/>
    <w:rsid w:val="008012F7"/>
    <w:rsid w:val="00801D9B"/>
    <w:rsid w:val="00801EF7"/>
    <w:rsid w:val="00802574"/>
    <w:rsid w:val="00802A3B"/>
    <w:rsid w:val="00802DBF"/>
    <w:rsid w:val="008040D0"/>
    <w:rsid w:val="008045AD"/>
    <w:rsid w:val="00804F73"/>
    <w:rsid w:val="00805834"/>
    <w:rsid w:val="00806528"/>
    <w:rsid w:val="008066D3"/>
    <w:rsid w:val="00807617"/>
    <w:rsid w:val="00807E8A"/>
    <w:rsid w:val="00810511"/>
    <w:rsid w:val="00812950"/>
    <w:rsid w:val="00813867"/>
    <w:rsid w:val="00813B78"/>
    <w:rsid w:val="00814251"/>
    <w:rsid w:val="00814D19"/>
    <w:rsid w:val="008152CA"/>
    <w:rsid w:val="008155DE"/>
    <w:rsid w:val="008156FE"/>
    <w:rsid w:val="00815C4B"/>
    <w:rsid w:val="00816A21"/>
    <w:rsid w:val="00817574"/>
    <w:rsid w:val="0081798C"/>
    <w:rsid w:val="00817C79"/>
    <w:rsid w:val="00817E6B"/>
    <w:rsid w:val="00821458"/>
    <w:rsid w:val="00821AFF"/>
    <w:rsid w:val="00821BD8"/>
    <w:rsid w:val="00822619"/>
    <w:rsid w:val="008229F0"/>
    <w:rsid w:val="00823130"/>
    <w:rsid w:val="008237E8"/>
    <w:rsid w:val="00823E67"/>
    <w:rsid w:val="00823FE2"/>
    <w:rsid w:val="0082404D"/>
    <w:rsid w:val="0082429F"/>
    <w:rsid w:val="0082433B"/>
    <w:rsid w:val="00824AA3"/>
    <w:rsid w:val="00825BA7"/>
    <w:rsid w:val="00825D43"/>
    <w:rsid w:val="00825EF1"/>
    <w:rsid w:val="00826E57"/>
    <w:rsid w:val="0082736C"/>
    <w:rsid w:val="008276C1"/>
    <w:rsid w:val="0083111D"/>
    <w:rsid w:val="00831CE4"/>
    <w:rsid w:val="0083252A"/>
    <w:rsid w:val="00832E61"/>
    <w:rsid w:val="0083348E"/>
    <w:rsid w:val="0083380B"/>
    <w:rsid w:val="00833FDB"/>
    <w:rsid w:val="008341A1"/>
    <w:rsid w:val="00834214"/>
    <w:rsid w:val="0083424B"/>
    <w:rsid w:val="0083629D"/>
    <w:rsid w:val="00836956"/>
    <w:rsid w:val="00836B8F"/>
    <w:rsid w:val="00837189"/>
    <w:rsid w:val="00842948"/>
    <w:rsid w:val="008433B9"/>
    <w:rsid w:val="00843587"/>
    <w:rsid w:val="0084364B"/>
    <w:rsid w:val="00843C0E"/>
    <w:rsid w:val="00843CEC"/>
    <w:rsid w:val="00843DDC"/>
    <w:rsid w:val="00844402"/>
    <w:rsid w:val="00844932"/>
    <w:rsid w:val="0084550B"/>
    <w:rsid w:val="00845905"/>
    <w:rsid w:val="00846124"/>
    <w:rsid w:val="008473F1"/>
    <w:rsid w:val="008475B8"/>
    <w:rsid w:val="008476D3"/>
    <w:rsid w:val="00850680"/>
    <w:rsid w:val="00851B24"/>
    <w:rsid w:val="00851FA4"/>
    <w:rsid w:val="0085293A"/>
    <w:rsid w:val="00852A44"/>
    <w:rsid w:val="00852D6B"/>
    <w:rsid w:val="00853907"/>
    <w:rsid w:val="008544EE"/>
    <w:rsid w:val="00854966"/>
    <w:rsid w:val="00854B8C"/>
    <w:rsid w:val="00854B8E"/>
    <w:rsid w:val="00855C55"/>
    <w:rsid w:val="00856D12"/>
    <w:rsid w:val="008572F8"/>
    <w:rsid w:val="008604C2"/>
    <w:rsid w:val="008636F4"/>
    <w:rsid w:val="00864823"/>
    <w:rsid w:val="0086511D"/>
    <w:rsid w:val="0086514C"/>
    <w:rsid w:val="008652E5"/>
    <w:rsid w:val="0086679A"/>
    <w:rsid w:val="00866E5C"/>
    <w:rsid w:val="0086796F"/>
    <w:rsid w:val="00870BDB"/>
    <w:rsid w:val="0087115C"/>
    <w:rsid w:val="0087134A"/>
    <w:rsid w:val="008715DF"/>
    <w:rsid w:val="0087169F"/>
    <w:rsid w:val="00871724"/>
    <w:rsid w:val="00871872"/>
    <w:rsid w:val="0087332B"/>
    <w:rsid w:val="0087347D"/>
    <w:rsid w:val="0087365D"/>
    <w:rsid w:val="00873A56"/>
    <w:rsid w:val="00873B4D"/>
    <w:rsid w:val="008742E1"/>
    <w:rsid w:val="00874808"/>
    <w:rsid w:val="0087516E"/>
    <w:rsid w:val="0087597F"/>
    <w:rsid w:val="0087643D"/>
    <w:rsid w:val="00876995"/>
    <w:rsid w:val="00876C13"/>
    <w:rsid w:val="00876E49"/>
    <w:rsid w:val="00876ED1"/>
    <w:rsid w:val="008776CA"/>
    <w:rsid w:val="00880031"/>
    <w:rsid w:val="008807B0"/>
    <w:rsid w:val="00881C98"/>
    <w:rsid w:val="00882510"/>
    <w:rsid w:val="00882DCA"/>
    <w:rsid w:val="00882F6D"/>
    <w:rsid w:val="008838E4"/>
    <w:rsid w:val="00883A64"/>
    <w:rsid w:val="00884A37"/>
    <w:rsid w:val="00884ED1"/>
    <w:rsid w:val="008852AF"/>
    <w:rsid w:val="00885715"/>
    <w:rsid w:val="00885CB3"/>
    <w:rsid w:val="008861DE"/>
    <w:rsid w:val="00886EBF"/>
    <w:rsid w:val="008900AA"/>
    <w:rsid w:val="00890A23"/>
    <w:rsid w:val="008914BA"/>
    <w:rsid w:val="00891CAB"/>
    <w:rsid w:val="00892B39"/>
    <w:rsid w:val="00892E80"/>
    <w:rsid w:val="00893064"/>
    <w:rsid w:val="0089359B"/>
    <w:rsid w:val="008949F6"/>
    <w:rsid w:val="00894F3E"/>
    <w:rsid w:val="00896033"/>
    <w:rsid w:val="00896726"/>
    <w:rsid w:val="0089673B"/>
    <w:rsid w:val="008969AD"/>
    <w:rsid w:val="00897A18"/>
    <w:rsid w:val="008A034C"/>
    <w:rsid w:val="008A0851"/>
    <w:rsid w:val="008A0E42"/>
    <w:rsid w:val="008A209F"/>
    <w:rsid w:val="008A23B3"/>
    <w:rsid w:val="008A30DE"/>
    <w:rsid w:val="008A5B02"/>
    <w:rsid w:val="008A5F53"/>
    <w:rsid w:val="008A6CD5"/>
    <w:rsid w:val="008A72D9"/>
    <w:rsid w:val="008A7308"/>
    <w:rsid w:val="008B04D3"/>
    <w:rsid w:val="008B0FDC"/>
    <w:rsid w:val="008B1B23"/>
    <w:rsid w:val="008B2127"/>
    <w:rsid w:val="008B233F"/>
    <w:rsid w:val="008B2842"/>
    <w:rsid w:val="008B2EAB"/>
    <w:rsid w:val="008B37C4"/>
    <w:rsid w:val="008B519C"/>
    <w:rsid w:val="008B5947"/>
    <w:rsid w:val="008B6DB7"/>
    <w:rsid w:val="008B6E88"/>
    <w:rsid w:val="008B722F"/>
    <w:rsid w:val="008B72A5"/>
    <w:rsid w:val="008B73D5"/>
    <w:rsid w:val="008B7F43"/>
    <w:rsid w:val="008C066D"/>
    <w:rsid w:val="008C0A5D"/>
    <w:rsid w:val="008C255F"/>
    <w:rsid w:val="008C2E32"/>
    <w:rsid w:val="008C2FED"/>
    <w:rsid w:val="008C38B3"/>
    <w:rsid w:val="008C3FE2"/>
    <w:rsid w:val="008C4C88"/>
    <w:rsid w:val="008C5728"/>
    <w:rsid w:val="008C627E"/>
    <w:rsid w:val="008C73E1"/>
    <w:rsid w:val="008C77FB"/>
    <w:rsid w:val="008C7F2B"/>
    <w:rsid w:val="008D05A9"/>
    <w:rsid w:val="008D1359"/>
    <w:rsid w:val="008D17A4"/>
    <w:rsid w:val="008D1B25"/>
    <w:rsid w:val="008D1DB1"/>
    <w:rsid w:val="008D1FF3"/>
    <w:rsid w:val="008D2006"/>
    <w:rsid w:val="008D2322"/>
    <w:rsid w:val="008D23B2"/>
    <w:rsid w:val="008D2636"/>
    <w:rsid w:val="008D3966"/>
    <w:rsid w:val="008D39C1"/>
    <w:rsid w:val="008D44D8"/>
    <w:rsid w:val="008D45C0"/>
    <w:rsid w:val="008D4673"/>
    <w:rsid w:val="008D4BF4"/>
    <w:rsid w:val="008D63BD"/>
    <w:rsid w:val="008D6C02"/>
    <w:rsid w:val="008D7742"/>
    <w:rsid w:val="008E017A"/>
    <w:rsid w:val="008E0196"/>
    <w:rsid w:val="008E0D10"/>
    <w:rsid w:val="008E122C"/>
    <w:rsid w:val="008E1D7F"/>
    <w:rsid w:val="008E240D"/>
    <w:rsid w:val="008E24C2"/>
    <w:rsid w:val="008E273C"/>
    <w:rsid w:val="008E28CE"/>
    <w:rsid w:val="008E2B6A"/>
    <w:rsid w:val="008E41FF"/>
    <w:rsid w:val="008E4DC9"/>
    <w:rsid w:val="008E5474"/>
    <w:rsid w:val="008E6080"/>
    <w:rsid w:val="008E657F"/>
    <w:rsid w:val="008E7374"/>
    <w:rsid w:val="008E737D"/>
    <w:rsid w:val="008E76F8"/>
    <w:rsid w:val="008E7F5A"/>
    <w:rsid w:val="008F0127"/>
    <w:rsid w:val="008F04A8"/>
    <w:rsid w:val="008F06D1"/>
    <w:rsid w:val="008F1520"/>
    <w:rsid w:val="008F1AC3"/>
    <w:rsid w:val="008F20F0"/>
    <w:rsid w:val="008F2178"/>
    <w:rsid w:val="008F2231"/>
    <w:rsid w:val="008F253D"/>
    <w:rsid w:val="008F27A1"/>
    <w:rsid w:val="008F3622"/>
    <w:rsid w:val="008F381B"/>
    <w:rsid w:val="008F4495"/>
    <w:rsid w:val="008F4E70"/>
    <w:rsid w:val="008F6867"/>
    <w:rsid w:val="008F688E"/>
    <w:rsid w:val="008F6C31"/>
    <w:rsid w:val="008F6ED1"/>
    <w:rsid w:val="008F7340"/>
    <w:rsid w:val="008F7B1F"/>
    <w:rsid w:val="008F7F3F"/>
    <w:rsid w:val="00900233"/>
    <w:rsid w:val="0090090B"/>
    <w:rsid w:val="00900E26"/>
    <w:rsid w:val="0090134E"/>
    <w:rsid w:val="00901745"/>
    <w:rsid w:val="00902086"/>
    <w:rsid w:val="00902F8F"/>
    <w:rsid w:val="00904F76"/>
    <w:rsid w:val="00905237"/>
    <w:rsid w:val="00906D50"/>
    <w:rsid w:val="00907CE3"/>
    <w:rsid w:val="0091099B"/>
    <w:rsid w:val="00910E8F"/>
    <w:rsid w:val="0091110B"/>
    <w:rsid w:val="00911AB5"/>
    <w:rsid w:val="00911B58"/>
    <w:rsid w:val="00913323"/>
    <w:rsid w:val="009136C4"/>
    <w:rsid w:val="009136FB"/>
    <w:rsid w:val="00913B4C"/>
    <w:rsid w:val="00915374"/>
    <w:rsid w:val="0091564D"/>
    <w:rsid w:val="0091631E"/>
    <w:rsid w:val="0091644B"/>
    <w:rsid w:val="009165DF"/>
    <w:rsid w:val="00916B03"/>
    <w:rsid w:val="00916BDE"/>
    <w:rsid w:val="00917B33"/>
    <w:rsid w:val="0092038A"/>
    <w:rsid w:val="00921B53"/>
    <w:rsid w:val="00921C38"/>
    <w:rsid w:val="00922472"/>
    <w:rsid w:val="00922938"/>
    <w:rsid w:val="009229DD"/>
    <w:rsid w:val="00922B83"/>
    <w:rsid w:val="00922EF4"/>
    <w:rsid w:val="00922F7A"/>
    <w:rsid w:val="009238EC"/>
    <w:rsid w:val="00923A9D"/>
    <w:rsid w:val="00923CBE"/>
    <w:rsid w:val="00924097"/>
    <w:rsid w:val="009250C4"/>
    <w:rsid w:val="009262F4"/>
    <w:rsid w:val="00926582"/>
    <w:rsid w:val="0092689B"/>
    <w:rsid w:val="00926B26"/>
    <w:rsid w:val="00926E82"/>
    <w:rsid w:val="00927086"/>
    <w:rsid w:val="0092731E"/>
    <w:rsid w:val="00927342"/>
    <w:rsid w:val="009308FB"/>
    <w:rsid w:val="00930A05"/>
    <w:rsid w:val="00930ABB"/>
    <w:rsid w:val="0093144E"/>
    <w:rsid w:val="00931910"/>
    <w:rsid w:val="00932071"/>
    <w:rsid w:val="009327DC"/>
    <w:rsid w:val="00932908"/>
    <w:rsid w:val="009339A3"/>
    <w:rsid w:val="00934027"/>
    <w:rsid w:val="009342BB"/>
    <w:rsid w:val="00934F51"/>
    <w:rsid w:val="009356D3"/>
    <w:rsid w:val="009366A0"/>
    <w:rsid w:val="009367AF"/>
    <w:rsid w:val="00937E11"/>
    <w:rsid w:val="00940482"/>
    <w:rsid w:val="00940B8E"/>
    <w:rsid w:val="009411FE"/>
    <w:rsid w:val="00941A73"/>
    <w:rsid w:val="009424B9"/>
    <w:rsid w:val="009429CF"/>
    <w:rsid w:val="00942A35"/>
    <w:rsid w:val="00942B4D"/>
    <w:rsid w:val="00943523"/>
    <w:rsid w:val="00943E49"/>
    <w:rsid w:val="00944517"/>
    <w:rsid w:val="0094484B"/>
    <w:rsid w:val="00944D65"/>
    <w:rsid w:val="00945239"/>
    <w:rsid w:val="00946321"/>
    <w:rsid w:val="00946B51"/>
    <w:rsid w:val="009504EA"/>
    <w:rsid w:val="009517CD"/>
    <w:rsid w:val="00952124"/>
    <w:rsid w:val="009527F4"/>
    <w:rsid w:val="0095330B"/>
    <w:rsid w:val="00953A04"/>
    <w:rsid w:val="009540E0"/>
    <w:rsid w:val="00954795"/>
    <w:rsid w:val="00955811"/>
    <w:rsid w:val="00955C70"/>
    <w:rsid w:val="00955E52"/>
    <w:rsid w:val="009567EB"/>
    <w:rsid w:val="00956BB8"/>
    <w:rsid w:val="00956E52"/>
    <w:rsid w:val="00956F7A"/>
    <w:rsid w:val="009572CA"/>
    <w:rsid w:val="0095799C"/>
    <w:rsid w:val="00957B61"/>
    <w:rsid w:val="00957EDA"/>
    <w:rsid w:val="009604B4"/>
    <w:rsid w:val="00960582"/>
    <w:rsid w:val="0096094A"/>
    <w:rsid w:val="0096152E"/>
    <w:rsid w:val="00961638"/>
    <w:rsid w:val="00961F44"/>
    <w:rsid w:val="009620E1"/>
    <w:rsid w:val="009638D9"/>
    <w:rsid w:val="00964907"/>
    <w:rsid w:val="009650AD"/>
    <w:rsid w:val="00965366"/>
    <w:rsid w:val="00965880"/>
    <w:rsid w:val="00966609"/>
    <w:rsid w:val="00967B99"/>
    <w:rsid w:val="0097096D"/>
    <w:rsid w:val="009718C7"/>
    <w:rsid w:val="00971EA7"/>
    <w:rsid w:val="00972393"/>
    <w:rsid w:val="00972D67"/>
    <w:rsid w:val="009733E6"/>
    <w:rsid w:val="00973775"/>
    <w:rsid w:val="00974051"/>
    <w:rsid w:val="00975681"/>
    <w:rsid w:val="00975F6C"/>
    <w:rsid w:val="0097778C"/>
    <w:rsid w:val="00977903"/>
    <w:rsid w:val="0098014F"/>
    <w:rsid w:val="009804A6"/>
    <w:rsid w:val="00980760"/>
    <w:rsid w:val="00980B05"/>
    <w:rsid w:val="00980C67"/>
    <w:rsid w:val="00981BAA"/>
    <w:rsid w:val="00983C8D"/>
    <w:rsid w:val="00983ED8"/>
    <w:rsid w:val="0098415C"/>
    <w:rsid w:val="0098521F"/>
    <w:rsid w:val="0098527C"/>
    <w:rsid w:val="00985418"/>
    <w:rsid w:val="0098585D"/>
    <w:rsid w:val="0098594F"/>
    <w:rsid w:val="00985AEE"/>
    <w:rsid w:val="00986268"/>
    <w:rsid w:val="00986798"/>
    <w:rsid w:val="00986C8F"/>
    <w:rsid w:val="0098714C"/>
    <w:rsid w:val="009874BD"/>
    <w:rsid w:val="009876CB"/>
    <w:rsid w:val="009878F5"/>
    <w:rsid w:val="00990407"/>
    <w:rsid w:val="009905D2"/>
    <w:rsid w:val="00990ABC"/>
    <w:rsid w:val="00991107"/>
    <w:rsid w:val="00991314"/>
    <w:rsid w:val="00991716"/>
    <w:rsid w:val="00991998"/>
    <w:rsid w:val="00992399"/>
    <w:rsid w:val="00992A48"/>
    <w:rsid w:val="00993797"/>
    <w:rsid w:val="00994C66"/>
    <w:rsid w:val="00994EA6"/>
    <w:rsid w:val="009958FC"/>
    <w:rsid w:val="00995CAE"/>
    <w:rsid w:val="009960F7"/>
    <w:rsid w:val="0099612F"/>
    <w:rsid w:val="009965DA"/>
    <w:rsid w:val="009A0A93"/>
    <w:rsid w:val="009A114A"/>
    <w:rsid w:val="009A1930"/>
    <w:rsid w:val="009A1C5B"/>
    <w:rsid w:val="009A1C63"/>
    <w:rsid w:val="009A1C93"/>
    <w:rsid w:val="009A1C9C"/>
    <w:rsid w:val="009A1EA1"/>
    <w:rsid w:val="009A1FB8"/>
    <w:rsid w:val="009A27A7"/>
    <w:rsid w:val="009A4672"/>
    <w:rsid w:val="009A5D6F"/>
    <w:rsid w:val="009A6376"/>
    <w:rsid w:val="009A6852"/>
    <w:rsid w:val="009A6BF4"/>
    <w:rsid w:val="009A7193"/>
    <w:rsid w:val="009A762F"/>
    <w:rsid w:val="009B022C"/>
    <w:rsid w:val="009B0AB2"/>
    <w:rsid w:val="009B0C82"/>
    <w:rsid w:val="009B0CD0"/>
    <w:rsid w:val="009B0F7D"/>
    <w:rsid w:val="009B193B"/>
    <w:rsid w:val="009B221E"/>
    <w:rsid w:val="009B2623"/>
    <w:rsid w:val="009B2B6B"/>
    <w:rsid w:val="009B2C88"/>
    <w:rsid w:val="009B3559"/>
    <w:rsid w:val="009B4E5E"/>
    <w:rsid w:val="009B5179"/>
    <w:rsid w:val="009B576E"/>
    <w:rsid w:val="009B6F60"/>
    <w:rsid w:val="009B72C5"/>
    <w:rsid w:val="009B7B32"/>
    <w:rsid w:val="009C0393"/>
    <w:rsid w:val="009C04A8"/>
    <w:rsid w:val="009C04B1"/>
    <w:rsid w:val="009C0636"/>
    <w:rsid w:val="009C0AD4"/>
    <w:rsid w:val="009C1358"/>
    <w:rsid w:val="009C1582"/>
    <w:rsid w:val="009C22E3"/>
    <w:rsid w:val="009C2831"/>
    <w:rsid w:val="009C28EC"/>
    <w:rsid w:val="009C2DA8"/>
    <w:rsid w:val="009C3047"/>
    <w:rsid w:val="009C30F1"/>
    <w:rsid w:val="009C385F"/>
    <w:rsid w:val="009C3B7C"/>
    <w:rsid w:val="009C5162"/>
    <w:rsid w:val="009C57B1"/>
    <w:rsid w:val="009C5CDC"/>
    <w:rsid w:val="009C68F6"/>
    <w:rsid w:val="009C6BCE"/>
    <w:rsid w:val="009C6D38"/>
    <w:rsid w:val="009C7E93"/>
    <w:rsid w:val="009D0E78"/>
    <w:rsid w:val="009D1044"/>
    <w:rsid w:val="009D1AC5"/>
    <w:rsid w:val="009D1C7E"/>
    <w:rsid w:val="009D1F5C"/>
    <w:rsid w:val="009D2C64"/>
    <w:rsid w:val="009D3EA8"/>
    <w:rsid w:val="009D4843"/>
    <w:rsid w:val="009D57E6"/>
    <w:rsid w:val="009D5F2C"/>
    <w:rsid w:val="009D69F7"/>
    <w:rsid w:val="009D6BA9"/>
    <w:rsid w:val="009D6F31"/>
    <w:rsid w:val="009D7F6D"/>
    <w:rsid w:val="009E0C9C"/>
    <w:rsid w:val="009E1528"/>
    <w:rsid w:val="009E25BB"/>
    <w:rsid w:val="009E260C"/>
    <w:rsid w:val="009E2E5A"/>
    <w:rsid w:val="009E2EF2"/>
    <w:rsid w:val="009E3D44"/>
    <w:rsid w:val="009E427B"/>
    <w:rsid w:val="009E5AA6"/>
    <w:rsid w:val="009E6175"/>
    <w:rsid w:val="009E6770"/>
    <w:rsid w:val="009E7CBB"/>
    <w:rsid w:val="009F0AA0"/>
    <w:rsid w:val="009F0F27"/>
    <w:rsid w:val="009F1AE8"/>
    <w:rsid w:val="009F1E55"/>
    <w:rsid w:val="009F2DC7"/>
    <w:rsid w:val="009F3085"/>
    <w:rsid w:val="009F5141"/>
    <w:rsid w:val="009F54CB"/>
    <w:rsid w:val="009F5667"/>
    <w:rsid w:val="009F5E6E"/>
    <w:rsid w:val="009F6861"/>
    <w:rsid w:val="009F6C62"/>
    <w:rsid w:val="009F7EEF"/>
    <w:rsid w:val="00A0053F"/>
    <w:rsid w:val="00A0092C"/>
    <w:rsid w:val="00A00C57"/>
    <w:rsid w:val="00A00DA7"/>
    <w:rsid w:val="00A00FA2"/>
    <w:rsid w:val="00A018ED"/>
    <w:rsid w:val="00A0218F"/>
    <w:rsid w:val="00A023BA"/>
    <w:rsid w:val="00A03206"/>
    <w:rsid w:val="00A03DBE"/>
    <w:rsid w:val="00A04766"/>
    <w:rsid w:val="00A0479E"/>
    <w:rsid w:val="00A04A4A"/>
    <w:rsid w:val="00A04D91"/>
    <w:rsid w:val="00A05E71"/>
    <w:rsid w:val="00A05E76"/>
    <w:rsid w:val="00A06F15"/>
    <w:rsid w:val="00A07A45"/>
    <w:rsid w:val="00A10387"/>
    <w:rsid w:val="00A10489"/>
    <w:rsid w:val="00A11D26"/>
    <w:rsid w:val="00A1257E"/>
    <w:rsid w:val="00A127D7"/>
    <w:rsid w:val="00A12EE2"/>
    <w:rsid w:val="00A130A5"/>
    <w:rsid w:val="00A14BC8"/>
    <w:rsid w:val="00A14CAB"/>
    <w:rsid w:val="00A15303"/>
    <w:rsid w:val="00A1551E"/>
    <w:rsid w:val="00A15956"/>
    <w:rsid w:val="00A15E44"/>
    <w:rsid w:val="00A168EC"/>
    <w:rsid w:val="00A17249"/>
    <w:rsid w:val="00A20E37"/>
    <w:rsid w:val="00A2126C"/>
    <w:rsid w:val="00A21B58"/>
    <w:rsid w:val="00A21E7F"/>
    <w:rsid w:val="00A222B2"/>
    <w:rsid w:val="00A24CA6"/>
    <w:rsid w:val="00A2570B"/>
    <w:rsid w:val="00A2656E"/>
    <w:rsid w:val="00A2684E"/>
    <w:rsid w:val="00A26B7B"/>
    <w:rsid w:val="00A271D4"/>
    <w:rsid w:val="00A30962"/>
    <w:rsid w:val="00A31719"/>
    <w:rsid w:val="00A31B18"/>
    <w:rsid w:val="00A32337"/>
    <w:rsid w:val="00A325D3"/>
    <w:rsid w:val="00A32CAE"/>
    <w:rsid w:val="00A33B3D"/>
    <w:rsid w:val="00A34BFB"/>
    <w:rsid w:val="00A3575E"/>
    <w:rsid w:val="00A3578F"/>
    <w:rsid w:val="00A36074"/>
    <w:rsid w:val="00A3690A"/>
    <w:rsid w:val="00A36C4A"/>
    <w:rsid w:val="00A370BB"/>
    <w:rsid w:val="00A4046B"/>
    <w:rsid w:val="00A40DDF"/>
    <w:rsid w:val="00A40E35"/>
    <w:rsid w:val="00A411F0"/>
    <w:rsid w:val="00A4224E"/>
    <w:rsid w:val="00A43CCA"/>
    <w:rsid w:val="00A44082"/>
    <w:rsid w:val="00A449CA"/>
    <w:rsid w:val="00A44E1F"/>
    <w:rsid w:val="00A463B7"/>
    <w:rsid w:val="00A467B0"/>
    <w:rsid w:val="00A46A5B"/>
    <w:rsid w:val="00A4717B"/>
    <w:rsid w:val="00A476D2"/>
    <w:rsid w:val="00A50D2F"/>
    <w:rsid w:val="00A51BB7"/>
    <w:rsid w:val="00A52B96"/>
    <w:rsid w:val="00A52BAD"/>
    <w:rsid w:val="00A52DED"/>
    <w:rsid w:val="00A53A90"/>
    <w:rsid w:val="00A542AC"/>
    <w:rsid w:val="00A548AD"/>
    <w:rsid w:val="00A5499A"/>
    <w:rsid w:val="00A5602F"/>
    <w:rsid w:val="00A565C1"/>
    <w:rsid w:val="00A56A72"/>
    <w:rsid w:val="00A57F47"/>
    <w:rsid w:val="00A60194"/>
    <w:rsid w:val="00A60F64"/>
    <w:rsid w:val="00A61655"/>
    <w:rsid w:val="00A624AB"/>
    <w:rsid w:val="00A63032"/>
    <w:rsid w:val="00A63614"/>
    <w:rsid w:val="00A63A9F"/>
    <w:rsid w:val="00A651CC"/>
    <w:rsid w:val="00A66100"/>
    <w:rsid w:val="00A701FC"/>
    <w:rsid w:val="00A715E4"/>
    <w:rsid w:val="00A71810"/>
    <w:rsid w:val="00A726CB"/>
    <w:rsid w:val="00A72AEA"/>
    <w:rsid w:val="00A72F20"/>
    <w:rsid w:val="00A74558"/>
    <w:rsid w:val="00A74C32"/>
    <w:rsid w:val="00A74CCF"/>
    <w:rsid w:val="00A7506E"/>
    <w:rsid w:val="00A75305"/>
    <w:rsid w:val="00A75B46"/>
    <w:rsid w:val="00A763E9"/>
    <w:rsid w:val="00A81549"/>
    <w:rsid w:val="00A81A30"/>
    <w:rsid w:val="00A82330"/>
    <w:rsid w:val="00A8256E"/>
    <w:rsid w:val="00A826C7"/>
    <w:rsid w:val="00A82F0D"/>
    <w:rsid w:val="00A83329"/>
    <w:rsid w:val="00A836D5"/>
    <w:rsid w:val="00A84CCB"/>
    <w:rsid w:val="00A8534A"/>
    <w:rsid w:val="00A85D44"/>
    <w:rsid w:val="00A85DA0"/>
    <w:rsid w:val="00A85E86"/>
    <w:rsid w:val="00A8610B"/>
    <w:rsid w:val="00A87353"/>
    <w:rsid w:val="00A87A9E"/>
    <w:rsid w:val="00A9030E"/>
    <w:rsid w:val="00A91455"/>
    <w:rsid w:val="00A917BB"/>
    <w:rsid w:val="00A91B36"/>
    <w:rsid w:val="00A92C3E"/>
    <w:rsid w:val="00A93458"/>
    <w:rsid w:val="00A93A67"/>
    <w:rsid w:val="00A93BFD"/>
    <w:rsid w:val="00A94162"/>
    <w:rsid w:val="00A94306"/>
    <w:rsid w:val="00A94B7B"/>
    <w:rsid w:val="00A95BB4"/>
    <w:rsid w:val="00A961C4"/>
    <w:rsid w:val="00A96206"/>
    <w:rsid w:val="00A96323"/>
    <w:rsid w:val="00A979E9"/>
    <w:rsid w:val="00AA0683"/>
    <w:rsid w:val="00AA124D"/>
    <w:rsid w:val="00AA1255"/>
    <w:rsid w:val="00AA183B"/>
    <w:rsid w:val="00AA1A88"/>
    <w:rsid w:val="00AA1E0B"/>
    <w:rsid w:val="00AA2115"/>
    <w:rsid w:val="00AA2A15"/>
    <w:rsid w:val="00AA2EAA"/>
    <w:rsid w:val="00AA32E6"/>
    <w:rsid w:val="00AA3406"/>
    <w:rsid w:val="00AA3EF7"/>
    <w:rsid w:val="00AA4128"/>
    <w:rsid w:val="00AA4C43"/>
    <w:rsid w:val="00AA5E14"/>
    <w:rsid w:val="00AA695B"/>
    <w:rsid w:val="00AA69E7"/>
    <w:rsid w:val="00AA6C19"/>
    <w:rsid w:val="00AB021D"/>
    <w:rsid w:val="00AB16C1"/>
    <w:rsid w:val="00AB3F61"/>
    <w:rsid w:val="00AB51CC"/>
    <w:rsid w:val="00AB5234"/>
    <w:rsid w:val="00AB55F4"/>
    <w:rsid w:val="00AB576C"/>
    <w:rsid w:val="00AB5780"/>
    <w:rsid w:val="00AB5797"/>
    <w:rsid w:val="00AC0D83"/>
    <w:rsid w:val="00AC12A1"/>
    <w:rsid w:val="00AC211D"/>
    <w:rsid w:val="00AC2130"/>
    <w:rsid w:val="00AC2162"/>
    <w:rsid w:val="00AC2561"/>
    <w:rsid w:val="00AC2B01"/>
    <w:rsid w:val="00AC3B94"/>
    <w:rsid w:val="00AC45C3"/>
    <w:rsid w:val="00AC4671"/>
    <w:rsid w:val="00AC475B"/>
    <w:rsid w:val="00AC477A"/>
    <w:rsid w:val="00AC530A"/>
    <w:rsid w:val="00AC59DF"/>
    <w:rsid w:val="00AC5B7E"/>
    <w:rsid w:val="00AC6280"/>
    <w:rsid w:val="00AC6421"/>
    <w:rsid w:val="00AC6426"/>
    <w:rsid w:val="00AC6BCB"/>
    <w:rsid w:val="00AC7E37"/>
    <w:rsid w:val="00AD1226"/>
    <w:rsid w:val="00AD167C"/>
    <w:rsid w:val="00AD1C22"/>
    <w:rsid w:val="00AD26ED"/>
    <w:rsid w:val="00AD3531"/>
    <w:rsid w:val="00AD4DDC"/>
    <w:rsid w:val="00AD54C4"/>
    <w:rsid w:val="00AD5516"/>
    <w:rsid w:val="00AD5E38"/>
    <w:rsid w:val="00AD5FB2"/>
    <w:rsid w:val="00AD6830"/>
    <w:rsid w:val="00AD6961"/>
    <w:rsid w:val="00AD6C61"/>
    <w:rsid w:val="00AD7B1B"/>
    <w:rsid w:val="00AD7C1E"/>
    <w:rsid w:val="00AE082F"/>
    <w:rsid w:val="00AE0DFE"/>
    <w:rsid w:val="00AE0EB0"/>
    <w:rsid w:val="00AE12DF"/>
    <w:rsid w:val="00AE150D"/>
    <w:rsid w:val="00AE4399"/>
    <w:rsid w:val="00AE450A"/>
    <w:rsid w:val="00AE4D37"/>
    <w:rsid w:val="00AE5818"/>
    <w:rsid w:val="00AE5D48"/>
    <w:rsid w:val="00AE5DB4"/>
    <w:rsid w:val="00AE613C"/>
    <w:rsid w:val="00AE64D9"/>
    <w:rsid w:val="00AE6F6C"/>
    <w:rsid w:val="00AE7A6D"/>
    <w:rsid w:val="00AF1A48"/>
    <w:rsid w:val="00AF2272"/>
    <w:rsid w:val="00AF25D4"/>
    <w:rsid w:val="00AF26C8"/>
    <w:rsid w:val="00AF2DD6"/>
    <w:rsid w:val="00AF303D"/>
    <w:rsid w:val="00AF31C6"/>
    <w:rsid w:val="00AF33BA"/>
    <w:rsid w:val="00AF3CBD"/>
    <w:rsid w:val="00AF4428"/>
    <w:rsid w:val="00AF4725"/>
    <w:rsid w:val="00AF5B9C"/>
    <w:rsid w:val="00AF6599"/>
    <w:rsid w:val="00AF75C0"/>
    <w:rsid w:val="00AF7688"/>
    <w:rsid w:val="00B0062C"/>
    <w:rsid w:val="00B00676"/>
    <w:rsid w:val="00B00B20"/>
    <w:rsid w:val="00B01486"/>
    <w:rsid w:val="00B01CBA"/>
    <w:rsid w:val="00B0384F"/>
    <w:rsid w:val="00B040A4"/>
    <w:rsid w:val="00B04420"/>
    <w:rsid w:val="00B04564"/>
    <w:rsid w:val="00B04D0F"/>
    <w:rsid w:val="00B05408"/>
    <w:rsid w:val="00B05C33"/>
    <w:rsid w:val="00B069F6"/>
    <w:rsid w:val="00B06CCC"/>
    <w:rsid w:val="00B0721B"/>
    <w:rsid w:val="00B076EF"/>
    <w:rsid w:val="00B10149"/>
    <w:rsid w:val="00B101E9"/>
    <w:rsid w:val="00B10821"/>
    <w:rsid w:val="00B10AD1"/>
    <w:rsid w:val="00B1122C"/>
    <w:rsid w:val="00B11781"/>
    <w:rsid w:val="00B11B34"/>
    <w:rsid w:val="00B11FDD"/>
    <w:rsid w:val="00B12027"/>
    <w:rsid w:val="00B12420"/>
    <w:rsid w:val="00B12AC5"/>
    <w:rsid w:val="00B12BB5"/>
    <w:rsid w:val="00B13442"/>
    <w:rsid w:val="00B1348B"/>
    <w:rsid w:val="00B13782"/>
    <w:rsid w:val="00B13F45"/>
    <w:rsid w:val="00B14850"/>
    <w:rsid w:val="00B153E4"/>
    <w:rsid w:val="00B154BC"/>
    <w:rsid w:val="00B15DA8"/>
    <w:rsid w:val="00B163C2"/>
    <w:rsid w:val="00B16C8E"/>
    <w:rsid w:val="00B17395"/>
    <w:rsid w:val="00B17706"/>
    <w:rsid w:val="00B17DF9"/>
    <w:rsid w:val="00B2008B"/>
    <w:rsid w:val="00B20D15"/>
    <w:rsid w:val="00B20EAD"/>
    <w:rsid w:val="00B2241E"/>
    <w:rsid w:val="00B225F9"/>
    <w:rsid w:val="00B22BC5"/>
    <w:rsid w:val="00B22CE0"/>
    <w:rsid w:val="00B22FFE"/>
    <w:rsid w:val="00B23D6E"/>
    <w:rsid w:val="00B24C60"/>
    <w:rsid w:val="00B25AF8"/>
    <w:rsid w:val="00B25B9E"/>
    <w:rsid w:val="00B25E21"/>
    <w:rsid w:val="00B26D93"/>
    <w:rsid w:val="00B316C4"/>
    <w:rsid w:val="00B31AC8"/>
    <w:rsid w:val="00B334CD"/>
    <w:rsid w:val="00B338A4"/>
    <w:rsid w:val="00B34073"/>
    <w:rsid w:val="00B3510A"/>
    <w:rsid w:val="00B35497"/>
    <w:rsid w:val="00B375F0"/>
    <w:rsid w:val="00B3762E"/>
    <w:rsid w:val="00B37EB1"/>
    <w:rsid w:val="00B41E61"/>
    <w:rsid w:val="00B428E2"/>
    <w:rsid w:val="00B448B3"/>
    <w:rsid w:val="00B44C37"/>
    <w:rsid w:val="00B4508D"/>
    <w:rsid w:val="00B468DD"/>
    <w:rsid w:val="00B469FA"/>
    <w:rsid w:val="00B46B0D"/>
    <w:rsid w:val="00B46B5C"/>
    <w:rsid w:val="00B46CE9"/>
    <w:rsid w:val="00B47244"/>
    <w:rsid w:val="00B50636"/>
    <w:rsid w:val="00B5092B"/>
    <w:rsid w:val="00B50C94"/>
    <w:rsid w:val="00B50EB4"/>
    <w:rsid w:val="00B50EF4"/>
    <w:rsid w:val="00B51035"/>
    <w:rsid w:val="00B51079"/>
    <w:rsid w:val="00B5156B"/>
    <w:rsid w:val="00B5165A"/>
    <w:rsid w:val="00B516ED"/>
    <w:rsid w:val="00B51A73"/>
    <w:rsid w:val="00B520C3"/>
    <w:rsid w:val="00B52128"/>
    <w:rsid w:val="00B528F7"/>
    <w:rsid w:val="00B534CD"/>
    <w:rsid w:val="00B54924"/>
    <w:rsid w:val="00B54B95"/>
    <w:rsid w:val="00B54EE7"/>
    <w:rsid w:val="00B55259"/>
    <w:rsid w:val="00B55621"/>
    <w:rsid w:val="00B5603E"/>
    <w:rsid w:val="00B57826"/>
    <w:rsid w:val="00B57D1C"/>
    <w:rsid w:val="00B57D29"/>
    <w:rsid w:val="00B635A9"/>
    <w:rsid w:val="00B639CA"/>
    <w:rsid w:val="00B63B44"/>
    <w:rsid w:val="00B63F75"/>
    <w:rsid w:val="00B644DA"/>
    <w:rsid w:val="00B64B48"/>
    <w:rsid w:val="00B64CF6"/>
    <w:rsid w:val="00B65549"/>
    <w:rsid w:val="00B66B07"/>
    <w:rsid w:val="00B67033"/>
    <w:rsid w:val="00B6735F"/>
    <w:rsid w:val="00B6779C"/>
    <w:rsid w:val="00B7063F"/>
    <w:rsid w:val="00B725A7"/>
    <w:rsid w:val="00B72A32"/>
    <w:rsid w:val="00B72C77"/>
    <w:rsid w:val="00B72DE3"/>
    <w:rsid w:val="00B72F00"/>
    <w:rsid w:val="00B7307D"/>
    <w:rsid w:val="00B7386F"/>
    <w:rsid w:val="00B73929"/>
    <w:rsid w:val="00B73BE9"/>
    <w:rsid w:val="00B7481B"/>
    <w:rsid w:val="00B74A20"/>
    <w:rsid w:val="00B7540A"/>
    <w:rsid w:val="00B75BC8"/>
    <w:rsid w:val="00B769C1"/>
    <w:rsid w:val="00B76AB5"/>
    <w:rsid w:val="00B77154"/>
    <w:rsid w:val="00B77299"/>
    <w:rsid w:val="00B77371"/>
    <w:rsid w:val="00B7737D"/>
    <w:rsid w:val="00B800D4"/>
    <w:rsid w:val="00B80CF1"/>
    <w:rsid w:val="00B82634"/>
    <w:rsid w:val="00B82B07"/>
    <w:rsid w:val="00B83D79"/>
    <w:rsid w:val="00B848B3"/>
    <w:rsid w:val="00B87FDB"/>
    <w:rsid w:val="00B90770"/>
    <w:rsid w:val="00B90B2F"/>
    <w:rsid w:val="00B9169A"/>
    <w:rsid w:val="00B921DA"/>
    <w:rsid w:val="00B92224"/>
    <w:rsid w:val="00B92357"/>
    <w:rsid w:val="00B924FA"/>
    <w:rsid w:val="00B92BEF"/>
    <w:rsid w:val="00B94413"/>
    <w:rsid w:val="00B949F4"/>
    <w:rsid w:val="00B94B1F"/>
    <w:rsid w:val="00B94C2D"/>
    <w:rsid w:val="00B96B35"/>
    <w:rsid w:val="00B97CB0"/>
    <w:rsid w:val="00BA18E3"/>
    <w:rsid w:val="00BA1AC3"/>
    <w:rsid w:val="00BA2B61"/>
    <w:rsid w:val="00BA2F84"/>
    <w:rsid w:val="00BA3F97"/>
    <w:rsid w:val="00BA3FAC"/>
    <w:rsid w:val="00BA49CF"/>
    <w:rsid w:val="00BA4A3B"/>
    <w:rsid w:val="00BA4DC5"/>
    <w:rsid w:val="00BA5846"/>
    <w:rsid w:val="00BA5D40"/>
    <w:rsid w:val="00BA669D"/>
    <w:rsid w:val="00BA6BE2"/>
    <w:rsid w:val="00BA7DF4"/>
    <w:rsid w:val="00BB0B2F"/>
    <w:rsid w:val="00BB0D12"/>
    <w:rsid w:val="00BB1877"/>
    <w:rsid w:val="00BB2802"/>
    <w:rsid w:val="00BB2BC5"/>
    <w:rsid w:val="00BB34AE"/>
    <w:rsid w:val="00BB4A63"/>
    <w:rsid w:val="00BB69C3"/>
    <w:rsid w:val="00BB718A"/>
    <w:rsid w:val="00BB7398"/>
    <w:rsid w:val="00BB75A5"/>
    <w:rsid w:val="00BC0B7D"/>
    <w:rsid w:val="00BC0C40"/>
    <w:rsid w:val="00BC103D"/>
    <w:rsid w:val="00BC108E"/>
    <w:rsid w:val="00BC19A1"/>
    <w:rsid w:val="00BC2AF6"/>
    <w:rsid w:val="00BC2C26"/>
    <w:rsid w:val="00BC2F34"/>
    <w:rsid w:val="00BC3FD3"/>
    <w:rsid w:val="00BC40D6"/>
    <w:rsid w:val="00BC53A6"/>
    <w:rsid w:val="00BC5795"/>
    <w:rsid w:val="00BC6613"/>
    <w:rsid w:val="00BC6C61"/>
    <w:rsid w:val="00BC7372"/>
    <w:rsid w:val="00BC75BD"/>
    <w:rsid w:val="00BC78F2"/>
    <w:rsid w:val="00BD02A7"/>
    <w:rsid w:val="00BD0307"/>
    <w:rsid w:val="00BD09E3"/>
    <w:rsid w:val="00BD1651"/>
    <w:rsid w:val="00BD1688"/>
    <w:rsid w:val="00BD2469"/>
    <w:rsid w:val="00BD28A9"/>
    <w:rsid w:val="00BD3594"/>
    <w:rsid w:val="00BD3C39"/>
    <w:rsid w:val="00BD4AC7"/>
    <w:rsid w:val="00BD5175"/>
    <w:rsid w:val="00BD557D"/>
    <w:rsid w:val="00BD5C16"/>
    <w:rsid w:val="00BD6645"/>
    <w:rsid w:val="00BD6E33"/>
    <w:rsid w:val="00BD7544"/>
    <w:rsid w:val="00BD7C4F"/>
    <w:rsid w:val="00BD7D86"/>
    <w:rsid w:val="00BE048B"/>
    <w:rsid w:val="00BE05AD"/>
    <w:rsid w:val="00BE05D4"/>
    <w:rsid w:val="00BE0ABD"/>
    <w:rsid w:val="00BE11D6"/>
    <w:rsid w:val="00BE2284"/>
    <w:rsid w:val="00BE2CC6"/>
    <w:rsid w:val="00BE321B"/>
    <w:rsid w:val="00BE4B31"/>
    <w:rsid w:val="00BE5155"/>
    <w:rsid w:val="00BE6173"/>
    <w:rsid w:val="00BE6DB3"/>
    <w:rsid w:val="00BE73F6"/>
    <w:rsid w:val="00BE78C9"/>
    <w:rsid w:val="00BE7D30"/>
    <w:rsid w:val="00BF1F18"/>
    <w:rsid w:val="00BF20B6"/>
    <w:rsid w:val="00BF2ED5"/>
    <w:rsid w:val="00BF3633"/>
    <w:rsid w:val="00BF43CB"/>
    <w:rsid w:val="00BF48FD"/>
    <w:rsid w:val="00BF4BFE"/>
    <w:rsid w:val="00BF5C50"/>
    <w:rsid w:val="00BF5EBE"/>
    <w:rsid w:val="00BF63F0"/>
    <w:rsid w:val="00BF6930"/>
    <w:rsid w:val="00BF74A2"/>
    <w:rsid w:val="00BF7703"/>
    <w:rsid w:val="00C00132"/>
    <w:rsid w:val="00C0065B"/>
    <w:rsid w:val="00C00766"/>
    <w:rsid w:val="00C016A3"/>
    <w:rsid w:val="00C02B8F"/>
    <w:rsid w:val="00C0348E"/>
    <w:rsid w:val="00C0529B"/>
    <w:rsid w:val="00C052FD"/>
    <w:rsid w:val="00C054B4"/>
    <w:rsid w:val="00C05513"/>
    <w:rsid w:val="00C0581C"/>
    <w:rsid w:val="00C05C40"/>
    <w:rsid w:val="00C061D3"/>
    <w:rsid w:val="00C061EF"/>
    <w:rsid w:val="00C06835"/>
    <w:rsid w:val="00C07A97"/>
    <w:rsid w:val="00C10B31"/>
    <w:rsid w:val="00C10D03"/>
    <w:rsid w:val="00C10D3F"/>
    <w:rsid w:val="00C111F3"/>
    <w:rsid w:val="00C11A81"/>
    <w:rsid w:val="00C13756"/>
    <w:rsid w:val="00C141BF"/>
    <w:rsid w:val="00C15392"/>
    <w:rsid w:val="00C155E1"/>
    <w:rsid w:val="00C15F85"/>
    <w:rsid w:val="00C165EF"/>
    <w:rsid w:val="00C16766"/>
    <w:rsid w:val="00C173DF"/>
    <w:rsid w:val="00C17440"/>
    <w:rsid w:val="00C17676"/>
    <w:rsid w:val="00C20442"/>
    <w:rsid w:val="00C20A15"/>
    <w:rsid w:val="00C20FC4"/>
    <w:rsid w:val="00C211B9"/>
    <w:rsid w:val="00C2228A"/>
    <w:rsid w:val="00C22298"/>
    <w:rsid w:val="00C226AB"/>
    <w:rsid w:val="00C22BEE"/>
    <w:rsid w:val="00C24D2B"/>
    <w:rsid w:val="00C25492"/>
    <w:rsid w:val="00C272D6"/>
    <w:rsid w:val="00C27517"/>
    <w:rsid w:val="00C27A6E"/>
    <w:rsid w:val="00C30221"/>
    <w:rsid w:val="00C306EC"/>
    <w:rsid w:val="00C30EC4"/>
    <w:rsid w:val="00C3152D"/>
    <w:rsid w:val="00C3186F"/>
    <w:rsid w:val="00C31880"/>
    <w:rsid w:val="00C32309"/>
    <w:rsid w:val="00C32354"/>
    <w:rsid w:val="00C3291B"/>
    <w:rsid w:val="00C33A7E"/>
    <w:rsid w:val="00C34877"/>
    <w:rsid w:val="00C34C5D"/>
    <w:rsid w:val="00C35611"/>
    <w:rsid w:val="00C36879"/>
    <w:rsid w:val="00C36C6C"/>
    <w:rsid w:val="00C37D91"/>
    <w:rsid w:val="00C400AB"/>
    <w:rsid w:val="00C40514"/>
    <w:rsid w:val="00C407AF"/>
    <w:rsid w:val="00C4080A"/>
    <w:rsid w:val="00C4111B"/>
    <w:rsid w:val="00C412A7"/>
    <w:rsid w:val="00C4175D"/>
    <w:rsid w:val="00C42E8E"/>
    <w:rsid w:val="00C43844"/>
    <w:rsid w:val="00C45C0F"/>
    <w:rsid w:val="00C46EAD"/>
    <w:rsid w:val="00C4709D"/>
    <w:rsid w:val="00C47902"/>
    <w:rsid w:val="00C47E00"/>
    <w:rsid w:val="00C47E68"/>
    <w:rsid w:val="00C50975"/>
    <w:rsid w:val="00C519F2"/>
    <w:rsid w:val="00C51C95"/>
    <w:rsid w:val="00C51D24"/>
    <w:rsid w:val="00C526FD"/>
    <w:rsid w:val="00C52BD6"/>
    <w:rsid w:val="00C54546"/>
    <w:rsid w:val="00C54915"/>
    <w:rsid w:val="00C54C0C"/>
    <w:rsid w:val="00C55A61"/>
    <w:rsid w:val="00C55E6B"/>
    <w:rsid w:val="00C567D3"/>
    <w:rsid w:val="00C57311"/>
    <w:rsid w:val="00C573E1"/>
    <w:rsid w:val="00C57765"/>
    <w:rsid w:val="00C57B02"/>
    <w:rsid w:val="00C60570"/>
    <w:rsid w:val="00C60926"/>
    <w:rsid w:val="00C61741"/>
    <w:rsid w:val="00C61BA4"/>
    <w:rsid w:val="00C62155"/>
    <w:rsid w:val="00C633F5"/>
    <w:rsid w:val="00C63B1D"/>
    <w:rsid w:val="00C6400F"/>
    <w:rsid w:val="00C64A00"/>
    <w:rsid w:val="00C64C53"/>
    <w:rsid w:val="00C64EA1"/>
    <w:rsid w:val="00C6506B"/>
    <w:rsid w:val="00C657D0"/>
    <w:rsid w:val="00C65E1B"/>
    <w:rsid w:val="00C666C8"/>
    <w:rsid w:val="00C66FD7"/>
    <w:rsid w:val="00C6769D"/>
    <w:rsid w:val="00C67C00"/>
    <w:rsid w:val="00C70835"/>
    <w:rsid w:val="00C70B5A"/>
    <w:rsid w:val="00C70D01"/>
    <w:rsid w:val="00C70F93"/>
    <w:rsid w:val="00C71F5A"/>
    <w:rsid w:val="00C72313"/>
    <w:rsid w:val="00C729EB"/>
    <w:rsid w:val="00C741BF"/>
    <w:rsid w:val="00C74829"/>
    <w:rsid w:val="00C748AF"/>
    <w:rsid w:val="00C75469"/>
    <w:rsid w:val="00C7553F"/>
    <w:rsid w:val="00C75696"/>
    <w:rsid w:val="00C76360"/>
    <w:rsid w:val="00C76C55"/>
    <w:rsid w:val="00C778BD"/>
    <w:rsid w:val="00C80A0A"/>
    <w:rsid w:val="00C80CF5"/>
    <w:rsid w:val="00C80F2A"/>
    <w:rsid w:val="00C812BB"/>
    <w:rsid w:val="00C81782"/>
    <w:rsid w:val="00C8321A"/>
    <w:rsid w:val="00C83342"/>
    <w:rsid w:val="00C83C7A"/>
    <w:rsid w:val="00C83DE5"/>
    <w:rsid w:val="00C8424D"/>
    <w:rsid w:val="00C84971"/>
    <w:rsid w:val="00C84C78"/>
    <w:rsid w:val="00C85F41"/>
    <w:rsid w:val="00C8612C"/>
    <w:rsid w:val="00C86310"/>
    <w:rsid w:val="00C86414"/>
    <w:rsid w:val="00C916C1"/>
    <w:rsid w:val="00C91D51"/>
    <w:rsid w:val="00C92240"/>
    <w:rsid w:val="00C922FD"/>
    <w:rsid w:val="00C92DAC"/>
    <w:rsid w:val="00C932C4"/>
    <w:rsid w:val="00C93861"/>
    <w:rsid w:val="00C93B99"/>
    <w:rsid w:val="00C96B54"/>
    <w:rsid w:val="00C96FE1"/>
    <w:rsid w:val="00C97453"/>
    <w:rsid w:val="00C97534"/>
    <w:rsid w:val="00C9758B"/>
    <w:rsid w:val="00C97CC8"/>
    <w:rsid w:val="00C97D6C"/>
    <w:rsid w:val="00CA0536"/>
    <w:rsid w:val="00CA0CDA"/>
    <w:rsid w:val="00CA1759"/>
    <w:rsid w:val="00CA1D0F"/>
    <w:rsid w:val="00CA2533"/>
    <w:rsid w:val="00CA2640"/>
    <w:rsid w:val="00CA341C"/>
    <w:rsid w:val="00CA47DF"/>
    <w:rsid w:val="00CA4861"/>
    <w:rsid w:val="00CA4F9F"/>
    <w:rsid w:val="00CA572C"/>
    <w:rsid w:val="00CA5EBC"/>
    <w:rsid w:val="00CA6126"/>
    <w:rsid w:val="00CA6C29"/>
    <w:rsid w:val="00CA73AD"/>
    <w:rsid w:val="00CA78DB"/>
    <w:rsid w:val="00CB0283"/>
    <w:rsid w:val="00CB0CE7"/>
    <w:rsid w:val="00CB1388"/>
    <w:rsid w:val="00CB1BE6"/>
    <w:rsid w:val="00CB2951"/>
    <w:rsid w:val="00CB2F7F"/>
    <w:rsid w:val="00CB3487"/>
    <w:rsid w:val="00CB369C"/>
    <w:rsid w:val="00CB3B67"/>
    <w:rsid w:val="00CB3E7E"/>
    <w:rsid w:val="00CB4181"/>
    <w:rsid w:val="00CB45B0"/>
    <w:rsid w:val="00CB4625"/>
    <w:rsid w:val="00CB530E"/>
    <w:rsid w:val="00CB55D1"/>
    <w:rsid w:val="00CB5D66"/>
    <w:rsid w:val="00CB6942"/>
    <w:rsid w:val="00CB6E9C"/>
    <w:rsid w:val="00CB7708"/>
    <w:rsid w:val="00CB7C5C"/>
    <w:rsid w:val="00CC02CC"/>
    <w:rsid w:val="00CC09B3"/>
    <w:rsid w:val="00CC0AA6"/>
    <w:rsid w:val="00CC0F69"/>
    <w:rsid w:val="00CC12AD"/>
    <w:rsid w:val="00CC1AD4"/>
    <w:rsid w:val="00CC2028"/>
    <w:rsid w:val="00CC2347"/>
    <w:rsid w:val="00CC2F72"/>
    <w:rsid w:val="00CC342A"/>
    <w:rsid w:val="00CC3439"/>
    <w:rsid w:val="00CC4031"/>
    <w:rsid w:val="00CC430B"/>
    <w:rsid w:val="00CC43F2"/>
    <w:rsid w:val="00CC52BE"/>
    <w:rsid w:val="00CC5961"/>
    <w:rsid w:val="00CC5B10"/>
    <w:rsid w:val="00CC5E41"/>
    <w:rsid w:val="00CC6353"/>
    <w:rsid w:val="00CC6E31"/>
    <w:rsid w:val="00CD111A"/>
    <w:rsid w:val="00CD2A68"/>
    <w:rsid w:val="00CD2D84"/>
    <w:rsid w:val="00CD3B1A"/>
    <w:rsid w:val="00CD428B"/>
    <w:rsid w:val="00CD5418"/>
    <w:rsid w:val="00CD54C1"/>
    <w:rsid w:val="00CD58D4"/>
    <w:rsid w:val="00CD7919"/>
    <w:rsid w:val="00CD7E46"/>
    <w:rsid w:val="00CE0AE8"/>
    <w:rsid w:val="00CE2469"/>
    <w:rsid w:val="00CE2834"/>
    <w:rsid w:val="00CE3081"/>
    <w:rsid w:val="00CE3A1D"/>
    <w:rsid w:val="00CE5D45"/>
    <w:rsid w:val="00CE5E95"/>
    <w:rsid w:val="00CE6452"/>
    <w:rsid w:val="00CE64C2"/>
    <w:rsid w:val="00CE6598"/>
    <w:rsid w:val="00CE69D2"/>
    <w:rsid w:val="00CE6C51"/>
    <w:rsid w:val="00CE6F2B"/>
    <w:rsid w:val="00CF0817"/>
    <w:rsid w:val="00CF0886"/>
    <w:rsid w:val="00CF0914"/>
    <w:rsid w:val="00CF1279"/>
    <w:rsid w:val="00CF1FF1"/>
    <w:rsid w:val="00CF21BE"/>
    <w:rsid w:val="00CF28EE"/>
    <w:rsid w:val="00CF33BF"/>
    <w:rsid w:val="00CF4FCA"/>
    <w:rsid w:val="00CF58B8"/>
    <w:rsid w:val="00CF6993"/>
    <w:rsid w:val="00CF7998"/>
    <w:rsid w:val="00CF79EA"/>
    <w:rsid w:val="00D0006C"/>
    <w:rsid w:val="00D01A2D"/>
    <w:rsid w:val="00D01C7B"/>
    <w:rsid w:val="00D02A6D"/>
    <w:rsid w:val="00D02BF3"/>
    <w:rsid w:val="00D03DBD"/>
    <w:rsid w:val="00D05195"/>
    <w:rsid w:val="00D05A8E"/>
    <w:rsid w:val="00D05D89"/>
    <w:rsid w:val="00D061D7"/>
    <w:rsid w:val="00D06526"/>
    <w:rsid w:val="00D06A79"/>
    <w:rsid w:val="00D06CC8"/>
    <w:rsid w:val="00D06E86"/>
    <w:rsid w:val="00D0712B"/>
    <w:rsid w:val="00D07A81"/>
    <w:rsid w:val="00D07D44"/>
    <w:rsid w:val="00D10091"/>
    <w:rsid w:val="00D103E7"/>
    <w:rsid w:val="00D107FF"/>
    <w:rsid w:val="00D110E7"/>
    <w:rsid w:val="00D114E9"/>
    <w:rsid w:val="00D11EBA"/>
    <w:rsid w:val="00D12C4F"/>
    <w:rsid w:val="00D12E42"/>
    <w:rsid w:val="00D131A7"/>
    <w:rsid w:val="00D1343B"/>
    <w:rsid w:val="00D13FAC"/>
    <w:rsid w:val="00D146D7"/>
    <w:rsid w:val="00D158A7"/>
    <w:rsid w:val="00D15C9C"/>
    <w:rsid w:val="00D15E8A"/>
    <w:rsid w:val="00D16431"/>
    <w:rsid w:val="00D164B0"/>
    <w:rsid w:val="00D1711D"/>
    <w:rsid w:val="00D17745"/>
    <w:rsid w:val="00D17B8F"/>
    <w:rsid w:val="00D20557"/>
    <w:rsid w:val="00D210B7"/>
    <w:rsid w:val="00D2128A"/>
    <w:rsid w:val="00D21D15"/>
    <w:rsid w:val="00D21E05"/>
    <w:rsid w:val="00D21F73"/>
    <w:rsid w:val="00D2274A"/>
    <w:rsid w:val="00D22C22"/>
    <w:rsid w:val="00D22ED5"/>
    <w:rsid w:val="00D23BCD"/>
    <w:rsid w:val="00D25808"/>
    <w:rsid w:val="00D25B7E"/>
    <w:rsid w:val="00D2602A"/>
    <w:rsid w:val="00D26CC3"/>
    <w:rsid w:val="00D270DB"/>
    <w:rsid w:val="00D27378"/>
    <w:rsid w:val="00D27D5F"/>
    <w:rsid w:val="00D304F1"/>
    <w:rsid w:val="00D30814"/>
    <w:rsid w:val="00D317FE"/>
    <w:rsid w:val="00D31BF8"/>
    <w:rsid w:val="00D31E0B"/>
    <w:rsid w:val="00D329AD"/>
    <w:rsid w:val="00D32FD4"/>
    <w:rsid w:val="00D33440"/>
    <w:rsid w:val="00D33D3E"/>
    <w:rsid w:val="00D34909"/>
    <w:rsid w:val="00D356E9"/>
    <w:rsid w:val="00D37AA1"/>
    <w:rsid w:val="00D4048E"/>
    <w:rsid w:val="00D40808"/>
    <w:rsid w:val="00D40F2B"/>
    <w:rsid w:val="00D41439"/>
    <w:rsid w:val="00D42FFD"/>
    <w:rsid w:val="00D435F4"/>
    <w:rsid w:val="00D452EC"/>
    <w:rsid w:val="00D4631B"/>
    <w:rsid w:val="00D468BA"/>
    <w:rsid w:val="00D47E8A"/>
    <w:rsid w:val="00D51415"/>
    <w:rsid w:val="00D52BE4"/>
    <w:rsid w:val="00D530C4"/>
    <w:rsid w:val="00D5344F"/>
    <w:rsid w:val="00D53AB1"/>
    <w:rsid w:val="00D550F4"/>
    <w:rsid w:val="00D55679"/>
    <w:rsid w:val="00D5631E"/>
    <w:rsid w:val="00D56AEF"/>
    <w:rsid w:val="00D5795E"/>
    <w:rsid w:val="00D610D7"/>
    <w:rsid w:val="00D627A5"/>
    <w:rsid w:val="00D6402B"/>
    <w:rsid w:val="00D64A27"/>
    <w:rsid w:val="00D64F6A"/>
    <w:rsid w:val="00D652C1"/>
    <w:rsid w:val="00D653F6"/>
    <w:rsid w:val="00D66219"/>
    <w:rsid w:val="00D665A7"/>
    <w:rsid w:val="00D6709F"/>
    <w:rsid w:val="00D70E2F"/>
    <w:rsid w:val="00D73AB1"/>
    <w:rsid w:val="00D73B27"/>
    <w:rsid w:val="00D73D8E"/>
    <w:rsid w:val="00D73F8F"/>
    <w:rsid w:val="00D74195"/>
    <w:rsid w:val="00D74198"/>
    <w:rsid w:val="00D74842"/>
    <w:rsid w:val="00D749AE"/>
    <w:rsid w:val="00D74EAE"/>
    <w:rsid w:val="00D75286"/>
    <w:rsid w:val="00D75DAB"/>
    <w:rsid w:val="00D76433"/>
    <w:rsid w:val="00D76741"/>
    <w:rsid w:val="00D77596"/>
    <w:rsid w:val="00D80796"/>
    <w:rsid w:val="00D80AA0"/>
    <w:rsid w:val="00D810E0"/>
    <w:rsid w:val="00D81941"/>
    <w:rsid w:val="00D82FF7"/>
    <w:rsid w:val="00D8345F"/>
    <w:rsid w:val="00D83626"/>
    <w:rsid w:val="00D848C7"/>
    <w:rsid w:val="00D84D8B"/>
    <w:rsid w:val="00D855C5"/>
    <w:rsid w:val="00D859BC"/>
    <w:rsid w:val="00D85A24"/>
    <w:rsid w:val="00D8625E"/>
    <w:rsid w:val="00D8651D"/>
    <w:rsid w:val="00D86710"/>
    <w:rsid w:val="00D86A32"/>
    <w:rsid w:val="00D86E4E"/>
    <w:rsid w:val="00D91262"/>
    <w:rsid w:val="00D92DED"/>
    <w:rsid w:val="00D93816"/>
    <w:rsid w:val="00D94365"/>
    <w:rsid w:val="00D9440E"/>
    <w:rsid w:val="00D94BEA"/>
    <w:rsid w:val="00D95001"/>
    <w:rsid w:val="00D96794"/>
    <w:rsid w:val="00D96A7A"/>
    <w:rsid w:val="00D976FB"/>
    <w:rsid w:val="00DA0602"/>
    <w:rsid w:val="00DA08F2"/>
    <w:rsid w:val="00DA115F"/>
    <w:rsid w:val="00DA126F"/>
    <w:rsid w:val="00DA14FF"/>
    <w:rsid w:val="00DA1D6A"/>
    <w:rsid w:val="00DA2375"/>
    <w:rsid w:val="00DA2FEB"/>
    <w:rsid w:val="00DA333F"/>
    <w:rsid w:val="00DA36A4"/>
    <w:rsid w:val="00DA3816"/>
    <w:rsid w:val="00DA3A36"/>
    <w:rsid w:val="00DA3AC1"/>
    <w:rsid w:val="00DA42CB"/>
    <w:rsid w:val="00DA51A3"/>
    <w:rsid w:val="00DA54FA"/>
    <w:rsid w:val="00DA5BDC"/>
    <w:rsid w:val="00DA5BE4"/>
    <w:rsid w:val="00DA64D4"/>
    <w:rsid w:val="00DA6BE7"/>
    <w:rsid w:val="00DA6E8B"/>
    <w:rsid w:val="00DA71A0"/>
    <w:rsid w:val="00DA78FA"/>
    <w:rsid w:val="00DA7CD9"/>
    <w:rsid w:val="00DB0252"/>
    <w:rsid w:val="00DB0F81"/>
    <w:rsid w:val="00DB141F"/>
    <w:rsid w:val="00DB17CE"/>
    <w:rsid w:val="00DB1EB7"/>
    <w:rsid w:val="00DB273D"/>
    <w:rsid w:val="00DB2DB8"/>
    <w:rsid w:val="00DB347D"/>
    <w:rsid w:val="00DB37B3"/>
    <w:rsid w:val="00DB413D"/>
    <w:rsid w:val="00DB5028"/>
    <w:rsid w:val="00DB564A"/>
    <w:rsid w:val="00DB74CD"/>
    <w:rsid w:val="00DB7712"/>
    <w:rsid w:val="00DC02EB"/>
    <w:rsid w:val="00DC1321"/>
    <w:rsid w:val="00DC1CA5"/>
    <w:rsid w:val="00DC1D95"/>
    <w:rsid w:val="00DC3242"/>
    <w:rsid w:val="00DC38A3"/>
    <w:rsid w:val="00DC51F3"/>
    <w:rsid w:val="00DC55C0"/>
    <w:rsid w:val="00DC597D"/>
    <w:rsid w:val="00DC64E3"/>
    <w:rsid w:val="00DC76BE"/>
    <w:rsid w:val="00DD0878"/>
    <w:rsid w:val="00DD134A"/>
    <w:rsid w:val="00DD1725"/>
    <w:rsid w:val="00DD2A8C"/>
    <w:rsid w:val="00DD2DC1"/>
    <w:rsid w:val="00DD38C3"/>
    <w:rsid w:val="00DD444B"/>
    <w:rsid w:val="00DD4E4C"/>
    <w:rsid w:val="00DD50C9"/>
    <w:rsid w:val="00DD5F70"/>
    <w:rsid w:val="00DD6929"/>
    <w:rsid w:val="00DD701E"/>
    <w:rsid w:val="00DD71E7"/>
    <w:rsid w:val="00DD7234"/>
    <w:rsid w:val="00DD7B69"/>
    <w:rsid w:val="00DD7E30"/>
    <w:rsid w:val="00DE151B"/>
    <w:rsid w:val="00DE1539"/>
    <w:rsid w:val="00DE1994"/>
    <w:rsid w:val="00DE2029"/>
    <w:rsid w:val="00DE2BB1"/>
    <w:rsid w:val="00DE304D"/>
    <w:rsid w:val="00DE361B"/>
    <w:rsid w:val="00DE3873"/>
    <w:rsid w:val="00DE3F62"/>
    <w:rsid w:val="00DE4355"/>
    <w:rsid w:val="00DE52D2"/>
    <w:rsid w:val="00DE5D7F"/>
    <w:rsid w:val="00DE6103"/>
    <w:rsid w:val="00DE6142"/>
    <w:rsid w:val="00DE68CE"/>
    <w:rsid w:val="00DE6B22"/>
    <w:rsid w:val="00DE6CF8"/>
    <w:rsid w:val="00DF017E"/>
    <w:rsid w:val="00DF0730"/>
    <w:rsid w:val="00DF1604"/>
    <w:rsid w:val="00DF179C"/>
    <w:rsid w:val="00DF1BAD"/>
    <w:rsid w:val="00DF2159"/>
    <w:rsid w:val="00DF2308"/>
    <w:rsid w:val="00DF2411"/>
    <w:rsid w:val="00DF27C9"/>
    <w:rsid w:val="00DF36F9"/>
    <w:rsid w:val="00DF389E"/>
    <w:rsid w:val="00DF39A9"/>
    <w:rsid w:val="00DF39E5"/>
    <w:rsid w:val="00DF3AD2"/>
    <w:rsid w:val="00DF43B7"/>
    <w:rsid w:val="00DF4C15"/>
    <w:rsid w:val="00DF5AB3"/>
    <w:rsid w:val="00DF6C5F"/>
    <w:rsid w:val="00DF75D6"/>
    <w:rsid w:val="00E004AD"/>
    <w:rsid w:val="00E011A1"/>
    <w:rsid w:val="00E01E6B"/>
    <w:rsid w:val="00E02140"/>
    <w:rsid w:val="00E025D2"/>
    <w:rsid w:val="00E0272C"/>
    <w:rsid w:val="00E02FFD"/>
    <w:rsid w:val="00E0406E"/>
    <w:rsid w:val="00E041D6"/>
    <w:rsid w:val="00E04736"/>
    <w:rsid w:val="00E04E02"/>
    <w:rsid w:val="00E06AEF"/>
    <w:rsid w:val="00E07957"/>
    <w:rsid w:val="00E1018E"/>
    <w:rsid w:val="00E1019E"/>
    <w:rsid w:val="00E10DDD"/>
    <w:rsid w:val="00E110BD"/>
    <w:rsid w:val="00E1154D"/>
    <w:rsid w:val="00E115CC"/>
    <w:rsid w:val="00E11C09"/>
    <w:rsid w:val="00E11CF1"/>
    <w:rsid w:val="00E124AF"/>
    <w:rsid w:val="00E129E0"/>
    <w:rsid w:val="00E13055"/>
    <w:rsid w:val="00E144FE"/>
    <w:rsid w:val="00E14703"/>
    <w:rsid w:val="00E14C7F"/>
    <w:rsid w:val="00E151DF"/>
    <w:rsid w:val="00E15B51"/>
    <w:rsid w:val="00E17FB9"/>
    <w:rsid w:val="00E20899"/>
    <w:rsid w:val="00E20CD7"/>
    <w:rsid w:val="00E2163B"/>
    <w:rsid w:val="00E221BD"/>
    <w:rsid w:val="00E23739"/>
    <w:rsid w:val="00E23D5C"/>
    <w:rsid w:val="00E23F30"/>
    <w:rsid w:val="00E24399"/>
    <w:rsid w:val="00E2445D"/>
    <w:rsid w:val="00E24F41"/>
    <w:rsid w:val="00E25AFF"/>
    <w:rsid w:val="00E25B4A"/>
    <w:rsid w:val="00E26452"/>
    <w:rsid w:val="00E26C24"/>
    <w:rsid w:val="00E271F2"/>
    <w:rsid w:val="00E27767"/>
    <w:rsid w:val="00E304E1"/>
    <w:rsid w:val="00E30538"/>
    <w:rsid w:val="00E3064D"/>
    <w:rsid w:val="00E30728"/>
    <w:rsid w:val="00E308AE"/>
    <w:rsid w:val="00E318D3"/>
    <w:rsid w:val="00E32952"/>
    <w:rsid w:val="00E34AE0"/>
    <w:rsid w:val="00E359E2"/>
    <w:rsid w:val="00E36202"/>
    <w:rsid w:val="00E37041"/>
    <w:rsid w:val="00E370A6"/>
    <w:rsid w:val="00E3724C"/>
    <w:rsid w:val="00E40017"/>
    <w:rsid w:val="00E40109"/>
    <w:rsid w:val="00E421B2"/>
    <w:rsid w:val="00E42B22"/>
    <w:rsid w:val="00E42F6E"/>
    <w:rsid w:val="00E4387C"/>
    <w:rsid w:val="00E43EA5"/>
    <w:rsid w:val="00E444E1"/>
    <w:rsid w:val="00E447B6"/>
    <w:rsid w:val="00E44E4D"/>
    <w:rsid w:val="00E463B8"/>
    <w:rsid w:val="00E471C7"/>
    <w:rsid w:val="00E4793C"/>
    <w:rsid w:val="00E47DDB"/>
    <w:rsid w:val="00E50312"/>
    <w:rsid w:val="00E50610"/>
    <w:rsid w:val="00E5204A"/>
    <w:rsid w:val="00E5240C"/>
    <w:rsid w:val="00E5276C"/>
    <w:rsid w:val="00E53548"/>
    <w:rsid w:val="00E53678"/>
    <w:rsid w:val="00E53694"/>
    <w:rsid w:val="00E53C7F"/>
    <w:rsid w:val="00E550EB"/>
    <w:rsid w:val="00E553A8"/>
    <w:rsid w:val="00E55F7F"/>
    <w:rsid w:val="00E56212"/>
    <w:rsid w:val="00E56792"/>
    <w:rsid w:val="00E60AB8"/>
    <w:rsid w:val="00E60C13"/>
    <w:rsid w:val="00E6143D"/>
    <w:rsid w:val="00E61C21"/>
    <w:rsid w:val="00E62B71"/>
    <w:rsid w:val="00E62ECC"/>
    <w:rsid w:val="00E64268"/>
    <w:rsid w:val="00E64BDB"/>
    <w:rsid w:val="00E64D86"/>
    <w:rsid w:val="00E657D4"/>
    <w:rsid w:val="00E665D4"/>
    <w:rsid w:val="00E6684F"/>
    <w:rsid w:val="00E66A78"/>
    <w:rsid w:val="00E66F69"/>
    <w:rsid w:val="00E671A4"/>
    <w:rsid w:val="00E701B5"/>
    <w:rsid w:val="00E70620"/>
    <w:rsid w:val="00E715E0"/>
    <w:rsid w:val="00E722D3"/>
    <w:rsid w:val="00E73868"/>
    <w:rsid w:val="00E73B5E"/>
    <w:rsid w:val="00E7428D"/>
    <w:rsid w:val="00E74BC2"/>
    <w:rsid w:val="00E75112"/>
    <w:rsid w:val="00E7610D"/>
    <w:rsid w:val="00E76EB9"/>
    <w:rsid w:val="00E8041E"/>
    <w:rsid w:val="00E826C9"/>
    <w:rsid w:val="00E82975"/>
    <w:rsid w:val="00E84C17"/>
    <w:rsid w:val="00E84CB7"/>
    <w:rsid w:val="00E84E02"/>
    <w:rsid w:val="00E8549E"/>
    <w:rsid w:val="00E855BB"/>
    <w:rsid w:val="00E85696"/>
    <w:rsid w:val="00E85A33"/>
    <w:rsid w:val="00E85DEF"/>
    <w:rsid w:val="00E861F8"/>
    <w:rsid w:val="00E86A98"/>
    <w:rsid w:val="00E912C7"/>
    <w:rsid w:val="00E91A92"/>
    <w:rsid w:val="00E92D6A"/>
    <w:rsid w:val="00E93A24"/>
    <w:rsid w:val="00E94327"/>
    <w:rsid w:val="00E948C0"/>
    <w:rsid w:val="00E94F87"/>
    <w:rsid w:val="00E962F2"/>
    <w:rsid w:val="00E969F0"/>
    <w:rsid w:val="00E9750F"/>
    <w:rsid w:val="00E9780D"/>
    <w:rsid w:val="00EA1727"/>
    <w:rsid w:val="00EA23D1"/>
    <w:rsid w:val="00EA3954"/>
    <w:rsid w:val="00EA48A2"/>
    <w:rsid w:val="00EA54A7"/>
    <w:rsid w:val="00EA55C6"/>
    <w:rsid w:val="00EA5667"/>
    <w:rsid w:val="00EA5DCE"/>
    <w:rsid w:val="00EA66C8"/>
    <w:rsid w:val="00EA6A8F"/>
    <w:rsid w:val="00EB0A57"/>
    <w:rsid w:val="00EB0CA7"/>
    <w:rsid w:val="00EB1272"/>
    <w:rsid w:val="00EB1DC0"/>
    <w:rsid w:val="00EB23C3"/>
    <w:rsid w:val="00EB2C10"/>
    <w:rsid w:val="00EB2CFE"/>
    <w:rsid w:val="00EB341F"/>
    <w:rsid w:val="00EB3D5E"/>
    <w:rsid w:val="00EB40B5"/>
    <w:rsid w:val="00EB4196"/>
    <w:rsid w:val="00EB4D74"/>
    <w:rsid w:val="00EB5EB0"/>
    <w:rsid w:val="00EB6BBC"/>
    <w:rsid w:val="00EB6E33"/>
    <w:rsid w:val="00EB7197"/>
    <w:rsid w:val="00EB7F8D"/>
    <w:rsid w:val="00EC0670"/>
    <w:rsid w:val="00EC0A3B"/>
    <w:rsid w:val="00EC13B1"/>
    <w:rsid w:val="00EC3595"/>
    <w:rsid w:val="00EC3834"/>
    <w:rsid w:val="00EC3E56"/>
    <w:rsid w:val="00EC5A07"/>
    <w:rsid w:val="00EC5EEB"/>
    <w:rsid w:val="00EC656A"/>
    <w:rsid w:val="00EC6D29"/>
    <w:rsid w:val="00ED092B"/>
    <w:rsid w:val="00ED1146"/>
    <w:rsid w:val="00ED1615"/>
    <w:rsid w:val="00ED19CC"/>
    <w:rsid w:val="00ED2770"/>
    <w:rsid w:val="00ED292D"/>
    <w:rsid w:val="00ED2B92"/>
    <w:rsid w:val="00ED30DB"/>
    <w:rsid w:val="00ED30EB"/>
    <w:rsid w:val="00ED33B6"/>
    <w:rsid w:val="00ED44DD"/>
    <w:rsid w:val="00ED4723"/>
    <w:rsid w:val="00ED508B"/>
    <w:rsid w:val="00ED52A4"/>
    <w:rsid w:val="00ED5628"/>
    <w:rsid w:val="00ED569C"/>
    <w:rsid w:val="00ED5B81"/>
    <w:rsid w:val="00ED5D3C"/>
    <w:rsid w:val="00ED638F"/>
    <w:rsid w:val="00ED7C81"/>
    <w:rsid w:val="00EE0926"/>
    <w:rsid w:val="00EE1C61"/>
    <w:rsid w:val="00EE1FFF"/>
    <w:rsid w:val="00EE25DD"/>
    <w:rsid w:val="00EE2769"/>
    <w:rsid w:val="00EE3955"/>
    <w:rsid w:val="00EE3D6D"/>
    <w:rsid w:val="00EE41A1"/>
    <w:rsid w:val="00EE483B"/>
    <w:rsid w:val="00EE567D"/>
    <w:rsid w:val="00EE5D3C"/>
    <w:rsid w:val="00EE6B98"/>
    <w:rsid w:val="00EE7AD7"/>
    <w:rsid w:val="00EE7F3F"/>
    <w:rsid w:val="00EF077D"/>
    <w:rsid w:val="00EF2B89"/>
    <w:rsid w:val="00EF403C"/>
    <w:rsid w:val="00EF4F1C"/>
    <w:rsid w:val="00EF53E5"/>
    <w:rsid w:val="00EF557A"/>
    <w:rsid w:val="00EF5751"/>
    <w:rsid w:val="00EF5B3B"/>
    <w:rsid w:val="00EF6A9A"/>
    <w:rsid w:val="00EF6C72"/>
    <w:rsid w:val="00EF70B4"/>
    <w:rsid w:val="00EF7596"/>
    <w:rsid w:val="00EF7927"/>
    <w:rsid w:val="00EF792E"/>
    <w:rsid w:val="00F00DD5"/>
    <w:rsid w:val="00F013AC"/>
    <w:rsid w:val="00F017A5"/>
    <w:rsid w:val="00F02D56"/>
    <w:rsid w:val="00F02F52"/>
    <w:rsid w:val="00F03A33"/>
    <w:rsid w:val="00F0413B"/>
    <w:rsid w:val="00F047DC"/>
    <w:rsid w:val="00F04C27"/>
    <w:rsid w:val="00F04C73"/>
    <w:rsid w:val="00F0594D"/>
    <w:rsid w:val="00F06076"/>
    <w:rsid w:val="00F06D6A"/>
    <w:rsid w:val="00F0771B"/>
    <w:rsid w:val="00F07B2B"/>
    <w:rsid w:val="00F07E52"/>
    <w:rsid w:val="00F104A5"/>
    <w:rsid w:val="00F10B8D"/>
    <w:rsid w:val="00F11331"/>
    <w:rsid w:val="00F11722"/>
    <w:rsid w:val="00F11FD1"/>
    <w:rsid w:val="00F12F93"/>
    <w:rsid w:val="00F142C5"/>
    <w:rsid w:val="00F149CF"/>
    <w:rsid w:val="00F150F3"/>
    <w:rsid w:val="00F15105"/>
    <w:rsid w:val="00F15469"/>
    <w:rsid w:val="00F15C51"/>
    <w:rsid w:val="00F16338"/>
    <w:rsid w:val="00F177F0"/>
    <w:rsid w:val="00F2076F"/>
    <w:rsid w:val="00F20EC1"/>
    <w:rsid w:val="00F21170"/>
    <w:rsid w:val="00F2293F"/>
    <w:rsid w:val="00F22DC7"/>
    <w:rsid w:val="00F23259"/>
    <w:rsid w:val="00F23288"/>
    <w:rsid w:val="00F23E61"/>
    <w:rsid w:val="00F24138"/>
    <w:rsid w:val="00F24666"/>
    <w:rsid w:val="00F24E56"/>
    <w:rsid w:val="00F25071"/>
    <w:rsid w:val="00F25D30"/>
    <w:rsid w:val="00F26420"/>
    <w:rsid w:val="00F27694"/>
    <w:rsid w:val="00F27831"/>
    <w:rsid w:val="00F3038D"/>
    <w:rsid w:val="00F308B6"/>
    <w:rsid w:val="00F30A02"/>
    <w:rsid w:val="00F31E48"/>
    <w:rsid w:val="00F326A7"/>
    <w:rsid w:val="00F33294"/>
    <w:rsid w:val="00F33C77"/>
    <w:rsid w:val="00F346F7"/>
    <w:rsid w:val="00F35087"/>
    <w:rsid w:val="00F35ADF"/>
    <w:rsid w:val="00F35B90"/>
    <w:rsid w:val="00F35C0B"/>
    <w:rsid w:val="00F37115"/>
    <w:rsid w:val="00F3718B"/>
    <w:rsid w:val="00F376EE"/>
    <w:rsid w:val="00F37CB0"/>
    <w:rsid w:val="00F405D7"/>
    <w:rsid w:val="00F406A3"/>
    <w:rsid w:val="00F40977"/>
    <w:rsid w:val="00F40DDC"/>
    <w:rsid w:val="00F413F5"/>
    <w:rsid w:val="00F433B8"/>
    <w:rsid w:val="00F43D19"/>
    <w:rsid w:val="00F43EB2"/>
    <w:rsid w:val="00F443A5"/>
    <w:rsid w:val="00F44DE5"/>
    <w:rsid w:val="00F455BF"/>
    <w:rsid w:val="00F460BB"/>
    <w:rsid w:val="00F46633"/>
    <w:rsid w:val="00F46EA2"/>
    <w:rsid w:val="00F503E3"/>
    <w:rsid w:val="00F50D5F"/>
    <w:rsid w:val="00F50E04"/>
    <w:rsid w:val="00F50ED0"/>
    <w:rsid w:val="00F51B38"/>
    <w:rsid w:val="00F51E2C"/>
    <w:rsid w:val="00F52455"/>
    <w:rsid w:val="00F52513"/>
    <w:rsid w:val="00F527D0"/>
    <w:rsid w:val="00F53620"/>
    <w:rsid w:val="00F5454A"/>
    <w:rsid w:val="00F558C5"/>
    <w:rsid w:val="00F55BC8"/>
    <w:rsid w:val="00F55C81"/>
    <w:rsid w:val="00F561C1"/>
    <w:rsid w:val="00F56AAC"/>
    <w:rsid w:val="00F56CDF"/>
    <w:rsid w:val="00F5709C"/>
    <w:rsid w:val="00F57474"/>
    <w:rsid w:val="00F57907"/>
    <w:rsid w:val="00F60E3F"/>
    <w:rsid w:val="00F610C0"/>
    <w:rsid w:val="00F62311"/>
    <w:rsid w:val="00F634CE"/>
    <w:rsid w:val="00F637D7"/>
    <w:rsid w:val="00F64358"/>
    <w:rsid w:val="00F644D1"/>
    <w:rsid w:val="00F6630E"/>
    <w:rsid w:val="00F66695"/>
    <w:rsid w:val="00F66CFE"/>
    <w:rsid w:val="00F671EC"/>
    <w:rsid w:val="00F6722C"/>
    <w:rsid w:val="00F70D4A"/>
    <w:rsid w:val="00F7112E"/>
    <w:rsid w:val="00F71903"/>
    <w:rsid w:val="00F71FF3"/>
    <w:rsid w:val="00F72889"/>
    <w:rsid w:val="00F73371"/>
    <w:rsid w:val="00F745BD"/>
    <w:rsid w:val="00F748E2"/>
    <w:rsid w:val="00F74BE6"/>
    <w:rsid w:val="00F76005"/>
    <w:rsid w:val="00F76168"/>
    <w:rsid w:val="00F763AE"/>
    <w:rsid w:val="00F76989"/>
    <w:rsid w:val="00F76A2D"/>
    <w:rsid w:val="00F773F9"/>
    <w:rsid w:val="00F77824"/>
    <w:rsid w:val="00F77DD5"/>
    <w:rsid w:val="00F82138"/>
    <w:rsid w:val="00F82F08"/>
    <w:rsid w:val="00F8305A"/>
    <w:rsid w:val="00F830E9"/>
    <w:rsid w:val="00F8376A"/>
    <w:rsid w:val="00F83979"/>
    <w:rsid w:val="00F8425B"/>
    <w:rsid w:val="00F84672"/>
    <w:rsid w:val="00F86BEA"/>
    <w:rsid w:val="00F86DDF"/>
    <w:rsid w:val="00F8783E"/>
    <w:rsid w:val="00F879B1"/>
    <w:rsid w:val="00F90489"/>
    <w:rsid w:val="00F91D68"/>
    <w:rsid w:val="00F92625"/>
    <w:rsid w:val="00F945B4"/>
    <w:rsid w:val="00F94C97"/>
    <w:rsid w:val="00F94DF0"/>
    <w:rsid w:val="00F94EDC"/>
    <w:rsid w:val="00F951E9"/>
    <w:rsid w:val="00F95894"/>
    <w:rsid w:val="00F95E32"/>
    <w:rsid w:val="00F96F3F"/>
    <w:rsid w:val="00F97C61"/>
    <w:rsid w:val="00FA0920"/>
    <w:rsid w:val="00FA11CD"/>
    <w:rsid w:val="00FA16C2"/>
    <w:rsid w:val="00FA232B"/>
    <w:rsid w:val="00FA3013"/>
    <w:rsid w:val="00FA31DD"/>
    <w:rsid w:val="00FA418B"/>
    <w:rsid w:val="00FA53F1"/>
    <w:rsid w:val="00FA5D24"/>
    <w:rsid w:val="00FA5F98"/>
    <w:rsid w:val="00FB091F"/>
    <w:rsid w:val="00FB0BC5"/>
    <w:rsid w:val="00FB1714"/>
    <w:rsid w:val="00FB22C7"/>
    <w:rsid w:val="00FB27A0"/>
    <w:rsid w:val="00FB301B"/>
    <w:rsid w:val="00FB464F"/>
    <w:rsid w:val="00FB4E70"/>
    <w:rsid w:val="00FB4E98"/>
    <w:rsid w:val="00FB4ECC"/>
    <w:rsid w:val="00FB598B"/>
    <w:rsid w:val="00FB6218"/>
    <w:rsid w:val="00FB691E"/>
    <w:rsid w:val="00FB694D"/>
    <w:rsid w:val="00FB6B1F"/>
    <w:rsid w:val="00FB6F82"/>
    <w:rsid w:val="00FC01DD"/>
    <w:rsid w:val="00FC0389"/>
    <w:rsid w:val="00FC09A8"/>
    <w:rsid w:val="00FC2D21"/>
    <w:rsid w:val="00FC327B"/>
    <w:rsid w:val="00FC3918"/>
    <w:rsid w:val="00FC404D"/>
    <w:rsid w:val="00FC4D7A"/>
    <w:rsid w:val="00FC4FE8"/>
    <w:rsid w:val="00FC5084"/>
    <w:rsid w:val="00FC56B2"/>
    <w:rsid w:val="00FC6D96"/>
    <w:rsid w:val="00FC78AF"/>
    <w:rsid w:val="00FC7B97"/>
    <w:rsid w:val="00FD00F9"/>
    <w:rsid w:val="00FD0416"/>
    <w:rsid w:val="00FD0935"/>
    <w:rsid w:val="00FD0E8E"/>
    <w:rsid w:val="00FD1940"/>
    <w:rsid w:val="00FD203D"/>
    <w:rsid w:val="00FD262F"/>
    <w:rsid w:val="00FD2BEF"/>
    <w:rsid w:val="00FD3281"/>
    <w:rsid w:val="00FD345D"/>
    <w:rsid w:val="00FD409C"/>
    <w:rsid w:val="00FD4D5B"/>
    <w:rsid w:val="00FD658A"/>
    <w:rsid w:val="00FD7E2C"/>
    <w:rsid w:val="00FE0180"/>
    <w:rsid w:val="00FE0689"/>
    <w:rsid w:val="00FE09BC"/>
    <w:rsid w:val="00FE13A3"/>
    <w:rsid w:val="00FE3FC6"/>
    <w:rsid w:val="00FE4514"/>
    <w:rsid w:val="00FE54D8"/>
    <w:rsid w:val="00FE5F2E"/>
    <w:rsid w:val="00FE63D3"/>
    <w:rsid w:val="00FE68D2"/>
    <w:rsid w:val="00FE6AC1"/>
    <w:rsid w:val="00FE76BC"/>
    <w:rsid w:val="00FF0038"/>
    <w:rsid w:val="00FF027F"/>
    <w:rsid w:val="00FF05F1"/>
    <w:rsid w:val="00FF189E"/>
    <w:rsid w:val="00FF1AAA"/>
    <w:rsid w:val="00FF50E6"/>
    <w:rsid w:val="00FF5A6D"/>
    <w:rsid w:val="00FF6084"/>
    <w:rsid w:val="00FF6850"/>
    <w:rsid w:val="00FF784F"/>
    <w:rsid w:val="00FF7E2B"/>
    <w:rsid w:val="01082230"/>
    <w:rsid w:val="010B6DFC"/>
    <w:rsid w:val="01162CCF"/>
    <w:rsid w:val="01261DC3"/>
    <w:rsid w:val="01283E92"/>
    <w:rsid w:val="012C0B7E"/>
    <w:rsid w:val="013023B3"/>
    <w:rsid w:val="01316B64"/>
    <w:rsid w:val="014364AA"/>
    <w:rsid w:val="0155626B"/>
    <w:rsid w:val="0156638B"/>
    <w:rsid w:val="015A25CC"/>
    <w:rsid w:val="015E04EC"/>
    <w:rsid w:val="016169E1"/>
    <w:rsid w:val="016230D3"/>
    <w:rsid w:val="0163100D"/>
    <w:rsid w:val="01654F97"/>
    <w:rsid w:val="016A5DE8"/>
    <w:rsid w:val="016C6D71"/>
    <w:rsid w:val="017003B3"/>
    <w:rsid w:val="01832578"/>
    <w:rsid w:val="01870A3C"/>
    <w:rsid w:val="018F1E65"/>
    <w:rsid w:val="018F43CD"/>
    <w:rsid w:val="01987407"/>
    <w:rsid w:val="01A426FE"/>
    <w:rsid w:val="01A80FC1"/>
    <w:rsid w:val="01A83853"/>
    <w:rsid w:val="01A9766A"/>
    <w:rsid w:val="01AA086A"/>
    <w:rsid w:val="01AB3837"/>
    <w:rsid w:val="01B177F9"/>
    <w:rsid w:val="01B41EBF"/>
    <w:rsid w:val="01B80A38"/>
    <w:rsid w:val="01BE74D3"/>
    <w:rsid w:val="01BE7D39"/>
    <w:rsid w:val="01C02502"/>
    <w:rsid w:val="01C3796E"/>
    <w:rsid w:val="01C9525B"/>
    <w:rsid w:val="01CC0E8A"/>
    <w:rsid w:val="01D32A77"/>
    <w:rsid w:val="01D9562E"/>
    <w:rsid w:val="01DE0F64"/>
    <w:rsid w:val="01E760F4"/>
    <w:rsid w:val="01EA38CB"/>
    <w:rsid w:val="01EC3989"/>
    <w:rsid w:val="01F40F61"/>
    <w:rsid w:val="01F817B4"/>
    <w:rsid w:val="01F91F99"/>
    <w:rsid w:val="01FC668C"/>
    <w:rsid w:val="01FD332A"/>
    <w:rsid w:val="0200574F"/>
    <w:rsid w:val="02006A85"/>
    <w:rsid w:val="02041B3B"/>
    <w:rsid w:val="020D3D29"/>
    <w:rsid w:val="02157F0B"/>
    <w:rsid w:val="02186EC7"/>
    <w:rsid w:val="02197E46"/>
    <w:rsid w:val="021C1EC3"/>
    <w:rsid w:val="021D43C0"/>
    <w:rsid w:val="021D4FA2"/>
    <w:rsid w:val="02230B82"/>
    <w:rsid w:val="02276789"/>
    <w:rsid w:val="022A74BF"/>
    <w:rsid w:val="022B0B0F"/>
    <w:rsid w:val="022C7A0E"/>
    <w:rsid w:val="02342C22"/>
    <w:rsid w:val="02351D35"/>
    <w:rsid w:val="023F7FAC"/>
    <w:rsid w:val="024018E3"/>
    <w:rsid w:val="02473FB9"/>
    <w:rsid w:val="024C06A2"/>
    <w:rsid w:val="02500949"/>
    <w:rsid w:val="02501F34"/>
    <w:rsid w:val="02507875"/>
    <w:rsid w:val="0254786C"/>
    <w:rsid w:val="025547A8"/>
    <w:rsid w:val="025B1BDD"/>
    <w:rsid w:val="025B4E93"/>
    <w:rsid w:val="026103D4"/>
    <w:rsid w:val="026779BA"/>
    <w:rsid w:val="026B46B7"/>
    <w:rsid w:val="02745DA7"/>
    <w:rsid w:val="027843C5"/>
    <w:rsid w:val="02790DF9"/>
    <w:rsid w:val="027915DA"/>
    <w:rsid w:val="027F5021"/>
    <w:rsid w:val="02853A0E"/>
    <w:rsid w:val="028A1DD8"/>
    <w:rsid w:val="028A2479"/>
    <w:rsid w:val="028D1368"/>
    <w:rsid w:val="028E0EF9"/>
    <w:rsid w:val="028F32AF"/>
    <w:rsid w:val="029054CE"/>
    <w:rsid w:val="02B47106"/>
    <w:rsid w:val="02B60A01"/>
    <w:rsid w:val="02B914A5"/>
    <w:rsid w:val="02BD4A27"/>
    <w:rsid w:val="02BF3DEB"/>
    <w:rsid w:val="02BF4798"/>
    <w:rsid w:val="02C1047B"/>
    <w:rsid w:val="02C36E83"/>
    <w:rsid w:val="02C55ED9"/>
    <w:rsid w:val="02CB619B"/>
    <w:rsid w:val="02CF72B2"/>
    <w:rsid w:val="02DC4542"/>
    <w:rsid w:val="02E012C6"/>
    <w:rsid w:val="02E4212F"/>
    <w:rsid w:val="02E679C2"/>
    <w:rsid w:val="02EB326B"/>
    <w:rsid w:val="02F33124"/>
    <w:rsid w:val="02F75819"/>
    <w:rsid w:val="02FB606E"/>
    <w:rsid w:val="02FE1BC7"/>
    <w:rsid w:val="03037322"/>
    <w:rsid w:val="03056A3A"/>
    <w:rsid w:val="03110517"/>
    <w:rsid w:val="031121C5"/>
    <w:rsid w:val="031C53FA"/>
    <w:rsid w:val="032357AB"/>
    <w:rsid w:val="03244CFB"/>
    <w:rsid w:val="032B06D7"/>
    <w:rsid w:val="03383B03"/>
    <w:rsid w:val="03384C47"/>
    <w:rsid w:val="033A62A0"/>
    <w:rsid w:val="033B2E47"/>
    <w:rsid w:val="033F1724"/>
    <w:rsid w:val="03401C1E"/>
    <w:rsid w:val="03474188"/>
    <w:rsid w:val="03485718"/>
    <w:rsid w:val="035C07AD"/>
    <w:rsid w:val="0362221E"/>
    <w:rsid w:val="03651583"/>
    <w:rsid w:val="036B4A6A"/>
    <w:rsid w:val="036B6DA8"/>
    <w:rsid w:val="037108D8"/>
    <w:rsid w:val="03774FC0"/>
    <w:rsid w:val="0379374B"/>
    <w:rsid w:val="037D717A"/>
    <w:rsid w:val="037E604D"/>
    <w:rsid w:val="038769F1"/>
    <w:rsid w:val="03880A16"/>
    <w:rsid w:val="03972EA3"/>
    <w:rsid w:val="039B5BF3"/>
    <w:rsid w:val="03A54BFC"/>
    <w:rsid w:val="03A8496C"/>
    <w:rsid w:val="03AE1DB8"/>
    <w:rsid w:val="03B05E6F"/>
    <w:rsid w:val="03B236D1"/>
    <w:rsid w:val="03B408EA"/>
    <w:rsid w:val="03B74D07"/>
    <w:rsid w:val="03B963D2"/>
    <w:rsid w:val="03CC2C11"/>
    <w:rsid w:val="03CD1218"/>
    <w:rsid w:val="03CE2639"/>
    <w:rsid w:val="03D44A1B"/>
    <w:rsid w:val="03D539B1"/>
    <w:rsid w:val="03DA7E46"/>
    <w:rsid w:val="03DF7C27"/>
    <w:rsid w:val="03E16A28"/>
    <w:rsid w:val="03E4550E"/>
    <w:rsid w:val="03E7310A"/>
    <w:rsid w:val="03EC15A4"/>
    <w:rsid w:val="03EF0DAB"/>
    <w:rsid w:val="03FF6E75"/>
    <w:rsid w:val="04011E7A"/>
    <w:rsid w:val="040447CB"/>
    <w:rsid w:val="040571AB"/>
    <w:rsid w:val="04080A1D"/>
    <w:rsid w:val="040A62D6"/>
    <w:rsid w:val="04103102"/>
    <w:rsid w:val="041878DD"/>
    <w:rsid w:val="042B53BB"/>
    <w:rsid w:val="042E22BF"/>
    <w:rsid w:val="042F5E5C"/>
    <w:rsid w:val="043064A0"/>
    <w:rsid w:val="043107B6"/>
    <w:rsid w:val="043A640E"/>
    <w:rsid w:val="043E4EAF"/>
    <w:rsid w:val="043E7B61"/>
    <w:rsid w:val="043F6C54"/>
    <w:rsid w:val="04402959"/>
    <w:rsid w:val="044621DF"/>
    <w:rsid w:val="04462425"/>
    <w:rsid w:val="044F167E"/>
    <w:rsid w:val="04501444"/>
    <w:rsid w:val="045104E2"/>
    <w:rsid w:val="04557FAB"/>
    <w:rsid w:val="045C0BB9"/>
    <w:rsid w:val="045E340B"/>
    <w:rsid w:val="046B1AC3"/>
    <w:rsid w:val="046B24D0"/>
    <w:rsid w:val="04712237"/>
    <w:rsid w:val="04774C9E"/>
    <w:rsid w:val="04791C75"/>
    <w:rsid w:val="04795A47"/>
    <w:rsid w:val="04796DEE"/>
    <w:rsid w:val="04882CFE"/>
    <w:rsid w:val="04887307"/>
    <w:rsid w:val="048B06C6"/>
    <w:rsid w:val="048E3BD3"/>
    <w:rsid w:val="04965A48"/>
    <w:rsid w:val="049968A5"/>
    <w:rsid w:val="049A5BF3"/>
    <w:rsid w:val="049C73C1"/>
    <w:rsid w:val="049D4993"/>
    <w:rsid w:val="049E2B17"/>
    <w:rsid w:val="04A25316"/>
    <w:rsid w:val="04A25834"/>
    <w:rsid w:val="04A41591"/>
    <w:rsid w:val="04A63C43"/>
    <w:rsid w:val="04B30CF6"/>
    <w:rsid w:val="04B93CE6"/>
    <w:rsid w:val="04BA52FF"/>
    <w:rsid w:val="04CB7257"/>
    <w:rsid w:val="04CE1C3F"/>
    <w:rsid w:val="04E15345"/>
    <w:rsid w:val="04E94050"/>
    <w:rsid w:val="04EA7A50"/>
    <w:rsid w:val="04EB095A"/>
    <w:rsid w:val="04EF5887"/>
    <w:rsid w:val="05042571"/>
    <w:rsid w:val="050D5123"/>
    <w:rsid w:val="051C2AE0"/>
    <w:rsid w:val="05252539"/>
    <w:rsid w:val="052E7F59"/>
    <w:rsid w:val="05370A2E"/>
    <w:rsid w:val="05382E1B"/>
    <w:rsid w:val="05383F4E"/>
    <w:rsid w:val="053916D9"/>
    <w:rsid w:val="05417E8F"/>
    <w:rsid w:val="054366FC"/>
    <w:rsid w:val="054C7D73"/>
    <w:rsid w:val="054D4CB2"/>
    <w:rsid w:val="0557129C"/>
    <w:rsid w:val="055E540F"/>
    <w:rsid w:val="055F29F6"/>
    <w:rsid w:val="05674A23"/>
    <w:rsid w:val="056A689D"/>
    <w:rsid w:val="056D4F23"/>
    <w:rsid w:val="05837D3E"/>
    <w:rsid w:val="05881A37"/>
    <w:rsid w:val="0596150D"/>
    <w:rsid w:val="059E2A62"/>
    <w:rsid w:val="05A377A4"/>
    <w:rsid w:val="05A9572A"/>
    <w:rsid w:val="05A97BA7"/>
    <w:rsid w:val="05AD01F5"/>
    <w:rsid w:val="05AF5E0B"/>
    <w:rsid w:val="05B0219D"/>
    <w:rsid w:val="05B2319C"/>
    <w:rsid w:val="05B94CEC"/>
    <w:rsid w:val="05BF62FE"/>
    <w:rsid w:val="05C07DA1"/>
    <w:rsid w:val="05C30AAE"/>
    <w:rsid w:val="05C84161"/>
    <w:rsid w:val="05CB7CFC"/>
    <w:rsid w:val="05DC1219"/>
    <w:rsid w:val="05E94E49"/>
    <w:rsid w:val="05ED452F"/>
    <w:rsid w:val="05EE610F"/>
    <w:rsid w:val="05EF19EF"/>
    <w:rsid w:val="05F3111C"/>
    <w:rsid w:val="05F564F3"/>
    <w:rsid w:val="060276BF"/>
    <w:rsid w:val="060D602F"/>
    <w:rsid w:val="060E337B"/>
    <w:rsid w:val="060E7D4D"/>
    <w:rsid w:val="06181D28"/>
    <w:rsid w:val="061C5F79"/>
    <w:rsid w:val="061D3C49"/>
    <w:rsid w:val="06243A65"/>
    <w:rsid w:val="062A2816"/>
    <w:rsid w:val="062B6A5F"/>
    <w:rsid w:val="06353382"/>
    <w:rsid w:val="06394369"/>
    <w:rsid w:val="063C78BD"/>
    <w:rsid w:val="064B3475"/>
    <w:rsid w:val="064F2E58"/>
    <w:rsid w:val="065415E2"/>
    <w:rsid w:val="06545DF5"/>
    <w:rsid w:val="066A19DF"/>
    <w:rsid w:val="066E15F9"/>
    <w:rsid w:val="066F03F2"/>
    <w:rsid w:val="066F23FD"/>
    <w:rsid w:val="066F754C"/>
    <w:rsid w:val="06740B85"/>
    <w:rsid w:val="06744752"/>
    <w:rsid w:val="0674693A"/>
    <w:rsid w:val="067C749A"/>
    <w:rsid w:val="06830ED9"/>
    <w:rsid w:val="068475B6"/>
    <w:rsid w:val="068905BA"/>
    <w:rsid w:val="068A6954"/>
    <w:rsid w:val="068D7F36"/>
    <w:rsid w:val="068E3768"/>
    <w:rsid w:val="06966995"/>
    <w:rsid w:val="06975DA1"/>
    <w:rsid w:val="06981019"/>
    <w:rsid w:val="06A1490A"/>
    <w:rsid w:val="06A26A1C"/>
    <w:rsid w:val="06AE1823"/>
    <w:rsid w:val="06B064F8"/>
    <w:rsid w:val="06B56752"/>
    <w:rsid w:val="06BC4ED4"/>
    <w:rsid w:val="06C07552"/>
    <w:rsid w:val="06C27460"/>
    <w:rsid w:val="06C8559E"/>
    <w:rsid w:val="06CF6003"/>
    <w:rsid w:val="06D328CF"/>
    <w:rsid w:val="06E74AFB"/>
    <w:rsid w:val="06EE31FF"/>
    <w:rsid w:val="06F016C4"/>
    <w:rsid w:val="07002718"/>
    <w:rsid w:val="0704261C"/>
    <w:rsid w:val="070448A4"/>
    <w:rsid w:val="070800E0"/>
    <w:rsid w:val="070C15EA"/>
    <w:rsid w:val="070F5D77"/>
    <w:rsid w:val="07103A03"/>
    <w:rsid w:val="071648F1"/>
    <w:rsid w:val="07195C80"/>
    <w:rsid w:val="071A1C4B"/>
    <w:rsid w:val="071D3890"/>
    <w:rsid w:val="071E5947"/>
    <w:rsid w:val="07202A96"/>
    <w:rsid w:val="07223F15"/>
    <w:rsid w:val="07254017"/>
    <w:rsid w:val="072C3FE7"/>
    <w:rsid w:val="072D6B61"/>
    <w:rsid w:val="0733142E"/>
    <w:rsid w:val="07414F14"/>
    <w:rsid w:val="074B2751"/>
    <w:rsid w:val="07520DAD"/>
    <w:rsid w:val="0752109F"/>
    <w:rsid w:val="07554AC1"/>
    <w:rsid w:val="075A028C"/>
    <w:rsid w:val="075A79D5"/>
    <w:rsid w:val="07607704"/>
    <w:rsid w:val="07615D36"/>
    <w:rsid w:val="07636691"/>
    <w:rsid w:val="07664AD2"/>
    <w:rsid w:val="07670C3F"/>
    <w:rsid w:val="076D593A"/>
    <w:rsid w:val="076F4472"/>
    <w:rsid w:val="077073C7"/>
    <w:rsid w:val="07860322"/>
    <w:rsid w:val="07946748"/>
    <w:rsid w:val="07951D34"/>
    <w:rsid w:val="07987E10"/>
    <w:rsid w:val="079B210D"/>
    <w:rsid w:val="079F68D0"/>
    <w:rsid w:val="07A67C68"/>
    <w:rsid w:val="07B005CD"/>
    <w:rsid w:val="07B121D1"/>
    <w:rsid w:val="07B80EE8"/>
    <w:rsid w:val="07CD4AD3"/>
    <w:rsid w:val="07CF06F8"/>
    <w:rsid w:val="07D0418F"/>
    <w:rsid w:val="07D23995"/>
    <w:rsid w:val="07D93842"/>
    <w:rsid w:val="07D95CFE"/>
    <w:rsid w:val="07DC1A6F"/>
    <w:rsid w:val="07DD6CF3"/>
    <w:rsid w:val="07E13DDB"/>
    <w:rsid w:val="07EA5B66"/>
    <w:rsid w:val="07ED25D5"/>
    <w:rsid w:val="07F57448"/>
    <w:rsid w:val="07F7788B"/>
    <w:rsid w:val="0800064B"/>
    <w:rsid w:val="0813440C"/>
    <w:rsid w:val="081432B9"/>
    <w:rsid w:val="08173EDD"/>
    <w:rsid w:val="0818114E"/>
    <w:rsid w:val="081942CF"/>
    <w:rsid w:val="081B5B19"/>
    <w:rsid w:val="081D6ED3"/>
    <w:rsid w:val="082D27CD"/>
    <w:rsid w:val="082E348F"/>
    <w:rsid w:val="0831020B"/>
    <w:rsid w:val="083318BB"/>
    <w:rsid w:val="08382001"/>
    <w:rsid w:val="083A5507"/>
    <w:rsid w:val="083B3EF2"/>
    <w:rsid w:val="084325F4"/>
    <w:rsid w:val="08465E68"/>
    <w:rsid w:val="08477280"/>
    <w:rsid w:val="084F5CF7"/>
    <w:rsid w:val="0851710F"/>
    <w:rsid w:val="08535495"/>
    <w:rsid w:val="0855464D"/>
    <w:rsid w:val="085978DF"/>
    <w:rsid w:val="085C7CC0"/>
    <w:rsid w:val="086F6E46"/>
    <w:rsid w:val="08741C7E"/>
    <w:rsid w:val="08746CF9"/>
    <w:rsid w:val="087F08A9"/>
    <w:rsid w:val="088F4021"/>
    <w:rsid w:val="08962EB3"/>
    <w:rsid w:val="08996929"/>
    <w:rsid w:val="08A315D5"/>
    <w:rsid w:val="08A76971"/>
    <w:rsid w:val="08A80E7D"/>
    <w:rsid w:val="08AF5159"/>
    <w:rsid w:val="08BB5F22"/>
    <w:rsid w:val="08BC67BA"/>
    <w:rsid w:val="08CD06FC"/>
    <w:rsid w:val="08D1385F"/>
    <w:rsid w:val="08DA6770"/>
    <w:rsid w:val="08EC4124"/>
    <w:rsid w:val="08F148D3"/>
    <w:rsid w:val="08F420BD"/>
    <w:rsid w:val="08F44834"/>
    <w:rsid w:val="08F521B6"/>
    <w:rsid w:val="08F6051D"/>
    <w:rsid w:val="08F93230"/>
    <w:rsid w:val="090013B6"/>
    <w:rsid w:val="09002111"/>
    <w:rsid w:val="090600AE"/>
    <w:rsid w:val="090B5E13"/>
    <w:rsid w:val="09107A27"/>
    <w:rsid w:val="09187585"/>
    <w:rsid w:val="091A47B6"/>
    <w:rsid w:val="0920434D"/>
    <w:rsid w:val="0925363C"/>
    <w:rsid w:val="09253FCF"/>
    <w:rsid w:val="092654AB"/>
    <w:rsid w:val="09290639"/>
    <w:rsid w:val="092C5A71"/>
    <w:rsid w:val="09351F34"/>
    <w:rsid w:val="09450C63"/>
    <w:rsid w:val="09451B3C"/>
    <w:rsid w:val="09555E67"/>
    <w:rsid w:val="09572A75"/>
    <w:rsid w:val="095C7220"/>
    <w:rsid w:val="095C7989"/>
    <w:rsid w:val="09694396"/>
    <w:rsid w:val="09710F9B"/>
    <w:rsid w:val="097713E4"/>
    <w:rsid w:val="09836E08"/>
    <w:rsid w:val="0986792D"/>
    <w:rsid w:val="098A0149"/>
    <w:rsid w:val="09932A93"/>
    <w:rsid w:val="09945523"/>
    <w:rsid w:val="099C4ECA"/>
    <w:rsid w:val="099D28DF"/>
    <w:rsid w:val="09AA6B0E"/>
    <w:rsid w:val="09AF2131"/>
    <w:rsid w:val="09B55CD7"/>
    <w:rsid w:val="09B91C58"/>
    <w:rsid w:val="09BB79B0"/>
    <w:rsid w:val="09BD02D0"/>
    <w:rsid w:val="09C55753"/>
    <w:rsid w:val="09D06726"/>
    <w:rsid w:val="09D81C51"/>
    <w:rsid w:val="09D82B22"/>
    <w:rsid w:val="09E27400"/>
    <w:rsid w:val="09E47235"/>
    <w:rsid w:val="09E70D23"/>
    <w:rsid w:val="09EB3AEB"/>
    <w:rsid w:val="09EE373D"/>
    <w:rsid w:val="09F13F95"/>
    <w:rsid w:val="09F227CD"/>
    <w:rsid w:val="09F42651"/>
    <w:rsid w:val="09F8676F"/>
    <w:rsid w:val="0A04546B"/>
    <w:rsid w:val="0A083970"/>
    <w:rsid w:val="0A093712"/>
    <w:rsid w:val="0A0A28CB"/>
    <w:rsid w:val="0A100C3D"/>
    <w:rsid w:val="0A1766A9"/>
    <w:rsid w:val="0A273DFB"/>
    <w:rsid w:val="0A283C57"/>
    <w:rsid w:val="0A336B04"/>
    <w:rsid w:val="0A34511E"/>
    <w:rsid w:val="0A393AC8"/>
    <w:rsid w:val="0A4647C8"/>
    <w:rsid w:val="0A4B1D87"/>
    <w:rsid w:val="0A4C0D22"/>
    <w:rsid w:val="0A585225"/>
    <w:rsid w:val="0A5C5B09"/>
    <w:rsid w:val="0A613017"/>
    <w:rsid w:val="0A66246A"/>
    <w:rsid w:val="0A7521BC"/>
    <w:rsid w:val="0A807B22"/>
    <w:rsid w:val="0A85363A"/>
    <w:rsid w:val="0A884B40"/>
    <w:rsid w:val="0A903100"/>
    <w:rsid w:val="0A98184D"/>
    <w:rsid w:val="0A98344C"/>
    <w:rsid w:val="0A9B0CE8"/>
    <w:rsid w:val="0A9D1E24"/>
    <w:rsid w:val="0A9E52F1"/>
    <w:rsid w:val="0AA04BFE"/>
    <w:rsid w:val="0AA45FE7"/>
    <w:rsid w:val="0AB038A5"/>
    <w:rsid w:val="0AB36F45"/>
    <w:rsid w:val="0AB74CD6"/>
    <w:rsid w:val="0ABC34A8"/>
    <w:rsid w:val="0ABC4B37"/>
    <w:rsid w:val="0ABF0C7D"/>
    <w:rsid w:val="0AC62733"/>
    <w:rsid w:val="0ACD67AE"/>
    <w:rsid w:val="0ACE4C76"/>
    <w:rsid w:val="0AD8355C"/>
    <w:rsid w:val="0ADB5BE9"/>
    <w:rsid w:val="0ADE6382"/>
    <w:rsid w:val="0ADF30BA"/>
    <w:rsid w:val="0AE475E1"/>
    <w:rsid w:val="0AEE7A2E"/>
    <w:rsid w:val="0AF83A78"/>
    <w:rsid w:val="0B06677A"/>
    <w:rsid w:val="0B0D2BA5"/>
    <w:rsid w:val="0B1331A6"/>
    <w:rsid w:val="0B1C155A"/>
    <w:rsid w:val="0B237175"/>
    <w:rsid w:val="0B261BDC"/>
    <w:rsid w:val="0B3809D3"/>
    <w:rsid w:val="0B3A1134"/>
    <w:rsid w:val="0B457BA8"/>
    <w:rsid w:val="0B46701D"/>
    <w:rsid w:val="0B52750B"/>
    <w:rsid w:val="0B6A122C"/>
    <w:rsid w:val="0B725287"/>
    <w:rsid w:val="0B76155E"/>
    <w:rsid w:val="0B7834CB"/>
    <w:rsid w:val="0B78552E"/>
    <w:rsid w:val="0B7D6B8B"/>
    <w:rsid w:val="0B815AF6"/>
    <w:rsid w:val="0B826B5B"/>
    <w:rsid w:val="0B871ADB"/>
    <w:rsid w:val="0B8B7FD5"/>
    <w:rsid w:val="0B8F5F17"/>
    <w:rsid w:val="0B9332C6"/>
    <w:rsid w:val="0B9C04AB"/>
    <w:rsid w:val="0BB101E6"/>
    <w:rsid w:val="0BB229F2"/>
    <w:rsid w:val="0BB9372F"/>
    <w:rsid w:val="0BBF09DD"/>
    <w:rsid w:val="0BC060AD"/>
    <w:rsid w:val="0BC51040"/>
    <w:rsid w:val="0BCB447E"/>
    <w:rsid w:val="0BCD3C22"/>
    <w:rsid w:val="0BD1111A"/>
    <w:rsid w:val="0BD8785E"/>
    <w:rsid w:val="0BD923DA"/>
    <w:rsid w:val="0BE1427A"/>
    <w:rsid w:val="0BE40BD1"/>
    <w:rsid w:val="0BE46635"/>
    <w:rsid w:val="0BE86874"/>
    <w:rsid w:val="0BF34598"/>
    <w:rsid w:val="0BF836DC"/>
    <w:rsid w:val="0BFA12B9"/>
    <w:rsid w:val="0BFC6356"/>
    <w:rsid w:val="0BFF056F"/>
    <w:rsid w:val="0C110F34"/>
    <w:rsid w:val="0C1457E3"/>
    <w:rsid w:val="0C146F32"/>
    <w:rsid w:val="0C15219C"/>
    <w:rsid w:val="0C164EF6"/>
    <w:rsid w:val="0C1712C1"/>
    <w:rsid w:val="0C185CF2"/>
    <w:rsid w:val="0C1E28B5"/>
    <w:rsid w:val="0C2A338E"/>
    <w:rsid w:val="0C2A7DDE"/>
    <w:rsid w:val="0C3A0066"/>
    <w:rsid w:val="0C410FE0"/>
    <w:rsid w:val="0C424AF2"/>
    <w:rsid w:val="0C4371FF"/>
    <w:rsid w:val="0C46319E"/>
    <w:rsid w:val="0C4F654F"/>
    <w:rsid w:val="0C574A26"/>
    <w:rsid w:val="0C5D1224"/>
    <w:rsid w:val="0C6E4D98"/>
    <w:rsid w:val="0C7172F1"/>
    <w:rsid w:val="0C7C16BA"/>
    <w:rsid w:val="0C7D05E4"/>
    <w:rsid w:val="0C817C2B"/>
    <w:rsid w:val="0C821F05"/>
    <w:rsid w:val="0C85336B"/>
    <w:rsid w:val="0C8A6724"/>
    <w:rsid w:val="0C92229E"/>
    <w:rsid w:val="0C93300A"/>
    <w:rsid w:val="0C962DDB"/>
    <w:rsid w:val="0C981926"/>
    <w:rsid w:val="0C9A4B51"/>
    <w:rsid w:val="0CA320E1"/>
    <w:rsid w:val="0CA83628"/>
    <w:rsid w:val="0CBB57D0"/>
    <w:rsid w:val="0CBF34AF"/>
    <w:rsid w:val="0CC60FE4"/>
    <w:rsid w:val="0CC7189C"/>
    <w:rsid w:val="0CD41889"/>
    <w:rsid w:val="0CD85864"/>
    <w:rsid w:val="0CE0188C"/>
    <w:rsid w:val="0CE34030"/>
    <w:rsid w:val="0CE5314D"/>
    <w:rsid w:val="0CE72EFE"/>
    <w:rsid w:val="0D115EF0"/>
    <w:rsid w:val="0D141D6F"/>
    <w:rsid w:val="0D152F34"/>
    <w:rsid w:val="0D222878"/>
    <w:rsid w:val="0D222F05"/>
    <w:rsid w:val="0D2328B8"/>
    <w:rsid w:val="0D232F0E"/>
    <w:rsid w:val="0D25664B"/>
    <w:rsid w:val="0D27000A"/>
    <w:rsid w:val="0D31179F"/>
    <w:rsid w:val="0D361917"/>
    <w:rsid w:val="0D4231A8"/>
    <w:rsid w:val="0D4A2CA4"/>
    <w:rsid w:val="0D4D6207"/>
    <w:rsid w:val="0D526302"/>
    <w:rsid w:val="0D6D5EC1"/>
    <w:rsid w:val="0D6F5B55"/>
    <w:rsid w:val="0D70035D"/>
    <w:rsid w:val="0D7042A7"/>
    <w:rsid w:val="0D8B0CC4"/>
    <w:rsid w:val="0D930495"/>
    <w:rsid w:val="0D966F8F"/>
    <w:rsid w:val="0DB500C0"/>
    <w:rsid w:val="0DB74C6C"/>
    <w:rsid w:val="0DC05764"/>
    <w:rsid w:val="0DC135B2"/>
    <w:rsid w:val="0DC5645F"/>
    <w:rsid w:val="0DCA353D"/>
    <w:rsid w:val="0DD1023F"/>
    <w:rsid w:val="0DD248C2"/>
    <w:rsid w:val="0DD63200"/>
    <w:rsid w:val="0DE322ED"/>
    <w:rsid w:val="0DE549AB"/>
    <w:rsid w:val="0DE94CEC"/>
    <w:rsid w:val="0DEA2D74"/>
    <w:rsid w:val="0DED247A"/>
    <w:rsid w:val="0DEF6B1B"/>
    <w:rsid w:val="0DF206A4"/>
    <w:rsid w:val="0DF4787F"/>
    <w:rsid w:val="0DF919C5"/>
    <w:rsid w:val="0DFB30DC"/>
    <w:rsid w:val="0E042277"/>
    <w:rsid w:val="0E051F6E"/>
    <w:rsid w:val="0E1A342F"/>
    <w:rsid w:val="0E1C0732"/>
    <w:rsid w:val="0E277AD9"/>
    <w:rsid w:val="0E2F46D8"/>
    <w:rsid w:val="0E4770FB"/>
    <w:rsid w:val="0E4D4863"/>
    <w:rsid w:val="0E530A40"/>
    <w:rsid w:val="0E54008A"/>
    <w:rsid w:val="0E574DCF"/>
    <w:rsid w:val="0E5C10A2"/>
    <w:rsid w:val="0E6056BF"/>
    <w:rsid w:val="0E623326"/>
    <w:rsid w:val="0E6A0F8F"/>
    <w:rsid w:val="0E733E4B"/>
    <w:rsid w:val="0E73428C"/>
    <w:rsid w:val="0E7C3963"/>
    <w:rsid w:val="0E7C4CAB"/>
    <w:rsid w:val="0E8051B5"/>
    <w:rsid w:val="0E83699A"/>
    <w:rsid w:val="0E924E4F"/>
    <w:rsid w:val="0E92544D"/>
    <w:rsid w:val="0E9932AA"/>
    <w:rsid w:val="0E9935CA"/>
    <w:rsid w:val="0EA9278C"/>
    <w:rsid w:val="0EB003AA"/>
    <w:rsid w:val="0EB73535"/>
    <w:rsid w:val="0EBE7545"/>
    <w:rsid w:val="0EC00524"/>
    <w:rsid w:val="0ECC4050"/>
    <w:rsid w:val="0ED37C48"/>
    <w:rsid w:val="0ED82F22"/>
    <w:rsid w:val="0EDB3364"/>
    <w:rsid w:val="0EE55F92"/>
    <w:rsid w:val="0EFB3A04"/>
    <w:rsid w:val="0F001D23"/>
    <w:rsid w:val="0F08676E"/>
    <w:rsid w:val="0F132BEB"/>
    <w:rsid w:val="0F147FD6"/>
    <w:rsid w:val="0F154A07"/>
    <w:rsid w:val="0F171858"/>
    <w:rsid w:val="0F186DDD"/>
    <w:rsid w:val="0F1D2F86"/>
    <w:rsid w:val="0F1F1A9D"/>
    <w:rsid w:val="0F2819B0"/>
    <w:rsid w:val="0F4347D8"/>
    <w:rsid w:val="0F462328"/>
    <w:rsid w:val="0F495E75"/>
    <w:rsid w:val="0F5221BA"/>
    <w:rsid w:val="0F5D6867"/>
    <w:rsid w:val="0F5F6B41"/>
    <w:rsid w:val="0F653BC3"/>
    <w:rsid w:val="0F6B183D"/>
    <w:rsid w:val="0F6C4A13"/>
    <w:rsid w:val="0F72681C"/>
    <w:rsid w:val="0F7E38B1"/>
    <w:rsid w:val="0F845B0A"/>
    <w:rsid w:val="0F8627A3"/>
    <w:rsid w:val="0F8679D7"/>
    <w:rsid w:val="0F870141"/>
    <w:rsid w:val="0F870917"/>
    <w:rsid w:val="0F9128AD"/>
    <w:rsid w:val="0F9441F5"/>
    <w:rsid w:val="0F9D4423"/>
    <w:rsid w:val="0FA34235"/>
    <w:rsid w:val="0FAC29E8"/>
    <w:rsid w:val="0FB11A42"/>
    <w:rsid w:val="0FB16BC8"/>
    <w:rsid w:val="0FCA11DE"/>
    <w:rsid w:val="0FCE72A6"/>
    <w:rsid w:val="0FD11BDF"/>
    <w:rsid w:val="0FD46404"/>
    <w:rsid w:val="0FD6467E"/>
    <w:rsid w:val="0FF7686E"/>
    <w:rsid w:val="0FF876FB"/>
    <w:rsid w:val="10016489"/>
    <w:rsid w:val="100B712E"/>
    <w:rsid w:val="10153867"/>
    <w:rsid w:val="10157554"/>
    <w:rsid w:val="101D1071"/>
    <w:rsid w:val="10231388"/>
    <w:rsid w:val="102C0838"/>
    <w:rsid w:val="10364434"/>
    <w:rsid w:val="103F3E75"/>
    <w:rsid w:val="10465350"/>
    <w:rsid w:val="10524DBE"/>
    <w:rsid w:val="10533EEB"/>
    <w:rsid w:val="1057795F"/>
    <w:rsid w:val="1072123C"/>
    <w:rsid w:val="107A1BC6"/>
    <w:rsid w:val="108047FF"/>
    <w:rsid w:val="10835245"/>
    <w:rsid w:val="108D1581"/>
    <w:rsid w:val="10983454"/>
    <w:rsid w:val="109C0D57"/>
    <w:rsid w:val="109C4861"/>
    <w:rsid w:val="10A350F9"/>
    <w:rsid w:val="10A7393E"/>
    <w:rsid w:val="10AA4057"/>
    <w:rsid w:val="10AD79CC"/>
    <w:rsid w:val="10B50721"/>
    <w:rsid w:val="10B567FE"/>
    <w:rsid w:val="10BB0CA1"/>
    <w:rsid w:val="10BB66C8"/>
    <w:rsid w:val="10BC1051"/>
    <w:rsid w:val="10C44197"/>
    <w:rsid w:val="10C517AF"/>
    <w:rsid w:val="10C97322"/>
    <w:rsid w:val="10CE4BB8"/>
    <w:rsid w:val="10D551F9"/>
    <w:rsid w:val="10D61CFC"/>
    <w:rsid w:val="10E461C3"/>
    <w:rsid w:val="10F63D23"/>
    <w:rsid w:val="10FF6F7C"/>
    <w:rsid w:val="11026CC1"/>
    <w:rsid w:val="11035664"/>
    <w:rsid w:val="11042F7F"/>
    <w:rsid w:val="1108227E"/>
    <w:rsid w:val="11083C8C"/>
    <w:rsid w:val="11096BAE"/>
    <w:rsid w:val="110C48BC"/>
    <w:rsid w:val="1112653B"/>
    <w:rsid w:val="11157802"/>
    <w:rsid w:val="111A3847"/>
    <w:rsid w:val="111F1096"/>
    <w:rsid w:val="112A3BB7"/>
    <w:rsid w:val="112B252D"/>
    <w:rsid w:val="112C40DA"/>
    <w:rsid w:val="113300D8"/>
    <w:rsid w:val="11353246"/>
    <w:rsid w:val="114225DD"/>
    <w:rsid w:val="11461F55"/>
    <w:rsid w:val="114876A2"/>
    <w:rsid w:val="114B4B83"/>
    <w:rsid w:val="114F5C3D"/>
    <w:rsid w:val="114F6F8C"/>
    <w:rsid w:val="11503589"/>
    <w:rsid w:val="1150764D"/>
    <w:rsid w:val="11540A77"/>
    <w:rsid w:val="115B07DD"/>
    <w:rsid w:val="115B7B63"/>
    <w:rsid w:val="115C5621"/>
    <w:rsid w:val="11697AA1"/>
    <w:rsid w:val="116B0A54"/>
    <w:rsid w:val="1170208A"/>
    <w:rsid w:val="1170773C"/>
    <w:rsid w:val="117400AF"/>
    <w:rsid w:val="11760BAE"/>
    <w:rsid w:val="11786C9D"/>
    <w:rsid w:val="117C5190"/>
    <w:rsid w:val="118427F3"/>
    <w:rsid w:val="1197109D"/>
    <w:rsid w:val="11A17C4E"/>
    <w:rsid w:val="11A22E90"/>
    <w:rsid w:val="11A55844"/>
    <w:rsid w:val="11A77E85"/>
    <w:rsid w:val="11AC7831"/>
    <w:rsid w:val="11AD7AC1"/>
    <w:rsid w:val="11B003E2"/>
    <w:rsid w:val="11B0419F"/>
    <w:rsid w:val="11B66B36"/>
    <w:rsid w:val="11B96767"/>
    <w:rsid w:val="11BD5840"/>
    <w:rsid w:val="11C42715"/>
    <w:rsid w:val="11C9295E"/>
    <w:rsid w:val="11CA4963"/>
    <w:rsid w:val="11CC18C1"/>
    <w:rsid w:val="11D54F39"/>
    <w:rsid w:val="11DE6D63"/>
    <w:rsid w:val="11E02484"/>
    <w:rsid w:val="11E26CBD"/>
    <w:rsid w:val="11E41782"/>
    <w:rsid w:val="11E80FB5"/>
    <w:rsid w:val="11EC4388"/>
    <w:rsid w:val="11ED6D43"/>
    <w:rsid w:val="11EE001A"/>
    <w:rsid w:val="11F1662D"/>
    <w:rsid w:val="11F55185"/>
    <w:rsid w:val="11F67FFC"/>
    <w:rsid w:val="11FD2E07"/>
    <w:rsid w:val="11FD76D8"/>
    <w:rsid w:val="12090EDC"/>
    <w:rsid w:val="120B5CE9"/>
    <w:rsid w:val="12116FE7"/>
    <w:rsid w:val="12124FBB"/>
    <w:rsid w:val="12135A02"/>
    <w:rsid w:val="12184C43"/>
    <w:rsid w:val="12187E25"/>
    <w:rsid w:val="121A325B"/>
    <w:rsid w:val="121B5CCE"/>
    <w:rsid w:val="1224152A"/>
    <w:rsid w:val="12285445"/>
    <w:rsid w:val="122937B4"/>
    <w:rsid w:val="122A17C4"/>
    <w:rsid w:val="122D2E3A"/>
    <w:rsid w:val="122D4246"/>
    <w:rsid w:val="1230346E"/>
    <w:rsid w:val="12317030"/>
    <w:rsid w:val="12352753"/>
    <w:rsid w:val="1239210D"/>
    <w:rsid w:val="12396892"/>
    <w:rsid w:val="12412F34"/>
    <w:rsid w:val="12422043"/>
    <w:rsid w:val="124262C7"/>
    <w:rsid w:val="1243252F"/>
    <w:rsid w:val="124E1A70"/>
    <w:rsid w:val="124E4811"/>
    <w:rsid w:val="125658A0"/>
    <w:rsid w:val="126219E1"/>
    <w:rsid w:val="126559D2"/>
    <w:rsid w:val="127F438D"/>
    <w:rsid w:val="12932F01"/>
    <w:rsid w:val="12942F31"/>
    <w:rsid w:val="129A362E"/>
    <w:rsid w:val="12A118A6"/>
    <w:rsid w:val="12A60752"/>
    <w:rsid w:val="12AF5FAC"/>
    <w:rsid w:val="12B0025F"/>
    <w:rsid w:val="12B04EB4"/>
    <w:rsid w:val="12BB0AC6"/>
    <w:rsid w:val="12BD5A38"/>
    <w:rsid w:val="12C20263"/>
    <w:rsid w:val="12CA38DF"/>
    <w:rsid w:val="12D01375"/>
    <w:rsid w:val="12D036C3"/>
    <w:rsid w:val="12D207E9"/>
    <w:rsid w:val="12D93F9E"/>
    <w:rsid w:val="12DA36B7"/>
    <w:rsid w:val="12DB38A0"/>
    <w:rsid w:val="12E13BF6"/>
    <w:rsid w:val="12E64418"/>
    <w:rsid w:val="12EB38AB"/>
    <w:rsid w:val="12F61E9B"/>
    <w:rsid w:val="12FB286B"/>
    <w:rsid w:val="13080080"/>
    <w:rsid w:val="130845B2"/>
    <w:rsid w:val="130A1A1C"/>
    <w:rsid w:val="130B4EB9"/>
    <w:rsid w:val="1318527E"/>
    <w:rsid w:val="131E5305"/>
    <w:rsid w:val="132131B5"/>
    <w:rsid w:val="133666EC"/>
    <w:rsid w:val="13386428"/>
    <w:rsid w:val="13440800"/>
    <w:rsid w:val="13454705"/>
    <w:rsid w:val="13476C34"/>
    <w:rsid w:val="13481533"/>
    <w:rsid w:val="1349697B"/>
    <w:rsid w:val="13541921"/>
    <w:rsid w:val="13561E45"/>
    <w:rsid w:val="135767BA"/>
    <w:rsid w:val="135D009D"/>
    <w:rsid w:val="13620516"/>
    <w:rsid w:val="13621635"/>
    <w:rsid w:val="13667375"/>
    <w:rsid w:val="1367715F"/>
    <w:rsid w:val="13693D8E"/>
    <w:rsid w:val="136B23C3"/>
    <w:rsid w:val="1376147D"/>
    <w:rsid w:val="13774E1C"/>
    <w:rsid w:val="139376E6"/>
    <w:rsid w:val="13A00C07"/>
    <w:rsid w:val="13A54F5E"/>
    <w:rsid w:val="13AD1CD4"/>
    <w:rsid w:val="13B32AFD"/>
    <w:rsid w:val="13B91E06"/>
    <w:rsid w:val="13BD628C"/>
    <w:rsid w:val="13C00C11"/>
    <w:rsid w:val="13CA6363"/>
    <w:rsid w:val="13E10F19"/>
    <w:rsid w:val="13E46D8E"/>
    <w:rsid w:val="13EF5D85"/>
    <w:rsid w:val="13F33D09"/>
    <w:rsid w:val="13F41550"/>
    <w:rsid w:val="13FD3F2A"/>
    <w:rsid w:val="13FE2563"/>
    <w:rsid w:val="140252A6"/>
    <w:rsid w:val="140725C9"/>
    <w:rsid w:val="14076F6B"/>
    <w:rsid w:val="140B13BA"/>
    <w:rsid w:val="141A2AE8"/>
    <w:rsid w:val="141D21D3"/>
    <w:rsid w:val="1424122F"/>
    <w:rsid w:val="14251780"/>
    <w:rsid w:val="1429496D"/>
    <w:rsid w:val="142B3451"/>
    <w:rsid w:val="142C68C7"/>
    <w:rsid w:val="14313725"/>
    <w:rsid w:val="143477A0"/>
    <w:rsid w:val="143F2C22"/>
    <w:rsid w:val="144E6A96"/>
    <w:rsid w:val="14510CA4"/>
    <w:rsid w:val="14543811"/>
    <w:rsid w:val="14566B12"/>
    <w:rsid w:val="14611979"/>
    <w:rsid w:val="14620910"/>
    <w:rsid w:val="14655866"/>
    <w:rsid w:val="146C44AC"/>
    <w:rsid w:val="146F627A"/>
    <w:rsid w:val="14721F35"/>
    <w:rsid w:val="147423DF"/>
    <w:rsid w:val="14781C67"/>
    <w:rsid w:val="147A4445"/>
    <w:rsid w:val="147E30D6"/>
    <w:rsid w:val="148A1115"/>
    <w:rsid w:val="14AC201B"/>
    <w:rsid w:val="14B4379F"/>
    <w:rsid w:val="14B50D98"/>
    <w:rsid w:val="14B63E9A"/>
    <w:rsid w:val="14C07B02"/>
    <w:rsid w:val="14D2572B"/>
    <w:rsid w:val="14DA4760"/>
    <w:rsid w:val="14DC156D"/>
    <w:rsid w:val="14E02583"/>
    <w:rsid w:val="14E145DA"/>
    <w:rsid w:val="14E84EB2"/>
    <w:rsid w:val="14EF6402"/>
    <w:rsid w:val="14F1123E"/>
    <w:rsid w:val="14F176F0"/>
    <w:rsid w:val="14F50272"/>
    <w:rsid w:val="14F77CEB"/>
    <w:rsid w:val="14FA34CC"/>
    <w:rsid w:val="14FA3707"/>
    <w:rsid w:val="14FF6BC3"/>
    <w:rsid w:val="15005A29"/>
    <w:rsid w:val="15040690"/>
    <w:rsid w:val="15093C24"/>
    <w:rsid w:val="150C07BC"/>
    <w:rsid w:val="150C336F"/>
    <w:rsid w:val="151268EC"/>
    <w:rsid w:val="15132BD5"/>
    <w:rsid w:val="151651F9"/>
    <w:rsid w:val="1517322D"/>
    <w:rsid w:val="151D5271"/>
    <w:rsid w:val="151D54EF"/>
    <w:rsid w:val="151F3EDB"/>
    <w:rsid w:val="152C637B"/>
    <w:rsid w:val="152F1C78"/>
    <w:rsid w:val="15313767"/>
    <w:rsid w:val="15324A66"/>
    <w:rsid w:val="15330955"/>
    <w:rsid w:val="15345F6E"/>
    <w:rsid w:val="1538411C"/>
    <w:rsid w:val="15392064"/>
    <w:rsid w:val="153D481A"/>
    <w:rsid w:val="15417B24"/>
    <w:rsid w:val="15433F77"/>
    <w:rsid w:val="15437491"/>
    <w:rsid w:val="154B72B0"/>
    <w:rsid w:val="15545BC3"/>
    <w:rsid w:val="15635B28"/>
    <w:rsid w:val="156813C0"/>
    <w:rsid w:val="15740DCD"/>
    <w:rsid w:val="157C2149"/>
    <w:rsid w:val="15836D5B"/>
    <w:rsid w:val="15862CBD"/>
    <w:rsid w:val="158E2A4E"/>
    <w:rsid w:val="159021D1"/>
    <w:rsid w:val="159929E5"/>
    <w:rsid w:val="159C71E9"/>
    <w:rsid w:val="159E7BFA"/>
    <w:rsid w:val="15A753CA"/>
    <w:rsid w:val="15AA65F8"/>
    <w:rsid w:val="15BD5285"/>
    <w:rsid w:val="15BD531F"/>
    <w:rsid w:val="15C627D1"/>
    <w:rsid w:val="15D362DC"/>
    <w:rsid w:val="15D41483"/>
    <w:rsid w:val="15D706D0"/>
    <w:rsid w:val="15D72862"/>
    <w:rsid w:val="15DC7F04"/>
    <w:rsid w:val="15DD54C0"/>
    <w:rsid w:val="15E25C37"/>
    <w:rsid w:val="15E522E7"/>
    <w:rsid w:val="15E52F63"/>
    <w:rsid w:val="15E61A09"/>
    <w:rsid w:val="15E712E5"/>
    <w:rsid w:val="15F701D3"/>
    <w:rsid w:val="15F8568F"/>
    <w:rsid w:val="15FB0895"/>
    <w:rsid w:val="16007AB2"/>
    <w:rsid w:val="160218B3"/>
    <w:rsid w:val="16040595"/>
    <w:rsid w:val="16127228"/>
    <w:rsid w:val="1613735A"/>
    <w:rsid w:val="16297A7F"/>
    <w:rsid w:val="162C3BA4"/>
    <w:rsid w:val="163A0354"/>
    <w:rsid w:val="163E7593"/>
    <w:rsid w:val="1640550D"/>
    <w:rsid w:val="16455E7A"/>
    <w:rsid w:val="16491E46"/>
    <w:rsid w:val="16493B16"/>
    <w:rsid w:val="164B44D1"/>
    <w:rsid w:val="164C26AB"/>
    <w:rsid w:val="164F340B"/>
    <w:rsid w:val="16511CD9"/>
    <w:rsid w:val="16543A3B"/>
    <w:rsid w:val="16586E9C"/>
    <w:rsid w:val="16596CDF"/>
    <w:rsid w:val="165D7ABE"/>
    <w:rsid w:val="16601AD4"/>
    <w:rsid w:val="16637D96"/>
    <w:rsid w:val="16641022"/>
    <w:rsid w:val="16654C94"/>
    <w:rsid w:val="166702BF"/>
    <w:rsid w:val="16687B68"/>
    <w:rsid w:val="166F51F8"/>
    <w:rsid w:val="167704C1"/>
    <w:rsid w:val="16787576"/>
    <w:rsid w:val="16796559"/>
    <w:rsid w:val="1684754B"/>
    <w:rsid w:val="16896D2C"/>
    <w:rsid w:val="168A340D"/>
    <w:rsid w:val="168A49EA"/>
    <w:rsid w:val="168C6EB1"/>
    <w:rsid w:val="16957646"/>
    <w:rsid w:val="16965B3F"/>
    <w:rsid w:val="16BC49B3"/>
    <w:rsid w:val="16C066C9"/>
    <w:rsid w:val="16C179AE"/>
    <w:rsid w:val="16CF619E"/>
    <w:rsid w:val="16D059BC"/>
    <w:rsid w:val="16D1364A"/>
    <w:rsid w:val="16D46E93"/>
    <w:rsid w:val="16D5068D"/>
    <w:rsid w:val="16D94DB3"/>
    <w:rsid w:val="16DA18CC"/>
    <w:rsid w:val="16E12C4C"/>
    <w:rsid w:val="16E33501"/>
    <w:rsid w:val="16E47403"/>
    <w:rsid w:val="16E90BFC"/>
    <w:rsid w:val="16ED17D6"/>
    <w:rsid w:val="16F33831"/>
    <w:rsid w:val="170B09E7"/>
    <w:rsid w:val="170D21A8"/>
    <w:rsid w:val="17133D0F"/>
    <w:rsid w:val="1719009F"/>
    <w:rsid w:val="17240306"/>
    <w:rsid w:val="17431E72"/>
    <w:rsid w:val="17451A4E"/>
    <w:rsid w:val="17452122"/>
    <w:rsid w:val="174C0671"/>
    <w:rsid w:val="174F203C"/>
    <w:rsid w:val="175006D4"/>
    <w:rsid w:val="175929AA"/>
    <w:rsid w:val="175A6D31"/>
    <w:rsid w:val="175F45ED"/>
    <w:rsid w:val="17624B84"/>
    <w:rsid w:val="17710CAD"/>
    <w:rsid w:val="177548D2"/>
    <w:rsid w:val="177C6B8F"/>
    <w:rsid w:val="177E3743"/>
    <w:rsid w:val="178231EB"/>
    <w:rsid w:val="178429CD"/>
    <w:rsid w:val="17884D6A"/>
    <w:rsid w:val="17900DBE"/>
    <w:rsid w:val="179105FD"/>
    <w:rsid w:val="179F1479"/>
    <w:rsid w:val="17A35573"/>
    <w:rsid w:val="17A471B5"/>
    <w:rsid w:val="17A90F29"/>
    <w:rsid w:val="17AB37F7"/>
    <w:rsid w:val="17AF3668"/>
    <w:rsid w:val="17B45BC9"/>
    <w:rsid w:val="17B6257E"/>
    <w:rsid w:val="17B847A7"/>
    <w:rsid w:val="17C5797C"/>
    <w:rsid w:val="17C71C97"/>
    <w:rsid w:val="17D44DEE"/>
    <w:rsid w:val="17D707DB"/>
    <w:rsid w:val="17E5637F"/>
    <w:rsid w:val="17EB34EC"/>
    <w:rsid w:val="17EE77C3"/>
    <w:rsid w:val="17EF1254"/>
    <w:rsid w:val="17F04D7B"/>
    <w:rsid w:val="17F7224C"/>
    <w:rsid w:val="17FA5CD9"/>
    <w:rsid w:val="17FE7BED"/>
    <w:rsid w:val="180B78B4"/>
    <w:rsid w:val="180E4B08"/>
    <w:rsid w:val="180E6E9B"/>
    <w:rsid w:val="180F7830"/>
    <w:rsid w:val="18143714"/>
    <w:rsid w:val="181A60A4"/>
    <w:rsid w:val="18210645"/>
    <w:rsid w:val="18233154"/>
    <w:rsid w:val="18251F9F"/>
    <w:rsid w:val="183410D2"/>
    <w:rsid w:val="183C25ED"/>
    <w:rsid w:val="183D19A0"/>
    <w:rsid w:val="183D1DD5"/>
    <w:rsid w:val="184E1F55"/>
    <w:rsid w:val="1854425B"/>
    <w:rsid w:val="1858057B"/>
    <w:rsid w:val="185C71B3"/>
    <w:rsid w:val="186C5CFE"/>
    <w:rsid w:val="186D19D3"/>
    <w:rsid w:val="18783829"/>
    <w:rsid w:val="187B27A6"/>
    <w:rsid w:val="187E7738"/>
    <w:rsid w:val="188661B8"/>
    <w:rsid w:val="18975B86"/>
    <w:rsid w:val="18A35ED0"/>
    <w:rsid w:val="18A97EFD"/>
    <w:rsid w:val="18AB01E7"/>
    <w:rsid w:val="18AB5540"/>
    <w:rsid w:val="18AD4A83"/>
    <w:rsid w:val="18B23E2E"/>
    <w:rsid w:val="18B27EB3"/>
    <w:rsid w:val="18B50C20"/>
    <w:rsid w:val="18C5623A"/>
    <w:rsid w:val="18CC1EF9"/>
    <w:rsid w:val="18D63AE8"/>
    <w:rsid w:val="18D717A8"/>
    <w:rsid w:val="18E0447E"/>
    <w:rsid w:val="18E36F84"/>
    <w:rsid w:val="18E37409"/>
    <w:rsid w:val="18E6048A"/>
    <w:rsid w:val="18EE51E0"/>
    <w:rsid w:val="18F31D0E"/>
    <w:rsid w:val="18F55604"/>
    <w:rsid w:val="18F6475C"/>
    <w:rsid w:val="18FF42B8"/>
    <w:rsid w:val="19017B65"/>
    <w:rsid w:val="19042563"/>
    <w:rsid w:val="19045806"/>
    <w:rsid w:val="19051E8A"/>
    <w:rsid w:val="1909233B"/>
    <w:rsid w:val="190F4611"/>
    <w:rsid w:val="1918589B"/>
    <w:rsid w:val="192206A1"/>
    <w:rsid w:val="192237EC"/>
    <w:rsid w:val="192640A5"/>
    <w:rsid w:val="192937D3"/>
    <w:rsid w:val="192A6367"/>
    <w:rsid w:val="19393B0D"/>
    <w:rsid w:val="193E3711"/>
    <w:rsid w:val="19432EED"/>
    <w:rsid w:val="19436F45"/>
    <w:rsid w:val="1945036B"/>
    <w:rsid w:val="19450FDB"/>
    <w:rsid w:val="19472F02"/>
    <w:rsid w:val="194F3E33"/>
    <w:rsid w:val="19506142"/>
    <w:rsid w:val="19520C76"/>
    <w:rsid w:val="19541B10"/>
    <w:rsid w:val="195A6A5F"/>
    <w:rsid w:val="196C6CA1"/>
    <w:rsid w:val="19776203"/>
    <w:rsid w:val="19800AA5"/>
    <w:rsid w:val="1989771F"/>
    <w:rsid w:val="198F2608"/>
    <w:rsid w:val="1996744D"/>
    <w:rsid w:val="199A60E4"/>
    <w:rsid w:val="199C70C5"/>
    <w:rsid w:val="19A031E6"/>
    <w:rsid w:val="19A34755"/>
    <w:rsid w:val="19A764AD"/>
    <w:rsid w:val="19AC51F4"/>
    <w:rsid w:val="19AE5F5A"/>
    <w:rsid w:val="19B15601"/>
    <w:rsid w:val="19B522C8"/>
    <w:rsid w:val="19B6088C"/>
    <w:rsid w:val="19D41B53"/>
    <w:rsid w:val="19EA44B5"/>
    <w:rsid w:val="19EB6599"/>
    <w:rsid w:val="19EB793E"/>
    <w:rsid w:val="19EF0D36"/>
    <w:rsid w:val="19F60FEC"/>
    <w:rsid w:val="19FA2AD1"/>
    <w:rsid w:val="19FE5325"/>
    <w:rsid w:val="1A074D11"/>
    <w:rsid w:val="1A0E3D72"/>
    <w:rsid w:val="1A0F648C"/>
    <w:rsid w:val="1A121CDE"/>
    <w:rsid w:val="1A145F40"/>
    <w:rsid w:val="1A167E1F"/>
    <w:rsid w:val="1A1E1622"/>
    <w:rsid w:val="1A2B232C"/>
    <w:rsid w:val="1A3914C7"/>
    <w:rsid w:val="1A3C25FD"/>
    <w:rsid w:val="1A42696B"/>
    <w:rsid w:val="1A4B520F"/>
    <w:rsid w:val="1A4F32AA"/>
    <w:rsid w:val="1A506971"/>
    <w:rsid w:val="1A5521EA"/>
    <w:rsid w:val="1A552EEE"/>
    <w:rsid w:val="1A61259C"/>
    <w:rsid w:val="1A613989"/>
    <w:rsid w:val="1A700867"/>
    <w:rsid w:val="1A7C0DCB"/>
    <w:rsid w:val="1A88633C"/>
    <w:rsid w:val="1A8F765A"/>
    <w:rsid w:val="1A912748"/>
    <w:rsid w:val="1A931B62"/>
    <w:rsid w:val="1A934205"/>
    <w:rsid w:val="1A952A4E"/>
    <w:rsid w:val="1A963071"/>
    <w:rsid w:val="1A9A2747"/>
    <w:rsid w:val="1A9A40E3"/>
    <w:rsid w:val="1A9B2C97"/>
    <w:rsid w:val="1A9B4FB8"/>
    <w:rsid w:val="1AA64002"/>
    <w:rsid w:val="1AA808D2"/>
    <w:rsid w:val="1AAF139E"/>
    <w:rsid w:val="1ABB7394"/>
    <w:rsid w:val="1ABC06FD"/>
    <w:rsid w:val="1AC045FB"/>
    <w:rsid w:val="1AC31E0F"/>
    <w:rsid w:val="1AC63078"/>
    <w:rsid w:val="1AC72995"/>
    <w:rsid w:val="1AC960B6"/>
    <w:rsid w:val="1ACB424E"/>
    <w:rsid w:val="1AD27623"/>
    <w:rsid w:val="1AD4681C"/>
    <w:rsid w:val="1ADA5162"/>
    <w:rsid w:val="1ADA7128"/>
    <w:rsid w:val="1ADE1A03"/>
    <w:rsid w:val="1AE615DF"/>
    <w:rsid w:val="1AE64E4B"/>
    <w:rsid w:val="1AE92A77"/>
    <w:rsid w:val="1AED093D"/>
    <w:rsid w:val="1AEE7805"/>
    <w:rsid w:val="1AF04D85"/>
    <w:rsid w:val="1AF15D6A"/>
    <w:rsid w:val="1AF85239"/>
    <w:rsid w:val="1AF97B7F"/>
    <w:rsid w:val="1B0A44C4"/>
    <w:rsid w:val="1B0A7FB7"/>
    <w:rsid w:val="1B1C25A4"/>
    <w:rsid w:val="1B1E53D6"/>
    <w:rsid w:val="1B1F4766"/>
    <w:rsid w:val="1B201DD3"/>
    <w:rsid w:val="1B27268B"/>
    <w:rsid w:val="1B290F8E"/>
    <w:rsid w:val="1B2937BE"/>
    <w:rsid w:val="1B2A6FFC"/>
    <w:rsid w:val="1B2D22CA"/>
    <w:rsid w:val="1B323B14"/>
    <w:rsid w:val="1B333F80"/>
    <w:rsid w:val="1B4A7069"/>
    <w:rsid w:val="1B4B4506"/>
    <w:rsid w:val="1B584B65"/>
    <w:rsid w:val="1B585766"/>
    <w:rsid w:val="1B644160"/>
    <w:rsid w:val="1B6C5188"/>
    <w:rsid w:val="1B6D3A18"/>
    <w:rsid w:val="1B6E0763"/>
    <w:rsid w:val="1B826A32"/>
    <w:rsid w:val="1B874FCD"/>
    <w:rsid w:val="1B920B52"/>
    <w:rsid w:val="1B96287D"/>
    <w:rsid w:val="1B965C07"/>
    <w:rsid w:val="1B9D0C35"/>
    <w:rsid w:val="1BA71D28"/>
    <w:rsid w:val="1BAC3004"/>
    <w:rsid w:val="1BAE452F"/>
    <w:rsid w:val="1BAF1E84"/>
    <w:rsid w:val="1BB50677"/>
    <w:rsid w:val="1BBC4DA0"/>
    <w:rsid w:val="1BBC6AD1"/>
    <w:rsid w:val="1BBF39EE"/>
    <w:rsid w:val="1BCF5F25"/>
    <w:rsid w:val="1BD37C26"/>
    <w:rsid w:val="1BE3571E"/>
    <w:rsid w:val="1BE61F50"/>
    <w:rsid w:val="1BE81594"/>
    <w:rsid w:val="1BF04C16"/>
    <w:rsid w:val="1BF17169"/>
    <w:rsid w:val="1BFF5EBF"/>
    <w:rsid w:val="1C002B12"/>
    <w:rsid w:val="1C114664"/>
    <w:rsid w:val="1C182EED"/>
    <w:rsid w:val="1C1A3E07"/>
    <w:rsid w:val="1C1B343E"/>
    <w:rsid w:val="1C280A38"/>
    <w:rsid w:val="1C2A706D"/>
    <w:rsid w:val="1C3B6197"/>
    <w:rsid w:val="1C480832"/>
    <w:rsid w:val="1C584505"/>
    <w:rsid w:val="1C5E2991"/>
    <w:rsid w:val="1C6A51FF"/>
    <w:rsid w:val="1C7225C2"/>
    <w:rsid w:val="1C7354B1"/>
    <w:rsid w:val="1C7C6510"/>
    <w:rsid w:val="1C7E3453"/>
    <w:rsid w:val="1C8240BF"/>
    <w:rsid w:val="1C8246DF"/>
    <w:rsid w:val="1C847FE6"/>
    <w:rsid w:val="1C86706A"/>
    <w:rsid w:val="1C9212FB"/>
    <w:rsid w:val="1C9C67A0"/>
    <w:rsid w:val="1C9D6765"/>
    <w:rsid w:val="1CA519D7"/>
    <w:rsid w:val="1CA55340"/>
    <w:rsid w:val="1CA6608F"/>
    <w:rsid w:val="1CA871C7"/>
    <w:rsid w:val="1CB24159"/>
    <w:rsid w:val="1CB6713A"/>
    <w:rsid w:val="1CB91545"/>
    <w:rsid w:val="1CB949BF"/>
    <w:rsid w:val="1CBE50A6"/>
    <w:rsid w:val="1CC0355D"/>
    <w:rsid w:val="1CC1257E"/>
    <w:rsid w:val="1CC7577F"/>
    <w:rsid w:val="1CC87B1A"/>
    <w:rsid w:val="1CC9665C"/>
    <w:rsid w:val="1CCF72C2"/>
    <w:rsid w:val="1CD14A31"/>
    <w:rsid w:val="1CD53CE6"/>
    <w:rsid w:val="1CD6646A"/>
    <w:rsid w:val="1CD87610"/>
    <w:rsid w:val="1CDD3C66"/>
    <w:rsid w:val="1CE05F25"/>
    <w:rsid w:val="1CE74161"/>
    <w:rsid w:val="1CE94F00"/>
    <w:rsid w:val="1CEB0193"/>
    <w:rsid w:val="1CEB3C92"/>
    <w:rsid w:val="1CF004F0"/>
    <w:rsid w:val="1CF75445"/>
    <w:rsid w:val="1D026C66"/>
    <w:rsid w:val="1D0757FF"/>
    <w:rsid w:val="1D07777E"/>
    <w:rsid w:val="1D091EEA"/>
    <w:rsid w:val="1D097A95"/>
    <w:rsid w:val="1D0D4B9C"/>
    <w:rsid w:val="1D0F583E"/>
    <w:rsid w:val="1D141B39"/>
    <w:rsid w:val="1D192E51"/>
    <w:rsid w:val="1D1C1120"/>
    <w:rsid w:val="1D216C8C"/>
    <w:rsid w:val="1D2B5233"/>
    <w:rsid w:val="1D3004DC"/>
    <w:rsid w:val="1D3B7CE3"/>
    <w:rsid w:val="1D3B7EDE"/>
    <w:rsid w:val="1D4C1F0A"/>
    <w:rsid w:val="1D4C3D15"/>
    <w:rsid w:val="1D526DFB"/>
    <w:rsid w:val="1D570FAF"/>
    <w:rsid w:val="1D59033A"/>
    <w:rsid w:val="1D605666"/>
    <w:rsid w:val="1D622087"/>
    <w:rsid w:val="1D652305"/>
    <w:rsid w:val="1D654D4C"/>
    <w:rsid w:val="1D682631"/>
    <w:rsid w:val="1D743FAC"/>
    <w:rsid w:val="1D823073"/>
    <w:rsid w:val="1D86013C"/>
    <w:rsid w:val="1D891403"/>
    <w:rsid w:val="1D8C1335"/>
    <w:rsid w:val="1D905CD9"/>
    <w:rsid w:val="1D931D87"/>
    <w:rsid w:val="1D965EEC"/>
    <w:rsid w:val="1D9E3AA4"/>
    <w:rsid w:val="1DA754A3"/>
    <w:rsid w:val="1DAE2350"/>
    <w:rsid w:val="1DB139D7"/>
    <w:rsid w:val="1DB17355"/>
    <w:rsid w:val="1DB46285"/>
    <w:rsid w:val="1DBC77F5"/>
    <w:rsid w:val="1DBE1944"/>
    <w:rsid w:val="1DC549D8"/>
    <w:rsid w:val="1DCD73ED"/>
    <w:rsid w:val="1DD21135"/>
    <w:rsid w:val="1DD8325F"/>
    <w:rsid w:val="1DE25657"/>
    <w:rsid w:val="1DEA520F"/>
    <w:rsid w:val="1DEC5692"/>
    <w:rsid w:val="1DF414C0"/>
    <w:rsid w:val="1DFA68D7"/>
    <w:rsid w:val="1E011C2A"/>
    <w:rsid w:val="1E033B0B"/>
    <w:rsid w:val="1E03731D"/>
    <w:rsid w:val="1E084DEA"/>
    <w:rsid w:val="1E0D3B8A"/>
    <w:rsid w:val="1E1127EC"/>
    <w:rsid w:val="1E1E36AC"/>
    <w:rsid w:val="1E226BD5"/>
    <w:rsid w:val="1E255D02"/>
    <w:rsid w:val="1E2B571A"/>
    <w:rsid w:val="1E331881"/>
    <w:rsid w:val="1E3744BF"/>
    <w:rsid w:val="1E374CA1"/>
    <w:rsid w:val="1E374F75"/>
    <w:rsid w:val="1E397BDE"/>
    <w:rsid w:val="1E3B7886"/>
    <w:rsid w:val="1E3F3E0B"/>
    <w:rsid w:val="1E4D127E"/>
    <w:rsid w:val="1E4E639F"/>
    <w:rsid w:val="1E5124A9"/>
    <w:rsid w:val="1E5200AA"/>
    <w:rsid w:val="1E5339B8"/>
    <w:rsid w:val="1E554764"/>
    <w:rsid w:val="1E58114B"/>
    <w:rsid w:val="1E6C1656"/>
    <w:rsid w:val="1E7059FC"/>
    <w:rsid w:val="1E844012"/>
    <w:rsid w:val="1E8A5D52"/>
    <w:rsid w:val="1E8C22B0"/>
    <w:rsid w:val="1E8E4FC9"/>
    <w:rsid w:val="1E904CE2"/>
    <w:rsid w:val="1E9102AC"/>
    <w:rsid w:val="1E983B60"/>
    <w:rsid w:val="1E991B36"/>
    <w:rsid w:val="1E994514"/>
    <w:rsid w:val="1E9F07AA"/>
    <w:rsid w:val="1EA53A2B"/>
    <w:rsid w:val="1EAB14B4"/>
    <w:rsid w:val="1EB41C24"/>
    <w:rsid w:val="1EBA1D85"/>
    <w:rsid w:val="1EBC67D6"/>
    <w:rsid w:val="1EBF162C"/>
    <w:rsid w:val="1EC43FBB"/>
    <w:rsid w:val="1EC808F8"/>
    <w:rsid w:val="1EC82942"/>
    <w:rsid w:val="1ECA10B4"/>
    <w:rsid w:val="1ECA3754"/>
    <w:rsid w:val="1ECD11E4"/>
    <w:rsid w:val="1EDE386E"/>
    <w:rsid w:val="1EDF140D"/>
    <w:rsid w:val="1EEC4A28"/>
    <w:rsid w:val="1EF40AED"/>
    <w:rsid w:val="1F0C32BB"/>
    <w:rsid w:val="1F0D55E2"/>
    <w:rsid w:val="1F14288B"/>
    <w:rsid w:val="1F161977"/>
    <w:rsid w:val="1F172326"/>
    <w:rsid w:val="1F17374C"/>
    <w:rsid w:val="1F185214"/>
    <w:rsid w:val="1F1C3523"/>
    <w:rsid w:val="1F1D0701"/>
    <w:rsid w:val="1F262FC9"/>
    <w:rsid w:val="1F297F58"/>
    <w:rsid w:val="1F3452C8"/>
    <w:rsid w:val="1F3A0F1A"/>
    <w:rsid w:val="1F402D87"/>
    <w:rsid w:val="1F440817"/>
    <w:rsid w:val="1F4C7047"/>
    <w:rsid w:val="1F4E7409"/>
    <w:rsid w:val="1F505606"/>
    <w:rsid w:val="1F583048"/>
    <w:rsid w:val="1F591D56"/>
    <w:rsid w:val="1F5C1EA4"/>
    <w:rsid w:val="1F5C7DE0"/>
    <w:rsid w:val="1F5F049E"/>
    <w:rsid w:val="1F677802"/>
    <w:rsid w:val="1F6A2D69"/>
    <w:rsid w:val="1F6D6CA3"/>
    <w:rsid w:val="1F6D770D"/>
    <w:rsid w:val="1F701842"/>
    <w:rsid w:val="1F7257DA"/>
    <w:rsid w:val="1F762F25"/>
    <w:rsid w:val="1F78377B"/>
    <w:rsid w:val="1F7853D8"/>
    <w:rsid w:val="1F7A4AC6"/>
    <w:rsid w:val="1F7C454D"/>
    <w:rsid w:val="1F8751E7"/>
    <w:rsid w:val="1F8913FA"/>
    <w:rsid w:val="1F8F103A"/>
    <w:rsid w:val="1F990398"/>
    <w:rsid w:val="1FB14BCF"/>
    <w:rsid w:val="1FB17138"/>
    <w:rsid w:val="1FB23296"/>
    <w:rsid w:val="1FB717D8"/>
    <w:rsid w:val="1FBF2B80"/>
    <w:rsid w:val="1FC349CF"/>
    <w:rsid w:val="1FC4110A"/>
    <w:rsid w:val="1FD359BA"/>
    <w:rsid w:val="1FDC529E"/>
    <w:rsid w:val="1FE0054D"/>
    <w:rsid w:val="1FE057F9"/>
    <w:rsid w:val="1FE22A6C"/>
    <w:rsid w:val="1FED594D"/>
    <w:rsid w:val="20084FAA"/>
    <w:rsid w:val="200A009C"/>
    <w:rsid w:val="200C74BC"/>
    <w:rsid w:val="20102648"/>
    <w:rsid w:val="201E1E88"/>
    <w:rsid w:val="201E4846"/>
    <w:rsid w:val="202170B1"/>
    <w:rsid w:val="20276E22"/>
    <w:rsid w:val="20290D66"/>
    <w:rsid w:val="202B2A83"/>
    <w:rsid w:val="202B5EFE"/>
    <w:rsid w:val="202D09E2"/>
    <w:rsid w:val="20330845"/>
    <w:rsid w:val="203A186B"/>
    <w:rsid w:val="203A201A"/>
    <w:rsid w:val="20492CE8"/>
    <w:rsid w:val="204C5A64"/>
    <w:rsid w:val="204E1EEF"/>
    <w:rsid w:val="204E6BA5"/>
    <w:rsid w:val="205651A8"/>
    <w:rsid w:val="205A7165"/>
    <w:rsid w:val="206C4A1D"/>
    <w:rsid w:val="206D249A"/>
    <w:rsid w:val="207100E9"/>
    <w:rsid w:val="207628EF"/>
    <w:rsid w:val="2079079F"/>
    <w:rsid w:val="2084254D"/>
    <w:rsid w:val="208A6E24"/>
    <w:rsid w:val="208D34FE"/>
    <w:rsid w:val="208E47EF"/>
    <w:rsid w:val="208F2C4B"/>
    <w:rsid w:val="209C2E11"/>
    <w:rsid w:val="20A04E5A"/>
    <w:rsid w:val="20A3014D"/>
    <w:rsid w:val="20AC4D98"/>
    <w:rsid w:val="20AD117C"/>
    <w:rsid w:val="20B42C1A"/>
    <w:rsid w:val="20B92735"/>
    <w:rsid w:val="20BC2212"/>
    <w:rsid w:val="20C57B3A"/>
    <w:rsid w:val="20CA0573"/>
    <w:rsid w:val="20D46DA1"/>
    <w:rsid w:val="20D57DEA"/>
    <w:rsid w:val="20D77B23"/>
    <w:rsid w:val="20DD6E4F"/>
    <w:rsid w:val="20DE7223"/>
    <w:rsid w:val="20E04E4F"/>
    <w:rsid w:val="20E05BEA"/>
    <w:rsid w:val="20E35E7A"/>
    <w:rsid w:val="20E96255"/>
    <w:rsid w:val="20F018D4"/>
    <w:rsid w:val="20F43A50"/>
    <w:rsid w:val="20FB5E6B"/>
    <w:rsid w:val="20FB7C1C"/>
    <w:rsid w:val="210431BA"/>
    <w:rsid w:val="21091F88"/>
    <w:rsid w:val="210966CB"/>
    <w:rsid w:val="210A326B"/>
    <w:rsid w:val="210A3E1F"/>
    <w:rsid w:val="21116A6B"/>
    <w:rsid w:val="21125004"/>
    <w:rsid w:val="211E7F0D"/>
    <w:rsid w:val="212040CD"/>
    <w:rsid w:val="212B67CA"/>
    <w:rsid w:val="213109DD"/>
    <w:rsid w:val="213C6114"/>
    <w:rsid w:val="214468A4"/>
    <w:rsid w:val="21546DBB"/>
    <w:rsid w:val="215757AB"/>
    <w:rsid w:val="215E7AA1"/>
    <w:rsid w:val="21717CD2"/>
    <w:rsid w:val="21876F5D"/>
    <w:rsid w:val="2189742D"/>
    <w:rsid w:val="21907E6C"/>
    <w:rsid w:val="21961926"/>
    <w:rsid w:val="21A03F31"/>
    <w:rsid w:val="21A34AA5"/>
    <w:rsid w:val="21AA2BCE"/>
    <w:rsid w:val="21AF7B36"/>
    <w:rsid w:val="21B328B0"/>
    <w:rsid w:val="21C223E6"/>
    <w:rsid w:val="21C53A12"/>
    <w:rsid w:val="21D17657"/>
    <w:rsid w:val="21E01FC7"/>
    <w:rsid w:val="21E53118"/>
    <w:rsid w:val="21F23BC7"/>
    <w:rsid w:val="21F76249"/>
    <w:rsid w:val="220A05FD"/>
    <w:rsid w:val="220A0FA0"/>
    <w:rsid w:val="220C357F"/>
    <w:rsid w:val="220F714A"/>
    <w:rsid w:val="22112EA6"/>
    <w:rsid w:val="2216059B"/>
    <w:rsid w:val="22191AA6"/>
    <w:rsid w:val="221C40F9"/>
    <w:rsid w:val="222A2C10"/>
    <w:rsid w:val="2235346B"/>
    <w:rsid w:val="22383191"/>
    <w:rsid w:val="223931E0"/>
    <w:rsid w:val="223D0885"/>
    <w:rsid w:val="22462B3E"/>
    <w:rsid w:val="22472229"/>
    <w:rsid w:val="224A590C"/>
    <w:rsid w:val="224F5EF9"/>
    <w:rsid w:val="22520A87"/>
    <w:rsid w:val="22562B3E"/>
    <w:rsid w:val="22586693"/>
    <w:rsid w:val="22596250"/>
    <w:rsid w:val="225E0155"/>
    <w:rsid w:val="22600A18"/>
    <w:rsid w:val="22614045"/>
    <w:rsid w:val="22620BBF"/>
    <w:rsid w:val="22626BA4"/>
    <w:rsid w:val="226423E9"/>
    <w:rsid w:val="226732E0"/>
    <w:rsid w:val="226C56B9"/>
    <w:rsid w:val="226D0470"/>
    <w:rsid w:val="226E1A78"/>
    <w:rsid w:val="22742FDD"/>
    <w:rsid w:val="22773A99"/>
    <w:rsid w:val="227F6A7C"/>
    <w:rsid w:val="228E4F11"/>
    <w:rsid w:val="228E7E14"/>
    <w:rsid w:val="22923DD5"/>
    <w:rsid w:val="22981248"/>
    <w:rsid w:val="229D4752"/>
    <w:rsid w:val="229F72AC"/>
    <w:rsid w:val="22A54B03"/>
    <w:rsid w:val="22A77211"/>
    <w:rsid w:val="22B31F46"/>
    <w:rsid w:val="22B3580B"/>
    <w:rsid w:val="22C15AC4"/>
    <w:rsid w:val="22C23044"/>
    <w:rsid w:val="22C747A3"/>
    <w:rsid w:val="22CB4B90"/>
    <w:rsid w:val="22CC3B3C"/>
    <w:rsid w:val="22D27D50"/>
    <w:rsid w:val="22D61BE6"/>
    <w:rsid w:val="22DC1A0F"/>
    <w:rsid w:val="22EA625F"/>
    <w:rsid w:val="22ED74FB"/>
    <w:rsid w:val="22F05382"/>
    <w:rsid w:val="22F614CD"/>
    <w:rsid w:val="23004E1A"/>
    <w:rsid w:val="230C136F"/>
    <w:rsid w:val="230D4200"/>
    <w:rsid w:val="231240CE"/>
    <w:rsid w:val="2315334C"/>
    <w:rsid w:val="231E7EBA"/>
    <w:rsid w:val="232B08F6"/>
    <w:rsid w:val="23426776"/>
    <w:rsid w:val="23482ACA"/>
    <w:rsid w:val="234D7172"/>
    <w:rsid w:val="23596166"/>
    <w:rsid w:val="236705AA"/>
    <w:rsid w:val="236A5FC3"/>
    <w:rsid w:val="23722583"/>
    <w:rsid w:val="23771427"/>
    <w:rsid w:val="238D7614"/>
    <w:rsid w:val="23912198"/>
    <w:rsid w:val="23AB2E43"/>
    <w:rsid w:val="23AD6F94"/>
    <w:rsid w:val="23B546BD"/>
    <w:rsid w:val="23B653E7"/>
    <w:rsid w:val="23BB7456"/>
    <w:rsid w:val="23BD5601"/>
    <w:rsid w:val="23CA5093"/>
    <w:rsid w:val="23CC1FE8"/>
    <w:rsid w:val="23CF5A91"/>
    <w:rsid w:val="23D4331C"/>
    <w:rsid w:val="23D53FA9"/>
    <w:rsid w:val="23D62E4E"/>
    <w:rsid w:val="23D8000C"/>
    <w:rsid w:val="23DC123C"/>
    <w:rsid w:val="23E04442"/>
    <w:rsid w:val="24065025"/>
    <w:rsid w:val="24066E8D"/>
    <w:rsid w:val="24112F90"/>
    <w:rsid w:val="24141FAC"/>
    <w:rsid w:val="24145210"/>
    <w:rsid w:val="24170137"/>
    <w:rsid w:val="241A75E4"/>
    <w:rsid w:val="241E4609"/>
    <w:rsid w:val="24236284"/>
    <w:rsid w:val="242557CC"/>
    <w:rsid w:val="24255A9A"/>
    <w:rsid w:val="242C039F"/>
    <w:rsid w:val="242F0CCA"/>
    <w:rsid w:val="24340CC5"/>
    <w:rsid w:val="243770B8"/>
    <w:rsid w:val="243A03B7"/>
    <w:rsid w:val="2440105F"/>
    <w:rsid w:val="24401DD8"/>
    <w:rsid w:val="24403FD5"/>
    <w:rsid w:val="24404701"/>
    <w:rsid w:val="24417A53"/>
    <w:rsid w:val="24453EAA"/>
    <w:rsid w:val="244C27CC"/>
    <w:rsid w:val="244D7406"/>
    <w:rsid w:val="24641829"/>
    <w:rsid w:val="24693B7F"/>
    <w:rsid w:val="246A3DFB"/>
    <w:rsid w:val="246D6445"/>
    <w:rsid w:val="247201E7"/>
    <w:rsid w:val="247523E5"/>
    <w:rsid w:val="24765027"/>
    <w:rsid w:val="248142F7"/>
    <w:rsid w:val="248A180A"/>
    <w:rsid w:val="24A0175F"/>
    <w:rsid w:val="24A22E3F"/>
    <w:rsid w:val="24AB3EB2"/>
    <w:rsid w:val="24AB423A"/>
    <w:rsid w:val="24B02AAE"/>
    <w:rsid w:val="24B456AC"/>
    <w:rsid w:val="24B629A2"/>
    <w:rsid w:val="24BB2A05"/>
    <w:rsid w:val="24BE503B"/>
    <w:rsid w:val="24BF50E7"/>
    <w:rsid w:val="24C27582"/>
    <w:rsid w:val="24C5295D"/>
    <w:rsid w:val="24D071EA"/>
    <w:rsid w:val="24E032DA"/>
    <w:rsid w:val="24E216AF"/>
    <w:rsid w:val="24E4662D"/>
    <w:rsid w:val="24E532DB"/>
    <w:rsid w:val="24ED429F"/>
    <w:rsid w:val="24F84118"/>
    <w:rsid w:val="24FE6B2A"/>
    <w:rsid w:val="2508535A"/>
    <w:rsid w:val="250919B3"/>
    <w:rsid w:val="250B495E"/>
    <w:rsid w:val="251360CB"/>
    <w:rsid w:val="25150A56"/>
    <w:rsid w:val="251A16D7"/>
    <w:rsid w:val="25335DE1"/>
    <w:rsid w:val="25353B4E"/>
    <w:rsid w:val="25391AFF"/>
    <w:rsid w:val="253D3D71"/>
    <w:rsid w:val="253F46F4"/>
    <w:rsid w:val="25423802"/>
    <w:rsid w:val="25466545"/>
    <w:rsid w:val="255A1FDA"/>
    <w:rsid w:val="255B0D7E"/>
    <w:rsid w:val="255B38F8"/>
    <w:rsid w:val="255F353F"/>
    <w:rsid w:val="256401FD"/>
    <w:rsid w:val="2565090B"/>
    <w:rsid w:val="256E59C9"/>
    <w:rsid w:val="256F2631"/>
    <w:rsid w:val="257C0C49"/>
    <w:rsid w:val="257C24D2"/>
    <w:rsid w:val="257F4943"/>
    <w:rsid w:val="257F6A14"/>
    <w:rsid w:val="258178B6"/>
    <w:rsid w:val="2583783D"/>
    <w:rsid w:val="258B7CCE"/>
    <w:rsid w:val="25934CEE"/>
    <w:rsid w:val="259B351D"/>
    <w:rsid w:val="259F0033"/>
    <w:rsid w:val="259F389A"/>
    <w:rsid w:val="25A0344F"/>
    <w:rsid w:val="25AB03D9"/>
    <w:rsid w:val="25AD5FF3"/>
    <w:rsid w:val="25AF3176"/>
    <w:rsid w:val="25B66EC8"/>
    <w:rsid w:val="25B82688"/>
    <w:rsid w:val="25B92A5A"/>
    <w:rsid w:val="25BB087F"/>
    <w:rsid w:val="25C55118"/>
    <w:rsid w:val="25C85C53"/>
    <w:rsid w:val="25D00415"/>
    <w:rsid w:val="25D246DA"/>
    <w:rsid w:val="25D83485"/>
    <w:rsid w:val="25D90532"/>
    <w:rsid w:val="25E21E9C"/>
    <w:rsid w:val="25E5114E"/>
    <w:rsid w:val="25E94884"/>
    <w:rsid w:val="25F4750F"/>
    <w:rsid w:val="25F54ECF"/>
    <w:rsid w:val="260815F9"/>
    <w:rsid w:val="260A36B9"/>
    <w:rsid w:val="26160C42"/>
    <w:rsid w:val="26177AF9"/>
    <w:rsid w:val="261D6FC4"/>
    <w:rsid w:val="261E4C75"/>
    <w:rsid w:val="261F6ADB"/>
    <w:rsid w:val="262011B7"/>
    <w:rsid w:val="263460CA"/>
    <w:rsid w:val="263928D8"/>
    <w:rsid w:val="263C7842"/>
    <w:rsid w:val="263F2B65"/>
    <w:rsid w:val="26401595"/>
    <w:rsid w:val="26425AC8"/>
    <w:rsid w:val="264336AD"/>
    <w:rsid w:val="26441961"/>
    <w:rsid w:val="2646072C"/>
    <w:rsid w:val="26485132"/>
    <w:rsid w:val="264C7376"/>
    <w:rsid w:val="2655260C"/>
    <w:rsid w:val="2655591F"/>
    <w:rsid w:val="26636645"/>
    <w:rsid w:val="266B1BCD"/>
    <w:rsid w:val="266D054A"/>
    <w:rsid w:val="266D5954"/>
    <w:rsid w:val="267267AA"/>
    <w:rsid w:val="26730CB0"/>
    <w:rsid w:val="26732F31"/>
    <w:rsid w:val="26745879"/>
    <w:rsid w:val="267A22BC"/>
    <w:rsid w:val="268326F8"/>
    <w:rsid w:val="2687518A"/>
    <w:rsid w:val="268847A6"/>
    <w:rsid w:val="268D0C9A"/>
    <w:rsid w:val="26936BA8"/>
    <w:rsid w:val="26982296"/>
    <w:rsid w:val="26A56052"/>
    <w:rsid w:val="26B3768D"/>
    <w:rsid w:val="26B918D1"/>
    <w:rsid w:val="26BB53EF"/>
    <w:rsid w:val="26C03BA8"/>
    <w:rsid w:val="26C11D98"/>
    <w:rsid w:val="26C12AEE"/>
    <w:rsid w:val="26C34F60"/>
    <w:rsid w:val="26C71877"/>
    <w:rsid w:val="26C83D69"/>
    <w:rsid w:val="26CC6257"/>
    <w:rsid w:val="26CD5B55"/>
    <w:rsid w:val="26D10E85"/>
    <w:rsid w:val="26D913D6"/>
    <w:rsid w:val="26DE2A9D"/>
    <w:rsid w:val="26E0428E"/>
    <w:rsid w:val="26E21605"/>
    <w:rsid w:val="26E36083"/>
    <w:rsid w:val="26E76171"/>
    <w:rsid w:val="26E866EA"/>
    <w:rsid w:val="26EA6677"/>
    <w:rsid w:val="26EC50AA"/>
    <w:rsid w:val="26F32220"/>
    <w:rsid w:val="26FC018D"/>
    <w:rsid w:val="2703581F"/>
    <w:rsid w:val="2708062A"/>
    <w:rsid w:val="27093B6F"/>
    <w:rsid w:val="270C3DB1"/>
    <w:rsid w:val="270F3D4E"/>
    <w:rsid w:val="27157B11"/>
    <w:rsid w:val="27163442"/>
    <w:rsid w:val="27174A67"/>
    <w:rsid w:val="272455C6"/>
    <w:rsid w:val="27246775"/>
    <w:rsid w:val="272A002D"/>
    <w:rsid w:val="272A6466"/>
    <w:rsid w:val="272B7541"/>
    <w:rsid w:val="27352D88"/>
    <w:rsid w:val="27374137"/>
    <w:rsid w:val="273914E2"/>
    <w:rsid w:val="27414857"/>
    <w:rsid w:val="274A0F5B"/>
    <w:rsid w:val="2752452F"/>
    <w:rsid w:val="275727A3"/>
    <w:rsid w:val="27574808"/>
    <w:rsid w:val="27665313"/>
    <w:rsid w:val="27685AB3"/>
    <w:rsid w:val="27725833"/>
    <w:rsid w:val="27726EE2"/>
    <w:rsid w:val="27767B01"/>
    <w:rsid w:val="27776466"/>
    <w:rsid w:val="277A3461"/>
    <w:rsid w:val="2785376A"/>
    <w:rsid w:val="27927E93"/>
    <w:rsid w:val="27957C71"/>
    <w:rsid w:val="279655D1"/>
    <w:rsid w:val="279700EE"/>
    <w:rsid w:val="279D2226"/>
    <w:rsid w:val="27B27857"/>
    <w:rsid w:val="27B309C9"/>
    <w:rsid w:val="27B320A0"/>
    <w:rsid w:val="27BA5182"/>
    <w:rsid w:val="27C23D6E"/>
    <w:rsid w:val="27D447D9"/>
    <w:rsid w:val="27D92DB5"/>
    <w:rsid w:val="27DB5AD8"/>
    <w:rsid w:val="27DF344C"/>
    <w:rsid w:val="27E95DF4"/>
    <w:rsid w:val="27ED3E74"/>
    <w:rsid w:val="27FA5A39"/>
    <w:rsid w:val="27FA6A98"/>
    <w:rsid w:val="28103003"/>
    <w:rsid w:val="2815376F"/>
    <w:rsid w:val="28185241"/>
    <w:rsid w:val="281E0A65"/>
    <w:rsid w:val="282240F5"/>
    <w:rsid w:val="282A3669"/>
    <w:rsid w:val="282C1F47"/>
    <w:rsid w:val="282C52EE"/>
    <w:rsid w:val="283F17E8"/>
    <w:rsid w:val="283F473A"/>
    <w:rsid w:val="28403A6F"/>
    <w:rsid w:val="28455F62"/>
    <w:rsid w:val="2847317D"/>
    <w:rsid w:val="28477F6A"/>
    <w:rsid w:val="2848257F"/>
    <w:rsid w:val="28484268"/>
    <w:rsid w:val="2849443B"/>
    <w:rsid w:val="284E2F94"/>
    <w:rsid w:val="285A0B36"/>
    <w:rsid w:val="2861082D"/>
    <w:rsid w:val="286D2EE6"/>
    <w:rsid w:val="287207CF"/>
    <w:rsid w:val="28815137"/>
    <w:rsid w:val="288704F4"/>
    <w:rsid w:val="28901DC9"/>
    <w:rsid w:val="28927D9B"/>
    <w:rsid w:val="28A16204"/>
    <w:rsid w:val="28A16ED3"/>
    <w:rsid w:val="28A33F03"/>
    <w:rsid w:val="28AB112C"/>
    <w:rsid w:val="28AD4427"/>
    <w:rsid w:val="28B05656"/>
    <w:rsid w:val="28B51941"/>
    <w:rsid w:val="28C05095"/>
    <w:rsid w:val="28C70495"/>
    <w:rsid w:val="28D109B6"/>
    <w:rsid w:val="28D17D7A"/>
    <w:rsid w:val="28D24279"/>
    <w:rsid w:val="28D424A3"/>
    <w:rsid w:val="28D737C6"/>
    <w:rsid w:val="28DA6C62"/>
    <w:rsid w:val="28E10C4F"/>
    <w:rsid w:val="28E94131"/>
    <w:rsid w:val="28EF4C5C"/>
    <w:rsid w:val="28F903BC"/>
    <w:rsid w:val="28F92D62"/>
    <w:rsid w:val="28F9432C"/>
    <w:rsid w:val="28F95E27"/>
    <w:rsid w:val="28FD09FE"/>
    <w:rsid w:val="29091FC4"/>
    <w:rsid w:val="290E2751"/>
    <w:rsid w:val="290F2281"/>
    <w:rsid w:val="29212667"/>
    <w:rsid w:val="292279DD"/>
    <w:rsid w:val="292474D6"/>
    <w:rsid w:val="292D361F"/>
    <w:rsid w:val="292D5EA7"/>
    <w:rsid w:val="292F72BD"/>
    <w:rsid w:val="29304C30"/>
    <w:rsid w:val="293F2889"/>
    <w:rsid w:val="2941439C"/>
    <w:rsid w:val="29417282"/>
    <w:rsid w:val="29465388"/>
    <w:rsid w:val="294876BC"/>
    <w:rsid w:val="294B1FF8"/>
    <w:rsid w:val="29584FA5"/>
    <w:rsid w:val="295F6FD6"/>
    <w:rsid w:val="29610A2A"/>
    <w:rsid w:val="296348FD"/>
    <w:rsid w:val="29690E8C"/>
    <w:rsid w:val="29781711"/>
    <w:rsid w:val="297821DF"/>
    <w:rsid w:val="2979014C"/>
    <w:rsid w:val="29840A53"/>
    <w:rsid w:val="298811E2"/>
    <w:rsid w:val="29883BEF"/>
    <w:rsid w:val="298976E3"/>
    <w:rsid w:val="298C7907"/>
    <w:rsid w:val="298F7929"/>
    <w:rsid w:val="299460AE"/>
    <w:rsid w:val="299871C6"/>
    <w:rsid w:val="299B1C4A"/>
    <w:rsid w:val="299D4C58"/>
    <w:rsid w:val="299E02E4"/>
    <w:rsid w:val="299E5F1B"/>
    <w:rsid w:val="299F239F"/>
    <w:rsid w:val="29A450C5"/>
    <w:rsid w:val="29A541D0"/>
    <w:rsid w:val="29AC678D"/>
    <w:rsid w:val="29AE5545"/>
    <w:rsid w:val="29B33184"/>
    <w:rsid w:val="29B43B4C"/>
    <w:rsid w:val="29B755C2"/>
    <w:rsid w:val="29BB7F17"/>
    <w:rsid w:val="29C87B87"/>
    <w:rsid w:val="29CA12B1"/>
    <w:rsid w:val="29CB763B"/>
    <w:rsid w:val="29CD44A1"/>
    <w:rsid w:val="29D24F33"/>
    <w:rsid w:val="29D60F9A"/>
    <w:rsid w:val="29E523AB"/>
    <w:rsid w:val="29FA46F8"/>
    <w:rsid w:val="2A020510"/>
    <w:rsid w:val="2A08752B"/>
    <w:rsid w:val="2A0D7A62"/>
    <w:rsid w:val="2A107F11"/>
    <w:rsid w:val="2A18217B"/>
    <w:rsid w:val="2A2E302C"/>
    <w:rsid w:val="2A2F7D82"/>
    <w:rsid w:val="2A316906"/>
    <w:rsid w:val="2A395C24"/>
    <w:rsid w:val="2A3C3206"/>
    <w:rsid w:val="2A3D5E3D"/>
    <w:rsid w:val="2A432B4B"/>
    <w:rsid w:val="2A52049F"/>
    <w:rsid w:val="2A525D4B"/>
    <w:rsid w:val="2A575B1F"/>
    <w:rsid w:val="2A666866"/>
    <w:rsid w:val="2A733EC8"/>
    <w:rsid w:val="2A7840DD"/>
    <w:rsid w:val="2A786265"/>
    <w:rsid w:val="2A7A6C07"/>
    <w:rsid w:val="2A851E22"/>
    <w:rsid w:val="2A8653BF"/>
    <w:rsid w:val="2A9B66E0"/>
    <w:rsid w:val="2AA01F1E"/>
    <w:rsid w:val="2AA34C1F"/>
    <w:rsid w:val="2AAA20E1"/>
    <w:rsid w:val="2AAA787A"/>
    <w:rsid w:val="2AB97CD4"/>
    <w:rsid w:val="2AC6596C"/>
    <w:rsid w:val="2AC76C6A"/>
    <w:rsid w:val="2ACD31FD"/>
    <w:rsid w:val="2AD129B1"/>
    <w:rsid w:val="2AD4285A"/>
    <w:rsid w:val="2AD43A6A"/>
    <w:rsid w:val="2AD620C5"/>
    <w:rsid w:val="2AD979FF"/>
    <w:rsid w:val="2ADA1298"/>
    <w:rsid w:val="2ADA275C"/>
    <w:rsid w:val="2AE02E3B"/>
    <w:rsid w:val="2AE51DB0"/>
    <w:rsid w:val="2AEE5F19"/>
    <w:rsid w:val="2AEE70F7"/>
    <w:rsid w:val="2AF14815"/>
    <w:rsid w:val="2AFE4B70"/>
    <w:rsid w:val="2AFF362D"/>
    <w:rsid w:val="2B035EF2"/>
    <w:rsid w:val="2B092E11"/>
    <w:rsid w:val="2B0D05F3"/>
    <w:rsid w:val="2B0E75D6"/>
    <w:rsid w:val="2B1C278B"/>
    <w:rsid w:val="2B1D3B9F"/>
    <w:rsid w:val="2B2167F7"/>
    <w:rsid w:val="2B23468A"/>
    <w:rsid w:val="2B284724"/>
    <w:rsid w:val="2B290792"/>
    <w:rsid w:val="2B29585D"/>
    <w:rsid w:val="2B2B7DB9"/>
    <w:rsid w:val="2B3A7031"/>
    <w:rsid w:val="2B4B14F1"/>
    <w:rsid w:val="2B5345D6"/>
    <w:rsid w:val="2B542D16"/>
    <w:rsid w:val="2B601EAF"/>
    <w:rsid w:val="2B665B52"/>
    <w:rsid w:val="2B69154D"/>
    <w:rsid w:val="2B6B4621"/>
    <w:rsid w:val="2B74791E"/>
    <w:rsid w:val="2B7530DB"/>
    <w:rsid w:val="2B7F46B6"/>
    <w:rsid w:val="2B812004"/>
    <w:rsid w:val="2B8977E5"/>
    <w:rsid w:val="2B973D6D"/>
    <w:rsid w:val="2B9847ED"/>
    <w:rsid w:val="2B9911AE"/>
    <w:rsid w:val="2B9D1A0C"/>
    <w:rsid w:val="2BA319BC"/>
    <w:rsid w:val="2BA32279"/>
    <w:rsid w:val="2BA521E7"/>
    <w:rsid w:val="2BB449B5"/>
    <w:rsid w:val="2BB92924"/>
    <w:rsid w:val="2BB92A93"/>
    <w:rsid w:val="2BC403A9"/>
    <w:rsid w:val="2BC9222C"/>
    <w:rsid w:val="2BCC14F0"/>
    <w:rsid w:val="2BD25618"/>
    <w:rsid w:val="2BD37254"/>
    <w:rsid w:val="2BD44A6E"/>
    <w:rsid w:val="2BD66575"/>
    <w:rsid w:val="2BDC6745"/>
    <w:rsid w:val="2BE16AF3"/>
    <w:rsid w:val="2BF35A42"/>
    <w:rsid w:val="2BF64201"/>
    <w:rsid w:val="2BFD2A02"/>
    <w:rsid w:val="2C041163"/>
    <w:rsid w:val="2C0606C6"/>
    <w:rsid w:val="2C07680B"/>
    <w:rsid w:val="2C116CF8"/>
    <w:rsid w:val="2C143E21"/>
    <w:rsid w:val="2C1A577A"/>
    <w:rsid w:val="2C1F4F10"/>
    <w:rsid w:val="2C25237F"/>
    <w:rsid w:val="2C2D5B35"/>
    <w:rsid w:val="2C2E7D68"/>
    <w:rsid w:val="2C2F340C"/>
    <w:rsid w:val="2C353ED1"/>
    <w:rsid w:val="2C4135A3"/>
    <w:rsid w:val="2C420B38"/>
    <w:rsid w:val="2C42448D"/>
    <w:rsid w:val="2C462E16"/>
    <w:rsid w:val="2C470F75"/>
    <w:rsid w:val="2C486F4A"/>
    <w:rsid w:val="2C4B11FF"/>
    <w:rsid w:val="2C574563"/>
    <w:rsid w:val="2C59459B"/>
    <w:rsid w:val="2C5E2D8A"/>
    <w:rsid w:val="2C622F2A"/>
    <w:rsid w:val="2C654520"/>
    <w:rsid w:val="2C6A53E4"/>
    <w:rsid w:val="2C6C4C57"/>
    <w:rsid w:val="2C70685F"/>
    <w:rsid w:val="2C7438D6"/>
    <w:rsid w:val="2C7B177C"/>
    <w:rsid w:val="2C822C3D"/>
    <w:rsid w:val="2C8274FA"/>
    <w:rsid w:val="2C836680"/>
    <w:rsid w:val="2C885414"/>
    <w:rsid w:val="2C8F5FE1"/>
    <w:rsid w:val="2C96029F"/>
    <w:rsid w:val="2CA25745"/>
    <w:rsid w:val="2CA31A8D"/>
    <w:rsid w:val="2CAE4367"/>
    <w:rsid w:val="2CAE6E00"/>
    <w:rsid w:val="2CB12779"/>
    <w:rsid w:val="2CB96B61"/>
    <w:rsid w:val="2CC36535"/>
    <w:rsid w:val="2CD42D76"/>
    <w:rsid w:val="2CE25243"/>
    <w:rsid w:val="2CE5181F"/>
    <w:rsid w:val="2CE5413D"/>
    <w:rsid w:val="2CEE2BF7"/>
    <w:rsid w:val="2CF30BFE"/>
    <w:rsid w:val="2CF32386"/>
    <w:rsid w:val="2CFA289E"/>
    <w:rsid w:val="2CFE7071"/>
    <w:rsid w:val="2CFF04A2"/>
    <w:rsid w:val="2CFF1EE1"/>
    <w:rsid w:val="2D037583"/>
    <w:rsid w:val="2D0471CB"/>
    <w:rsid w:val="2D0905A6"/>
    <w:rsid w:val="2D0A2A69"/>
    <w:rsid w:val="2D0C626E"/>
    <w:rsid w:val="2D144FDE"/>
    <w:rsid w:val="2D1C56B2"/>
    <w:rsid w:val="2D1E6D1B"/>
    <w:rsid w:val="2D230250"/>
    <w:rsid w:val="2D2460F6"/>
    <w:rsid w:val="2D2579B3"/>
    <w:rsid w:val="2D2E62AB"/>
    <w:rsid w:val="2D362B92"/>
    <w:rsid w:val="2D3918E0"/>
    <w:rsid w:val="2D3A7747"/>
    <w:rsid w:val="2D3E76D1"/>
    <w:rsid w:val="2D3F36CB"/>
    <w:rsid w:val="2D416A83"/>
    <w:rsid w:val="2D426C25"/>
    <w:rsid w:val="2D4D2210"/>
    <w:rsid w:val="2D5579E1"/>
    <w:rsid w:val="2D62677F"/>
    <w:rsid w:val="2D740784"/>
    <w:rsid w:val="2D7B3A50"/>
    <w:rsid w:val="2D7E3C87"/>
    <w:rsid w:val="2D7F5DB2"/>
    <w:rsid w:val="2D8240E6"/>
    <w:rsid w:val="2D8D43C0"/>
    <w:rsid w:val="2D8E34A6"/>
    <w:rsid w:val="2DA42DA4"/>
    <w:rsid w:val="2DAF0EFD"/>
    <w:rsid w:val="2DC919F1"/>
    <w:rsid w:val="2DD22A97"/>
    <w:rsid w:val="2DD25506"/>
    <w:rsid w:val="2DDF0C8C"/>
    <w:rsid w:val="2DDF13E4"/>
    <w:rsid w:val="2DEE0F26"/>
    <w:rsid w:val="2DEF78E3"/>
    <w:rsid w:val="2DF20B5F"/>
    <w:rsid w:val="2DF30D2A"/>
    <w:rsid w:val="2DF36F4B"/>
    <w:rsid w:val="2DFC1FF5"/>
    <w:rsid w:val="2E0D3B74"/>
    <w:rsid w:val="2E0D5317"/>
    <w:rsid w:val="2E0F14CB"/>
    <w:rsid w:val="2E132FE4"/>
    <w:rsid w:val="2E185835"/>
    <w:rsid w:val="2E1B4DF4"/>
    <w:rsid w:val="2E1C7A84"/>
    <w:rsid w:val="2E224D1B"/>
    <w:rsid w:val="2E226AF0"/>
    <w:rsid w:val="2E273B1F"/>
    <w:rsid w:val="2E337CE3"/>
    <w:rsid w:val="2E370BCD"/>
    <w:rsid w:val="2E3D4A3F"/>
    <w:rsid w:val="2E3D6063"/>
    <w:rsid w:val="2E430E7B"/>
    <w:rsid w:val="2E465901"/>
    <w:rsid w:val="2E476B81"/>
    <w:rsid w:val="2E4B2C55"/>
    <w:rsid w:val="2E4D1F9E"/>
    <w:rsid w:val="2E552A16"/>
    <w:rsid w:val="2E554E22"/>
    <w:rsid w:val="2E5669E1"/>
    <w:rsid w:val="2E5A3D78"/>
    <w:rsid w:val="2E5C1B0B"/>
    <w:rsid w:val="2E5C2CFB"/>
    <w:rsid w:val="2E5F0BF9"/>
    <w:rsid w:val="2E646260"/>
    <w:rsid w:val="2E6A02DA"/>
    <w:rsid w:val="2E6D3219"/>
    <w:rsid w:val="2E787E09"/>
    <w:rsid w:val="2E793E9D"/>
    <w:rsid w:val="2E7B019C"/>
    <w:rsid w:val="2E7E4118"/>
    <w:rsid w:val="2E8E5FBF"/>
    <w:rsid w:val="2E9E4525"/>
    <w:rsid w:val="2EA87BA7"/>
    <w:rsid w:val="2EB53F19"/>
    <w:rsid w:val="2EB9702B"/>
    <w:rsid w:val="2ECD7731"/>
    <w:rsid w:val="2ED15C94"/>
    <w:rsid w:val="2EE338FA"/>
    <w:rsid w:val="2EE71DF8"/>
    <w:rsid w:val="2EED15DF"/>
    <w:rsid w:val="2EEF0779"/>
    <w:rsid w:val="2EF47225"/>
    <w:rsid w:val="2EF93B9C"/>
    <w:rsid w:val="2F022434"/>
    <w:rsid w:val="2F033E34"/>
    <w:rsid w:val="2F094EC8"/>
    <w:rsid w:val="2F1362AD"/>
    <w:rsid w:val="2F1857C9"/>
    <w:rsid w:val="2F1B01D2"/>
    <w:rsid w:val="2F1D5D03"/>
    <w:rsid w:val="2F1F4FED"/>
    <w:rsid w:val="2F217494"/>
    <w:rsid w:val="2F311E3F"/>
    <w:rsid w:val="2F3720C1"/>
    <w:rsid w:val="2F39588D"/>
    <w:rsid w:val="2F3C1898"/>
    <w:rsid w:val="2F463F93"/>
    <w:rsid w:val="2F520BFC"/>
    <w:rsid w:val="2F580683"/>
    <w:rsid w:val="2F5C3677"/>
    <w:rsid w:val="2F5F02C4"/>
    <w:rsid w:val="2F5F6DBA"/>
    <w:rsid w:val="2F6E0192"/>
    <w:rsid w:val="2F720338"/>
    <w:rsid w:val="2F76125B"/>
    <w:rsid w:val="2F7D3268"/>
    <w:rsid w:val="2F8256C1"/>
    <w:rsid w:val="2F8858AC"/>
    <w:rsid w:val="2F894B79"/>
    <w:rsid w:val="2F8B7691"/>
    <w:rsid w:val="2F8E3089"/>
    <w:rsid w:val="2F901DF2"/>
    <w:rsid w:val="2F99497C"/>
    <w:rsid w:val="2FB31E25"/>
    <w:rsid w:val="2FB83B54"/>
    <w:rsid w:val="2FB8701F"/>
    <w:rsid w:val="2FBA1BD2"/>
    <w:rsid w:val="2FBD05F0"/>
    <w:rsid w:val="2FC32261"/>
    <w:rsid w:val="2FCD7786"/>
    <w:rsid w:val="2FCE774B"/>
    <w:rsid w:val="2FD22C41"/>
    <w:rsid w:val="2FD37C14"/>
    <w:rsid w:val="2FDB09A7"/>
    <w:rsid w:val="2FDD1C2C"/>
    <w:rsid w:val="2FE13966"/>
    <w:rsid w:val="2FE15344"/>
    <w:rsid w:val="2FE4240F"/>
    <w:rsid w:val="2FE42DD1"/>
    <w:rsid w:val="2FF00635"/>
    <w:rsid w:val="2FFA196F"/>
    <w:rsid w:val="2FFD3722"/>
    <w:rsid w:val="30012DA1"/>
    <w:rsid w:val="300622D3"/>
    <w:rsid w:val="300A2B98"/>
    <w:rsid w:val="300E2763"/>
    <w:rsid w:val="30115400"/>
    <w:rsid w:val="301751C8"/>
    <w:rsid w:val="301C4E6A"/>
    <w:rsid w:val="301C53D9"/>
    <w:rsid w:val="302D38A3"/>
    <w:rsid w:val="30324ED1"/>
    <w:rsid w:val="303321DC"/>
    <w:rsid w:val="30365907"/>
    <w:rsid w:val="3043585C"/>
    <w:rsid w:val="30457A8D"/>
    <w:rsid w:val="30496A4A"/>
    <w:rsid w:val="304A7D01"/>
    <w:rsid w:val="30516CBC"/>
    <w:rsid w:val="30531B61"/>
    <w:rsid w:val="306C74E5"/>
    <w:rsid w:val="306D4F0C"/>
    <w:rsid w:val="30711AEB"/>
    <w:rsid w:val="307A29B5"/>
    <w:rsid w:val="308459FD"/>
    <w:rsid w:val="3087553F"/>
    <w:rsid w:val="30911E10"/>
    <w:rsid w:val="30A12A25"/>
    <w:rsid w:val="30A80F6C"/>
    <w:rsid w:val="30AB608E"/>
    <w:rsid w:val="30AE48B6"/>
    <w:rsid w:val="30B85ABC"/>
    <w:rsid w:val="30C648E8"/>
    <w:rsid w:val="30CE149C"/>
    <w:rsid w:val="30DB6721"/>
    <w:rsid w:val="30DD62E6"/>
    <w:rsid w:val="30EE411E"/>
    <w:rsid w:val="30F82F5C"/>
    <w:rsid w:val="31037C9F"/>
    <w:rsid w:val="310814DA"/>
    <w:rsid w:val="31141545"/>
    <w:rsid w:val="311E149F"/>
    <w:rsid w:val="3130330B"/>
    <w:rsid w:val="31333429"/>
    <w:rsid w:val="31392B58"/>
    <w:rsid w:val="313D247D"/>
    <w:rsid w:val="314379B1"/>
    <w:rsid w:val="314D5A03"/>
    <w:rsid w:val="314F1E3A"/>
    <w:rsid w:val="314F6F4C"/>
    <w:rsid w:val="315255F8"/>
    <w:rsid w:val="31591A98"/>
    <w:rsid w:val="315C0F01"/>
    <w:rsid w:val="315F792B"/>
    <w:rsid w:val="31645F8E"/>
    <w:rsid w:val="316A6E6C"/>
    <w:rsid w:val="317066F7"/>
    <w:rsid w:val="317A07E5"/>
    <w:rsid w:val="317C11C9"/>
    <w:rsid w:val="3190696A"/>
    <w:rsid w:val="3191115E"/>
    <w:rsid w:val="31916795"/>
    <w:rsid w:val="31A25719"/>
    <w:rsid w:val="31A51692"/>
    <w:rsid w:val="31A74D8F"/>
    <w:rsid w:val="31A80114"/>
    <w:rsid w:val="31AD2CD9"/>
    <w:rsid w:val="31BC0BB5"/>
    <w:rsid w:val="31C00BBF"/>
    <w:rsid w:val="31C56C72"/>
    <w:rsid w:val="31C66FC8"/>
    <w:rsid w:val="31CA2EC4"/>
    <w:rsid w:val="31D03994"/>
    <w:rsid w:val="31D11443"/>
    <w:rsid w:val="31D22FD9"/>
    <w:rsid w:val="31D623EF"/>
    <w:rsid w:val="31D77298"/>
    <w:rsid w:val="31DA1E19"/>
    <w:rsid w:val="31DB014B"/>
    <w:rsid w:val="31DB21E5"/>
    <w:rsid w:val="31E577F4"/>
    <w:rsid w:val="31E94726"/>
    <w:rsid w:val="31FA67A3"/>
    <w:rsid w:val="32051CBE"/>
    <w:rsid w:val="32084680"/>
    <w:rsid w:val="320E6549"/>
    <w:rsid w:val="3211129F"/>
    <w:rsid w:val="32195AD0"/>
    <w:rsid w:val="322265F1"/>
    <w:rsid w:val="32253660"/>
    <w:rsid w:val="322F7D49"/>
    <w:rsid w:val="32322030"/>
    <w:rsid w:val="32355B84"/>
    <w:rsid w:val="323B13B9"/>
    <w:rsid w:val="32430CFC"/>
    <w:rsid w:val="32441F90"/>
    <w:rsid w:val="32475293"/>
    <w:rsid w:val="324D1179"/>
    <w:rsid w:val="32512694"/>
    <w:rsid w:val="32525DB7"/>
    <w:rsid w:val="325509E4"/>
    <w:rsid w:val="32595713"/>
    <w:rsid w:val="325C6F33"/>
    <w:rsid w:val="326051FD"/>
    <w:rsid w:val="327057BE"/>
    <w:rsid w:val="32773B05"/>
    <w:rsid w:val="327C29CD"/>
    <w:rsid w:val="327D4344"/>
    <w:rsid w:val="328104B5"/>
    <w:rsid w:val="32855408"/>
    <w:rsid w:val="328671DD"/>
    <w:rsid w:val="32881F07"/>
    <w:rsid w:val="32996203"/>
    <w:rsid w:val="329C1B73"/>
    <w:rsid w:val="32A65FF3"/>
    <w:rsid w:val="32A761B5"/>
    <w:rsid w:val="32AB5AC7"/>
    <w:rsid w:val="32B704CD"/>
    <w:rsid w:val="32BA5E1B"/>
    <w:rsid w:val="32BC21F4"/>
    <w:rsid w:val="32BF58E1"/>
    <w:rsid w:val="32C52522"/>
    <w:rsid w:val="32D02187"/>
    <w:rsid w:val="32D11CF9"/>
    <w:rsid w:val="32DA7BC8"/>
    <w:rsid w:val="32E206DF"/>
    <w:rsid w:val="32EB391D"/>
    <w:rsid w:val="32F16930"/>
    <w:rsid w:val="32FB20A7"/>
    <w:rsid w:val="33004A4F"/>
    <w:rsid w:val="33055257"/>
    <w:rsid w:val="330C098A"/>
    <w:rsid w:val="331007B0"/>
    <w:rsid w:val="33100D58"/>
    <w:rsid w:val="3311699D"/>
    <w:rsid w:val="33146277"/>
    <w:rsid w:val="33155AB4"/>
    <w:rsid w:val="33162443"/>
    <w:rsid w:val="331A2CBC"/>
    <w:rsid w:val="331F147C"/>
    <w:rsid w:val="332522CF"/>
    <w:rsid w:val="332C1435"/>
    <w:rsid w:val="33312264"/>
    <w:rsid w:val="3335092A"/>
    <w:rsid w:val="33356F80"/>
    <w:rsid w:val="33365EBC"/>
    <w:rsid w:val="333A3262"/>
    <w:rsid w:val="333D5105"/>
    <w:rsid w:val="333E21FC"/>
    <w:rsid w:val="334304C6"/>
    <w:rsid w:val="334560CB"/>
    <w:rsid w:val="334C3C5D"/>
    <w:rsid w:val="334E4817"/>
    <w:rsid w:val="335306D5"/>
    <w:rsid w:val="33563CC6"/>
    <w:rsid w:val="335E1897"/>
    <w:rsid w:val="336019FD"/>
    <w:rsid w:val="336458B3"/>
    <w:rsid w:val="33653EDD"/>
    <w:rsid w:val="336B09E9"/>
    <w:rsid w:val="33744CDA"/>
    <w:rsid w:val="337B649C"/>
    <w:rsid w:val="337D1F7D"/>
    <w:rsid w:val="33802972"/>
    <w:rsid w:val="338160D2"/>
    <w:rsid w:val="33821DA2"/>
    <w:rsid w:val="338241BC"/>
    <w:rsid w:val="339019A0"/>
    <w:rsid w:val="33923697"/>
    <w:rsid w:val="33940FF2"/>
    <w:rsid w:val="33A0261A"/>
    <w:rsid w:val="33A33745"/>
    <w:rsid w:val="33A87A5E"/>
    <w:rsid w:val="33BA733B"/>
    <w:rsid w:val="33BD7A3C"/>
    <w:rsid w:val="33C167E1"/>
    <w:rsid w:val="33CA7E16"/>
    <w:rsid w:val="33CD5D52"/>
    <w:rsid w:val="33D34AB7"/>
    <w:rsid w:val="33D428AB"/>
    <w:rsid w:val="33D60775"/>
    <w:rsid w:val="33D63DDC"/>
    <w:rsid w:val="33DE669C"/>
    <w:rsid w:val="33F418D3"/>
    <w:rsid w:val="34005AB9"/>
    <w:rsid w:val="34053E9E"/>
    <w:rsid w:val="34062E37"/>
    <w:rsid w:val="3407440E"/>
    <w:rsid w:val="340B0EF9"/>
    <w:rsid w:val="34111CD0"/>
    <w:rsid w:val="341D2CAB"/>
    <w:rsid w:val="34261570"/>
    <w:rsid w:val="34361643"/>
    <w:rsid w:val="3437684D"/>
    <w:rsid w:val="3447660E"/>
    <w:rsid w:val="3448423D"/>
    <w:rsid w:val="344A3874"/>
    <w:rsid w:val="34524DE4"/>
    <w:rsid w:val="34531D7F"/>
    <w:rsid w:val="3462681F"/>
    <w:rsid w:val="346C312B"/>
    <w:rsid w:val="347112DA"/>
    <w:rsid w:val="34747BD9"/>
    <w:rsid w:val="347B574B"/>
    <w:rsid w:val="347C213A"/>
    <w:rsid w:val="348161C2"/>
    <w:rsid w:val="348740AD"/>
    <w:rsid w:val="34960362"/>
    <w:rsid w:val="349878F2"/>
    <w:rsid w:val="34A26D1F"/>
    <w:rsid w:val="34A608B0"/>
    <w:rsid w:val="34A60A0D"/>
    <w:rsid w:val="34AB3A74"/>
    <w:rsid w:val="34AF24F9"/>
    <w:rsid w:val="34B63074"/>
    <w:rsid w:val="34C05C17"/>
    <w:rsid w:val="34C42B98"/>
    <w:rsid w:val="34C5447C"/>
    <w:rsid w:val="34C80A14"/>
    <w:rsid w:val="34CD35BD"/>
    <w:rsid w:val="34CF1A50"/>
    <w:rsid w:val="34D36B28"/>
    <w:rsid w:val="34DC3BBD"/>
    <w:rsid w:val="34E056B3"/>
    <w:rsid w:val="34E05D45"/>
    <w:rsid w:val="34E168D4"/>
    <w:rsid w:val="34E27654"/>
    <w:rsid w:val="34E758F0"/>
    <w:rsid w:val="34ED3E66"/>
    <w:rsid w:val="34F6313F"/>
    <w:rsid w:val="34FF42A9"/>
    <w:rsid w:val="35042F76"/>
    <w:rsid w:val="350B3286"/>
    <w:rsid w:val="350E233F"/>
    <w:rsid w:val="351611BA"/>
    <w:rsid w:val="351A0537"/>
    <w:rsid w:val="35220F70"/>
    <w:rsid w:val="352215A2"/>
    <w:rsid w:val="352627D7"/>
    <w:rsid w:val="352D58E3"/>
    <w:rsid w:val="35317165"/>
    <w:rsid w:val="3533422A"/>
    <w:rsid w:val="353E6D46"/>
    <w:rsid w:val="35444B87"/>
    <w:rsid w:val="354648EE"/>
    <w:rsid w:val="35557DC1"/>
    <w:rsid w:val="355877A1"/>
    <w:rsid w:val="355F3754"/>
    <w:rsid w:val="355F5990"/>
    <w:rsid w:val="356062D7"/>
    <w:rsid w:val="35672485"/>
    <w:rsid w:val="35684E2E"/>
    <w:rsid w:val="35717A5A"/>
    <w:rsid w:val="357357C5"/>
    <w:rsid w:val="357960FC"/>
    <w:rsid w:val="358466B0"/>
    <w:rsid w:val="358700D1"/>
    <w:rsid w:val="35887912"/>
    <w:rsid w:val="358B3CFC"/>
    <w:rsid w:val="35920BAA"/>
    <w:rsid w:val="35924743"/>
    <w:rsid w:val="3594745B"/>
    <w:rsid w:val="35A30279"/>
    <w:rsid w:val="35B2247C"/>
    <w:rsid w:val="35B263D4"/>
    <w:rsid w:val="35B51F9A"/>
    <w:rsid w:val="35B77086"/>
    <w:rsid w:val="35B808CD"/>
    <w:rsid w:val="35BC12F9"/>
    <w:rsid w:val="35BF4BE7"/>
    <w:rsid w:val="35DC6A6A"/>
    <w:rsid w:val="35E77A40"/>
    <w:rsid w:val="35EB20A0"/>
    <w:rsid w:val="35F00E76"/>
    <w:rsid w:val="35F15A81"/>
    <w:rsid w:val="35F8781E"/>
    <w:rsid w:val="35FE1875"/>
    <w:rsid w:val="35FE579D"/>
    <w:rsid w:val="35FF3264"/>
    <w:rsid w:val="3603342E"/>
    <w:rsid w:val="36064A2F"/>
    <w:rsid w:val="36083FBB"/>
    <w:rsid w:val="360F43A7"/>
    <w:rsid w:val="36156550"/>
    <w:rsid w:val="362133D5"/>
    <w:rsid w:val="36227096"/>
    <w:rsid w:val="362840FA"/>
    <w:rsid w:val="362F2908"/>
    <w:rsid w:val="36313EA4"/>
    <w:rsid w:val="363B292A"/>
    <w:rsid w:val="3640688A"/>
    <w:rsid w:val="36412AAF"/>
    <w:rsid w:val="36427F14"/>
    <w:rsid w:val="36435118"/>
    <w:rsid w:val="364A0735"/>
    <w:rsid w:val="364E4103"/>
    <w:rsid w:val="3653216E"/>
    <w:rsid w:val="36563C51"/>
    <w:rsid w:val="3656718C"/>
    <w:rsid w:val="36594044"/>
    <w:rsid w:val="365B295C"/>
    <w:rsid w:val="366268F9"/>
    <w:rsid w:val="36665D8F"/>
    <w:rsid w:val="366764CE"/>
    <w:rsid w:val="36691DC1"/>
    <w:rsid w:val="366A27A6"/>
    <w:rsid w:val="366D1A91"/>
    <w:rsid w:val="367240C0"/>
    <w:rsid w:val="36747B65"/>
    <w:rsid w:val="36755610"/>
    <w:rsid w:val="3675714C"/>
    <w:rsid w:val="36765BE5"/>
    <w:rsid w:val="36770B0B"/>
    <w:rsid w:val="36777B77"/>
    <w:rsid w:val="367A1BE2"/>
    <w:rsid w:val="367C3DEB"/>
    <w:rsid w:val="368A5F04"/>
    <w:rsid w:val="368C666D"/>
    <w:rsid w:val="368F04A5"/>
    <w:rsid w:val="36947847"/>
    <w:rsid w:val="369D0963"/>
    <w:rsid w:val="36A20F3C"/>
    <w:rsid w:val="36A611D8"/>
    <w:rsid w:val="36AB5330"/>
    <w:rsid w:val="36AE7909"/>
    <w:rsid w:val="36B83C78"/>
    <w:rsid w:val="36BF2959"/>
    <w:rsid w:val="36D32168"/>
    <w:rsid w:val="36D6130F"/>
    <w:rsid w:val="36D64C7A"/>
    <w:rsid w:val="36D71CC3"/>
    <w:rsid w:val="36DC65E2"/>
    <w:rsid w:val="36DE0F01"/>
    <w:rsid w:val="36E04245"/>
    <w:rsid w:val="36E0549E"/>
    <w:rsid w:val="36E776BC"/>
    <w:rsid w:val="36E930CD"/>
    <w:rsid w:val="36EC409C"/>
    <w:rsid w:val="36ED0A5B"/>
    <w:rsid w:val="36ED4151"/>
    <w:rsid w:val="36F83124"/>
    <w:rsid w:val="37134346"/>
    <w:rsid w:val="371E7E9C"/>
    <w:rsid w:val="372141D3"/>
    <w:rsid w:val="372B45E0"/>
    <w:rsid w:val="37393905"/>
    <w:rsid w:val="373F0DFE"/>
    <w:rsid w:val="37475BAD"/>
    <w:rsid w:val="374962D0"/>
    <w:rsid w:val="37532B44"/>
    <w:rsid w:val="37544EE7"/>
    <w:rsid w:val="375A7A3C"/>
    <w:rsid w:val="375E47D8"/>
    <w:rsid w:val="375F374E"/>
    <w:rsid w:val="37604559"/>
    <w:rsid w:val="376136A4"/>
    <w:rsid w:val="3763342A"/>
    <w:rsid w:val="376A6FB7"/>
    <w:rsid w:val="37720E4F"/>
    <w:rsid w:val="37757EA8"/>
    <w:rsid w:val="377C6503"/>
    <w:rsid w:val="378D2258"/>
    <w:rsid w:val="378D7543"/>
    <w:rsid w:val="37934337"/>
    <w:rsid w:val="3795604E"/>
    <w:rsid w:val="379B4CE7"/>
    <w:rsid w:val="37A13A5C"/>
    <w:rsid w:val="37B177CE"/>
    <w:rsid w:val="37C705A5"/>
    <w:rsid w:val="37D14E1C"/>
    <w:rsid w:val="37D31EF6"/>
    <w:rsid w:val="37D90437"/>
    <w:rsid w:val="37E508D9"/>
    <w:rsid w:val="37F67420"/>
    <w:rsid w:val="37FA0260"/>
    <w:rsid w:val="37FC3135"/>
    <w:rsid w:val="3801376D"/>
    <w:rsid w:val="380268CD"/>
    <w:rsid w:val="3807155F"/>
    <w:rsid w:val="380B446E"/>
    <w:rsid w:val="380C151D"/>
    <w:rsid w:val="380D1783"/>
    <w:rsid w:val="38126DAD"/>
    <w:rsid w:val="38135B79"/>
    <w:rsid w:val="38155305"/>
    <w:rsid w:val="38235E59"/>
    <w:rsid w:val="382D0040"/>
    <w:rsid w:val="3834662C"/>
    <w:rsid w:val="38346FB3"/>
    <w:rsid w:val="383C6226"/>
    <w:rsid w:val="383F167D"/>
    <w:rsid w:val="383F4E4E"/>
    <w:rsid w:val="3845659D"/>
    <w:rsid w:val="38552873"/>
    <w:rsid w:val="38577F6D"/>
    <w:rsid w:val="385F1031"/>
    <w:rsid w:val="385F1CD1"/>
    <w:rsid w:val="385F5CA7"/>
    <w:rsid w:val="386E6B6E"/>
    <w:rsid w:val="38766410"/>
    <w:rsid w:val="387D493E"/>
    <w:rsid w:val="387F384A"/>
    <w:rsid w:val="388122E0"/>
    <w:rsid w:val="388641F0"/>
    <w:rsid w:val="388B119F"/>
    <w:rsid w:val="388B3A93"/>
    <w:rsid w:val="38974E3F"/>
    <w:rsid w:val="389B5840"/>
    <w:rsid w:val="389C6675"/>
    <w:rsid w:val="38B74204"/>
    <w:rsid w:val="38BB3CFF"/>
    <w:rsid w:val="38C07DDE"/>
    <w:rsid w:val="38D81705"/>
    <w:rsid w:val="38DC69D6"/>
    <w:rsid w:val="38DF4E30"/>
    <w:rsid w:val="38E149E1"/>
    <w:rsid w:val="38E27953"/>
    <w:rsid w:val="38E4170E"/>
    <w:rsid w:val="38E57E2A"/>
    <w:rsid w:val="38EC122E"/>
    <w:rsid w:val="38EE4FBF"/>
    <w:rsid w:val="38EF5780"/>
    <w:rsid w:val="38F0420E"/>
    <w:rsid w:val="38F2798B"/>
    <w:rsid w:val="38F358AC"/>
    <w:rsid w:val="38F43DB8"/>
    <w:rsid w:val="38F67EDE"/>
    <w:rsid w:val="38F767E7"/>
    <w:rsid w:val="3900219F"/>
    <w:rsid w:val="39062EF0"/>
    <w:rsid w:val="390668DB"/>
    <w:rsid w:val="39070BC8"/>
    <w:rsid w:val="390970F8"/>
    <w:rsid w:val="390A1C7B"/>
    <w:rsid w:val="391D1085"/>
    <w:rsid w:val="3921085D"/>
    <w:rsid w:val="39297839"/>
    <w:rsid w:val="39353029"/>
    <w:rsid w:val="393A4EA3"/>
    <w:rsid w:val="394239AE"/>
    <w:rsid w:val="394C5111"/>
    <w:rsid w:val="394F01A3"/>
    <w:rsid w:val="395F0CC5"/>
    <w:rsid w:val="3965442A"/>
    <w:rsid w:val="39692262"/>
    <w:rsid w:val="39693A65"/>
    <w:rsid w:val="396C4202"/>
    <w:rsid w:val="396F650F"/>
    <w:rsid w:val="397065F2"/>
    <w:rsid w:val="3973523E"/>
    <w:rsid w:val="39743A67"/>
    <w:rsid w:val="3975788C"/>
    <w:rsid w:val="397B566F"/>
    <w:rsid w:val="397F1115"/>
    <w:rsid w:val="39896FA1"/>
    <w:rsid w:val="399956E9"/>
    <w:rsid w:val="399B45D8"/>
    <w:rsid w:val="399D14C9"/>
    <w:rsid w:val="399F6A7B"/>
    <w:rsid w:val="39A42F1C"/>
    <w:rsid w:val="39A72FB7"/>
    <w:rsid w:val="39AA0AF6"/>
    <w:rsid w:val="39AA55C8"/>
    <w:rsid w:val="39B85EB4"/>
    <w:rsid w:val="39BD0253"/>
    <w:rsid w:val="39C60FBF"/>
    <w:rsid w:val="39D43D27"/>
    <w:rsid w:val="39DA6117"/>
    <w:rsid w:val="39DD2149"/>
    <w:rsid w:val="39E373FC"/>
    <w:rsid w:val="39EB47A4"/>
    <w:rsid w:val="39F113FA"/>
    <w:rsid w:val="39F116C0"/>
    <w:rsid w:val="39F43690"/>
    <w:rsid w:val="39F62311"/>
    <w:rsid w:val="39F747F2"/>
    <w:rsid w:val="3A0030F5"/>
    <w:rsid w:val="3A010D78"/>
    <w:rsid w:val="3A066866"/>
    <w:rsid w:val="3A0848DF"/>
    <w:rsid w:val="3A0A3B59"/>
    <w:rsid w:val="3A1225C6"/>
    <w:rsid w:val="3A131FC7"/>
    <w:rsid w:val="3A1B31A6"/>
    <w:rsid w:val="3A290C5F"/>
    <w:rsid w:val="3A2F5852"/>
    <w:rsid w:val="3A36207C"/>
    <w:rsid w:val="3A3902C4"/>
    <w:rsid w:val="3A3E3956"/>
    <w:rsid w:val="3A4911F3"/>
    <w:rsid w:val="3A4C3156"/>
    <w:rsid w:val="3A4C4327"/>
    <w:rsid w:val="3A505C7A"/>
    <w:rsid w:val="3A59294B"/>
    <w:rsid w:val="3A616C87"/>
    <w:rsid w:val="3A62530A"/>
    <w:rsid w:val="3A633C46"/>
    <w:rsid w:val="3A6F798A"/>
    <w:rsid w:val="3A702DFE"/>
    <w:rsid w:val="3A740F95"/>
    <w:rsid w:val="3A742775"/>
    <w:rsid w:val="3A7A0ED6"/>
    <w:rsid w:val="3A7F0168"/>
    <w:rsid w:val="3A7F3A8B"/>
    <w:rsid w:val="3A901522"/>
    <w:rsid w:val="3A9107DD"/>
    <w:rsid w:val="3AA14AFF"/>
    <w:rsid w:val="3AAA46C9"/>
    <w:rsid w:val="3AAE1144"/>
    <w:rsid w:val="3AAF7EBE"/>
    <w:rsid w:val="3AB76742"/>
    <w:rsid w:val="3AB94A5B"/>
    <w:rsid w:val="3ABB7710"/>
    <w:rsid w:val="3ABD0A0A"/>
    <w:rsid w:val="3AC32578"/>
    <w:rsid w:val="3AC55707"/>
    <w:rsid w:val="3AC573FF"/>
    <w:rsid w:val="3AC92EDE"/>
    <w:rsid w:val="3ACA562F"/>
    <w:rsid w:val="3ADF3940"/>
    <w:rsid w:val="3AE33A8F"/>
    <w:rsid w:val="3AE43606"/>
    <w:rsid w:val="3AE96DBE"/>
    <w:rsid w:val="3AEA1FB6"/>
    <w:rsid w:val="3AF34E91"/>
    <w:rsid w:val="3AFD2619"/>
    <w:rsid w:val="3AFF2FD1"/>
    <w:rsid w:val="3B197219"/>
    <w:rsid w:val="3B1B1629"/>
    <w:rsid w:val="3B1B3337"/>
    <w:rsid w:val="3B1B4A71"/>
    <w:rsid w:val="3B210B64"/>
    <w:rsid w:val="3B2119D1"/>
    <w:rsid w:val="3B214496"/>
    <w:rsid w:val="3B397386"/>
    <w:rsid w:val="3B3C1888"/>
    <w:rsid w:val="3B3E3F5A"/>
    <w:rsid w:val="3B442544"/>
    <w:rsid w:val="3B463FC4"/>
    <w:rsid w:val="3B484AE2"/>
    <w:rsid w:val="3B4B1DF6"/>
    <w:rsid w:val="3B5221FF"/>
    <w:rsid w:val="3B59404A"/>
    <w:rsid w:val="3B5B0028"/>
    <w:rsid w:val="3B5E29DB"/>
    <w:rsid w:val="3B621D35"/>
    <w:rsid w:val="3B6304F6"/>
    <w:rsid w:val="3B6522C6"/>
    <w:rsid w:val="3B6D33F1"/>
    <w:rsid w:val="3B7043E8"/>
    <w:rsid w:val="3B7C02C5"/>
    <w:rsid w:val="3B935FB0"/>
    <w:rsid w:val="3B9457AE"/>
    <w:rsid w:val="3B96218B"/>
    <w:rsid w:val="3B973780"/>
    <w:rsid w:val="3BA75CC3"/>
    <w:rsid w:val="3BAF12B2"/>
    <w:rsid w:val="3BB33941"/>
    <w:rsid w:val="3BBC2622"/>
    <w:rsid w:val="3BBF6E5F"/>
    <w:rsid w:val="3BC213FD"/>
    <w:rsid w:val="3BC21BCC"/>
    <w:rsid w:val="3BC2766D"/>
    <w:rsid w:val="3BC9693B"/>
    <w:rsid w:val="3BCB6400"/>
    <w:rsid w:val="3BCF0489"/>
    <w:rsid w:val="3BD45635"/>
    <w:rsid w:val="3BDE5B4C"/>
    <w:rsid w:val="3BDE7A86"/>
    <w:rsid w:val="3BE57CF0"/>
    <w:rsid w:val="3BEB7326"/>
    <w:rsid w:val="3BF21972"/>
    <w:rsid w:val="3BF73420"/>
    <w:rsid w:val="3BFE6768"/>
    <w:rsid w:val="3BFF1089"/>
    <w:rsid w:val="3C0037BA"/>
    <w:rsid w:val="3C0362DF"/>
    <w:rsid w:val="3C06193E"/>
    <w:rsid w:val="3C106DCE"/>
    <w:rsid w:val="3C107EE8"/>
    <w:rsid w:val="3C141F29"/>
    <w:rsid w:val="3C1462F9"/>
    <w:rsid w:val="3C177A69"/>
    <w:rsid w:val="3C186EE1"/>
    <w:rsid w:val="3C29194D"/>
    <w:rsid w:val="3C314CD5"/>
    <w:rsid w:val="3C316F0F"/>
    <w:rsid w:val="3C355161"/>
    <w:rsid w:val="3C361FFE"/>
    <w:rsid w:val="3C392E46"/>
    <w:rsid w:val="3C39724F"/>
    <w:rsid w:val="3C3E0885"/>
    <w:rsid w:val="3C456052"/>
    <w:rsid w:val="3C52003F"/>
    <w:rsid w:val="3C5B56A4"/>
    <w:rsid w:val="3C621088"/>
    <w:rsid w:val="3C73182F"/>
    <w:rsid w:val="3C797173"/>
    <w:rsid w:val="3C83192B"/>
    <w:rsid w:val="3C887D64"/>
    <w:rsid w:val="3C913D3E"/>
    <w:rsid w:val="3C91612A"/>
    <w:rsid w:val="3C932987"/>
    <w:rsid w:val="3C97310D"/>
    <w:rsid w:val="3C973B2B"/>
    <w:rsid w:val="3C9A6B9C"/>
    <w:rsid w:val="3C9B04A5"/>
    <w:rsid w:val="3C9D6FEC"/>
    <w:rsid w:val="3CA86D6E"/>
    <w:rsid w:val="3CAA147B"/>
    <w:rsid w:val="3CAB75A6"/>
    <w:rsid w:val="3CB52F7B"/>
    <w:rsid w:val="3CBD14F9"/>
    <w:rsid w:val="3CC20F20"/>
    <w:rsid w:val="3CD93C90"/>
    <w:rsid w:val="3CDA4AFC"/>
    <w:rsid w:val="3CEA1093"/>
    <w:rsid w:val="3CEC1F36"/>
    <w:rsid w:val="3CEE449E"/>
    <w:rsid w:val="3CEE71AB"/>
    <w:rsid w:val="3CFB5999"/>
    <w:rsid w:val="3D001FBA"/>
    <w:rsid w:val="3D004FB1"/>
    <w:rsid w:val="3D01680B"/>
    <w:rsid w:val="3D0744F6"/>
    <w:rsid w:val="3D0A6357"/>
    <w:rsid w:val="3D10435D"/>
    <w:rsid w:val="3D127087"/>
    <w:rsid w:val="3D166BF8"/>
    <w:rsid w:val="3D1F14A4"/>
    <w:rsid w:val="3D2308E2"/>
    <w:rsid w:val="3D254FAB"/>
    <w:rsid w:val="3D284BCC"/>
    <w:rsid w:val="3D2B5568"/>
    <w:rsid w:val="3D3047CC"/>
    <w:rsid w:val="3D315B48"/>
    <w:rsid w:val="3D3F5F64"/>
    <w:rsid w:val="3D415906"/>
    <w:rsid w:val="3D486234"/>
    <w:rsid w:val="3D4D6F36"/>
    <w:rsid w:val="3D541DC2"/>
    <w:rsid w:val="3D5562A7"/>
    <w:rsid w:val="3D575663"/>
    <w:rsid w:val="3D5807B5"/>
    <w:rsid w:val="3D6053AD"/>
    <w:rsid w:val="3D662A23"/>
    <w:rsid w:val="3D670751"/>
    <w:rsid w:val="3D7338E7"/>
    <w:rsid w:val="3D742CFB"/>
    <w:rsid w:val="3D7763ED"/>
    <w:rsid w:val="3D791DB8"/>
    <w:rsid w:val="3D7C075A"/>
    <w:rsid w:val="3D7D7D47"/>
    <w:rsid w:val="3D832580"/>
    <w:rsid w:val="3D835CE2"/>
    <w:rsid w:val="3D8F22E7"/>
    <w:rsid w:val="3D902CD5"/>
    <w:rsid w:val="3D925CC8"/>
    <w:rsid w:val="3D9C31AD"/>
    <w:rsid w:val="3D9F5CBC"/>
    <w:rsid w:val="3DAB2269"/>
    <w:rsid w:val="3DAC333C"/>
    <w:rsid w:val="3DB249C8"/>
    <w:rsid w:val="3DB26BBC"/>
    <w:rsid w:val="3DBC2AE5"/>
    <w:rsid w:val="3DBE4FC7"/>
    <w:rsid w:val="3DBF19C5"/>
    <w:rsid w:val="3DC61C48"/>
    <w:rsid w:val="3DC61CE8"/>
    <w:rsid w:val="3DCA7C1F"/>
    <w:rsid w:val="3DCB2E46"/>
    <w:rsid w:val="3DDA69B0"/>
    <w:rsid w:val="3DDC2553"/>
    <w:rsid w:val="3DE15842"/>
    <w:rsid w:val="3DE50642"/>
    <w:rsid w:val="3DE60EA8"/>
    <w:rsid w:val="3DF235A2"/>
    <w:rsid w:val="3DF44C11"/>
    <w:rsid w:val="3E204023"/>
    <w:rsid w:val="3E243BD8"/>
    <w:rsid w:val="3E2456C6"/>
    <w:rsid w:val="3E273830"/>
    <w:rsid w:val="3E301C8F"/>
    <w:rsid w:val="3E424B77"/>
    <w:rsid w:val="3E4B1BF2"/>
    <w:rsid w:val="3E570EDC"/>
    <w:rsid w:val="3E5853F7"/>
    <w:rsid w:val="3E650F65"/>
    <w:rsid w:val="3E687587"/>
    <w:rsid w:val="3E6A6742"/>
    <w:rsid w:val="3E6D0EFB"/>
    <w:rsid w:val="3E6F37B6"/>
    <w:rsid w:val="3E7078FF"/>
    <w:rsid w:val="3E7777B3"/>
    <w:rsid w:val="3E8154F3"/>
    <w:rsid w:val="3E835D0C"/>
    <w:rsid w:val="3E861B32"/>
    <w:rsid w:val="3E87597F"/>
    <w:rsid w:val="3E8C5015"/>
    <w:rsid w:val="3E8F327D"/>
    <w:rsid w:val="3E9855E9"/>
    <w:rsid w:val="3E9C5233"/>
    <w:rsid w:val="3E9D16F3"/>
    <w:rsid w:val="3EA85341"/>
    <w:rsid w:val="3EAE47E4"/>
    <w:rsid w:val="3ED2701E"/>
    <w:rsid w:val="3ED37C31"/>
    <w:rsid w:val="3EDB48DF"/>
    <w:rsid w:val="3EDF2612"/>
    <w:rsid w:val="3EE21D15"/>
    <w:rsid w:val="3EE9027E"/>
    <w:rsid w:val="3EED4D2E"/>
    <w:rsid w:val="3EF153B1"/>
    <w:rsid w:val="3EF15428"/>
    <w:rsid w:val="3EF536D9"/>
    <w:rsid w:val="3EF65508"/>
    <w:rsid w:val="3F0156CC"/>
    <w:rsid w:val="3F0321B4"/>
    <w:rsid w:val="3F06724C"/>
    <w:rsid w:val="3F110941"/>
    <w:rsid w:val="3F172C08"/>
    <w:rsid w:val="3F1B2D47"/>
    <w:rsid w:val="3F222947"/>
    <w:rsid w:val="3F22482A"/>
    <w:rsid w:val="3F2A3F58"/>
    <w:rsid w:val="3F2B75EB"/>
    <w:rsid w:val="3F2E7CED"/>
    <w:rsid w:val="3F3408B6"/>
    <w:rsid w:val="3F3B50E6"/>
    <w:rsid w:val="3F3F27D3"/>
    <w:rsid w:val="3F4C2329"/>
    <w:rsid w:val="3F4E2752"/>
    <w:rsid w:val="3F5264C6"/>
    <w:rsid w:val="3F593D3C"/>
    <w:rsid w:val="3F6F04BD"/>
    <w:rsid w:val="3F7038FB"/>
    <w:rsid w:val="3F7207FF"/>
    <w:rsid w:val="3F7304F0"/>
    <w:rsid w:val="3F7718EF"/>
    <w:rsid w:val="3F8437FB"/>
    <w:rsid w:val="3F9425EF"/>
    <w:rsid w:val="3F9A6E4A"/>
    <w:rsid w:val="3F9B50B4"/>
    <w:rsid w:val="3FA7730C"/>
    <w:rsid w:val="3FAD72E1"/>
    <w:rsid w:val="3FB47070"/>
    <w:rsid w:val="3FB52E16"/>
    <w:rsid w:val="3FBA4503"/>
    <w:rsid w:val="3FC06AE0"/>
    <w:rsid w:val="3FC81394"/>
    <w:rsid w:val="3FCA5119"/>
    <w:rsid w:val="3FCD25AD"/>
    <w:rsid w:val="3FD10EAA"/>
    <w:rsid w:val="3FD312FC"/>
    <w:rsid w:val="3FD61537"/>
    <w:rsid w:val="3FD738DE"/>
    <w:rsid w:val="3FDD1C29"/>
    <w:rsid w:val="3FE1072A"/>
    <w:rsid w:val="3FEB304C"/>
    <w:rsid w:val="3FF13CC1"/>
    <w:rsid w:val="3FF66B89"/>
    <w:rsid w:val="40115499"/>
    <w:rsid w:val="401373AE"/>
    <w:rsid w:val="4022102C"/>
    <w:rsid w:val="40251087"/>
    <w:rsid w:val="403379B1"/>
    <w:rsid w:val="403B6E44"/>
    <w:rsid w:val="403E5EA6"/>
    <w:rsid w:val="404B2D3D"/>
    <w:rsid w:val="404D6D8B"/>
    <w:rsid w:val="40532219"/>
    <w:rsid w:val="40536DD0"/>
    <w:rsid w:val="40576157"/>
    <w:rsid w:val="405B1672"/>
    <w:rsid w:val="40605B18"/>
    <w:rsid w:val="406B6785"/>
    <w:rsid w:val="40760959"/>
    <w:rsid w:val="4078418F"/>
    <w:rsid w:val="40784EA8"/>
    <w:rsid w:val="407C3E82"/>
    <w:rsid w:val="408704B4"/>
    <w:rsid w:val="40870722"/>
    <w:rsid w:val="408716A5"/>
    <w:rsid w:val="40901C40"/>
    <w:rsid w:val="409C7867"/>
    <w:rsid w:val="40A7368C"/>
    <w:rsid w:val="40B91618"/>
    <w:rsid w:val="40C27B4E"/>
    <w:rsid w:val="40C677CE"/>
    <w:rsid w:val="40C944D1"/>
    <w:rsid w:val="40CA6A51"/>
    <w:rsid w:val="40CC5DAD"/>
    <w:rsid w:val="40CE3EB6"/>
    <w:rsid w:val="40D02209"/>
    <w:rsid w:val="40D638B0"/>
    <w:rsid w:val="40DC5F51"/>
    <w:rsid w:val="40E508F0"/>
    <w:rsid w:val="40E51546"/>
    <w:rsid w:val="40ED7C03"/>
    <w:rsid w:val="40F10331"/>
    <w:rsid w:val="40FA740C"/>
    <w:rsid w:val="4107478E"/>
    <w:rsid w:val="410E6010"/>
    <w:rsid w:val="411E6372"/>
    <w:rsid w:val="41235EDD"/>
    <w:rsid w:val="4125198E"/>
    <w:rsid w:val="41344FC8"/>
    <w:rsid w:val="413D105C"/>
    <w:rsid w:val="41410A3F"/>
    <w:rsid w:val="4141291A"/>
    <w:rsid w:val="41412D72"/>
    <w:rsid w:val="41424F2B"/>
    <w:rsid w:val="41446F52"/>
    <w:rsid w:val="4144724A"/>
    <w:rsid w:val="4153733E"/>
    <w:rsid w:val="41547AC7"/>
    <w:rsid w:val="41550B5D"/>
    <w:rsid w:val="415557C3"/>
    <w:rsid w:val="41575D11"/>
    <w:rsid w:val="415768C0"/>
    <w:rsid w:val="41794A94"/>
    <w:rsid w:val="417C5188"/>
    <w:rsid w:val="417D7088"/>
    <w:rsid w:val="417F2208"/>
    <w:rsid w:val="417F4478"/>
    <w:rsid w:val="418641AB"/>
    <w:rsid w:val="418D4BF3"/>
    <w:rsid w:val="4191712C"/>
    <w:rsid w:val="41925126"/>
    <w:rsid w:val="41A71A00"/>
    <w:rsid w:val="41AF1AEE"/>
    <w:rsid w:val="41B00FAE"/>
    <w:rsid w:val="41B33186"/>
    <w:rsid w:val="41B55171"/>
    <w:rsid w:val="41B95491"/>
    <w:rsid w:val="41BA5D6E"/>
    <w:rsid w:val="41BF5EBB"/>
    <w:rsid w:val="41C06777"/>
    <w:rsid w:val="41C86694"/>
    <w:rsid w:val="41D6179B"/>
    <w:rsid w:val="41D66313"/>
    <w:rsid w:val="41D771A8"/>
    <w:rsid w:val="41D81700"/>
    <w:rsid w:val="41D848DC"/>
    <w:rsid w:val="41E02632"/>
    <w:rsid w:val="41E70281"/>
    <w:rsid w:val="41EA4567"/>
    <w:rsid w:val="41EA7ABA"/>
    <w:rsid w:val="41EB6CEB"/>
    <w:rsid w:val="41EC43C7"/>
    <w:rsid w:val="41F2066A"/>
    <w:rsid w:val="41F24626"/>
    <w:rsid w:val="41F73394"/>
    <w:rsid w:val="41F767B7"/>
    <w:rsid w:val="41FA08FF"/>
    <w:rsid w:val="42027EC3"/>
    <w:rsid w:val="420B01FF"/>
    <w:rsid w:val="420E30A1"/>
    <w:rsid w:val="42103FFA"/>
    <w:rsid w:val="421644CB"/>
    <w:rsid w:val="421C56FA"/>
    <w:rsid w:val="421E4EB1"/>
    <w:rsid w:val="422D2FD4"/>
    <w:rsid w:val="422E0B56"/>
    <w:rsid w:val="42330762"/>
    <w:rsid w:val="4233639C"/>
    <w:rsid w:val="423A2B82"/>
    <w:rsid w:val="423E3993"/>
    <w:rsid w:val="423E6AF1"/>
    <w:rsid w:val="424139CF"/>
    <w:rsid w:val="424322E4"/>
    <w:rsid w:val="42450FF0"/>
    <w:rsid w:val="42475BAE"/>
    <w:rsid w:val="424C5145"/>
    <w:rsid w:val="425117CC"/>
    <w:rsid w:val="42676D5F"/>
    <w:rsid w:val="42787E0A"/>
    <w:rsid w:val="427D1DCD"/>
    <w:rsid w:val="42854F31"/>
    <w:rsid w:val="42870AD3"/>
    <w:rsid w:val="428937EC"/>
    <w:rsid w:val="428A5BD4"/>
    <w:rsid w:val="42914C05"/>
    <w:rsid w:val="42927636"/>
    <w:rsid w:val="4297107D"/>
    <w:rsid w:val="42976F58"/>
    <w:rsid w:val="42A01917"/>
    <w:rsid w:val="42AD7556"/>
    <w:rsid w:val="42C9445B"/>
    <w:rsid w:val="42CF714F"/>
    <w:rsid w:val="42D41525"/>
    <w:rsid w:val="42D728D1"/>
    <w:rsid w:val="42E51282"/>
    <w:rsid w:val="42E640C3"/>
    <w:rsid w:val="42E65A79"/>
    <w:rsid w:val="42E777BA"/>
    <w:rsid w:val="42EB3DE5"/>
    <w:rsid w:val="42ED59DD"/>
    <w:rsid w:val="42EF46CF"/>
    <w:rsid w:val="42FB2454"/>
    <w:rsid w:val="42FD7A20"/>
    <w:rsid w:val="43020B8F"/>
    <w:rsid w:val="43044C8E"/>
    <w:rsid w:val="43061664"/>
    <w:rsid w:val="430B0FFD"/>
    <w:rsid w:val="430B6972"/>
    <w:rsid w:val="430C35E5"/>
    <w:rsid w:val="43117902"/>
    <w:rsid w:val="4312578A"/>
    <w:rsid w:val="43225E90"/>
    <w:rsid w:val="43233AF5"/>
    <w:rsid w:val="432C70A3"/>
    <w:rsid w:val="43307104"/>
    <w:rsid w:val="433A0161"/>
    <w:rsid w:val="434B2466"/>
    <w:rsid w:val="43542AFE"/>
    <w:rsid w:val="43567016"/>
    <w:rsid w:val="43635C26"/>
    <w:rsid w:val="4366474A"/>
    <w:rsid w:val="43684866"/>
    <w:rsid w:val="436A3A53"/>
    <w:rsid w:val="4374084D"/>
    <w:rsid w:val="43745DF9"/>
    <w:rsid w:val="437D364E"/>
    <w:rsid w:val="437D4E11"/>
    <w:rsid w:val="4381264F"/>
    <w:rsid w:val="43857A99"/>
    <w:rsid w:val="439C6AF8"/>
    <w:rsid w:val="439D37AB"/>
    <w:rsid w:val="439F51F9"/>
    <w:rsid w:val="43A2579B"/>
    <w:rsid w:val="43A67415"/>
    <w:rsid w:val="43A76BDF"/>
    <w:rsid w:val="43A83735"/>
    <w:rsid w:val="43A911E9"/>
    <w:rsid w:val="43AE3B73"/>
    <w:rsid w:val="43AE508A"/>
    <w:rsid w:val="43B06793"/>
    <w:rsid w:val="43BA7A74"/>
    <w:rsid w:val="43BB2C00"/>
    <w:rsid w:val="43BC218D"/>
    <w:rsid w:val="43C33CFA"/>
    <w:rsid w:val="43C73737"/>
    <w:rsid w:val="43C934C6"/>
    <w:rsid w:val="43C978EC"/>
    <w:rsid w:val="43CA00A7"/>
    <w:rsid w:val="43D050C7"/>
    <w:rsid w:val="43D40A3F"/>
    <w:rsid w:val="43D56E66"/>
    <w:rsid w:val="43EC2A8E"/>
    <w:rsid w:val="43F17157"/>
    <w:rsid w:val="43FB0CF6"/>
    <w:rsid w:val="43FF3D90"/>
    <w:rsid w:val="44097E5D"/>
    <w:rsid w:val="440E49D7"/>
    <w:rsid w:val="44106039"/>
    <w:rsid w:val="44126669"/>
    <w:rsid w:val="441C38BB"/>
    <w:rsid w:val="441D0ED6"/>
    <w:rsid w:val="441E2FE4"/>
    <w:rsid w:val="44200DF4"/>
    <w:rsid w:val="442B56CA"/>
    <w:rsid w:val="44341553"/>
    <w:rsid w:val="443541F6"/>
    <w:rsid w:val="44367502"/>
    <w:rsid w:val="44394789"/>
    <w:rsid w:val="443A5061"/>
    <w:rsid w:val="443B0359"/>
    <w:rsid w:val="443B232F"/>
    <w:rsid w:val="443E2D7C"/>
    <w:rsid w:val="444C3A13"/>
    <w:rsid w:val="445426CE"/>
    <w:rsid w:val="44546AFF"/>
    <w:rsid w:val="4455754B"/>
    <w:rsid w:val="445A26CE"/>
    <w:rsid w:val="445C6D38"/>
    <w:rsid w:val="445D2DB1"/>
    <w:rsid w:val="44701364"/>
    <w:rsid w:val="447E3F8B"/>
    <w:rsid w:val="448E60E2"/>
    <w:rsid w:val="4492148F"/>
    <w:rsid w:val="44A44B31"/>
    <w:rsid w:val="44B4333D"/>
    <w:rsid w:val="44B51FEE"/>
    <w:rsid w:val="44B67EA5"/>
    <w:rsid w:val="44BC19E8"/>
    <w:rsid w:val="44BC1B01"/>
    <w:rsid w:val="44BC42D3"/>
    <w:rsid w:val="44BD2222"/>
    <w:rsid w:val="44C06C00"/>
    <w:rsid w:val="44CE2A25"/>
    <w:rsid w:val="44D15748"/>
    <w:rsid w:val="44D37777"/>
    <w:rsid w:val="44D62EF9"/>
    <w:rsid w:val="44D96D67"/>
    <w:rsid w:val="44DB04A6"/>
    <w:rsid w:val="44E7097C"/>
    <w:rsid w:val="44EC3F54"/>
    <w:rsid w:val="44EE73E4"/>
    <w:rsid w:val="44F94247"/>
    <w:rsid w:val="44FE2B79"/>
    <w:rsid w:val="450705B5"/>
    <w:rsid w:val="450B0957"/>
    <w:rsid w:val="45164142"/>
    <w:rsid w:val="451F74B9"/>
    <w:rsid w:val="45245C22"/>
    <w:rsid w:val="452B3E0B"/>
    <w:rsid w:val="45375E45"/>
    <w:rsid w:val="45393054"/>
    <w:rsid w:val="453A516A"/>
    <w:rsid w:val="45400859"/>
    <w:rsid w:val="454A5D86"/>
    <w:rsid w:val="454F6440"/>
    <w:rsid w:val="4552346A"/>
    <w:rsid w:val="45527C62"/>
    <w:rsid w:val="45567C00"/>
    <w:rsid w:val="455E53AC"/>
    <w:rsid w:val="455F3D29"/>
    <w:rsid w:val="456248E2"/>
    <w:rsid w:val="45660705"/>
    <w:rsid w:val="456630B4"/>
    <w:rsid w:val="45680376"/>
    <w:rsid w:val="45682FBE"/>
    <w:rsid w:val="45693A1A"/>
    <w:rsid w:val="456C5FC2"/>
    <w:rsid w:val="457946F6"/>
    <w:rsid w:val="457D100B"/>
    <w:rsid w:val="457D64B5"/>
    <w:rsid w:val="457E16A3"/>
    <w:rsid w:val="457E3497"/>
    <w:rsid w:val="45837810"/>
    <w:rsid w:val="458836FB"/>
    <w:rsid w:val="458C6C5F"/>
    <w:rsid w:val="45944F21"/>
    <w:rsid w:val="459E7E37"/>
    <w:rsid w:val="45A76F46"/>
    <w:rsid w:val="45B70EAE"/>
    <w:rsid w:val="45BC6055"/>
    <w:rsid w:val="45BD4295"/>
    <w:rsid w:val="45BF0112"/>
    <w:rsid w:val="45CD54CB"/>
    <w:rsid w:val="45D959DD"/>
    <w:rsid w:val="45E003FF"/>
    <w:rsid w:val="45E13AED"/>
    <w:rsid w:val="45E56561"/>
    <w:rsid w:val="45F20B22"/>
    <w:rsid w:val="45F35A3E"/>
    <w:rsid w:val="45FB1C04"/>
    <w:rsid w:val="45FC3FA1"/>
    <w:rsid w:val="45FF13DC"/>
    <w:rsid w:val="46043D83"/>
    <w:rsid w:val="460D010A"/>
    <w:rsid w:val="461364D7"/>
    <w:rsid w:val="46181912"/>
    <w:rsid w:val="461C5875"/>
    <w:rsid w:val="461E26FA"/>
    <w:rsid w:val="46263052"/>
    <w:rsid w:val="462F619C"/>
    <w:rsid w:val="46330FE5"/>
    <w:rsid w:val="46342D14"/>
    <w:rsid w:val="46423CF5"/>
    <w:rsid w:val="46465D9B"/>
    <w:rsid w:val="464F6DC5"/>
    <w:rsid w:val="46553D3D"/>
    <w:rsid w:val="466B12AE"/>
    <w:rsid w:val="467D1668"/>
    <w:rsid w:val="467F040B"/>
    <w:rsid w:val="467F6216"/>
    <w:rsid w:val="46801F80"/>
    <w:rsid w:val="46867ABE"/>
    <w:rsid w:val="46881729"/>
    <w:rsid w:val="468D1033"/>
    <w:rsid w:val="468E6980"/>
    <w:rsid w:val="46956054"/>
    <w:rsid w:val="469631E3"/>
    <w:rsid w:val="46AB6D9F"/>
    <w:rsid w:val="46B0047B"/>
    <w:rsid w:val="46B61A4C"/>
    <w:rsid w:val="46C416F8"/>
    <w:rsid w:val="46C6074D"/>
    <w:rsid w:val="46C8164C"/>
    <w:rsid w:val="46D36246"/>
    <w:rsid w:val="46D3741B"/>
    <w:rsid w:val="46D56B2E"/>
    <w:rsid w:val="46D909A6"/>
    <w:rsid w:val="46D95665"/>
    <w:rsid w:val="46DD661C"/>
    <w:rsid w:val="46E63708"/>
    <w:rsid w:val="46E834EC"/>
    <w:rsid w:val="46EB72D0"/>
    <w:rsid w:val="46EF78FB"/>
    <w:rsid w:val="46F330B2"/>
    <w:rsid w:val="46FC292D"/>
    <w:rsid w:val="47002F5E"/>
    <w:rsid w:val="470046FC"/>
    <w:rsid w:val="47134CBF"/>
    <w:rsid w:val="471A568A"/>
    <w:rsid w:val="471B4F43"/>
    <w:rsid w:val="471D5493"/>
    <w:rsid w:val="472026F9"/>
    <w:rsid w:val="47267716"/>
    <w:rsid w:val="473E2880"/>
    <w:rsid w:val="473F5A62"/>
    <w:rsid w:val="474807BC"/>
    <w:rsid w:val="474941C6"/>
    <w:rsid w:val="474B035D"/>
    <w:rsid w:val="474B665B"/>
    <w:rsid w:val="474D1284"/>
    <w:rsid w:val="474D1A31"/>
    <w:rsid w:val="475C597E"/>
    <w:rsid w:val="475C77CB"/>
    <w:rsid w:val="475D78F9"/>
    <w:rsid w:val="475F0D74"/>
    <w:rsid w:val="476012CC"/>
    <w:rsid w:val="47640896"/>
    <w:rsid w:val="47641958"/>
    <w:rsid w:val="476E4017"/>
    <w:rsid w:val="47735963"/>
    <w:rsid w:val="477F558F"/>
    <w:rsid w:val="478242DF"/>
    <w:rsid w:val="4783737D"/>
    <w:rsid w:val="478445CA"/>
    <w:rsid w:val="4785041D"/>
    <w:rsid w:val="478B7411"/>
    <w:rsid w:val="478E1120"/>
    <w:rsid w:val="478F3DC7"/>
    <w:rsid w:val="4795145F"/>
    <w:rsid w:val="4797140F"/>
    <w:rsid w:val="479C1368"/>
    <w:rsid w:val="479D3A3F"/>
    <w:rsid w:val="479E25B8"/>
    <w:rsid w:val="47A81ACC"/>
    <w:rsid w:val="47AB6F1D"/>
    <w:rsid w:val="47AF4784"/>
    <w:rsid w:val="47B26EAA"/>
    <w:rsid w:val="47B86C52"/>
    <w:rsid w:val="47B948D2"/>
    <w:rsid w:val="47BB1907"/>
    <w:rsid w:val="47BB411C"/>
    <w:rsid w:val="47C24DBE"/>
    <w:rsid w:val="47C71F86"/>
    <w:rsid w:val="47CB6DE7"/>
    <w:rsid w:val="47CD0E37"/>
    <w:rsid w:val="47CF01A7"/>
    <w:rsid w:val="47D11782"/>
    <w:rsid w:val="47D516BA"/>
    <w:rsid w:val="47D55F6E"/>
    <w:rsid w:val="47D66B94"/>
    <w:rsid w:val="47DD4C95"/>
    <w:rsid w:val="47EC7C97"/>
    <w:rsid w:val="47FB5EFD"/>
    <w:rsid w:val="480270AC"/>
    <w:rsid w:val="4805372B"/>
    <w:rsid w:val="4808456C"/>
    <w:rsid w:val="48111382"/>
    <w:rsid w:val="48151C30"/>
    <w:rsid w:val="481943FC"/>
    <w:rsid w:val="481F76E0"/>
    <w:rsid w:val="482B7BFE"/>
    <w:rsid w:val="482C6875"/>
    <w:rsid w:val="482F2A7F"/>
    <w:rsid w:val="483048AA"/>
    <w:rsid w:val="483A192B"/>
    <w:rsid w:val="483E145B"/>
    <w:rsid w:val="48431620"/>
    <w:rsid w:val="484815E3"/>
    <w:rsid w:val="4848335F"/>
    <w:rsid w:val="485915B0"/>
    <w:rsid w:val="485B0679"/>
    <w:rsid w:val="485C5346"/>
    <w:rsid w:val="485D3F6B"/>
    <w:rsid w:val="486258C3"/>
    <w:rsid w:val="486A50F8"/>
    <w:rsid w:val="486F620A"/>
    <w:rsid w:val="487207E0"/>
    <w:rsid w:val="48783014"/>
    <w:rsid w:val="487B32AB"/>
    <w:rsid w:val="487D5733"/>
    <w:rsid w:val="488600BA"/>
    <w:rsid w:val="488A176A"/>
    <w:rsid w:val="488A4BFB"/>
    <w:rsid w:val="48923047"/>
    <w:rsid w:val="489759C4"/>
    <w:rsid w:val="489B19A6"/>
    <w:rsid w:val="48A072E8"/>
    <w:rsid w:val="48A83036"/>
    <w:rsid w:val="48AC53E6"/>
    <w:rsid w:val="48B62806"/>
    <w:rsid w:val="48C13C82"/>
    <w:rsid w:val="48C276CF"/>
    <w:rsid w:val="48C602C1"/>
    <w:rsid w:val="48C875BE"/>
    <w:rsid w:val="48CA704C"/>
    <w:rsid w:val="48CC7608"/>
    <w:rsid w:val="48D70D61"/>
    <w:rsid w:val="48DE5BEE"/>
    <w:rsid w:val="48E52767"/>
    <w:rsid w:val="48E67E5C"/>
    <w:rsid w:val="48E87DC4"/>
    <w:rsid w:val="48FC49E1"/>
    <w:rsid w:val="4902059E"/>
    <w:rsid w:val="49082794"/>
    <w:rsid w:val="49207D2A"/>
    <w:rsid w:val="4937340B"/>
    <w:rsid w:val="49376F16"/>
    <w:rsid w:val="49382D63"/>
    <w:rsid w:val="493B58A9"/>
    <w:rsid w:val="493B75FE"/>
    <w:rsid w:val="493F7ED3"/>
    <w:rsid w:val="49435822"/>
    <w:rsid w:val="494D03B1"/>
    <w:rsid w:val="49534968"/>
    <w:rsid w:val="49572651"/>
    <w:rsid w:val="49585E32"/>
    <w:rsid w:val="49640892"/>
    <w:rsid w:val="49652592"/>
    <w:rsid w:val="49694733"/>
    <w:rsid w:val="496C3AAD"/>
    <w:rsid w:val="496F3E37"/>
    <w:rsid w:val="4970606E"/>
    <w:rsid w:val="497166EC"/>
    <w:rsid w:val="49720E8B"/>
    <w:rsid w:val="49750B0F"/>
    <w:rsid w:val="499321BE"/>
    <w:rsid w:val="49996DBA"/>
    <w:rsid w:val="49A443A5"/>
    <w:rsid w:val="49A560A2"/>
    <w:rsid w:val="49B9624A"/>
    <w:rsid w:val="49B97C07"/>
    <w:rsid w:val="49BD3C89"/>
    <w:rsid w:val="49BE31EC"/>
    <w:rsid w:val="49BE577B"/>
    <w:rsid w:val="49CA0766"/>
    <w:rsid w:val="49D12CED"/>
    <w:rsid w:val="49D26AC5"/>
    <w:rsid w:val="49F079CA"/>
    <w:rsid w:val="49F82217"/>
    <w:rsid w:val="49FA711F"/>
    <w:rsid w:val="49FC4406"/>
    <w:rsid w:val="49FE2936"/>
    <w:rsid w:val="4A075FAD"/>
    <w:rsid w:val="4A096920"/>
    <w:rsid w:val="4A0B15EE"/>
    <w:rsid w:val="4A0C1326"/>
    <w:rsid w:val="4A1115A3"/>
    <w:rsid w:val="4A145B43"/>
    <w:rsid w:val="4A1736E4"/>
    <w:rsid w:val="4A19047C"/>
    <w:rsid w:val="4A21037E"/>
    <w:rsid w:val="4A221CF6"/>
    <w:rsid w:val="4A264E73"/>
    <w:rsid w:val="4A2C050C"/>
    <w:rsid w:val="4A2F6442"/>
    <w:rsid w:val="4A305F7F"/>
    <w:rsid w:val="4A323327"/>
    <w:rsid w:val="4A3B1E99"/>
    <w:rsid w:val="4A3B3260"/>
    <w:rsid w:val="4A3D4E02"/>
    <w:rsid w:val="4A464AEC"/>
    <w:rsid w:val="4A586E44"/>
    <w:rsid w:val="4A5B691A"/>
    <w:rsid w:val="4A5D3132"/>
    <w:rsid w:val="4A66010C"/>
    <w:rsid w:val="4A671A7A"/>
    <w:rsid w:val="4A75402B"/>
    <w:rsid w:val="4A755A23"/>
    <w:rsid w:val="4A7C7F4E"/>
    <w:rsid w:val="4A814105"/>
    <w:rsid w:val="4A8B31C1"/>
    <w:rsid w:val="4A8D522A"/>
    <w:rsid w:val="4A9A0736"/>
    <w:rsid w:val="4A9C0EA5"/>
    <w:rsid w:val="4A9C6A69"/>
    <w:rsid w:val="4A9D18F9"/>
    <w:rsid w:val="4A9D7745"/>
    <w:rsid w:val="4A9E5455"/>
    <w:rsid w:val="4AA55923"/>
    <w:rsid w:val="4AA75DB0"/>
    <w:rsid w:val="4AA87F52"/>
    <w:rsid w:val="4AB06A96"/>
    <w:rsid w:val="4AB15139"/>
    <w:rsid w:val="4AB932AE"/>
    <w:rsid w:val="4AB96A81"/>
    <w:rsid w:val="4ACE0D5D"/>
    <w:rsid w:val="4AD34E21"/>
    <w:rsid w:val="4AD416DE"/>
    <w:rsid w:val="4AD511E4"/>
    <w:rsid w:val="4AE31531"/>
    <w:rsid w:val="4AE54F11"/>
    <w:rsid w:val="4AE761D2"/>
    <w:rsid w:val="4AE95DA2"/>
    <w:rsid w:val="4AF13333"/>
    <w:rsid w:val="4AFC5ABF"/>
    <w:rsid w:val="4B00470D"/>
    <w:rsid w:val="4B047423"/>
    <w:rsid w:val="4B086859"/>
    <w:rsid w:val="4B1904A2"/>
    <w:rsid w:val="4B1A0091"/>
    <w:rsid w:val="4B1E66C3"/>
    <w:rsid w:val="4B2608B2"/>
    <w:rsid w:val="4B2B2807"/>
    <w:rsid w:val="4B2C68A5"/>
    <w:rsid w:val="4B3D6C38"/>
    <w:rsid w:val="4B40669F"/>
    <w:rsid w:val="4B442707"/>
    <w:rsid w:val="4B4D152D"/>
    <w:rsid w:val="4B4F193D"/>
    <w:rsid w:val="4B524D38"/>
    <w:rsid w:val="4B5C66AF"/>
    <w:rsid w:val="4B625376"/>
    <w:rsid w:val="4B6563FC"/>
    <w:rsid w:val="4B716941"/>
    <w:rsid w:val="4B807D35"/>
    <w:rsid w:val="4B830BDC"/>
    <w:rsid w:val="4B8374E1"/>
    <w:rsid w:val="4B87062B"/>
    <w:rsid w:val="4B8773F9"/>
    <w:rsid w:val="4B921B5E"/>
    <w:rsid w:val="4B922281"/>
    <w:rsid w:val="4BA93685"/>
    <w:rsid w:val="4BC23BD5"/>
    <w:rsid w:val="4BC325C9"/>
    <w:rsid w:val="4BC40D98"/>
    <w:rsid w:val="4BC94AFB"/>
    <w:rsid w:val="4BC9732E"/>
    <w:rsid w:val="4BCA2759"/>
    <w:rsid w:val="4BCA2F10"/>
    <w:rsid w:val="4BCF5A2D"/>
    <w:rsid w:val="4BD158C1"/>
    <w:rsid w:val="4BD73383"/>
    <w:rsid w:val="4BD81249"/>
    <w:rsid w:val="4BE0268A"/>
    <w:rsid w:val="4BE13FBA"/>
    <w:rsid w:val="4BE563DB"/>
    <w:rsid w:val="4BE6216C"/>
    <w:rsid w:val="4BE76938"/>
    <w:rsid w:val="4BF7051D"/>
    <w:rsid w:val="4BF92A04"/>
    <w:rsid w:val="4BFD35DC"/>
    <w:rsid w:val="4C0E7E1A"/>
    <w:rsid w:val="4C1217F0"/>
    <w:rsid w:val="4C131D0A"/>
    <w:rsid w:val="4C145A19"/>
    <w:rsid w:val="4C1E1C6F"/>
    <w:rsid w:val="4C203354"/>
    <w:rsid w:val="4C2837E8"/>
    <w:rsid w:val="4C296BD7"/>
    <w:rsid w:val="4C2D0BE5"/>
    <w:rsid w:val="4C350490"/>
    <w:rsid w:val="4C3820A1"/>
    <w:rsid w:val="4C3D0F82"/>
    <w:rsid w:val="4C421079"/>
    <w:rsid w:val="4C4D73F5"/>
    <w:rsid w:val="4C526E7C"/>
    <w:rsid w:val="4C555823"/>
    <w:rsid w:val="4C58264F"/>
    <w:rsid w:val="4C5D7DB2"/>
    <w:rsid w:val="4C6365BF"/>
    <w:rsid w:val="4C654A6D"/>
    <w:rsid w:val="4C8321C3"/>
    <w:rsid w:val="4C867824"/>
    <w:rsid w:val="4C8A0FB0"/>
    <w:rsid w:val="4C9B3E62"/>
    <w:rsid w:val="4CA915C5"/>
    <w:rsid w:val="4CBD00BB"/>
    <w:rsid w:val="4CBE6DE4"/>
    <w:rsid w:val="4CBF0341"/>
    <w:rsid w:val="4CCB6326"/>
    <w:rsid w:val="4CCC678F"/>
    <w:rsid w:val="4CCD5A94"/>
    <w:rsid w:val="4CCE3B46"/>
    <w:rsid w:val="4CD4160A"/>
    <w:rsid w:val="4CD57384"/>
    <w:rsid w:val="4CDE0688"/>
    <w:rsid w:val="4CDE1BE1"/>
    <w:rsid w:val="4CDF09CD"/>
    <w:rsid w:val="4CE52DA9"/>
    <w:rsid w:val="4CE90EF3"/>
    <w:rsid w:val="4CE93F80"/>
    <w:rsid w:val="4CF52FCA"/>
    <w:rsid w:val="4CF6484B"/>
    <w:rsid w:val="4CFC172B"/>
    <w:rsid w:val="4CFE1BAC"/>
    <w:rsid w:val="4D003315"/>
    <w:rsid w:val="4D057DBE"/>
    <w:rsid w:val="4D0B4F19"/>
    <w:rsid w:val="4D0D4CA2"/>
    <w:rsid w:val="4D0F5578"/>
    <w:rsid w:val="4D177186"/>
    <w:rsid w:val="4D355633"/>
    <w:rsid w:val="4D3A1234"/>
    <w:rsid w:val="4D471F1B"/>
    <w:rsid w:val="4D475B9C"/>
    <w:rsid w:val="4D486C87"/>
    <w:rsid w:val="4D4A5DC9"/>
    <w:rsid w:val="4D5C6609"/>
    <w:rsid w:val="4D720B94"/>
    <w:rsid w:val="4D7971BD"/>
    <w:rsid w:val="4D8B3542"/>
    <w:rsid w:val="4D915FEB"/>
    <w:rsid w:val="4D9D1AEE"/>
    <w:rsid w:val="4DA674D8"/>
    <w:rsid w:val="4DB57890"/>
    <w:rsid w:val="4DB83A7C"/>
    <w:rsid w:val="4DBC308E"/>
    <w:rsid w:val="4DC43201"/>
    <w:rsid w:val="4DCB336B"/>
    <w:rsid w:val="4DDC131A"/>
    <w:rsid w:val="4DE26BF8"/>
    <w:rsid w:val="4DE33BA4"/>
    <w:rsid w:val="4DE91A47"/>
    <w:rsid w:val="4DF8120E"/>
    <w:rsid w:val="4DFA2DDE"/>
    <w:rsid w:val="4DFC137C"/>
    <w:rsid w:val="4DFC3C3F"/>
    <w:rsid w:val="4DFF2135"/>
    <w:rsid w:val="4E006352"/>
    <w:rsid w:val="4E0668E3"/>
    <w:rsid w:val="4E0E7452"/>
    <w:rsid w:val="4E1110E3"/>
    <w:rsid w:val="4E1F5BDB"/>
    <w:rsid w:val="4E20328B"/>
    <w:rsid w:val="4E22500A"/>
    <w:rsid w:val="4E2B2960"/>
    <w:rsid w:val="4E2D092F"/>
    <w:rsid w:val="4E2D44AD"/>
    <w:rsid w:val="4E352491"/>
    <w:rsid w:val="4E366E29"/>
    <w:rsid w:val="4E3846CB"/>
    <w:rsid w:val="4E386644"/>
    <w:rsid w:val="4E3F0F6C"/>
    <w:rsid w:val="4E597510"/>
    <w:rsid w:val="4E5E5A27"/>
    <w:rsid w:val="4E5F428F"/>
    <w:rsid w:val="4E663598"/>
    <w:rsid w:val="4E6E44FC"/>
    <w:rsid w:val="4E7178B9"/>
    <w:rsid w:val="4E811388"/>
    <w:rsid w:val="4E845126"/>
    <w:rsid w:val="4E87470A"/>
    <w:rsid w:val="4E8855CF"/>
    <w:rsid w:val="4E8A6B5B"/>
    <w:rsid w:val="4E967E4E"/>
    <w:rsid w:val="4E9A54C9"/>
    <w:rsid w:val="4EB346B5"/>
    <w:rsid w:val="4EB369E0"/>
    <w:rsid w:val="4EB64A3C"/>
    <w:rsid w:val="4EC65A27"/>
    <w:rsid w:val="4EC9140E"/>
    <w:rsid w:val="4ED16D2B"/>
    <w:rsid w:val="4ED310BF"/>
    <w:rsid w:val="4EDF00BE"/>
    <w:rsid w:val="4EE06057"/>
    <w:rsid w:val="4EE2573C"/>
    <w:rsid w:val="4EE363F9"/>
    <w:rsid w:val="4EE702D1"/>
    <w:rsid w:val="4EE71AC2"/>
    <w:rsid w:val="4EEB1A14"/>
    <w:rsid w:val="4EEC54E7"/>
    <w:rsid w:val="4EF057BB"/>
    <w:rsid w:val="4EF21946"/>
    <w:rsid w:val="4EFE67CF"/>
    <w:rsid w:val="4EFF5982"/>
    <w:rsid w:val="4F056AE4"/>
    <w:rsid w:val="4F0F46EB"/>
    <w:rsid w:val="4F2D226D"/>
    <w:rsid w:val="4F2E42EF"/>
    <w:rsid w:val="4F3028E7"/>
    <w:rsid w:val="4F302F2A"/>
    <w:rsid w:val="4F310E48"/>
    <w:rsid w:val="4F3429EA"/>
    <w:rsid w:val="4F3607E1"/>
    <w:rsid w:val="4F4B63F4"/>
    <w:rsid w:val="4F54508F"/>
    <w:rsid w:val="4F580FBA"/>
    <w:rsid w:val="4F581B8E"/>
    <w:rsid w:val="4F6C63CC"/>
    <w:rsid w:val="4F6C6BA5"/>
    <w:rsid w:val="4F6D5291"/>
    <w:rsid w:val="4F6D7E0A"/>
    <w:rsid w:val="4F7222CA"/>
    <w:rsid w:val="4F76650E"/>
    <w:rsid w:val="4F782D35"/>
    <w:rsid w:val="4F82491D"/>
    <w:rsid w:val="4F8315BA"/>
    <w:rsid w:val="4F89380C"/>
    <w:rsid w:val="4F895E36"/>
    <w:rsid w:val="4F8E48B6"/>
    <w:rsid w:val="4F9024FE"/>
    <w:rsid w:val="4F992043"/>
    <w:rsid w:val="4F9967A7"/>
    <w:rsid w:val="4FA13BF6"/>
    <w:rsid w:val="4FA2350F"/>
    <w:rsid w:val="4FA4767D"/>
    <w:rsid w:val="4FAC2C79"/>
    <w:rsid w:val="4FAD0551"/>
    <w:rsid w:val="4FB05EF2"/>
    <w:rsid w:val="4FB33B53"/>
    <w:rsid w:val="4FBD7517"/>
    <w:rsid w:val="4FC000E6"/>
    <w:rsid w:val="4FD25B30"/>
    <w:rsid w:val="4FD8253E"/>
    <w:rsid w:val="4FD844C4"/>
    <w:rsid w:val="4FDC3E12"/>
    <w:rsid w:val="4FDD3CA7"/>
    <w:rsid w:val="4FE24DE1"/>
    <w:rsid w:val="4FE32A5F"/>
    <w:rsid w:val="4FF241DC"/>
    <w:rsid w:val="4FFB0D95"/>
    <w:rsid w:val="50002D0D"/>
    <w:rsid w:val="50006C94"/>
    <w:rsid w:val="500A3D6F"/>
    <w:rsid w:val="5015313C"/>
    <w:rsid w:val="501B1BEF"/>
    <w:rsid w:val="50210400"/>
    <w:rsid w:val="502B7317"/>
    <w:rsid w:val="50326961"/>
    <w:rsid w:val="5037355F"/>
    <w:rsid w:val="50373E58"/>
    <w:rsid w:val="503902D0"/>
    <w:rsid w:val="5039669F"/>
    <w:rsid w:val="5040627A"/>
    <w:rsid w:val="50443238"/>
    <w:rsid w:val="50453743"/>
    <w:rsid w:val="50480362"/>
    <w:rsid w:val="50483E12"/>
    <w:rsid w:val="50535F34"/>
    <w:rsid w:val="505A01CA"/>
    <w:rsid w:val="505E021D"/>
    <w:rsid w:val="506C39AE"/>
    <w:rsid w:val="506F224B"/>
    <w:rsid w:val="50705F8B"/>
    <w:rsid w:val="507E220B"/>
    <w:rsid w:val="508310DB"/>
    <w:rsid w:val="50857FD0"/>
    <w:rsid w:val="508D3DDD"/>
    <w:rsid w:val="50955C30"/>
    <w:rsid w:val="509C191A"/>
    <w:rsid w:val="50AB4955"/>
    <w:rsid w:val="50B0692D"/>
    <w:rsid w:val="50B92BAC"/>
    <w:rsid w:val="50C82238"/>
    <w:rsid w:val="50D545E7"/>
    <w:rsid w:val="50D97698"/>
    <w:rsid w:val="50DB14E9"/>
    <w:rsid w:val="50E73ED0"/>
    <w:rsid w:val="50E9641B"/>
    <w:rsid w:val="50F813F3"/>
    <w:rsid w:val="50FB391F"/>
    <w:rsid w:val="51024942"/>
    <w:rsid w:val="510421C4"/>
    <w:rsid w:val="510658A9"/>
    <w:rsid w:val="5112442D"/>
    <w:rsid w:val="511273B7"/>
    <w:rsid w:val="511369B3"/>
    <w:rsid w:val="51171F82"/>
    <w:rsid w:val="51177E0A"/>
    <w:rsid w:val="511F7B08"/>
    <w:rsid w:val="5127080B"/>
    <w:rsid w:val="5133006B"/>
    <w:rsid w:val="5134182F"/>
    <w:rsid w:val="5135258B"/>
    <w:rsid w:val="51405A05"/>
    <w:rsid w:val="514112EB"/>
    <w:rsid w:val="51424612"/>
    <w:rsid w:val="51456C94"/>
    <w:rsid w:val="514B660F"/>
    <w:rsid w:val="514E5B55"/>
    <w:rsid w:val="5152494C"/>
    <w:rsid w:val="515543D9"/>
    <w:rsid w:val="515C5C04"/>
    <w:rsid w:val="515E176A"/>
    <w:rsid w:val="515E5987"/>
    <w:rsid w:val="51623118"/>
    <w:rsid w:val="51662DBE"/>
    <w:rsid w:val="51670B1F"/>
    <w:rsid w:val="516E0F34"/>
    <w:rsid w:val="516F1ABD"/>
    <w:rsid w:val="517029AE"/>
    <w:rsid w:val="51712A54"/>
    <w:rsid w:val="517C215D"/>
    <w:rsid w:val="517C2EDF"/>
    <w:rsid w:val="517F1F99"/>
    <w:rsid w:val="5183340B"/>
    <w:rsid w:val="518A6F58"/>
    <w:rsid w:val="51A120A3"/>
    <w:rsid w:val="51A5185D"/>
    <w:rsid w:val="51A94481"/>
    <w:rsid w:val="51AF1C55"/>
    <w:rsid w:val="51AF2FB9"/>
    <w:rsid w:val="51B46741"/>
    <w:rsid w:val="51B62144"/>
    <w:rsid w:val="51BF760C"/>
    <w:rsid w:val="51C242B3"/>
    <w:rsid w:val="51C31E73"/>
    <w:rsid w:val="51D431B2"/>
    <w:rsid w:val="51D61D47"/>
    <w:rsid w:val="51DE6241"/>
    <w:rsid w:val="51DE726E"/>
    <w:rsid w:val="51E01830"/>
    <w:rsid w:val="51E82037"/>
    <w:rsid w:val="51EA5B31"/>
    <w:rsid w:val="51F3336D"/>
    <w:rsid w:val="51FA5C43"/>
    <w:rsid w:val="51FC5E38"/>
    <w:rsid w:val="52071CA7"/>
    <w:rsid w:val="52117992"/>
    <w:rsid w:val="52140DBF"/>
    <w:rsid w:val="521C185E"/>
    <w:rsid w:val="522017CC"/>
    <w:rsid w:val="522235EF"/>
    <w:rsid w:val="52332EAB"/>
    <w:rsid w:val="52344B6D"/>
    <w:rsid w:val="52367053"/>
    <w:rsid w:val="523B7B6E"/>
    <w:rsid w:val="524248F6"/>
    <w:rsid w:val="524533D7"/>
    <w:rsid w:val="52514FC4"/>
    <w:rsid w:val="52543775"/>
    <w:rsid w:val="52646424"/>
    <w:rsid w:val="52652BF4"/>
    <w:rsid w:val="526E1C0A"/>
    <w:rsid w:val="52707BA8"/>
    <w:rsid w:val="527126E9"/>
    <w:rsid w:val="52800BB4"/>
    <w:rsid w:val="5280540F"/>
    <w:rsid w:val="52815DAB"/>
    <w:rsid w:val="52835827"/>
    <w:rsid w:val="52882250"/>
    <w:rsid w:val="52885A66"/>
    <w:rsid w:val="52885F15"/>
    <w:rsid w:val="528B3C2B"/>
    <w:rsid w:val="528E5EFF"/>
    <w:rsid w:val="52950DFF"/>
    <w:rsid w:val="529533B0"/>
    <w:rsid w:val="52963239"/>
    <w:rsid w:val="52A0293C"/>
    <w:rsid w:val="52A529F9"/>
    <w:rsid w:val="52A55427"/>
    <w:rsid w:val="52AD45F4"/>
    <w:rsid w:val="52B14E19"/>
    <w:rsid w:val="52B21835"/>
    <w:rsid w:val="52B75B9F"/>
    <w:rsid w:val="52BB4A89"/>
    <w:rsid w:val="52BC6959"/>
    <w:rsid w:val="52C62D39"/>
    <w:rsid w:val="52D01683"/>
    <w:rsid w:val="52D22EEF"/>
    <w:rsid w:val="52D36E82"/>
    <w:rsid w:val="52D54C10"/>
    <w:rsid w:val="52D704E4"/>
    <w:rsid w:val="52D70B6D"/>
    <w:rsid w:val="52DA2A4B"/>
    <w:rsid w:val="52DE0759"/>
    <w:rsid w:val="52E6203B"/>
    <w:rsid w:val="52EE0AC4"/>
    <w:rsid w:val="52F6455E"/>
    <w:rsid w:val="52F65C4F"/>
    <w:rsid w:val="530A2100"/>
    <w:rsid w:val="530F3E25"/>
    <w:rsid w:val="531127EB"/>
    <w:rsid w:val="53113978"/>
    <w:rsid w:val="53161F0E"/>
    <w:rsid w:val="53220201"/>
    <w:rsid w:val="532233E1"/>
    <w:rsid w:val="532373DD"/>
    <w:rsid w:val="5325453D"/>
    <w:rsid w:val="532C61DE"/>
    <w:rsid w:val="532E3FCF"/>
    <w:rsid w:val="533005D8"/>
    <w:rsid w:val="533171B0"/>
    <w:rsid w:val="53467190"/>
    <w:rsid w:val="534820EA"/>
    <w:rsid w:val="534B1A9A"/>
    <w:rsid w:val="53595CD5"/>
    <w:rsid w:val="53604481"/>
    <w:rsid w:val="53635186"/>
    <w:rsid w:val="536457C1"/>
    <w:rsid w:val="536E745B"/>
    <w:rsid w:val="536F69A0"/>
    <w:rsid w:val="53720B90"/>
    <w:rsid w:val="53894DE6"/>
    <w:rsid w:val="539E4E00"/>
    <w:rsid w:val="53A57ED9"/>
    <w:rsid w:val="53AC26B2"/>
    <w:rsid w:val="53AD0EC9"/>
    <w:rsid w:val="53AE33E4"/>
    <w:rsid w:val="53AE5DB4"/>
    <w:rsid w:val="53B66EAA"/>
    <w:rsid w:val="53C3735D"/>
    <w:rsid w:val="53CB3B26"/>
    <w:rsid w:val="53D24F7B"/>
    <w:rsid w:val="53D338A9"/>
    <w:rsid w:val="53DE6F95"/>
    <w:rsid w:val="53DE724F"/>
    <w:rsid w:val="53E3170C"/>
    <w:rsid w:val="53E33045"/>
    <w:rsid w:val="53E82C8B"/>
    <w:rsid w:val="53E9378A"/>
    <w:rsid w:val="53F1156F"/>
    <w:rsid w:val="53F75DA3"/>
    <w:rsid w:val="53F96EA1"/>
    <w:rsid w:val="53FF0A0C"/>
    <w:rsid w:val="540330F0"/>
    <w:rsid w:val="541869FD"/>
    <w:rsid w:val="541E6824"/>
    <w:rsid w:val="541E7E43"/>
    <w:rsid w:val="5420319F"/>
    <w:rsid w:val="54245EA1"/>
    <w:rsid w:val="542A1E1E"/>
    <w:rsid w:val="542B0F2D"/>
    <w:rsid w:val="543073C7"/>
    <w:rsid w:val="54350860"/>
    <w:rsid w:val="54372291"/>
    <w:rsid w:val="543A259A"/>
    <w:rsid w:val="543C2EEA"/>
    <w:rsid w:val="543C7EBC"/>
    <w:rsid w:val="543F2D4A"/>
    <w:rsid w:val="543F4728"/>
    <w:rsid w:val="5442509E"/>
    <w:rsid w:val="54426E97"/>
    <w:rsid w:val="544302C4"/>
    <w:rsid w:val="544713CF"/>
    <w:rsid w:val="544D13BD"/>
    <w:rsid w:val="54510985"/>
    <w:rsid w:val="54582EBB"/>
    <w:rsid w:val="545D6310"/>
    <w:rsid w:val="545E38BC"/>
    <w:rsid w:val="545F3E0B"/>
    <w:rsid w:val="546351FF"/>
    <w:rsid w:val="546576CB"/>
    <w:rsid w:val="54663CCC"/>
    <w:rsid w:val="546E069B"/>
    <w:rsid w:val="546E44B6"/>
    <w:rsid w:val="546F22BC"/>
    <w:rsid w:val="54742371"/>
    <w:rsid w:val="5476170D"/>
    <w:rsid w:val="547717EC"/>
    <w:rsid w:val="547C6480"/>
    <w:rsid w:val="547C6DB0"/>
    <w:rsid w:val="547F73DB"/>
    <w:rsid w:val="548330AC"/>
    <w:rsid w:val="54842F72"/>
    <w:rsid w:val="54877702"/>
    <w:rsid w:val="548A5454"/>
    <w:rsid w:val="548E6A8C"/>
    <w:rsid w:val="549373B6"/>
    <w:rsid w:val="54953630"/>
    <w:rsid w:val="549F0289"/>
    <w:rsid w:val="54A3301D"/>
    <w:rsid w:val="54A618ED"/>
    <w:rsid w:val="54B95C76"/>
    <w:rsid w:val="54C41254"/>
    <w:rsid w:val="54C719D3"/>
    <w:rsid w:val="54C97382"/>
    <w:rsid w:val="54D20BB2"/>
    <w:rsid w:val="54D33C0E"/>
    <w:rsid w:val="54DB67C4"/>
    <w:rsid w:val="54E13E43"/>
    <w:rsid w:val="54E272DD"/>
    <w:rsid w:val="54F0006C"/>
    <w:rsid w:val="54FA4BAF"/>
    <w:rsid w:val="550C67A7"/>
    <w:rsid w:val="5510623A"/>
    <w:rsid w:val="5514532D"/>
    <w:rsid w:val="55183A1E"/>
    <w:rsid w:val="55215212"/>
    <w:rsid w:val="5528764B"/>
    <w:rsid w:val="552A561B"/>
    <w:rsid w:val="55315EA0"/>
    <w:rsid w:val="5534067C"/>
    <w:rsid w:val="55377BCA"/>
    <w:rsid w:val="5544634B"/>
    <w:rsid w:val="555916BF"/>
    <w:rsid w:val="555B1874"/>
    <w:rsid w:val="556B53CA"/>
    <w:rsid w:val="556D09AB"/>
    <w:rsid w:val="55737316"/>
    <w:rsid w:val="5578760A"/>
    <w:rsid w:val="557877C3"/>
    <w:rsid w:val="557A2A28"/>
    <w:rsid w:val="557D3334"/>
    <w:rsid w:val="557F526E"/>
    <w:rsid w:val="5580305D"/>
    <w:rsid w:val="55811AE5"/>
    <w:rsid w:val="55825B8D"/>
    <w:rsid w:val="55852911"/>
    <w:rsid w:val="558830B8"/>
    <w:rsid w:val="558A24B3"/>
    <w:rsid w:val="559A32D4"/>
    <w:rsid w:val="559B7B5A"/>
    <w:rsid w:val="559E093D"/>
    <w:rsid w:val="559E5480"/>
    <w:rsid w:val="55A63350"/>
    <w:rsid w:val="55AC1C5B"/>
    <w:rsid w:val="55AF4712"/>
    <w:rsid w:val="55B95880"/>
    <w:rsid w:val="55B97182"/>
    <w:rsid w:val="55BF0A5B"/>
    <w:rsid w:val="55C57BD8"/>
    <w:rsid w:val="55C66987"/>
    <w:rsid w:val="55C90452"/>
    <w:rsid w:val="55DD3CAA"/>
    <w:rsid w:val="55DE6AC2"/>
    <w:rsid w:val="55E317F7"/>
    <w:rsid w:val="55E9426F"/>
    <w:rsid w:val="55EB7A9B"/>
    <w:rsid w:val="55F029C5"/>
    <w:rsid w:val="55F220AC"/>
    <w:rsid w:val="55F3655D"/>
    <w:rsid w:val="55FC3B14"/>
    <w:rsid w:val="56093DDD"/>
    <w:rsid w:val="560B4478"/>
    <w:rsid w:val="560D4038"/>
    <w:rsid w:val="5610774A"/>
    <w:rsid w:val="56142E25"/>
    <w:rsid w:val="56196C7F"/>
    <w:rsid w:val="561A125B"/>
    <w:rsid w:val="561E1571"/>
    <w:rsid w:val="56247AA0"/>
    <w:rsid w:val="562B0D31"/>
    <w:rsid w:val="5631235B"/>
    <w:rsid w:val="56327FE6"/>
    <w:rsid w:val="563B0826"/>
    <w:rsid w:val="563C6E72"/>
    <w:rsid w:val="563F408B"/>
    <w:rsid w:val="56453BEA"/>
    <w:rsid w:val="5649103A"/>
    <w:rsid w:val="56645F11"/>
    <w:rsid w:val="566D44FF"/>
    <w:rsid w:val="566E5870"/>
    <w:rsid w:val="56785234"/>
    <w:rsid w:val="56786356"/>
    <w:rsid w:val="567A6579"/>
    <w:rsid w:val="567C5B60"/>
    <w:rsid w:val="567F5FDA"/>
    <w:rsid w:val="56850891"/>
    <w:rsid w:val="56933B40"/>
    <w:rsid w:val="56934F3C"/>
    <w:rsid w:val="5699729D"/>
    <w:rsid w:val="569E61CF"/>
    <w:rsid w:val="56A56F8B"/>
    <w:rsid w:val="56B535B3"/>
    <w:rsid w:val="56B6114E"/>
    <w:rsid w:val="56B84113"/>
    <w:rsid w:val="56B95E76"/>
    <w:rsid w:val="56BA17B5"/>
    <w:rsid w:val="56CA2BAA"/>
    <w:rsid w:val="56CB0BBA"/>
    <w:rsid w:val="56CC288B"/>
    <w:rsid w:val="56D709AE"/>
    <w:rsid w:val="56DC44E4"/>
    <w:rsid w:val="56E34828"/>
    <w:rsid w:val="56E71D97"/>
    <w:rsid w:val="56EC74C2"/>
    <w:rsid w:val="56EE2819"/>
    <w:rsid w:val="56F075A8"/>
    <w:rsid w:val="56F22EDB"/>
    <w:rsid w:val="56F243CE"/>
    <w:rsid w:val="56FD6EEF"/>
    <w:rsid w:val="56FF0081"/>
    <w:rsid w:val="5700669E"/>
    <w:rsid w:val="57037101"/>
    <w:rsid w:val="57051C6B"/>
    <w:rsid w:val="570C6889"/>
    <w:rsid w:val="570D5283"/>
    <w:rsid w:val="57112988"/>
    <w:rsid w:val="5715307D"/>
    <w:rsid w:val="571600F3"/>
    <w:rsid w:val="571D69F5"/>
    <w:rsid w:val="57204A64"/>
    <w:rsid w:val="572C2521"/>
    <w:rsid w:val="5733677B"/>
    <w:rsid w:val="573632EE"/>
    <w:rsid w:val="574446E8"/>
    <w:rsid w:val="5749221E"/>
    <w:rsid w:val="574E74F3"/>
    <w:rsid w:val="57502142"/>
    <w:rsid w:val="57626A3C"/>
    <w:rsid w:val="57631433"/>
    <w:rsid w:val="57654BDC"/>
    <w:rsid w:val="57694A91"/>
    <w:rsid w:val="576C597F"/>
    <w:rsid w:val="576D0A8A"/>
    <w:rsid w:val="576D6C4A"/>
    <w:rsid w:val="57893E95"/>
    <w:rsid w:val="578F6066"/>
    <w:rsid w:val="57967C25"/>
    <w:rsid w:val="579C67A4"/>
    <w:rsid w:val="57A52A4A"/>
    <w:rsid w:val="57A6622D"/>
    <w:rsid w:val="57AC6A62"/>
    <w:rsid w:val="57B42610"/>
    <w:rsid w:val="57B71A2E"/>
    <w:rsid w:val="57BE11EF"/>
    <w:rsid w:val="57D76AD8"/>
    <w:rsid w:val="57D7723C"/>
    <w:rsid w:val="57D91B54"/>
    <w:rsid w:val="57DD7D85"/>
    <w:rsid w:val="57DE4468"/>
    <w:rsid w:val="57E37F89"/>
    <w:rsid w:val="57E81769"/>
    <w:rsid w:val="57E854AB"/>
    <w:rsid w:val="57F8309B"/>
    <w:rsid w:val="57F87D61"/>
    <w:rsid w:val="57FA501A"/>
    <w:rsid w:val="57FA5D49"/>
    <w:rsid w:val="580517DF"/>
    <w:rsid w:val="580F1CBB"/>
    <w:rsid w:val="58102FF7"/>
    <w:rsid w:val="58116095"/>
    <w:rsid w:val="5815620F"/>
    <w:rsid w:val="581A30E9"/>
    <w:rsid w:val="58235328"/>
    <w:rsid w:val="58270669"/>
    <w:rsid w:val="582E6A64"/>
    <w:rsid w:val="58317F88"/>
    <w:rsid w:val="583464F8"/>
    <w:rsid w:val="583924A9"/>
    <w:rsid w:val="58397F25"/>
    <w:rsid w:val="583C4B19"/>
    <w:rsid w:val="584131AD"/>
    <w:rsid w:val="585264E4"/>
    <w:rsid w:val="58593348"/>
    <w:rsid w:val="58600612"/>
    <w:rsid w:val="58634E16"/>
    <w:rsid w:val="58644FDB"/>
    <w:rsid w:val="586C65B6"/>
    <w:rsid w:val="58812BFD"/>
    <w:rsid w:val="58830177"/>
    <w:rsid w:val="58834E5E"/>
    <w:rsid w:val="58866080"/>
    <w:rsid w:val="5888395C"/>
    <w:rsid w:val="588A1C9E"/>
    <w:rsid w:val="588A314D"/>
    <w:rsid w:val="588A7C4C"/>
    <w:rsid w:val="588F5E5C"/>
    <w:rsid w:val="589301FC"/>
    <w:rsid w:val="589657C9"/>
    <w:rsid w:val="5898586A"/>
    <w:rsid w:val="58987B3B"/>
    <w:rsid w:val="58991559"/>
    <w:rsid w:val="589B7C6F"/>
    <w:rsid w:val="58A271C6"/>
    <w:rsid w:val="58A40823"/>
    <w:rsid w:val="58A40ADF"/>
    <w:rsid w:val="58AA5355"/>
    <w:rsid w:val="58AD6443"/>
    <w:rsid w:val="58B47807"/>
    <w:rsid w:val="58B92EDA"/>
    <w:rsid w:val="58BA7671"/>
    <w:rsid w:val="58C7273D"/>
    <w:rsid w:val="58CA68D6"/>
    <w:rsid w:val="58D5311B"/>
    <w:rsid w:val="58D8770E"/>
    <w:rsid w:val="58E87638"/>
    <w:rsid w:val="58EE6EAB"/>
    <w:rsid w:val="58F0275E"/>
    <w:rsid w:val="58FC1456"/>
    <w:rsid w:val="58FD4000"/>
    <w:rsid w:val="590526E6"/>
    <w:rsid w:val="59061206"/>
    <w:rsid w:val="590C33F0"/>
    <w:rsid w:val="591543E4"/>
    <w:rsid w:val="5915619F"/>
    <w:rsid w:val="59215F3C"/>
    <w:rsid w:val="59283B17"/>
    <w:rsid w:val="592E4F95"/>
    <w:rsid w:val="59347BFB"/>
    <w:rsid w:val="593730C7"/>
    <w:rsid w:val="594275A4"/>
    <w:rsid w:val="59495919"/>
    <w:rsid w:val="594B59E4"/>
    <w:rsid w:val="594E6891"/>
    <w:rsid w:val="59501917"/>
    <w:rsid w:val="59517237"/>
    <w:rsid w:val="59620C0C"/>
    <w:rsid w:val="596233CA"/>
    <w:rsid w:val="5962534F"/>
    <w:rsid w:val="596A0D82"/>
    <w:rsid w:val="59711142"/>
    <w:rsid w:val="597142CA"/>
    <w:rsid w:val="59730147"/>
    <w:rsid w:val="59757D59"/>
    <w:rsid w:val="597B1549"/>
    <w:rsid w:val="597B5178"/>
    <w:rsid w:val="5988320D"/>
    <w:rsid w:val="598B6C60"/>
    <w:rsid w:val="598D23C6"/>
    <w:rsid w:val="5993335D"/>
    <w:rsid w:val="59960B94"/>
    <w:rsid w:val="59961057"/>
    <w:rsid w:val="599D5A19"/>
    <w:rsid w:val="59A72C5D"/>
    <w:rsid w:val="59A83CA5"/>
    <w:rsid w:val="59BE5AAF"/>
    <w:rsid w:val="59C06284"/>
    <w:rsid w:val="59C2651F"/>
    <w:rsid w:val="59C647AF"/>
    <w:rsid w:val="59CD1026"/>
    <w:rsid w:val="59CE30E5"/>
    <w:rsid w:val="59D1645B"/>
    <w:rsid w:val="59D8471B"/>
    <w:rsid w:val="59DA4C1C"/>
    <w:rsid w:val="59E36E7B"/>
    <w:rsid w:val="59EB67F2"/>
    <w:rsid w:val="59EF2540"/>
    <w:rsid w:val="59EF3E9F"/>
    <w:rsid w:val="59F15B04"/>
    <w:rsid w:val="59F80025"/>
    <w:rsid w:val="59FB2BED"/>
    <w:rsid w:val="5A046AC5"/>
    <w:rsid w:val="5A05674B"/>
    <w:rsid w:val="5A075C60"/>
    <w:rsid w:val="5A0A7770"/>
    <w:rsid w:val="5A0C576A"/>
    <w:rsid w:val="5A130B83"/>
    <w:rsid w:val="5A150B66"/>
    <w:rsid w:val="5A1B65B8"/>
    <w:rsid w:val="5A205454"/>
    <w:rsid w:val="5A2D140F"/>
    <w:rsid w:val="5A33516D"/>
    <w:rsid w:val="5A361BA9"/>
    <w:rsid w:val="5A384738"/>
    <w:rsid w:val="5A3D2D4E"/>
    <w:rsid w:val="5A406E5D"/>
    <w:rsid w:val="5A4278C0"/>
    <w:rsid w:val="5A481009"/>
    <w:rsid w:val="5A484041"/>
    <w:rsid w:val="5A4A064C"/>
    <w:rsid w:val="5A4D19E8"/>
    <w:rsid w:val="5A5433EB"/>
    <w:rsid w:val="5A543583"/>
    <w:rsid w:val="5A570F71"/>
    <w:rsid w:val="5A5B3585"/>
    <w:rsid w:val="5A5E2897"/>
    <w:rsid w:val="5A716400"/>
    <w:rsid w:val="5A7D084B"/>
    <w:rsid w:val="5A80616D"/>
    <w:rsid w:val="5A8D3BD1"/>
    <w:rsid w:val="5A8F4315"/>
    <w:rsid w:val="5A9B464A"/>
    <w:rsid w:val="5AA314DC"/>
    <w:rsid w:val="5AA76015"/>
    <w:rsid w:val="5AAA1C29"/>
    <w:rsid w:val="5AB43B5C"/>
    <w:rsid w:val="5ABD794C"/>
    <w:rsid w:val="5AC236BA"/>
    <w:rsid w:val="5AC743CF"/>
    <w:rsid w:val="5AD06BC5"/>
    <w:rsid w:val="5AD53B7D"/>
    <w:rsid w:val="5AE52F02"/>
    <w:rsid w:val="5AE759FB"/>
    <w:rsid w:val="5AE97A28"/>
    <w:rsid w:val="5AF740C6"/>
    <w:rsid w:val="5B025798"/>
    <w:rsid w:val="5B1F7698"/>
    <w:rsid w:val="5B203A9C"/>
    <w:rsid w:val="5B243C8D"/>
    <w:rsid w:val="5B2653FE"/>
    <w:rsid w:val="5B376F04"/>
    <w:rsid w:val="5B3804D4"/>
    <w:rsid w:val="5B3B5F1D"/>
    <w:rsid w:val="5B4050DF"/>
    <w:rsid w:val="5B493E2C"/>
    <w:rsid w:val="5B4B6B57"/>
    <w:rsid w:val="5B4E6178"/>
    <w:rsid w:val="5B54294C"/>
    <w:rsid w:val="5B546011"/>
    <w:rsid w:val="5B57361E"/>
    <w:rsid w:val="5B5E2854"/>
    <w:rsid w:val="5B6238E8"/>
    <w:rsid w:val="5B6D07FD"/>
    <w:rsid w:val="5B7037E2"/>
    <w:rsid w:val="5B722B1B"/>
    <w:rsid w:val="5B7611A2"/>
    <w:rsid w:val="5B78174C"/>
    <w:rsid w:val="5B7A3FFE"/>
    <w:rsid w:val="5B7D256C"/>
    <w:rsid w:val="5B870BD3"/>
    <w:rsid w:val="5B92107B"/>
    <w:rsid w:val="5B923734"/>
    <w:rsid w:val="5B943677"/>
    <w:rsid w:val="5B9A6B58"/>
    <w:rsid w:val="5B9B030A"/>
    <w:rsid w:val="5B9E709B"/>
    <w:rsid w:val="5BA33368"/>
    <w:rsid w:val="5BA4712D"/>
    <w:rsid w:val="5BA6020E"/>
    <w:rsid w:val="5BA842B1"/>
    <w:rsid w:val="5BAC132A"/>
    <w:rsid w:val="5BB2052D"/>
    <w:rsid w:val="5BBF2AA1"/>
    <w:rsid w:val="5BC65E29"/>
    <w:rsid w:val="5BCB1C4C"/>
    <w:rsid w:val="5BCD6C27"/>
    <w:rsid w:val="5BD57A7D"/>
    <w:rsid w:val="5BD7296E"/>
    <w:rsid w:val="5BE158B6"/>
    <w:rsid w:val="5BEC1850"/>
    <w:rsid w:val="5BF3188B"/>
    <w:rsid w:val="5BF93108"/>
    <w:rsid w:val="5BFE3947"/>
    <w:rsid w:val="5C017B6C"/>
    <w:rsid w:val="5C153754"/>
    <w:rsid w:val="5C216461"/>
    <w:rsid w:val="5C217695"/>
    <w:rsid w:val="5C227056"/>
    <w:rsid w:val="5C3F1882"/>
    <w:rsid w:val="5C407C45"/>
    <w:rsid w:val="5C4168E5"/>
    <w:rsid w:val="5C4464FA"/>
    <w:rsid w:val="5C4C687F"/>
    <w:rsid w:val="5C560F15"/>
    <w:rsid w:val="5C58077A"/>
    <w:rsid w:val="5C581EA8"/>
    <w:rsid w:val="5C5B1E1D"/>
    <w:rsid w:val="5C6050B0"/>
    <w:rsid w:val="5C693978"/>
    <w:rsid w:val="5C7054AB"/>
    <w:rsid w:val="5C723CF3"/>
    <w:rsid w:val="5C7F32C7"/>
    <w:rsid w:val="5C8A3B81"/>
    <w:rsid w:val="5C8E5D84"/>
    <w:rsid w:val="5C9023A1"/>
    <w:rsid w:val="5C9443DE"/>
    <w:rsid w:val="5C9D2710"/>
    <w:rsid w:val="5C9F4678"/>
    <w:rsid w:val="5CA12B9D"/>
    <w:rsid w:val="5CA6050B"/>
    <w:rsid w:val="5CA67FA3"/>
    <w:rsid w:val="5CA96DA8"/>
    <w:rsid w:val="5CAC4DD5"/>
    <w:rsid w:val="5CAC53BD"/>
    <w:rsid w:val="5CB5337C"/>
    <w:rsid w:val="5CBD26C4"/>
    <w:rsid w:val="5CBF11EA"/>
    <w:rsid w:val="5CBF5149"/>
    <w:rsid w:val="5CCF169D"/>
    <w:rsid w:val="5CD153F5"/>
    <w:rsid w:val="5CD37C05"/>
    <w:rsid w:val="5CD740A7"/>
    <w:rsid w:val="5CD836E8"/>
    <w:rsid w:val="5CDE54C9"/>
    <w:rsid w:val="5CDF2C4B"/>
    <w:rsid w:val="5CE037F6"/>
    <w:rsid w:val="5CE306F8"/>
    <w:rsid w:val="5CE833FF"/>
    <w:rsid w:val="5CF471AF"/>
    <w:rsid w:val="5CF513AC"/>
    <w:rsid w:val="5CF87C6D"/>
    <w:rsid w:val="5CFC3C1D"/>
    <w:rsid w:val="5D010AA4"/>
    <w:rsid w:val="5D08502A"/>
    <w:rsid w:val="5D094435"/>
    <w:rsid w:val="5D0E1B3E"/>
    <w:rsid w:val="5D1B361B"/>
    <w:rsid w:val="5D2463BE"/>
    <w:rsid w:val="5D2825DB"/>
    <w:rsid w:val="5D28710D"/>
    <w:rsid w:val="5D2957A2"/>
    <w:rsid w:val="5D3237D1"/>
    <w:rsid w:val="5D3C6493"/>
    <w:rsid w:val="5D3E3727"/>
    <w:rsid w:val="5D45336C"/>
    <w:rsid w:val="5D4E3F04"/>
    <w:rsid w:val="5D566EA5"/>
    <w:rsid w:val="5D5E0F03"/>
    <w:rsid w:val="5D646232"/>
    <w:rsid w:val="5D6D2426"/>
    <w:rsid w:val="5D772399"/>
    <w:rsid w:val="5D79510E"/>
    <w:rsid w:val="5D8035AB"/>
    <w:rsid w:val="5D831826"/>
    <w:rsid w:val="5D9150B4"/>
    <w:rsid w:val="5D934AC2"/>
    <w:rsid w:val="5D976C2B"/>
    <w:rsid w:val="5D9C26CF"/>
    <w:rsid w:val="5DA34224"/>
    <w:rsid w:val="5DA4267E"/>
    <w:rsid w:val="5DA5461B"/>
    <w:rsid w:val="5DAC2EA2"/>
    <w:rsid w:val="5DAC416A"/>
    <w:rsid w:val="5DB0421C"/>
    <w:rsid w:val="5DB11031"/>
    <w:rsid w:val="5DB25F23"/>
    <w:rsid w:val="5DB26C11"/>
    <w:rsid w:val="5DB74A01"/>
    <w:rsid w:val="5DB76F71"/>
    <w:rsid w:val="5DCA502D"/>
    <w:rsid w:val="5DCE057F"/>
    <w:rsid w:val="5DD45D60"/>
    <w:rsid w:val="5DDD434E"/>
    <w:rsid w:val="5DE72EEA"/>
    <w:rsid w:val="5DEC160A"/>
    <w:rsid w:val="5DED0295"/>
    <w:rsid w:val="5DFA75E5"/>
    <w:rsid w:val="5E0E7304"/>
    <w:rsid w:val="5E102902"/>
    <w:rsid w:val="5E195084"/>
    <w:rsid w:val="5E1B3E96"/>
    <w:rsid w:val="5E224486"/>
    <w:rsid w:val="5E25076B"/>
    <w:rsid w:val="5E256043"/>
    <w:rsid w:val="5E3546B3"/>
    <w:rsid w:val="5E3C04E8"/>
    <w:rsid w:val="5E3D5B36"/>
    <w:rsid w:val="5E42424D"/>
    <w:rsid w:val="5E4451A2"/>
    <w:rsid w:val="5E465B15"/>
    <w:rsid w:val="5E4E31BE"/>
    <w:rsid w:val="5E4F1DDB"/>
    <w:rsid w:val="5E5331AE"/>
    <w:rsid w:val="5E545B67"/>
    <w:rsid w:val="5E5C2E9B"/>
    <w:rsid w:val="5E5E12BE"/>
    <w:rsid w:val="5E6164D5"/>
    <w:rsid w:val="5E657B5C"/>
    <w:rsid w:val="5E7349FF"/>
    <w:rsid w:val="5E7D4BF0"/>
    <w:rsid w:val="5E7D5798"/>
    <w:rsid w:val="5E8037B6"/>
    <w:rsid w:val="5E8305C1"/>
    <w:rsid w:val="5E8646B1"/>
    <w:rsid w:val="5E896463"/>
    <w:rsid w:val="5E8B4193"/>
    <w:rsid w:val="5E905777"/>
    <w:rsid w:val="5E916985"/>
    <w:rsid w:val="5E99542D"/>
    <w:rsid w:val="5E9A7ED2"/>
    <w:rsid w:val="5E9B2FEA"/>
    <w:rsid w:val="5EA52DE5"/>
    <w:rsid w:val="5EAF45A5"/>
    <w:rsid w:val="5EAF7CB7"/>
    <w:rsid w:val="5EB21B3A"/>
    <w:rsid w:val="5EB4335F"/>
    <w:rsid w:val="5EBC07EB"/>
    <w:rsid w:val="5EC40A09"/>
    <w:rsid w:val="5ECA442D"/>
    <w:rsid w:val="5ECE35C6"/>
    <w:rsid w:val="5EDB34E7"/>
    <w:rsid w:val="5EE27AD5"/>
    <w:rsid w:val="5EE3248B"/>
    <w:rsid w:val="5EE33542"/>
    <w:rsid w:val="5EE57CEB"/>
    <w:rsid w:val="5EE727CB"/>
    <w:rsid w:val="5EE8265D"/>
    <w:rsid w:val="5EE95E02"/>
    <w:rsid w:val="5EEF2128"/>
    <w:rsid w:val="5EF146B8"/>
    <w:rsid w:val="5EF27F49"/>
    <w:rsid w:val="5EF900FA"/>
    <w:rsid w:val="5EFC35F3"/>
    <w:rsid w:val="5EFF384B"/>
    <w:rsid w:val="5F093917"/>
    <w:rsid w:val="5F0E17A6"/>
    <w:rsid w:val="5F117487"/>
    <w:rsid w:val="5F1902C1"/>
    <w:rsid w:val="5F1D7A13"/>
    <w:rsid w:val="5F1F5AC8"/>
    <w:rsid w:val="5F2C3DC6"/>
    <w:rsid w:val="5F2D572C"/>
    <w:rsid w:val="5F305775"/>
    <w:rsid w:val="5F305827"/>
    <w:rsid w:val="5F337A39"/>
    <w:rsid w:val="5F3568E9"/>
    <w:rsid w:val="5F4602C3"/>
    <w:rsid w:val="5F460BBA"/>
    <w:rsid w:val="5F4800C3"/>
    <w:rsid w:val="5F4D3FC8"/>
    <w:rsid w:val="5F4F03BC"/>
    <w:rsid w:val="5F532DB3"/>
    <w:rsid w:val="5F580AD3"/>
    <w:rsid w:val="5F5940F8"/>
    <w:rsid w:val="5F5C2ED1"/>
    <w:rsid w:val="5F5E7C5B"/>
    <w:rsid w:val="5F635B59"/>
    <w:rsid w:val="5F636B89"/>
    <w:rsid w:val="5F6845D2"/>
    <w:rsid w:val="5F6D0B04"/>
    <w:rsid w:val="5F7B405C"/>
    <w:rsid w:val="5F8D30DE"/>
    <w:rsid w:val="5F9A4836"/>
    <w:rsid w:val="5F9B76B0"/>
    <w:rsid w:val="5FA07840"/>
    <w:rsid w:val="5FA40E46"/>
    <w:rsid w:val="5FA67AEC"/>
    <w:rsid w:val="5FA76582"/>
    <w:rsid w:val="5FA87EC2"/>
    <w:rsid w:val="5FAB79BA"/>
    <w:rsid w:val="5FB100A9"/>
    <w:rsid w:val="5FB31775"/>
    <w:rsid w:val="5FB80311"/>
    <w:rsid w:val="5FBC7DC4"/>
    <w:rsid w:val="5FCA55CE"/>
    <w:rsid w:val="5FCB60B4"/>
    <w:rsid w:val="5FD709E8"/>
    <w:rsid w:val="5FD93F72"/>
    <w:rsid w:val="5FD9795C"/>
    <w:rsid w:val="5FDC3CC6"/>
    <w:rsid w:val="5FDF3A31"/>
    <w:rsid w:val="5FE07F0D"/>
    <w:rsid w:val="5FFA1F07"/>
    <w:rsid w:val="60001029"/>
    <w:rsid w:val="600813C4"/>
    <w:rsid w:val="600F3261"/>
    <w:rsid w:val="6010614A"/>
    <w:rsid w:val="60141DA2"/>
    <w:rsid w:val="60197046"/>
    <w:rsid w:val="60227CBE"/>
    <w:rsid w:val="60233C2F"/>
    <w:rsid w:val="60270765"/>
    <w:rsid w:val="60272E8D"/>
    <w:rsid w:val="602B4FC1"/>
    <w:rsid w:val="602F4281"/>
    <w:rsid w:val="603610AB"/>
    <w:rsid w:val="603D5A20"/>
    <w:rsid w:val="60411635"/>
    <w:rsid w:val="60447830"/>
    <w:rsid w:val="604D717E"/>
    <w:rsid w:val="60500E9B"/>
    <w:rsid w:val="6052755F"/>
    <w:rsid w:val="605662D5"/>
    <w:rsid w:val="605D5101"/>
    <w:rsid w:val="60685A33"/>
    <w:rsid w:val="607A57AB"/>
    <w:rsid w:val="607F04FE"/>
    <w:rsid w:val="608D7C00"/>
    <w:rsid w:val="60947924"/>
    <w:rsid w:val="6096577E"/>
    <w:rsid w:val="609E577E"/>
    <w:rsid w:val="60A26F71"/>
    <w:rsid w:val="60A76C0C"/>
    <w:rsid w:val="60AB5A4D"/>
    <w:rsid w:val="60B125FB"/>
    <w:rsid w:val="60B6115F"/>
    <w:rsid w:val="60B7222A"/>
    <w:rsid w:val="60B73EDC"/>
    <w:rsid w:val="60BC15BC"/>
    <w:rsid w:val="60BF5C83"/>
    <w:rsid w:val="60C867CD"/>
    <w:rsid w:val="60C914FB"/>
    <w:rsid w:val="60D8349C"/>
    <w:rsid w:val="60DF0244"/>
    <w:rsid w:val="60DF4A2E"/>
    <w:rsid w:val="60E703DD"/>
    <w:rsid w:val="60E73495"/>
    <w:rsid w:val="60EE56A9"/>
    <w:rsid w:val="60F06DEF"/>
    <w:rsid w:val="60F91ED4"/>
    <w:rsid w:val="60FD6162"/>
    <w:rsid w:val="6101276C"/>
    <w:rsid w:val="610720CF"/>
    <w:rsid w:val="61146003"/>
    <w:rsid w:val="61231CAA"/>
    <w:rsid w:val="61253837"/>
    <w:rsid w:val="613F1604"/>
    <w:rsid w:val="6142054C"/>
    <w:rsid w:val="61562570"/>
    <w:rsid w:val="615D4201"/>
    <w:rsid w:val="61637086"/>
    <w:rsid w:val="617128F4"/>
    <w:rsid w:val="617148D0"/>
    <w:rsid w:val="6175452A"/>
    <w:rsid w:val="617934B5"/>
    <w:rsid w:val="617E51C5"/>
    <w:rsid w:val="617F36ED"/>
    <w:rsid w:val="61840C76"/>
    <w:rsid w:val="618E0B80"/>
    <w:rsid w:val="619800A0"/>
    <w:rsid w:val="619C44AE"/>
    <w:rsid w:val="619D1DBF"/>
    <w:rsid w:val="61A41EBD"/>
    <w:rsid w:val="61A64BCC"/>
    <w:rsid w:val="61AD279B"/>
    <w:rsid w:val="61BA68E3"/>
    <w:rsid w:val="61BB5CDC"/>
    <w:rsid w:val="61BC2108"/>
    <w:rsid w:val="61C03D54"/>
    <w:rsid w:val="61C120CB"/>
    <w:rsid w:val="61C87F72"/>
    <w:rsid w:val="61D646E7"/>
    <w:rsid w:val="61DD4A90"/>
    <w:rsid w:val="61F21E96"/>
    <w:rsid w:val="61F27245"/>
    <w:rsid w:val="61F32A2C"/>
    <w:rsid w:val="61F7418B"/>
    <w:rsid w:val="61FE020F"/>
    <w:rsid w:val="62012D14"/>
    <w:rsid w:val="62020502"/>
    <w:rsid w:val="62035C4E"/>
    <w:rsid w:val="62060189"/>
    <w:rsid w:val="620A7272"/>
    <w:rsid w:val="620C12F9"/>
    <w:rsid w:val="62124054"/>
    <w:rsid w:val="62131152"/>
    <w:rsid w:val="621A1F06"/>
    <w:rsid w:val="621E08EA"/>
    <w:rsid w:val="62272520"/>
    <w:rsid w:val="622C402F"/>
    <w:rsid w:val="62340B0D"/>
    <w:rsid w:val="62362C9E"/>
    <w:rsid w:val="623E4916"/>
    <w:rsid w:val="623F2C5C"/>
    <w:rsid w:val="62444CDC"/>
    <w:rsid w:val="62453D17"/>
    <w:rsid w:val="624610F5"/>
    <w:rsid w:val="62463BB3"/>
    <w:rsid w:val="624E51DB"/>
    <w:rsid w:val="625003B5"/>
    <w:rsid w:val="6250096C"/>
    <w:rsid w:val="625B19CD"/>
    <w:rsid w:val="625E0F9C"/>
    <w:rsid w:val="62661F39"/>
    <w:rsid w:val="626663F7"/>
    <w:rsid w:val="6269759B"/>
    <w:rsid w:val="626F52AC"/>
    <w:rsid w:val="6273764A"/>
    <w:rsid w:val="62737F46"/>
    <w:rsid w:val="6283355E"/>
    <w:rsid w:val="62896EA2"/>
    <w:rsid w:val="628E1210"/>
    <w:rsid w:val="62A07C1D"/>
    <w:rsid w:val="62A64747"/>
    <w:rsid w:val="62A9439C"/>
    <w:rsid w:val="62B46605"/>
    <w:rsid w:val="62B74F5D"/>
    <w:rsid w:val="62BA337C"/>
    <w:rsid w:val="62C0410E"/>
    <w:rsid w:val="62C06932"/>
    <w:rsid w:val="62C150D5"/>
    <w:rsid w:val="62C17592"/>
    <w:rsid w:val="62C22548"/>
    <w:rsid w:val="62C77EC3"/>
    <w:rsid w:val="62CD5BA5"/>
    <w:rsid w:val="62D343E9"/>
    <w:rsid w:val="62D41183"/>
    <w:rsid w:val="62D84DEA"/>
    <w:rsid w:val="62D92FD2"/>
    <w:rsid w:val="62DA3210"/>
    <w:rsid w:val="62DA76F4"/>
    <w:rsid w:val="62E04A91"/>
    <w:rsid w:val="62E22E2F"/>
    <w:rsid w:val="62E55CC2"/>
    <w:rsid w:val="62EB41DE"/>
    <w:rsid w:val="62EE1CBF"/>
    <w:rsid w:val="62F23450"/>
    <w:rsid w:val="62F802BC"/>
    <w:rsid w:val="62FA241B"/>
    <w:rsid w:val="62FC14D7"/>
    <w:rsid w:val="630934C4"/>
    <w:rsid w:val="630C4DC7"/>
    <w:rsid w:val="63120A78"/>
    <w:rsid w:val="63124A6A"/>
    <w:rsid w:val="63181AFF"/>
    <w:rsid w:val="631A6ECB"/>
    <w:rsid w:val="63210405"/>
    <w:rsid w:val="632343D7"/>
    <w:rsid w:val="6331272C"/>
    <w:rsid w:val="633561EB"/>
    <w:rsid w:val="63362DA6"/>
    <w:rsid w:val="63380BAA"/>
    <w:rsid w:val="634368AB"/>
    <w:rsid w:val="634F6822"/>
    <w:rsid w:val="63546915"/>
    <w:rsid w:val="636735B8"/>
    <w:rsid w:val="63723D3A"/>
    <w:rsid w:val="638142FF"/>
    <w:rsid w:val="63825194"/>
    <w:rsid w:val="63872C0A"/>
    <w:rsid w:val="63887CAB"/>
    <w:rsid w:val="63924E39"/>
    <w:rsid w:val="63951097"/>
    <w:rsid w:val="63977553"/>
    <w:rsid w:val="63A50506"/>
    <w:rsid w:val="63B1399A"/>
    <w:rsid w:val="63B162F1"/>
    <w:rsid w:val="63B545D5"/>
    <w:rsid w:val="63B548EE"/>
    <w:rsid w:val="63B85947"/>
    <w:rsid w:val="63C72E2C"/>
    <w:rsid w:val="63C80DDC"/>
    <w:rsid w:val="63CA1260"/>
    <w:rsid w:val="63D3128B"/>
    <w:rsid w:val="63E13F43"/>
    <w:rsid w:val="63E77E17"/>
    <w:rsid w:val="63FB3E9E"/>
    <w:rsid w:val="63FE2AAA"/>
    <w:rsid w:val="63FE6F76"/>
    <w:rsid w:val="64047746"/>
    <w:rsid w:val="6408397D"/>
    <w:rsid w:val="640C1742"/>
    <w:rsid w:val="640F0BB9"/>
    <w:rsid w:val="641C039B"/>
    <w:rsid w:val="641C07B8"/>
    <w:rsid w:val="641C6C13"/>
    <w:rsid w:val="641E755E"/>
    <w:rsid w:val="6424730B"/>
    <w:rsid w:val="642D3D62"/>
    <w:rsid w:val="643002F8"/>
    <w:rsid w:val="64301843"/>
    <w:rsid w:val="64330AF8"/>
    <w:rsid w:val="64375EAF"/>
    <w:rsid w:val="643919FA"/>
    <w:rsid w:val="643E4964"/>
    <w:rsid w:val="6446528C"/>
    <w:rsid w:val="6446799F"/>
    <w:rsid w:val="644C789D"/>
    <w:rsid w:val="64526FC3"/>
    <w:rsid w:val="64567D94"/>
    <w:rsid w:val="645850C0"/>
    <w:rsid w:val="645F6B7C"/>
    <w:rsid w:val="64650367"/>
    <w:rsid w:val="64685A1D"/>
    <w:rsid w:val="646D6F28"/>
    <w:rsid w:val="64724217"/>
    <w:rsid w:val="647442FE"/>
    <w:rsid w:val="64757B61"/>
    <w:rsid w:val="64766AEA"/>
    <w:rsid w:val="64780D4F"/>
    <w:rsid w:val="647A3BF6"/>
    <w:rsid w:val="647B0D61"/>
    <w:rsid w:val="647D70CC"/>
    <w:rsid w:val="648C1E2E"/>
    <w:rsid w:val="648F29EB"/>
    <w:rsid w:val="64937939"/>
    <w:rsid w:val="649D5D14"/>
    <w:rsid w:val="64A9679D"/>
    <w:rsid w:val="64B435D4"/>
    <w:rsid w:val="64B51F80"/>
    <w:rsid w:val="64B65A28"/>
    <w:rsid w:val="64BA224A"/>
    <w:rsid w:val="64BA507B"/>
    <w:rsid w:val="64CB73FB"/>
    <w:rsid w:val="64CF75CA"/>
    <w:rsid w:val="64DE2CE0"/>
    <w:rsid w:val="64E805E7"/>
    <w:rsid w:val="64EA2EE0"/>
    <w:rsid w:val="64ED7716"/>
    <w:rsid w:val="64EF7052"/>
    <w:rsid w:val="64F07DB9"/>
    <w:rsid w:val="64F56047"/>
    <w:rsid w:val="64FC018A"/>
    <w:rsid w:val="65083420"/>
    <w:rsid w:val="65172B17"/>
    <w:rsid w:val="652156A1"/>
    <w:rsid w:val="65231E33"/>
    <w:rsid w:val="652423F6"/>
    <w:rsid w:val="6525072F"/>
    <w:rsid w:val="65267BD1"/>
    <w:rsid w:val="652B486D"/>
    <w:rsid w:val="6535459C"/>
    <w:rsid w:val="65361613"/>
    <w:rsid w:val="6537271E"/>
    <w:rsid w:val="653F25B7"/>
    <w:rsid w:val="65425E67"/>
    <w:rsid w:val="65430256"/>
    <w:rsid w:val="6543775E"/>
    <w:rsid w:val="654557BF"/>
    <w:rsid w:val="654A1904"/>
    <w:rsid w:val="654A397D"/>
    <w:rsid w:val="654C254C"/>
    <w:rsid w:val="654E668F"/>
    <w:rsid w:val="65502535"/>
    <w:rsid w:val="65507A99"/>
    <w:rsid w:val="65560934"/>
    <w:rsid w:val="655F762A"/>
    <w:rsid w:val="656E5728"/>
    <w:rsid w:val="65766F00"/>
    <w:rsid w:val="6579074D"/>
    <w:rsid w:val="657A04ED"/>
    <w:rsid w:val="657F3541"/>
    <w:rsid w:val="65800928"/>
    <w:rsid w:val="658C34FF"/>
    <w:rsid w:val="658C586F"/>
    <w:rsid w:val="658F3CF6"/>
    <w:rsid w:val="65915643"/>
    <w:rsid w:val="65920049"/>
    <w:rsid w:val="65947241"/>
    <w:rsid w:val="659E5009"/>
    <w:rsid w:val="65A13161"/>
    <w:rsid w:val="65AE60DF"/>
    <w:rsid w:val="65AF2043"/>
    <w:rsid w:val="65B32593"/>
    <w:rsid w:val="65B42D4D"/>
    <w:rsid w:val="65B67073"/>
    <w:rsid w:val="65B808DD"/>
    <w:rsid w:val="65BA68B5"/>
    <w:rsid w:val="65CE072F"/>
    <w:rsid w:val="65D06541"/>
    <w:rsid w:val="65D42331"/>
    <w:rsid w:val="65D73AE7"/>
    <w:rsid w:val="65DF412C"/>
    <w:rsid w:val="65DF5DD0"/>
    <w:rsid w:val="65E02ABF"/>
    <w:rsid w:val="65F44735"/>
    <w:rsid w:val="66010856"/>
    <w:rsid w:val="660D48DF"/>
    <w:rsid w:val="661240D8"/>
    <w:rsid w:val="661343E9"/>
    <w:rsid w:val="661469A9"/>
    <w:rsid w:val="66156FCC"/>
    <w:rsid w:val="661C273F"/>
    <w:rsid w:val="66202217"/>
    <w:rsid w:val="662C0818"/>
    <w:rsid w:val="662C0EE9"/>
    <w:rsid w:val="66322974"/>
    <w:rsid w:val="66353D9F"/>
    <w:rsid w:val="6636769D"/>
    <w:rsid w:val="663C5EFA"/>
    <w:rsid w:val="66415801"/>
    <w:rsid w:val="66422100"/>
    <w:rsid w:val="664F026F"/>
    <w:rsid w:val="66637F1D"/>
    <w:rsid w:val="66685F1A"/>
    <w:rsid w:val="6669410E"/>
    <w:rsid w:val="66706B5C"/>
    <w:rsid w:val="66781D94"/>
    <w:rsid w:val="667C29AD"/>
    <w:rsid w:val="668361DD"/>
    <w:rsid w:val="668657EF"/>
    <w:rsid w:val="66882132"/>
    <w:rsid w:val="668D0F68"/>
    <w:rsid w:val="6693209B"/>
    <w:rsid w:val="669845BB"/>
    <w:rsid w:val="669A0BFF"/>
    <w:rsid w:val="669C72AF"/>
    <w:rsid w:val="669D19BD"/>
    <w:rsid w:val="66A01B8A"/>
    <w:rsid w:val="66A05BB8"/>
    <w:rsid w:val="66AD295F"/>
    <w:rsid w:val="66AF4A4A"/>
    <w:rsid w:val="66BB3E6C"/>
    <w:rsid w:val="66BB52AF"/>
    <w:rsid w:val="66BB6CB3"/>
    <w:rsid w:val="66C7583A"/>
    <w:rsid w:val="66CD04A9"/>
    <w:rsid w:val="66D00744"/>
    <w:rsid w:val="66D877E9"/>
    <w:rsid w:val="66EE1089"/>
    <w:rsid w:val="66EE5213"/>
    <w:rsid w:val="66F43E09"/>
    <w:rsid w:val="66F5556C"/>
    <w:rsid w:val="66FA564E"/>
    <w:rsid w:val="66FB3E48"/>
    <w:rsid w:val="66FD3008"/>
    <w:rsid w:val="670419FD"/>
    <w:rsid w:val="670505CC"/>
    <w:rsid w:val="670C23B1"/>
    <w:rsid w:val="67227BB0"/>
    <w:rsid w:val="674766EC"/>
    <w:rsid w:val="674F4DE9"/>
    <w:rsid w:val="675016AD"/>
    <w:rsid w:val="675A6231"/>
    <w:rsid w:val="675C1D52"/>
    <w:rsid w:val="67601B76"/>
    <w:rsid w:val="676425ED"/>
    <w:rsid w:val="67744488"/>
    <w:rsid w:val="67765ED2"/>
    <w:rsid w:val="677F3B63"/>
    <w:rsid w:val="6783095D"/>
    <w:rsid w:val="67863DE9"/>
    <w:rsid w:val="67883604"/>
    <w:rsid w:val="678F5A17"/>
    <w:rsid w:val="679A4217"/>
    <w:rsid w:val="67A04C84"/>
    <w:rsid w:val="67A81DF6"/>
    <w:rsid w:val="67B61EC8"/>
    <w:rsid w:val="67B96EBA"/>
    <w:rsid w:val="67BE7184"/>
    <w:rsid w:val="67BE7684"/>
    <w:rsid w:val="67C82666"/>
    <w:rsid w:val="67CC284B"/>
    <w:rsid w:val="67D445D7"/>
    <w:rsid w:val="67D51442"/>
    <w:rsid w:val="67E31090"/>
    <w:rsid w:val="67E50805"/>
    <w:rsid w:val="67E91757"/>
    <w:rsid w:val="67EC5CAA"/>
    <w:rsid w:val="67FF7197"/>
    <w:rsid w:val="68006BE0"/>
    <w:rsid w:val="68073F55"/>
    <w:rsid w:val="680A1072"/>
    <w:rsid w:val="680B188B"/>
    <w:rsid w:val="680B427D"/>
    <w:rsid w:val="680C0CAA"/>
    <w:rsid w:val="68137141"/>
    <w:rsid w:val="681D1177"/>
    <w:rsid w:val="681E1079"/>
    <w:rsid w:val="68204666"/>
    <w:rsid w:val="6825023B"/>
    <w:rsid w:val="682B14B5"/>
    <w:rsid w:val="683227A5"/>
    <w:rsid w:val="6839180D"/>
    <w:rsid w:val="683B00D6"/>
    <w:rsid w:val="68447912"/>
    <w:rsid w:val="684B6E2F"/>
    <w:rsid w:val="684E65B9"/>
    <w:rsid w:val="685145C8"/>
    <w:rsid w:val="68553BE9"/>
    <w:rsid w:val="68565CBD"/>
    <w:rsid w:val="68581432"/>
    <w:rsid w:val="685A29E2"/>
    <w:rsid w:val="68616A0A"/>
    <w:rsid w:val="68672510"/>
    <w:rsid w:val="686B1FAE"/>
    <w:rsid w:val="6870199A"/>
    <w:rsid w:val="687214F5"/>
    <w:rsid w:val="68797802"/>
    <w:rsid w:val="68812809"/>
    <w:rsid w:val="68852072"/>
    <w:rsid w:val="68892505"/>
    <w:rsid w:val="688B16A4"/>
    <w:rsid w:val="688D066F"/>
    <w:rsid w:val="689110AC"/>
    <w:rsid w:val="6891336A"/>
    <w:rsid w:val="6893258F"/>
    <w:rsid w:val="689B28E9"/>
    <w:rsid w:val="689F3767"/>
    <w:rsid w:val="689F48CA"/>
    <w:rsid w:val="68A31A93"/>
    <w:rsid w:val="68AC4341"/>
    <w:rsid w:val="68B1389E"/>
    <w:rsid w:val="68B42698"/>
    <w:rsid w:val="68BD6E53"/>
    <w:rsid w:val="68C810A2"/>
    <w:rsid w:val="68C95F34"/>
    <w:rsid w:val="68D902D7"/>
    <w:rsid w:val="68DD7CA5"/>
    <w:rsid w:val="68E4444F"/>
    <w:rsid w:val="68E81861"/>
    <w:rsid w:val="68EB58E4"/>
    <w:rsid w:val="68EC43B8"/>
    <w:rsid w:val="68F041FD"/>
    <w:rsid w:val="68F66B37"/>
    <w:rsid w:val="68F71B15"/>
    <w:rsid w:val="68F81644"/>
    <w:rsid w:val="68FB3031"/>
    <w:rsid w:val="69016132"/>
    <w:rsid w:val="69022BE1"/>
    <w:rsid w:val="690853E8"/>
    <w:rsid w:val="690E243B"/>
    <w:rsid w:val="69194238"/>
    <w:rsid w:val="691D0275"/>
    <w:rsid w:val="691E7C5F"/>
    <w:rsid w:val="69247A50"/>
    <w:rsid w:val="692E4A21"/>
    <w:rsid w:val="693D72DB"/>
    <w:rsid w:val="6941161C"/>
    <w:rsid w:val="694261A5"/>
    <w:rsid w:val="69454260"/>
    <w:rsid w:val="694D15C5"/>
    <w:rsid w:val="694E7A99"/>
    <w:rsid w:val="694E7FD8"/>
    <w:rsid w:val="69555D7B"/>
    <w:rsid w:val="69566CF6"/>
    <w:rsid w:val="695C2968"/>
    <w:rsid w:val="696573B1"/>
    <w:rsid w:val="69660731"/>
    <w:rsid w:val="696B29FE"/>
    <w:rsid w:val="696C0FD5"/>
    <w:rsid w:val="6970101A"/>
    <w:rsid w:val="69792605"/>
    <w:rsid w:val="697C06F3"/>
    <w:rsid w:val="697C5645"/>
    <w:rsid w:val="697D60D8"/>
    <w:rsid w:val="697E64D5"/>
    <w:rsid w:val="69852C3B"/>
    <w:rsid w:val="698865FC"/>
    <w:rsid w:val="69976D92"/>
    <w:rsid w:val="699A755C"/>
    <w:rsid w:val="69A91066"/>
    <w:rsid w:val="69AD6DD2"/>
    <w:rsid w:val="69B620AE"/>
    <w:rsid w:val="69B6410F"/>
    <w:rsid w:val="69BF780E"/>
    <w:rsid w:val="69C50498"/>
    <w:rsid w:val="69C60982"/>
    <w:rsid w:val="69CE7006"/>
    <w:rsid w:val="69D56493"/>
    <w:rsid w:val="69D83E73"/>
    <w:rsid w:val="69D91A56"/>
    <w:rsid w:val="69E0416D"/>
    <w:rsid w:val="69E45165"/>
    <w:rsid w:val="69E50B6F"/>
    <w:rsid w:val="69EC374B"/>
    <w:rsid w:val="69EF79B5"/>
    <w:rsid w:val="69F05B5A"/>
    <w:rsid w:val="69F34388"/>
    <w:rsid w:val="69FB465E"/>
    <w:rsid w:val="6A047508"/>
    <w:rsid w:val="6A0764F3"/>
    <w:rsid w:val="6A0D0D2C"/>
    <w:rsid w:val="6A120A92"/>
    <w:rsid w:val="6A176C2C"/>
    <w:rsid w:val="6A2650B1"/>
    <w:rsid w:val="6A275C93"/>
    <w:rsid w:val="6A3262A1"/>
    <w:rsid w:val="6A357F80"/>
    <w:rsid w:val="6A372349"/>
    <w:rsid w:val="6A3C62A2"/>
    <w:rsid w:val="6A44548C"/>
    <w:rsid w:val="6A4516A7"/>
    <w:rsid w:val="6A4A59B4"/>
    <w:rsid w:val="6A4C6866"/>
    <w:rsid w:val="6A521B11"/>
    <w:rsid w:val="6A6B21C5"/>
    <w:rsid w:val="6A7A5EA8"/>
    <w:rsid w:val="6A821225"/>
    <w:rsid w:val="6A8C075E"/>
    <w:rsid w:val="6A8C387D"/>
    <w:rsid w:val="6A90357C"/>
    <w:rsid w:val="6A9D3105"/>
    <w:rsid w:val="6AA62B3B"/>
    <w:rsid w:val="6AAA3EF3"/>
    <w:rsid w:val="6AB25183"/>
    <w:rsid w:val="6AB72206"/>
    <w:rsid w:val="6AB83A82"/>
    <w:rsid w:val="6AB93C7A"/>
    <w:rsid w:val="6ABA4D0B"/>
    <w:rsid w:val="6AC26487"/>
    <w:rsid w:val="6AD03E19"/>
    <w:rsid w:val="6ADB0FEB"/>
    <w:rsid w:val="6AE56E04"/>
    <w:rsid w:val="6AEC659B"/>
    <w:rsid w:val="6AF364A7"/>
    <w:rsid w:val="6AF42372"/>
    <w:rsid w:val="6AF57F85"/>
    <w:rsid w:val="6B055C03"/>
    <w:rsid w:val="6B07469E"/>
    <w:rsid w:val="6B164000"/>
    <w:rsid w:val="6B215388"/>
    <w:rsid w:val="6B241BFD"/>
    <w:rsid w:val="6B2525D8"/>
    <w:rsid w:val="6B285315"/>
    <w:rsid w:val="6B3200F6"/>
    <w:rsid w:val="6B3C1F89"/>
    <w:rsid w:val="6B3E796D"/>
    <w:rsid w:val="6B3F5143"/>
    <w:rsid w:val="6B4C4B73"/>
    <w:rsid w:val="6B5D71CF"/>
    <w:rsid w:val="6B677766"/>
    <w:rsid w:val="6B734240"/>
    <w:rsid w:val="6B743B2D"/>
    <w:rsid w:val="6B78051A"/>
    <w:rsid w:val="6B7C6A17"/>
    <w:rsid w:val="6B8240C6"/>
    <w:rsid w:val="6B834228"/>
    <w:rsid w:val="6B8D087C"/>
    <w:rsid w:val="6B98420C"/>
    <w:rsid w:val="6BA04332"/>
    <w:rsid w:val="6BA7061E"/>
    <w:rsid w:val="6BB26654"/>
    <w:rsid w:val="6BB61B28"/>
    <w:rsid w:val="6BB66EBC"/>
    <w:rsid w:val="6BB828FC"/>
    <w:rsid w:val="6BBC74A3"/>
    <w:rsid w:val="6BBE0DB1"/>
    <w:rsid w:val="6BC00CDE"/>
    <w:rsid w:val="6BC44F4C"/>
    <w:rsid w:val="6BC55653"/>
    <w:rsid w:val="6BC74A2A"/>
    <w:rsid w:val="6BD23ED5"/>
    <w:rsid w:val="6BD5413F"/>
    <w:rsid w:val="6BDD0CA1"/>
    <w:rsid w:val="6BE60E5C"/>
    <w:rsid w:val="6BEA3A94"/>
    <w:rsid w:val="6BEB7E20"/>
    <w:rsid w:val="6BEC3629"/>
    <w:rsid w:val="6BF94CCE"/>
    <w:rsid w:val="6BFE164B"/>
    <w:rsid w:val="6C002070"/>
    <w:rsid w:val="6C012132"/>
    <w:rsid w:val="6C02389E"/>
    <w:rsid w:val="6C0A6236"/>
    <w:rsid w:val="6C0F5B38"/>
    <w:rsid w:val="6C1A4F51"/>
    <w:rsid w:val="6C1D394D"/>
    <w:rsid w:val="6C1E73EB"/>
    <w:rsid w:val="6C264CED"/>
    <w:rsid w:val="6C267FC7"/>
    <w:rsid w:val="6C2A1A1A"/>
    <w:rsid w:val="6C2C1C10"/>
    <w:rsid w:val="6C32047C"/>
    <w:rsid w:val="6C3B452E"/>
    <w:rsid w:val="6C3E65FF"/>
    <w:rsid w:val="6C552493"/>
    <w:rsid w:val="6C586CBD"/>
    <w:rsid w:val="6C5934B8"/>
    <w:rsid w:val="6C5E1F37"/>
    <w:rsid w:val="6C6775E5"/>
    <w:rsid w:val="6C720C50"/>
    <w:rsid w:val="6C7550C9"/>
    <w:rsid w:val="6C7D7DF7"/>
    <w:rsid w:val="6C8531CE"/>
    <w:rsid w:val="6C8920AA"/>
    <w:rsid w:val="6C8C3ED5"/>
    <w:rsid w:val="6C957825"/>
    <w:rsid w:val="6C971701"/>
    <w:rsid w:val="6C9E272F"/>
    <w:rsid w:val="6CA44355"/>
    <w:rsid w:val="6CAA2E3B"/>
    <w:rsid w:val="6CAF76DF"/>
    <w:rsid w:val="6CC1780A"/>
    <w:rsid w:val="6CC26453"/>
    <w:rsid w:val="6CC7670F"/>
    <w:rsid w:val="6CC85C8A"/>
    <w:rsid w:val="6CCB0C58"/>
    <w:rsid w:val="6CD22553"/>
    <w:rsid w:val="6CD225DF"/>
    <w:rsid w:val="6CDA2B41"/>
    <w:rsid w:val="6CE60F23"/>
    <w:rsid w:val="6CE86223"/>
    <w:rsid w:val="6CE9268A"/>
    <w:rsid w:val="6CF32332"/>
    <w:rsid w:val="6CF355D0"/>
    <w:rsid w:val="6CF45263"/>
    <w:rsid w:val="6CFD30DC"/>
    <w:rsid w:val="6CFE5C40"/>
    <w:rsid w:val="6D054A70"/>
    <w:rsid w:val="6D080A78"/>
    <w:rsid w:val="6D0F5508"/>
    <w:rsid w:val="6D27486F"/>
    <w:rsid w:val="6D291CAA"/>
    <w:rsid w:val="6D29679F"/>
    <w:rsid w:val="6D2B5525"/>
    <w:rsid w:val="6D2E1A85"/>
    <w:rsid w:val="6D2E2DC5"/>
    <w:rsid w:val="6D2F1573"/>
    <w:rsid w:val="6D32474A"/>
    <w:rsid w:val="6D344FCC"/>
    <w:rsid w:val="6D364785"/>
    <w:rsid w:val="6D3B6F3F"/>
    <w:rsid w:val="6D3D67DF"/>
    <w:rsid w:val="6D4276FD"/>
    <w:rsid w:val="6D4455D2"/>
    <w:rsid w:val="6D4805E1"/>
    <w:rsid w:val="6D5464D3"/>
    <w:rsid w:val="6D572468"/>
    <w:rsid w:val="6D58015C"/>
    <w:rsid w:val="6D5E1EDD"/>
    <w:rsid w:val="6D5E317C"/>
    <w:rsid w:val="6D6058DC"/>
    <w:rsid w:val="6D650AF2"/>
    <w:rsid w:val="6D6A0E7F"/>
    <w:rsid w:val="6D744DE4"/>
    <w:rsid w:val="6D751C41"/>
    <w:rsid w:val="6D7A465F"/>
    <w:rsid w:val="6D7B190E"/>
    <w:rsid w:val="6D7C4AAA"/>
    <w:rsid w:val="6D861DE4"/>
    <w:rsid w:val="6D8741DB"/>
    <w:rsid w:val="6D8B1169"/>
    <w:rsid w:val="6DA051D6"/>
    <w:rsid w:val="6DA43293"/>
    <w:rsid w:val="6DA54098"/>
    <w:rsid w:val="6DA66EA6"/>
    <w:rsid w:val="6DAB168F"/>
    <w:rsid w:val="6DAC594D"/>
    <w:rsid w:val="6DAF638B"/>
    <w:rsid w:val="6DB675FD"/>
    <w:rsid w:val="6DBD777E"/>
    <w:rsid w:val="6DBE1EC0"/>
    <w:rsid w:val="6DBE33FC"/>
    <w:rsid w:val="6DCB4549"/>
    <w:rsid w:val="6DCC1FBA"/>
    <w:rsid w:val="6DCC6635"/>
    <w:rsid w:val="6DD539B8"/>
    <w:rsid w:val="6DDF2C11"/>
    <w:rsid w:val="6DE17FF6"/>
    <w:rsid w:val="6DE22F03"/>
    <w:rsid w:val="6DE427D1"/>
    <w:rsid w:val="6DE63E05"/>
    <w:rsid w:val="6DEE1E33"/>
    <w:rsid w:val="6DF477E5"/>
    <w:rsid w:val="6DFA73CA"/>
    <w:rsid w:val="6E043187"/>
    <w:rsid w:val="6E070112"/>
    <w:rsid w:val="6E0A1F77"/>
    <w:rsid w:val="6E0A54CE"/>
    <w:rsid w:val="6E0C5CFE"/>
    <w:rsid w:val="6E100CDE"/>
    <w:rsid w:val="6E103B60"/>
    <w:rsid w:val="6E162E5C"/>
    <w:rsid w:val="6E1F077F"/>
    <w:rsid w:val="6E26173D"/>
    <w:rsid w:val="6E2E0D88"/>
    <w:rsid w:val="6E3013E5"/>
    <w:rsid w:val="6E30606E"/>
    <w:rsid w:val="6E3170A7"/>
    <w:rsid w:val="6E324088"/>
    <w:rsid w:val="6E350B18"/>
    <w:rsid w:val="6E377D5D"/>
    <w:rsid w:val="6E441184"/>
    <w:rsid w:val="6E4964D8"/>
    <w:rsid w:val="6E4C0ADD"/>
    <w:rsid w:val="6E4D7BC8"/>
    <w:rsid w:val="6E4E0D65"/>
    <w:rsid w:val="6E603904"/>
    <w:rsid w:val="6E627EA5"/>
    <w:rsid w:val="6E6502A2"/>
    <w:rsid w:val="6E695C0F"/>
    <w:rsid w:val="6E713687"/>
    <w:rsid w:val="6E7662BD"/>
    <w:rsid w:val="6E777692"/>
    <w:rsid w:val="6E7B54E4"/>
    <w:rsid w:val="6E7F390C"/>
    <w:rsid w:val="6E832DCE"/>
    <w:rsid w:val="6E844B14"/>
    <w:rsid w:val="6E944C4A"/>
    <w:rsid w:val="6E9D36A3"/>
    <w:rsid w:val="6EA02447"/>
    <w:rsid w:val="6EA2534A"/>
    <w:rsid w:val="6EA43961"/>
    <w:rsid w:val="6EA44BBC"/>
    <w:rsid w:val="6EA647B8"/>
    <w:rsid w:val="6EA66925"/>
    <w:rsid w:val="6EB14635"/>
    <w:rsid w:val="6EB35BE4"/>
    <w:rsid w:val="6EB5772A"/>
    <w:rsid w:val="6EBF43AF"/>
    <w:rsid w:val="6ED05355"/>
    <w:rsid w:val="6ED31D55"/>
    <w:rsid w:val="6ED37BAF"/>
    <w:rsid w:val="6EDE1D50"/>
    <w:rsid w:val="6EE4179A"/>
    <w:rsid w:val="6EE935EF"/>
    <w:rsid w:val="6EF6431E"/>
    <w:rsid w:val="6EF97E06"/>
    <w:rsid w:val="6F0601A4"/>
    <w:rsid w:val="6F207884"/>
    <w:rsid w:val="6F232CC5"/>
    <w:rsid w:val="6F2C4664"/>
    <w:rsid w:val="6F300B17"/>
    <w:rsid w:val="6F333FFC"/>
    <w:rsid w:val="6F344832"/>
    <w:rsid w:val="6F360E41"/>
    <w:rsid w:val="6F37530E"/>
    <w:rsid w:val="6F385D5D"/>
    <w:rsid w:val="6F4F2378"/>
    <w:rsid w:val="6F57221A"/>
    <w:rsid w:val="6F587830"/>
    <w:rsid w:val="6F5C3CFF"/>
    <w:rsid w:val="6F657ABF"/>
    <w:rsid w:val="6F6F727F"/>
    <w:rsid w:val="6F775894"/>
    <w:rsid w:val="6F793599"/>
    <w:rsid w:val="6F7C1756"/>
    <w:rsid w:val="6F7D43A1"/>
    <w:rsid w:val="6F845073"/>
    <w:rsid w:val="6F855C8F"/>
    <w:rsid w:val="6F874E2C"/>
    <w:rsid w:val="6F875FA8"/>
    <w:rsid w:val="6F98318C"/>
    <w:rsid w:val="6FA40EE0"/>
    <w:rsid w:val="6FB15FF9"/>
    <w:rsid w:val="6FC1692A"/>
    <w:rsid w:val="6FD05F78"/>
    <w:rsid w:val="6FD64802"/>
    <w:rsid w:val="6FDF564F"/>
    <w:rsid w:val="6FE00F84"/>
    <w:rsid w:val="6FE0657C"/>
    <w:rsid w:val="6FE07AF6"/>
    <w:rsid w:val="6FE15FEE"/>
    <w:rsid w:val="6FE61013"/>
    <w:rsid w:val="6FE82825"/>
    <w:rsid w:val="6FF40CC4"/>
    <w:rsid w:val="6FF603C5"/>
    <w:rsid w:val="70033875"/>
    <w:rsid w:val="700C7C2C"/>
    <w:rsid w:val="701640FD"/>
    <w:rsid w:val="701B76F8"/>
    <w:rsid w:val="701D418C"/>
    <w:rsid w:val="70207746"/>
    <w:rsid w:val="70222C9A"/>
    <w:rsid w:val="70227D0A"/>
    <w:rsid w:val="70272491"/>
    <w:rsid w:val="702A1678"/>
    <w:rsid w:val="703172F0"/>
    <w:rsid w:val="703635EB"/>
    <w:rsid w:val="703D7688"/>
    <w:rsid w:val="703F385C"/>
    <w:rsid w:val="7042663A"/>
    <w:rsid w:val="7044360B"/>
    <w:rsid w:val="704C053D"/>
    <w:rsid w:val="705C46BF"/>
    <w:rsid w:val="705F3D24"/>
    <w:rsid w:val="705F56E0"/>
    <w:rsid w:val="70687B22"/>
    <w:rsid w:val="706978F5"/>
    <w:rsid w:val="70721227"/>
    <w:rsid w:val="707B7789"/>
    <w:rsid w:val="707E3781"/>
    <w:rsid w:val="707E4C72"/>
    <w:rsid w:val="7080004C"/>
    <w:rsid w:val="70804A87"/>
    <w:rsid w:val="708C3333"/>
    <w:rsid w:val="70935C6A"/>
    <w:rsid w:val="709B39B7"/>
    <w:rsid w:val="70AE3DA8"/>
    <w:rsid w:val="70B04282"/>
    <w:rsid w:val="70B73A36"/>
    <w:rsid w:val="70C852D5"/>
    <w:rsid w:val="70C9704D"/>
    <w:rsid w:val="70D21638"/>
    <w:rsid w:val="70D81A6A"/>
    <w:rsid w:val="70E11117"/>
    <w:rsid w:val="70E9452D"/>
    <w:rsid w:val="70EE224D"/>
    <w:rsid w:val="70F14598"/>
    <w:rsid w:val="70F25422"/>
    <w:rsid w:val="71000A9F"/>
    <w:rsid w:val="71070633"/>
    <w:rsid w:val="7107533C"/>
    <w:rsid w:val="710A4B61"/>
    <w:rsid w:val="710D7186"/>
    <w:rsid w:val="71196768"/>
    <w:rsid w:val="712131D4"/>
    <w:rsid w:val="71231DF5"/>
    <w:rsid w:val="712B5AF3"/>
    <w:rsid w:val="7136229B"/>
    <w:rsid w:val="713806FE"/>
    <w:rsid w:val="71380764"/>
    <w:rsid w:val="713A4D49"/>
    <w:rsid w:val="71433F21"/>
    <w:rsid w:val="71501181"/>
    <w:rsid w:val="715A1221"/>
    <w:rsid w:val="715B0D5E"/>
    <w:rsid w:val="71653DDC"/>
    <w:rsid w:val="716C6CDD"/>
    <w:rsid w:val="716D7925"/>
    <w:rsid w:val="71792A29"/>
    <w:rsid w:val="717A6FFC"/>
    <w:rsid w:val="718441C6"/>
    <w:rsid w:val="718513FB"/>
    <w:rsid w:val="718B784E"/>
    <w:rsid w:val="718D50FA"/>
    <w:rsid w:val="719A690A"/>
    <w:rsid w:val="719C63E6"/>
    <w:rsid w:val="719F73F9"/>
    <w:rsid w:val="71A973CC"/>
    <w:rsid w:val="71BD44B0"/>
    <w:rsid w:val="71C0584C"/>
    <w:rsid w:val="71C265A2"/>
    <w:rsid w:val="71CB2B86"/>
    <w:rsid w:val="71CD1E6B"/>
    <w:rsid w:val="71D560FF"/>
    <w:rsid w:val="71D65E31"/>
    <w:rsid w:val="71E02630"/>
    <w:rsid w:val="71E871B5"/>
    <w:rsid w:val="71EB6173"/>
    <w:rsid w:val="71F33628"/>
    <w:rsid w:val="72036548"/>
    <w:rsid w:val="72097830"/>
    <w:rsid w:val="720E26C6"/>
    <w:rsid w:val="72117FBB"/>
    <w:rsid w:val="721409B1"/>
    <w:rsid w:val="72165CB8"/>
    <w:rsid w:val="72283F97"/>
    <w:rsid w:val="72287D47"/>
    <w:rsid w:val="722C74C5"/>
    <w:rsid w:val="722E2654"/>
    <w:rsid w:val="72305F1F"/>
    <w:rsid w:val="72326E87"/>
    <w:rsid w:val="723623AF"/>
    <w:rsid w:val="72427528"/>
    <w:rsid w:val="72496248"/>
    <w:rsid w:val="724F7003"/>
    <w:rsid w:val="72604B63"/>
    <w:rsid w:val="7262771F"/>
    <w:rsid w:val="72683FC5"/>
    <w:rsid w:val="72690E0D"/>
    <w:rsid w:val="726A44E7"/>
    <w:rsid w:val="726A4C9C"/>
    <w:rsid w:val="726D130C"/>
    <w:rsid w:val="72715A9F"/>
    <w:rsid w:val="72732B7E"/>
    <w:rsid w:val="727734F9"/>
    <w:rsid w:val="727A7B47"/>
    <w:rsid w:val="727E3816"/>
    <w:rsid w:val="728226FE"/>
    <w:rsid w:val="72832F9D"/>
    <w:rsid w:val="728B2AEA"/>
    <w:rsid w:val="7290356F"/>
    <w:rsid w:val="72907330"/>
    <w:rsid w:val="72951B5C"/>
    <w:rsid w:val="729F74C3"/>
    <w:rsid w:val="72A133FA"/>
    <w:rsid w:val="72AA1911"/>
    <w:rsid w:val="72AB3168"/>
    <w:rsid w:val="72AD4484"/>
    <w:rsid w:val="72B3358B"/>
    <w:rsid w:val="72CC3113"/>
    <w:rsid w:val="72CD483C"/>
    <w:rsid w:val="72D8087D"/>
    <w:rsid w:val="72D93019"/>
    <w:rsid w:val="72D94BBE"/>
    <w:rsid w:val="72E22428"/>
    <w:rsid w:val="72EC5F85"/>
    <w:rsid w:val="72F27ED6"/>
    <w:rsid w:val="72F936CC"/>
    <w:rsid w:val="73081501"/>
    <w:rsid w:val="730D1191"/>
    <w:rsid w:val="730E4690"/>
    <w:rsid w:val="730F1B26"/>
    <w:rsid w:val="73144AC9"/>
    <w:rsid w:val="731A2FBC"/>
    <w:rsid w:val="731C3D9E"/>
    <w:rsid w:val="731E465F"/>
    <w:rsid w:val="73205662"/>
    <w:rsid w:val="73213136"/>
    <w:rsid w:val="7323518D"/>
    <w:rsid w:val="732779EB"/>
    <w:rsid w:val="732A5952"/>
    <w:rsid w:val="733D62FB"/>
    <w:rsid w:val="73404104"/>
    <w:rsid w:val="734559E7"/>
    <w:rsid w:val="7348289F"/>
    <w:rsid w:val="735A3303"/>
    <w:rsid w:val="735C00ED"/>
    <w:rsid w:val="735C14B2"/>
    <w:rsid w:val="735E2A72"/>
    <w:rsid w:val="735F4257"/>
    <w:rsid w:val="736039C7"/>
    <w:rsid w:val="7362398C"/>
    <w:rsid w:val="736F589D"/>
    <w:rsid w:val="736F696A"/>
    <w:rsid w:val="73700E73"/>
    <w:rsid w:val="73763639"/>
    <w:rsid w:val="737D31F3"/>
    <w:rsid w:val="737F543C"/>
    <w:rsid w:val="73833C7E"/>
    <w:rsid w:val="73840320"/>
    <w:rsid w:val="738862F3"/>
    <w:rsid w:val="73945E73"/>
    <w:rsid w:val="73AB2049"/>
    <w:rsid w:val="73AD3B52"/>
    <w:rsid w:val="73AE61C5"/>
    <w:rsid w:val="73B0523D"/>
    <w:rsid w:val="73B10435"/>
    <w:rsid w:val="73B61CEA"/>
    <w:rsid w:val="73BB373D"/>
    <w:rsid w:val="73BC77A7"/>
    <w:rsid w:val="73BD66DB"/>
    <w:rsid w:val="73CE7E6E"/>
    <w:rsid w:val="73CF089A"/>
    <w:rsid w:val="73D3062D"/>
    <w:rsid w:val="73E12D76"/>
    <w:rsid w:val="73E17F3C"/>
    <w:rsid w:val="73E4524C"/>
    <w:rsid w:val="73EB5FEE"/>
    <w:rsid w:val="73F9656B"/>
    <w:rsid w:val="73FB7A28"/>
    <w:rsid w:val="73FD3671"/>
    <w:rsid w:val="74015EBD"/>
    <w:rsid w:val="740446B7"/>
    <w:rsid w:val="740872DA"/>
    <w:rsid w:val="740B6D50"/>
    <w:rsid w:val="74182C7D"/>
    <w:rsid w:val="741A6AB0"/>
    <w:rsid w:val="74256DD0"/>
    <w:rsid w:val="74260DB5"/>
    <w:rsid w:val="742915A0"/>
    <w:rsid w:val="742C4551"/>
    <w:rsid w:val="742C4597"/>
    <w:rsid w:val="742D4072"/>
    <w:rsid w:val="74322800"/>
    <w:rsid w:val="743401F6"/>
    <w:rsid w:val="74386EB0"/>
    <w:rsid w:val="743C27F5"/>
    <w:rsid w:val="743F1908"/>
    <w:rsid w:val="74495819"/>
    <w:rsid w:val="744A21B5"/>
    <w:rsid w:val="744A24B6"/>
    <w:rsid w:val="744A792E"/>
    <w:rsid w:val="744E10EB"/>
    <w:rsid w:val="744F6BE8"/>
    <w:rsid w:val="74512590"/>
    <w:rsid w:val="74531A8C"/>
    <w:rsid w:val="745341BE"/>
    <w:rsid w:val="74536DBC"/>
    <w:rsid w:val="745734C2"/>
    <w:rsid w:val="745C12A4"/>
    <w:rsid w:val="745F1272"/>
    <w:rsid w:val="74694724"/>
    <w:rsid w:val="746960C4"/>
    <w:rsid w:val="746A0639"/>
    <w:rsid w:val="746A5838"/>
    <w:rsid w:val="746F25FB"/>
    <w:rsid w:val="74750216"/>
    <w:rsid w:val="747733C2"/>
    <w:rsid w:val="7490151C"/>
    <w:rsid w:val="74902721"/>
    <w:rsid w:val="74911003"/>
    <w:rsid w:val="74A67BDB"/>
    <w:rsid w:val="74A94AF6"/>
    <w:rsid w:val="74CC0625"/>
    <w:rsid w:val="74CC16BF"/>
    <w:rsid w:val="74CF30BB"/>
    <w:rsid w:val="74D214A1"/>
    <w:rsid w:val="74D41F1C"/>
    <w:rsid w:val="74D77B16"/>
    <w:rsid w:val="74DD2770"/>
    <w:rsid w:val="74DE5F64"/>
    <w:rsid w:val="74F47535"/>
    <w:rsid w:val="74FD4D42"/>
    <w:rsid w:val="75022B00"/>
    <w:rsid w:val="7505348B"/>
    <w:rsid w:val="75062305"/>
    <w:rsid w:val="75081745"/>
    <w:rsid w:val="751562C7"/>
    <w:rsid w:val="751608A2"/>
    <w:rsid w:val="7519692A"/>
    <w:rsid w:val="751C2DB2"/>
    <w:rsid w:val="752201A4"/>
    <w:rsid w:val="752B2E61"/>
    <w:rsid w:val="75340C13"/>
    <w:rsid w:val="75345206"/>
    <w:rsid w:val="75345B06"/>
    <w:rsid w:val="75355EAE"/>
    <w:rsid w:val="753805A2"/>
    <w:rsid w:val="75416EBF"/>
    <w:rsid w:val="754323DC"/>
    <w:rsid w:val="754975E4"/>
    <w:rsid w:val="75544CB4"/>
    <w:rsid w:val="75556311"/>
    <w:rsid w:val="75685EB9"/>
    <w:rsid w:val="756B3682"/>
    <w:rsid w:val="756F2DD5"/>
    <w:rsid w:val="7575181C"/>
    <w:rsid w:val="75781914"/>
    <w:rsid w:val="75840049"/>
    <w:rsid w:val="75864A13"/>
    <w:rsid w:val="758950E2"/>
    <w:rsid w:val="758A30C4"/>
    <w:rsid w:val="758C1477"/>
    <w:rsid w:val="759457E7"/>
    <w:rsid w:val="759E4723"/>
    <w:rsid w:val="75A863A2"/>
    <w:rsid w:val="75AA3A8D"/>
    <w:rsid w:val="75B530AE"/>
    <w:rsid w:val="75B651D5"/>
    <w:rsid w:val="75BA2D47"/>
    <w:rsid w:val="75C01DF7"/>
    <w:rsid w:val="75C208A3"/>
    <w:rsid w:val="75C450E1"/>
    <w:rsid w:val="75C45DD3"/>
    <w:rsid w:val="75C52B44"/>
    <w:rsid w:val="75C738FF"/>
    <w:rsid w:val="75D065AF"/>
    <w:rsid w:val="75D13266"/>
    <w:rsid w:val="75D600D6"/>
    <w:rsid w:val="75D8228B"/>
    <w:rsid w:val="75DA2C36"/>
    <w:rsid w:val="75DB2852"/>
    <w:rsid w:val="75DC7E41"/>
    <w:rsid w:val="75DE6535"/>
    <w:rsid w:val="75E00572"/>
    <w:rsid w:val="75E74CA7"/>
    <w:rsid w:val="75E86905"/>
    <w:rsid w:val="75E91393"/>
    <w:rsid w:val="75EA5EE6"/>
    <w:rsid w:val="75FD0530"/>
    <w:rsid w:val="75FD7487"/>
    <w:rsid w:val="75FF6A6C"/>
    <w:rsid w:val="76031612"/>
    <w:rsid w:val="760523FF"/>
    <w:rsid w:val="760F7F51"/>
    <w:rsid w:val="761556F0"/>
    <w:rsid w:val="761D290C"/>
    <w:rsid w:val="76234856"/>
    <w:rsid w:val="76245606"/>
    <w:rsid w:val="7628629D"/>
    <w:rsid w:val="763340FB"/>
    <w:rsid w:val="76396C3D"/>
    <w:rsid w:val="763C5112"/>
    <w:rsid w:val="763D7A99"/>
    <w:rsid w:val="7644392D"/>
    <w:rsid w:val="765C4FD9"/>
    <w:rsid w:val="765D55C7"/>
    <w:rsid w:val="765F671E"/>
    <w:rsid w:val="76640DEF"/>
    <w:rsid w:val="766509D0"/>
    <w:rsid w:val="76684B00"/>
    <w:rsid w:val="7675204F"/>
    <w:rsid w:val="7679634A"/>
    <w:rsid w:val="768C19AC"/>
    <w:rsid w:val="769539A4"/>
    <w:rsid w:val="76A25004"/>
    <w:rsid w:val="76AE0C5E"/>
    <w:rsid w:val="76AF222D"/>
    <w:rsid w:val="76B30A9E"/>
    <w:rsid w:val="76B75BAB"/>
    <w:rsid w:val="76B8668F"/>
    <w:rsid w:val="76B91A75"/>
    <w:rsid w:val="76BA4930"/>
    <w:rsid w:val="76C5401E"/>
    <w:rsid w:val="76CA30B5"/>
    <w:rsid w:val="76CE2C69"/>
    <w:rsid w:val="76D32D9E"/>
    <w:rsid w:val="76D50581"/>
    <w:rsid w:val="76D5109F"/>
    <w:rsid w:val="76D65C82"/>
    <w:rsid w:val="76D76645"/>
    <w:rsid w:val="76EA01E5"/>
    <w:rsid w:val="76F406E4"/>
    <w:rsid w:val="76FB3103"/>
    <w:rsid w:val="76FF34A4"/>
    <w:rsid w:val="77030CD2"/>
    <w:rsid w:val="77051459"/>
    <w:rsid w:val="7706557F"/>
    <w:rsid w:val="77065FD4"/>
    <w:rsid w:val="7708599E"/>
    <w:rsid w:val="771518BD"/>
    <w:rsid w:val="771A7112"/>
    <w:rsid w:val="771E3BE8"/>
    <w:rsid w:val="77275779"/>
    <w:rsid w:val="772A0C44"/>
    <w:rsid w:val="772E2DA2"/>
    <w:rsid w:val="772F3109"/>
    <w:rsid w:val="77331F19"/>
    <w:rsid w:val="773602A1"/>
    <w:rsid w:val="773D577C"/>
    <w:rsid w:val="773F13BE"/>
    <w:rsid w:val="77414AE3"/>
    <w:rsid w:val="77435E45"/>
    <w:rsid w:val="774A6277"/>
    <w:rsid w:val="7757108E"/>
    <w:rsid w:val="7758244C"/>
    <w:rsid w:val="775D0001"/>
    <w:rsid w:val="77647273"/>
    <w:rsid w:val="77696FCE"/>
    <w:rsid w:val="776B6128"/>
    <w:rsid w:val="777374B4"/>
    <w:rsid w:val="778252C1"/>
    <w:rsid w:val="77942198"/>
    <w:rsid w:val="77965558"/>
    <w:rsid w:val="77996A44"/>
    <w:rsid w:val="779A10E8"/>
    <w:rsid w:val="779D3416"/>
    <w:rsid w:val="779D39CB"/>
    <w:rsid w:val="77A01621"/>
    <w:rsid w:val="77A55023"/>
    <w:rsid w:val="77B03764"/>
    <w:rsid w:val="77C54831"/>
    <w:rsid w:val="77C60E92"/>
    <w:rsid w:val="77D4783F"/>
    <w:rsid w:val="77DB3A00"/>
    <w:rsid w:val="77E42ED6"/>
    <w:rsid w:val="77E74F66"/>
    <w:rsid w:val="77E829BB"/>
    <w:rsid w:val="77E83A87"/>
    <w:rsid w:val="77EB0D49"/>
    <w:rsid w:val="77F05E15"/>
    <w:rsid w:val="77F14D46"/>
    <w:rsid w:val="77F262EF"/>
    <w:rsid w:val="77F44AB3"/>
    <w:rsid w:val="77F6786B"/>
    <w:rsid w:val="78030BF3"/>
    <w:rsid w:val="781875F7"/>
    <w:rsid w:val="782634B0"/>
    <w:rsid w:val="782B34BD"/>
    <w:rsid w:val="782B4773"/>
    <w:rsid w:val="782E24F1"/>
    <w:rsid w:val="783A0B35"/>
    <w:rsid w:val="78416D5F"/>
    <w:rsid w:val="78432321"/>
    <w:rsid w:val="784421BE"/>
    <w:rsid w:val="784A08E0"/>
    <w:rsid w:val="784F0E63"/>
    <w:rsid w:val="78685423"/>
    <w:rsid w:val="787563F2"/>
    <w:rsid w:val="78773A28"/>
    <w:rsid w:val="787A53D7"/>
    <w:rsid w:val="78814D83"/>
    <w:rsid w:val="788D7764"/>
    <w:rsid w:val="78911EB4"/>
    <w:rsid w:val="78957071"/>
    <w:rsid w:val="789B0B30"/>
    <w:rsid w:val="789E2D74"/>
    <w:rsid w:val="78A12570"/>
    <w:rsid w:val="78A23B1E"/>
    <w:rsid w:val="78A72BEE"/>
    <w:rsid w:val="78AD4F81"/>
    <w:rsid w:val="78B768DE"/>
    <w:rsid w:val="78C02564"/>
    <w:rsid w:val="78C53DC5"/>
    <w:rsid w:val="78CD1EC1"/>
    <w:rsid w:val="78D702BC"/>
    <w:rsid w:val="78E25EDC"/>
    <w:rsid w:val="78E47B2C"/>
    <w:rsid w:val="78EB56BC"/>
    <w:rsid w:val="78EF776C"/>
    <w:rsid w:val="78F03810"/>
    <w:rsid w:val="78F03F99"/>
    <w:rsid w:val="78F409FF"/>
    <w:rsid w:val="78FC700B"/>
    <w:rsid w:val="79094330"/>
    <w:rsid w:val="791035C3"/>
    <w:rsid w:val="79123A88"/>
    <w:rsid w:val="79150D35"/>
    <w:rsid w:val="791E0109"/>
    <w:rsid w:val="791E7B69"/>
    <w:rsid w:val="79276F6C"/>
    <w:rsid w:val="792B4316"/>
    <w:rsid w:val="79336B67"/>
    <w:rsid w:val="793420FC"/>
    <w:rsid w:val="79462D7C"/>
    <w:rsid w:val="794A14F2"/>
    <w:rsid w:val="7957057A"/>
    <w:rsid w:val="796B6E4A"/>
    <w:rsid w:val="79722931"/>
    <w:rsid w:val="79732CA4"/>
    <w:rsid w:val="797C28FC"/>
    <w:rsid w:val="799173FD"/>
    <w:rsid w:val="799F50E5"/>
    <w:rsid w:val="79B41718"/>
    <w:rsid w:val="79B85F01"/>
    <w:rsid w:val="79BA6346"/>
    <w:rsid w:val="79BB7CD0"/>
    <w:rsid w:val="79BE6398"/>
    <w:rsid w:val="79C25734"/>
    <w:rsid w:val="79C44A89"/>
    <w:rsid w:val="79C95ACC"/>
    <w:rsid w:val="79CA5ECB"/>
    <w:rsid w:val="79CB4CB9"/>
    <w:rsid w:val="79D037B6"/>
    <w:rsid w:val="79D40A02"/>
    <w:rsid w:val="79D65076"/>
    <w:rsid w:val="79D740CE"/>
    <w:rsid w:val="79D90729"/>
    <w:rsid w:val="79DA3D41"/>
    <w:rsid w:val="79EE60B7"/>
    <w:rsid w:val="79F20909"/>
    <w:rsid w:val="79F743DA"/>
    <w:rsid w:val="79FD261F"/>
    <w:rsid w:val="7A001FFE"/>
    <w:rsid w:val="7A114FAC"/>
    <w:rsid w:val="7A123AC6"/>
    <w:rsid w:val="7A1250F8"/>
    <w:rsid w:val="7A1E296F"/>
    <w:rsid w:val="7A3556CB"/>
    <w:rsid w:val="7A3729A6"/>
    <w:rsid w:val="7A3B66BC"/>
    <w:rsid w:val="7A3E0F07"/>
    <w:rsid w:val="7A420742"/>
    <w:rsid w:val="7A427DE1"/>
    <w:rsid w:val="7A4E6E9F"/>
    <w:rsid w:val="7A51340F"/>
    <w:rsid w:val="7A5663DB"/>
    <w:rsid w:val="7A5A65E2"/>
    <w:rsid w:val="7A5A6B97"/>
    <w:rsid w:val="7A6535A0"/>
    <w:rsid w:val="7A66470C"/>
    <w:rsid w:val="7A6A19AE"/>
    <w:rsid w:val="7A76445B"/>
    <w:rsid w:val="7A8223AF"/>
    <w:rsid w:val="7A8F0313"/>
    <w:rsid w:val="7A971A31"/>
    <w:rsid w:val="7A987A58"/>
    <w:rsid w:val="7A9B4257"/>
    <w:rsid w:val="7AA13876"/>
    <w:rsid w:val="7AAE5F6C"/>
    <w:rsid w:val="7AAF30A2"/>
    <w:rsid w:val="7AB126E4"/>
    <w:rsid w:val="7ABE4B13"/>
    <w:rsid w:val="7AC06A86"/>
    <w:rsid w:val="7AC92BBE"/>
    <w:rsid w:val="7ACA1EF2"/>
    <w:rsid w:val="7AD6065A"/>
    <w:rsid w:val="7ADE2FC9"/>
    <w:rsid w:val="7AE16E3B"/>
    <w:rsid w:val="7AE24C8A"/>
    <w:rsid w:val="7AE3256D"/>
    <w:rsid w:val="7AE97A63"/>
    <w:rsid w:val="7AF0119E"/>
    <w:rsid w:val="7AF122E5"/>
    <w:rsid w:val="7AF3598C"/>
    <w:rsid w:val="7AFB69AE"/>
    <w:rsid w:val="7AFC3C93"/>
    <w:rsid w:val="7B1578D6"/>
    <w:rsid w:val="7B165542"/>
    <w:rsid w:val="7B1B3D38"/>
    <w:rsid w:val="7B1D788E"/>
    <w:rsid w:val="7B24194D"/>
    <w:rsid w:val="7B2C5E40"/>
    <w:rsid w:val="7B2D4D7F"/>
    <w:rsid w:val="7B3646E3"/>
    <w:rsid w:val="7B3A481D"/>
    <w:rsid w:val="7B3E1C34"/>
    <w:rsid w:val="7B450F0D"/>
    <w:rsid w:val="7B4C17EA"/>
    <w:rsid w:val="7B59693D"/>
    <w:rsid w:val="7B5C426C"/>
    <w:rsid w:val="7B5F20C2"/>
    <w:rsid w:val="7B662DA7"/>
    <w:rsid w:val="7B7A1473"/>
    <w:rsid w:val="7B7A4DB1"/>
    <w:rsid w:val="7B937B4D"/>
    <w:rsid w:val="7B9F2548"/>
    <w:rsid w:val="7BA42040"/>
    <w:rsid w:val="7BA6447C"/>
    <w:rsid w:val="7BAB3945"/>
    <w:rsid w:val="7BB36FA9"/>
    <w:rsid w:val="7BB82600"/>
    <w:rsid w:val="7BCA2093"/>
    <w:rsid w:val="7BCA726E"/>
    <w:rsid w:val="7BD97DE7"/>
    <w:rsid w:val="7BDB49A3"/>
    <w:rsid w:val="7BDD5A39"/>
    <w:rsid w:val="7BE3053C"/>
    <w:rsid w:val="7BF24F0D"/>
    <w:rsid w:val="7C050E86"/>
    <w:rsid w:val="7C062094"/>
    <w:rsid w:val="7C0E7599"/>
    <w:rsid w:val="7C13459D"/>
    <w:rsid w:val="7C144C25"/>
    <w:rsid w:val="7C2124C3"/>
    <w:rsid w:val="7C220904"/>
    <w:rsid w:val="7C23248C"/>
    <w:rsid w:val="7C253E1D"/>
    <w:rsid w:val="7C29180B"/>
    <w:rsid w:val="7C2B2A17"/>
    <w:rsid w:val="7C303557"/>
    <w:rsid w:val="7C33137A"/>
    <w:rsid w:val="7C360273"/>
    <w:rsid w:val="7C366F18"/>
    <w:rsid w:val="7C3858BF"/>
    <w:rsid w:val="7C391CAA"/>
    <w:rsid w:val="7C4136B7"/>
    <w:rsid w:val="7C47243F"/>
    <w:rsid w:val="7C4C77A4"/>
    <w:rsid w:val="7C4E4177"/>
    <w:rsid w:val="7C516D58"/>
    <w:rsid w:val="7C54566A"/>
    <w:rsid w:val="7C587526"/>
    <w:rsid w:val="7C5905CA"/>
    <w:rsid w:val="7C5F1C83"/>
    <w:rsid w:val="7C60306E"/>
    <w:rsid w:val="7C643203"/>
    <w:rsid w:val="7C682DAA"/>
    <w:rsid w:val="7C6B0CE7"/>
    <w:rsid w:val="7C7364F4"/>
    <w:rsid w:val="7C7664E4"/>
    <w:rsid w:val="7C787A59"/>
    <w:rsid w:val="7C8865CC"/>
    <w:rsid w:val="7C8C0105"/>
    <w:rsid w:val="7C9D453B"/>
    <w:rsid w:val="7CA04C15"/>
    <w:rsid w:val="7CA06B67"/>
    <w:rsid w:val="7CA61DBB"/>
    <w:rsid w:val="7CA8143F"/>
    <w:rsid w:val="7CA8350F"/>
    <w:rsid w:val="7CAC555F"/>
    <w:rsid w:val="7CAD519A"/>
    <w:rsid w:val="7CB64041"/>
    <w:rsid w:val="7CB87EFA"/>
    <w:rsid w:val="7CBB2A6D"/>
    <w:rsid w:val="7CD00A94"/>
    <w:rsid w:val="7CD41A9F"/>
    <w:rsid w:val="7CD437AF"/>
    <w:rsid w:val="7CDD5FF6"/>
    <w:rsid w:val="7CE24AFA"/>
    <w:rsid w:val="7CE7664F"/>
    <w:rsid w:val="7CE86BA1"/>
    <w:rsid w:val="7CE95992"/>
    <w:rsid w:val="7CEE3595"/>
    <w:rsid w:val="7CF6256F"/>
    <w:rsid w:val="7CF62881"/>
    <w:rsid w:val="7CFC65D4"/>
    <w:rsid w:val="7CFE19A0"/>
    <w:rsid w:val="7CFF5DF3"/>
    <w:rsid w:val="7D000F97"/>
    <w:rsid w:val="7D097B3F"/>
    <w:rsid w:val="7D0D6B60"/>
    <w:rsid w:val="7D107143"/>
    <w:rsid w:val="7D1452B6"/>
    <w:rsid w:val="7D1642E6"/>
    <w:rsid w:val="7D361853"/>
    <w:rsid w:val="7D49114C"/>
    <w:rsid w:val="7D52429F"/>
    <w:rsid w:val="7D57451D"/>
    <w:rsid w:val="7D5B3637"/>
    <w:rsid w:val="7D5B7778"/>
    <w:rsid w:val="7D6D4DF7"/>
    <w:rsid w:val="7D7F486F"/>
    <w:rsid w:val="7D8219A4"/>
    <w:rsid w:val="7D8501A8"/>
    <w:rsid w:val="7D884A4E"/>
    <w:rsid w:val="7D8941BF"/>
    <w:rsid w:val="7D8A65F7"/>
    <w:rsid w:val="7D915CDA"/>
    <w:rsid w:val="7D973B32"/>
    <w:rsid w:val="7D981EC2"/>
    <w:rsid w:val="7D994402"/>
    <w:rsid w:val="7D9C563D"/>
    <w:rsid w:val="7D9D293A"/>
    <w:rsid w:val="7DC1514E"/>
    <w:rsid w:val="7DD1124D"/>
    <w:rsid w:val="7DE42EEE"/>
    <w:rsid w:val="7DF47610"/>
    <w:rsid w:val="7DF86BD0"/>
    <w:rsid w:val="7DF9019E"/>
    <w:rsid w:val="7DFC507B"/>
    <w:rsid w:val="7DFC6BAE"/>
    <w:rsid w:val="7E0C47F6"/>
    <w:rsid w:val="7E23728F"/>
    <w:rsid w:val="7E2D5A29"/>
    <w:rsid w:val="7E317229"/>
    <w:rsid w:val="7E327CB3"/>
    <w:rsid w:val="7E506D3E"/>
    <w:rsid w:val="7E5159EF"/>
    <w:rsid w:val="7E595816"/>
    <w:rsid w:val="7E5B744A"/>
    <w:rsid w:val="7E5C0C0F"/>
    <w:rsid w:val="7E5E3A52"/>
    <w:rsid w:val="7E5F7062"/>
    <w:rsid w:val="7E611391"/>
    <w:rsid w:val="7E65086E"/>
    <w:rsid w:val="7E6668CE"/>
    <w:rsid w:val="7E69720A"/>
    <w:rsid w:val="7E726ED9"/>
    <w:rsid w:val="7E806BC1"/>
    <w:rsid w:val="7E8B53C8"/>
    <w:rsid w:val="7E900AD1"/>
    <w:rsid w:val="7E9478E0"/>
    <w:rsid w:val="7E9514D0"/>
    <w:rsid w:val="7E9A7F2B"/>
    <w:rsid w:val="7EAC6227"/>
    <w:rsid w:val="7EB705A0"/>
    <w:rsid w:val="7EB76CD7"/>
    <w:rsid w:val="7EB85A21"/>
    <w:rsid w:val="7EBC4B05"/>
    <w:rsid w:val="7EBF1668"/>
    <w:rsid w:val="7EC401FB"/>
    <w:rsid w:val="7EC62D8D"/>
    <w:rsid w:val="7EC9473D"/>
    <w:rsid w:val="7ED1174A"/>
    <w:rsid w:val="7ED50482"/>
    <w:rsid w:val="7ED62311"/>
    <w:rsid w:val="7EDF20FF"/>
    <w:rsid w:val="7EE968EB"/>
    <w:rsid w:val="7EEA59D4"/>
    <w:rsid w:val="7EEB4487"/>
    <w:rsid w:val="7EF104F6"/>
    <w:rsid w:val="7EF220E4"/>
    <w:rsid w:val="7EF3381A"/>
    <w:rsid w:val="7EF72F8D"/>
    <w:rsid w:val="7EF87A81"/>
    <w:rsid w:val="7F0136F1"/>
    <w:rsid w:val="7F06123D"/>
    <w:rsid w:val="7F0B13DA"/>
    <w:rsid w:val="7F0C346B"/>
    <w:rsid w:val="7F0F2B38"/>
    <w:rsid w:val="7F0F43C5"/>
    <w:rsid w:val="7F1017D1"/>
    <w:rsid w:val="7F15464F"/>
    <w:rsid w:val="7F1756FF"/>
    <w:rsid w:val="7F1D01D6"/>
    <w:rsid w:val="7F1E7CAE"/>
    <w:rsid w:val="7F256D36"/>
    <w:rsid w:val="7F2F4C2E"/>
    <w:rsid w:val="7F3037F1"/>
    <w:rsid w:val="7F306A86"/>
    <w:rsid w:val="7F383AC2"/>
    <w:rsid w:val="7F384CBB"/>
    <w:rsid w:val="7F3D2D25"/>
    <w:rsid w:val="7F3F378D"/>
    <w:rsid w:val="7F416277"/>
    <w:rsid w:val="7F4509CE"/>
    <w:rsid w:val="7F4B1CE8"/>
    <w:rsid w:val="7F4F7CE7"/>
    <w:rsid w:val="7F53605A"/>
    <w:rsid w:val="7F58220E"/>
    <w:rsid w:val="7F5F0CBF"/>
    <w:rsid w:val="7F603D61"/>
    <w:rsid w:val="7F613BC1"/>
    <w:rsid w:val="7F6D4E0D"/>
    <w:rsid w:val="7F6D6BAC"/>
    <w:rsid w:val="7F7337FE"/>
    <w:rsid w:val="7F734B66"/>
    <w:rsid w:val="7F745D6B"/>
    <w:rsid w:val="7F763EF5"/>
    <w:rsid w:val="7F785B96"/>
    <w:rsid w:val="7F7939BC"/>
    <w:rsid w:val="7F7C3E9F"/>
    <w:rsid w:val="7F830B60"/>
    <w:rsid w:val="7F8322F1"/>
    <w:rsid w:val="7F875F5C"/>
    <w:rsid w:val="7F8845C8"/>
    <w:rsid w:val="7F9109CA"/>
    <w:rsid w:val="7F943F70"/>
    <w:rsid w:val="7F947B83"/>
    <w:rsid w:val="7F9B387F"/>
    <w:rsid w:val="7FA341ED"/>
    <w:rsid w:val="7FB23E87"/>
    <w:rsid w:val="7FB607D4"/>
    <w:rsid w:val="7FBD36C3"/>
    <w:rsid w:val="7FBF11EC"/>
    <w:rsid w:val="7FC56529"/>
    <w:rsid w:val="7FD173E2"/>
    <w:rsid w:val="7FE079F4"/>
    <w:rsid w:val="7FE251A7"/>
    <w:rsid w:val="7FE31AFA"/>
    <w:rsid w:val="7FE943A7"/>
    <w:rsid w:val="7FEF0DD2"/>
    <w:rsid w:val="7FF72EFB"/>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semiHidden="0" w:name="heading 2"/>
    <w:lsdException w:qFormat="1" w:uiPriority="9" w:semiHidden="0" w:name="heading 3"/>
    <w:lsdException w:qFormat="1" w:uiPriority="9" w:semiHidden="0" w:name="heading 4"/>
    <w:lsdException w:qFormat="1" w:uiPriority="9"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iPriority="0" w:semiHidden="0" w:name="Normal Indent"/>
    <w:lsdException w:uiPriority="99" w:name="footnote text"/>
    <w:lsdException w:qFormat="1" w:unhideWhenUsed="0" w:uiPriority="0" w:semiHidden="0" w:name="annotation text"/>
    <w:lsdException w:qFormat="1" w:uiPriority="0" w:semiHidden="0" w:name="header"/>
    <w:lsdException w:qFormat="1"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qFormat="1" w:uiPriority="99" w:semiHidden="0" w:name="Document Map"/>
    <w:lsdException w:qFormat="1" w:unhideWhenUsed="0" w:uiPriority="0" w:semiHidden="0" w:name="Plain Text"/>
    <w:lsdException w:uiPriority="99" w:name="E-mail Signature"/>
    <w:lsdException w:qFormat="1" w:uiPriority="99" w:name="Normal (Web)"/>
    <w:lsdException w:uiPriority="99" w:name="HTML Acronym"/>
    <w:lsdException w:uiPriority="99" w:name="HTML Address"/>
    <w:lsdException w:qFormat="1" w:uiPriority="99" w:name="HTML Cite"/>
    <w:lsdException w:qFormat="1" w:uiPriority="99" w:name="HTML Code"/>
    <w:lsdException w:qFormat="1" w:uiPriority="99" w:name="HTML Definition"/>
    <w:lsdException w:qFormat="1" w:uiPriority="99" w:name="HTML Keyboard"/>
    <w:lsdException w:qFormat="1" w:uiPriority="99" w:name="HTML Preformatted"/>
    <w:lsdException w:qFormat="1" w:uiPriority="99" w:name="HTML Sample"/>
    <w:lsdException w:uiPriority="99" w:name="HTML Typewriter"/>
    <w:lsdException w:qFormat="1"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288" w:lineRule="auto"/>
      <w:ind w:firstLine="0" w:firstLineChars="0"/>
      <w:jc w:val="both"/>
    </w:pPr>
    <w:rPr>
      <w:rFonts w:ascii="Calibri" w:hAnsi="Calibri" w:eastAsia="宋体" w:cs="Times New Roman"/>
      <w:kern w:val="2"/>
      <w:sz w:val="22"/>
      <w:szCs w:val="22"/>
      <w:lang w:val="en-US" w:eastAsia="zh-CN" w:bidi="ar-SA"/>
    </w:rPr>
  </w:style>
  <w:style w:type="paragraph" w:styleId="2">
    <w:name w:val="heading 1"/>
    <w:next w:val="3"/>
    <w:link w:val="46"/>
    <w:qFormat/>
    <w:uiPriority w:val="9"/>
    <w:pPr>
      <w:keepNext/>
      <w:keepLines/>
      <w:numPr>
        <w:ilvl w:val="0"/>
        <w:numId w:val="1"/>
      </w:numPr>
      <w:ind w:left="0" w:firstLine="0" w:firstLineChars="0"/>
      <w:outlineLvl w:val="0"/>
    </w:pPr>
    <w:rPr>
      <w:rFonts w:ascii="Times New Roman" w:hAnsi="Times New Roman" w:eastAsia="宋体" w:cs="Times New Roman"/>
      <w:kern w:val="44"/>
      <w:sz w:val="36"/>
      <w:szCs w:val="44"/>
    </w:rPr>
  </w:style>
  <w:style w:type="paragraph" w:styleId="4">
    <w:name w:val="heading 2"/>
    <w:next w:val="1"/>
    <w:link w:val="48"/>
    <w:unhideWhenUsed/>
    <w:qFormat/>
    <w:uiPriority w:val="0"/>
    <w:pPr>
      <w:keepNext/>
      <w:keepLines/>
      <w:numPr>
        <w:ilvl w:val="1"/>
        <w:numId w:val="1"/>
      </w:numPr>
      <w:tabs>
        <w:tab w:val="left" w:pos="432"/>
      </w:tabs>
      <w:ind w:left="0" w:firstLine="0" w:firstLineChars="0"/>
      <w:outlineLvl w:val="1"/>
    </w:pPr>
    <w:rPr>
      <w:rFonts w:eastAsia="宋体" w:asciiTheme="majorAscii" w:hAnsiTheme="majorAscii" w:cstheme="majorBidi"/>
      <w:sz w:val="32"/>
      <w:szCs w:val="32"/>
    </w:rPr>
  </w:style>
  <w:style w:type="paragraph" w:styleId="5">
    <w:name w:val="heading 3"/>
    <w:basedOn w:val="1"/>
    <w:next w:val="1"/>
    <w:link w:val="47"/>
    <w:unhideWhenUsed/>
    <w:qFormat/>
    <w:uiPriority w:val="9"/>
    <w:pPr>
      <w:keepNext/>
      <w:keepLines/>
      <w:numPr>
        <w:ilvl w:val="2"/>
        <w:numId w:val="1"/>
      </w:numPr>
      <w:tabs>
        <w:tab w:val="left" w:pos="432"/>
      </w:tabs>
      <w:spacing w:after="50" w:afterLines="50" w:line="240" w:lineRule="auto"/>
      <w:ind w:left="0" w:firstLine="0" w:firstLineChars="0"/>
      <w:outlineLvl w:val="2"/>
    </w:pPr>
    <w:rPr>
      <w:rFonts w:ascii="Times New Roman" w:hAnsi="Times New Roman"/>
      <w:sz w:val="28"/>
      <w:szCs w:val="32"/>
    </w:rPr>
  </w:style>
  <w:style w:type="paragraph" w:styleId="6">
    <w:name w:val="heading 4"/>
    <w:basedOn w:val="1"/>
    <w:next w:val="1"/>
    <w:link w:val="94"/>
    <w:unhideWhenUsed/>
    <w:qFormat/>
    <w:uiPriority w:val="9"/>
    <w:pPr>
      <w:keepNext/>
      <w:keepLines/>
      <w:numPr>
        <w:ilvl w:val="3"/>
        <w:numId w:val="1"/>
      </w:numPr>
      <w:tabs>
        <w:tab w:val="left" w:pos="432"/>
      </w:tabs>
      <w:spacing w:before="280" w:after="290" w:line="376" w:lineRule="auto"/>
      <w:ind w:firstLine="0" w:firstLineChars="0"/>
      <w:outlineLvl w:val="3"/>
    </w:pPr>
    <w:rPr>
      <w:rFonts w:asciiTheme="majorHAnsi" w:hAnsiTheme="majorHAnsi" w:eastAsiaTheme="majorEastAsia" w:cstheme="majorBidi"/>
      <w:bCs/>
      <w:sz w:val="28"/>
      <w:szCs w:val="28"/>
    </w:rPr>
  </w:style>
  <w:style w:type="paragraph" w:styleId="7">
    <w:name w:val="heading 5"/>
    <w:basedOn w:val="1"/>
    <w:next w:val="1"/>
    <w:link w:val="77"/>
    <w:unhideWhenUsed/>
    <w:qFormat/>
    <w:uiPriority w:val="9"/>
    <w:pPr>
      <w:keepNext/>
      <w:keepLines/>
      <w:numPr>
        <w:ilvl w:val="4"/>
        <w:numId w:val="1"/>
      </w:numPr>
      <w:tabs>
        <w:tab w:val="left" w:pos="432"/>
      </w:tabs>
      <w:spacing w:before="280" w:after="290" w:line="376" w:lineRule="auto"/>
      <w:ind w:firstLine="0" w:firstLineChars="0"/>
      <w:outlineLvl w:val="4"/>
    </w:pPr>
    <w:rPr>
      <w:b/>
      <w:bCs/>
      <w:sz w:val="28"/>
      <w:szCs w:val="28"/>
    </w:rPr>
  </w:style>
  <w:style w:type="paragraph" w:styleId="8">
    <w:name w:val="heading 6"/>
    <w:basedOn w:val="1"/>
    <w:next w:val="1"/>
    <w:link w:val="71"/>
    <w:qFormat/>
    <w:uiPriority w:val="0"/>
    <w:pPr>
      <w:widowControl/>
      <w:numPr>
        <w:ilvl w:val="5"/>
        <w:numId w:val="1"/>
      </w:numPr>
      <w:tabs>
        <w:tab w:val="left" w:pos="432"/>
      </w:tabs>
      <w:overflowPunct w:val="0"/>
      <w:autoSpaceDE w:val="0"/>
      <w:autoSpaceDN w:val="0"/>
      <w:adjustRightInd w:val="0"/>
      <w:spacing w:before="240" w:after="60" w:line="360" w:lineRule="auto"/>
      <w:ind w:firstLine="0" w:firstLineChars="0"/>
      <w:textAlignment w:val="baseline"/>
      <w:outlineLvl w:val="5"/>
    </w:pPr>
    <w:rPr>
      <w:rFonts w:ascii="Arial" w:hAnsi="Arial" w:eastAsia="宋体"/>
      <w:i/>
      <w:kern w:val="0"/>
      <w:szCs w:val="20"/>
    </w:rPr>
  </w:style>
  <w:style w:type="paragraph" w:styleId="9">
    <w:name w:val="heading 7"/>
    <w:basedOn w:val="1"/>
    <w:next w:val="1"/>
    <w:link w:val="72"/>
    <w:qFormat/>
    <w:uiPriority w:val="0"/>
    <w:pPr>
      <w:widowControl/>
      <w:numPr>
        <w:ilvl w:val="6"/>
        <w:numId w:val="1"/>
      </w:numPr>
      <w:tabs>
        <w:tab w:val="left" w:pos="432"/>
      </w:tabs>
      <w:overflowPunct w:val="0"/>
      <w:autoSpaceDE w:val="0"/>
      <w:autoSpaceDN w:val="0"/>
      <w:adjustRightInd w:val="0"/>
      <w:spacing w:before="240" w:after="60" w:line="360" w:lineRule="auto"/>
      <w:ind w:firstLine="0" w:firstLineChars="0"/>
      <w:textAlignment w:val="baseline"/>
      <w:outlineLvl w:val="6"/>
    </w:pPr>
    <w:rPr>
      <w:rFonts w:ascii="Arial" w:hAnsi="Arial" w:eastAsia="宋体"/>
      <w:kern w:val="0"/>
      <w:sz w:val="24"/>
      <w:szCs w:val="20"/>
    </w:rPr>
  </w:style>
  <w:style w:type="paragraph" w:styleId="10">
    <w:name w:val="heading 8"/>
    <w:basedOn w:val="1"/>
    <w:next w:val="1"/>
    <w:link w:val="73"/>
    <w:qFormat/>
    <w:uiPriority w:val="0"/>
    <w:pPr>
      <w:widowControl/>
      <w:numPr>
        <w:ilvl w:val="7"/>
        <w:numId w:val="1"/>
      </w:numPr>
      <w:tabs>
        <w:tab w:val="left" w:pos="432"/>
      </w:tabs>
      <w:overflowPunct w:val="0"/>
      <w:autoSpaceDE w:val="0"/>
      <w:autoSpaceDN w:val="0"/>
      <w:adjustRightInd w:val="0"/>
      <w:spacing w:before="240" w:after="60" w:line="360" w:lineRule="auto"/>
      <w:ind w:firstLine="0" w:firstLineChars="0"/>
      <w:textAlignment w:val="baseline"/>
      <w:outlineLvl w:val="7"/>
    </w:pPr>
    <w:rPr>
      <w:rFonts w:ascii="Arial" w:hAnsi="Arial" w:eastAsia="宋体"/>
      <w:i/>
      <w:kern w:val="0"/>
      <w:sz w:val="24"/>
      <w:szCs w:val="20"/>
    </w:rPr>
  </w:style>
  <w:style w:type="paragraph" w:styleId="11">
    <w:name w:val="heading 9"/>
    <w:basedOn w:val="1"/>
    <w:next w:val="1"/>
    <w:link w:val="74"/>
    <w:qFormat/>
    <w:uiPriority w:val="0"/>
    <w:pPr>
      <w:widowControl/>
      <w:numPr>
        <w:ilvl w:val="8"/>
        <w:numId w:val="1"/>
      </w:numPr>
      <w:tabs>
        <w:tab w:val="left" w:pos="432"/>
      </w:tabs>
      <w:overflowPunct w:val="0"/>
      <w:autoSpaceDE w:val="0"/>
      <w:autoSpaceDN w:val="0"/>
      <w:adjustRightInd w:val="0"/>
      <w:spacing w:before="240" w:after="60" w:line="360" w:lineRule="auto"/>
      <w:ind w:firstLine="0" w:firstLineChars="0"/>
      <w:textAlignment w:val="baseline"/>
      <w:outlineLvl w:val="8"/>
    </w:pPr>
    <w:rPr>
      <w:rFonts w:ascii="Arial" w:hAnsi="Arial" w:eastAsia="宋体"/>
      <w:i/>
      <w:kern w:val="0"/>
      <w:sz w:val="18"/>
      <w:szCs w:val="20"/>
    </w:rPr>
  </w:style>
  <w:style w:type="character" w:default="1" w:styleId="34">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customStyle="1" w:styleId="3">
    <w:name w:val="正文段落"/>
    <w:qFormat/>
    <w:uiPriority w:val="0"/>
    <w:pPr>
      <w:ind w:firstLine="0" w:firstLineChars="0"/>
    </w:pPr>
    <w:rPr>
      <w:rFonts w:hint="eastAsia" w:ascii="Times New Roman" w:hAnsi="Times New Roman" w:eastAsia="宋体" w:cs="Times New Roman"/>
    </w:rPr>
  </w:style>
  <w:style w:type="paragraph" w:styleId="12">
    <w:name w:val="toc 7"/>
    <w:basedOn w:val="1"/>
    <w:next w:val="1"/>
    <w:unhideWhenUsed/>
    <w:qFormat/>
    <w:uiPriority w:val="39"/>
    <w:pPr>
      <w:ind w:left="2520" w:leftChars="1200" w:firstLine="0" w:firstLineChars="0"/>
    </w:pPr>
    <w:rPr>
      <w:rFonts w:asciiTheme="minorHAnsi" w:hAnsiTheme="minorHAnsi" w:eastAsiaTheme="minorEastAsia" w:cstheme="minorBidi"/>
      <w:sz w:val="21"/>
    </w:rPr>
  </w:style>
  <w:style w:type="paragraph" w:styleId="13">
    <w:name w:val="Normal Indent"/>
    <w:basedOn w:val="1"/>
    <w:link w:val="63"/>
    <w:unhideWhenUsed/>
    <w:qFormat/>
    <w:uiPriority w:val="0"/>
    <w:pPr>
      <w:ind w:firstLine="420"/>
    </w:pPr>
    <w:rPr>
      <w:rFonts w:ascii="Times New Roman" w:hAnsi="Times New Roman" w:eastAsia="宋体"/>
      <w:sz w:val="21"/>
      <w:szCs w:val="20"/>
    </w:rPr>
  </w:style>
  <w:style w:type="paragraph" w:styleId="14">
    <w:name w:val="caption"/>
    <w:basedOn w:val="1"/>
    <w:next w:val="1"/>
    <w:qFormat/>
    <w:uiPriority w:val="0"/>
    <w:pPr>
      <w:widowControl/>
      <w:spacing w:after="120" w:line="360" w:lineRule="auto"/>
      <w:ind w:firstLine="0" w:firstLineChars="0"/>
      <w:jc w:val="left"/>
    </w:pPr>
    <w:rPr>
      <w:rFonts w:ascii="Arial" w:hAnsi="Arial" w:eastAsia="宋体"/>
      <w:kern w:val="0"/>
      <w:sz w:val="18"/>
      <w:szCs w:val="20"/>
    </w:rPr>
  </w:style>
  <w:style w:type="paragraph" w:styleId="15">
    <w:name w:val="Document Map"/>
    <w:basedOn w:val="1"/>
    <w:link w:val="54"/>
    <w:unhideWhenUsed/>
    <w:qFormat/>
    <w:uiPriority w:val="99"/>
    <w:rPr>
      <w:rFonts w:ascii="宋体"/>
      <w:sz w:val="18"/>
      <w:szCs w:val="18"/>
    </w:rPr>
  </w:style>
  <w:style w:type="paragraph" w:styleId="16">
    <w:name w:val="annotation text"/>
    <w:basedOn w:val="1"/>
    <w:link w:val="76"/>
    <w:qFormat/>
    <w:uiPriority w:val="0"/>
    <w:pPr>
      <w:ind w:firstLine="0" w:firstLineChars="0"/>
      <w:jc w:val="left"/>
    </w:pPr>
    <w:rPr>
      <w:rFonts w:ascii="Times New Roman" w:hAnsi="Times New Roman" w:eastAsia="宋体"/>
      <w:sz w:val="21"/>
      <w:szCs w:val="20"/>
    </w:rPr>
  </w:style>
  <w:style w:type="paragraph" w:styleId="17">
    <w:name w:val="toc 5"/>
    <w:basedOn w:val="1"/>
    <w:next w:val="1"/>
    <w:unhideWhenUsed/>
    <w:qFormat/>
    <w:uiPriority w:val="39"/>
    <w:pPr>
      <w:ind w:left="1680" w:leftChars="800" w:firstLine="0" w:firstLineChars="0"/>
    </w:pPr>
    <w:rPr>
      <w:rFonts w:asciiTheme="minorHAnsi" w:hAnsiTheme="minorHAnsi" w:eastAsiaTheme="minorEastAsia" w:cstheme="minorBidi"/>
      <w:sz w:val="21"/>
    </w:rPr>
  </w:style>
  <w:style w:type="paragraph" w:styleId="18">
    <w:name w:val="toc 3"/>
    <w:basedOn w:val="1"/>
    <w:next w:val="1"/>
    <w:unhideWhenUsed/>
    <w:qFormat/>
    <w:uiPriority w:val="39"/>
    <w:pPr>
      <w:ind w:left="840" w:leftChars="400"/>
    </w:pPr>
  </w:style>
  <w:style w:type="paragraph" w:styleId="19">
    <w:name w:val="Plain Text"/>
    <w:basedOn w:val="1"/>
    <w:qFormat/>
    <w:uiPriority w:val="0"/>
    <w:rPr>
      <w:rFonts w:ascii="宋体" w:hAnsi="Courier New"/>
    </w:rPr>
  </w:style>
  <w:style w:type="paragraph" w:styleId="20">
    <w:name w:val="toc 8"/>
    <w:basedOn w:val="1"/>
    <w:next w:val="1"/>
    <w:unhideWhenUsed/>
    <w:qFormat/>
    <w:uiPriority w:val="39"/>
    <w:pPr>
      <w:ind w:left="2940" w:leftChars="1400" w:firstLine="0" w:firstLineChars="0"/>
    </w:pPr>
    <w:rPr>
      <w:rFonts w:asciiTheme="minorHAnsi" w:hAnsiTheme="minorHAnsi" w:eastAsiaTheme="minorEastAsia" w:cstheme="minorBidi"/>
      <w:sz w:val="21"/>
    </w:rPr>
  </w:style>
  <w:style w:type="paragraph" w:styleId="21">
    <w:name w:val="Balloon Text"/>
    <w:basedOn w:val="1"/>
    <w:link w:val="51"/>
    <w:unhideWhenUsed/>
    <w:qFormat/>
    <w:uiPriority w:val="99"/>
    <w:rPr>
      <w:sz w:val="18"/>
      <w:szCs w:val="18"/>
    </w:rPr>
  </w:style>
  <w:style w:type="paragraph" w:styleId="22">
    <w:name w:val="footer"/>
    <w:basedOn w:val="1"/>
    <w:link w:val="50"/>
    <w:unhideWhenUsed/>
    <w:qFormat/>
    <w:uiPriority w:val="99"/>
    <w:pPr>
      <w:tabs>
        <w:tab w:val="center" w:pos="4153"/>
        <w:tab w:val="right" w:pos="8306"/>
      </w:tabs>
      <w:snapToGrid w:val="0"/>
      <w:jc w:val="left"/>
    </w:pPr>
    <w:rPr>
      <w:sz w:val="18"/>
      <w:szCs w:val="18"/>
    </w:rPr>
  </w:style>
  <w:style w:type="paragraph" w:styleId="23">
    <w:name w:val="header"/>
    <w:basedOn w:val="1"/>
    <w:link w:val="49"/>
    <w:unhideWhenUsed/>
    <w:qFormat/>
    <w:uiPriority w:val="0"/>
    <w:pPr>
      <w:pBdr>
        <w:bottom w:val="single" w:color="auto" w:sz="6" w:space="1"/>
      </w:pBdr>
      <w:tabs>
        <w:tab w:val="center" w:pos="4153"/>
        <w:tab w:val="right" w:pos="8306"/>
      </w:tabs>
      <w:snapToGrid w:val="0"/>
      <w:jc w:val="center"/>
    </w:pPr>
    <w:rPr>
      <w:sz w:val="18"/>
      <w:szCs w:val="18"/>
    </w:rPr>
  </w:style>
  <w:style w:type="paragraph" w:styleId="24">
    <w:name w:val="toc 1"/>
    <w:basedOn w:val="1"/>
    <w:next w:val="1"/>
    <w:unhideWhenUsed/>
    <w:qFormat/>
    <w:uiPriority w:val="39"/>
  </w:style>
  <w:style w:type="paragraph" w:styleId="25">
    <w:name w:val="toc 4"/>
    <w:basedOn w:val="1"/>
    <w:next w:val="1"/>
    <w:unhideWhenUsed/>
    <w:qFormat/>
    <w:uiPriority w:val="39"/>
    <w:pPr>
      <w:ind w:left="1260" w:leftChars="600" w:firstLine="0" w:firstLineChars="0"/>
    </w:pPr>
    <w:rPr>
      <w:rFonts w:asciiTheme="minorHAnsi" w:hAnsiTheme="minorHAnsi" w:eastAsiaTheme="minorEastAsia" w:cstheme="minorBidi"/>
      <w:sz w:val="21"/>
    </w:rPr>
  </w:style>
  <w:style w:type="paragraph" w:styleId="26">
    <w:name w:val="toc 6"/>
    <w:basedOn w:val="1"/>
    <w:next w:val="1"/>
    <w:unhideWhenUsed/>
    <w:qFormat/>
    <w:uiPriority w:val="39"/>
    <w:pPr>
      <w:ind w:left="2100" w:leftChars="1000" w:firstLine="0" w:firstLineChars="0"/>
    </w:pPr>
    <w:rPr>
      <w:rFonts w:asciiTheme="minorHAnsi" w:hAnsiTheme="minorHAnsi" w:eastAsiaTheme="minorEastAsia" w:cstheme="minorBidi"/>
      <w:sz w:val="21"/>
    </w:rPr>
  </w:style>
  <w:style w:type="paragraph" w:styleId="27">
    <w:name w:val="toc 2"/>
    <w:basedOn w:val="1"/>
    <w:next w:val="1"/>
    <w:unhideWhenUsed/>
    <w:qFormat/>
    <w:uiPriority w:val="39"/>
    <w:pPr>
      <w:ind w:left="420" w:leftChars="200"/>
    </w:pPr>
  </w:style>
  <w:style w:type="paragraph" w:styleId="28">
    <w:name w:val="toc 9"/>
    <w:basedOn w:val="1"/>
    <w:next w:val="1"/>
    <w:unhideWhenUsed/>
    <w:qFormat/>
    <w:uiPriority w:val="39"/>
    <w:pPr>
      <w:ind w:left="3360" w:leftChars="1600" w:firstLine="0" w:firstLineChars="0"/>
    </w:pPr>
    <w:rPr>
      <w:rFonts w:asciiTheme="minorHAnsi" w:hAnsiTheme="minorHAnsi" w:eastAsiaTheme="minorEastAsia" w:cstheme="minorBidi"/>
      <w:sz w:val="21"/>
    </w:rPr>
  </w:style>
  <w:style w:type="paragraph" w:styleId="29">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kern w:val="0"/>
      <w:sz w:val="24"/>
      <w:szCs w:val="24"/>
    </w:rPr>
  </w:style>
  <w:style w:type="paragraph" w:styleId="30">
    <w:name w:val="Normal (Web)"/>
    <w:basedOn w:val="1"/>
    <w:semiHidden/>
    <w:unhideWhenUsed/>
    <w:qFormat/>
    <w:uiPriority w:val="99"/>
    <w:pPr>
      <w:widowControl/>
      <w:spacing w:before="100" w:beforeAutospacing="1" w:after="100" w:afterAutospacing="1"/>
      <w:ind w:firstLine="0" w:firstLineChars="0"/>
      <w:jc w:val="left"/>
    </w:pPr>
    <w:rPr>
      <w:rFonts w:ascii="宋体" w:hAnsi="宋体" w:eastAsia="宋体" w:cs="宋体"/>
      <w:kern w:val="0"/>
      <w:sz w:val="24"/>
      <w:szCs w:val="24"/>
    </w:rPr>
  </w:style>
  <w:style w:type="paragraph" w:styleId="31">
    <w:name w:val="Title"/>
    <w:basedOn w:val="1"/>
    <w:next w:val="1"/>
    <w:link w:val="60"/>
    <w:qFormat/>
    <w:uiPriority w:val="10"/>
    <w:pPr>
      <w:spacing w:before="240" w:after="60"/>
      <w:jc w:val="center"/>
      <w:outlineLvl w:val="0"/>
    </w:pPr>
    <w:rPr>
      <w:rFonts w:eastAsia="宋体" w:asciiTheme="majorHAnsi" w:hAnsiTheme="majorHAnsi" w:cstheme="majorBidi"/>
      <w:b/>
      <w:bCs/>
      <w:sz w:val="32"/>
      <w:szCs w:val="32"/>
    </w:rPr>
  </w:style>
  <w:style w:type="table" w:styleId="33">
    <w:name w:val="Table Grid"/>
    <w:basedOn w:val="32"/>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35">
    <w:name w:val="page number"/>
    <w:basedOn w:val="34"/>
    <w:qFormat/>
    <w:uiPriority w:val="0"/>
  </w:style>
  <w:style w:type="character" w:styleId="36">
    <w:name w:val="FollowedHyperlink"/>
    <w:basedOn w:val="34"/>
    <w:semiHidden/>
    <w:unhideWhenUsed/>
    <w:qFormat/>
    <w:uiPriority w:val="99"/>
    <w:rPr>
      <w:color w:val="3F88BF"/>
      <w:u w:val="none"/>
    </w:rPr>
  </w:style>
  <w:style w:type="character" w:styleId="37">
    <w:name w:val="Emphasis"/>
    <w:basedOn w:val="34"/>
    <w:qFormat/>
    <w:uiPriority w:val="20"/>
  </w:style>
  <w:style w:type="character" w:styleId="38">
    <w:name w:val="HTML Definition"/>
    <w:basedOn w:val="34"/>
    <w:semiHidden/>
    <w:unhideWhenUsed/>
    <w:qFormat/>
    <w:uiPriority w:val="99"/>
  </w:style>
  <w:style w:type="character" w:styleId="39">
    <w:name w:val="HTML Variable"/>
    <w:basedOn w:val="34"/>
    <w:semiHidden/>
    <w:unhideWhenUsed/>
    <w:qFormat/>
    <w:uiPriority w:val="99"/>
  </w:style>
  <w:style w:type="character" w:styleId="40">
    <w:name w:val="Hyperlink"/>
    <w:basedOn w:val="34"/>
    <w:unhideWhenUsed/>
    <w:qFormat/>
    <w:uiPriority w:val="99"/>
    <w:rPr>
      <w:color w:val="0000FF" w:themeColor="hyperlink"/>
      <w:u w:val="single"/>
      <w14:textFill>
        <w14:solidFill>
          <w14:schemeClr w14:val="hlink"/>
        </w14:solidFill>
      </w14:textFill>
    </w:rPr>
  </w:style>
  <w:style w:type="character" w:styleId="41">
    <w:name w:val="HTML Code"/>
    <w:basedOn w:val="34"/>
    <w:semiHidden/>
    <w:unhideWhenUsed/>
    <w:qFormat/>
    <w:uiPriority w:val="99"/>
    <w:rPr>
      <w:rFonts w:hint="eastAsia" w:ascii="微软雅黑" w:hAnsi="微软雅黑" w:eastAsia="微软雅黑" w:cs="微软雅黑"/>
      <w:sz w:val="20"/>
    </w:rPr>
  </w:style>
  <w:style w:type="character" w:styleId="42">
    <w:name w:val="annotation reference"/>
    <w:basedOn w:val="34"/>
    <w:unhideWhenUsed/>
    <w:qFormat/>
    <w:uiPriority w:val="99"/>
    <w:rPr>
      <w:sz w:val="21"/>
      <w:szCs w:val="21"/>
    </w:rPr>
  </w:style>
  <w:style w:type="character" w:styleId="43">
    <w:name w:val="HTML Cite"/>
    <w:basedOn w:val="34"/>
    <w:semiHidden/>
    <w:unhideWhenUsed/>
    <w:qFormat/>
    <w:uiPriority w:val="99"/>
  </w:style>
  <w:style w:type="character" w:styleId="44">
    <w:name w:val="HTML Keyboard"/>
    <w:basedOn w:val="34"/>
    <w:semiHidden/>
    <w:unhideWhenUsed/>
    <w:qFormat/>
    <w:uiPriority w:val="99"/>
    <w:rPr>
      <w:rFonts w:hint="eastAsia" w:ascii="微软雅黑" w:hAnsi="微软雅黑" w:eastAsia="微软雅黑" w:cs="微软雅黑"/>
      <w:sz w:val="20"/>
    </w:rPr>
  </w:style>
  <w:style w:type="character" w:styleId="45">
    <w:name w:val="HTML Sample"/>
    <w:basedOn w:val="34"/>
    <w:semiHidden/>
    <w:unhideWhenUsed/>
    <w:qFormat/>
    <w:uiPriority w:val="99"/>
    <w:rPr>
      <w:rFonts w:hint="eastAsia" w:ascii="微软雅黑" w:hAnsi="微软雅黑" w:eastAsia="微软雅黑" w:cs="微软雅黑"/>
    </w:rPr>
  </w:style>
  <w:style w:type="character" w:customStyle="1" w:styleId="46">
    <w:name w:val="标题 1 Char"/>
    <w:basedOn w:val="34"/>
    <w:link w:val="2"/>
    <w:qFormat/>
    <w:uiPriority w:val="9"/>
    <w:rPr>
      <w:rFonts w:ascii="Times New Roman" w:hAnsi="Times New Roman" w:eastAsia="宋体"/>
      <w:kern w:val="44"/>
      <w:sz w:val="36"/>
      <w:szCs w:val="44"/>
    </w:rPr>
  </w:style>
  <w:style w:type="character" w:customStyle="1" w:styleId="47">
    <w:name w:val="标题 3 Char"/>
    <w:basedOn w:val="34"/>
    <w:link w:val="5"/>
    <w:qFormat/>
    <w:uiPriority w:val="9"/>
    <w:rPr>
      <w:rFonts w:ascii="Times New Roman" w:hAnsi="Times New Roman" w:eastAsia="宋体"/>
      <w:kern w:val="2"/>
      <w:sz w:val="28"/>
      <w:szCs w:val="32"/>
    </w:rPr>
  </w:style>
  <w:style w:type="character" w:customStyle="1" w:styleId="48">
    <w:name w:val="标题 2 Char"/>
    <w:basedOn w:val="34"/>
    <w:link w:val="4"/>
    <w:qFormat/>
    <w:uiPriority w:val="0"/>
    <w:rPr>
      <w:rFonts w:eastAsia="宋体" w:asciiTheme="majorAscii" w:hAnsiTheme="majorAscii" w:cstheme="majorBidi"/>
      <w:kern w:val="2"/>
      <w:sz w:val="32"/>
      <w:szCs w:val="32"/>
    </w:rPr>
  </w:style>
  <w:style w:type="character" w:customStyle="1" w:styleId="49">
    <w:name w:val="页眉 Char"/>
    <w:basedOn w:val="34"/>
    <w:link w:val="23"/>
    <w:qFormat/>
    <w:uiPriority w:val="99"/>
    <w:rPr>
      <w:sz w:val="18"/>
      <w:szCs w:val="18"/>
    </w:rPr>
  </w:style>
  <w:style w:type="character" w:customStyle="1" w:styleId="50">
    <w:name w:val="页脚 Char"/>
    <w:basedOn w:val="34"/>
    <w:link w:val="22"/>
    <w:qFormat/>
    <w:uiPriority w:val="99"/>
    <w:rPr>
      <w:sz w:val="18"/>
      <w:szCs w:val="18"/>
    </w:rPr>
  </w:style>
  <w:style w:type="character" w:customStyle="1" w:styleId="51">
    <w:name w:val="批注框文本 Char"/>
    <w:basedOn w:val="34"/>
    <w:link w:val="21"/>
    <w:qFormat/>
    <w:uiPriority w:val="99"/>
    <w:rPr>
      <w:sz w:val="18"/>
      <w:szCs w:val="18"/>
    </w:rPr>
  </w:style>
  <w:style w:type="paragraph" w:customStyle="1" w:styleId="52">
    <w:name w:val="缺省文本"/>
    <w:basedOn w:val="1"/>
    <w:qFormat/>
    <w:uiPriority w:val="0"/>
    <w:pPr>
      <w:autoSpaceDE w:val="0"/>
      <w:autoSpaceDN w:val="0"/>
      <w:adjustRightInd w:val="0"/>
      <w:jc w:val="left"/>
    </w:pPr>
    <w:rPr>
      <w:rFonts w:ascii="Times New Roman" w:hAnsi="Times New Roman" w:cs="宋体"/>
      <w:kern w:val="0"/>
      <w:sz w:val="24"/>
      <w:szCs w:val="20"/>
    </w:rPr>
  </w:style>
  <w:style w:type="paragraph" w:customStyle="1" w:styleId="53">
    <w:name w:val="列出段落1"/>
    <w:basedOn w:val="1"/>
    <w:qFormat/>
    <w:uiPriority w:val="34"/>
    <w:pPr>
      <w:ind w:firstLine="420"/>
    </w:pPr>
  </w:style>
  <w:style w:type="character" w:customStyle="1" w:styleId="54">
    <w:name w:val="文档结构图 Char"/>
    <w:basedOn w:val="34"/>
    <w:link w:val="15"/>
    <w:semiHidden/>
    <w:qFormat/>
    <w:uiPriority w:val="99"/>
    <w:rPr>
      <w:rFonts w:ascii="宋体"/>
      <w:kern w:val="2"/>
      <w:sz w:val="18"/>
      <w:szCs w:val="18"/>
    </w:rPr>
  </w:style>
  <w:style w:type="paragraph" w:customStyle="1" w:styleId="55">
    <w:name w:val="小节标题级别1"/>
    <w:basedOn w:val="27"/>
    <w:next w:val="31"/>
    <w:qFormat/>
    <w:uiPriority w:val="0"/>
    <w:pPr>
      <w:pageBreakBefore/>
      <w:numPr>
        <w:ilvl w:val="0"/>
        <w:numId w:val="2"/>
      </w:numPr>
      <w:spacing w:before="120" w:after="120" w:line="360" w:lineRule="auto"/>
      <w:ind w:left="0" w:leftChars="0" w:firstLine="0" w:firstLineChars="0"/>
      <w:jc w:val="left"/>
      <w:outlineLvl w:val="0"/>
    </w:pPr>
    <w:rPr>
      <w:rFonts w:ascii="Arial" w:hAnsi="Arial" w:eastAsia="黑体" w:cs="Arial"/>
      <w:bCs/>
      <w:sz w:val="30"/>
      <w:szCs w:val="30"/>
      <w14:shadow w14:blurRad="50800" w14:dist="38100" w14:dir="2700000" w14:sx="100000" w14:sy="100000" w14:kx="0" w14:ky="0" w14:algn="tl">
        <w14:srgbClr w14:val="000000">
          <w14:alpha w14:val="60000"/>
        </w14:srgbClr>
      </w14:shadow>
    </w:rPr>
  </w:style>
  <w:style w:type="paragraph" w:customStyle="1" w:styleId="56">
    <w:name w:val="小节标题级别2"/>
    <w:basedOn w:val="55"/>
    <w:next w:val="1"/>
    <w:qFormat/>
    <w:uiPriority w:val="0"/>
    <w:pPr>
      <w:pageBreakBefore w:val="0"/>
      <w:numPr>
        <w:ilvl w:val="1"/>
      </w:numPr>
      <w:outlineLvl w:val="1"/>
    </w:pPr>
    <w:rPr>
      <w:sz w:val="28"/>
      <w:szCs w:val="28"/>
    </w:rPr>
  </w:style>
  <w:style w:type="paragraph" w:customStyle="1" w:styleId="57">
    <w:name w:val="小节标题级别3"/>
    <w:basedOn w:val="1"/>
    <w:next w:val="1"/>
    <w:qFormat/>
    <w:uiPriority w:val="0"/>
    <w:pPr>
      <w:numPr>
        <w:ilvl w:val="2"/>
        <w:numId w:val="2"/>
      </w:numPr>
      <w:spacing w:before="120" w:after="120"/>
      <w:ind w:left="85" w:firstLine="0" w:firstLineChars="0"/>
      <w:jc w:val="left"/>
      <w:outlineLvl w:val="2"/>
    </w:pPr>
    <w:rPr>
      <w:rFonts w:ascii="Arial" w:hAnsi="Arial" w:eastAsia="黑体" w:cs="Arial"/>
      <w:bCs/>
      <w:sz w:val="28"/>
      <w:szCs w:val="28"/>
      <w14:shadow w14:blurRad="50800" w14:dist="38100" w14:dir="2700000" w14:sx="100000" w14:sy="100000" w14:kx="0" w14:ky="0" w14:algn="tl">
        <w14:srgbClr w14:val="000000">
          <w14:alpha w14:val="60000"/>
        </w14:srgbClr>
      </w14:shadow>
    </w:rPr>
  </w:style>
  <w:style w:type="paragraph" w:customStyle="1" w:styleId="58">
    <w:name w:val="小节标题级别4"/>
    <w:basedOn w:val="57"/>
    <w:next w:val="1"/>
    <w:qFormat/>
    <w:uiPriority w:val="0"/>
    <w:pPr>
      <w:numPr>
        <w:ilvl w:val="3"/>
      </w:numPr>
      <w:outlineLvl w:val="3"/>
    </w:pPr>
  </w:style>
  <w:style w:type="paragraph" w:customStyle="1" w:styleId="59">
    <w:name w:val="小节标题级别5"/>
    <w:basedOn w:val="58"/>
    <w:next w:val="1"/>
    <w:qFormat/>
    <w:uiPriority w:val="0"/>
    <w:pPr>
      <w:numPr>
        <w:ilvl w:val="4"/>
      </w:numPr>
      <w:outlineLvl w:val="4"/>
    </w:pPr>
  </w:style>
  <w:style w:type="character" w:customStyle="1" w:styleId="60">
    <w:name w:val="标题 Char"/>
    <w:basedOn w:val="34"/>
    <w:link w:val="31"/>
    <w:qFormat/>
    <w:uiPriority w:val="10"/>
    <w:rPr>
      <w:rFonts w:asciiTheme="majorHAnsi" w:hAnsiTheme="majorHAnsi" w:cstheme="majorBidi"/>
      <w:b/>
      <w:bCs/>
      <w:kern w:val="2"/>
      <w:sz w:val="32"/>
      <w:szCs w:val="32"/>
    </w:rPr>
  </w:style>
  <w:style w:type="paragraph" w:customStyle="1" w:styleId="61">
    <w:name w:val="正文：首行缩进2字符-指导"/>
    <w:basedOn w:val="1"/>
    <w:link w:val="62"/>
    <w:qFormat/>
    <w:uiPriority w:val="0"/>
    <w:pPr>
      <w:spacing w:line="360" w:lineRule="atLeast"/>
      <w:ind w:firstLine="420"/>
    </w:pPr>
    <w:rPr>
      <w:rFonts w:ascii="Arial" w:hAnsi="Arial" w:eastAsia="宋体" w:cs="宋体"/>
      <w:color w:val="0000FF"/>
      <w:sz w:val="21"/>
      <w:szCs w:val="20"/>
    </w:rPr>
  </w:style>
  <w:style w:type="character" w:customStyle="1" w:styleId="62">
    <w:name w:val="正文：首行缩进2字符-指导 Char"/>
    <w:basedOn w:val="34"/>
    <w:link w:val="61"/>
    <w:qFormat/>
    <w:uiPriority w:val="0"/>
    <w:rPr>
      <w:rFonts w:ascii="Arial" w:hAnsi="Arial" w:cs="宋体"/>
      <w:color w:val="0000FF"/>
      <w:kern w:val="2"/>
      <w:sz w:val="21"/>
    </w:rPr>
  </w:style>
  <w:style w:type="character" w:customStyle="1" w:styleId="63">
    <w:name w:val="正文缩进 Char"/>
    <w:basedOn w:val="34"/>
    <w:link w:val="13"/>
    <w:qFormat/>
    <w:uiPriority w:val="0"/>
    <w:rPr>
      <w:rFonts w:ascii="Times New Roman" w:hAnsi="Times New Roman"/>
      <w:kern w:val="2"/>
      <w:sz w:val="21"/>
    </w:rPr>
  </w:style>
  <w:style w:type="paragraph" w:customStyle="1" w:styleId="64">
    <w:name w:val="8列项2：二级123-指导"/>
    <w:basedOn w:val="1"/>
    <w:qFormat/>
    <w:uiPriority w:val="0"/>
    <w:pPr>
      <w:numPr>
        <w:ilvl w:val="0"/>
        <w:numId w:val="3"/>
      </w:numPr>
      <w:spacing w:line="360" w:lineRule="atLeast"/>
      <w:ind w:firstLine="0" w:firstLineChars="0"/>
    </w:pPr>
    <w:rPr>
      <w:rFonts w:ascii="Arial" w:hAnsi="Arial" w:eastAsia="宋体"/>
      <w:color w:val="0000FF"/>
      <w:sz w:val="21"/>
      <w:szCs w:val="20"/>
    </w:rPr>
  </w:style>
  <w:style w:type="paragraph" w:customStyle="1" w:styleId="65">
    <w:name w:val="正文：首行缩进2字符"/>
    <w:basedOn w:val="1"/>
    <w:link w:val="66"/>
    <w:qFormat/>
    <w:uiPriority w:val="0"/>
    <w:pPr>
      <w:spacing w:line="360" w:lineRule="atLeast"/>
      <w:ind w:firstLine="420"/>
    </w:pPr>
    <w:rPr>
      <w:rFonts w:ascii="Arial" w:hAnsi="Arial" w:eastAsia="宋体" w:cs="宋体"/>
      <w:sz w:val="21"/>
      <w:szCs w:val="20"/>
    </w:rPr>
  </w:style>
  <w:style w:type="character" w:customStyle="1" w:styleId="66">
    <w:name w:val="正文：首行缩进2字符 Char"/>
    <w:basedOn w:val="34"/>
    <w:link w:val="65"/>
    <w:qFormat/>
    <w:uiPriority w:val="0"/>
    <w:rPr>
      <w:rFonts w:ascii="Arial" w:hAnsi="Arial" w:cs="宋体"/>
      <w:kern w:val="2"/>
      <w:sz w:val="21"/>
    </w:rPr>
  </w:style>
  <w:style w:type="paragraph" w:customStyle="1" w:styleId="67">
    <w:name w:val="8列项1：一级abc-指导"/>
    <w:basedOn w:val="1"/>
    <w:qFormat/>
    <w:uiPriority w:val="0"/>
    <w:pPr>
      <w:spacing w:line="360" w:lineRule="atLeast"/>
      <w:ind w:firstLine="0" w:firstLineChars="0"/>
    </w:pPr>
    <w:rPr>
      <w:rFonts w:ascii="Arial" w:hAnsi="Arial" w:eastAsia="宋体" w:cs="Arial"/>
      <w:color w:val="0000FF"/>
      <w:sz w:val="21"/>
      <w:szCs w:val="21"/>
    </w:rPr>
  </w:style>
  <w:style w:type="paragraph" w:customStyle="1" w:styleId="68">
    <w:name w:val="表格内"/>
    <w:basedOn w:val="1"/>
    <w:qFormat/>
    <w:uiPriority w:val="0"/>
    <w:pPr>
      <w:ind w:firstLine="0" w:firstLineChars="0"/>
    </w:pPr>
    <w:rPr>
      <w:rFonts w:ascii="Arial" w:hAnsi="Arial" w:eastAsia="宋体"/>
      <w:sz w:val="18"/>
      <w:szCs w:val="20"/>
    </w:rPr>
  </w:style>
  <w:style w:type="paragraph" w:customStyle="1" w:styleId="69">
    <w:name w:val="表格的表头"/>
    <w:basedOn w:val="68"/>
    <w:next w:val="68"/>
    <w:qFormat/>
    <w:uiPriority w:val="0"/>
    <w:pPr>
      <w:spacing w:before="40" w:after="40"/>
      <w:jc w:val="center"/>
    </w:pPr>
  </w:style>
  <w:style w:type="paragraph" w:customStyle="1" w:styleId="70">
    <w:name w:val="a示例开始&amp;结束：顶格"/>
    <w:basedOn w:val="1"/>
    <w:next w:val="65"/>
    <w:qFormat/>
    <w:uiPriority w:val="0"/>
    <w:pPr>
      <w:spacing w:line="360" w:lineRule="atLeast"/>
      <w:ind w:firstLine="0" w:firstLineChars="0"/>
    </w:pPr>
    <w:rPr>
      <w:rFonts w:ascii="Arial" w:hAnsi="Arial" w:eastAsia="宋体" w:cs="宋体"/>
      <w:sz w:val="21"/>
      <w:szCs w:val="20"/>
    </w:rPr>
  </w:style>
  <w:style w:type="character" w:customStyle="1" w:styleId="71">
    <w:name w:val="标题 6 Char"/>
    <w:basedOn w:val="34"/>
    <w:link w:val="8"/>
    <w:qFormat/>
    <w:uiPriority w:val="0"/>
    <w:rPr>
      <w:rFonts w:ascii="Arial" w:hAnsi="Arial"/>
      <w:i/>
      <w:sz w:val="22"/>
    </w:rPr>
  </w:style>
  <w:style w:type="character" w:customStyle="1" w:styleId="72">
    <w:name w:val="标题 7 Char"/>
    <w:basedOn w:val="34"/>
    <w:link w:val="9"/>
    <w:qFormat/>
    <w:uiPriority w:val="0"/>
    <w:rPr>
      <w:rFonts w:ascii="Arial" w:hAnsi="Arial"/>
      <w:sz w:val="24"/>
    </w:rPr>
  </w:style>
  <w:style w:type="character" w:customStyle="1" w:styleId="73">
    <w:name w:val="标题 8 Char"/>
    <w:basedOn w:val="34"/>
    <w:link w:val="10"/>
    <w:qFormat/>
    <w:uiPriority w:val="0"/>
    <w:rPr>
      <w:rFonts w:ascii="Arial" w:hAnsi="Arial"/>
      <w:i/>
      <w:sz w:val="24"/>
    </w:rPr>
  </w:style>
  <w:style w:type="character" w:customStyle="1" w:styleId="74">
    <w:name w:val="标题 9 Char"/>
    <w:basedOn w:val="34"/>
    <w:link w:val="11"/>
    <w:qFormat/>
    <w:uiPriority w:val="0"/>
    <w:rPr>
      <w:rFonts w:ascii="Arial" w:hAnsi="Arial"/>
      <w:i/>
      <w:sz w:val="18"/>
    </w:rPr>
  </w:style>
  <w:style w:type="character" w:customStyle="1" w:styleId="75">
    <w:name w:val="批注文字 Char"/>
    <w:basedOn w:val="34"/>
    <w:qFormat/>
    <w:uiPriority w:val="0"/>
    <w:rPr>
      <w:rFonts w:ascii="Times New Roman" w:hAnsi="Times New Roman"/>
      <w:kern w:val="2"/>
      <w:sz w:val="21"/>
    </w:rPr>
  </w:style>
  <w:style w:type="character" w:customStyle="1" w:styleId="76">
    <w:name w:val="批注文字 Char1"/>
    <w:basedOn w:val="34"/>
    <w:link w:val="16"/>
    <w:qFormat/>
    <w:uiPriority w:val="0"/>
    <w:rPr>
      <w:rFonts w:eastAsia="SimSun-ExtB"/>
      <w:kern w:val="2"/>
      <w:sz w:val="22"/>
      <w:szCs w:val="22"/>
    </w:rPr>
  </w:style>
  <w:style w:type="character" w:customStyle="1" w:styleId="77">
    <w:name w:val="标题 5 Char"/>
    <w:basedOn w:val="34"/>
    <w:link w:val="7"/>
    <w:qFormat/>
    <w:uiPriority w:val="9"/>
    <w:rPr>
      <w:rFonts w:eastAsia="SimSun-ExtB"/>
      <w:b/>
      <w:bCs/>
      <w:kern w:val="2"/>
      <w:sz w:val="28"/>
      <w:szCs w:val="28"/>
    </w:rPr>
  </w:style>
  <w:style w:type="paragraph" w:customStyle="1" w:styleId="78">
    <w:name w:val="7表格1：表号&amp;表名"/>
    <w:basedOn w:val="1"/>
    <w:next w:val="65"/>
    <w:qFormat/>
    <w:uiPriority w:val="0"/>
    <w:pPr>
      <w:spacing w:line="360" w:lineRule="atLeast"/>
      <w:ind w:firstLine="0" w:firstLineChars="0"/>
      <w:jc w:val="center"/>
    </w:pPr>
    <w:rPr>
      <w:rFonts w:ascii="黑体" w:hAnsi="Arial" w:eastAsia="黑体" w:cs="宋体"/>
      <w:sz w:val="21"/>
      <w:szCs w:val="21"/>
    </w:rPr>
  </w:style>
  <w:style w:type="paragraph" w:customStyle="1" w:styleId="79">
    <w:name w:val="7表格2：表头（前后2磅，居中）"/>
    <w:basedOn w:val="1"/>
    <w:next w:val="1"/>
    <w:qFormat/>
    <w:uiPriority w:val="0"/>
    <w:pPr>
      <w:widowControl/>
      <w:spacing w:before="40" w:after="40"/>
      <w:ind w:firstLine="0" w:firstLineChars="0"/>
      <w:jc w:val="center"/>
    </w:pPr>
    <w:rPr>
      <w:rFonts w:ascii="Arial" w:hAnsi="Arial" w:eastAsia="宋体" w:cs="宋体"/>
      <w:kern w:val="0"/>
      <w:sz w:val="18"/>
      <w:szCs w:val="20"/>
    </w:rPr>
  </w:style>
  <w:style w:type="paragraph" w:customStyle="1" w:styleId="80">
    <w:name w:val="7表格3：表中文字居左"/>
    <w:link w:val="81"/>
    <w:qFormat/>
    <w:uiPriority w:val="0"/>
    <w:pPr>
      <w:spacing w:before="40" w:after="40"/>
    </w:pPr>
    <w:rPr>
      <w:rFonts w:ascii="Arial" w:hAnsi="Arial" w:eastAsia="宋体" w:cs="宋体"/>
      <w:sz w:val="18"/>
      <w:lang w:val="en-US" w:eastAsia="zh-CN" w:bidi="ar-SA"/>
    </w:rPr>
  </w:style>
  <w:style w:type="character" w:customStyle="1" w:styleId="81">
    <w:name w:val="7表格3：表中文字居左 Char"/>
    <w:basedOn w:val="34"/>
    <w:link w:val="80"/>
    <w:qFormat/>
    <w:uiPriority w:val="0"/>
    <w:rPr>
      <w:rFonts w:ascii="Arial" w:hAnsi="Arial" w:cs="宋体"/>
      <w:sz w:val="18"/>
    </w:rPr>
  </w:style>
  <w:style w:type="paragraph" w:customStyle="1" w:styleId="82">
    <w:name w:val="7表格2：表头（前后2磅，居中）-指导"/>
    <w:basedOn w:val="79"/>
    <w:qFormat/>
    <w:uiPriority w:val="0"/>
    <w:rPr>
      <w:color w:val="0000FF"/>
    </w:rPr>
  </w:style>
  <w:style w:type="paragraph" w:customStyle="1" w:styleId="83">
    <w:name w:val="7表格3：表中文字居左-指导"/>
    <w:basedOn w:val="80"/>
    <w:link w:val="87"/>
    <w:qFormat/>
    <w:uiPriority w:val="0"/>
    <w:pPr>
      <w:widowControl w:val="0"/>
      <w:ind w:firstLine="440"/>
    </w:pPr>
    <w:rPr>
      <w:color w:val="0000FF"/>
    </w:rPr>
  </w:style>
  <w:style w:type="paragraph" w:customStyle="1" w:styleId="84">
    <w:name w:val="7表格4：表中文字居中-指导"/>
    <w:basedOn w:val="1"/>
    <w:link w:val="89"/>
    <w:qFormat/>
    <w:uiPriority w:val="0"/>
    <w:pPr>
      <w:spacing w:before="40" w:after="40"/>
      <w:ind w:firstLine="0" w:firstLineChars="0"/>
      <w:jc w:val="center"/>
    </w:pPr>
    <w:rPr>
      <w:rFonts w:ascii="Arial" w:hAnsi="Arial" w:eastAsia="宋体" w:cs="宋体"/>
      <w:color w:val="0000FF"/>
      <w:sz w:val="18"/>
      <w:szCs w:val="20"/>
    </w:rPr>
  </w:style>
  <w:style w:type="paragraph" w:customStyle="1" w:styleId="85">
    <w:name w:val="7表格6：表中文字列项-指导"/>
    <w:basedOn w:val="1"/>
    <w:qFormat/>
    <w:uiPriority w:val="0"/>
    <w:pPr>
      <w:numPr>
        <w:ilvl w:val="0"/>
        <w:numId w:val="4"/>
      </w:numPr>
      <w:spacing w:before="40" w:after="40"/>
      <w:ind w:firstLine="0" w:firstLineChars="0"/>
    </w:pPr>
    <w:rPr>
      <w:rFonts w:ascii="Arial" w:hAnsi="Arial" w:eastAsia="宋体"/>
      <w:color w:val="0000FF"/>
      <w:sz w:val="18"/>
      <w:szCs w:val="20"/>
    </w:rPr>
  </w:style>
  <w:style w:type="paragraph" w:customStyle="1" w:styleId="86">
    <w:name w:val="9注：首行缩进2字符-指导"/>
    <w:basedOn w:val="61"/>
    <w:next w:val="65"/>
    <w:link w:val="88"/>
    <w:qFormat/>
    <w:uiPriority w:val="0"/>
    <w:pPr>
      <w:ind w:firstLine="360"/>
    </w:pPr>
    <w:rPr>
      <w:sz w:val="18"/>
    </w:rPr>
  </w:style>
  <w:style w:type="character" w:customStyle="1" w:styleId="87">
    <w:name w:val="7表格3：表中文字居左-指导 Char"/>
    <w:basedOn w:val="81"/>
    <w:link w:val="83"/>
    <w:qFormat/>
    <w:uiPriority w:val="0"/>
    <w:rPr>
      <w:rFonts w:ascii="Arial" w:hAnsi="Arial" w:cs="宋体"/>
      <w:color w:val="0000FF"/>
      <w:sz w:val="18"/>
    </w:rPr>
  </w:style>
  <w:style w:type="character" w:customStyle="1" w:styleId="88">
    <w:name w:val="9注：首行缩进2字符-指导 Char"/>
    <w:basedOn w:val="62"/>
    <w:link w:val="86"/>
    <w:qFormat/>
    <w:uiPriority w:val="0"/>
    <w:rPr>
      <w:rFonts w:ascii="Arial" w:hAnsi="Arial" w:cs="宋体"/>
      <w:color w:val="0000FF"/>
      <w:kern w:val="2"/>
      <w:sz w:val="18"/>
    </w:rPr>
  </w:style>
  <w:style w:type="character" w:customStyle="1" w:styleId="89">
    <w:name w:val="7表格4：表中文字居中-指导 Char"/>
    <w:basedOn w:val="34"/>
    <w:link w:val="84"/>
    <w:qFormat/>
    <w:uiPriority w:val="0"/>
    <w:rPr>
      <w:rFonts w:ascii="Arial" w:hAnsi="Arial" w:cs="宋体"/>
      <w:color w:val="0000FF"/>
      <w:kern w:val="2"/>
      <w:sz w:val="18"/>
    </w:rPr>
  </w:style>
  <w:style w:type="paragraph" w:customStyle="1" w:styleId="90">
    <w:name w:val="8列项1：一级abc"/>
    <w:basedOn w:val="1"/>
    <w:qFormat/>
    <w:uiPriority w:val="0"/>
    <w:pPr>
      <w:numPr>
        <w:ilvl w:val="0"/>
        <w:numId w:val="5"/>
      </w:numPr>
      <w:spacing w:line="360" w:lineRule="atLeast"/>
      <w:ind w:firstLine="0" w:firstLineChars="0"/>
    </w:pPr>
    <w:rPr>
      <w:rFonts w:ascii="Arial" w:hAnsi="Arial" w:eastAsia="宋体"/>
      <w:sz w:val="21"/>
      <w:szCs w:val="20"/>
    </w:rPr>
  </w:style>
  <w:style w:type="paragraph" w:customStyle="1" w:styleId="91">
    <w:name w:val="正文：首行缩进2字符-加粗"/>
    <w:basedOn w:val="65"/>
    <w:link w:val="92"/>
    <w:qFormat/>
    <w:uiPriority w:val="0"/>
    <w:rPr>
      <w:b/>
    </w:rPr>
  </w:style>
  <w:style w:type="character" w:customStyle="1" w:styleId="92">
    <w:name w:val="正文：首行缩进2字符-加粗 Char"/>
    <w:basedOn w:val="66"/>
    <w:link w:val="91"/>
    <w:qFormat/>
    <w:uiPriority w:val="0"/>
    <w:rPr>
      <w:rFonts w:ascii="Arial" w:hAnsi="Arial" w:cs="宋体"/>
      <w:b/>
      <w:kern w:val="2"/>
      <w:sz w:val="21"/>
    </w:rPr>
  </w:style>
  <w:style w:type="paragraph" w:customStyle="1" w:styleId="93">
    <w:name w:val="7表格1：表号&amp;表名-指导"/>
    <w:basedOn w:val="78"/>
    <w:qFormat/>
    <w:uiPriority w:val="0"/>
    <w:rPr>
      <w:color w:val="0000FF"/>
    </w:rPr>
  </w:style>
  <w:style w:type="character" w:customStyle="1" w:styleId="94">
    <w:name w:val="标题 4 Char"/>
    <w:basedOn w:val="34"/>
    <w:link w:val="6"/>
    <w:qFormat/>
    <w:uiPriority w:val="9"/>
    <w:rPr>
      <w:rFonts w:asciiTheme="majorHAnsi" w:hAnsiTheme="majorHAnsi" w:eastAsiaTheme="majorEastAsia" w:cstheme="majorBidi"/>
      <w:bCs/>
      <w:kern w:val="2"/>
      <w:sz w:val="28"/>
      <w:szCs w:val="28"/>
    </w:rPr>
  </w:style>
  <w:style w:type="paragraph" w:customStyle="1" w:styleId="95">
    <w:name w:val="7表格4：表中文字居中"/>
    <w:basedOn w:val="1"/>
    <w:link w:val="96"/>
    <w:qFormat/>
    <w:uiPriority w:val="0"/>
    <w:pPr>
      <w:spacing w:before="40" w:after="40"/>
      <w:ind w:firstLine="0" w:firstLineChars="0"/>
      <w:jc w:val="center"/>
    </w:pPr>
    <w:rPr>
      <w:rFonts w:ascii="Arial" w:hAnsi="Arial" w:eastAsia="宋体" w:cs="宋体"/>
      <w:sz w:val="18"/>
      <w:szCs w:val="20"/>
    </w:rPr>
  </w:style>
  <w:style w:type="character" w:customStyle="1" w:styleId="96">
    <w:name w:val="7表格4：表中文字居中 Char"/>
    <w:basedOn w:val="34"/>
    <w:link w:val="95"/>
    <w:qFormat/>
    <w:uiPriority w:val="0"/>
    <w:rPr>
      <w:rFonts w:ascii="Arial" w:hAnsi="Arial" w:cs="宋体"/>
      <w:kern w:val="2"/>
      <w:sz w:val="18"/>
    </w:rPr>
  </w:style>
  <w:style w:type="paragraph" w:customStyle="1" w:styleId="97">
    <w:name w:val="列出段落2"/>
    <w:basedOn w:val="1"/>
    <w:unhideWhenUsed/>
    <w:qFormat/>
    <w:uiPriority w:val="99"/>
    <w:pPr>
      <w:ind w:firstLine="420"/>
    </w:pPr>
  </w:style>
  <w:style w:type="paragraph" w:customStyle="1" w:styleId="98">
    <w:name w:val="段"/>
    <w:basedOn w:val="1"/>
    <w:qFormat/>
    <w:uiPriority w:val="0"/>
    <w:pPr>
      <w:widowControl/>
      <w:autoSpaceDE w:val="0"/>
      <w:autoSpaceDN w:val="0"/>
    </w:pPr>
    <w:rPr>
      <w:rFonts w:ascii="宋体" w:hAnsi="宋体" w:eastAsia="宋体" w:cs="宋体"/>
      <w:sz w:val="21"/>
      <w:szCs w:val="21"/>
    </w:rPr>
  </w:style>
  <w:style w:type="paragraph" w:customStyle="1" w:styleId="99">
    <w:name w:val="列出段落3"/>
    <w:basedOn w:val="1"/>
    <w:unhideWhenUsed/>
    <w:qFormat/>
    <w:uiPriority w:val="99"/>
    <w:pPr>
      <w:ind w:firstLine="420"/>
    </w:pPr>
  </w:style>
  <w:style w:type="paragraph" w:customStyle="1" w:styleId="100">
    <w:name w:val="列出段落31"/>
    <w:basedOn w:val="1"/>
    <w:semiHidden/>
    <w:qFormat/>
    <w:uiPriority w:val="0"/>
    <w:pPr>
      <w:ind w:firstLine="420"/>
    </w:pPr>
  </w:style>
  <w:style w:type="paragraph" w:customStyle="1" w:styleId="101">
    <w:name w:val="列出段落4"/>
    <w:basedOn w:val="1"/>
    <w:unhideWhenUsed/>
    <w:qFormat/>
    <w:uiPriority w:val="99"/>
    <w:pPr>
      <w:ind w:firstLine="420"/>
    </w:pPr>
  </w:style>
  <w:style w:type="paragraph" w:customStyle="1" w:styleId="102">
    <w:name w:val="列出段落5"/>
    <w:basedOn w:val="1"/>
    <w:unhideWhenUsed/>
    <w:qFormat/>
    <w:uiPriority w:val="99"/>
    <w:pPr>
      <w:ind w:firstLine="420"/>
    </w:pPr>
  </w:style>
  <w:style w:type="paragraph" w:customStyle="1" w:styleId="103">
    <w:name w:val="正文编号1"/>
    <w:basedOn w:val="1"/>
    <w:link w:val="104"/>
    <w:qFormat/>
    <w:uiPriority w:val="0"/>
    <w:pPr>
      <w:widowControl/>
      <w:tabs>
        <w:tab w:val="left" w:pos="1701"/>
        <w:tab w:val="left" w:pos="9072"/>
      </w:tabs>
      <w:adjustRightInd w:val="0"/>
      <w:snapToGrid w:val="0"/>
      <w:spacing w:before="120" w:after="120" w:line="360" w:lineRule="atLeast"/>
      <w:ind w:left="1208" w:hanging="471" w:firstLineChars="0"/>
    </w:pPr>
    <w:rPr>
      <w:rFonts w:ascii="Times New Roman" w:hAnsi="Times New Roman" w:eastAsia="宋体"/>
      <w:kern w:val="21"/>
      <w:sz w:val="21"/>
      <w:szCs w:val="20"/>
    </w:rPr>
  </w:style>
  <w:style w:type="character" w:customStyle="1" w:styleId="104">
    <w:name w:val="正文编号1 Char"/>
    <w:basedOn w:val="34"/>
    <w:link w:val="103"/>
    <w:qFormat/>
    <w:uiPriority w:val="0"/>
    <w:rPr>
      <w:rFonts w:ascii="Times New Roman" w:hAnsi="Times New Roman"/>
      <w:kern w:val="21"/>
      <w:sz w:val="21"/>
    </w:rPr>
  </w:style>
  <w:style w:type="paragraph" w:customStyle="1" w:styleId="105">
    <w:name w:val="正文 1"/>
    <w:basedOn w:val="1"/>
    <w:qFormat/>
    <w:uiPriority w:val="0"/>
    <w:pPr>
      <w:widowControl/>
      <w:snapToGrid w:val="0"/>
      <w:spacing w:before="80" w:after="80" w:line="360" w:lineRule="auto"/>
      <w:ind w:left="1418" w:firstLine="0" w:firstLineChars="0"/>
    </w:pPr>
    <w:rPr>
      <w:rFonts w:ascii="Times New Roman" w:hAnsi="Times New Roman" w:eastAsia="宋体"/>
      <w:sz w:val="24"/>
      <w:szCs w:val="20"/>
    </w:rPr>
  </w:style>
  <w:style w:type="character" w:customStyle="1" w:styleId="106">
    <w:name w:val="short_text"/>
    <w:basedOn w:val="34"/>
    <w:qFormat/>
    <w:uiPriority w:val="0"/>
  </w:style>
  <w:style w:type="paragraph" w:customStyle="1" w:styleId="107">
    <w:name w:val="列出段落6"/>
    <w:basedOn w:val="1"/>
    <w:unhideWhenUsed/>
    <w:qFormat/>
    <w:uiPriority w:val="99"/>
    <w:pPr>
      <w:ind w:firstLine="420"/>
    </w:pPr>
  </w:style>
  <w:style w:type="paragraph" w:styleId="108">
    <w:name w:val="List Paragraph"/>
    <w:basedOn w:val="1"/>
    <w:unhideWhenUsed/>
    <w:qFormat/>
    <w:uiPriority w:val="99"/>
    <w:pPr>
      <w:ind w:firstLine="420"/>
    </w:pPr>
  </w:style>
  <w:style w:type="paragraph" w:customStyle="1" w:styleId="109">
    <w:name w:val="三级条标题"/>
    <w:basedOn w:val="1"/>
    <w:next w:val="1"/>
    <w:qFormat/>
    <w:uiPriority w:val="0"/>
    <w:pPr>
      <w:widowControl/>
      <w:numPr>
        <w:ilvl w:val="4"/>
        <w:numId w:val="6"/>
      </w:numPr>
      <w:ind w:firstLineChars="0"/>
      <w:outlineLvl w:val="4"/>
    </w:pPr>
    <w:rPr>
      <w:rFonts w:ascii="黑体" w:hAnsi="Times New Roman" w:eastAsia="黑体"/>
      <w:kern w:val="0"/>
      <w:sz w:val="21"/>
      <w:szCs w:val="20"/>
    </w:rPr>
  </w:style>
  <w:style w:type="character" w:customStyle="1" w:styleId="110">
    <w:name w:val="正文缩进 Char1"/>
    <w:qFormat/>
    <w:uiPriority w:val="0"/>
    <w:rPr>
      <w:rFonts w:eastAsia="宋体"/>
      <w:kern w:val="2"/>
      <w:sz w:val="21"/>
      <w:lang w:val="en-US" w:eastAsia="zh-CN" w:bidi="ar-SA"/>
    </w:rPr>
  </w:style>
  <w:style w:type="paragraph" w:customStyle="1" w:styleId="111">
    <w:name w:val="列出段落7"/>
    <w:basedOn w:val="1"/>
    <w:unhideWhenUsed/>
    <w:qFormat/>
    <w:uiPriority w:val="99"/>
    <w:pPr>
      <w:ind w:firstLine="420"/>
    </w:pPr>
  </w:style>
  <w:style w:type="character" w:customStyle="1" w:styleId="112">
    <w:name w:val="del-btn"/>
    <w:basedOn w:val="34"/>
    <w:qFormat/>
    <w:uiPriority w:val="0"/>
  </w:style>
  <w:style w:type="character" w:customStyle="1" w:styleId="113">
    <w:name w:val="del-btn1"/>
    <w:basedOn w:val="34"/>
    <w:qFormat/>
    <w:uiPriority w:val="0"/>
  </w:style>
  <w:style w:type="character" w:customStyle="1" w:styleId="114">
    <w:name w:val="bg"/>
    <w:basedOn w:val="34"/>
    <w:qFormat/>
    <w:uiPriority w:val="0"/>
    <w:rPr>
      <w:shd w:val="clear" w:color="auto" w:fill="000000"/>
    </w:rPr>
  </w:style>
  <w:style w:type="character" w:customStyle="1" w:styleId="115">
    <w:name w:val="bg1"/>
    <w:basedOn w:val="34"/>
    <w:qFormat/>
    <w:uiPriority w:val="0"/>
    <w:rPr>
      <w:shd w:val="clear" w:color="auto" w:fill="000000"/>
    </w:rPr>
  </w:style>
  <w:style w:type="character" w:customStyle="1" w:styleId="116">
    <w:name w:val="answer-title2"/>
    <w:basedOn w:val="34"/>
    <w:qFormat/>
    <w:uiPriority w:val="0"/>
  </w:style>
  <w:style w:type="paragraph" w:customStyle="1" w:styleId="117">
    <w:name w:val="标题3"/>
    <w:basedOn w:val="1"/>
    <w:qFormat/>
    <w:uiPriority w:val="0"/>
    <w:pPr>
      <w:numPr>
        <w:ilvl w:val="2"/>
        <w:numId w:val="7"/>
      </w:numPr>
    </w:pPr>
  </w:style>
  <w:style w:type="paragraph" w:customStyle="1" w:styleId="118">
    <w:name w:val="第x条"/>
    <w:basedOn w:val="1"/>
    <w:qFormat/>
    <w:uiPriority w:val="0"/>
    <w:pPr>
      <w:numPr>
        <w:ilvl w:val="0"/>
        <w:numId w:val="8"/>
      </w:numPr>
      <w:spacing w:line="360" w:lineRule="auto"/>
    </w:pPr>
    <w:rPr>
      <w:rFonts w:ascii="仿宋_GB2312" w:eastAsia="仿宋_GB2312"/>
      <w:sz w:val="24"/>
      <w:szCs w:val="24"/>
    </w:rPr>
  </w:style>
  <w:style w:type="paragraph" w:customStyle="1" w:styleId="119">
    <w:name w:val="注："/>
    <w:basedOn w:val="1"/>
    <w:qFormat/>
    <w:uiPriority w:val="0"/>
    <w:pPr>
      <w:spacing w:line="360" w:lineRule="auto"/>
    </w:pPr>
    <w:rPr>
      <w:rFonts w:ascii="仿宋_GB2312" w:hAnsi="宋体" w:eastAsia="仿宋_GB2312"/>
      <w:szCs w:val="21"/>
    </w:rPr>
  </w:style>
  <w:style w:type="paragraph" w:customStyle="1" w:styleId="120">
    <w:name w:val="1.2."/>
    <w:basedOn w:val="1"/>
    <w:qFormat/>
    <w:uiPriority w:val="0"/>
    <w:pPr>
      <w:numPr>
        <w:ilvl w:val="0"/>
        <w:numId w:val="9"/>
      </w:numPr>
      <w:spacing w:line="360" w:lineRule="auto"/>
    </w:pPr>
    <w:rPr>
      <w:rFonts w:ascii="仿宋_GB2312" w:eastAsia="仿宋_GB2312"/>
      <w:sz w:val="24"/>
      <w:szCs w:val="24"/>
    </w:rPr>
  </w:style>
  <w:style w:type="character" w:customStyle="1" w:styleId="121">
    <w:name w:val="font21"/>
    <w:basedOn w:val="34"/>
    <w:qFormat/>
    <w:uiPriority w:val="0"/>
    <w:rPr>
      <w:rFonts w:hint="eastAsia" w:ascii="微软雅黑" w:hAnsi="微软雅黑" w:eastAsia="微软雅黑" w:cs="微软雅黑"/>
      <w:color w:val="000000"/>
      <w:sz w:val="18"/>
      <w:szCs w:val="18"/>
      <w:u w:val="none"/>
    </w:rPr>
  </w:style>
  <w:style w:type="character" w:customStyle="1" w:styleId="122">
    <w:name w:val="font11"/>
    <w:basedOn w:val="34"/>
    <w:qFormat/>
    <w:uiPriority w:val="0"/>
    <w:rPr>
      <w:rFonts w:hint="eastAsia" w:ascii="微软雅黑" w:hAnsi="微软雅黑" w:eastAsia="微软雅黑" w:cs="微软雅黑"/>
      <w:color w:val="FF0000"/>
      <w:sz w:val="18"/>
      <w:szCs w:val="18"/>
      <w:u w:val="none"/>
    </w:rPr>
  </w:style>
  <w:style w:type="paragraph" w:customStyle="1" w:styleId="123">
    <w:name w:val="第（1）"/>
    <w:basedOn w:val="1"/>
    <w:qFormat/>
    <w:uiPriority w:val="0"/>
    <w:pPr>
      <w:numPr>
        <w:ilvl w:val="0"/>
        <w:numId w:val="10"/>
      </w:numPr>
      <w:spacing w:line="360" w:lineRule="auto"/>
      <w:jc w:val="left"/>
    </w:pPr>
    <w:rPr>
      <w:rFonts w:ascii="仿宋_GB2312" w:hAnsi="宋体" w:eastAsia="仿宋_GB2312"/>
      <w:sz w:val="24"/>
      <w:szCs w:val="24"/>
    </w:rPr>
  </w:style>
  <w:style w:type="paragraph" w:customStyle="1" w:styleId="124">
    <w:name w:val="缩进正文"/>
    <w:basedOn w:val="1"/>
    <w:qFormat/>
    <w:uiPriority w:val="0"/>
    <w:pPr>
      <w:spacing w:line="360" w:lineRule="auto"/>
      <w:ind w:firstLine="480" w:firstLineChars="200"/>
    </w:pPr>
    <w:rPr>
      <w:rFonts w:ascii="宋体" w:hAnsi="宋体"/>
      <w:color w:val="000000"/>
      <w:sz w:val="24"/>
      <w:szCs w:val="24"/>
    </w:rPr>
  </w:style>
  <w:style w:type="character" w:customStyle="1" w:styleId="125">
    <w:name w:val="font01"/>
    <w:basedOn w:val="34"/>
    <w:qFormat/>
    <w:uiPriority w:val="0"/>
    <w:rPr>
      <w:rFonts w:hint="eastAsia" w:ascii="微软雅黑" w:hAnsi="微软雅黑" w:eastAsia="微软雅黑" w:cs="微软雅黑"/>
      <w:color w:val="FF0000"/>
      <w:sz w:val="18"/>
      <w:szCs w:val="18"/>
      <w:u w:val="none"/>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1.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7" Type="http://schemas.microsoft.com/office/2011/relationships/people" Target="people.xml"/><Relationship Id="rId46" Type="http://schemas.openxmlformats.org/officeDocument/2006/relationships/fontTable" Target="fontTable.xml"/><Relationship Id="rId45" Type="http://schemas.openxmlformats.org/officeDocument/2006/relationships/customXml" Target="../customXml/item1.xml"/><Relationship Id="rId44" Type="http://schemas.openxmlformats.org/officeDocument/2006/relationships/numbering" Target="numbering.xml"/><Relationship Id="rId43" Type="http://schemas.openxmlformats.org/officeDocument/2006/relationships/image" Target="media/image26.png"/><Relationship Id="rId42" Type="http://schemas.openxmlformats.org/officeDocument/2006/relationships/image" Target="media/image25.png"/><Relationship Id="rId41" Type="http://schemas.openxmlformats.org/officeDocument/2006/relationships/image" Target="media/image24.png"/><Relationship Id="rId40" Type="http://schemas.openxmlformats.org/officeDocument/2006/relationships/image" Target="media/image23.png"/><Relationship Id="rId4" Type="http://schemas.microsoft.com/office/2011/relationships/commentsExtended" Target="commentsExtended.xml"/><Relationship Id="rId39" Type="http://schemas.openxmlformats.org/officeDocument/2006/relationships/image" Target="media/image22.png"/><Relationship Id="rId38" Type="http://schemas.openxmlformats.org/officeDocument/2006/relationships/image" Target="media/image21.png"/><Relationship Id="rId37" Type="http://schemas.openxmlformats.org/officeDocument/2006/relationships/image" Target="media/image20.png"/><Relationship Id="rId36" Type="http://schemas.openxmlformats.org/officeDocument/2006/relationships/image" Target="media/image19.emf"/><Relationship Id="rId35" Type="http://schemas.openxmlformats.org/officeDocument/2006/relationships/oleObject" Target="embeddings/oleObject9.bin"/><Relationship Id="rId34" Type="http://schemas.openxmlformats.org/officeDocument/2006/relationships/image" Target="media/image18.emf"/><Relationship Id="rId33" Type="http://schemas.openxmlformats.org/officeDocument/2006/relationships/oleObject" Target="embeddings/oleObject8.bin"/><Relationship Id="rId32" Type="http://schemas.openxmlformats.org/officeDocument/2006/relationships/image" Target="media/image17.png"/><Relationship Id="rId31" Type="http://schemas.openxmlformats.org/officeDocument/2006/relationships/image" Target="media/image16.png"/><Relationship Id="rId30" Type="http://schemas.openxmlformats.org/officeDocument/2006/relationships/image" Target="media/image15.png"/><Relationship Id="rId3" Type="http://schemas.openxmlformats.org/officeDocument/2006/relationships/comments" Target="comments.xml"/><Relationship Id="rId29" Type="http://schemas.openxmlformats.org/officeDocument/2006/relationships/image" Target="media/image14.emf"/><Relationship Id="rId28" Type="http://schemas.openxmlformats.org/officeDocument/2006/relationships/oleObject" Target="embeddings/oleObject7.bin"/><Relationship Id="rId27" Type="http://schemas.openxmlformats.org/officeDocument/2006/relationships/image" Target="media/image13.png"/><Relationship Id="rId26" Type="http://schemas.openxmlformats.org/officeDocument/2006/relationships/image" Target="media/image12.png"/><Relationship Id="rId25" Type="http://schemas.openxmlformats.org/officeDocument/2006/relationships/image" Target="media/image11.emf"/><Relationship Id="rId24" Type="http://schemas.openxmlformats.org/officeDocument/2006/relationships/oleObject" Target="embeddings/oleObject6.bin"/><Relationship Id="rId23" Type="http://schemas.openxmlformats.org/officeDocument/2006/relationships/image" Target="media/image10.png"/><Relationship Id="rId22" Type="http://schemas.openxmlformats.org/officeDocument/2006/relationships/image" Target="media/image9.emf"/><Relationship Id="rId21" Type="http://schemas.openxmlformats.org/officeDocument/2006/relationships/oleObject" Target="embeddings/oleObject5.bin"/><Relationship Id="rId20" Type="http://schemas.openxmlformats.org/officeDocument/2006/relationships/image" Target="media/image8.emf"/><Relationship Id="rId2" Type="http://schemas.openxmlformats.org/officeDocument/2006/relationships/settings" Target="settings.xml"/><Relationship Id="rId19" Type="http://schemas.openxmlformats.org/officeDocument/2006/relationships/oleObject" Target="embeddings/oleObject4.bin"/><Relationship Id="rId18" Type="http://schemas.openxmlformats.org/officeDocument/2006/relationships/image" Target="media/image7.png"/><Relationship Id="rId17" Type="http://schemas.openxmlformats.org/officeDocument/2006/relationships/image" Target="media/image6.emf"/><Relationship Id="rId16" Type="http://schemas.openxmlformats.org/officeDocument/2006/relationships/oleObject" Target="embeddings/oleObject3.bin"/><Relationship Id="rId15" Type="http://schemas.openxmlformats.org/officeDocument/2006/relationships/image" Target="media/image5.emf"/><Relationship Id="rId14" Type="http://schemas.openxmlformats.org/officeDocument/2006/relationships/oleObject" Target="embeddings/oleObject2.bin"/><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emf"/><Relationship Id="rId10" Type="http://schemas.openxmlformats.org/officeDocument/2006/relationships/oleObject" Target="embeddings/oleObject1.bin"/><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3CB93D-9B7A-49BA-9521-13599086B6D9}">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92</Pages>
  <Words>1794</Words>
  <Characters>2063</Characters>
  <Lines>2054</Lines>
  <Paragraphs>578</Paragraphs>
  <TotalTime>1</TotalTime>
  <ScaleCrop>false</ScaleCrop>
  <LinksUpToDate>false</LinksUpToDate>
  <CharactersWithSpaces>2066</CharactersWithSpaces>
  <Application>WPS Office_11.8.2.12309_F1E327BC-269C-435d-A152-05C5408002CA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2017-08-24T06:59:00Z</dcterms:created>
  <dc:creator>郭臻</dc:creator>
  <cp:lastModifiedBy>zhoujiansheng</cp:lastModifiedBy>
  <dcterms:modified xsi:type="dcterms:W3CDTF">2025-10-22T03:21:33Z</dcterms:modified>
  <cp:revision>6329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2052-11.8.2.12309</vt:lpwstr>
  </property>
  <property fmtid="{D5CDD505-2E9C-101B-9397-08002B2CF9AE}" pid="3" name="ICV">
    <vt:lpwstr>1F49E21C45AA4485AB3BABB38741BF5D</vt:lpwstr>
  </property>
</Properties>
</file>