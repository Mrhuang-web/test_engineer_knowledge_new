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F86CF">
      <w:pPr>
        <w:widowControl/>
        <w:jc w:val="center"/>
        <w:rPr>
          <w:rFonts w:ascii="黑体" w:hAnsi="黑体" w:eastAsia="黑体" w:cs="宋体"/>
          <w:b/>
          <w:kern w:val="0"/>
          <w:sz w:val="44"/>
          <w:szCs w:val="44"/>
        </w:rPr>
      </w:pPr>
    </w:p>
    <w:p w14:paraId="484753F5">
      <w:pPr>
        <w:widowControl/>
        <w:jc w:val="center"/>
        <w:rPr>
          <w:rFonts w:ascii="黑体" w:hAnsi="黑体" w:eastAsia="黑体" w:cs="宋体"/>
          <w:b/>
          <w:kern w:val="0"/>
          <w:sz w:val="44"/>
          <w:szCs w:val="44"/>
        </w:rPr>
      </w:pPr>
    </w:p>
    <w:p w14:paraId="00135915">
      <w:pPr>
        <w:widowControl/>
        <w:jc w:val="center"/>
        <w:rPr>
          <w:rFonts w:ascii="黑体" w:hAnsi="黑体" w:eastAsia="黑体" w:cs="宋体"/>
          <w:b/>
          <w:kern w:val="0"/>
          <w:sz w:val="44"/>
          <w:szCs w:val="44"/>
        </w:rPr>
      </w:pPr>
    </w:p>
    <w:p w14:paraId="6862DDD6">
      <w:pPr>
        <w:widowControl/>
        <w:jc w:val="center"/>
        <w:rPr>
          <w:rFonts w:ascii="黑体" w:hAnsi="黑体" w:eastAsia="黑体" w:cs="宋体"/>
          <w:b/>
          <w:kern w:val="0"/>
          <w:sz w:val="44"/>
          <w:szCs w:val="44"/>
        </w:rPr>
      </w:pPr>
    </w:p>
    <w:p w14:paraId="52E966FC">
      <w:pPr>
        <w:widowControl/>
        <w:jc w:val="center"/>
        <w:rPr>
          <w:rFonts w:ascii="黑体" w:hAnsi="黑体" w:eastAsia="黑体" w:cs="宋体"/>
          <w:b/>
          <w:kern w:val="0"/>
          <w:sz w:val="44"/>
          <w:szCs w:val="44"/>
        </w:rPr>
      </w:pPr>
    </w:p>
    <w:p w14:paraId="549845FF">
      <w:pPr>
        <w:widowControl/>
        <w:jc w:val="center"/>
        <w:rPr>
          <w:rFonts w:ascii="黑体" w:hAnsi="黑体" w:eastAsia="黑体" w:cs="宋体"/>
          <w:b/>
          <w:kern w:val="0"/>
          <w:sz w:val="44"/>
          <w:szCs w:val="44"/>
        </w:rPr>
      </w:pPr>
    </w:p>
    <w:p w14:paraId="138579B1">
      <w:pPr>
        <w:widowControl/>
        <w:jc w:val="center"/>
        <w:rPr>
          <w:rFonts w:ascii="黑体" w:hAnsi="黑体" w:eastAsia="黑体" w:cs="宋体"/>
          <w:b/>
          <w:kern w:val="0"/>
          <w:sz w:val="44"/>
          <w:szCs w:val="44"/>
        </w:rPr>
      </w:pPr>
    </w:p>
    <w:p w14:paraId="5A1C765B">
      <w:pPr>
        <w:widowControl/>
        <w:jc w:val="center"/>
        <w:rPr>
          <w:rFonts w:ascii="黑体" w:hAnsi="黑体" w:eastAsia="黑体" w:cs="宋体"/>
          <w:b/>
          <w:kern w:val="0"/>
          <w:sz w:val="44"/>
          <w:szCs w:val="44"/>
        </w:rPr>
      </w:pPr>
    </w:p>
    <w:p w14:paraId="5BFFA2C6">
      <w:pPr>
        <w:widowControl/>
        <w:jc w:val="center"/>
        <w:rPr>
          <w:rFonts w:hint="default" w:ascii="黑体" w:hAnsi="黑体" w:eastAsia="黑体" w:cs="宋体"/>
          <w:b/>
          <w:i/>
          <w:iCs/>
          <w:color w:val="0000FF"/>
          <w:kern w:val="0"/>
          <w:sz w:val="44"/>
          <w:szCs w:val="44"/>
          <w:lang w:val="en-US" w:eastAsia="zh-CN"/>
        </w:rPr>
      </w:pPr>
      <w:r>
        <w:rPr>
          <w:rFonts w:hint="eastAsia" w:ascii="黑体" w:hAnsi="黑体" w:eastAsia="黑体" w:cs="宋体"/>
          <w:b/>
          <w:kern w:val="0"/>
          <w:sz w:val="44"/>
          <w:szCs w:val="44"/>
          <w:lang w:val="en-US" w:eastAsia="zh-CN"/>
        </w:rPr>
        <w:t>动环运维平台与</w:t>
      </w:r>
      <w:ins w:id="0" w:author="熹光" w:date="2026-01-13T16:34:26Z">
        <w:r>
          <w:rPr>
            <w:rFonts w:hint="eastAsia" w:ascii="黑体" w:hAnsi="黑体" w:eastAsia="黑体" w:cs="宋体"/>
            <w:b/>
            <w:color w:val="000000" w:themeColor="text1"/>
            <w:kern w:val="0"/>
            <w:sz w:val="44"/>
            <w:szCs w:val="44"/>
            <w:lang w:val="en-US" w:eastAsia="zh-CN"/>
            <w14:textFill>
              <w14:solidFill>
                <w14:schemeClr w14:val="tx1"/>
              </w14:solidFill>
            </w14:textFill>
          </w:rPr>
          <w:t>运维</w:t>
        </w:r>
      </w:ins>
      <w:ins w:id="1" w:author="熹光" w:date="2026-01-13T16:34:27Z">
        <w:r>
          <w:rPr>
            <w:rFonts w:hint="eastAsia" w:ascii="黑体" w:hAnsi="黑体" w:eastAsia="黑体" w:cs="宋体"/>
            <w:b/>
            <w:color w:val="000000" w:themeColor="text1"/>
            <w:kern w:val="0"/>
            <w:sz w:val="44"/>
            <w:szCs w:val="44"/>
            <w:lang w:val="en-US" w:eastAsia="zh-CN"/>
            <w14:textFill>
              <w14:solidFill>
                <w14:schemeClr w14:val="tx1"/>
              </w14:solidFill>
            </w14:textFill>
          </w:rPr>
          <w:t>中心</w:t>
        </w:r>
      </w:ins>
      <w:r>
        <w:rPr>
          <w:rFonts w:hint="eastAsia" w:ascii="黑体" w:hAnsi="黑体" w:eastAsia="黑体" w:cs="宋体"/>
          <w:b/>
          <w:i/>
          <w:iCs/>
          <w:color w:val="auto"/>
          <w:kern w:val="0"/>
          <w:sz w:val="44"/>
          <w:szCs w:val="44"/>
          <w:lang w:val="en-US" w:eastAsia="zh-CN"/>
        </w:rPr>
        <w:t>系统</w:t>
      </w:r>
      <w:r>
        <w:rPr>
          <w:rFonts w:hint="eastAsia" w:ascii="黑体" w:hAnsi="黑体" w:eastAsia="黑体" w:cs="宋体"/>
          <w:b/>
          <w:kern w:val="0"/>
          <w:sz w:val="44"/>
          <w:szCs w:val="44"/>
        </w:rPr>
        <w:t>接口文档</w:t>
      </w:r>
      <w:r>
        <w:rPr>
          <w:rFonts w:ascii="黑体" w:hAnsi="黑体" w:eastAsia="黑体" w:cs="宋体"/>
          <w:b/>
          <w:kern w:val="0"/>
          <w:sz w:val="44"/>
          <w:szCs w:val="44"/>
        </w:rPr>
        <w:t>_</w:t>
      </w:r>
      <w:r>
        <w:rPr>
          <w:rFonts w:hint="eastAsia" w:ascii="黑体" w:hAnsi="黑体" w:eastAsia="黑体" w:cs="宋体"/>
          <w:b/>
          <w:kern w:val="0"/>
          <w:sz w:val="44"/>
          <w:szCs w:val="44"/>
          <w:lang w:val="en-US" w:eastAsia="zh-CN"/>
        </w:rPr>
        <w:t>人脸门禁对接文档</w:t>
      </w:r>
    </w:p>
    <w:p w14:paraId="546762D0">
      <w:pPr>
        <w:widowControl/>
        <w:jc w:val="center"/>
        <w:rPr>
          <w:rFonts w:ascii="黑体" w:hAnsi="黑体" w:eastAsia="黑体"/>
          <w:sz w:val="44"/>
          <w:szCs w:val="44"/>
        </w:rPr>
      </w:pPr>
      <w:r>
        <w:rPr>
          <w:rFonts w:ascii="黑体" w:hAnsi="黑体" w:eastAsia="黑体"/>
          <w:sz w:val="44"/>
          <w:szCs w:val="44"/>
        </w:rPr>
        <w:t>V</w:t>
      </w:r>
      <w:r>
        <w:rPr>
          <w:rFonts w:hint="eastAsia" w:ascii="黑体" w:hAnsi="黑体" w:eastAsia="黑体" w:cs="宋体"/>
          <w:b/>
          <w:i/>
          <w:iCs/>
          <w:color w:val="0000FF"/>
          <w:kern w:val="0"/>
          <w:sz w:val="44"/>
          <w:szCs w:val="44"/>
          <w:lang w:val="en-US" w:eastAsia="zh-CN"/>
        </w:rPr>
        <w:t>1</w:t>
      </w:r>
      <w:r>
        <w:rPr>
          <w:rFonts w:ascii="黑体" w:hAnsi="黑体" w:eastAsia="黑体"/>
          <w:sz w:val="44"/>
          <w:szCs w:val="44"/>
        </w:rPr>
        <w:t>.</w:t>
      </w:r>
      <w:r>
        <w:rPr>
          <w:rFonts w:hint="eastAsia" w:ascii="黑体" w:hAnsi="黑体" w:eastAsia="黑体" w:cs="宋体"/>
          <w:b/>
          <w:i/>
          <w:iCs/>
          <w:color w:val="0000FF"/>
          <w:kern w:val="0"/>
          <w:sz w:val="44"/>
          <w:szCs w:val="44"/>
          <w:lang w:val="en-US" w:eastAsia="zh-CN"/>
        </w:rPr>
        <w:t>0</w:t>
      </w:r>
      <w:r>
        <w:rPr>
          <w:rFonts w:ascii="黑体" w:hAnsi="黑体" w:eastAsia="黑体"/>
          <w:sz w:val="44"/>
          <w:szCs w:val="44"/>
        </w:rPr>
        <w:t>.</w:t>
      </w:r>
      <w:r>
        <w:rPr>
          <w:rFonts w:hint="eastAsia" w:ascii="黑体" w:hAnsi="黑体" w:eastAsia="黑体" w:cs="宋体"/>
          <w:b/>
          <w:i/>
          <w:iCs/>
          <w:color w:val="0000FF"/>
          <w:kern w:val="0"/>
          <w:sz w:val="44"/>
          <w:szCs w:val="44"/>
          <w:lang w:val="en-US" w:eastAsia="zh-CN"/>
        </w:rPr>
        <w:t>0</w:t>
      </w:r>
    </w:p>
    <w:p w14:paraId="003B3749">
      <w:pPr>
        <w:jc w:val="center"/>
        <w:rPr>
          <w:rFonts w:ascii="黑体" w:hAnsi="黑体" w:eastAsia="黑体"/>
          <w:sz w:val="44"/>
          <w:szCs w:val="44"/>
        </w:rPr>
      </w:pPr>
    </w:p>
    <w:p w14:paraId="62BF34C2">
      <w:pPr>
        <w:jc w:val="center"/>
        <w:rPr>
          <w:rFonts w:ascii="黑体" w:hAnsi="黑体" w:eastAsia="黑体"/>
          <w:sz w:val="44"/>
          <w:szCs w:val="44"/>
        </w:rPr>
      </w:pPr>
    </w:p>
    <w:p w14:paraId="08C43FA7">
      <w:pPr>
        <w:jc w:val="center"/>
        <w:rPr>
          <w:rFonts w:ascii="黑体" w:hAnsi="黑体" w:eastAsia="黑体"/>
          <w:sz w:val="44"/>
          <w:szCs w:val="44"/>
        </w:rPr>
      </w:pPr>
    </w:p>
    <w:p w14:paraId="0058222B">
      <w:pPr>
        <w:jc w:val="center"/>
        <w:rPr>
          <w:rFonts w:eastAsia="隶书"/>
          <w:b/>
          <w:bCs/>
          <w:sz w:val="30"/>
        </w:rPr>
      </w:pPr>
      <w:r>
        <w:rPr>
          <w:rFonts w:hint="eastAsia" w:eastAsia="隶书"/>
          <w:b/>
          <w:bCs/>
          <w:sz w:val="30"/>
        </w:rPr>
        <w:t>内部资料 注意保密</w:t>
      </w:r>
    </w:p>
    <w:p w14:paraId="103AA559">
      <w:pPr>
        <w:jc w:val="center"/>
        <w:rPr>
          <w:rFonts w:eastAsia="隶书"/>
          <w:b/>
          <w:bCs/>
          <w:sz w:val="30"/>
        </w:rPr>
      </w:pPr>
    </w:p>
    <w:p w14:paraId="479AEBE0">
      <w:pPr>
        <w:jc w:val="center"/>
        <w:rPr>
          <w:rFonts w:ascii="黑体" w:hAnsi="黑体" w:eastAsia="黑体"/>
          <w:sz w:val="44"/>
          <w:szCs w:val="44"/>
        </w:rPr>
      </w:pPr>
    </w:p>
    <w:p w14:paraId="31B7C4B9">
      <w:pPr>
        <w:jc w:val="center"/>
        <w:rPr>
          <w:rFonts w:ascii="黑体" w:hAnsi="黑体" w:eastAsia="黑体"/>
          <w:sz w:val="44"/>
          <w:szCs w:val="44"/>
        </w:rPr>
      </w:pPr>
    </w:p>
    <w:p w14:paraId="4D3DFE37">
      <w:pPr>
        <w:rPr>
          <w:rFonts w:ascii="黑体" w:hAnsi="黑体" w:eastAsia="黑体"/>
          <w:sz w:val="44"/>
          <w:szCs w:val="44"/>
        </w:rPr>
        <w:sectPr>
          <w:headerReference r:id="rId5" w:type="default"/>
          <w:pgSz w:w="11906" w:h="16838"/>
          <w:pgMar w:top="1134" w:right="1134" w:bottom="1134" w:left="1134" w:header="652" w:footer="992" w:gutter="0"/>
          <w:cols w:space="425" w:num="1"/>
          <w:docGrid w:type="lines" w:linePitch="312" w:charSpace="0"/>
        </w:sectPr>
      </w:pPr>
    </w:p>
    <w:p w14:paraId="39F7528E">
      <w:pPr>
        <w:spacing w:before="156" w:beforeLines="50" w:after="156" w:afterLines="50"/>
        <w:jc w:val="center"/>
        <w:rPr>
          <w:rFonts w:eastAsia="黑体"/>
          <w:sz w:val="36"/>
        </w:rPr>
      </w:pPr>
      <w:r>
        <w:rPr>
          <w:rFonts w:hint="eastAsia" w:eastAsia="黑体"/>
          <w:sz w:val="36"/>
        </w:rPr>
        <w:t>修订记录</w:t>
      </w:r>
    </w:p>
    <w:tbl>
      <w:tblPr>
        <w:tblStyle w:val="26"/>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1403"/>
        <w:gridCol w:w="1871"/>
        <w:gridCol w:w="4678"/>
      </w:tblGrid>
      <w:tr w14:paraId="1E9C7B7E">
        <w:trPr>
          <w:cantSplit/>
          <w:trHeight w:val="454" w:hRule="atLeast"/>
          <w:jc w:val="center"/>
        </w:trPr>
        <w:tc>
          <w:tcPr>
            <w:tcW w:w="750" w:type="pct"/>
            <w:shd w:val="clear" w:color="auto" w:fill="D8D8D8" w:themeFill="background1" w:themeFillShade="D9"/>
            <w:vAlign w:val="center"/>
          </w:tcPr>
          <w:p w14:paraId="4EEAD772">
            <w:pPr>
              <w:spacing w:line="360" w:lineRule="auto"/>
              <w:jc w:val="center"/>
              <w:rPr>
                <w:rFonts w:eastAsia="宋体"/>
                <w:b/>
              </w:rPr>
            </w:pPr>
            <w:r>
              <w:rPr>
                <w:rFonts w:hint="eastAsia" w:eastAsia="宋体"/>
                <w:b/>
              </w:rPr>
              <w:t>版本号</w:t>
            </w:r>
          </w:p>
        </w:tc>
        <w:tc>
          <w:tcPr>
            <w:tcW w:w="750" w:type="pct"/>
            <w:shd w:val="clear" w:color="auto" w:fill="D8D8D8" w:themeFill="background1" w:themeFillShade="D9"/>
            <w:vAlign w:val="center"/>
          </w:tcPr>
          <w:p w14:paraId="668150D0">
            <w:pPr>
              <w:spacing w:line="360" w:lineRule="auto"/>
              <w:jc w:val="center"/>
              <w:rPr>
                <w:rFonts w:eastAsia="宋体"/>
                <w:b/>
              </w:rPr>
            </w:pPr>
            <w:r>
              <w:rPr>
                <w:rFonts w:hint="eastAsia" w:eastAsia="宋体"/>
                <w:b/>
              </w:rPr>
              <w:t>修订人</w:t>
            </w:r>
          </w:p>
        </w:tc>
        <w:tc>
          <w:tcPr>
            <w:tcW w:w="1000" w:type="pct"/>
            <w:shd w:val="clear" w:color="auto" w:fill="D8D8D8" w:themeFill="background1" w:themeFillShade="D9"/>
            <w:vAlign w:val="center"/>
          </w:tcPr>
          <w:p w14:paraId="7D077038">
            <w:pPr>
              <w:spacing w:line="360" w:lineRule="auto"/>
              <w:jc w:val="center"/>
              <w:rPr>
                <w:rFonts w:eastAsia="宋体"/>
                <w:b/>
              </w:rPr>
            </w:pPr>
            <w:r>
              <w:rPr>
                <w:rFonts w:hint="eastAsia" w:eastAsia="宋体"/>
                <w:b/>
              </w:rPr>
              <w:t>修订日期</w:t>
            </w:r>
          </w:p>
        </w:tc>
        <w:tc>
          <w:tcPr>
            <w:tcW w:w="2500" w:type="pct"/>
            <w:shd w:val="clear" w:color="auto" w:fill="D8D8D8" w:themeFill="background1" w:themeFillShade="D9"/>
            <w:vAlign w:val="center"/>
          </w:tcPr>
          <w:p w14:paraId="16BA1D1C">
            <w:pPr>
              <w:spacing w:line="360" w:lineRule="auto"/>
              <w:jc w:val="center"/>
              <w:rPr>
                <w:rFonts w:eastAsia="宋体"/>
                <w:b/>
              </w:rPr>
            </w:pPr>
            <w:r>
              <w:rPr>
                <w:rFonts w:hint="eastAsia" w:eastAsia="宋体"/>
                <w:b/>
              </w:rPr>
              <w:t>修订内容</w:t>
            </w:r>
          </w:p>
        </w:tc>
      </w:tr>
      <w:tr w14:paraId="55853BCB">
        <w:trPr>
          <w:cantSplit/>
          <w:trHeight w:val="454" w:hRule="atLeast"/>
          <w:jc w:val="center"/>
        </w:trPr>
        <w:tc>
          <w:tcPr>
            <w:tcW w:w="750" w:type="pct"/>
            <w:vAlign w:val="center"/>
          </w:tcPr>
          <w:p w14:paraId="3590DE2E">
            <w:pPr>
              <w:jc w:val="center"/>
              <w:rPr>
                <w:rFonts w:eastAsia="宋体"/>
              </w:rPr>
            </w:pPr>
            <w:r>
              <w:rPr>
                <w:rFonts w:eastAsia="宋体"/>
              </w:rPr>
              <w:t>V1.0</w:t>
            </w:r>
          </w:p>
        </w:tc>
        <w:tc>
          <w:tcPr>
            <w:tcW w:w="750" w:type="pct"/>
            <w:vAlign w:val="center"/>
          </w:tcPr>
          <w:p w14:paraId="2222F926">
            <w:pPr>
              <w:jc w:val="center"/>
              <w:rPr>
                <w:rFonts w:hint="default" w:eastAsia="宋体"/>
                <w:lang w:val="en-US" w:eastAsia="zh-CN"/>
              </w:rPr>
            </w:pPr>
            <w:r>
              <w:rPr>
                <w:rFonts w:hint="eastAsia" w:eastAsia="宋体"/>
                <w:lang w:val="en-US" w:eastAsia="zh-CN"/>
              </w:rPr>
              <w:t>江琰伦</w:t>
            </w:r>
          </w:p>
        </w:tc>
        <w:tc>
          <w:tcPr>
            <w:tcW w:w="1000" w:type="pct"/>
            <w:vAlign w:val="center"/>
          </w:tcPr>
          <w:p w14:paraId="7092D4A3">
            <w:pPr>
              <w:jc w:val="center"/>
              <w:rPr>
                <w:rFonts w:hint="default" w:eastAsia="宋体"/>
                <w:lang w:val="en-US" w:eastAsia="zh-CN"/>
              </w:rPr>
            </w:pPr>
            <w:r>
              <w:rPr>
                <w:rFonts w:eastAsia="宋体"/>
              </w:rPr>
              <w:t>202</w:t>
            </w:r>
            <w:r>
              <w:rPr>
                <w:rFonts w:hint="eastAsia" w:eastAsia="宋体"/>
                <w:lang w:val="en-US" w:eastAsia="zh-CN"/>
              </w:rPr>
              <w:t>7</w:t>
            </w:r>
            <w:r>
              <w:rPr>
                <w:rFonts w:eastAsia="宋体"/>
              </w:rPr>
              <w:t>-0</w:t>
            </w:r>
            <w:r>
              <w:rPr>
                <w:rFonts w:hint="eastAsia" w:eastAsia="宋体"/>
                <w:lang w:val="en-US" w:eastAsia="zh-CN"/>
              </w:rPr>
              <w:t>1</w:t>
            </w:r>
            <w:r>
              <w:rPr>
                <w:rFonts w:eastAsia="宋体"/>
              </w:rPr>
              <w:t>-</w:t>
            </w:r>
            <w:r>
              <w:rPr>
                <w:rFonts w:hint="eastAsia" w:eastAsia="宋体"/>
                <w:lang w:val="en-US" w:eastAsia="zh-CN"/>
              </w:rPr>
              <w:t>13</w:t>
            </w:r>
          </w:p>
        </w:tc>
        <w:tc>
          <w:tcPr>
            <w:tcW w:w="2500" w:type="pct"/>
            <w:vAlign w:val="center"/>
          </w:tcPr>
          <w:p w14:paraId="2CB33C68">
            <w:pPr>
              <w:rPr>
                <w:rFonts w:eastAsia="宋体"/>
              </w:rPr>
            </w:pPr>
            <w:r>
              <w:rPr>
                <w:rFonts w:hint="eastAsia" w:eastAsia="宋体"/>
              </w:rPr>
              <w:t>初稿</w:t>
            </w:r>
          </w:p>
        </w:tc>
      </w:tr>
      <w:tr w14:paraId="67536A30">
        <w:trPr>
          <w:cantSplit/>
          <w:trHeight w:val="454" w:hRule="atLeast"/>
          <w:jc w:val="center"/>
        </w:trPr>
        <w:tc>
          <w:tcPr>
            <w:tcW w:w="750" w:type="pct"/>
            <w:vAlign w:val="center"/>
          </w:tcPr>
          <w:p w14:paraId="62A53A3C">
            <w:pPr>
              <w:jc w:val="center"/>
              <w:rPr>
                <w:rFonts w:eastAsia="宋体"/>
              </w:rPr>
            </w:pPr>
          </w:p>
        </w:tc>
        <w:tc>
          <w:tcPr>
            <w:tcW w:w="750" w:type="pct"/>
            <w:vAlign w:val="center"/>
          </w:tcPr>
          <w:p w14:paraId="76F02523">
            <w:pPr>
              <w:jc w:val="center"/>
              <w:rPr>
                <w:rFonts w:eastAsia="宋体"/>
              </w:rPr>
            </w:pPr>
          </w:p>
        </w:tc>
        <w:tc>
          <w:tcPr>
            <w:tcW w:w="1000" w:type="pct"/>
            <w:vAlign w:val="center"/>
          </w:tcPr>
          <w:p w14:paraId="42B663E6">
            <w:pPr>
              <w:jc w:val="center"/>
              <w:rPr>
                <w:rFonts w:eastAsia="宋体"/>
              </w:rPr>
            </w:pPr>
          </w:p>
        </w:tc>
        <w:tc>
          <w:tcPr>
            <w:tcW w:w="2500" w:type="pct"/>
            <w:vAlign w:val="center"/>
          </w:tcPr>
          <w:p w14:paraId="1CB236E9">
            <w:pPr>
              <w:rPr>
                <w:rFonts w:eastAsia="宋体"/>
              </w:rPr>
            </w:pPr>
          </w:p>
        </w:tc>
      </w:tr>
      <w:tr w14:paraId="36F734DF">
        <w:trPr>
          <w:cantSplit/>
          <w:trHeight w:val="454" w:hRule="atLeast"/>
          <w:jc w:val="center"/>
        </w:trPr>
        <w:tc>
          <w:tcPr>
            <w:tcW w:w="750" w:type="pct"/>
            <w:vAlign w:val="center"/>
          </w:tcPr>
          <w:p w14:paraId="3DD0A2FA">
            <w:pPr>
              <w:jc w:val="center"/>
              <w:rPr>
                <w:rFonts w:eastAsia="宋体"/>
              </w:rPr>
            </w:pPr>
          </w:p>
        </w:tc>
        <w:tc>
          <w:tcPr>
            <w:tcW w:w="750" w:type="pct"/>
            <w:vAlign w:val="center"/>
          </w:tcPr>
          <w:p w14:paraId="3F89F9F5">
            <w:pPr>
              <w:jc w:val="center"/>
              <w:rPr>
                <w:rFonts w:eastAsia="宋体"/>
              </w:rPr>
            </w:pPr>
          </w:p>
        </w:tc>
        <w:tc>
          <w:tcPr>
            <w:tcW w:w="1000" w:type="pct"/>
            <w:vAlign w:val="center"/>
          </w:tcPr>
          <w:p w14:paraId="3708FACB">
            <w:pPr>
              <w:jc w:val="center"/>
              <w:rPr>
                <w:rFonts w:eastAsia="宋体"/>
              </w:rPr>
            </w:pPr>
          </w:p>
        </w:tc>
        <w:tc>
          <w:tcPr>
            <w:tcW w:w="2500" w:type="pct"/>
            <w:vAlign w:val="center"/>
          </w:tcPr>
          <w:p w14:paraId="3F707BD2">
            <w:pPr>
              <w:rPr>
                <w:rFonts w:eastAsia="宋体"/>
              </w:rPr>
            </w:pPr>
          </w:p>
        </w:tc>
      </w:tr>
      <w:tr w14:paraId="51908B7C">
        <w:trPr>
          <w:cantSplit/>
          <w:trHeight w:val="454" w:hRule="atLeast"/>
          <w:jc w:val="center"/>
        </w:trPr>
        <w:tc>
          <w:tcPr>
            <w:tcW w:w="750" w:type="pct"/>
            <w:vAlign w:val="center"/>
          </w:tcPr>
          <w:p w14:paraId="5B3CB85A">
            <w:pPr>
              <w:jc w:val="center"/>
              <w:rPr>
                <w:rFonts w:eastAsia="宋体"/>
              </w:rPr>
            </w:pPr>
          </w:p>
        </w:tc>
        <w:tc>
          <w:tcPr>
            <w:tcW w:w="750" w:type="pct"/>
            <w:vAlign w:val="center"/>
          </w:tcPr>
          <w:p w14:paraId="26F04090">
            <w:pPr>
              <w:jc w:val="center"/>
              <w:rPr>
                <w:rFonts w:eastAsia="宋体"/>
              </w:rPr>
            </w:pPr>
          </w:p>
        </w:tc>
        <w:tc>
          <w:tcPr>
            <w:tcW w:w="1000" w:type="pct"/>
            <w:vAlign w:val="center"/>
          </w:tcPr>
          <w:p w14:paraId="28AA882E">
            <w:pPr>
              <w:jc w:val="center"/>
              <w:rPr>
                <w:rFonts w:eastAsia="宋体"/>
              </w:rPr>
            </w:pPr>
          </w:p>
        </w:tc>
        <w:tc>
          <w:tcPr>
            <w:tcW w:w="2500" w:type="pct"/>
            <w:vAlign w:val="center"/>
          </w:tcPr>
          <w:p w14:paraId="787848BB">
            <w:pPr>
              <w:rPr>
                <w:rFonts w:eastAsia="宋体"/>
              </w:rPr>
            </w:pPr>
          </w:p>
        </w:tc>
      </w:tr>
      <w:tr w14:paraId="246B9CA7">
        <w:trPr>
          <w:cantSplit/>
          <w:trHeight w:val="454" w:hRule="atLeast"/>
          <w:jc w:val="center"/>
        </w:trPr>
        <w:tc>
          <w:tcPr>
            <w:tcW w:w="750" w:type="pct"/>
            <w:vAlign w:val="center"/>
          </w:tcPr>
          <w:p w14:paraId="235E9F73">
            <w:pPr>
              <w:jc w:val="center"/>
              <w:rPr>
                <w:rFonts w:eastAsia="宋体"/>
              </w:rPr>
            </w:pPr>
          </w:p>
        </w:tc>
        <w:tc>
          <w:tcPr>
            <w:tcW w:w="750" w:type="pct"/>
            <w:vAlign w:val="center"/>
          </w:tcPr>
          <w:p w14:paraId="4C154E88">
            <w:pPr>
              <w:jc w:val="center"/>
              <w:rPr>
                <w:rFonts w:eastAsia="宋体"/>
              </w:rPr>
            </w:pPr>
          </w:p>
        </w:tc>
        <w:tc>
          <w:tcPr>
            <w:tcW w:w="1000" w:type="pct"/>
            <w:vAlign w:val="center"/>
          </w:tcPr>
          <w:p w14:paraId="06EC77DB">
            <w:pPr>
              <w:jc w:val="center"/>
              <w:rPr>
                <w:rFonts w:eastAsia="宋体"/>
              </w:rPr>
            </w:pPr>
          </w:p>
        </w:tc>
        <w:tc>
          <w:tcPr>
            <w:tcW w:w="2500" w:type="pct"/>
            <w:vAlign w:val="center"/>
          </w:tcPr>
          <w:p w14:paraId="284854B2">
            <w:pPr>
              <w:rPr>
                <w:rFonts w:eastAsia="宋体"/>
              </w:rPr>
            </w:pPr>
          </w:p>
        </w:tc>
      </w:tr>
    </w:tbl>
    <w:p w14:paraId="735A424D">
      <w:pPr>
        <w:rPr>
          <w:rFonts w:ascii="黑体" w:hAnsi="黑体" w:eastAsia="黑体"/>
          <w:sz w:val="44"/>
          <w:szCs w:val="44"/>
        </w:rPr>
      </w:pPr>
    </w:p>
    <w:p w14:paraId="6850EF6A">
      <w:pPr>
        <w:rPr>
          <w:rFonts w:ascii="黑体" w:hAnsi="黑体" w:eastAsia="黑体"/>
          <w:sz w:val="44"/>
          <w:szCs w:val="44"/>
        </w:rPr>
      </w:pPr>
    </w:p>
    <w:p w14:paraId="5342F9D4">
      <w:pPr>
        <w:rPr>
          <w:rFonts w:ascii="黑体" w:hAnsi="黑体" w:eastAsia="黑体"/>
          <w:sz w:val="44"/>
          <w:szCs w:val="44"/>
        </w:rPr>
      </w:pPr>
    </w:p>
    <w:p w14:paraId="165344F1">
      <w:pPr>
        <w:rPr>
          <w:rFonts w:ascii="黑体" w:hAnsi="黑体" w:eastAsia="黑体"/>
          <w:sz w:val="44"/>
          <w:szCs w:val="44"/>
        </w:rPr>
      </w:pPr>
    </w:p>
    <w:p w14:paraId="42B9A56C">
      <w:pPr>
        <w:rPr>
          <w:rFonts w:ascii="黑体" w:hAnsi="黑体" w:eastAsia="黑体"/>
          <w:sz w:val="44"/>
          <w:szCs w:val="44"/>
        </w:rPr>
      </w:pPr>
    </w:p>
    <w:p w14:paraId="38CEC005">
      <w:pPr>
        <w:rPr>
          <w:rFonts w:ascii="黑体" w:hAnsi="黑体" w:eastAsia="黑体"/>
          <w:sz w:val="44"/>
          <w:szCs w:val="44"/>
        </w:rPr>
        <w:sectPr>
          <w:footerReference r:id="rId6" w:type="default"/>
          <w:pgSz w:w="11906" w:h="16838"/>
          <w:pgMar w:top="1134" w:right="1134" w:bottom="1134" w:left="1134" w:header="652" w:footer="992" w:gutter="0"/>
          <w:cols w:space="425" w:num="1"/>
          <w:docGrid w:type="lines" w:linePitch="312" w:charSpace="0"/>
        </w:sectPr>
      </w:pPr>
    </w:p>
    <w:p w14:paraId="0FE30C08">
      <w:pPr>
        <w:pStyle w:val="19"/>
        <w:jc w:val="center"/>
        <w:rPr>
          <w:rFonts w:ascii="宋体" w:hAnsi="宋体" w:eastAsia="宋体"/>
          <w:sz w:val="36"/>
          <w:szCs w:val="36"/>
        </w:rPr>
      </w:pPr>
      <w:r>
        <w:rPr>
          <w:rFonts w:hint="eastAsia" w:ascii="宋体" w:hAnsi="宋体" w:eastAsia="宋体"/>
          <w:sz w:val="36"/>
          <w:szCs w:val="36"/>
        </w:rPr>
        <w:t>目录</w:t>
      </w:r>
    </w:p>
    <w:p w14:paraId="7719CD48">
      <w:pPr>
        <w:pStyle w:val="19"/>
        <w:tabs>
          <w:tab w:val="right" w:leader="dot" w:pos="9638"/>
        </w:tabs>
      </w:pPr>
      <w:r>
        <w:rPr>
          <w:sz w:val="24"/>
        </w:rPr>
        <w:fldChar w:fldCharType="begin"/>
      </w:r>
      <w:r>
        <w:rPr>
          <w:sz w:val="24"/>
        </w:rPr>
        <w:instrText xml:space="preserve"> TOC \o "1-3" \h \z \u </w:instrText>
      </w:r>
      <w:r>
        <w:rPr>
          <w:sz w:val="24"/>
        </w:rPr>
        <w:fldChar w:fldCharType="separate"/>
      </w:r>
      <w:r>
        <w:fldChar w:fldCharType="begin"/>
      </w:r>
      <w:r>
        <w:instrText xml:space="preserve"> HYPERLINK \l _Toc9006 </w:instrText>
      </w:r>
      <w:r>
        <w:fldChar w:fldCharType="separate"/>
      </w:r>
      <w:r>
        <w:rPr>
          <w:rFonts w:hint="default"/>
        </w:rPr>
        <w:t xml:space="preserve">1 </w:t>
      </w:r>
      <w:r>
        <w:rPr>
          <w:rFonts w:hint="eastAsia"/>
        </w:rPr>
        <w:t>概述</w:t>
      </w:r>
      <w:r>
        <w:tab/>
      </w:r>
      <w:r>
        <w:fldChar w:fldCharType="begin"/>
      </w:r>
      <w:r>
        <w:instrText xml:space="preserve"> PAGEREF _Toc9006 \h </w:instrText>
      </w:r>
      <w:r>
        <w:fldChar w:fldCharType="separate"/>
      </w:r>
      <w:r>
        <w:t>1</w:t>
      </w:r>
      <w:r>
        <w:fldChar w:fldCharType="end"/>
      </w:r>
      <w:r>
        <w:fldChar w:fldCharType="end"/>
      </w:r>
    </w:p>
    <w:p w14:paraId="71DA2ACC">
      <w:pPr>
        <w:pStyle w:val="19"/>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_Toc24147 </w:instrText>
      </w:r>
      <w:r>
        <w:rPr>
          <w:rFonts w:asciiTheme="minorHAnsi" w:hAnsiTheme="minorHAnsi" w:cstheme="minorHAnsi"/>
          <w:szCs w:val="20"/>
        </w:rPr>
        <w:fldChar w:fldCharType="separate"/>
      </w:r>
      <w:r>
        <w:rPr>
          <w:rFonts w:hint="default"/>
        </w:rPr>
        <w:t xml:space="preserve">2 </w:t>
      </w:r>
      <w:r>
        <w:rPr>
          <w:rFonts w:hint="eastAsia"/>
        </w:rPr>
        <w:t>接口列表</w:t>
      </w:r>
      <w:r>
        <w:tab/>
      </w:r>
      <w:r>
        <w:fldChar w:fldCharType="begin"/>
      </w:r>
      <w:r>
        <w:instrText xml:space="preserve"> PAGEREF _Toc24147 \h </w:instrText>
      </w:r>
      <w:r>
        <w:fldChar w:fldCharType="separate"/>
      </w:r>
      <w:r>
        <w:t>1</w:t>
      </w:r>
      <w:r>
        <w:fldChar w:fldCharType="end"/>
      </w:r>
      <w:r>
        <w:rPr>
          <w:rFonts w:asciiTheme="minorHAnsi" w:hAnsiTheme="minorHAnsi" w:cstheme="minorHAnsi"/>
          <w:szCs w:val="20"/>
        </w:rPr>
        <w:fldChar w:fldCharType="end"/>
      </w:r>
    </w:p>
    <w:p w14:paraId="07627D65">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_Toc6522 </w:instrText>
      </w:r>
      <w:r>
        <w:rPr>
          <w:rFonts w:asciiTheme="minorHAnsi" w:hAnsiTheme="minorHAnsi" w:cstheme="minorHAnsi"/>
          <w:szCs w:val="20"/>
        </w:rPr>
        <w:fldChar w:fldCharType="separate"/>
      </w:r>
      <w:r>
        <w:rPr>
          <w:rFonts w:hint="default" w:eastAsiaTheme="minorEastAsia"/>
        </w:rPr>
        <w:t xml:space="preserve">2.1 </w:t>
      </w:r>
      <w:r>
        <w:rPr>
          <w:rFonts w:hint="eastAsia"/>
        </w:rPr>
        <w:t>基础数据同步</w:t>
      </w:r>
      <w:r>
        <w:tab/>
      </w:r>
      <w:r>
        <w:fldChar w:fldCharType="begin"/>
      </w:r>
      <w:r>
        <w:instrText xml:space="preserve"> PAGEREF _Toc6522 \h </w:instrText>
      </w:r>
      <w:r>
        <w:fldChar w:fldCharType="separate"/>
      </w:r>
      <w:r>
        <w:t>1</w:t>
      </w:r>
      <w:r>
        <w:fldChar w:fldCharType="end"/>
      </w:r>
      <w:r>
        <w:rPr>
          <w:rFonts w:asciiTheme="minorHAnsi" w:hAnsiTheme="minorHAnsi" w:cstheme="minorHAnsi"/>
          <w:szCs w:val="20"/>
        </w:rPr>
        <w:fldChar w:fldCharType="end"/>
      </w:r>
    </w:p>
    <w:p w14:paraId="660E0B31">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_Toc22639 </w:instrText>
      </w:r>
      <w:r>
        <w:rPr>
          <w:rFonts w:asciiTheme="minorHAnsi" w:hAnsiTheme="minorHAnsi" w:cstheme="minorHAnsi"/>
          <w:szCs w:val="20"/>
        </w:rPr>
        <w:fldChar w:fldCharType="separate"/>
      </w:r>
      <w:r>
        <w:rPr>
          <w:rFonts w:hint="default"/>
          <w:i/>
          <w:iCs/>
        </w:rPr>
        <w:t xml:space="preserve">2.1.1 </w:t>
      </w:r>
      <w:r>
        <w:rPr>
          <w:rFonts w:hint="eastAsia"/>
          <w:i/>
          <w:iCs/>
        </w:rPr>
        <w:t>获取省份数据</w:t>
      </w:r>
      <w:r>
        <w:tab/>
      </w:r>
      <w:r>
        <w:fldChar w:fldCharType="begin"/>
      </w:r>
      <w:r>
        <w:instrText xml:space="preserve"> PAGEREF _Toc22639 \h </w:instrText>
      </w:r>
      <w:r>
        <w:fldChar w:fldCharType="separate"/>
      </w:r>
      <w:r>
        <w:t>1</w:t>
      </w:r>
      <w:r>
        <w:fldChar w:fldCharType="end"/>
      </w:r>
      <w:r>
        <w:rPr>
          <w:rFonts w:asciiTheme="minorHAnsi" w:hAnsiTheme="minorHAnsi" w:cstheme="minorHAnsi"/>
          <w:szCs w:val="20"/>
        </w:rPr>
        <w:fldChar w:fldCharType="end"/>
      </w:r>
    </w:p>
    <w:p w14:paraId="44D765B6">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_Toc26565 </w:instrText>
      </w:r>
      <w:r>
        <w:rPr>
          <w:rFonts w:asciiTheme="minorHAnsi" w:hAnsiTheme="minorHAnsi" w:cstheme="minorHAnsi"/>
          <w:szCs w:val="20"/>
        </w:rPr>
        <w:fldChar w:fldCharType="separate"/>
      </w:r>
      <w:r>
        <w:rPr>
          <w:rFonts w:hint="default"/>
          <w:i/>
          <w:iCs/>
        </w:rPr>
        <w:t xml:space="preserve">2.1.2 </w:t>
      </w:r>
      <w:r>
        <w:rPr>
          <w:rFonts w:hint="eastAsia"/>
          <w:i/>
          <w:iCs/>
        </w:rPr>
        <w:t>获取站点数据</w:t>
      </w:r>
      <w:r>
        <w:tab/>
      </w:r>
      <w:r>
        <w:fldChar w:fldCharType="begin"/>
      </w:r>
      <w:r>
        <w:instrText xml:space="preserve"> PAGEREF _Toc26565 \h </w:instrText>
      </w:r>
      <w:r>
        <w:fldChar w:fldCharType="separate"/>
      </w:r>
      <w:r>
        <w:t>2</w:t>
      </w:r>
      <w:r>
        <w:fldChar w:fldCharType="end"/>
      </w:r>
      <w:r>
        <w:rPr>
          <w:rFonts w:asciiTheme="minorHAnsi" w:hAnsiTheme="minorHAnsi" w:cstheme="minorHAnsi"/>
          <w:szCs w:val="20"/>
        </w:rPr>
        <w:fldChar w:fldCharType="end"/>
      </w:r>
    </w:p>
    <w:p w14:paraId="6F60F1BA">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_Toc15568 </w:instrText>
      </w:r>
      <w:r>
        <w:rPr>
          <w:rFonts w:asciiTheme="minorHAnsi" w:hAnsiTheme="minorHAnsi" w:cstheme="minorHAnsi"/>
          <w:szCs w:val="20"/>
        </w:rPr>
        <w:fldChar w:fldCharType="separate"/>
      </w:r>
      <w:r>
        <w:rPr>
          <w:rFonts w:hint="default"/>
        </w:rPr>
        <w:t xml:space="preserve">2.1.3 </w:t>
      </w:r>
      <w:r>
        <w:rPr>
          <w:rFonts w:hint="eastAsia"/>
        </w:rPr>
        <w:t>获取设备数据</w:t>
      </w:r>
      <w:r>
        <w:tab/>
      </w:r>
      <w:r>
        <w:fldChar w:fldCharType="begin"/>
      </w:r>
      <w:r>
        <w:instrText xml:space="preserve"> PAGEREF _Toc15568 \h </w:instrText>
      </w:r>
      <w:r>
        <w:fldChar w:fldCharType="separate"/>
      </w:r>
      <w:r>
        <w:t>4</w:t>
      </w:r>
      <w:r>
        <w:fldChar w:fldCharType="end"/>
      </w:r>
      <w:r>
        <w:rPr>
          <w:rFonts w:asciiTheme="minorHAnsi" w:hAnsiTheme="minorHAnsi" w:cstheme="minorHAnsi"/>
          <w:szCs w:val="20"/>
        </w:rPr>
        <w:fldChar w:fldCharType="end"/>
      </w:r>
    </w:p>
    <w:p w14:paraId="631B8E78">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_Toc15734 </w:instrText>
      </w:r>
      <w:r>
        <w:rPr>
          <w:rFonts w:asciiTheme="minorHAnsi" w:hAnsiTheme="minorHAnsi" w:cstheme="minorHAnsi"/>
          <w:szCs w:val="20"/>
        </w:rPr>
        <w:fldChar w:fldCharType="separate"/>
      </w:r>
      <w:r>
        <w:rPr>
          <w:rFonts w:hint="default"/>
          <w:i/>
          <w:iCs/>
        </w:rPr>
        <w:t xml:space="preserve">2.1.4 </w:t>
      </w:r>
      <w:r>
        <w:rPr>
          <w:rFonts w:hint="eastAsia"/>
          <w:i/>
          <w:iCs/>
        </w:rPr>
        <w:t>获取测点数据</w:t>
      </w:r>
      <w:r>
        <w:tab/>
      </w:r>
      <w:r>
        <w:fldChar w:fldCharType="begin"/>
      </w:r>
      <w:r>
        <w:instrText xml:space="preserve"> PAGEREF _Toc15734 \h </w:instrText>
      </w:r>
      <w:r>
        <w:fldChar w:fldCharType="separate"/>
      </w:r>
      <w:r>
        <w:t>7</w:t>
      </w:r>
      <w:r>
        <w:fldChar w:fldCharType="end"/>
      </w:r>
      <w:r>
        <w:rPr>
          <w:rFonts w:asciiTheme="minorHAnsi" w:hAnsiTheme="minorHAnsi" w:cstheme="minorHAnsi"/>
          <w:szCs w:val="20"/>
        </w:rPr>
        <w:fldChar w:fldCharType="end"/>
      </w:r>
    </w:p>
    <w:p w14:paraId="6F476DF4">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_Toc24927 </w:instrText>
      </w:r>
      <w:r>
        <w:rPr>
          <w:rFonts w:asciiTheme="minorHAnsi" w:hAnsiTheme="minorHAnsi" w:cstheme="minorHAnsi"/>
          <w:szCs w:val="20"/>
        </w:rPr>
        <w:fldChar w:fldCharType="separate"/>
      </w:r>
      <w:r>
        <w:rPr>
          <w:rFonts w:hint="default"/>
        </w:rPr>
        <w:t xml:space="preserve">2.2 </w:t>
      </w:r>
      <w:r>
        <w:rPr>
          <w:rFonts w:hint="eastAsia"/>
        </w:rPr>
        <w:t>事实数据同步</w:t>
      </w:r>
      <w:r>
        <w:tab/>
      </w:r>
      <w:r>
        <w:fldChar w:fldCharType="begin"/>
      </w:r>
      <w:r>
        <w:instrText xml:space="preserve"> PAGEREF _Toc24927 \h </w:instrText>
      </w:r>
      <w:r>
        <w:fldChar w:fldCharType="separate"/>
      </w:r>
      <w:r>
        <w:t>9</w:t>
      </w:r>
      <w:r>
        <w:fldChar w:fldCharType="end"/>
      </w:r>
      <w:r>
        <w:rPr>
          <w:rFonts w:asciiTheme="minorHAnsi" w:hAnsiTheme="minorHAnsi" w:cstheme="minorHAnsi"/>
          <w:szCs w:val="20"/>
        </w:rPr>
        <w:fldChar w:fldCharType="end"/>
      </w:r>
    </w:p>
    <w:p w14:paraId="0D68F6D2">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_Toc21641 </w:instrText>
      </w:r>
      <w:r>
        <w:rPr>
          <w:rFonts w:asciiTheme="minorHAnsi" w:hAnsiTheme="minorHAnsi" w:cstheme="minorHAnsi"/>
          <w:szCs w:val="20"/>
        </w:rPr>
        <w:fldChar w:fldCharType="separate"/>
      </w:r>
      <w:r>
        <w:rPr>
          <w:rFonts w:hint="default"/>
          <w:i/>
          <w:iCs/>
        </w:rPr>
        <w:t xml:space="preserve">2.2.1 </w:t>
      </w:r>
      <w:r>
        <w:rPr>
          <w:rFonts w:hint="eastAsia"/>
          <w:i/>
          <w:iCs/>
        </w:rPr>
        <w:t>获取测点值数据</w:t>
      </w:r>
      <w:r>
        <w:tab/>
      </w:r>
      <w:r>
        <w:fldChar w:fldCharType="begin"/>
      </w:r>
      <w:r>
        <w:instrText xml:space="preserve"> PAGEREF _Toc21641 \h </w:instrText>
      </w:r>
      <w:r>
        <w:fldChar w:fldCharType="separate"/>
      </w:r>
      <w:r>
        <w:t>9</w:t>
      </w:r>
      <w:r>
        <w:fldChar w:fldCharType="end"/>
      </w:r>
      <w:r>
        <w:rPr>
          <w:rFonts w:asciiTheme="minorHAnsi" w:hAnsiTheme="minorHAnsi" w:cstheme="minorHAnsi"/>
          <w:szCs w:val="20"/>
        </w:rPr>
        <w:fldChar w:fldCharType="end"/>
      </w:r>
    </w:p>
    <w:p w14:paraId="653C908B">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_Toc11535 </w:instrText>
      </w:r>
      <w:r>
        <w:rPr>
          <w:rFonts w:asciiTheme="minorHAnsi" w:hAnsiTheme="minorHAnsi" w:cstheme="minorHAnsi"/>
          <w:szCs w:val="20"/>
        </w:rPr>
        <w:fldChar w:fldCharType="separate"/>
      </w:r>
      <w:r>
        <w:rPr>
          <w:rFonts w:hint="default"/>
        </w:rPr>
        <w:t xml:space="preserve">2.2.2 </w:t>
      </w:r>
      <w:r>
        <w:rPr>
          <w:rFonts w:hint="eastAsia"/>
        </w:rPr>
        <w:t>查询站点获取已配置用电类型计算公式信息</w:t>
      </w:r>
      <w:r>
        <w:tab/>
      </w:r>
      <w:r>
        <w:fldChar w:fldCharType="begin"/>
      </w:r>
      <w:r>
        <w:instrText xml:space="preserve"> PAGEREF _Toc11535 \h </w:instrText>
      </w:r>
      <w:r>
        <w:fldChar w:fldCharType="separate"/>
      </w:r>
      <w:r>
        <w:t>12</w:t>
      </w:r>
      <w:r>
        <w:fldChar w:fldCharType="end"/>
      </w:r>
      <w:r>
        <w:rPr>
          <w:rFonts w:asciiTheme="minorHAnsi" w:hAnsiTheme="minorHAnsi" w:cstheme="minorHAnsi"/>
          <w:szCs w:val="20"/>
        </w:rPr>
        <w:fldChar w:fldCharType="end"/>
      </w:r>
    </w:p>
    <w:p w14:paraId="46361938">
      <w:pPr>
        <w:pStyle w:val="19"/>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_Toc20215 </w:instrText>
      </w:r>
      <w:r>
        <w:rPr>
          <w:rFonts w:asciiTheme="minorHAnsi" w:hAnsiTheme="minorHAnsi" w:cstheme="minorHAnsi"/>
          <w:szCs w:val="20"/>
        </w:rPr>
        <w:fldChar w:fldCharType="separate"/>
      </w:r>
      <w:r>
        <w:rPr>
          <w:rFonts w:hint="default"/>
        </w:rPr>
        <w:t xml:space="preserve">3 </w:t>
      </w:r>
      <w:r>
        <w:rPr>
          <w:rFonts w:hint="eastAsia"/>
        </w:rPr>
        <w:t>附录</w:t>
      </w:r>
      <w:r>
        <w:tab/>
      </w:r>
      <w:r>
        <w:fldChar w:fldCharType="begin"/>
      </w:r>
      <w:r>
        <w:instrText xml:space="preserve"> PAGEREF _Toc20215 \h </w:instrText>
      </w:r>
      <w:r>
        <w:fldChar w:fldCharType="separate"/>
      </w:r>
      <w:r>
        <w:t>14</w:t>
      </w:r>
      <w:r>
        <w:fldChar w:fldCharType="end"/>
      </w:r>
      <w:r>
        <w:rPr>
          <w:rFonts w:asciiTheme="minorHAnsi" w:hAnsiTheme="minorHAnsi" w:cstheme="minorHAnsi"/>
          <w:szCs w:val="20"/>
        </w:rPr>
        <w:fldChar w:fldCharType="end"/>
      </w:r>
    </w:p>
    <w:p w14:paraId="71025E79">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_Toc23052 </w:instrText>
      </w:r>
      <w:r>
        <w:rPr>
          <w:rFonts w:asciiTheme="minorHAnsi" w:hAnsiTheme="minorHAnsi" w:cstheme="minorHAnsi"/>
          <w:szCs w:val="20"/>
        </w:rPr>
        <w:fldChar w:fldCharType="separate"/>
      </w:r>
      <w:r>
        <w:rPr>
          <w:rFonts w:hint="default"/>
        </w:rPr>
        <w:t xml:space="preserve">3.1 </w:t>
      </w:r>
      <w:r>
        <w:rPr>
          <w:rFonts w:hint="eastAsia"/>
        </w:rPr>
        <w:t>接口安全机制</w:t>
      </w:r>
      <w:r>
        <w:tab/>
      </w:r>
      <w:r>
        <w:fldChar w:fldCharType="begin"/>
      </w:r>
      <w:r>
        <w:instrText xml:space="preserve"> PAGEREF _Toc23052 \h </w:instrText>
      </w:r>
      <w:r>
        <w:fldChar w:fldCharType="separate"/>
      </w:r>
      <w:r>
        <w:t>14</w:t>
      </w:r>
      <w:r>
        <w:fldChar w:fldCharType="end"/>
      </w:r>
      <w:r>
        <w:rPr>
          <w:rFonts w:asciiTheme="minorHAnsi" w:hAnsiTheme="minorHAnsi" w:cstheme="minorHAnsi"/>
          <w:szCs w:val="20"/>
        </w:rPr>
        <w:fldChar w:fldCharType="end"/>
      </w:r>
    </w:p>
    <w:p w14:paraId="7E665FED">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_Toc8931 </w:instrText>
      </w:r>
      <w:r>
        <w:rPr>
          <w:rFonts w:asciiTheme="minorHAnsi" w:hAnsiTheme="minorHAnsi" w:cstheme="minorHAnsi"/>
          <w:szCs w:val="20"/>
        </w:rPr>
        <w:fldChar w:fldCharType="separate"/>
      </w:r>
      <w:r>
        <w:rPr>
          <w:rFonts w:hint="default"/>
        </w:rPr>
        <w:t xml:space="preserve">3.1.1 </w:t>
      </w:r>
      <w:r>
        <w:rPr>
          <w:rFonts w:hint="eastAsia"/>
        </w:rPr>
        <w:t>AppKey说明</w:t>
      </w:r>
      <w:r>
        <w:tab/>
      </w:r>
      <w:r>
        <w:fldChar w:fldCharType="begin"/>
      </w:r>
      <w:r>
        <w:instrText xml:space="preserve"> PAGEREF _Toc8931 \h </w:instrText>
      </w:r>
      <w:r>
        <w:fldChar w:fldCharType="separate"/>
      </w:r>
      <w:r>
        <w:t>14</w:t>
      </w:r>
      <w:r>
        <w:fldChar w:fldCharType="end"/>
      </w:r>
      <w:r>
        <w:rPr>
          <w:rFonts w:asciiTheme="minorHAnsi" w:hAnsiTheme="minorHAnsi" w:cstheme="minorHAnsi"/>
          <w:szCs w:val="20"/>
        </w:rPr>
        <w:fldChar w:fldCharType="end"/>
      </w:r>
    </w:p>
    <w:p w14:paraId="2F6E19B6">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_Toc6409 </w:instrText>
      </w:r>
      <w:r>
        <w:rPr>
          <w:rFonts w:asciiTheme="minorHAnsi" w:hAnsiTheme="minorHAnsi" w:cstheme="minorHAnsi"/>
          <w:szCs w:val="20"/>
        </w:rPr>
        <w:fldChar w:fldCharType="separate"/>
      </w:r>
      <w:r>
        <w:rPr>
          <w:rFonts w:hint="default"/>
        </w:rPr>
        <w:t xml:space="preserve">3.1.2 </w:t>
      </w:r>
      <w:r>
        <w:rPr>
          <w:rFonts w:hint="eastAsia"/>
        </w:rPr>
        <w:t>接口鉴权机制</w:t>
      </w:r>
      <w:r>
        <w:tab/>
      </w:r>
      <w:r>
        <w:fldChar w:fldCharType="begin"/>
      </w:r>
      <w:r>
        <w:instrText xml:space="preserve"> PAGEREF _Toc6409 \h </w:instrText>
      </w:r>
      <w:r>
        <w:fldChar w:fldCharType="separate"/>
      </w:r>
      <w:r>
        <w:t>14</w:t>
      </w:r>
      <w:r>
        <w:fldChar w:fldCharType="end"/>
      </w:r>
      <w:r>
        <w:rPr>
          <w:rFonts w:asciiTheme="minorHAnsi" w:hAnsiTheme="minorHAnsi" w:cstheme="minorHAnsi"/>
          <w:szCs w:val="20"/>
        </w:rPr>
        <w:fldChar w:fldCharType="end"/>
      </w:r>
    </w:p>
    <w:p w14:paraId="313F1BD3">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_Toc22471 </w:instrText>
      </w:r>
      <w:r>
        <w:rPr>
          <w:rFonts w:asciiTheme="minorHAnsi" w:hAnsiTheme="minorHAnsi" w:cstheme="minorHAnsi"/>
          <w:szCs w:val="20"/>
        </w:rPr>
        <w:fldChar w:fldCharType="separate"/>
      </w:r>
      <w:r>
        <w:rPr>
          <w:rFonts w:hint="default"/>
        </w:rPr>
        <w:t xml:space="preserve">3.1.3 </w:t>
      </w:r>
      <w:r>
        <w:rPr>
          <w:rFonts w:hint="eastAsia"/>
        </w:rPr>
        <w:t>Token生成算法</w:t>
      </w:r>
      <w:r>
        <w:tab/>
      </w:r>
      <w:r>
        <w:fldChar w:fldCharType="begin"/>
      </w:r>
      <w:r>
        <w:instrText xml:space="preserve"> PAGEREF _Toc22471 \h </w:instrText>
      </w:r>
      <w:r>
        <w:fldChar w:fldCharType="separate"/>
      </w:r>
      <w:r>
        <w:t>15</w:t>
      </w:r>
      <w:r>
        <w:fldChar w:fldCharType="end"/>
      </w:r>
      <w:r>
        <w:rPr>
          <w:rFonts w:asciiTheme="minorHAnsi" w:hAnsiTheme="minorHAnsi" w:cstheme="minorHAnsi"/>
          <w:szCs w:val="20"/>
        </w:rPr>
        <w:fldChar w:fldCharType="end"/>
      </w:r>
    </w:p>
    <w:p w14:paraId="2A5EEADD">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_Toc15983 </w:instrText>
      </w:r>
      <w:r>
        <w:rPr>
          <w:rFonts w:asciiTheme="minorHAnsi" w:hAnsiTheme="minorHAnsi" w:cstheme="minorHAnsi"/>
          <w:szCs w:val="20"/>
        </w:rPr>
        <w:fldChar w:fldCharType="separate"/>
      </w:r>
      <w:r>
        <w:rPr>
          <w:rFonts w:hint="default"/>
        </w:rPr>
        <w:t xml:space="preserve">3.2 </w:t>
      </w:r>
      <w:r>
        <w:rPr>
          <w:rFonts w:hint="eastAsia"/>
        </w:rPr>
        <w:t>实时接口规约</w:t>
      </w:r>
      <w:r>
        <w:tab/>
      </w:r>
      <w:r>
        <w:fldChar w:fldCharType="begin"/>
      </w:r>
      <w:r>
        <w:instrText xml:space="preserve"> PAGEREF _Toc15983 \h </w:instrText>
      </w:r>
      <w:r>
        <w:fldChar w:fldCharType="separate"/>
      </w:r>
      <w:r>
        <w:t>15</w:t>
      </w:r>
      <w:r>
        <w:fldChar w:fldCharType="end"/>
      </w:r>
      <w:r>
        <w:rPr>
          <w:rFonts w:asciiTheme="minorHAnsi" w:hAnsiTheme="minorHAnsi" w:cstheme="minorHAnsi"/>
          <w:szCs w:val="20"/>
        </w:rPr>
        <w:fldChar w:fldCharType="end"/>
      </w:r>
    </w:p>
    <w:p w14:paraId="052AADC8">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_Toc20094 </w:instrText>
      </w:r>
      <w:r>
        <w:rPr>
          <w:rFonts w:asciiTheme="minorHAnsi" w:hAnsiTheme="minorHAnsi" w:cstheme="minorHAnsi"/>
          <w:szCs w:val="20"/>
        </w:rPr>
        <w:fldChar w:fldCharType="separate"/>
      </w:r>
      <w:r>
        <w:rPr>
          <w:rFonts w:hint="default"/>
        </w:rPr>
        <w:t xml:space="preserve">3.2.1 </w:t>
      </w:r>
      <w:r>
        <w:rPr>
          <w:rFonts w:hint="eastAsia"/>
        </w:rPr>
        <w:t>请求消息头</w:t>
      </w:r>
      <w:r>
        <w:tab/>
      </w:r>
      <w:r>
        <w:fldChar w:fldCharType="begin"/>
      </w:r>
      <w:r>
        <w:instrText xml:space="preserve"> PAGEREF _Toc20094 \h </w:instrText>
      </w:r>
      <w:r>
        <w:fldChar w:fldCharType="separate"/>
      </w:r>
      <w:r>
        <w:t>15</w:t>
      </w:r>
      <w:r>
        <w:fldChar w:fldCharType="end"/>
      </w:r>
      <w:r>
        <w:rPr>
          <w:rFonts w:asciiTheme="minorHAnsi" w:hAnsiTheme="minorHAnsi" w:cstheme="minorHAnsi"/>
          <w:szCs w:val="20"/>
        </w:rPr>
        <w:fldChar w:fldCharType="end"/>
      </w:r>
    </w:p>
    <w:p w14:paraId="1C84934B">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_Toc3119 </w:instrText>
      </w:r>
      <w:r>
        <w:rPr>
          <w:rFonts w:asciiTheme="minorHAnsi" w:hAnsiTheme="minorHAnsi" w:cstheme="minorHAnsi"/>
          <w:szCs w:val="20"/>
        </w:rPr>
        <w:fldChar w:fldCharType="separate"/>
      </w:r>
      <w:r>
        <w:rPr>
          <w:rFonts w:hint="default"/>
        </w:rPr>
        <w:t xml:space="preserve">3.2.2 </w:t>
      </w:r>
      <w:r>
        <w:rPr>
          <w:rFonts w:hint="eastAsia"/>
        </w:rPr>
        <w:t>请求消息体</w:t>
      </w:r>
      <w:r>
        <w:tab/>
      </w:r>
      <w:r>
        <w:fldChar w:fldCharType="begin"/>
      </w:r>
      <w:r>
        <w:instrText xml:space="preserve"> PAGEREF _Toc3119 \h </w:instrText>
      </w:r>
      <w:r>
        <w:fldChar w:fldCharType="separate"/>
      </w:r>
      <w:r>
        <w:t>16</w:t>
      </w:r>
      <w:r>
        <w:fldChar w:fldCharType="end"/>
      </w:r>
      <w:r>
        <w:rPr>
          <w:rFonts w:asciiTheme="minorHAnsi" w:hAnsiTheme="minorHAnsi" w:cstheme="minorHAnsi"/>
          <w:szCs w:val="20"/>
        </w:rPr>
        <w:fldChar w:fldCharType="end"/>
      </w:r>
    </w:p>
    <w:p w14:paraId="7688FD13">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_Toc7089 </w:instrText>
      </w:r>
      <w:r>
        <w:rPr>
          <w:rFonts w:asciiTheme="minorHAnsi" w:hAnsiTheme="minorHAnsi" w:cstheme="minorHAnsi"/>
          <w:szCs w:val="20"/>
        </w:rPr>
        <w:fldChar w:fldCharType="separate"/>
      </w:r>
      <w:r>
        <w:rPr>
          <w:rFonts w:hint="default"/>
        </w:rPr>
        <w:t xml:space="preserve">3.2.3 </w:t>
      </w:r>
      <w:r>
        <w:rPr>
          <w:rFonts w:hint="eastAsia"/>
        </w:rPr>
        <w:t>应答消息头</w:t>
      </w:r>
      <w:r>
        <w:tab/>
      </w:r>
      <w:r>
        <w:fldChar w:fldCharType="begin"/>
      </w:r>
      <w:r>
        <w:instrText xml:space="preserve"> PAGEREF _Toc7089 \h </w:instrText>
      </w:r>
      <w:r>
        <w:fldChar w:fldCharType="separate"/>
      </w:r>
      <w:r>
        <w:t>16</w:t>
      </w:r>
      <w:r>
        <w:fldChar w:fldCharType="end"/>
      </w:r>
      <w:r>
        <w:rPr>
          <w:rFonts w:asciiTheme="minorHAnsi" w:hAnsiTheme="minorHAnsi" w:cstheme="minorHAnsi"/>
          <w:szCs w:val="20"/>
        </w:rPr>
        <w:fldChar w:fldCharType="end"/>
      </w:r>
    </w:p>
    <w:p w14:paraId="44A80B36">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_Toc7391 </w:instrText>
      </w:r>
      <w:r>
        <w:rPr>
          <w:rFonts w:asciiTheme="minorHAnsi" w:hAnsiTheme="minorHAnsi" w:cstheme="minorHAnsi"/>
          <w:szCs w:val="20"/>
        </w:rPr>
        <w:fldChar w:fldCharType="separate"/>
      </w:r>
      <w:r>
        <w:rPr>
          <w:rFonts w:hint="default"/>
        </w:rPr>
        <w:t xml:space="preserve">3.2.4 </w:t>
      </w:r>
      <w:r>
        <w:rPr>
          <w:rFonts w:hint="eastAsia"/>
        </w:rPr>
        <w:t>应答消息体</w:t>
      </w:r>
      <w:r>
        <w:tab/>
      </w:r>
      <w:r>
        <w:fldChar w:fldCharType="begin"/>
      </w:r>
      <w:r>
        <w:instrText xml:space="preserve"> PAGEREF _Toc7391 \h </w:instrText>
      </w:r>
      <w:r>
        <w:fldChar w:fldCharType="separate"/>
      </w:r>
      <w:r>
        <w:t>17</w:t>
      </w:r>
      <w:r>
        <w:fldChar w:fldCharType="end"/>
      </w:r>
      <w:r>
        <w:rPr>
          <w:rFonts w:asciiTheme="minorHAnsi" w:hAnsiTheme="minorHAnsi" w:cstheme="minorHAnsi"/>
          <w:szCs w:val="20"/>
        </w:rPr>
        <w:fldChar w:fldCharType="end"/>
      </w:r>
    </w:p>
    <w:p w14:paraId="4E0BF32D">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_Toc11748 </w:instrText>
      </w:r>
      <w:r>
        <w:rPr>
          <w:rFonts w:asciiTheme="minorHAnsi" w:hAnsiTheme="minorHAnsi" w:cstheme="minorHAnsi"/>
          <w:szCs w:val="20"/>
        </w:rPr>
        <w:fldChar w:fldCharType="separate"/>
      </w:r>
      <w:r>
        <w:rPr>
          <w:rFonts w:hint="default"/>
        </w:rPr>
        <w:t xml:space="preserve">3.2.5 </w:t>
      </w:r>
      <w:r>
        <w:rPr>
          <w:rFonts w:hint="eastAsia"/>
        </w:rPr>
        <w:t>接口约束条件</w:t>
      </w:r>
      <w:r>
        <w:tab/>
      </w:r>
      <w:r>
        <w:fldChar w:fldCharType="begin"/>
      </w:r>
      <w:r>
        <w:instrText xml:space="preserve"> PAGEREF _Toc11748 \h </w:instrText>
      </w:r>
      <w:r>
        <w:fldChar w:fldCharType="separate"/>
      </w:r>
      <w:r>
        <w:t>17</w:t>
      </w:r>
      <w:r>
        <w:fldChar w:fldCharType="end"/>
      </w:r>
      <w:r>
        <w:rPr>
          <w:rFonts w:asciiTheme="minorHAnsi" w:hAnsiTheme="minorHAnsi" w:cstheme="minorHAnsi"/>
          <w:szCs w:val="20"/>
        </w:rPr>
        <w:fldChar w:fldCharType="end"/>
      </w:r>
    </w:p>
    <w:p w14:paraId="694947A9">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_Toc4628 </w:instrText>
      </w:r>
      <w:r>
        <w:rPr>
          <w:rFonts w:asciiTheme="minorHAnsi" w:hAnsiTheme="minorHAnsi" w:cstheme="minorHAnsi"/>
          <w:szCs w:val="20"/>
        </w:rPr>
        <w:fldChar w:fldCharType="separate"/>
      </w:r>
      <w:r>
        <w:rPr>
          <w:rFonts w:hint="default"/>
        </w:rPr>
        <w:t xml:space="preserve">3.3 </w:t>
      </w:r>
      <w:r>
        <w:rPr>
          <w:rFonts w:hint="eastAsia"/>
        </w:rPr>
        <w:t>文件接口规约</w:t>
      </w:r>
      <w:r>
        <w:tab/>
      </w:r>
      <w:r>
        <w:fldChar w:fldCharType="begin"/>
      </w:r>
      <w:r>
        <w:instrText xml:space="preserve"> PAGEREF _Toc4628 \h </w:instrText>
      </w:r>
      <w:r>
        <w:fldChar w:fldCharType="separate"/>
      </w:r>
      <w:r>
        <w:t>18</w:t>
      </w:r>
      <w:r>
        <w:fldChar w:fldCharType="end"/>
      </w:r>
      <w:r>
        <w:rPr>
          <w:rFonts w:asciiTheme="minorHAnsi" w:hAnsiTheme="minorHAnsi" w:cstheme="minorHAnsi"/>
          <w:szCs w:val="20"/>
        </w:rPr>
        <w:fldChar w:fldCharType="end"/>
      </w:r>
    </w:p>
    <w:p w14:paraId="2DBCFA98">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_Toc24824 </w:instrText>
      </w:r>
      <w:r>
        <w:rPr>
          <w:rFonts w:asciiTheme="minorHAnsi" w:hAnsiTheme="minorHAnsi" w:cstheme="minorHAnsi"/>
          <w:szCs w:val="20"/>
        </w:rPr>
        <w:fldChar w:fldCharType="separate"/>
      </w:r>
      <w:r>
        <w:rPr>
          <w:rFonts w:hint="default"/>
        </w:rPr>
        <w:t xml:space="preserve">3.3.1 </w:t>
      </w:r>
      <w:r>
        <w:rPr>
          <w:rFonts w:hint="eastAsia"/>
        </w:rPr>
        <w:t>接口协议</w:t>
      </w:r>
      <w:r>
        <w:tab/>
      </w:r>
      <w:r>
        <w:fldChar w:fldCharType="begin"/>
      </w:r>
      <w:r>
        <w:instrText xml:space="preserve"> PAGEREF _Toc24824 \h </w:instrText>
      </w:r>
      <w:r>
        <w:fldChar w:fldCharType="separate"/>
      </w:r>
      <w:r>
        <w:t>18</w:t>
      </w:r>
      <w:r>
        <w:fldChar w:fldCharType="end"/>
      </w:r>
      <w:r>
        <w:rPr>
          <w:rFonts w:asciiTheme="minorHAnsi" w:hAnsiTheme="minorHAnsi" w:cstheme="minorHAnsi"/>
          <w:szCs w:val="20"/>
        </w:rPr>
        <w:fldChar w:fldCharType="end"/>
      </w:r>
    </w:p>
    <w:p w14:paraId="001515F2">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_Toc32352 </w:instrText>
      </w:r>
      <w:r>
        <w:rPr>
          <w:rFonts w:asciiTheme="minorHAnsi" w:hAnsiTheme="minorHAnsi" w:cstheme="minorHAnsi"/>
          <w:szCs w:val="20"/>
        </w:rPr>
        <w:fldChar w:fldCharType="separate"/>
      </w:r>
      <w:r>
        <w:rPr>
          <w:rFonts w:hint="default"/>
        </w:rPr>
        <w:t xml:space="preserve">3.3.2 </w:t>
      </w:r>
      <w:r>
        <w:rPr>
          <w:rFonts w:hint="eastAsia"/>
        </w:rPr>
        <w:t>文件命名</w:t>
      </w:r>
      <w:r>
        <w:tab/>
      </w:r>
      <w:r>
        <w:fldChar w:fldCharType="begin"/>
      </w:r>
      <w:r>
        <w:instrText xml:space="preserve"> PAGEREF _Toc32352 \h </w:instrText>
      </w:r>
      <w:r>
        <w:fldChar w:fldCharType="separate"/>
      </w:r>
      <w:r>
        <w:t>18</w:t>
      </w:r>
      <w:r>
        <w:fldChar w:fldCharType="end"/>
      </w:r>
      <w:r>
        <w:rPr>
          <w:rFonts w:asciiTheme="minorHAnsi" w:hAnsiTheme="minorHAnsi" w:cstheme="minorHAnsi"/>
          <w:szCs w:val="20"/>
        </w:rPr>
        <w:fldChar w:fldCharType="end"/>
      </w:r>
    </w:p>
    <w:p w14:paraId="7BE58DCD">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_Toc21152 </w:instrText>
      </w:r>
      <w:r>
        <w:rPr>
          <w:rFonts w:asciiTheme="minorHAnsi" w:hAnsiTheme="minorHAnsi" w:cstheme="minorHAnsi"/>
          <w:szCs w:val="20"/>
        </w:rPr>
        <w:fldChar w:fldCharType="separate"/>
      </w:r>
      <w:r>
        <w:rPr>
          <w:rFonts w:hint="default"/>
        </w:rPr>
        <w:t xml:space="preserve">3.3.3 </w:t>
      </w:r>
      <w:r>
        <w:rPr>
          <w:rFonts w:hint="eastAsia"/>
        </w:rPr>
        <w:t>文件上传过程</w:t>
      </w:r>
      <w:r>
        <w:tab/>
      </w:r>
      <w:r>
        <w:fldChar w:fldCharType="begin"/>
      </w:r>
      <w:r>
        <w:instrText xml:space="preserve"> PAGEREF _Toc21152 \h </w:instrText>
      </w:r>
      <w:r>
        <w:fldChar w:fldCharType="separate"/>
      </w:r>
      <w:r>
        <w:t>18</w:t>
      </w:r>
      <w:r>
        <w:fldChar w:fldCharType="end"/>
      </w:r>
      <w:r>
        <w:rPr>
          <w:rFonts w:asciiTheme="minorHAnsi" w:hAnsiTheme="minorHAnsi" w:cstheme="minorHAnsi"/>
          <w:szCs w:val="20"/>
        </w:rPr>
        <w:fldChar w:fldCharType="end"/>
      </w:r>
    </w:p>
    <w:p w14:paraId="74506A3F">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_Toc12395 </w:instrText>
      </w:r>
      <w:r>
        <w:rPr>
          <w:rFonts w:asciiTheme="minorHAnsi" w:hAnsiTheme="minorHAnsi" w:cstheme="minorHAnsi"/>
          <w:szCs w:val="20"/>
        </w:rPr>
        <w:fldChar w:fldCharType="separate"/>
      </w:r>
      <w:r>
        <w:rPr>
          <w:rFonts w:hint="default"/>
        </w:rPr>
        <w:t xml:space="preserve">3.3.4 </w:t>
      </w:r>
      <w:r>
        <w:rPr>
          <w:rFonts w:hint="eastAsia"/>
        </w:rPr>
        <w:t>文件大小</w:t>
      </w:r>
      <w:r>
        <w:tab/>
      </w:r>
      <w:r>
        <w:fldChar w:fldCharType="begin"/>
      </w:r>
      <w:r>
        <w:instrText xml:space="preserve"> PAGEREF _Toc12395 \h </w:instrText>
      </w:r>
      <w:r>
        <w:fldChar w:fldCharType="separate"/>
      </w:r>
      <w:r>
        <w:t>18</w:t>
      </w:r>
      <w:r>
        <w:fldChar w:fldCharType="end"/>
      </w:r>
      <w:r>
        <w:rPr>
          <w:rFonts w:asciiTheme="minorHAnsi" w:hAnsiTheme="minorHAnsi" w:cstheme="minorHAnsi"/>
          <w:szCs w:val="20"/>
        </w:rPr>
        <w:fldChar w:fldCharType="end"/>
      </w:r>
    </w:p>
    <w:p w14:paraId="03F2DE6D">
      <w:pPr>
        <w:pStyle w:val="14"/>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_Toc10138 </w:instrText>
      </w:r>
      <w:r>
        <w:rPr>
          <w:rFonts w:asciiTheme="minorHAnsi" w:hAnsiTheme="minorHAnsi" w:cstheme="minorHAnsi"/>
          <w:szCs w:val="20"/>
        </w:rPr>
        <w:fldChar w:fldCharType="separate"/>
      </w:r>
      <w:r>
        <w:rPr>
          <w:rFonts w:hint="default"/>
        </w:rPr>
        <w:t xml:space="preserve">3.3.5 </w:t>
      </w:r>
      <w:r>
        <w:rPr>
          <w:rFonts w:hint="eastAsia"/>
        </w:rPr>
        <w:t>文件数据格式</w:t>
      </w:r>
      <w:r>
        <w:tab/>
      </w:r>
      <w:r>
        <w:fldChar w:fldCharType="begin"/>
      </w:r>
      <w:r>
        <w:instrText xml:space="preserve"> PAGEREF _Toc10138 \h </w:instrText>
      </w:r>
      <w:r>
        <w:fldChar w:fldCharType="separate"/>
      </w:r>
      <w:r>
        <w:t>18</w:t>
      </w:r>
      <w:r>
        <w:fldChar w:fldCharType="end"/>
      </w:r>
      <w:r>
        <w:rPr>
          <w:rFonts w:asciiTheme="minorHAnsi" w:hAnsiTheme="minorHAnsi" w:cstheme="minorHAnsi"/>
          <w:szCs w:val="20"/>
        </w:rPr>
        <w:fldChar w:fldCharType="end"/>
      </w:r>
    </w:p>
    <w:p w14:paraId="0FDF2A6B">
      <w:pPr>
        <w:pStyle w:val="22"/>
        <w:tabs>
          <w:tab w:val="right" w:leader="dot" w:pos="9638"/>
        </w:tabs>
      </w:pPr>
      <w:r>
        <w:rPr>
          <w:rFonts w:asciiTheme="minorHAnsi" w:hAnsiTheme="minorHAnsi" w:cstheme="minorHAnsi"/>
          <w:szCs w:val="20"/>
        </w:rPr>
        <w:fldChar w:fldCharType="begin"/>
      </w:r>
      <w:r>
        <w:rPr>
          <w:rFonts w:asciiTheme="minorHAnsi" w:hAnsiTheme="minorHAnsi" w:cstheme="minorHAnsi"/>
          <w:szCs w:val="20"/>
        </w:rPr>
        <w:instrText xml:space="preserve"> HYPERLINK \l _Toc28617 </w:instrText>
      </w:r>
      <w:r>
        <w:rPr>
          <w:rFonts w:asciiTheme="minorHAnsi" w:hAnsiTheme="minorHAnsi" w:cstheme="minorHAnsi"/>
          <w:szCs w:val="20"/>
        </w:rPr>
        <w:fldChar w:fldCharType="separate"/>
      </w:r>
      <w:r>
        <w:rPr>
          <w:rFonts w:hint="default"/>
        </w:rPr>
        <w:t xml:space="preserve">3.4 </w:t>
      </w:r>
      <w:r>
        <w:rPr>
          <w:rFonts w:hint="eastAsia"/>
        </w:rPr>
        <w:t>错误码</w:t>
      </w:r>
      <w:r>
        <w:tab/>
      </w:r>
      <w:r>
        <w:fldChar w:fldCharType="begin"/>
      </w:r>
      <w:r>
        <w:instrText xml:space="preserve"> PAGEREF _Toc28617 \h </w:instrText>
      </w:r>
      <w:r>
        <w:fldChar w:fldCharType="separate"/>
      </w:r>
      <w:r>
        <w:t>19</w:t>
      </w:r>
      <w:r>
        <w:fldChar w:fldCharType="end"/>
      </w:r>
      <w:r>
        <w:rPr>
          <w:rFonts w:asciiTheme="minorHAnsi" w:hAnsiTheme="minorHAnsi" w:cstheme="minorHAnsi"/>
          <w:szCs w:val="20"/>
        </w:rPr>
        <w:fldChar w:fldCharType="end"/>
      </w:r>
    </w:p>
    <w:p w14:paraId="1C1F2541">
      <w:pPr>
        <w:rPr>
          <w:rFonts w:asciiTheme="minorHAnsi" w:hAnsiTheme="minorHAnsi" w:cstheme="minorHAnsi"/>
          <w:bCs/>
          <w:caps/>
          <w:sz w:val="24"/>
          <w:szCs w:val="20"/>
        </w:rPr>
      </w:pPr>
      <w:r>
        <w:rPr>
          <w:rFonts w:asciiTheme="minorHAnsi" w:hAnsiTheme="minorHAnsi" w:cstheme="minorHAnsi"/>
          <w:szCs w:val="20"/>
        </w:rPr>
        <w:fldChar w:fldCharType="end"/>
      </w:r>
    </w:p>
    <w:p w14:paraId="09B55998">
      <w:pPr>
        <w:rPr>
          <w:rFonts w:asciiTheme="minorHAnsi" w:hAnsiTheme="minorHAnsi" w:cstheme="minorHAnsi"/>
          <w:bCs/>
          <w:caps/>
          <w:sz w:val="24"/>
          <w:szCs w:val="20"/>
        </w:rPr>
      </w:pPr>
    </w:p>
    <w:p w14:paraId="4235B28A">
      <w:pPr>
        <w:rPr>
          <w:rFonts w:asciiTheme="minorHAnsi" w:hAnsiTheme="minorHAnsi" w:cstheme="minorHAnsi"/>
          <w:bCs/>
          <w:caps/>
          <w:sz w:val="24"/>
          <w:szCs w:val="20"/>
        </w:rPr>
        <w:sectPr>
          <w:footerReference r:id="rId7" w:type="default"/>
          <w:pgSz w:w="11906" w:h="16838"/>
          <w:pgMar w:top="1134" w:right="1134" w:bottom="1134" w:left="1134" w:header="652" w:footer="992" w:gutter="0"/>
          <w:pgNumType w:fmt="upperRoman" w:start="1"/>
          <w:cols w:space="425" w:num="1"/>
          <w:docGrid w:type="lines" w:linePitch="312" w:charSpace="0"/>
        </w:sectPr>
      </w:pPr>
    </w:p>
    <w:p w14:paraId="568E09C7">
      <w:pPr>
        <w:pStyle w:val="2"/>
        <w:spacing w:before="156" w:after="156"/>
        <w:ind w:left="738" w:hanging="738"/>
      </w:pPr>
      <w:bookmarkStart w:id="0" w:name="_Toc9006"/>
      <w:bookmarkStart w:id="1" w:name="_Toc68801552"/>
      <w:bookmarkStart w:id="2" w:name="_Toc114215385"/>
      <w:r>
        <w:rPr>
          <w:rFonts w:hint="eastAsia"/>
        </w:rPr>
        <w:t>概述</w:t>
      </w:r>
      <w:bookmarkEnd w:id="0"/>
      <w:bookmarkEnd w:id="1"/>
      <w:bookmarkEnd w:id="2"/>
    </w:p>
    <w:p w14:paraId="7817E539">
      <w:pPr>
        <w:spacing w:line="360" w:lineRule="auto"/>
        <w:ind w:left="420" w:leftChars="200"/>
        <w:rPr>
          <w:rFonts w:hint="eastAsia" w:eastAsia="宋体"/>
          <w:sz w:val="24"/>
        </w:rPr>
      </w:pPr>
      <w:r>
        <w:rPr>
          <w:rFonts w:hint="eastAsia" w:eastAsia="宋体"/>
          <w:sz w:val="24"/>
          <w:lang w:val="en-US" w:eastAsia="zh-CN"/>
        </w:rPr>
        <w:t>本文档用于规范化定义动环运维平台与外部系统之间的接口。涉及动环运维平台与外部南向以及北向的实时接口以及文件接口，需要满足本文档的编写规范</w:t>
      </w:r>
      <w:r>
        <w:rPr>
          <w:rFonts w:hint="eastAsia" w:eastAsia="宋体"/>
          <w:sz w:val="24"/>
        </w:rPr>
        <w:t>用于动环平台与</w:t>
      </w:r>
      <w:r>
        <w:rPr>
          <w:rFonts w:hint="eastAsia" w:eastAsia="宋体"/>
          <w:color w:val="0000FF"/>
          <w:sz w:val="24"/>
          <w:lang w:val="en-US" w:eastAsia="zh-CN"/>
        </w:rPr>
        <w:t>xxx</w:t>
      </w:r>
      <w:r>
        <w:rPr>
          <w:rFonts w:hint="eastAsia" w:eastAsia="宋体"/>
          <w:sz w:val="24"/>
          <w:lang w:val="en-US" w:eastAsia="zh-CN"/>
        </w:rPr>
        <w:t>系统</w:t>
      </w:r>
      <w:r>
        <w:rPr>
          <w:rFonts w:hint="eastAsia" w:eastAsia="宋体"/>
          <w:sz w:val="24"/>
        </w:rPr>
        <w:t>之间数据对接</w:t>
      </w:r>
      <w:r>
        <w:rPr>
          <w:rFonts w:hint="eastAsia" w:eastAsia="宋体"/>
          <w:sz w:val="24"/>
          <w:lang w:eastAsia="zh-CN"/>
        </w:rPr>
        <w:t>，</w:t>
      </w:r>
      <w:r>
        <w:rPr>
          <w:rFonts w:hint="eastAsia" w:eastAsia="宋体"/>
          <w:sz w:val="24"/>
          <w:lang w:val="en-US" w:eastAsia="zh-CN"/>
        </w:rPr>
        <w:t>接口需要按照“</w:t>
      </w:r>
      <w:r>
        <w:rPr>
          <w:rFonts w:hint="eastAsia" w:eastAsia="宋体"/>
          <w:sz w:val="24"/>
          <w:lang w:val="en-US" w:eastAsia="zh-CN"/>
        </w:rPr>
        <w:fldChar w:fldCharType="begin"/>
      </w:r>
      <w:r>
        <w:rPr>
          <w:rFonts w:hint="eastAsia" w:eastAsia="宋体"/>
          <w:sz w:val="24"/>
          <w:lang w:val="en-US" w:eastAsia="zh-CN"/>
        </w:rPr>
        <w:instrText xml:space="preserve"> HYPERLINK \l "_附录" </w:instrText>
      </w:r>
      <w:r>
        <w:rPr>
          <w:rFonts w:hint="eastAsia" w:eastAsia="宋体"/>
          <w:sz w:val="24"/>
          <w:lang w:val="en-US" w:eastAsia="zh-CN"/>
        </w:rPr>
        <w:fldChar w:fldCharType="separate"/>
      </w:r>
      <w:r>
        <w:rPr>
          <w:rStyle w:val="28"/>
          <w:rFonts w:hint="eastAsia" w:eastAsia="宋体"/>
          <w:sz w:val="24"/>
          <w:lang w:val="en-US" w:eastAsia="zh-CN"/>
        </w:rPr>
        <w:t>附录</w:t>
      </w:r>
      <w:r>
        <w:rPr>
          <w:rFonts w:hint="eastAsia" w:eastAsia="宋体"/>
          <w:sz w:val="24"/>
          <w:lang w:val="en-US" w:eastAsia="zh-CN"/>
        </w:rPr>
        <w:fldChar w:fldCharType="end"/>
      </w:r>
      <w:r>
        <w:rPr>
          <w:rFonts w:hint="eastAsia" w:eastAsia="宋体"/>
          <w:sz w:val="24"/>
          <w:lang w:val="en-US" w:eastAsia="zh-CN"/>
        </w:rPr>
        <w:t>”章节满足约束</w:t>
      </w:r>
      <w:r>
        <w:rPr>
          <w:rFonts w:hint="eastAsia" w:eastAsia="宋体"/>
          <w:sz w:val="24"/>
        </w:rPr>
        <w:t>，约定</w:t>
      </w:r>
      <w:r>
        <w:rPr>
          <w:rFonts w:hint="eastAsia" w:eastAsia="宋体"/>
          <w:i/>
          <w:iCs/>
          <w:color w:val="0000FF"/>
          <w:sz w:val="24"/>
        </w:rPr>
        <w:t>基础数据同步接口、事实数据同步接口</w:t>
      </w:r>
      <w:r>
        <w:rPr>
          <w:rFonts w:hint="eastAsia" w:eastAsia="宋体"/>
          <w:sz w:val="24"/>
        </w:rPr>
        <w:t>。</w:t>
      </w:r>
    </w:p>
    <w:p w14:paraId="7F26B214">
      <w:pPr>
        <w:spacing w:line="360" w:lineRule="auto"/>
        <w:ind w:left="420" w:leftChars="200"/>
        <w:rPr>
          <w:rFonts w:hint="default" w:eastAsia="宋体"/>
          <w:i/>
          <w:iCs/>
          <w:color w:val="0000FF"/>
          <w:sz w:val="24"/>
          <w:lang w:val="en-US" w:eastAsia="zh-CN"/>
        </w:rPr>
      </w:pPr>
      <w:r>
        <w:rPr>
          <w:rFonts w:hint="eastAsia" w:eastAsia="宋体"/>
          <w:i/>
          <w:iCs/>
          <w:color w:val="0000FF"/>
          <w:sz w:val="24"/>
          <w:lang w:val="en-US" w:eastAsia="zh-CN"/>
        </w:rPr>
        <w:t>[文档中蓝色斜体字部分是样例参考，需要按照实际的业务场景修订，并更改成正常的字体和颜色]</w:t>
      </w:r>
    </w:p>
    <w:p w14:paraId="7CC18DF5">
      <w:pPr>
        <w:pStyle w:val="2"/>
        <w:spacing w:before="156" w:after="156"/>
        <w:ind w:left="738" w:hanging="738"/>
      </w:pPr>
      <w:bookmarkStart w:id="3" w:name="_Toc68801553"/>
      <w:bookmarkStart w:id="4" w:name="_Toc114215386"/>
      <w:bookmarkStart w:id="5" w:name="_Toc24147"/>
      <w:r>
        <w:rPr>
          <w:rFonts w:hint="eastAsia"/>
        </w:rPr>
        <w:t>接口</w:t>
      </w:r>
      <w:bookmarkEnd w:id="3"/>
      <w:r>
        <w:rPr>
          <w:rFonts w:hint="eastAsia"/>
        </w:rPr>
        <w:t>列表</w:t>
      </w:r>
      <w:bookmarkEnd w:id="4"/>
      <w:bookmarkEnd w:id="5"/>
    </w:p>
    <w:p w14:paraId="3D5C259F">
      <w:pPr>
        <w:pStyle w:val="3"/>
        <w:spacing w:before="93" w:after="93"/>
        <w:ind w:left="617" w:hanging="617"/>
        <w:rPr>
          <w:rFonts w:eastAsiaTheme="minorEastAsia"/>
        </w:rPr>
      </w:pPr>
      <w:bookmarkStart w:id="6" w:name="_Toc114215387"/>
      <w:bookmarkStart w:id="7" w:name="_Toc6522"/>
      <w:r>
        <w:rPr>
          <w:rFonts w:hint="eastAsia"/>
        </w:rPr>
        <w:t>基础数据同步</w:t>
      </w:r>
      <w:bookmarkEnd w:id="6"/>
      <w:bookmarkEnd w:id="7"/>
    </w:p>
    <w:p w14:paraId="61C25101">
      <w:pPr>
        <w:pStyle w:val="4"/>
        <w:spacing w:before="62" w:after="62"/>
        <w:ind w:left="576" w:hanging="576"/>
        <w:rPr>
          <w:i/>
          <w:iCs/>
          <w:color w:val="0000FF"/>
        </w:rPr>
      </w:pPr>
      <w:r>
        <w:rPr>
          <w:rFonts w:hint="eastAsia"/>
          <w:i/>
          <w:iCs/>
          <w:color w:val="0000FF"/>
          <w:lang w:val="en-US" w:eastAsia="zh-CN"/>
        </w:rPr>
        <w:t>写入人脸数据</w:t>
      </w:r>
    </w:p>
    <w:p w14:paraId="73B74D13">
      <w:pPr>
        <w:keepNext/>
        <w:spacing w:line="360" w:lineRule="auto"/>
        <w:rPr>
          <w:rFonts w:eastAsia="宋体"/>
          <w:b/>
          <w:sz w:val="24"/>
        </w:rPr>
      </w:pPr>
      <w:bookmarkStart w:id="8" w:name="_Toc68801555"/>
      <w:r>
        <w:rPr>
          <w:rFonts w:hint="eastAsia" w:eastAsia="宋体"/>
          <w:b/>
          <w:sz w:val="24"/>
        </w:rPr>
        <w:t>功能描述</w:t>
      </w:r>
      <w:bookmarkEnd w:id="8"/>
    </w:p>
    <w:p w14:paraId="141A14BB">
      <w:pPr>
        <w:spacing w:line="360" w:lineRule="auto"/>
        <w:ind w:left="420" w:leftChars="200"/>
        <w:rPr>
          <w:rFonts w:hint="default" w:eastAsia="宋体"/>
          <w:i/>
          <w:iCs/>
          <w:color w:val="0000FF"/>
          <w:sz w:val="24"/>
          <w:lang w:val="en-US" w:eastAsia="zh-CN"/>
        </w:rPr>
      </w:pPr>
      <w:r>
        <w:rPr>
          <w:rFonts w:hint="eastAsia" w:eastAsia="宋体"/>
          <w:i/>
          <w:iCs/>
          <w:color w:val="0000FF"/>
          <w:sz w:val="24"/>
        </w:rPr>
        <w:t>用于</w:t>
      </w:r>
      <w:r>
        <w:rPr>
          <w:rFonts w:hint="eastAsia" w:eastAsia="宋体"/>
          <w:i/>
          <w:iCs/>
          <w:color w:val="0000FF"/>
          <w:sz w:val="24"/>
          <w:lang w:val="en-US" w:eastAsia="zh-CN"/>
        </w:rPr>
        <w:t>向动环传入人脸工单信息</w:t>
      </w:r>
    </w:p>
    <w:p w14:paraId="7E0CB132">
      <w:pPr>
        <w:pStyle w:val="33"/>
        <w:numPr>
          <w:ilvl w:val="0"/>
          <w:numId w:val="2"/>
        </w:numPr>
        <w:spacing w:line="360" w:lineRule="auto"/>
        <w:ind w:firstLineChars="0"/>
        <w:rPr>
          <w:rFonts w:eastAsia="宋体"/>
          <w:sz w:val="24"/>
        </w:rPr>
      </w:pPr>
      <w:r>
        <w:rPr>
          <w:rFonts w:hint="eastAsia" w:eastAsia="宋体"/>
          <w:sz w:val="24"/>
        </w:rPr>
        <w:t>接口方向：</w:t>
      </w:r>
      <w:r>
        <w:rPr>
          <w:rFonts w:hint="eastAsia" w:eastAsia="宋体"/>
          <w:i/>
          <w:iCs/>
          <w:color w:val="0000FF"/>
          <w:sz w:val="24"/>
        </w:rPr>
        <w:t>外部平台</w:t>
      </w:r>
      <w:r>
        <w:rPr>
          <w:i/>
          <w:iCs/>
          <w:color w:val="0000FF"/>
        </w:rPr>
        <w:t xml:space="preserve"> --&gt; </w:t>
      </w:r>
      <w:r>
        <w:rPr>
          <w:rFonts w:hint="eastAsia" w:eastAsia="宋体"/>
          <w:i/>
          <w:iCs/>
          <w:color w:val="0000FF"/>
          <w:sz w:val="24"/>
        </w:rPr>
        <w:t>动环平台</w:t>
      </w:r>
    </w:p>
    <w:p w14:paraId="2D82FA5B">
      <w:pPr>
        <w:pStyle w:val="33"/>
        <w:numPr>
          <w:ilvl w:val="0"/>
          <w:numId w:val="2"/>
        </w:numPr>
        <w:spacing w:line="360" w:lineRule="auto"/>
        <w:ind w:firstLineChars="0"/>
        <w:rPr>
          <w:rFonts w:eastAsia="宋体"/>
          <w:sz w:val="24"/>
        </w:rPr>
      </w:pPr>
      <w:r>
        <w:rPr>
          <w:rFonts w:hint="eastAsia" w:eastAsia="宋体"/>
          <w:sz w:val="24"/>
        </w:rPr>
        <w:t>请求URL：</w:t>
      </w:r>
      <w:r>
        <w:rPr>
          <w:rFonts w:hint="eastAsia" w:eastAsia="宋体"/>
          <w:i/>
          <w:iCs/>
          <w:color w:val="0000FF"/>
          <w:sz w:val="24"/>
        </w:rPr>
        <w:t>http://{serverRoot}/</w:t>
      </w:r>
      <w:r>
        <w:rPr>
          <w:rFonts w:hint="eastAsia" w:eastAsia="宋体"/>
          <w:i/>
          <w:iCs/>
          <w:color w:val="0000FF"/>
          <w:sz w:val="24"/>
          <w:lang w:val="en-US" w:eastAsia="zh-CN"/>
        </w:rPr>
        <w:t>v1</w:t>
      </w:r>
      <w:r>
        <w:rPr>
          <w:rFonts w:hint="eastAsia" w:eastAsia="宋体"/>
          <w:i/>
          <w:iCs/>
          <w:color w:val="0000FF"/>
          <w:sz w:val="24"/>
        </w:rPr>
        <w:t>/</w:t>
      </w:r>
      <w:r>
        <w:rPr>
          <w:rFonts w:hint="eastAsia" w:eastAsia="宋体"/>
          <w:i/>
          <w:iCs/>
          <w:color w:val="0000FF"/>
          <w:sz w:val="24"/>
          <w:lang w:val="en-US" w:eastAsia="zh-CN"/>
        </w:rPr>
        <w:t>external</w:t>
      </w:r>
      <w:r>
        <w:rPr>
          <w:rFonts w:eastAsia="宋体"/>
          <w:i/>
          <w:iCs/>
          <w:color w:val="0000FF"/>
          <w:sz w:val="24"/>
        </w:rPr>
        <w:t>/</w:t>
      </w:r>
      <w:r>
        <w:rPr>
          <w:rFonts w:hint="eastAsia" w:eastAsia="宋体"/>
          <w:i/>
          <w:iCs/>
          <w:color w:val="0000FF"/>
          <w:sz w:val="24"/>
          <w:lang w:val="en-US" w:eastAsia="zh-CN"/>
        </w:rPr>
        <w:t>ywgl/addFace</w:t>
      </w:r>
    </w:p>
    <w:p w14:paraId="2983B9A0">
      <w:pPr>
        <w:pStyle w:val="33"/>
        <w:numPr>
          <w:ilvl w:val="0"/>
          <w:numId w:val="2"/>
        </w:numPr>
        <w:spacing w:line="360" w:lineRule="auto"/>
        <w:ind w:firstLineChars="0"/>
        <w:rPr>
          <w:rFonts w:eastAsia="宋体"/>
          <w:sz w:val="24"/>
        </w:rPr>
      </w:pPr>
      <w:r>
        <w:rPr>
          <w:rFonts w:hint="eastAsia" w:eastAsia="宋体"/>
          <w:sz w:val="24"/>
        </w:rPr>
        <w:t>请求方法：</w:t>
      </w:r>
      <w:r>
        <w:rPr>
          <w:rFonts w:hint="eastAsia" w:eastAsia="宋体"/>
          <w:sz w:val="24"/>
          <w:lang w:val="en-US" w:eastAsia="zh-CN"/>
        </w:rPr>
        <w:t>POST</w:t>
      </w:r>
    </w:p>
    <w:p w14:paraId="4B0AB2B3">
      <w:pPr>
        <w:keepNext/>
        <w:spacing w:line="360" w:lineRule="auto"/>
        <w:rPr>
          <w:rFonts w:eastAsia="宋体"/>
          <w:b/>
          <w:sz w:val="24"/>
        </w:rPr>
      </w:pPr>
      <w:bookmarkStart w:id="9" w:name="_Toc68801556"/>
      <w:r>
        <w:rPr>
          <w:rFonts w:hint="eastAsia" w:eastAsia="宋体"/>
          <w:b/>
          <w:sz w:val="24"/>
        </w:rPr>
        <w:t>请求参数</w:t>
      </w:r>
      <w:bookmarkEnd w:id="9"/>
    </w:p>
    <w:tbl>
      <w:tblPr>
        <w:tblStyle w:val="26"/>
        <w:tblW w:w="47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1497"/>
        <w:gridCol w:w="1871"/>
        <w:gridCol w:w="748"/>
        <w:gridCol w:w="1123"/>
        <w:gridCol w:w="748"/>
        <w:gridCol w:w="2620"/>
      </w:tblGrid>
      <w:tr w14:paraId="31D8E34F">
        <w:trPr>
          <w:cantSplit/>
          <w:trHeight w:val="454" w:hRule="atLeast"/>
          <w:jc w:val="center"/>
        </w:trPr>
        <w:tc>
          <w:tcPr>
            <w:tcW w:w="400" w:type="pct"/>
            <w:shd w:val="clear" w:color="auto" w:fill="D8D8D8" w:themeFill="background1" w:themeFillShade="D9"/>
            <w:vAlign w:val="center"/>
          </w:tcPr>
          <w:p w14:paraId="54A0B52A">
            <w:pPr>
              <w:spacing w:line="360" w:lineRule="auto"/>
              <w:jc w:val="center"/>
              <w:rPr>
                <w:rFonts w:eastAsia="宋体"/>
                <w:b/>
              </w:rPr>
            </w:pPr>
            <w:r>
              <w:rPr>
                <w:rFonts w:hint="eastAsia" w:eastAsia="宋体"/>
                <w:b/>
              </w:rPr>
              <w:t>序号</w:t>
            </w:r>
          </w:p>
        </w:tc>
        <w:tc>
          <w:tcPr>
            <w:tcW w:w="800" w:type="pct"/>
            <w:shd w:val="clear" w:color="auto" w:fill="D8D8D8" w:themeFill="background1" w:themeFillShade="D9"/>
            <w:vAlign w:val="center"/>
          </w:tcPr>
          <w:p w14:paraId="12F4AB25">
            <w:pPr>
              <w:spacing w:line="360" w:lineRule="auto"/>
              <w:jc w:val="center"/>
              <w:rPr>
                <w:rFonts w:eastAsia="宋体"/>
                <w:b/>
              </w:rPr>
            </w:pPr>
            <w:r>
              <w:rPr>
                <w:rFonts w:hint="eastAsia" w:eastAsia="宋体"/>
                <w:b/>
              </w:rPr>
              <w:t>父元素名称</w:t>
            </w:r>
          </w:p>
        </w:tc>
        <w:tc>
          <w:tcPr>
            <w:tcW w:w="999" w:type="pct"/>
            <w:shd w:val="clear" w:color="auto" w:fill="D8D8D8" w:themeFill="background1" w:themeFillShade="D9"/>
            <w:vAlign w:val="center"/>
          </w:tcPr>
          <w:p w14:paraId="75A21C34">
            <w:pPr>
              <w:spacing w:line="360" w:lineRule="auto"/>
              <w:jc w:val="center"/>
              <w:rPr>
                <w:rFonts w:eastAsia="宋体"/>
                <w:b/>
              </w:rPr>
            </w:pPr>
            <w:r>
              <w:rPr>
                <w:rFonts w:hint="eastAsia" w:eastAsia="宋体"/>
                <w:b/>
              </w:rPr>
              <w:t>元素名称</w:t>
            </w:r>
          </w:p>
        </w:tc>
        <w:tc>
          <w:tcPr>
            <w:tcW w:w="399" w:type="pct"/>
            <w:shd w:val="clear" w:color="auto" w:fill="D8D8D8" w:themeFill="background1" w:themeFillShade="D9"/>
            <w:vAlign w:val="center"/>
          </w:tcPr>
          <w:p w14:paraId="4305D01A">
            <w:pPr>
              <w:spacing w:line="360" w:lineRule="auto"/>
              <w:jc w:val="center"/>
              <w:rPr>
                <w:rFonts w:eastAsia="宋体"/>
                <w:b/>
              </w:rPr>
            </w:pPr>
            <w:r>
              <w:rPr>
                <w:rFonts w:hint="eastAsia" w:eastAsia="宋体"/>
                <w:b/>
              </w:rPr>
              <w:t>约束</w:t>
            </w:r>
          </w:p>
        </w:tc>
        <w:tc>
          <w:tcPr>
            <w:tcW w:w="600" w:type="pct"/>
            <w:shd w:val="clear" w:color="auto" w:fill="D8D8D8" w:themeFill="background1" w:themeFillShade="D9"/>
            <w:vAlign w:val="center"/>
          </w:tcPr>
          <w:p w14:paraId="3C104DE9">
            <w:pPr>
              <w:spacing w:line="360" w:lineRule="auto"/>
              <w:jc w:val="center"/>
              <w:rPr>
                <w:rFonts w:eastAsia="宋体"/>
                <w:b/>
              </w:rPr>
            </w:pPr>
            <w:r>
              <w:rPr>
                <w:rFonts w:hint="eastAsia" w:eastAsia="宋体"/>
                <w:b/>
              </w:rPr>
              <w:t>类型</w:t>
            </w:r>
          </w:p>
        </w:tc>
        <w:tc>
          <w:tcPr>
            <w:tcW w:w="399" w:type="pct"/>
            <w:shd w:val="clear" w:color="auto" w:fill="D8D8D8" w:themeFill="background1" w:themeFillShade="D9"/>
            <w:vAlign w:val="center"/>
          </w:tcPr>
          <w:p w14:paraId="48AB44A1">
            <w:pPr>
              <w:spacing w:line="360" w:lineRule="auto"/>
              <w:jc w:val="center"/>
              <w:rPr>
                <w:rFonts w:eastAsia="宋体"/>
                <w:b/>
              </w:rPr>
            </w:pPr>
            <w:r>
              <w:rPr>
                <w:rFonts w:hint="eastAsia" w:eastAsia="宋体"/>
                <w:b/>
              </w:rPr>
              <w:t>宽度</w:t>
            </w:r>
          </w:p>
        </w:tc>
        <w:tc>
          <w:tcPr>
            <w:tcW w:w="1400" w:type="pct"/>
            <w:shd w:val="clear" w:color="auto" w:fill="D8D8D8" w:themeFill="background1" w:themeFillShade="D9"/>
            <w:vAlign w:val="center"/>
          </w:tcPr>
          <w:p w14:paraId="55C6E9BD">
            <w:pPr>
              <w:spacing w:line="360" w:lineRule="auto"/>
              <w:jc w:val="center"/>
              <w:rPr>
                <w:rFonts w:eastAsia="宋体"/>
                <w:b/>
              </w:rPr>
            </w:pPr>
            <w:r>
              <w:rPr>
                <w:rFonts w:hint="eastAsia" w:eastAsia="宋体"/>
                <w:b/>
              </w:rPr>
              <w:t>描述</w:t>
            </w:r>
          </w:p>
        </w:tc>
      </w:tr>
      <w:tr w14:paraId="3A5E8CAB">
        <w:trPr>
          <w:cantSplit/>
          <w:trHeight w:val="454" w:hRule="atLeast"/>
          <w:jc w:val="center"/>
        </w:trPr>
        <w:tc>
          <w:tcPr>
            <w:tcW w:w="400" w:type="pct"/>
            <w:vAlign w:val="center"/>
          </w:tcPr>
          <w:p w14:paraId="6FA600F8">
            <w:pPr>
              <w:jc w:val="center"/>
              <w:rPr>
                <w:rFonts w:hint="eastAsia" w:eastAsia="宋体"/>
                <w:lang w:val="en-US" w:eastAsia="zh-CN"/>
              </w:rPr>
            </w:pPr>
            <w:r>
              <w:rPr>
                <w:rFonts w:hint="eastAsia" w:eastAsia="宋体"/>
                <w:lang w:val="en-US" w:eastAsia="zh-CN"/>
              </w:rPr>
              <w:t>1</w:t>
            </w:r>
          </w:p>
        </w:tc>
        <w:tc>
          <w:tcPr>
            <w:tcW w:w="800" w:type="pct"/>
            <w:vAlign w:val="center"/>
          </w:tcPr>
          <w:p w14:paraId="641517D8">
            <w:pPr>
              <w:rPr>
                <w:rFonts w:eastAsia="宋体"/>
                <w:i/>
                <w:iCs/>
                <w:color w:val="0000FF"/>
              </w:rPr>
            </w:pPr>
          </w:p>
        </w:tc>
        <w:tc>
          <w:tcPr>
            <w:tcW w:w="999" w:type="pct"/>
            <w:vAlign w:val="center"/>
          </w:tcPr>
          <w:p w14:paraId="03B7D7A6">
            <w:pPr>
              <w:rPr>
                <w:rFonts w:hint="default" w:eastAsia="宋体"/>
                <w:i/>
                <w:iCs/>
                <w:color w:val="0000FF"/>
                <w:lang w:val="en-US" w:eastAsia="zh-CN"/>
              </w:rPr>
            </w:pPr>
            <w:r>
              <w:rPr>
                <w:rFonts w:hint="eastAsia" w:eastAsia="宋体"/>
                <w:i/>
                <w:iCs/>
                <w:color w:val="0000FF"/>
                <w:lang w:val="en-US" w:eastAsia="zh-CN"/>
              </w:rPr>
              <w:t>data</w:t>
            </w:r>
          </w:p>
        </w:tc>
        <w:tc>
          <w:tcPr>
            <w:tcW w:w="399" w:type="pct"/>
            <w:vAlign w:val="center"/>
          </w:tcPr>
          <w:p w14:paraId="5D7DD69A">
            <w:pPr>
              <w:jc w:val="center"/>
              <w:rPr>
                <w:rFonts w:hint="eastAsia" w:eastAsia="宋体"/>
                <w:i/>
                <w:iCs/>
                <w:color w:val="0000FF"/>
                <w:lang w:val="en-US" w:eastAsia="zh-CN"/>
              </w:rPr>
            </w:pPr>
          </w:p>
        </w:tc>
        <w:tc>
          <w:tcPr>
            <w:tcW w:w="600" w:type="pct"/>
            <w:vAlign w:val="center"/>
          </w:tcPr>
          <w:p w14:paraId="6808044B">
            <w:pPr>
              <w:jc w:val="center"/>
              <w:rPr>
                <w:rFonts w:hint="default" w:eastAsia="宋体"/>
                <w:i/>
                <w:iCs/>
                <w:color w:val="0000FF"/>
                <w:lang w:val="en-US" w:eastAsia="zh-CN"/>
              </w:rPr>
            </w:pPr>
            <w:r>
              <w:rPr>
                <w:rFonts w:hint="eastAsia" w:eastAsia="宋体"/>
                <w:i/>
                <w:iCs/>
                <w:color w:val="0000FF"/>
                <w:lang w:val="en-US" w:eastAsia="zh-CN"/>
              </w:rPr>
              <w:t>Object</w:t>
            </w:r>
          </w:p>
        </w:tc>
        <w:tc>
          <w:tcPr>
            <w:tcW w:w="399" w:type="pct"/>
            <w:vAlign w:val="center"/>
          </w:tcPr>
          <w:p w14:paraId="293E7931">
            <w:pPr>
              <w:jc w:val="center"/>
              <w:rPr>
                <w:rFonts w:hint="eastAsia" w:eastAsia="宋体"/>
                <w:i/>
                <w:iCs/>
                <w:color w:val="0000FF"/>
                <w:lang w:val="en-US" w:eastAsia="zh-CN"/>
              </w:rPr>
            </w:pPr>
            <w:r>
              <w:rPr>
                <w:rFonts w:hint="eastAsia" w:eastAsia="宋体"/>
                <w:i/>
                <w:iCs/>
                <w:color w:val="0000FF"/>
                <w:lang w:val="en-US" w:eastAsia="zh-CN"/>
              </w:rPr>
              <w:t>-</w:t>
            </w:r>
          </w:p>
        </w:tc>
        <w:tc>
          <w:tcPr>
            <w:tcW w:w="1400" w:type="pct"/>
            <w:vAlign w:val="center"/>
          </w:tcPr>
          <w:p w14:paraId="48ADE97B">
            <w:pPr>
              <w:rPr>
                <w:rFonts w:hint="eastAsia" w:eastAsia="宋体"/>
                <w:i/>
                <w:iCs/>
                <w:color w:val="0000FF"/>
                <w:lang w:val="en-US" w:eastAsia="zh-CN"/>
              </w:rPr>
            </w:pPr>
          </w:p>
        </w:tc>
      </w:tr>
      <w:tr w14:paraId="6C822872">
        <w:trPr>
          <w:cantSplit/>
          <w:trHeight w:val="454" w:hRule="atLeast"/>
          <w:jc w:val="center"/>
        </w:trPr>
        <w:tc>
          <w:tcPr>
            <w:tcW w:w="400" w:type="pct"/>
            <w:vAlign w:val="center"/>
          </w:tcPr>
          <w:p w14:paraId="1F114A4C">
            <w:pPr>
              <w:jc w:val="center"/>
              <w:rPr>
                <w:rFonts w:hint="eastAsia" w:eastAsia="宋体"/>
                <w:lang w:val="en-US" w:eastAsia="zh-CN"/>
              </w:rPr>
            </w:pPr>
            <w:r>
              <w:rPr>
                <w:rFonts w:hint="eastAsia" w:eastAsia="宋体"/>
                <w:lang w:val="en-US" w:eastAsia="zh-CN"/>
              </w:rPr>
              <w:t>2</w:t>
            </w:r>
          </w:p>
        </w:tc>
        <w:tc>
          <w:tcPr>
            <w:tcW w:w="800" w:type="pct"/>
            <w:vAlign w:val="center"/>
          </w:tcPr>
          <w:p w14:paraId="71AE62DA">
            <w:pPr>
              <w:rPr>
                <w:rFonts w:eastAsia="宋体"/>
              </w:rPr>
            </w:pPr>
            <w:r>
              <w:rPr>
                <w:rFonts w:eastAsia="宋体"/>
                <w:i/>
                <w:iCs/>
                <w:color w:val="0000FF"/>
              </w:rPr>
              <w:t>data</w:t>
            </w:r>
          </w:p>
        </w:tc>
        <w:tc>
          <w:tcPr>
            <w:tcW w:w="999" w:type="pct"/>
            <w:vAlign w:val="center"/>
          </w:tcPr>
          <w:p w14:paraId="6779FEC4">
            <w:pPr>
              <w:rPr>
                <w:rFonts w:eastAsia="宋体"/>
              </w:rPr>
            </w:pPr>
            <w:r>
              <w:rPr>
                <w:rFonts w:hint="eastAsia" w:eastAsia="宋体"/>
                <w:i/>
                <w:iCs/>
                <w:color w:val="0000FF"/>
                <w:lang w:val="en-US" w:eastAsia="zh-CN"/>
              </w:rPr>
              <w:t>workOrdNum</w:t>
            </w:r>
          </w:p>
        </w:tc>
        <w:tc>
          <w:tcPr>
            <w:tcW w:w="399" w:type="pct"/>
            <w:vAlign w:val="center"/>
          </w:tcPr>
          <w:p w14:paraId="7EC558D7">
            <w:pPr>
              <w:jc w:val="center"/>
              <w:rPr>
                <w:rFonts w:eastAsia="宋体"/>
              </w:rPr>
            </w:pPr>
            <w:r>
              <w:rPr>
                <w:rFonts w:hint="eastAsia" w:eastAsia="宋体"/>
                <w:i/>
                <w:iCs/>
                <w:color w:val="0000FF"/>
                <w:lang w:val="en-US" w:eastAsia="zh-CN"/>
              </w:rPr>
              <w:t>1</w:t>
            </w:r>
          </w:p>
        </w:tc>
        <w:tc>
          <w:tcPr>
            <w:tcW w:w="600" w:type="pct"/>
            <w:vAlign w:val="center"/>
          </w:tcPr>
          <w:p w14:paraId="3E9550CB">
            <w:pPr>
              <w:jc w:val="center"/>
              <w:rPr>
                <w:rFonts w:eastAsia="宋体"/>
              </w:rPr>
            </w:pPr>
            <w:r>
              <w:rPr>
                <w:rFonts w:hint="eastAsia" w:eastAsia="宋体"/>
                <w:i/>
                <w:iCs/>
                <w:color w:val="0000FF"/>
                <w:lang w:val="en-US" w:eastAsia="zh-CN"/>
              </w:rPr>
              <w:t>String</w:t>
            </w:r>
          </w:p>
        </w:tc>
        <w:tc>
          <w:tcPr>
            <w:tcW w:w="399" w:type="pct"/>
            <w:vAlign w:val="center"/>
          </w:tcPr>
          <w:p w14:paraId="0947A662">
            <w:pPr>
              <w:jc w:val="center"/>
              <w:rPr>
                <w:rFonts w:eastAsia="宋体"/>
              </w:rPr>
            </w:pPr>
            <w:r>
              <w:rPr>
                <w:rFonts w:hint="eastAsia" w:eastAsia="宋体"/>
                <w:i/>
                <w:iCs/>
                <w:color w:val="0000FF"/>
              </w:rPr>
              <w:t>－</w:t>
            </w:r>
          </w:p>
        </w:tc>
        <w:tc>
          <w:tcPr>
            <w:tcW w:w="1400" w:type="pct"/>
            <w:vAlign w:val="center"/>
          </w:tcPr>
          <w:p w14:paraId="06D08737">
            <w:pPr>
              <w:rPr>
                <w:rFonts w:eastAsia="宋体"/>
              </w:rPr>
            </w:pPr>
            <w:r>
              <w:rPr>
                <w:rFonts w:hint="eastAsia" w:eastAsia="宋体"/>
                <w:i/>
                <w:iCs/>
                <w:color w:val="0000FF"/>
                <w:lang w:val="en-US" w:eastAsia="zh-CN"/>
              </w:rPr>
              <w:t>工单号</w:t>
            </w:r>
          </w:p>
        </w:tc>
      </w:tr>
      <w:tr w14:paraId="22B9A85E">
        <w:trPr>
          <w:cantSplit/>
          <w:trHeight w:val="454" w:hRule="atLeast"/>
          <w:jc w:val="center"/>
        </w:trPr>
        <w:tc>
          <w:tcPr>
            <w:tcW w:w="400" w:type="pct"/>
            <w:vAlign w:val="center"/>
          </w:tcPr>
          <w:p w14:paraId="14DC2592">
            <w:pPr>
              <w:jc w:val="center"/>
              <w:rPr>
                <w:rFonts w:hint="eastAsia" w:eastAsia="宋体"/>
                <w:lang w:val="en-US" w:eastAsia="zh-CN"/>
              </w:rPr>
            </w:pPr>
            <w:r>
              <w:rPr>
                <w:rFonts w:hint="eastAsia" w:eastAsia="宋体"/>
                <w:lang w:val="en-US" w:eastAsia="zh-CN"/>
              </w:rPr>
              <w:t>3</w:t>
            </w:r>
          </w:p>
        </w:tc>
        <w:tc>
          <w:tcPr>
            <w:tcW w:w="800" w:type="pct"/>
            <w:vAlign w:val="center"/>
          </w:tcPr>
          <w:p w14:paraId="111DE5F2">
            <w:pPr>
              <w:rPr>
                <w:rFonts w:eastAsia="宋体"/>
                <w:i/>
                <w:iCs/>
                <w:color w:val="0000FF"/>
              </w:rPr>
            </w:pPr>
            <w:r>
              <w:rPr>
                <w:rFonts w:hint="eastAsia" w:eastAsia="宋体"/>
                <w:i/>
                <w:iCs/>
                <w:color w:val="0000FF"/>
                <w:lang w:val="en-US" w:eastAsia="zh-CN"/>
              </w:rPr>
              <w:t>data</w:t>
            </w:r>
          </w:p>
        </w:tc>
        <w:tc>
          <w:tcPr>
            <w:tcW w:w="999" w:type="pct"/>
            <w:vAlign w:val="center"/>
          </w:tcPr>
          <w:p w14:paraId="1FB2D2D2">
            <w:pPr>
              <w:rPr>
                <w:rFonts w:hint="eastAsia" w:eastAsia="宋体"/>
                <w:i/>
                <w:iCs/>
                <w:color w:val="0000FF"/>
                <w:lang w:val="en-US" w:eastAsia="zh-CN"/>
              </w:rPr>
            </w:pPr>
            <w:r>
              <w:rPr>
                <w:rFonts w:hint="default" w:eastAsia="宋体"/>
                <w:i/>
                <w:iCs/>
                <w:color w:val="0000FF"/>
                <w:lang w:val="en-US" w:eastAsia="zh-CN"/>
              </w:rPr>
              <w:t>name</w:t>
            </w:r>
          </w:p>
        </w:tc>
        <w:tc>
          <w:tcPr>
            <w:tcW w:w="399" w:type="pct"/>
            <w:vAlign w:val="center"/>
          </w:tcPr>
          <w:p w14:paraId="3D8F9CCF">
            <w:pPr>
              <w:jc w:val="center"/>
              <w:rPr>
                <w:rFonts w:hint="eastAsia" w:eastAsia="宋体"/>
                <w:i/>
                <w:iCs/>
                <w:color w:val="0000FF"/>
                <w:lang w:val="en-US" w:eastAsia="zh-CN"/>
              </w:rPr>
            </w:pPr>
            <w:r>
              <w:rPr>
                <w:rFonts w:hint="eastAsia" w:eastAsia="宋体"/>
                <w:i/>
                <w:iCs/>
                <w:color w:val="0000FF"/>
              </w:rPr>
              <w:t>1</w:t>
            </w:r>
          </w:p>
        </w:tc>
        <w:tc>
          <w:tcPr>
            <w:tcW w:w="600" w:type="pct"/>
            <w:vAlign w:val="center"/>
          </w:tcPr>
          <w:p w14:paraId="33A7CF4C">
            <w:pPr>
              <w:jc w:val="center"/>
              <w:rPr>
                <w:rFonts w:hint="eastAsia" w:eastAsia="宋体"/>
                <w:i/>
                <w:iCs/>
                <w:color w:val="0000FF"/>
                <w:lang w:val="en-US" w:eastAsia="zh-CN"/>
              </w:rPr>
            </w:pPr>
            <w:r>
              <w:rPr>
                <w:rFonts w:eastAsia="宋体"/>
                <w:i/>
                <w:iCs/>
                <w:color w:val="0000FF"/>
              </w:rPr>
              <w:t>String</w:t>
            </w:r>
          </w:p>
        </w:tc>
        <w:tc>
          <w:tcPr>
            <w:tcW w:w="399" w:type="pct"/>
            <w:vAlign w:val="center"/>
          </w:tcPr>
          <w:p w14:paraId="4A8CAC62">
            <w:pPr>
              <w:jc w:val="center"/>
              <w:rPr>
                <w:rFonts w:hint="eastAsia" w:eastAsia="宋体"/>
                <w:i/>
                <w:iCs/>
                <w:color w:val="0000FF"/>
              </w:rPr>
            </w:pPr>
            <w:r>
              <w:rPr>
                <w:rFonts w:eastAsia="宋体"/>
                <w:i/>
                <w:iCs/>
                <w:color w:val="0000FF"/>
              </w:rPr>
              <w:t>50</w:t>
            </w:r>
          </w:p>
        </w:tc>
        <w:tc>
          <w:tcPr>
            <w:tcW w:w="1400" w:type="pct"/>
            <w:vAlign w:val="center"/>
          </w:tcPr>
          <w:p w14:paraId="427DA68A">
            <w:pPr>
              <w:rPr>
                <w:rFonts w:hint="eastAsia" w:eastAsia="宋体"/>
                <w:i/>
                <w:iCs/>
                <w:color w:val="0000FF"/>
                <w:lang w:val="en-US" w:eastAsia="zh-CN"/>
              </w:rPr>
            </w:pPr>
            <w:r>
              <w:rPr>
                <w:rFonts w:hint="eastAsia" w:eastAsia="宋体"/>
                <w:i/>
                <w:iCs/>
                <w:color w:val="0000FF"/>
                <w:lang w:val="en-US" w:eastAsia="zh-CN"/>
              </w:rPr>
              <w:t>人员姓名</w:t>
            </w:r>
          </w:p>
        </w:tc>
      </w:tr>
      <w:tr w14:paraId="6714622A">
        <w:trPr>
          <w:cantSplit/>
          <w:trHeight w:val="454" w:hRule="atLeast"/>
          <w:jc w:val="center"/>
        </w:trPr>
        <w:tc>
          <w:tcPr>
            <w:tcW w:w="400" w:type="pct"/>
            <w:vAlign w:val="center"/>
          </w:tcPr>
          <w:p w14:paraId="354892C0">
            <w:pPr>
              <w:jc w:val="center"/>
              <w:rPr>
                <w:rFonts w:hint="default" w:eastAsia="宋体"/>
                <w:lang w:val="en-US" w:eastAsia="zh-CN"/>
              </w:rPr>
            </w:pPr>
            <w:r>
              <w:rPr>
                <w:rFonts w:hint="eastAsia" w:eastAsia="宋体"/>
                <w:lang w:val="en-US" w:eastAsia="zh-CN"/>
              </w:rPr>
              <w:t>4</w:t>
            </w:r>
          </w:p>
        </w:tc>
        <w:tc>
          <w:tcPr>
            <w:tcW w:w="800" w:type="pct"/>
            <w:vAlign w:val="center"/>
          </w:tcPr>
          <w:p w14:paraId="16BD1AC5">
            <w:pPr>
              <w:rPr>
                <w:rFonts w:hint="default" w:eastAsia="宋体"/>
                <w:i/>
                <w:iCs/>
                <w:color w:val="0000FF"/>
                <w:lang w:val="en-US" w:eastAsia="zh-CN"/>
              </w:rPr>
            </w:pPr>
            <w:r>
              <w:rPr>
                <w:rFonts w:hint="eastAsia" w:eastAsia="宋体"/>
                <w:i/>
                <w:iCs/>
                <w:color w:val="0000FF"/>
                <w:lang w:val="en-US" w:eastAsia="zh-CN"/>
              </w:rPr>
              <w:t>data</w:t>
            </w:r>
          </w:p>
        </w:tc>
        <w:tc>
          <w:tcPr>
            <w:tcW w:w="999" w:type="pct"/>
            <w:vAlign w:val="center"/>
          </w:tcPr>
          <w:p w14:paraId="24206CE8">
            <w:pPr>
              <w:rPr>
                <w:rFonts w:hint="default" w:eastAsia="宋体"/>
                <w:i/>
                <w:iCs/>
                <w:color w:val="0000FF"/>
                <w:lang w:val="en-US" w:eastAsia="zh-CN"/>
              </w:rPr>
            </w:pPr>
            <w:r>
              <w:rPr>
                <w:rFonts w:hint="eastAsia" w:eastAsia="宋体"/>
                <w:i/>
                <w:iCs/>
                <w:color w:val="0000FF"/>
                <w:lang w:val="en-US" w:eastAsia="zh-CN"/>
              </w:rPr>
              <w:t>account</w:t>
            </w:r>
          </w:p>
        </w:tc>
        <w:tc>
          <w:tcPr>
            <w:tcW w:w="399" w:type="pct"/>
            <w:vAlign w:val="center"/>
          </w:tcPr>
          <w:p w14:paraId="2F928AA4">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19E45699">
            <w:pPr>
              <w:jc w:val="center"/>
              <w:rPr>
                <w:rFonts w:hint="eastAsia" w:eastAsia="宋体"/>
                <w:i/>
                <w:iCs/>
                <w:color w:val="0000FF"/>
                <w:lang w:val="en-US" w:eastAsia="zh-CN"/>
              </w:rPr>
            </w:pPr>
            <w:r>
              <w:rPr>
                <w:rFonts w:hint="eastAsia" w:eastAsia="宋体"/>
                <w:i/>
                <w:iCs/>
                <w:color w:val="0000FF"/>
                <w:lang w:val="en-US" w:eastAsia="zh-CN"/>
              </w:rPr>
              <w:t>String</w:t>
            </w:r>
          </w:p>
        </w:tc>
        <w:tc>
          <w:tcPr>
            <w:tcW w:w="399" w:type="pct"/>
            <w:vAlign w:val="center"/>
          </w:tcPr>
          <w:p w14:paraId="6969EB95">
            <w:pPr>
              <w:jc w:val="center"/>
              <w:rPr>
                <w:rFonts w:hint="default" w:eastAsia="宋体"/>
                <w:i/>
                <w:iCs/>
                <w:color w:val="0000FF"/>
                <w:lang w:val="en-US" w:eastAsia="zh-CN"/>
              </w:rPr>
            </w:pPr>
            <w:r>
              <w:rPr>
                <w:rFonts w:hint="eastAsia" w:eastAsia="宋体"/>
                <w:i/>
                <w:iCs/>
                <w:color w:val="0000FF"/>
                <w:lang w:val="en-US" w:eastAsia="zh-CN"/>
              </w:rPr>
              <w:t>64</w:t>
            </w:r>
          </w:p>
        </w:tc>
        <w:tc>
          <w:tcPr>
            <w:tcW w:w="1400" w:type="pct"/>
            <w:vAlign w:val="center"/>
          </w:tcPr>
          <w:p w14:paraId="329C8358">
            <w:pPr>
              <w:rPr>
                <w:rFonts w:hint="default" w:eastAsia="宋体"/>
                <w:i/>
                <w:iCs/>
                <w:color w:val="0000FF"/>
                <w:lang w:val="en-US" w:eastAsia="zh-CN"/>
              </w:rPr>
            </w:pPr>
            <w:r>
              <w:rPr>
                <w:rFonts w:hint="eastAsia" w:eastAsia="宋体"/>
                <w:i/>
                <w:iCs/>
                <w:color w:val="0000FF"/>
                <w:lang w:val="en-US" w:eastAsia="zh-CN"/>
              </w:rPr>
              <w:t>人员账号-用于在设备中标识</w:t>
            </w:r>
            <w:r>
              <w:rPr>
                <w:rFonts w:hint="eastAsia" w:eastAsia="宋体"/>
                <w:b/>
                <w:bCs/>
                <w:i/>
                <w:iCs/>
                <w:color w:val="0000FF"/>
                <w:lang w:val="en-US" w:eastAsia="zh-CN"/>
              </w:rPr>
              <w:t>唯一</w:t>
            </w:r>
            <w:r>
              <w:rPr>
                <w:rFonts w:hint="eastAsia" w:eastAsia="宋体"/>
                <w:i/>
                <w:iCs/>
                <w:color w:val="0000FF"/>
                <w:lang w:val="en-US" w:eastAsia="zh-CN"/>
              </w:rPr>
              <w:t>人员，由英文字符+数字组合</w:t>
            </w:r>
          </w:p>
        </w:tc>
      </w:tr>
      <w:tr w14:paraId="2D3595F1">
        <w:trPr>
          <w:cantSplit/>
          <w:trHeight w:val="454" w:hRule="atLeast"/>
          <w:jc w:val="center"/>
        </w:trPr>
        <w:tc>
          <w:tcPr>
            <w:tcW w:w="400" w:type="pct"/>
            <w:vAlign w:val="center"/>
          </w:tcPr>
          <w:p w14:paraId="774281F6">
            <w:pPr>
              <w:jc w:val="center"/>
              <w:rPr>
                <w:rFonts w:hint="default" w:eastAsia="宋体"/>
                <w:lang w:val="en-US" w:eastAsia="zh-CN"/>
              </w:rPr>
            </w:pPr>
            <w:r>
              <w:rPr>
                <w:rFonts w:hint="eastAsia" w:eastAsia="宋体"/>
                <w:lang w:val="en-US" w:eastAsia="zh-CN"/>
              </w:rPr>
              <w:t>5</w:t>
            </w:r>
          </w:p>
        </w:tc>
        <w:tc>
          <w:tcPr>
            <w:tcW w:w="800" w:type="pct"/>
            <w:vAlign w:val="center"/>
          </w:tcPr>
          <w:p w14:paraId="00B6EDD2">
            <w:pPr>
              <w:rPr>
                <w:rFonts w:eastAsia="宋体"/>
                <w:i/>
                <w:iCs/>
                <w:color w:val="0000FF"/>
              </w:rPr>
            </w:pPr>
            <w:r>
              <w:rPr>
                <w:rFonts w:hint="eastAsia" w:eastAsia="宋体"/>
                <w:i/>
                <w:iCs/>
                <w:color w:val="0000FF"/>
                <w:lang w:val="en-US" w:eastAsia="zh-CN"/>
              </w:rPr>
              <w:t>data</w:t>
            </w:r>
          </w:p>
        </w:tc>
        <w:tc>
          <w:tcPr>
            <w:tcW w:w="999" w:type="pct"/>
            <w:vAlign w:val="center"/>
          </w:tcPr>
          <w:p w14:paraId="3551EBE7">
            <w:pPr>
              <w:rPr>
                <w:rFonts w:hint="eastAsia" w:eastAsia="宋体"/>
                <w:i/>
                <w:iCs/>
                <w:color w:val="0000FF"/>
                <w:lang w:val="en-US" w:eastAsia="zh-CN"/>
              </w:rPr>
            </w:pPr>
            <w:r>
              <w:rPr>
                <w:rFonts w:hint="default" w:eastAsia="宋体"/>
                <w:i/>
                <w:iCs/>
                <w:color w:val="0000FF"/>
                <w:lang w:val="en-US" w:eastAsia="zh-CN"/>
              </w:rPr>
              <w:t>phone</w:t>
            </w:r>
          </w:p>
        </w:tc>
        <w:tc>
          <w:tcPr>
            <w:tcW w:w="399" w:type="pct"/>
            <w:vAlign w:val="center"/>
          </w:tcPr>
          <w:p w14:paraId="63BC7156">
            <w:pPr>
              <w:jc w:val="center"/>
              <w:rPr>
                <w:rFonts w:hint="eastAsia" w:eastAsia="宋体"/>
                <w:i/>
                <w:iCs/>
                <w:color w:val="0000FF"/>
                <w:lang w:val="en-US" w:eastAsia="zh-CN"/>
              </w:rPr>
            </w:pPr>
            <w:r>
              <w:rPr>
                <w:rFonts w:hint="eastAsia" w:eastAsia="宋体"/>
                <w:i/>
                <w:iCs/>
                <w:color w:val="0000FF"/>
              </w:rPr>
              <w:t>1</w:t>
            </w:r>
          </w:p>
        </w:tc>
        <w:tc>
          <w:tcPr>
            <w:tcW w:w="600" w:type="pct"/>
            <w:vAlign w:val="center"/>
          </w:tcPr>
          <w:p w14:paraId="07348F78">
            <w:pPr>
              <w:jc w:val="center"/>
              <w:rPr>
                <w:rFonts w:hint="eastAsia" w:eastAsia="宋体"/>
                <w:i/>
                <w:iCs/>
                <w:color w:val="0000FF"/>
                <w:lang w:val="en-US" w:eastAsia="zh-CN"/>
              </w:rPr>
            </w:pPr>
            <w:r>
              <w:rPr>
                <w:rFonts w:eastAsia="宋体"/>
                <w:i/>
                <w:iCs/>
                <w:color w:val="0000FF"/>
              </w:rPr>
              <w:t>String</w:t>
            </w:r>
          </w:p>
        </w:tc>
        <w:tc>
          <w:tcPr>
            <w:tcW w:w="399" w:type="pct"/>
            <w:vAlign w:val="center"/>
          </w:tcPr>
          <w:p w14:paraId="14E667D0">
            <w:pPr>
              <w:jc w:val="center"/>
              <w:rPr>
                <w:rFonts w:hint="eastAsia" w:eastAsia="宋体"/>
                <w:i/>
                <w:iCs/>
                <w:color w:val="0000FF"/>
              </w:rPr>
            </w:pPr>
            <w:r>
              <w:rPr>
                <w:rFonts w:hint="eastAsia" w:eastAsia="宋体"/>
                <w:i/>
                <w:iCs/>
                <w:color w:val="0000FF"/>
                <w:lang w:val="en-US" w:eastAsia="zh-CN"/>
              </w:rPr>
              <w:t>50</w:t>
            </w:r>
          </w:p>
        </w:tc>
        <w:tc>
          <w:tcPr>
            <w:tcW w:w="1400" w:type="pct"/>
            <w:vAlign w:val="center"/>
          </w:tcPr>
          <w:p w14:paraId="5036E5AC">
            <w:pPr>
              <w:rPr>
                <w:rFonts w:hint="eastAsia" w:eastAsia="宋体"/>
                <w:i/>
                <w:iCs/>
                <w:color w:val="0000FF"/>
                <w:lang w:val="en-US" w:eastAsia="zh-CN"/>
              </w:rPr>
            </w:pPr>
            <w:r>
              <w:rPr>
                <w:rFonts w:hint="eastAsia" w:eastAsia="宋体"/>
                <w:i/>
                <w:iCs/>
                <w:color w:val="0000FF"/>
                <w:lang w:val="en-US" w:eastAsia="zh-CN"/>
              </w:rPr>
              <w:t>联系方式</w:t>
            </w:r>
          </w:p>
        </w:tc>
      </w:tr>
      <w:tr w14:paraId="6DB3926D">
        <w:trPr>
          <w:cantSplit/>
          <w:trHeight w:val="454" w:hRule="atLeast"/>
          <w:jc w:val="center"/>
        </w:trPr>
        <w:tc>
          <w:tcPr>
            <w:tcW w:w="400" w:type="pct"/>
            <w:vAlign w:val="center"/>
          </w:tcPr>
          <w:p w14:paraId="56D8E21A">
            <w:pPr>
              <w:jc w:val="center"/>
              <w:rPr>
                <w:rFonts w:hint="default" w:eastAsia="宋体"/>
                <w:lang w:val="en-US" w:eastAsia="zh-CN"/>
              </w:rPr>
            </w:pPr>
            <w:r>
              <w:rPr>
                <w:rFonts w:hint="eastAsia" w:eastAsia="宋体"/>
                <w:lang w:val="en-US" w:eastAsia="zh-CN"/>
              </w:rPr>
              <w:t>6</w:t>
            </w:r>
          </w:p>
        </w:tc>
        <w:tc>
          <w:tcPr>
            <w:tcW w:w="800" w:type="pct"/>
            <w:vAlign w:val="center"/>
          </w:tcPr>
          <w:p w14:paraId="03547145">
            <w:pPr>
              <w:rPr>
                <w:rFonts w:eastAsia="宋体"/>
                <w:i/>
                <w:iCs/>
                <w:color w:val="0000FF"/>
              </w:rPr>
            </w:pPr>
            <w:r>
              <w:rPr>
                <w:rFonts w:hint="eastAsia" w:eastAsia="宋体"/>
                <w:i/>
                <w:iCs/>
                <w:color w:val="0000FF"/>
                <w:lang w:val="en-US" w:eastAsia="zh-CN"/>
              </w:rPr>
              <w:t>data</w:t>
            </w:r>
          </w:p>
        </w:tc>
        <w:tc>
          <w:tcPr>
            <w:tcW w:w="999" w:type="pct"/>
            <w:vAlign w:val="center"/>
          </w:tcPr>
          <w:p w14:paraId="2A5954C3">
            <w:pPr>
              <w:rPr>
                <w:rFonts w:hint="eastAsia" w:eastAsia="宋体"/>
                <w:i/>
                <w:iCs/>
                <w:color w:val="0000FF"/>
                <w:lang w:val="en-US" w:eastAsia="zh-CN"/>
              </w:rPr>
            </w:pPr>
            <w:r>
              <w:rPr>
                <w:rFonts w:hint="eastAsia" w:eastAsia="宋体"/>
                <w:i/>
                <w:iCs/>
                <w:color w:val="0000FF"/>
                <w:lang w:val="en-US" w:eastAsia="zh-CN"/>
              </w:rPr>
              <w:t>city</w:t>
            </w:r>
          </w:p>
        </w:tc>
        <w:tc>
          <w:tcPr>
            <w:tcW w:w="399" w:type="pct"/>
            <w:vAlign w:val="center"/>
          </w:tcPr>
          <w:p w14:paraId="55205086">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456428D9">
            <w:pPr>
              <w:jc w:val="center"/>
              <w:rPr>
                <w:rFonts w:hint="eastAsia" w:eastAsia="宋体"/>
                <w:i/>
                <w:iCs/>
                <w:color w:val="0000FF"/>
                <w:lang w:val="en-US" w:eastAsia="zh-CN"/>
              </w:rPr>
            </w:pPr>
            <w:r>
              <w:rPr>
                <w:rFonts w:hint="eastAsia" w:eastAsia="宋体"/>
                <w:i/>
                <w:iCs/>
                <w:color w:val="0000FF"/>
                <w:lang w:val="en-US" w:eastAsia="zh-CN"/>
              </w:rPr>
              <w:t>String</w:t>
            </w:r>
          </w:p>
        </w:tc>
        <w:tc>
          <w:tcPr>
            <w:tcW w:w="399" w:type="pct"/>
            <w:vAlign w:val="center"/>
          </w:tcPr>
          <w:p w14:paraId="4F73D2B6">
            <w:pPr>
              <w:jc w:val="center"/>
              <w:rPr>
                <w:rFonts w:hint="eastAsia" w:eastAsia="宋体"/>
                <w:i/>
                <w:iCs/>
                <w:color w:val="0000FF"/>
              </w:rPr>
            </w:pPr>
            <w:r>
              <w:rPr>
                <w:rFonts w:hint="eastAsia" w:eastAsia="宋体"/>
                <w:i/>
                <w:iCs/>
                <w:color w:val="0000FF"/>
                <w:lang w:val="en-US" w:eastAsia="zh-CN"/>
              </w:rPr>
              <w:t>50</w:t>
            </w:r>
          </w:p>
        </w:tc>
        <w:tc>
          <w:tcPr>
            <w:tcW w:w="1400" w:type="pct"/>
            <w:vAlign w:val="center"/>
          </w:tcPr>
          <w:p w14:paraId="0AC8FB3A">
            <w:pPr>
              <w:rPr>
                <w:rFonts w:hint="eastAsia" w:eastAsia="宋体"/>
                <w:i/>
                <w:iCs/>
                <w:color w:val="0000FF"/>
                <w:lang w:val="en-US" w:eastAsia="zh-CN"/>
              </w:rPr>
            </w:pPr>
            <w:r>
              <w:rPr>
                <w:rFonts w:hint="eastAsia" w:eastAsia="宋体"/>
                <w:i/>
                <w:iCs/>
                <w:color w:val="0000FF"/>
                <w:lang w:val="en-US" w:eastAsia="zh-CN"/>
              </w:rPr>
              <w:t>地市名称</w:t>
            </w:r>
          </w:p>
        </w:tc>
      </w:tr>
      <w:tr w14:paraId="7C95C2FA">
        <w:trPr>
          <w:cantSplit/>
          <w:trHeight w:val="454" w:hRule="atLeast"/>
          <w:jc w:val="center"/>
        </w:trPr>
        <w:tc>
          <w:tcPr>
            <w:tcW w:w="400" w:type="pct"/>
            <w:vAlign w:val="center"/>
          </w:tcPr>
          <w:p w14:paraId="1E1062D6">
            <w:pPr>
              <w:jc w:val="center"/>
              <w:rPr>
                <w:rFonts w:hint="default" w:eastAsia="宋体"/>
                <w:lang w:val="en-US" w:eastAsia="zh-CN"/>
              </w:rPr>
            </w:pPr>
            <w:r>
              <w:rPr>
                <w:rFonts w:hint="eastAsia" w:eastAsia="宋体"/>
                <w:lang w:val="en-US" w:eastAsia="zh-CN"/>
              </w:rPr>
              <w:t>7</w:t>
            </w:r>
          </w:p>
        </w:tc>
        <w:tc>
          <w:tcPr>
            <w:tcW w:w="800" w:type="pct"/>
            <w:vAlign w:val="center"/>
          </w:tcPr>
          <w:p w14:paraId="281DD5D5">
            <w:pPr>
              <w:rPr>
                <w:rFonts w:eastAsia="宋体"/>
                <w:i/>
                <w:iCs/>
                <w:color w:val="0000FF"/>
              </w:rPr>
            </w:pPr>
            <w:r>
              <w:rPr>
                <w:rFonts w:hint="eastAsia" w:eastAsia="宋体"/>
                <w:i/>
                <w:iCs/>
                <w:color w:val="0000FF"/>
                <w:lang w:val="en-US" w:eastAsia="zh-CN"/>
              </w:rPr>
              <w:t>data</w:t>
            </w:r>
          </w:p>
        </w:tc>
        <w:tc>
          <w:tcPr>
            <w:tcW w:w="999" w:type="pct"/>
            <w:vAlign w:val="center"/>
          </w:tcPr>
          <w:p w14:paraId="5F581F66">
            <w:pPr>
              <w:rPr>
                <w:rFonts w:hint="eastAsia" w:eastAsia="宋体"/>
                <w:i/>
                <w:iCs/>
                <w:color w:val="0000FF"/>
                <w:lang w:val="en-US" w:eastAsia="zh-CN"/>
              </w:rPr>
            </w:pPr>
            <w:r>
              <w:rPr>
                <w:rFonts w:hint="eastAsia" w:eastAsia="宋体"/>
                <w:i/>
                <w:iCs/>
                <w:color w:val="0000FF"/>
                <w:lang w:val="en-US" w:eastAsia="zh-CN"/>
              </w:rPr>
              <w:t>site</w:t>
            </w:r>
          </w:p>
        </w:tc>
        <w:tc>
          <w:tcPr>
            <w:tcW w:w="399" w:type="pct"/>
            <w:vAlign w:val="center"/>
          </w:tcPr>
          <w:p w14:paraId="26D4BBC7">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6540C0BA">
            <w:pPr>
              <w:jc w:val="center"/>
              <w:rPr>
                <w:rFonts w:hint="default" w:eastAsia="宋体"/>
                <w:i/>
                <w:iCs/>
                <w:color w:val="0000FF"/>
                <w:lang w:val="en-US" w:eastAsia="zh-CN"/>
              </w:rPr>
            </w:pPr>
            <w:r>
              <w:rPr>
                <w:rFonts w:hint="eastAsia" w:eastAsia="宋体"/>
                <w:i/>
                <w:iCs/>
                <w:color w:val="0000FF"/>
                <w:lang w:val="en-US" w:eastAsia="zh-CN"/>
              </w:rPr>
              <w:t>List</w:t>
            </w:r>
            <w:r>
              <w:rPr>
                <w:rFonts w:hint="default" w:eastAsia="宋体"/>
                <w:i/>
                <w:iCs/>
                <w:color w:val="0000FF"/>
                <w:lang w:val="en-US" w:eastAsia="zh-CN"/>
              </w:rPr>
              <w:t>&lt;</w:t>
            </w:r>
            <w:r>
              <w:rPr>
                <w:rFonts w:hint="eastAsia" w:eastAsia="宋体"/>
                <w:i/>
                <w:iCs/>
                <w:color w:val="0000FF"/>
                <w:lang w:val="en-US" w:eastAsia="zh-CN"/>
              </w:rPr>
              <w:t>String</w:t>
            </w:r>
            <w:r>
              <w:rPr>
                <w:rFonts w:hint="default" w:eastAsia="宋体"/>
                <w:i/>
                <w:iCs/>
                <w:color w:val="0000FF"/>
                <w:lang w:val="en-US" w:eastAsia="zh-CN"/>
              </w:rPr>
              <w:t>&gt;</w:t>
            </w:r>
          </w:p>
        </w:tc>
        <w:tc>
          <w:tcPr>
            <w:tcW w:w="399" w:type="pct"/>
            <w:vAlign w:val="center"/>
          </w:tcPr>
          <w:p w14:paraId="3002CF0A">
            <w:pPr>
              <w:jc w:val="center"/>
              <w:rPr>
                <w:rFonts w:hint="eastAsia" w:eastAsia="宋体"/>
                <w:i/>
                <w:iCs/>
                <w:color w:val="0000FF"/>
              </w:rPr>
            </w:pPr>
            <w:r>
              <w:rPr>
                <w:rFonts w:hint="eastAsia" w:eastAsia="宋体"/>
                <w:i/>
                <w:iCs/>
                <w:color w:val="0000FF"/>
                <w:lang w:val="en-US" w:eastAsia="zh-CN"/>
              </w:rPr>
              <w:t>50</w:t>
            </w:r>
          </w:p>
        </w:tc>
        <w:tc>
          <w:tcPr>
            <w:tcW w:w="1400" w:type="pct"/>
            <w:vAlign w:val="center"/>
          </w:tcPr>
          <w:p w14:paraId="2859BCCF">
            <w:pPr>
              <w:rPr>
                <w:rFonts w:hint="default" w:eastAsia="宋体"/>
                <w:i/>
                <w:iCs/>
                <w:color w:val="0000FF"/>
                <w:lang w:val="en-US" w:eastAsia="zh-CN"/>
              </w:rPr>
            </w:pPr>
            <w:r>
              <w:rPr>
                <w:rFonts w:hint="eastAsia" w:eastAsia="宋体"/>
                <w:i/>
                <w:iCs/>
                <w:color w:val="0000FF"/>
                <w:lang w:val="en-US" w:eastAsia="zh-CN"/>
              </w:rPr>
              <w:t>站点名称列表</w:t>
            </w:r>
          </w:p>
        </w:tc>
      </w:tr>
      <w:tr w14:paraId="226DA3D1">
        <w:trPr>
          <w:cantSplit/>
          <w:trHeight w:val="454" w:hRule="atLeast"/>
          <w:jc w:val="center"/>
        </w:trPr>
        <w:tc>
          <w:tcPr>
            <w:tcW w:w="400" w:type="pct"/>
            <w:vAlign w:val="center"/>
          </w:tcPr>
          <w:p w14:paraId="2E325127">
            <w:pPr>
              <w:jc w:val="center"/>
              <w:rPr>
                <w:rFonts w:hint="default" w:eastAsia="宋体"/>
                <w:lang w:val="en-US" w:eastAsia="zh-CN"/>
              </w:rPr>
            </w:pPr>
            <w:commentRangeStart w:id="0"/>
            <w:r>
              <w:rPr>
                <w:rFonts w:hint="eastAsia" w:eastAsia="宋体"/>
                <w:lang w:val="en-US" w:eastAsia="zh-CN"/>
              </w:rPr>
              <w:t>8</w:t>
            </w:r>
          </w:p>
        </w:tc>
        <w:tc>
          <w:tcPr>
            <w:tcW w:w="800" w:type="pct"/>
            <w:vAlign w:val="center"/>
          </w:tcPr>
          <w:p w14:paraId="20DF9D6A">
            <w:pPr>
              <w:rPr>
                <w:rFonts w:eastAsia="宋体"/>
                <w:i/>
                <w:iCs/>
                <w:color w:val="0000FF"/>
              </w:rPr>
            </w:pPr>
            <w:r>
              <w:rPr>
                <w:rFonts w:hint="eastAsia" w:eastAsia="宋体"/>
                <w:i/>
                <w:iCs/>
                <w:color w:val="0000FF"/>
                <w:lang w:val="en-US" w:eastAsia="zh-CN"/>
              </w:rPr>
              <w:t>data</w:t>
            </w:r>
          </w:p>
        </w:tc>
        <w:tc>
          <w:tcPr>
            <w:tcW w:w="999" w:type="pct"/>
            <w:vAlign w:val="center"/>
          </w:tcPr>
          <w:p w14:paraId="11970EE0">
            <w:pPr>
              <w:rPr>
                <w:rFonts w:hint="eastAsia" w:eastAsia="宋体"/>
                <w:i/>
                <w:iCs/>
                <w:color w:val="0000FF"/>
                <w:lang w:val="en-US" w:eastAsia="zh-CN"/>
              </w:rPr>
            </w:pPr>
            <w:r>
              <w:rPr>
                <w:rFonts w:hint="eastAsia" w:eastAsia="宋体"/>
                <w:i/>
                <w:iCs/>
                <w:color w:val="0000FF"/>
                <w:lang w:val="en-US" w:eastAsia="zh-CN"/>
              </w:rPr>
              <w:t>room</w:t>
            </w:r>
          </w:p>
        </w:tc>
        <w:tc>
          <w:tcPr>
            <w:tcW w:w="399" w:type="pct"/>
            <w:vAlign w:val="center"/>
          </w:tcPr>
          <w:p w14:paraId="3AA0E4F7">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68667ED9">
            <w:pPr>
              <w:jc w:val="center"/>
              <w:rPr>
                <w:rFonts w:hint="eastAsia" w:eastAsia="宋体"/>
                <w:i/>
                <w:iCs/>
                <w:color w:val="0000FF"/>
                <w:lang w:val="en-US" w:eastAsia="zh-CN"/>
              </w:rPr>
            </w:pPr>
            <w:r>
              <w:rPr>
                <w:rFonts w:hint="default" w:eastAsia="宋体"/>
                <w:i/>
                <w:iCs/>
                <w:color w:val="0000FF"/>
                <w:lang w:val="en-US" w:eastAsia="zh-CN"/>
              </w:rPr>
              <w:t>List&lt;</w:t>
            </w:r>
            <w:r>
              <w:rPr>
                <w:rFonts w:hint="eastAsia" w:eastAsia="宋体"/>
                <w:i/>
                <w:iCs/>
                <w:color w:val="0000FF"/>
                <w:lang w:val="en-US" w:eastAsia="zh-CN"/>
              </w:rPr>
              <w:t>String</w:t>
            </w:r>
            <w:r>
              <w:rPr>
                <w:rFonts w:hint="default" w:eastAsia="宋体"/>
                <w:i/>
                <w:iCs/>
                <w:color w:val="0000FF"/>
                <w:lang w:val="en-US" w:eastAsia="zh-CN"/>
              </w:rPr>
              <w:t>&gt;</w:t>
            </w:r>
            <w:r>
              <w:rPr>
                <w:rFonts w:hint="eastAsia" w:eastAsia="宋体"/>
                <w:i/>
                <w:iCs/>
                <w:color w:val="0000FF"/>
                <w:lang w:val="en-US" w:eastAsia="zh-CN"/>
              </w:rPr>
              <w:t xml:space="preserve"> </w:t>
            </w:r>
          </w:p>
        </w:tc>
        <w:tc>
          <w:tcPr>
            <w:tcW w:w="399" w:type="pct"/>
            <w:vAlign w:val="center"/>
          </w:tcPr>
          <w:p w14:paraId="0F37D1EA">
            <w:pPr>
              <w:jc w:val="center"/>
              <w:rPr>
                <w:rFonts w:hint="eastAsia" w:eastAsia="宋体"/>
                <w:i/>
                <w:iCs/>
                <w:color w:val="0000FF"/>
              </w:rPr>
            </w:pPr>
            <w:r>
              <w:rPr>
                <w:rFonts w:hint="eastAsia" w:eastAsia="宋体"/>
                <w:i/>
                <w:iCs/>
                <w:color w:val="0000FF"/>
                <w:lang w:val="en-US" w:eastAsia="zh-CN"/>
              </w:rPr>
              <w:t>50</w:t>
            </w:r>
          </w:p>
        </w:tc>
        <w:tc>
          <w:tcPr>
            <w:tcW w:w="1400" w:type="pct"/>
            <w:vAlign w:val="center"/>
          </w:tcPr>
          <w:p w14:paraId="4C0D716F">
            <w:pPr>
              <w:rPr>
                <w:rFonts w:hint="default" w:eastAsia="宋体"/>
                <w:i/>
                <w:iCs/>
                <w:color w:val="0000FF"/>
                <w:lang w:val="en-US" w:eastAsia="zh-CN"/>
              </w:rPr>
            </w:pPr>
            <w:r>
              <w:rPr>
                <w:rFonts w:hint="eastAsia" w:eastAsia="宋体"/>
                <w:i/>
                <w:iCs/>
                <w:color w:val="0000FF"/>
                <w:lang w:val="en-US" w:eastAsia="zh-CN"/>
              </w:rPr>
              <w:t>机房名称列表</w:t>
            </w:r>
            <w:commentRangeEnd w:id="0"/>
            <w:r>
              <w:commentReference w:id="0"/>
            </w:r>
          </w:p>
        </w:tc>
      </w:tr>
      <w:tr w14:paraId="62A27865">
        <w:trPr>
          <w:cantSplit/>
          <w:trHeight w:val="454" w:hRule="atLeast"/>
          <w:jc w:val="center"/>
        </w:trPr>
        <w:tc>
          <w:tcPr>
            <w:tcW w:w="400" w:type="pct"/>
            <w:vAlign w:val="center"/>
          </w:tcPr>
          <w:p w14:paraId="7EC5D6FD">
            <w:pPr>
              <w:jc w:val="center"/>
              <w:rPr>
                <w:rFonts w:hint="default" w:eastAsia="宋体"/>
                <w:lang w:val="en-US" w:eastAsia="zh-CN"/>
              </w:rPr>
            </w:pPr>
            <w:commentRangeStart w:id="1"/>
            <w:r>
              <w:rPr>
                <w:rFonts w:hint="eastAsia" w:eastAsia="宋体"/>
                <w:lang w:val="en-US" w:eastAsia="zh-CN"/>
              </w:rPr>
              <w:t>9</w:t>
            </w:r>
          </w:p>
        </w:tc>
        <w:tc>
          <w:tcPr>
            <w:tcW w:w="800" w:type="pct"/>
            <w:vAlign w:val="center"/>
          </w:tcPr>
          <w:p w14:paraId="24F76D5E">
            <w:pPr>
              <w:rPr>
                <w:rFonts w:eastAsia="宋体"/>
                <w:i/>
                <w:iCs/>
                <w:color w:val="0000FF"/>
              </w:rPr>
            </w:pPr>
            <w:r>
              <w:rPr>
                <w:rFonts w:hint="eastAsia" w:eastAsia="宋体"/>
                <w:i/>
                <w:iCs/>
                <w:color w:val="0000FF"/>
                <w:lang w:val="en-US" w:eastAsia="zh-CN"/>
              </w:rPr>
              <w:t>data</w:t>
            </w:r>
          </w:p>
        </w:tc>
        <w:tc>
          <w:tcPr>
            <w:tcW w:w="999" w:type="pct"/>
            <w:vAlign w:val="center"/>
          </w:tcPr>
          <w:p w14:paraId="1436E8CE">
            <w:pPr>
              <w:rPr>
                <w:rFonts w:hint="default" w:eastAsia="宋体"/>
                <w:i/>
                <w:iCs/>
                <w:color w:val="0000FF"/>
                <w:lang w:val="en-US" w:eastAsia="zh-CN"/>
              </w:rPr>
            </w:pPr>
            <w:r>
              <w:rPr>
                <w:rFonts w:hint="eastAsia" w:eastAsia="宋体"/>
                <w:i/>
                <w:iCs/>
                <w:color w:val="0000FF"/>
                <w:lang w:val="en-US" w:eastAsia="zh-CN"/>
              </w:rPr>
              <w:t>deviceId</w:t>
            </w:r>
            <w:r>
              <w:rPr>
                <w:rFonts w:hint="default" w:eastAsia="宋体"/>
                <w:i/>
                <w:iCs/>
                <w:color w:val="0000FF"/>
                <w:lang w:val="en-US" w:eastAsia="zh-CN"/>
              </w:rPr>
              <w:t>List</w:t>
            </w:r>
          </w:p>
        </w:tc>
        <w:tc>
          <w:tcPr>
            <w:tcW w:w="399" w:type="pct"/>
            <w:vAlign w:val="center"/>
          </w:tcPr>
          <w:p w14:paraId="447AEED3">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1E4F0991">
            <w:pPr>
              <w:jc w:val="center"/>
              <w:rPr>
                <w:rFonts w:hint="default" w:eastAsia="宋体"/>
                <w:i/>
                <w:iCs/>
                <w:color w:val="0000FF"/>
                <w:lang w:val="en-US" w:eastAsia="zh-CN"/>
              </w:rPr>
            </w:pPr>
            <w:r>
              <w:rPr>
                <w:rFonts w:hint="eastAsia" w:eastAsia="宋体"/>
                <w:i/>
                <w:iCs/>
                <w:color w:val="0000FF"/>
                <w:lang w:val="en-US" w:eastAsia="zh-CN"/>
              </w:rPr>
              <w:t>List</w:t>
            </w:r>
            <w:r>
              <w:rPr>
                <w:rFonts w:hint="default" w:eastAsia="宋体"/>
                <w:i/>
                <w:iCs/>
                <w:color w:val="0000FF"/>
                <w:lang w:val="en-US" w:eastAsia="zh-CN"/>
              </w:rPr>
              <w:t>&lt;</w:t>
            </w:r>
            <w:r>
              <w:rPr>
                <w:rFonts w:hint="eastAsia" w:eastAsia="宋体"/>
                <w:i/>
                <w:iCs/>
                <w:color w:val="0000FF"/>
                <w:lang w:val="en-US" w:eastAsia="zh-CN"/>
              </w:rPr>
              <w:t>String</w:t>
            </w:r>
            <w:r>
              <w:rPr>
                <w:rFonts w:hint="default" w:eastAsia="宋体"/>
                <w:i/>
                <w:iCs/>
                <w:color w:val="0000FF"/>
                <w:lang w:val="en-US" w:eastAsia="zh-CN"/>
              </w:rPr>
              <w:t>&gt;</w:t>
            </w:r>
          </w:p>
        </w:tc>
        <w:tc>
          <w:tcPr>
            <w:tcW w:w="399" w:type="pct"/>
            <w:vAlign w:val="center"/>
          </w:tcPr>
          <w:p w14:paraId="6F9C134C">
            <w:pPr>
              <w:jc w:val="center"/>
              <w:rPr>
                <w:rFonts w:hint="eastAsia" w:eastAsia="宋体"/>
                <w:i/>
                <w:iCs/>
                <w:color w:val="0000FF"/>
                <w:lang w:val="en-US" w:eastAsia="zh-CN"/>
              </w:rPr>
            </w:pPr>
            <w:r>
              <w:rPr>
                <w:rFonts w:hint="eastAsia" w:eastAsia="宋体"/>
                <w:i/>
                <w:iCs/>
                <w:color w:val="0000FF"/>
                <w:lang w:val="en-US" w:eastAsia="zh-CN"/>
              </w:rPr>
              <w:t>-</w:t>
            </w:r>
          </w:p>
        </w:tc>
        <w:tc>
          <w:tcPr>
            <w:tcW w:w="1400" w:type="pct"/>
            <w:vAlign w:val="center"/>
          </w:tcPr>
          <w:p w14:paraId="54F8B2A3">
            <w:pPr>
              <w:rPr>
                <w:rFonts w:hint="default" w:eastAsia="宋体"/>
                <w:i/>
                <w:iCs/>
                <w:color w:val="0000FF"/>
                <w:lang w:val="en-US" w:eastAsia="zh-CN"/>
              </w:rPr>
            </w:pPr>
            <w:r>
              <w:rPr>
                <w:rFonts w:hint="eastAsia" w:eastAsia="宋体"/>
                <w:i/>
                <w:iCs/>
                <w:color w:val="0000FF"/>
                <w:lang w:val="en-US" w:eastAsia="zh-CN"/>
              </w:rPr>
              <w:t>门禁设备ID列表</w:t>
            </w:r>
            <w:commentRangeEnd w:id="1"/>
            <w:r>
              <w:commentReference w:id="1"/>
            </w:r>
          </w:p>
        </w:tc>
      </w:tr>
      <w:tr w14:paraId="1D509066">
        <w:trPr>
          <w:cantSplit/>
          <w:trHeight w:val="454" w:hRule="atLeast"/>
          <w:jc w:val="center"/>
        </w:trPr>
        <w:tc>
          <w:tcPr>
            <w:tcW w:w="400" w:type="pct"/>
            <w:vAlign w:val="center"/>
          </w:tcPr>
          <w:p w14:paraId="2463C343">
            <w:pPr>
              <w:jc w:val="center"/>
              <w:rPr>
                <w:rFonts w:hint="default" w:eastAsia="宋体"/>
                <w:lang w:val="en-US" w:eastAsia="zh-CN"/>
              </w:rPr>
            </w:pPr>
            <w:r>
              <w:rPr>
                <w:rFonts w:hint="eastAsia" w:eastAsia="宋体"/>
                <w:lang w:val="en-US" w:eastAsia="zh-CN"/>
              </w:rPr>
              <w:t>10</w:t>
            </w:r>
          </w:p>
        </w:tc>
        <w:tc>
          <w:tcPr>
            <w:tcW w:w="800" w:type="pct"/>
            <w:vAlign w:val="center"/>
          </w:tcPr>
          <w:p w14:paraId="4175CB4F">
            <w:pPr>
              <w:rPr>
                <w:rFonts w:eastAsia="宋体"/>
                <w:i/>
                <w:iCs/>
                <w:color w:val="0000FF"/>
              </w:rPr>
            </w:pPr>
            <w:r>
              <w:rPr>
                <w:rFonts w:hint="eastAsia" w:eastAsia="宋体"/>
                <w:i/>
                <w:iCs/>
                <w:color w:val="0000FF"/>
                <w:lang w:val="en-US" w:eastAsia="zh-CN"/>
              </w:rPr>
              <w:t>data</w:t>
            </w:r>
          </w:p>
        </w:tc>
        <w:tc>
          <w:tcPr>
            <w:tcW w:w="999" w:type="pct"/>
            <w:vAlign w:val="center"/>
          </w:tcPr>
          <w:p w14:paraId="100DC178">
            <w:pPr>
              <w:rPr>
                <w:rFonts w:hint="eastAsia" w:eastAsia="宋体"/>
                <w:i/>
                <w:iCs/>
                <w:color w:val="0000FF"/>
                <w:lang w:val="en-US" w:eastAsia="zh-CN"/>
              </w:rPr>
            </w:pPr>
            <w:r>
              <w:rPr>
                <w:rFonts w:hint="eastAsia" w:eastAsia="宋体"/>
                <w:i/>
                <w:iCs/>
                <w:color w:val="0000FF"/>
                <w:lang w:val="en-US" w:eastAsia="zh-CN"/>
              </w:rPr>
              <w:t>picture</w:t>
            </w:r>
          </w:p>
        </w:tc>
        <w:tc>
          <w:tcPr>
            <w:tcW w:w="399" w:type="pct"/>
            <w:vAlign w:val="center"/>
          </w:tcPr>
          <w:p w14:paraId="37EDBF42">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422978D2">
            <w:pPr>
              <w:jc w:val="center"/>
              <w:rPr>
                <w:rFonts w:hint="eastAsia" w:eastAsia="宋体"/>
                <w:i/>
                <w:iCs/>
                <w:color w:val="0000FF"/>
                <w:lang w:val="en-US" w:eastAsia="zh-CN"/>
              </w:rPr>
            </w:pPr>
            <w:r>
              <w:rPr>
                <w:rFonts w:hint="eastAsia" w:eastAsia="宋体"/>
                <w:i/>
                <w:iCs/>
                <w:color w:val="0000FF"/>
                <w:lang w:val="en-US" w:eastAsia="zh-CN"/>
              </w:rPr>
              <w:t xml:space="preserve">String </w:t>
            </w:r>
          </w:p>
        </w:tc>
        <w:tc>
          <w:tcPr>
            <w:tcW w:w="399" w:type="pct"/>
            <w:vAlign w:val="center"/>
          </w:tcPr>
          <w:p w14:paraId="1E4EFA4F">
            <w:pPr>
              <w:jc w:val="center"/>
              <w:rPr>
                <w:rFonts w:hint="eastAsia" w:eastAsia="宋体"/>
                <w:i/>
                <w:iCs/>
                <w:color w:val="0000FF"/>
              </w:rPr>
            </w:pPr>
            <w:r>
              <w:rPr>
                <w:rFonts w:hint="eastAsia" w:eastAsia="宋体"/>
                <w:i/>
                <w:iCs/>
                <w:color w:val="0000FF"/>
                <w:lang w:val="en-US" w:eastAsia="zh-CN"/>
              </w:rPr>
              <w:t>-</w:t>
            </w:r>
          </w:p>
        </w:tc>
        <w:tc>
          <w:tcPr>
            <w:tcW w:w="1400" w:type="pct"/>
            <w:vAlign w:val="center"/>
          </w:tcPr>
          <w:p w14:paraId="45A19C8E">
            <w:pPr>
              <w:rPr>
                <w:rFonts w:hint="eastAsia" w:eastAsia="宋体"/>
                <w:i/>
                <w:iCs/>
                <w:color w:val="0000FF"/>
                <w:lang w:val="en-US" w:eastAsia="zh-CN"/>
              </w:rPr>
            </w:pPr>
            <w:r>
              <w:rPr>
                <w:rFonts w:hint="eastAsia" w:eastAsia="宋体"/>
                <w:i/>
                <w:iCs/>
                <w:color w:val="0000FF"/>
                <w:lang w:val="en-US" w:eastAsia="zh-CN"/>
              </w:rPr>
              <w:t>单张图片的base64字符串</w:t>
            </w:r>
          </w:p>
        </w:tc>
      </w:tr>
      <w:tr w14:paraId="26CD1DAB">
        <w:trPr>
          <w:cantSplit/>
          <w:trHeight w:val="454" w:hRule="atLeast"/>
          <w:jc w:val="center"/>
        </w:trPr>
        <w:tc>
          <w:tcPr>
            <w:tcW w:w="400" w:type="pct"/>
            <w:vAlign w:val="center"/>
          </w:tcPr>
          <w:p w14:paraId="2A19BEA7">
            <w:pPr>
              <w:jc w:val="center"/>
              <w:rPr>
                <w:rFonts w:hint="default" w:eastAsia="宋体"/>
                <w:lang w:val="en-US" w:eastAsia="zh-CN"/>
              </w:rPr>
            </w:pPr>
            <w:r>
              <w:rPr>
                <w:rFonts w:hint="eastAsia" w:eastAsia="宋体"/>
                <w:lang w:val="en-US" w:eastAsia="zh-CN"/>
              </w:rPr>
              <w:t>11</w:t>
            </w:r>
          </w:p>
        </w:tc>
        <w:tc>
          <w:tcPr>
            <w:tcW w:w="800" w:type="pct"/>
            <w:vAlign w:val="center"/>
          </w:tcPr>
          <w:p w14:paraId="062C1E03">
            <w:pPr>
              <w:rPr>
                <w:rFonts w:eastAsia="宋体"/>
                <w:i/>
                <w:iCs/>
                <w:color w:val="0000FF"/>
              </w:rPr>
            </w:pPr>
            <w:r>
              <w:rPr>
                <w:rFonts w:eastAsia="宋体"/>
                <w:i/>
                <w:iCs/>
                <w:color w:val="0000FF"/>
              </w:rPr>
              <w:t>data</w:t>
            </w:r>
          </w:p>
        </w:tc>
        <w:tc>
          <w:tcPr>
            <w:tcW w:w="999" w:type="pct"/>
            <w:vAlign w:val="center"/>
          </w:tcPr>
          <w:p w14:paraId="29A3B01D">
            <w:pPr>
              <w:rPr>
                <w:rFonts w:hint="default" w:eastAsia="宋体"/>
                <w:i/>
                <w:iCs/>
                <w:color w:val="0000FF"/>
                <w:lang w:val="en-US" w:eastAsia="zh-CN"/>
              </w:rPr>
            </w:pPr>
            <w:r>
              <w:rPr>
                <w:rFonts w:hint="eastAsia" w:eastAsia="宋体"/>
                <w:i/>
                <w:iCs/>
                <w:color w:val="0000FF"/>
                <w:lang w:val="en-US" w:eastAsia="zh-CN"/>
              </w:rPr>
              <w:t>startDate</w:t>
            </w:r>
          </w:p>
        </w:tc>
        <w:tc>
          <w:tcPr>
            <w:tcW w:w="399" w:type="pct"/>
            <w:vAlign w:val="center"/>
          </w:tcPr>
          <w:p w14:paraId="5B1154BE">
            <w:pPr>
              <w:jc w:val="center"/>
              <w:rPr>
                <w:rFonts w:hint="eastAsia" w:eastAsia="宋体"/>
                <w:i/>
                <w:iCs/>
                <w:color w:val="0000FF"/>
                <w:lang w:val="en-US" w:eastAsia="zh-CN"/>
              </w:rPr>
            </w:pPr>
            <w:r>
              <w:rPr>
                <w:rFonts w:hint="eastAsia" w:eastAsia="宋体"/>
                <w:i/>
                <w:iCs/>
                <w:color w:val="0000FF"/>
                <w:lang w:val="en-US" w:eastAsia="zh-CN"/>
              </w:rPr>
              <w:t>1</w:t>
            </w:r>
          </w:p>
        </w:tc>
        <w:tc>
          <w:tcPr>
            <w:tcW w:w="600" w:type="pct"/>
            <w:vAlign w:val="center"/>
          </w:tcPr>
          <w:p w14:paraId="0DA4004A">
            <w:pPr>
              <w:jc w:val="center"/>
              <w:rPr>
                <w:rFonts w:hint="eastAsia" w:eastAsia="宋体"/>
                <w:i/>
                <w:iCs/>
                <w:color w:val="0000FF"/>
                <w:lang w:val="en-US" w:eastAsia="zh-CN"/>
              </w:rPr>
            </w:pPr>
            <w:r>
              <w:rPr>
                <w:rFonts w:hint="eastAsia" w:eastAsia="宋体"/>
                <w:i/>
                <w:iCs/>
                <w:color w:val="0000FF"/>
                <w:lang w:val="en-US" w:eastAsia="zh-CN"/>
              </w:rPr>
              <w:t>String</w:t>
            </w:r>
          </w:p>
        </w:tc>
        <w:tc>
          <w:tcPr>
            <w:tcW w:w="399" w:type="pct"/>
            <w:vAlign w:val="center"/>
          </w:tcPr>
          <w:p w14:paraId="53E1214D">
            <w:pPr>
              <w:jc w:val="center"/>
              <w:rPr>
                <w:rFonts w:hint="eastAsia" w:eastAsia="宋体"/>
                <w:i/>
                <w:iCs/>
                <w:color w:val="0000FF"/>
              </w:rPr>
            </w:pPr>
            <w:r>
              <w:rPr>
                <w:rFonts w:hint="eastAsia" w:eastAsia="宋体"/>
                <w:i/>
                <w:iCs/>
                <w:color w:val="0000FF"/>
              </w:rPr>
              <w:t>－</w:t>
            </w:r>
          </w:p>
        </w:tc>
        <w:tc>
          <w:tcPr>
            <w:tcW w:w="1400" w:type="pct"/>
            <w:vAlign w:val="center"/>
          </w:tcPr>
          <w:p w14:paraId="771F8AA4">
            <w:pPr>
              <w:rPr>
                <w:rFonts w:hint="default" w:eastAsia="宋体"/>
                <w:i/>
                <w:iCs/>
                <w:color w:val="0000FF"/>
                <w:lang w:val="en-US" w:eastAsia="zh-CN"/>
              </w:rPr>
            </w:pPr>
            <w:r>
              <w:rPr>
                <w:rFonts w:hint="eastAsia" w:eastAsia="宋体"/>
                <w:i/>
                <w:iCs/>
                <w:color w:val="0000FF"/>
                <w:lang w:val="en-US" w:eastAsia="zh-CN"/>
              </w:rPr>
              <w:t>开始时间yyyy-MM-dd</w:t>
            </w:r>
          </w:p>
        </w:tc>
      </w:tr>
      <w:tr w14:paraId="2BCA2C8A">
        <w:trPr>
          <w:cantSplit/>
          <w:trHeight w:val="454" w:hRule="atLeast"/>
          <w:jc w:val="center"/>
        </w:trPr>
        <w:tc>
          <w:tcPr>
            <w:tcW w:w="400" w:type="pct"/>
            <w:vAlign w:val="center"/>
          </w:tcPr>
          <w:p w14:paraId="48624076">
            <w:pPr>
              <w:jc w:val="center"/>
              <w:rPr>
                <w:rFonts w:hint="default" w:eastAsia="宋体"/>
                <w:lang w:val="en-US" w:eastAsia="zh-CN"/>
              </w:rPr>
            </w:pPr>
            <w:bookmarkStart w:id="10" w:name="_Toc68801557"/>
            <w:r>
              <w:rPr>
                <w:rFonts w:hint="eastAsia" w:eastAsia="宋体"/>
                <w:lang w:val="en-US" w:eastAsia="zh-CN"/>
              </w:rPr>
              <w:t>12</w:t>
            </w:r>
          </w:p>
        </w:tc>
        <w:tc>
          <w:tcPr>
            <w:tcW w:w="800" w:type="pct"/>
            <w:vAlign w:val="center"/>
          </w:tcPr>
          <w:p w14:paraId="29AC25BC">
            <w:pPr>
              <w:rPr>
                <w:rFonts w:hint="eastAsia" w:eastAsia="宋体"/>
                <w:i/>
                <w:iCs/>
                <w:color w:val="0000FF"/>
                <w:lang w:val="en-US" w:eastAsia="zh-CN"/>
              </w:rPr>
            </w:pPr>
            <w:r>
              <w:rPr>
                <w:rFonts w:hint="eastAsia" w:eastAsia="宋体"/>
                <w:i/>
                <w:iCs/>
                <w:color w:val="0000FF"/>
                <w:lang w:val="en-US" w:eastAsia="zh-CN"/>
              </w:rPr>
              <w:t>data</w:t>
            </w:r>
          </w:p>
        </w:tc>
        <w:tc>
          <w:tcPr>
            <w:tcW w:w="999" w:type="pct"/>
            <w:vAlign w:val="center"/>
          </w:tcPr>
          <w:p w14:paraId="4BFCCB0B">
            <w:pPr>
              <w:rPr>
                <w:rFonts w:hint="default" w:eastAsia="宋体"/>
                <w:i/>
                <w:iCs/>
                <w:color w:val="0000FF"/>
                <w:lang w:val="en-US" w:eastAsia="zh-CN"/>
              </w:rPr>
            </w:pPr>
            <w:r>
              <w:rPr>
                <w:rFonts w:hint="eastAsia" w:eastAsia="宋体"/>
                <w:i/>
                <w:iCs/>
                <w:color w:val="0000FF"/>
                <w:lang w:val="en-US" w:eastAsia="zh-CN"/>
              </w:rPr>
              <w:t>endDate</w:t>
            </w:r>
          </w:p>
        </w:tc>
        <w:tc>
          <w:tcPr>
            <w:tcW w:w="399" w:type="pct"/>
            <w:vAlign w:val="center"/>
          </w:tcPr>
          <w:p w14:paraId="5367153E">
            <w:pPr>
              <w:jc w:val="center"/>
              <w:rPr>
                <w:rFonts w:hint="default" w:eastAsia="宋体"/>
                <w:i/>
                <w:iCs/>
                <w:color w:val="0000FF"/>
                <w:lang w:val="en-US" w:eastAsia="zh-CN"/>
              </w:rPr>
            </w:pPr>
            <w:r>
              <w:rPr>
                <w:rFonts w:hint="eastAsia" w:eastAsia="宋体"/>
                <w:i/>
                <w:iCs/>
                <w:color w:val="0000FF"/>
                <w:lang w:val="en-US" w:eastAsia="zh-CN"/>
              </w:rPr>
              <w:t>1</w:t>
            </w:r>
          </w:p>
        </w:tc>
        <w:tc>
          <w:tcPr>
            <w:tcW w:w="600" w:type="pct"/>
            <w:vAlign w:val="center"/>
          </w:tcPr>
          <w:p w14:paraId="055EE523">
            <w:pPr>
              <w:jc w:val="center"/>
              <w:rPr>
                <w:rFonts w:hint="default" w:eastAsia="宋体"/>
                <w:i/>
                <w:iCs/>
                <w:color w:val="0000FF"/>
                <w:lang w:val="en-US" w:eastAsia="zh-CN"/>
              </w:rPr>
            </w:pPr>
            <w:r>
              <w:rPr>
                <w:rFonts w:hint="eastAsia" w:eastAsia="宋体"/>
                <w:i/>
                <w:iCs/>
                <w:color w:val="0000FF"/>
                <w:lang w:val="en-US" w:eastAsia="zh-CN"/>
              </w:rPr>
              <w:t>String</w:t>
            </w:r>
          </w:p>
        </w:tc>
        <w:tc>
          <w:tcPr>
            <w:tcW w:w="399" w:type="pct"/>
            <w:vAlign w:val="center"/>
          </w:tcPr>
          <w:p w14:paraId="4A36F309">
            <w:pPr>
              <w:jc w:val="center"/>
              <w:rPr>
                <w:rFonts w:hint="default" w:eastAsia="宋体"/>
                <w:i/>
                <w:iCs/>
                <w:color w:val="0000FF"/>
                <w:lang w:val="en-US" w:eastAsia="zh-CN"/>
              </w:rPr>
            </w:pPr>
            <w:r>
              <w:rPr>
                <w:rFonts w:hint="eastAsia" w:eastAsia="宋体"/>
                <w:i/>
                <w:iCs/>
                <w:color w:val="0000FF"/>
                <w:lang w:val="en-US" w:eastAsia="zh-CN"/>
              </w:rPr>
              <w:t xml:space="preserve">- </w:t>
            </w:r>
          </w:p>
        </w:tc>
        <w:tc>
          <w:tcPr>
            <w:tcW w:w="1400" w:type="pct"/>
            <w:vAlign w:val="center"/>
          </w:tcPr>
          <w:p w14:paraId="4AD61CBD">
            <w:pPr>
              <w:rPr>
                <w:rFonts w:hint="default" w:eastAsia="宋体"/>
                <w:i/>
                <w:iCs/>
                <w:color w:val="0000FF"/>
                <w:lang w:val="en-US" w:eastAsia="zh-CN"/>
              </w:rPr>
            </w:pPr>
            <w:r>
              <w:rPr>
                <w:rFonts w:hint="eastAsia" w:eastAsia="宋体"/>
                <w:i/>
                <w:iCs/>
                <w:color w:val="0000FF"/>
                <w:lang w:val="en-US" w:eastAsia="zh-CN"/>
              </w:rPr>
              <w:t>结束时间yyyy-MM-dd</w:t>
            </w:r>
          </w:p>
        </w:tc>
      </w:tr>
    </w:tbl>
    <w:p w14:paraId="7B6DF103">
      <w:pPr>
        <w:keepNext/>
        <w:spacing w:line="360" w:lineRule="auto"/>
        <w:rPr>
          <w:rFonts w:hint="eastAsia" w:eastAsia="宋体"/>
          <w:b/>
          <w:sz w:val="24"/>
        </w:rPr>
      </w:pPr>
    </w:p>
    <w:p w14:paraId="66B3B873">
      <w:pPr>
        <w:keepNext/>
        <w:spacing w:line="360" w:lineRule="auto"/>
        <w:rPr>
          <w:rFonts w:eastAsia="宋体"/>
          <w:b/>
          <w:sz w:val="24"/>
        </w:rPr>
      </w:pPr>
      <w:r>
        <w:rPr>
          <w:rFonts w:hint="eastAsia" w:eastAsia="宋体"/>
          <w:b/>
          <w:sz w:val="24"/>
        </w:rPr>
        <w:t>响应参数</w:t>
      </w:r>
      <w:bookmarkEnd w:id="10"/>
    </w:p>
    <w:tbl>
      <w:tblPr>
        <w:tblStyle w:val="26"/>
        <w:tblW w:w="47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1497"/>
        <w:gridCol w:w="1871"/>
        <w:gridCol w:w="748"/>
        <w:gridCol w:w="1123"/>
        <w:gridCol w:w="748"/>
        <w:gridCol w:w="2620"/>
      </w:tblGrid>
      <w:tr w14:paraId="764D8D81">
        <w:trPr>
          <w:cantSplit/>
          <w:trHeight w:val="454" w:hRule="atLeast"/>
          <w:jc w:val="center"/>
        </w:trPr>
        <w:tc>
          <w:tcPr>
            <w:tcW w:w="400" w:type="pct"/>
            <w:shd w:val="clear" w:color="auto" w:fill="D8D8D8" w:themeFill="background1" w:themeFillShade="D9"/>
            <w:vAlign w:val="center"/>
          </w:tcPr>
          <w:p w14:paraId="3A425324">
            <w:pPr>
              <w:spacing w:line="360" w:lineRule="auto"/>
              <w:jc w:val="center"/>
              <w:rPr>
                <w:rFonts w:eastAsia="宋体"/>
                <w:b/>
              </w:rPr>
            </w:pPr>
            <w:r>
              <w:rPr>
                <w:rFonts w:hint="eastAsia" w:eastAsia="宋体"/>
                <w:b/>
              </w:rPr>
              <w:t>序号</w:t>
            </w:r>
          </w:p>
        </w:tc>
        <w:tc>
          <w:tcPr>
            <w:tcW w:w="800" w:type="pct"/>
            <w:shd w:val="clear" w:color="auto" w:fill="D8D8D8" w:themeFill="background1" w:themeFillShade="D9"/>
            <w:vAlign w:val="center"/>
          </w:tcPr>
          <w:p w14:paraId="02FF65B9">
            <w:pPr>
              <w:spacing w:line="360" w:lineRule="auto"/>
              <w:jc w:val="center"/>
              <w:rPr>
                <w:rFonts w:eastAsia="宋体"/>
                <w:b/>
              </w:rPr>
            </w:pPr>
            <w:r>
              <w:rPr>
                <w:rFonts w:hint="eastAsia" w:eastAsia="宋体"/>
                <w:b/>
              </w:rPr>
              <w:t>父元素名称</w:t>
            </w:r>
          </w:p>
        </w:tc>
        <w:tc>
          <w:tcPr>
            <w:tcW w:w="999" w:type="pct"/>
            <w:shd w:val="clear" w:color="auto" w:fill="D8D8D8" w:themeFill="background1" w:themeFillShade="D9"/>
            <w:vAlign w:val="center"/>
          </w:tcPr>
          <w:p w14:paraId="088FF57A">
            <w:pPr>
              <w:spacing w:line="360" w:lineRule="auto"/>
              <w:jc w:val="center"/>
              <w:rPr>
                <w:rFonts w:eastAsia="宋体"/>
                <w:b/>
              </w:rPr>
            </w:pPr>
            <w:r>
              <w:rPr>
                <w:rFonts w:hint="eastAsia" w:eastAsia="宋体"/>
                <w:b/>
              </w:rPr>
              <w:t>元素名称</w:t>
            </w:r>
          </w:p>
        </w:tc>
        <w:tc>
          <w:tcPr>
            <w:tcW w:w="399" w:type="pct"/>
            <w:shd w:val="clear" w:color="auto" w:fill="D8D8D8" w:themeFill="background1" w:themeFillShade="D9"/>
            <w:vAlign w:val="center"/>
          </w:tcPr>
          <w:p w14:paraId="6A5162C1">
            <w:pPr>
              <w:spacing w:line="360" w:lineRule="auto"/>
              <w:jc w:val="center"/>
              <w:rPr>
                <w:rFonts w:eastAsia="宋体"/>
                <w:b/>
              </w:rPr>
            </w:pPr>
            <w:r>
              <w:rPr>
                <w:rFonts w:hint="eastAsia" w:eastAsia="宋体"/>
                <w:b/>
              </w:rPr>
              <w:t>约束</w:t>
            </w:r>
          </w:p>
        </w:tc>
        <w:tc>
          <w:tcPr>
            <w:tcW w:w="600" w:type="pct"/>
            <w:shd w:val="clear" w:color="auto" w:fill="D8D8D8" w:themeFill="background1" w:themeFillShade="D9"/>
            <w:vAlign w:val="center"/>
          </w:tcPr>
          <w:p w14:paraId="59DED706">
            <w:pPr>
              <w:spacing w:line="360" w:lineRule="auto"/>
              <w:jc w:val="center"/>
              <w:rPr>
                <w:rFonts w:eastAsia="宋体"/>
                <w:b/>
              </w:rPr>
            </w:pPr>
            <w:r>
              <w:rPr>
                <w:rFonts w:hint="eastAsia" w:eastAsia="宋体"/>
                <w:b/>
              </w:rPr>
              <w:t>类型</w:t>
            </w:r>
          </w:p>
        </w:tc>
        <w:tc>
          <w:tcPr>
            <w:tcW w:w="399" w:type="pct"/>
            <w:shd w:val="clear" w:color="auto" w:fill="D8D8D8" w:themeFill="background1" w:themeFillShade="D9"/>
            <w:vAlign w:val="center"/>
          </w:tcPr>
          <w:p w14:paraId="3F6468D0">
            <w:pPr>
              <w:spacing w:line="360" w:lineRule="auto"/>
              <w:jc w:val="center"/>
              <w:rPr>
                <w:rFonts w:eastAsia="宋体"/>
                <w:b/>
              </w:rPr>
            </w:pPr>
            <w:r>
              <w:rPr>
                <w:rFonts w:hint="eastAsia" w:eastAsia="宋体"/>
                <w:b/>
              </w:rPr>
              <w:t>宽度</w:t>
            </w:r>
          </w:p>
        </w:tc>
        <w:tc>
          <w:tcPr>
            <w:tcW w:w="1400" w:type="pct"/>
            <w:shd w:val="clear" w:color="auto" w:fill="D8D8D8" w:themeFill="background1" w:themeFillShade="D9"/>
            <w:vAlign w:val="center"/>
          </w:tcPr>
          <w:p w14:paraId="4F005C89">
            <w:pPr>
              <w:spacing w:line="360" w:lineRule="auto"/>
              <w:jc w:val="center"/>
              <w:rPr>
                <w:rFonts w:eastAsia="宋体"/>
                <w:b/>
              </w:rPr>
            </w:pPr>
            <w:r>
              <w:rPr>
                <w:rFonts w:hint="eastAsia" w:eastAsia="宋体"/>
                <w:b/>
              </w:rPr>
              <w:t>描述</w:t>
            </w:r>
          </w:p>
        </w:tc>
      </w:tr>
      <w:tr w14:paraId="37F3A1D0">
        <w:trPr>
          <w:cantSplit/>
          <w:trHeight w:val="454" w:hRule="atLeast"/>
          <w:jc w:val="center"/>
        </w:trPr>
        <w:tc>
          <w:tcPr>
            <w:tcW w:w="400" w:type="pct"/>
            <w:vAlign w:val="center"/>
          </w:tcPr>
          <w:p w14:paraId="7AC7741E">
            <w:pPr>
              <w:jc w:val="center"/>
              <w:rPr>
                <w:rFonts w:eastAsia="宋体"/>
              </w:rPr>
            </w:pPr>
            <w:r>
              <w:rPr>
                <w:rFonts w:hint="eastAsia" w:eastAsia="宋体"/>
              </w:rPr>
              <w:t>1</w:t>
            </w:r>
          </w:p>
        </w:tc>
        <w:tc>
          <w:tcPr>
            <w:tcW w:w="800" w:type="pct"/>
            <w:vAlign w:val="center"/>
          </w:tcPr>
          <w:p w14:paraId="5920EEA8">
            <w:pPr>
              <w:rPr>
                <w:rFonts w:eastAsia="宋体"/>
                <w:i/>
                <w:iCs/>
                <w:color w:val="0000FF"/>
              </w:rPr>
            </w:pPr>
          </w:p>
        </w:tc>
        <w:tc>
          <w:tcPr>
            <w:tcW w:w="999" w:type="pct"/>
            <w:vAlign w:val="center"/>
          </w:tcPr>
          <w:p w14:paraId="546D4429">
            <w:pPr>
              <w:rPr>
                <w:rFonts w:eastAsia="宋体"/>
                <w:i/>
                <w:iCs/>
                <w:color w:val="0000FF"/>
              </w:rPr>
            </w:pPr>
            <w:r>
              <w:rPr>
                <w:rFonts w:hint="eastAsia" w:eastAsia="宋体"/>
                <w:i/>
                <w:iCs/>
                <w:color w:val="0000FF"/>
              </w:rPr>
              <w:t>code</w:t>
            </w:r>
          </w:p>
        </w:tc>
        <w:tc>
          <w:tcPr>
            <w:tcW w:w="399" w:type="pct"/>
            <w:vAlign w:val="center"/>
          </w:tcPr>
          <w:p w14:paraId="583BC277">
            <w:pPr>
              <w:jc w:val="center"/>
              <w:rPr>
                <w:rFonts w:eastAsia="宋体"/>
                <w:i/>
                <w:iCs/>
                <w:color w:val="0000FF"/>
              </w:rPr>
            </w:pPr>
            <w:r>
              <w:rPr>
                <w:rFonts w:hint="eastAsia" w:eastAsia="宋体"/>
                <w:i/>
                <w:iCs/>
                <w:color w:val="0000FF"/>
              </w:rPr>
              <w:t>1</w:t>
            </w:r>
          </w:p>
        </w:tc>
        <w:tc>
          <w:tcPr>
            <w:tcW w:w="600" w:type="pct"/>
            <w:vAlign w:val="center"/>
          </w:tcPr>
          <w:p w14:paraId="14D2195E">
            <w:pPr>
              <w:jc w:val="center"/>
              <w:rPr>
                <w:rFonts w:eastAsia="宋体"/>
                <w:i/>
                <w:iCs/>
                <w:color w:val="0000FF"/>
              </w:rPr>
            </w:pPr>
            <w:r>
              <w:rPr>
                <w:rFonts w:hint="eastAsia" w:eastAsia="宋体"/>
                <w:i/>
                <w:iCs/>
                <w:color w:val="0000FF"/>
              </w:rPr>
              <w:t>String</w:t>
            </w:r>
          </w:p>
        </w:tc>
        <w:tc>
          <w:tcPr>
            <w:tcW w:w="399" w:type="pct"/>
            <w:vAlign w:val="center"/>
          </w:tcPr>
          <w:p w14:paraId="707B8EDB">
            <w:pPr>
              <w:jc w:val="center"/>
              <w:rPr>
                <w:rFonts w:eastAsia="宋体"/>
                <w:i/>
                <w:iCs/>
                <w:color w:val="0000FF"/>
              </w:rPr>
            </w:pPr>
            <w:r>
              <w:rPr>
                <w:rFonts w:hint="eastAsia" w:eastAsia="宋体"/>
                <w:i/>
                <w:iCs/>
                <w:color w:val="0000FF"/>
              </w:rPr>
              <w:t>2</w:t>
            </w:r>
          </w:p>
        </w:tc>
        <w:tc>
          <w:tcPr>
            <w:tcW w:w="1400" w:type="pct"/>
            <w:vAlign w:val="center"/>
          </w:tcPr>
          <w:p w14:paraId="2BAFD7F8">
            <w:pPr>
              <w:rPr>
                <w:rFonts w:eastAsia="宋体"/>
                <w:i/>
                <w:iCs/>
                <w:color w:val="0000FF"/>
              </w:rPr>
            </w:pPr>
            <w:r>
              <w:rPr>
                <w:rFonts w:hint="eastAsia" w:eastAsia="宋体"/>
                <w:i/>
                <w:iCs/>
                <w:color w:val="0000FF"/>
              </w:rPr>
              <w:t>返回编码</w:t>
            </w:r>
          </w:p>
          <w:p w14:paraId="22EAD387">
            <w:pPr>
              <w:rPr>
                <w:rFonts w:eastAsia="宋体"/>
                <w:i/>
                <w:iCs/>
                <w:color w:val="0000FF"/>
              </w:rPr>
            </w:pPr>
            <w:r>
              <w:rPr>
                <w:rFonts w:hint="eastAsia" w:eastAsia="宋体"/>
                <w:i/>
                <w:iCs/>
                <w:color w:val="0000FF"/>
              </w:rPr>
              <w:t>00成功</w:t>
            </w:r>
          </w:p>
          <w:p w14:paraId="50A8F4FD">
            <w:pPr>
              <w:rPr>
                <w:rFonts w:eastAsia="宋体"/>
                <w:i/>
                <w:iCs/>
                <w:color w:val="0000FF"/>
              </w:rPr>
            </w:pPr>
            <w:r>
              <w:rPr>
                <w:rFonts w:hint="eastAsia" w:eastAsia="宋体"/>
                <w:i/>
                <w:iCs/>
                <w:color w:val="0000FF"/>
              </w:rPr>
              <w:t>21接口异常</w:t>
            </w:r>
          </w:p>
          <w:p w14:paraId="420A9D93">
            <w:pPr>
              <w:rPr>
                <w:rFonts w:eastAsia="宋体"/>
                <w:i/>
                <w:iCs/>
                <w:color w:val="0000FF"/>
              </w:rPr>
            </w:pPr>
            <w:r>
              <w:rPr>
                <w:rFonts w:hint="eastAsia" w:eastAsia="宋体"/>
                <w:i/>
                <w:iCs/>
                <w:color w:val="0000FF"/>
              </w:rPr>
              <w:t>22接口安全校验不通过</w:t>
            </w:r>
          </w:p>
          <w:p w14:paraId="63FFD673">
            <w:pPr>
              <w:rPr>
                <w:rFonts w:eastAsia="宋体"/>
                <w:i/>
                <w:iCs/>
                <w:color w:val="0000FF"/>
              </w:rPr>
            </w:pPr>
            <w:r>
              <w:rPr>
                <w:rFonts w:hint="eastAsia" w:eastAsia="宋体"/>
                <w:i/>
                <w:iCs/>
                <w:color w:val="0000FF"/>
              </w:rPr>
              <w:t>23接口请求参数错误</w:t>
            </w:r>
          </w:p>
        </w:tc>
      </w:tr>
      <w:tr w14:paraId="03476A7F">
        <w:trPr>
          <w:cantSplit/>
          <w:trHeight w:val="454" w:hRule="atLeast"/>
          <w:jc w:val="center"/>
        </w:trPr>
        <w:tc>
          <w:tcPr>
            <w:tcW w:w="400" w:type="pct"/>
            <w:vAlign w:val="center"/>
          </w:tcPr>
          <w:p w14:paraId="5730494C">
            <w:pPr>
              <w:jc w:val="center"/>
              <w:rPr>
                <w:rFonts w:eastAsia="宋体"/>
              </w:rPr>
            </w:pPr>
            <w:r>
              <w:rPr>
                <w:rFonts w:hint="eastAsia" w:eastAsia="宋体"/>
              </w:rPr>
              <w:t>2</w:t>
            </w:r>
          </w:p>
        </w:tc>
        <w:tc>
          <w:tcPr>
            <w:tcW w:w="800" w:type="pct"/>
            <w:vAlign w:val="center"/>
          </w:tcPr>
          <w:p w14:paraId="654F14C2">
            <w:pPr>
              <w:rPr>
                <w:rFonts w:eastAsia="宋体"/>
                <w:i/>
                <w:iCs/>
                <w:color w:val="0000FF"/>
              </w:rPr>
            </w:pPr>
          </w:p>
        </w:tc>
        <w:tc>
          <w:tcPr>
            <w:tcW w:w="999" w:type="pct"/>
            <w:vAlign w:val="center"/>
          </w:tcPr>
          <w:p w14:paraId="5BE8306D">
            <w:pPr>
              <w:rPr>
                <w:rFonts w:eastAsia="宋体"/>
                <w:i/>
                <w:iCs/>
                <w:color w:val="0000FF"/>
              </w:rPr>
            </w:pPr>
            <w:r>
              <w:rPr>
                <w:rFonts w:hint="eastAsia" w:eastAsia="宋体"/>
                <w:i/>
                <w:iCs/>
                <w:color w:val="0000FF"/>
              </w:rPr>
              <w:t>desc</w:t>
            </w:r>
          </w:p>
        </w:tc>
        <w:tc>
          <w:tcPr>
            <w:tcW w:w="399" w:type="pct"/>
            <w:vAlign w:val="center"/>
          </w:tcPr>
          <w:p w14:paraId="3E525E0B">
            <w:pPr>
              <w:jc w:val="center"/>
              <w:rPr>
                <w:rFonts w:eastAsia="宋体"/>
                <w:i/>
                <w:iCs/>
                <w:color w:val="0000FF"/>
              </w:rPr>
            </w:pPr>
            <w:r>
              <w:rPr>
                <w:rFonts w:hint="eastAsia" w:eastAsia="宋体"/>
                <w:i/>
                <w:iCs/>
                <w:color w:val="0000FF"/>
              </w:rPr>
              <w:t>1</w:t>
            </w:r>
          </w:p>
        </w:tc>
        <w:tc>
          <w:tcPr>
            <w:tcW w:w="600" w:type="pct"/>
            <w:vAlign w:val="center"/>
          </w:tcPr>
          <w:p w14:paraId="39D0510E">
            <w:pPr>
              <w:jc w:val="center"/>
              <w:rPr>
                <w:rFonts w:eastAsia="宋体"/>
                <w:i/>
                <w:iCs/>
                <w:color w:val="0000FF"/>
              </w:rPr>
            </w:pPr>
            <w:r>
              <w:rPr>
                <w:rFonts w:hint="eastAsia" w:eastAsia="宋体"/>
                <w:i/>
                <w:iCs/>
                <w:color w:val="0000FF"/>
              </w:rPr>
              <w:t>String</w:t>
            </w:r>
          </w:p>
        </w:tc>
        <w:tc>
          <w:tcPr>
            <w:tcW w:w="399" w:type="pct"/>
            <w:vAlign w:val="center"/>
          </w:tcPr>
          <w:p w14:paraId="3070799C">
            <w:pPr>
              <w:jc w:val="center"/>
              <w:rPr>
                <w:rFonts w:eastAsia="宋体"/>
                <w:i/>
                <w:iCs/>
                <w:color w:val="0000FF"/>
              </w:rPr>
            </w:pPr>
            <w:r>
              <w:rPr>
                <w:rFonts w:hint="eastAsia" w:eastAsia="宋体"/>
                <w:i/>
                <w:iCs/>
                <w:color w:val="0000FF"/>
              </w:rPr>
              <w:t>128</w:t>
            </w:r>
          </w:p>
        </w:tc>
        <w:tc>
          <w:tcPr>
            <w:tcW w:w="1400" w:type="pct"/>
            <w:vAlign w:val="center"/>
          </w:tcPr>
          <w:p w14:paraId="675DF8EE">
            <w:pPr>
              <w:rPr>
                <w:rFonts w:eastAsia="宋体"/>
                <w:i/>
                <w:iCs/>
                <w:color w:val="0000FF"/>
              </w:rPr>
            </w:pPr>
            <w:r>
              <w:rPr>
                <w:rFonts w:hint="eastAsia" w:eastAsia="宋体"/>
                <w:i/>
                <w:iCs/>
                <w:color w:val="0000FF"/>
              </w:rPr>
              <w:t>返回描述</w:t>
            </w:r>
          </w:p>
        </w:tc>
      </w:tr>
      <w:tr w14:paraId="554FDD95">
        <w:trPr>
          <w:cantSplit/>
          <w:trHeight w:val="454" w:hRule="atLeast"/>
          <w:jc w:val="center"/>
        </w:trPr>
        <w:tc>
          <w:tcPr>
            <w:tcW w:w="400" w:type="pct"/>
            <w:vAlign w:val="center"/>
          </w:tcPr>
          <w:p w14:paraId="532C5C20">
            <w:pPr>
              <w:jc w:val="center"/>
              <w:rPr>
                <w:rFonts w:eastAsia="宋体"/>
              </w:rPr>
            </w:pPr>
            <w:r>
              <w:rPr>
                <w:rFonts w:hint="eastAsia" w:eastAsia="宋体"/>
              </w:rPr>
              <w:t>3</w:t>
            </w:r>
          </w:p>
        </w:tc>
        <w:tc>
          <w:tcPr>
            <w:tcW w:w="800" w:type="pct"/>
            <w:vAlign w:val="center"/>
          </w:tcPr>
          <w:p w14:paraId="1AA515EF">
            <w:pPr>
              <w:rPr>
                <w:rFonts w:eastAsia="宋体"/>
                <w:i/>
                <w:iCs/>
                <w:color w:val="0000FF"/>
              </w:rPr>
            </w:pPr>
          </w:p>
        </w:tc>
        <w:tc>
          <w:tcPr>
            <w:tcW w:w="999" w:type="pct"/>
            <w:vAlign w:val="center"/>
          </w:tcPr>
          <w:p w14:paraId="7CD02E69">
            <w:pPr>
              <w:rPr>
                <w:rFonts w:eastAsia="宋体"/>
                <w:i/>
                <w:iCs/>
                <w:color w:val="0000FF"/>
              </w:rPr>
            </w:pPr>
            <w:r>
              <w:rPr>
                <w:rFonts w:eastAsia="宋体"/>
                <w:i/>
                <w:iCs/>
                <w:color w:val="0000FF"/>
              </w:rPr>
              <w:t>data</w:t>
            </w:r>
          </w:p>
        </w:tc>
        <w:tc>
          <w:tcPr>
            <w:tcW w:w="399" w:type="pct"/>
            <w:vAlign w:val="center"/>
          </w:tcPr>
          <w:p w14:paraId="668AF272">
            <w:pPr>
              <w:jc w:val="center"/>
              <w:rPr>
                <w:rFonts w:eastAsia="宋体"/>
                <w:i/>
                <w:iCs/>
                <w:color w:val="0000FF"/>
              </w:rPr>
            </w:pPr>
            <w:r>
              <w:rPr>
                <w:rFonts w:hint="eastAsia" w:eastAsia="宋体"/>
                <w:i/>
                <w:iCs/>
                <w:color w:val="0000FF"/>
              </w:rPr>
              <w:t>?</w:t>
            </w:r>
          </w:p>
        </w:tc>
        <w:tc>
          <w:tcPr>
            <w:tcW w:w="600" w:type="pct"/>
            <w:vAlign w:val="center"/>
          </w:tcPr>
          <w:p w14:paraId="6AC69A60">
            <w:pPr>
              <w:jc w:val="center"/>
              <w:rPr>
                <w:rFonts w:eastAsia="宋体"/>
                <w:i/>
                <w:iCs/>
                <w:color w:val="0000FF"/>
              </w:rPr>
            </w:pPr>
            <w:r>
              <w:rPr>
                <w:rFonts w:eastAsia="宋体"/>
                <w:i/>
                <w:iCs/>
                <w:color w:val="0000FF"/>
              </w:rPr>
              <w:t>Object</w:t>
            </w:r>
          </w:p>
        </w:tc>
        <w:tc>
          <w:tcPr>
            <w:tcW w:w="399" w:type="pct"/>
            <w:vAlign w:val="center"/>
          </w:tcPr>
          <w:p w14:paraId="3AD772DA">
            <w:pPr>
              <w:jc w:val="center"/>
              <w:rPr>
                <w:rFonts w:eastAsia="宋体"/>
                <w:i/>
                <w:iCs/>
                <w:color w:val="0000FF"/>
              </w:rPr>
            </w:pPr>
            <w:r>
              <w:rPr>
                <w:rFonts w:hint="eastAsia" w:eastAsia="宋体"/>
                <w:i/>
                <w:iCs/>
                <w:color w:val="0000FF"/>
              </w:rPr>
              <w:t>－</w:t>
            </w:r>
          </w:p>
        </w:tc>
        <w:tc>
          <w:tcPr>
            <w:tcW w:w="1400" w:type="pct"/>
            <w:vAlign w:val="center"/>
          </w:tcPr>
          <w:p w14:paraId="2445D05A">
            <w:pPr>
              <w:rPr>
                <w:rFonts w:eastAsia="宋体"/>
                <w:i/>
                <w:iCs/>
                <w:color w:val="0000FF"/>
              </w:rPr>
            </w:pPr>
            <w:r>
              <w:rPr>
                <w:rFonts w:hint="eastAsia" w:eastAsia="宋体"/>
                <w:i/>
                <w:iCs/>
                <w:color w:val="0000FF"/>
              </w:rPr>
              <w:t>返回业务数据的数据信封</w:t>
            </w:r>
          </w:p>
        </w:tc>
      </w:tr>
    </w:tbl>
    <w:p w14:paraId="4CEB2026">
      <w:pPr>
        <w:spacing w:line="360" w:lineRule="auto"/>
        <w:rPr>
          <w:rFonts w:eastAsia="宋体"/>
          <w:b/>
          <w:sz w:val="24"/>
        </w:rPr>
      </w:pPr>
    </w:p>
    <w:p w14:paraId="0A621152">
      <w:pPr>
        <w:keepNext/>
        <w:spacing w:line="360" w:lineRule="auto"/>
        <w:rPr>
          <w:rFonts w:eastAsia="宋体"/>
          <w:b/>
          <w:sz w:val="24"/>
        </w:rPr>
      </w:pPr>
      <w:r>
        <w:rPr>
          <w:rFonts w:hint="eastAsia" w:eastAsia="宋体"/>
          <w:b/>
          <w:sz w:val="24"/>
        </w:rPr>
        <w:t>示例</w:t>
      </w:r>
    </w:p>
    <w:p w14:paraId="1FA57F0D">
      <w:pPr>
        <w:keepNext/>
        <w:spacing w:line="312" w:lineRule="auto"/>
        <w:ind w:left="420" w:leftChars="200"/>
        <w:rPr>
          <w:rFonts w:eastAsia="宋体"/>
          <w:sz w:val="24"/>
        </w:rPr>
      </w:pPr>
      <w:r>
        <w:rPr>
          <w:rFonts w:hint="eastAsia" w:eastAsia="宋体"/>
          <w:sz w:val="24"/>
        </w:rPr>
        <w:t>响应参数示例如下：</w:t>
      </w:r>
    </w:p>
    <w:p w14:paraId="31A93411">
      <w:pPr>
        <w:shd w:val="clear" w:color="auto" w:fill="D8D8D8" w:themeFill="background1" w:themeFillShade="D9"/>
        <w:ind w:left="420" w:leftChars="200" w:right="420" w:rightChars="200"/>
        <w:rPr>
          <w:rFonts w:eastAsia="宋体"/>
          <w:i/>
          <w:iCs/>
          <w:color w:val="0000FF"/>
          <w:sz w:val="22"/>
        </w:rPr>
      </w:pPr>
      <w:r>
        <w:rPr>
          <w:rFonts w:eastAsia="宋体"/>
          <w:i/>
          <w:iCs/>
          <w:color w:val="0000FF"/>
          <w:sz w:val="22"/>
        </w:rPr>
        <w:t>{</w:t>
      </w:r>
      <w:r>
        <w:rPr>
          <w:rFonts w:eastAsia="宋体"/>
          <w:i/>
          <w:iCs/>
          <w:color w:val="0000FF"/>
          <w:sz w:val="22"/>
        </w:rPr>
        <w:br w:type="textWrapping"/>
      </w:r>
      <w:r>
        <w:rPr>
          <w:rFonts w:eastAsia="宋体"/>
          <w:i/>
          <w:iCs/>
          <w:color w:val="0000FF"/>
          <w:sz w:val="22"/>
        </w:rPr>
        <w:t xml:space="preserve">    "code": "00",</w:t>
      </w:r>
      <w:r>
        <w:rPr>
          <w:rFonts w:eastAsia="宋体"/>
          <w:i/>
          <w:iCs/>
          <w:color w:val="0000FF"/>
          <w:sz w:val="22"/>
        </w:rPr>
        <w:br w:type="textWrapping"/>
      </w:r>
      <w:r>
        <w:rPr>
          <w:rFonts w:eastAsia="宋体"/>
          <w:i/>
          <w:iCs/>
          <w:color w:val="0000FF"/>
          <w:sz w:val="22"/>
        </w:rPr>
        <w:t xml:space="preserve">    "desc": "成功",</w:t>
      </w:r>
      <w:r>
        <w:rPr>
          <w:rFonts w:eastAsia="宋体"/>
          <w:i/>
          <w:iCs/>
          <w:color w:val="0000FF"/>
          <w:sz w:val="22"/>
        </w:rPr>
        <w:br w:type="textWrapping"/>
      </w:r>
      <w:r>
        <w:rPr>
          <w:rFonts w:eastAsia="宋体"/>
          <w:i/>
          <w:iCs/>
          <w:color w:val="0000FF"/>
          <w:sz w:val="22"/>
        </w:rPr>
        <w:t xml:space="preserve">    "data": </w:t>
      </w:r>
      <w:r>
        <w:rPr>
          <w:rFonts w:hint="eastAsia" w:eastAsia="宋体"/>
          <w:i/>
          <w:iCs/>
          <w:color w:val="0000FF"/>
          <w:sz w:val="22"/>
          <w:lang w:eastAsia="zh-CN"/>
        </w:rPr>
        <w:t>“”</w:t>
      </w:r>
      <w:r>
        <w:rPr>
          <w:rFonts w:eastAsia="宋体"/>
          <w:i/>
          <w:iCs/>
          <w:color w:val="0000FF"/>
          <w:sz w:val="22"/>
        </w:rPr>
        <w:br w:type="textWrapping"/>
      </w:r>
      <w:r>
        <w:rPr>
          <w:rFonts w:eastAsia="宋体"/>
          <w:i/>
          <w:iCs/>
          <w:color w:val="0000FF"/>
          <w:sz w:val="22"/>
        </w:rPr>
        <w:t>}</w:t>
      </w:r>
    </w:p>
    <w:p w14:paraId="1F9D2E22"/>
    <w:p w14:paraId="7D1990E2">
      <w:pPr>
        <w:pStyle w:val="2"/>
        <w:spacing w:before="156" w:after="156"/>
        <w:ind w:left="738" w:hanging="738"/>
      </w:pPr>
      <w:bookmarkStart w:id="11" w:name="_Toc68801562"/>
      <w:bookmarkStart w:id="12" w:name="_Toc114215396"/>
      <w:bookmarkStart w:id="13" w:name="_Toc20215"/>
      <w:bookmarkStart w:id="14" w:name="_附录"/>
      <w:r>
        <w:rPr>
          <w:rFonts w:hint="eastAsia"/>
        </w:rPr>
        <w:t>附录</w:t>
      </w:r>
      <w:bookmarkEnd w:id="11"/>
      <w:bookmarkEnd w:id="12"/>
      <w:bookmarkEnd w:id="13"/>
    </w:p>
    <w:bookmarkEnd w:id="14"/>
    <w:p w14:paraId="4C65921C">
      <w:pPr>
        <w:pStyle w:val="3"/>
        <w:spacing w:before="93" w:after="93"/>
        <w:ind w:left="617" w:hanging="617"/>
      </w:pPr>
      <w:bookmarkStart w:id="15" w:name="_Toc114215397"/>
      <w:bookmarkStart w:id="16" w:name="_Toc23052"/>
      <w:bookmarkStart w:id="17" w:name="_Toc68801563"/>
      <w:bookmarkStart w:id="18" w:name="_Toc345321447"/>
      <w:r>
        <w:rPr>
          <w:rFonts w:hint="eastAsia"/>
        </w:rPr>
        <w:t>接口安全机制</w:t>
      </w:r>
      <w:bookmarkEnd w:id="15"/>
      <w:bookmarkEnd w:id="16"/>
      <w:bookmarkEnd w:id="17"/>
      <w:bookmarkEnd w:id="18"/>
    </w:p>
    <w:p w14:paraId="605F343C">
      <w:pPr>
        <w:spacing w:line="360" w:lineRule="auto"/>
        <w:ind w:left="420" w:leftChars="200" w:firstLine="480" w:firstLineChars="200"/>
        <w:rPr>
          <w:rFonts w:eastAsia="宋体"/>
          <w:sz w:val="24"/>
        </w:rPr>
      </w:pPr>
      <w:r>
        <w:rPr>
          <w:rFonts w:hint="eastAsia" w:eastAsia="宋体"/>
          <w:sz w:val="24"/>
        </w:rPr>
        <w:t>接口安全机制是双向认证方式，外部平台向动环平台发起的请求以及动环平台向外部平台发起的请求，均需要采用相同的安全机制进行校验，以确保消息来自合法的平台，并且在传输过程中</w:t>
      </w:r>
      <w:r>
        <w:rPr>
          <w:rFonts w:hint="eastAsia" w:eastAsia="宋体"/>
          <w:sz w:val="24"/>
          <w:lang w:val="en-US" w:eastAsia="zh-CN"/>
        </w:rPr>
        <w:t>未</w:t>
      </w:r>
      <w:r>
        <w:rPr>
          <w:rFonts w:hint="eastAsia" w:eastAsia="宋体"/>
          <w:sz w:val="24"/>
        </w:rPr>
        <w:t>被篡改。</w:t>
      </w:r>
    </w:p>
    <w:p w14:paraId="32103C71">
      <w:pPr>
        <w:pStyle w:val="4"/>
        <w:spacing w:before="62" w:after="62"/>
        <w:ind w:left="576" w:hanging="576"/>
      </w:pPr>
      <w:bookmarkStart w:id="19" w:name="_Toc114215398"/>
      <w:bookmarkStart w:id="20" w:name="_Toc8931"/>
      <w:bookmarkStart w:id="21" w:name="_Toc68801564"/>
      <w:r>
        <w:rPr>
          <w:rFonts w:hint="eastAsia"/>
        </w:rPr>
        <w:t>AppKey说明</w:t>
      </w:r>
      <w:bookmarkEnd w:id="19"/>
      <w:bookmarkEnd w:id="20"/>
      <w:bookmarkEnd w:id="21"/>
    </w:p>
    <w:p w14:paraId="029694D2">
      <w:pPr>
        <w:spacing w:line="360" w:lineRule="auto"/>
        <w:ind w:left="420" w:leftChars="200" w:firstLine="480" w:firstLineChars="200"/>
        <w:rPr>
          <w:rFonts w:eastAsia="宋体"/>
          <w:sz w:val="24"/>
        </w:rPr>
      </w:pPr>
      <w:r>
        <w:rPr>
          <w:rFonts w:hint="eastAsia" w:eastAsia="宋体"/>
          <w:sz w:val="24"/>
        </w:rPr>
        <w:t>在动环平台中使用的密钥为AppKey，为不重复随机数。该密钥由平台安全模块生成，外部平台可以通过管理网站查看AppKey或者线下获取</w:t>
      </w:r>
      <w:r>
        <w:rPr>
          <w:rFonts w:eastAsia="宋体"/>
          <w:sz w:val="24"/>
        </w:rPr>
        <w:t>AppKey</w:t>
      </w:r>
      <w:r>
        <w:rPr>
          <w:rFonts w:hint="eastAsia" w:eastAsia="宋体"/>
          <w:sz w:val="24"/>
        </w:rPr>
        <w:t>。在外部平台与动环平台交互时不明文传递AppKey。</w:t>
      </w:r>
    </w:p>
    <w:tbl>
      <w:tblPr>
        <w:tblStyle w:val="2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1403"/>
        <w:gridCol w:w="1871"/>
        <w:gridCol w:w="2339"/>
        <w:gridCol w:w="2339"/>
      </w:tblGrid>
      <w:tr w14:paraId="187035A3">
        <w:trPr>
          <w:cantSplit/>
          <w:trHeight w:val="454" w:hRule="atLeast"/>
          <w:jc w:val="center"/>
        </w:trPr>
        <w:tc>
          <w:tcPr>
            <w:tcW w:w="750" w:type="pct"/>
            <w:shd w:val="clear" w:color="auto" w:fill="D8D8D8" w:themeFill="background1" w:themeFillShade="D9"/>
            <w:vAlign w:val="center"/>
          </w:tcPr>
          <w:p w14:paraId="4649D2FE">
            <w:pPr>
              <w:jc w:val="center"/>
              <w:rPr>
                <w:rFonts w:eastAsia="宋体" w:cs="Arial"/>
                <w:b/>
                <w:bCs/>
                <w:szCs w:val="21"/>
              </w:rPr>
            </w:pPr>
            <w:r>
              <w:rPr>
                <w:rFonts w:hint="eastAsia" w:eastAsia="宋体" w:cs="Arial"/>
                <w:b/>
                <w:bCs/>
                <w:szCs w:val="21"/>
              </w:rPr>
              <w:t>密钥类型</w:t>
            </w:r>
          </w:p>
        </w:tc>
        <w:tc>
          <w:tcPr>
            <w:tcW w:w="750" w:type="pct"/>
            <w:shd w:val="clear" w:color="auto" w:fill="D8D8D8" w:themeFill="background1" w:themeFillShade="D9"/>
            <w:vAlign w:val="center"/>
          </w:tcPr>
          <w:p w14:paraId="24DA30FE">
            <w:pPr>
              <w:jc w:val="center"/>
              <w:rPr>
                <w:rFonts w:eastAsia="宋体" w:cs="Arial"/>
                <w:b/>
                <w:bCs/>
                <w:szCs w:val="21"/>
              </w:rPr>
            </w:pPr>
            <w:r>
              <w:rPr>
                <w:rFonts w:hint="eastAsia" w:eastAsia="宋体" w:cs="Arial"/>
                <w:b/>
                <w:bCs/>
                <w:szCs w:val="21"/>
              </w:rPr>
              <w:t>密钥生成</w:t>
            </w:r>
          </w:p>
        </w:tc>
        <w:tc>
          <w:tcPr>
            <w:tcW w:w="1000" w:type="pct"/>
            <w:shd w:val="clear" w:color="auto" w:fill="D8D8D8" w:themeFill="background1" w:themeFillShade="D9"/>
            <w:vAlign w:val="center"/>
          </w:tcPr>
          <w:p w14:paraId="753480EC">
            <w:pPr>
              <w:jc w:val="center"/>
              <w:rPr>
                <w:rFonts w:eastAsia="宋体" w:cs="Arial"/>
                <w:b/>
                <w:bCs/>
                <w:szCs w:val="21"/>
              </w:rPr>
            </w:pPr>
            <w:r>
              <w:rPr>
                <w:rFonts w:hint="eastAsia" w:eastAsia="宋体" w:cs="Arial"/>
                <w:b/>
                <w:bCs/>
                <w:szCs w:val="21"/>
              </w:rPr>
              <w:t>密钥存储</w:t>
            </w:r>
          </w:p>
        </w:tc>
        <w:tc>
          <w:tcPr>
            <w:tcW w:w="1250" w:type="pct"/>
            <w:shd w:val="clear" w:color="auto" w:fill="D8D8D8" w:themeFill="background1" w:themeFillShade="D9"/>
            <w:vAlign w:val="center"/>
          </w:tcPr>
          <w:p w14:paraId="06DD6FB5">
            <w:pPr>
              <w:jc w:val="center"/>
              <w:rPr>
                <w:rFonts w:eastAsia="宋体" w:cs="Arial"/>
                <w:b/>
                <w:bCs/>
                <w:szCs w:val="21"/>
              </w:rPr>
            </w:pPr>
            <w:r>
              <w:rPr>
                <w:rFonts w:hint="eastAsia" w:eastAsia="宋体" w:cs="Arial"/>
                <w:b/>
                <w:bCs/>
                <w:szCs w:val="21"/>
              </w:rPr>
              <w:t>密钥用途</w:t>
            </w:r>
          </w:p>
        </w:tc>
        <w:tc>
          <w:tcPr>
            <w:tcW w:w="1250" w:type="pct"/>
            <w:shd w:val="clear" w:color="auto" w:fill="D8D8D8" w:themeFill="background1" w:themeFillShade="D9"/>
            <w:vAlign w:val="center"/>
          </w:tcPr>
          <w:p w14:paraId="377C3110">
            <w:pPr>
              <w:jc w:val="center"/>
              <w:rPr>
                <w:rFonts w:eastAsia="宋体" w:cs="Arial"/>
                <w:b/>
                <w:bCs/>
                <w:szCs w:val="21"/>
              </w:rPr>
            </w:pPr>
            <w:r>
              <w:rPr>
                <w:rFonts w:hint="eastAsia" w:eastAsia="宋体" w:cs="Arial"/>
                <w:b/>
                <w:bCs/>
                <w:szCs w:val="21"/>
              </w:rPr>
              <w:t>详细说明</w:t>
            </w:r>
          </w:p>
        </w:tc>
      </w:tr>
      <w:tr w14:paraId="67DB22D5">
        <w:trPr>
          <w:cantSplit/>
          <w:trHeight w:val="454" w:hRule="atLeast"/>
          <w:jc w:val="center"/>
        </w:trPr>
        <w:tc>
          <w:tcPr>
            <w:tcW w:w="750" w:type="pct"/>
            <w:vAlign w:val="center"/>
          </w:tcPr>
          <w:p w14:paraId="7AC9A896">
            <w:pPr>
              <w:jc w:val="center"/>
              <w:rPr>
                <w:rFonts w:eastAsia="宋体" w:cs="Arial"/>
                <w:szCs w:val="21"/>
              </w:rPr>
            </w:pPr>
            <w:r>
              <w:rPr>
                <w:rFonts w:hint="eastAsia" w:eastAsia="宋体" w:cs="Arial"/>
                <w:szCs w:val="21"/>
              </w:rPr>
              <w:t>AppKey</w:t>
            </w:r>
          </w:p>
        </w:tc>
        <w:tc>
          <w:tcPr>
            <w:tcW w:w="750" w:type="pct"/>
            <w:vAlign w:val="center"/>
          </w:tcPr>
          <w:p w14:paraId="0FF12A65">
            <w:pPr>
              <w:jc w:val="center"/>
              <w:rPr>
                <w:rFonts w:eastAsia="宋体" w:cs="Arial"/>
                <w:szCs w:val="21"/>
              </w:rPr>
            </w:pPr>
            <w:r>
              <w:rPr>
                <w:rFonts w:hint="eastAsia" w:eastAsia="宋体" w:cs="Arial"/>
                <w:szCs w:val="21"/>
              </w:rPr>
              <w:t>动环平台</w:t>
            </w:r>
          </w:p>
        </w:tc>
        <w:tc>
          <w:tcPr>
            <w:tcW w:w="1000" w:type="pct"/>
            <w:vAlign w:val="center"/>
          </w:tcPr>
          <w:p w14:paraId="77AA9D39">
            <w:pPr>
              <w:rPr>
                <w:rFonts w:eastAsia="宋体" w:cs="Arial"/>
                <w:szCs w:val="21"/>
              </w:rPr>
            </w:pPr>
            <w:r>
              <w:rPr>
                <w:rFonts w:hint="eastAsia" w:eastAsia="宋体" w:cs="Arial"/>
                <w:szCs w:val="21"/>
              </w:rPr>
              <w:t>动环平台以加密方式存储</w:t>
            </w:r>
          </w:p>
          <w:p w14:paraId="1B6EC3BD">
            <w:pPr>
              <w:rPr>
                <w:rFonts w:eastAsia="宋体" w:cs="Arial"/>
                <w:szCs w:val="21"/>
              </w:rPr>
            </w:pPr>
            <w:r>
              <w:rPr>
                <w:rFonts w:hint="eastAsia" w:eastAsia="宋体" w:cs="Arial"/>
                <w:szCs w:val="21"/>
              </w:rPr>
              <w:t>外部平台需要保密存储和使用</w:t>
            </w:r>
          </w:p>
        </w:tc>
        <w:tc>
          <w:tcPr>
            <w:tcW w:w="1250" w:type="pct"/>
            <w:vAlign w:val="center"/>
          </w:tcPr>
          <w:p w14:paraId="71C6EFA1">
            <w:pPr>
              <w:rPr>
                <w:rFonts w:eastAsia="宋体" w:cs="Arial"/>
                <w:szCs w:val="21"/>
              </w:rPr>
            </w:pPr>
            <w:r>
              <w:rPr>
                <w:rFonts w:hint="eastAsia" w:eastAsia="宋体" w:cs="Arial"/>
                <w:szCs w:val="21"/>
              </w:rPr>
              <w:t>外部平台主动调用动环平台接口</w:t>
            </w:r>
          </w:p>
          <w:p w14:paraId="1BAC0663">
            <w:pPr>
              <w:rPr>
                <w:rFonts w:eastAsia="宋体" w:cs="Arial"/>
                <w:szCs w:val="21"/>
              </w:rPr>
            </w:pPr>
            <w:r>
              <w:rPr>
                <w:rFonts w:hint="eastAsia" w:eastAsia="宋体" w:cs="Arial"/>
                <w:szCs w:val="21"/>
              </w:rPr>
              <w:t>动环平台主动通知或者回调外部平台</w:t>
            </w:r>
          </w:p>
        </w:tc>
        <w:tc>
          <w:tcPr>
            <w:tcW w:w="1250" w:type="pct"/>
            <w:vAlign w:val="center"/>
          </w:tcPr>
          <w:p w14:paraId="52047D97">
            <w:pPr>
              <w:rPr>
                <w:rFonts w:eastAsia="宋体" w:cs="Arial"/>
                <w:szCs w:val="21"/>
              </w:rPr>
            </w:pPr>
            <w:r>
              <w:rPr>
                <w:rFonts w:hint="eastAsia" w:eastAsia="宋体" w:cs="Arial"/>
                <w:szCs w:val="21"/>
              </w:rPr>
              <w:t>由动环平台在外部平台接入时生成</w:t>
            </w:r>
          </w:p>
        </w:tc>
      </w:tr>
    </w:tbl>
    <w:p w14:paraId="409A16AA">
      <w:pPr>
        <w:pStyle w:val="4"/>
        <w:spacing w:before="62" w:after="62"/>
        <w:ind w:left="576" w:hanging="576"/>
      </w:pPr>
      <w:bookmarkStart w:id="22" w:name="_Toc345321449"/>
      <w:bookmarkStart w:id="23" w:name="_Toc114215399"/>
      <w:bookmarkStart w:id="24" w:name="_Toc6409"/>
      <w:bookmarkStart w:id="25" w:name="_Toc68801565"/>
      <w:r>
        <w:rPr>
          <w:rFonts w:hint="eastAsia"/>
        </w:rPr>
        <w:t>接口鉴权机制</w:t>
      </w:r>
      <w:bookmarkEnd w:id="22"/>
      <w:bookmarkEnd w:id="23"/>
      <w:bookmarkEnd w:id="24"/>
      <w:bookmarkEnd w:id="25"/>
    </w:p>
    <w:p w14:paraId="7295BAA9">
      <w:pPr>
        <w:spacing w:line="360" w:lineRule="auto"/>
        <w:ind w:left="420" w:leftChars="200" w:firstLine="480" w:firstLineChars="200"/>
        <w:rPr>
          <w:rFonts w:eastAsia="宋体"/>
          <w:sz w:val="24"/>
        </w:rPr>
      </w:pPr>
      <w:bookmarkStart w:id="26" w:name="_Toc345321451"/>
      <w:r>
        <w:rPr>
          <w:rFonts w:hint="eastAsia" w:eastAsia="宋体"/>
          <w:sz w:val="24"/>
        </w:rPr>
        <w:t>外部平台调用动环平台的接口或者动环平台发起请求通知外部平台时都需要进行鉴权。鉴权参数需要填入HTTP(S)消息头中的Authorization字段。</w:t>
      </w:r>
    </w:p>
    <w:p w14:paraId="0403DED4">
      <w:pPr>
        <w:spacing w:line="360" w:lineRule="auto"/>
        <w:ind w:left="420" w:leftChars="200"/>
        <w:rPr>
          <w:rFonts w:eastAsia="宋体"/>
          <w:sz w:val="24"/>
        </w:rPr>
      </w:pPr>
      <w:r>
        <w:rPr>
          <w:rFonts w:hint="eastAsia" w:eastAsia="宋体"/>
          <w:sz w:val="24"/>
        </w:rPr>
        <w:t>Authorization字段格式如下：</w:t>
      </w:r>
    </w:p>
    <w:p w14:paraId="66194357">
      <w:pPr>
        <w:shd w:val="clear" w:color="auto" w:fill="D8D8D8" w:themeFill="background1" w:themeFillShade="D9"/>
        <w:spacing w:line="360" w:lineRule="auto"/>
        <w:ind w:left="420" w:leftChars="200" w:right="420" w:rightChars="200"/>
        <w:rPr>
          <w:rFonts w:eastAsia="宋体" w:cs="Courier New"/>
          <w:color w:val="FF0000"/>
          <w:sz w:val="22"/>
          <w:szCs w:val="18"/>
        </w:rPr>
      </w:pPr>
      <w:r>
        <w:rPr>
          <w:rFonts w:hint="eastAsia" w:eastAsia="宋体" w:cs="Courier New"/>
          <w:sz w:val="22"/>
          <w:szCs w:val="18"/>
        </w:rPr>
        <w:t>POST</w:t>
      </w:r>
      <w:r>
        <w:rPr>
          <w:rFonts w:eastAsia="宋体" w:cs="Courier New"/>
          <w:sz w:val="22"/>
          <w:szCs w:val="18"/>
        </w:rPr>
        <w:t xml:space="preserve"> </w:t>
      </w:r>
      <w:r>
        <w:fldChar w:fldCharType="begin"/>
      </w:r>
      <w:r>
        <w:instrText xml:space="preserve"> HYPERLINK "http://IP:PORT/%5byyyy/%5dxxxGroup/xxx?V=1.1" </w:instrText>
      </w:r>
      <w:r>
        <w:fldChar w:fldCharType="separate"/>
      </w:r>
      <w:r>
        <w:rPr>
          <w:rFonts w:eastAsia="宋体" w:cs="Courier New"/>
          <w:sz w:val="22"/>
          <w:szCs w:val="18"/>
        </w:rPr>
        <w:t>/[yyyy/]xxxGroup/xxx?V=1.1</w:t>
      </w:r>
      <w:r>
        <w:rPr>
          <w:rFonts w:eastAsia="宋体" w:cs="Courier New"/>
          <w:sz w:val="22"/>
          <w:szCs w:val="18"/>
        </w:rPr>
        <w:fldChar w:fldCharType="end"/>
      </w:r>
      <w:r>
        <w:rPr>
          <w:rFonts w:eastAsia="宋体" w:cs="Courier New"/>
          <w:sz w:val="22"/>
          <w:szCs w:val="18"/>
        </w:rPr>
        <w:t xml:space="preserve"> HTTP/1.1</w:t>
      </w:r>
      <w:r>
        <w:rPr>
          <w:rFonts w:eastAsia="宋体" w:cs="Courier New"/>
          <w:sz w:val="22"/>
          <w:szCs w:val="18"/>
        </w:rPr>
        <w:br w:type="textWrapping"/>
      </w:r>
      <w:r>
        <w:rPr>
          <w:rFonts w:eastAsia="宋体" w:cs="Courier New"/>
          <w:sz w:val="22"/>
          <w:szCs w:val="18"/>
        </w:rPr>
        <w:t>Accept: application/</w:t>
      </w:r>
      <w:r>
        <w:rPr>
          <w:rFonts w:hint="eastAsia" w:eastAsia="宋体" w:cs="Courier New"/>
          <w:sz w:val="22"/>
          <w:szCs w:val="18"/>
        </w:rPr>
        <w:t>json.</w:t>
      </w:r>
      <w:r>
        <w:rPr>
          <w:rFonts w:eastAsia="宋体" w:cs="Courier New"/>
          <w:sz w:val="22"/>
          <w:szCs w:val="18"/>
        </w:rPr>
        <w:br w:type="textWrapping"/>
      </w:r>
      <w:r>
        <w:rPr>
          <w:rFonts w:eastAsia="宋体" w:cs="Courier New"/>
          <w:sz w:val="22"/>
          <w:szCs w:val="18"/>
        </w:rPr>
        <w:t>Content-Type: application/</w:t>
      </w:r>
      <w:r>
        <w:rPr>
          <w:rFonts w:hint="eastAsia" w:eastAsia="宋体" w:cs="Courier New"/>
          <w:sz w:val="22"/>
          <w:szCs w:val="18"/>
        </w:rPr>
        <w:t>json</w:t>
      </w:r>
      <w:r>
        <w:rPr>
          <w:rFonts w:eastAsia="宋体" w:cs="Courier New"/>
          <w:sz w:val="22"/>
          <w:szCs w:val="18"/>
        </w:rPr>
        <w:t>; charset=UTF-8</w:t>
      </w:r>
      <w:r>
        <w:rPr>
          <w:rFonts w:eastAsia="宋体" w:cs="Courier New"/>
          <w:sz w:val="22"/>
          <w:szCs w:val="18"/>
        </w:rPr>
        <w:br w:type="textWrapping"/>
      </w:r>
      <w:r>
        <w:rPr>
          <w:rFonts w:eastAsia="宋体" w:cs="Courier New"/>
          <w:sz w:val="22"/>
          <w:szCs w:val="18"/>
        </w:rPr>
        <w:t>Host: example.com:80</w:t>
      </w:r>
      <w:r>
        <w:rPr>
          <w:rFonts w:eastAsia="宋体" w:cs="Courier New"/>
          <w:sz w:val="22"/>
          <w:szCs w:val="18"/>
        </w:rPr>
        <w:br w:type="textWrapping"/>
      </w:r>
      <w:r>
        <w:rPr>
          <w:rFonts w:eastAsia="宋体" w:cs="Courier New"/>
          <w:color w:val="FF0000"/>
          <w:sz w:val="22"/>
          <w:szCs w:val="18"/>
        </w:rPr>
        <w:t xml:space="preserve">Authorization: </w:t>
      </w:r>
      <w:r>
        <w:rPr>
          <w:rFonts w:hint="eastAsia" w:eastAsia="宋体" w:cs="Courier New"/>
          <w:color w:val="FF0000"/>
          <w:sz w:val="22"/>
          <w:szCs w:val="18"/>
        </w:rPr>
        <w:t>appid</w:t>
      </w:r>
      <w:r>
        <w:rPr>
          <w:rFonts w:eastAsia="宋体" w:cs="Courier New"/>
          <w:color w:val="FF0000"/>
          <w:sz w:val="22"/>
          <w:szCs w:val="18"/>
        </w:rPr>
        <w:t>="</w:t>
      </w:r>
      <w:r>
        <w:rPr>
          <w:rFonts w:hint="eastAsia" w:eastAsia="宋体" w:cs="Courier New"/>
          <w:color w:val="FF0000"/>
          <w:sz w:val="22"/>
          <w:szCs w:val="18"/>
        </w:rPr>
        <w:t>350000100020003</w:t>
      </w:r>
      <w:r>
        <w:rPr>
          <w:rFonts w:eastAsia="宋体" w:cs="Courier New"/>
          <w:color w:val="FF0000"/>
          <w:sz w:val="22"/>
          <w:szCs w:val="18"/>
        </w:rPr>
        <w:t>"</w:t>
      </w:r>
      <w:r>
        <w:rPr>
          <w:rFonts w:hint="eastAsia" w:eastAsia="宋体" w:cs="Courier New"/>
          <w:color w:val="FF0000"/>
          <w:sz w:val="22"/>
          <w:szCs w:val="18"/>
        </w:rPr>
        <w:t>,token</w:t>
      </w:r>
      <w:r>
        <w:rPr>
          <w:rFonts w:eastAsia="宋体" w:cs="Courier New"/>
          <w:color w:val="FF0000"/>
          <w:sz w:val="22"/>
          <w:szCs w:val="18"/>
        </w:rPr>
        <w:t>="</w:t>
      </w:r>
      <w:r>
        <w:rPr>
          <w:rFonts w:hint="eastAsia" w:eastAsia="宋体" w:cs="Courier New"/>
          <w:color w:val="FF0000"/>
          <w:sz w:val="22"/>
          <w:szCs w:val="18"/>
        </w:rPr>
        <w:t>example token</w:t>
      </w:r>
      <w:r>
        <w:rPr>
          <w:rFonts w:eastAsia="宋体" w:cs="Courier New"/>
          <w:color w:val="FF0000"/>
          <w:sz w:val="22"/>
          <w:szCs w:val="18"/>
        </w:rPr>
        <w:t>"</w:t>
      </w:r>
    </w:p>
    <w:p w14:paraId="21B703E4">
      <w:pPr>
        <w:spacing w:line="360" w:lineRule="auto"/>
        <w:ind w:left="420" w:leftChars="200"/>
        <w:rPr>
          <w:rFonts w:eastAsia="宋体"/>
          <w:sz w:val="24"/>
        </w:rPr>
      </w:pPr>
      <w:r>
        <w:rPr>
          <w:rFonts w:hint="eastAsia" w:eastAsia="宋体"/>
          <w:sz w:val="24"/>
        </w:rPr>
        <w:t>说明如下：</w:t>
      </w:r>
    </w:p>
    <w:tbl>
      <w:tblPr>
        <w:tblStyle w:val="25"/>
        <w:tblW w:w="935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45" w:type="dxa"/>
          <w:left w:w="45" w:type="dxa"/>
          <w:bottom w:w="45" w:type="dxa"/>
          <w:right w:w="45" w:type="dxa"/>
        </w:tblCellMar>
      </w:tblPr>
      <w:tblGrid>
        <w:gridCol w:w="2339"/>
        <w:gridCol w:w="7017"/>
      </w:tblGrid>
      <w:tr w14:paraId="452822A9">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shd w:val="clear" w:color="auto" w:fill="D8D8D8" w:themeFill="background1" w:themeFillShade="D9"/>
            <w:vAlign w:val="center"/>
          </w:tcPr>
          <w:p w14:paraId="7A72BD10">
            <w:pPr>
              <w:jc w:val="center"/>
              <w:rPr>
                <w:szCs w:val="21"/>
              </w:rPr>
            </w:pPr>
            <w:r>
              <w:rPr>
                <w:szCs w:val="21"/>
              </w:rPr>
              <w:t>名称</w:t>
            </w:r>
          </w:p>
        </w:tc>
        <w:tc>
          <w:tcPr>
            <w:tcW w:w="3750" w:type="pct"/>
            <w:tcBorders>
              <w:top w:val="single" w:color="000000" w:sz="6" w:space="0"/>
              <w:left w:val="single" w:color="000000" w:sz="6" w:space="0"/>
              <w:bottom w:val="single" w:color="000000" w:sz="6" w:space="0"/>
              <w:right w:val="single" w:color="000000" w:sz="6" w:space="0"/>
            </w:tcBorders>
            <w:shd w:val="clear" w:color="auto" w:fill="D8D8D8" w:themeFill="background1" w:themeFillShade="D9"/>
            <w:vAlign w:val="center"/>
          </w:tcPr>
          <w:p w14:paraId="3068D4B8">
            <w:pPr>
              <w:jc w:val="center"/>
              <w:rPr>
                <w:szCs w:val="21"/>
              </w:rPr>
            </w:pPr>
            <w:r>
              <w:rPr>
                <w:szCs w:val="21"/>
              </w:rPr>
              <w:t>说明</w:t>
            </w:r>
          </w:p>
        </w:tc>
      </w:tr>
      <w:tr w14:paraId="2401B231">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18B9FE0D">
            <w:pPr>
              <w:rPr>
                <w:szCs w:val="21"/>
              </w:rPr>
            </w:pPr>
            <w:r>
              <w:rPr>
                <w:rFonts w:hint="eastAsia"/>
                <w:szCs w:val="21"/>
              </w:rPr>
              <w:t>appid</w:t>
            </w:r>
          </w:p>
        </w:tc>
        <w:tc>
          <w:tcPr>
            <w:tcW w:w="3750" w:type="pct"/>
            <w:tcBorders>
              <w:top w:val="single" w:color="000000" w:sz="6" w:space="0"/>
              <w:left w:val="single" w:color="000000" w:sz="6" w:space="0"/>
              <w:bottom w:val="single" w:color="000000" w:sz="6" w:space="0"/>
              <w:right w:val="single" w:color="000000" w:sz="6" w:space="0"/>
            </w:tcBorders>
            <w:vAlign w:val="center"/>
          </w:tcPr>
          <w:p w14:paraId="37416512">
            <w:pPr>
              <w:rPr>
                <w:szCs w:val="21"/>
              </w:rPr>
            </w:pPr>
            <w:r>
              <w:rPr>
                <w:rFonts w:hint="eastAsia"/>
                <w:szCs w:val="21"/>
              </w:rPr>
              <w:t>由动环平台分配给外部平台的</w:t>
            </w:r>
            <w:r>
              <w:rPr>
                <w:szCs w:val="21"/>
              </w:rPr>
              <w:t>appid</w:t>
            </w:r>
          </w:p>
        </w:tc>
      </w:tr>
      <w:tr w14:paraId="16107782">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35164642">
            <w:pPr>
              <w:rPr>
                <w:szCs w:val="21"/>
              </w:rPr>
            </w:pPr>
            <w:r>
              <w:rPr>
                <w:rFonts w:hint="eastAsia"/>
                <w:szCs w:val="21"/>
              </w:rPr>
              <w:t>token</w:t>
            </w:r>
          </w:p>
        </w:tc>
        <w:tc>
          <w:tcPr>
            <w:tcW w:w="3750" w:type="pct"/>
            <w:tcBorders>
              <w:top w:val="single" w:color="000000" w:sz="6" w:space="0"/>
              <w:left w:val="single" w:color="000000" w:sz="6" w:space="0"/>
              <w:bottom w:val="single" w:color="000000" w:sz="6" w:space="0"/>
              <w:right w:val="single" w:color="000000" w:sz="6" w:space="0"/>
            </w:tcBorders>
            <w:vAlign w:val="center"/>
          </w:tcPr>
          <w:p w14:paraId="2F6E3209">
            <w:pPr>
              <w:rPr>
                <w:szCs w:val="21"/>
              </w:rPr>
            </w:pPr>
            <w:r>
              <w:rPr>
                <w:rFonts w:hint="eastAsia"/>
                <w:szCs w:val="21"/>
              </w:rPr>
              <w:t>由appkey等参数生成的加密字符串，具体生成算法参见3.1.3</w:t>
            </w:r>
          </w:p>
        </w:tc>
      </w:tr>
    </w:tbl>
    <w:p w14:paraId="0CA3816F">
      <w:pPr>
        <w:pStyle w:val="4"/>
        <w:spacing w:before="62" w:after="62"/>
        <w:ind w:left="576" w:hanging="576"/>
      </w:pPr>
      <w:bookmarkStart w:id="27" w:name="_Token生成算法"/>
      <w:bookmarkEnd w:id="27"/>
      <w:bookmarkStart w:id="28" w:name="_Toc114215400"/>
      <w:bookmarkStart w:id="29" w:name="_Toc345321450"/>
      <w:bookmarkStart w:id="30" w:name="_Toc68801566"/>
      <w:bookmarkStart w:id="31" w:name="_Toc22471"/>
      <w:r>
        <w:rPr>
          <w:rFonts w:hint="eastAsia"/>
        </w:rPr>
        <w:t>Token生成算法</w:t>
      </w:r>
      <w:bookmarkEnd w:id="28"/>
      <w:bookmarkEnd w:id="29"/>
      <w:bookmarkEnd w:id="30"/>
      <w:bookmarkEnd w:id="31"/>
    </w:p>
    <w:p w14:paraId="31D4DAF6">
      <w:pPr>
        <w:spacing w:line="360" w:lineRule="auto"/>
        <w:ind w:left="420" w:leftChars="200"/>
        <w:rPr>
          <w:rFonts w:eastAsia="宋体"/>
          <w:sz w:val="24"/>
        </w:rPr>
      </w:pPr>
      <w:r>
        <w:rPr>
          <w:rFonts w:hint="eastAsia" w:eastAsia="宋体"/>
          <w:sz w:val="24"/>
        </w:rPr>
        <w:t>token由appkey及其他参数生成。appkey为密钥。</w:t>
      </w:r>
    </w:p>
    <w:p w14:paraId="549A52F3">
      <w:pPr>
        <w:pStyle w:val="33"/>
        <w:numPr>
          <w:ilvl w:val="0"/>
          <w:numId w:val="3"/>
        </w:numPr>
        <w:spacing w:line="360" w:lineRule="auto"/>
        <w:ind w:firstLineChars="0"/>
        <w:rPr>
          <w:rFonts w:eastAsia="宋体"/>
          <w:sz w:val="24"/>
        </w:rPr>
      </w:pPr>
      <w:r>
        <w:rPr>
          <w:rFonts w:hint="eastAsia" w:eastAsia="宋体"/>
          <w:sz w:val="24"/>
        </w:rPr>
        <w:t>鉴权token生成方式：</w:t>
      </w:r>
    </w:p>
    <w:p w14:paraId="0AF4F291">
      <w:pPr>
        <w:shd w:val="clear" w:color="auto" w:fill="D8D8D8" w:themeFill="background1" w:themeFillShade="D9"/>
        <w:spacing w:line="360" w:lineRule="auto"/>
        <w:ind w:left="420" w:leftChars="200" w:right="420" w:rightChars="200"/>
        <w:rPr>
          <w:rFonts w:eastAsia="宋体" w:cs="Courier New"/>
          <w:sz w:val="22"/>
          <w:szCs w:val="18"/>
        </w:rPr>
      </w:pPr>
      <w:r>
        <w:rPr>
          <w:rFonts w:hint="eastAsia" w:eastAsia="宋体" w:cs="Courier New"/>
          <w:b/>
          <w:sz w:val="22"/>
          <w:szCs w:val="18"/>
        </w:rPr>
        <w:t>token</w:t>
      </w:r>
      <w:r>
        <w:rPr>
          <w:rFonts w:hint="eastAsia" w:eastAsia="宋体" w:cs="Courier New"/>
          <w:sz w:val="22"/>
          <w:szCs w:val="18"/>
        </w:rPr>
        <w:t xml:space="preserve"> = </w:t>
      </w:r>
      <w:r>
        <w:rPr>
          <w:rFonts w:eastAsia="宋体" w:cs="Courier New"/>
          <w:sz w:val="22"/>
          <w:szCs w:val="18"/>
        </w:rPr>
        <w:t>Base16(HM</w:t>
      </w:r>
      <w:r>
        <w:rPr>
          <w:rFonts w:hint="eastAsia" w:eastAsia="宋体" w:cs="Courier New"/>
          <w:sz w:val="22"/>
          <w:szCs w:val="18"/>
        </w:rPr>
        <w:t>AC</w:t>
      </w:r>
      <w:r>
        <w:rPr>
          <w:rFonts w:eastAsia="宋体" w:cs="Courier New"/>
          <w:sz w:val="22"/>
          <w:szCs w:val="18"/>
        </w:rPr>
        <w:t>-SHA</w:t>
      </w:r>
      <w:r>
        <w:rPr>
          <w:rFonts w:hint="eastAsia" w:eastAsia="宋体" w:cs="Courier New"/>
          <w:sz w:val="22"/>
          <w:szCs w:val="18"/>
        </w:rPr>
        <w:t>-</w:t>
      </w:r>
      <w:r>
        <w:rPr>
          <w:rFonts w:eastAsia="宋体" w:cs="Courier New"/>
          <w:sz w:val="22"/>
          <w:szCs w:val="18"/>
        </w:rPr>
        <w:t>256</w:t>
      </w:r>
      <w:r>
        <w:rPr>
          <w:rFonts w:hint="eastAsia" w:eastAsia="宋体" w:cs="Courier New"/>
          <w:sz w:val="22"/>
          <w:szCs w:val="18"/>
        </w:rPr>
        <w:t xml:space="preserve">(appkey, </w:t>
      </w:r>
      <w:r>
        <w:rPr>
          <w:rFonts w:hint="eastAsia" w:eastAsia="宋体" w:cs="Courier New"/>
          <w:b/>
          <w:sz w:val="22"/>
          <w:szCs w:val="18"/>
        </w:rPr>
        <w:t>SignBytes</w:t>
      </w:r>
      <w:r>
        <w:rPr>
          <w:rFonts w:hint="eastAsia" w:eastAsia="宋体" w:cs="Courier New"/>
          <w:sz w:val="22"/>
          <w:szCs w:val="18"/>
        </w:rPr>
        <w:t>))</w:t>
      </w:r>
      <w:r>
        <w:rPr>
          <w:rFonts w:eastAsia="宋体" w:cs="Courier New"/>
          <w:sz w:val="22"/>
          <w:szCs w:val="18"/>
        </w:rPr>
        <w:br w:type="textWrapping"/>
      </w:r>
      <w:r>
        <w:rPr>
          <w:rFonts w:hint="eastAsia" w:eastAsia="宋体" w:cs="Courier New"/>
          <w:b/>
          <w:sz w:val="22"/>
          <w:szCs w:val="18"/>
        </w:rPr>
        <w:t>SignBytes</w:t>
      </w:r>
      <w:r>
        <w:rPr>
          <w:rFonts w:eastAsia="宋体" w:cs="Courier New"/>
          <w:b/>
          <w:sz w:val="22"/>
          <w:szCs w:val="18"/>
        </w:rPr>
        <w:t xml:space="preserve"> </w:t>
      </w:r>
      <w:r>
        <w:rPr>
          <w:rFonts w:hint="eastAsia" w:eastAsia="宋体" w:cs="Courier New"/>
          <w:sz w:val="22"/>
          <w:szCs w:val="18"/>
        </w:rPr>
        <w:t>= Content-MD5-</w:t>
      </w:r>
      <w:r>
        <w:rPr>
          <w:rFonts w:eastAsia="宋体" w:cs="Courier New"/>
          <w:sz w:val="22"/>
          <w:szCs w:val="18"/>
        </w:rPr>
        <w:t>Str</w:t>
      </w:r>
    </w:p>
    <w:p w14:paraId="5D172658">
      <w:pPr>
        <w:spacing w:line="360" w:lineRule="auto"/>
        <w:ind w:left="420" w:leftChars="200"/>
        <w:rPr>
          <w:rFonts w:eastAsia="宋体"/>
          <w:sz w:val="24"/>
        </w:rPr>
      </w:pPr>
      <w:r>
        <w:rPr>
          <w:rFonts w:hint="eastAsia" w:eastAsia="宋体"/>
          <w:sz w:val="24"/>
        </w:rPr>
        <w:t>说明如下：</w:t>
      </w:r>
    </w:p>
    <w:tbl>
      <w:tblPr>
        <w:tblStyle w:val="25"/>
        <w:tblW w:w="935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45" w:type="dxa"/>
          <w:left w:w="45" w:type="dxa"/>
          <w:bottom w:w="45" w:type="dxa"/>
          <w:right w:w="45" w:type="dxa"/>
        </w:tblCellMar>
      </w:tblPr>
      <w:tblGrid>
        <w:gridCol w:w="2339"/>
        <w:gridCol w:w="7017"/>
      </w:tblGrid>
      <w:tr w14:paraId="3C615FB1">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shd w:val="clear" w:color="auto" w:fill="D8D8D8" w:themeFill="background1" w:themeFillShade="D9"/>
            <w:vAlign w:val="center"/>
          </w:tcPr>
          <w:p w14:paraId="049A60C1">
            <w:pPr>
              <w:jc w:val="center"/>
              <w:rPr>
                <w:rFonts w:eastAsia="宋体"/>
                <w:b/>
                <w:bCs/>
                <w:szCs w:val="21"/>
              </w:rPr>
            </w:pPr>
            <w:r>
              <w:rPr>
                <w:rFonts w:eastAsia="宋体"/>
                <w:b/>
                <w:bCs/>
                <w:szCs w:val="21"/>
              </w:rPr>
              <w:t>名称</w:t>
            </w:r>
          </w:p>
        </w:tc>
        <w:tc>
          <w:tcPr>
            <w:tcW w:w="3750" w:type="pct"/>
            <w:tcBorders>
              <w:top w:val="single" w:color="000000" w:sz="6" w:space="0"/>
              <w:left w:val="single" w:color="000000" w:sz="6" w:space="0"/>
              <w:bottom w:val="single" w:color="000000" w:sz="6" w:space="0"/>
              <w:right w:val="single" w:color="000000" w:sz="6" w:space="0"/>
            </w:tcBorders>
            <w:shd w:val="clear" w:color="auto" w:fill="D8D8D8" w:themeFill="background1" w:themeFillShade="D9"/>
            <w:vAlign w:val="center"/>
          </w:tcPr>
          <w:p w14:paraId="0D762928">
            <w:pPr>
              <w:jc w:val="center"/>
              <w:rPr>
                <w:rFonts w:eastAsia="宋体"/>
                <w:b/>
                <w:bCs/>
                <w:szCs w:val="21"/>
              </w:rPr>
            </w:pPr>
            <w:r>
              <w:rPr>
                <w:rFonts w:eastAsia="宋体"/>
                <w:b/>
                <w:bCs/>
                <w:szCs w:val="21"/>
              </w:rPr>
              <w:t>说明</w:t>
            </w:r>
          </w:p>
        </w:tc>
      </w:tr>
      <w:tr w14:paraId="22B90EF4">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05FCB250">
            <w:pPr>
              <w:rPr>
                <w:rFonts w:eastAsia="宋体"/>
                <w:szCs w:val="21"/>
              </w:rPr>
            </w:pPr>
            <w:r>
              <w:rPr>
                <w:rFonts w:hint="eastAsia" w:eastAsia="宋体"/>
                <w:szCs w:val="21"/>
              </w:rPr>
              <w:t>Content-MD5-</w:t>
            </w:r>
            <w:r>
              <w:rPr>
                <w:rFonts w:eastAsia="宋体"/>
                <w:szCs w:val="21"/>
              </w:rPr>
              <w:t>Str</w:t>
            </w:r>
          </w:p>
        </w:tc>
        <w:tc>
          <w:tcPr>
            <w:tcW w:w="3750" w:type="pct"/>
            <w:tcBorders>
              <w:top w:val="single" w:color="000000" w:sz="6" w:space="0"/>
              <w:left w:val="single" w:color="000000" w:sz="6" w:space="0"/>
              <w:bottom w:val="single" w:color="000000" w:sz="6" w:space="0"/>
              <w:right w:val="single" w:color="000000" w:sz="6" w:space="0"/>
            </w:tcBorders>
            <w:vAlign w:val="center"/>
          </w:tcPr>
          <w:p w14:paraId="00FC0F8C">
            <w:pPr>
              <w:rPr>
                <w:rFonts w:eastAsia="宋体"/>
                <w:szCs w:val="21"/>
              </w:rPr>
            </w:pPr>
            <w:r>
              <w:rPr>
                <w:rFonts w:hint="eastAsia" w:eastAsia="宋体"/>
                <w:szCs w:val="21"/>
              </w:rPr>
              <w:t>为消息体所有内容MD5；对于GET请求，没有消息体，可不参与TOKEN计算</w:t>
            </w:r>
          </w:p>
        </w:tc>
      </w:tr>
      <w:tr w14:paraId="1CDE4783">
        <w:trPr>
          <w:cantSplit/>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2A260803">
            <w:pPr>
              <w:rPr>
                <w:rFonts w:eastAsia="宋体"/>
                <w:szCs w:val="21"/>
              </w:rPr>
            </w:pPr>
            <w:r>
              <w:rPr>
                <w:rFonts w:eastAsia="宋体"/>
                <w:szCs w:val="21"/>
              </w:rPr>
              <w:t>token</w:t>
            </w:r>
          </w:p>
        </w:tc>
        <w:tc>
          <w:tcPr>
            <w:tcW w:w="3750" w:type="pct"/>
            <w:tcBorders>
              <w:top w:val="single" w:color="000000" w:sz="6" w:space="0"/>
              <w:left w:val="single" w:color="000000" w:sz="6" w:space="0"/>
              <w:bottom w:val="single" w:color="000000" w:sz="6" w:space="0"/>
              <w:right w:val="single" w:color="000000" w:sz="6" w:space="0"/>
            </w:tcBorders>
            <w:vAlign w:val="center"/>
          </w:tcPr>
          <w:p w14:paraId="32E04DCD">
            <w:pPr>
              <w:rPr>
                <w:rFonts w:eastAsia="宋体"/>
                <w:szCs w:val="21"/>
              </w:rPr>
            </w:pPr>
            <w:r>
              <w:rPr>
                <w:rFonts w:eastAsia="宋体"/>
                <w:szCs w:val="21"/>
              </w:rPr>
              <w:t>token计算过程：</w:t>
            </w:r>
          </w:p>
          <w:p w14:paraId="3F040109">
            <w:pPr>
              <w:rPr>
                <w:rFonts w:eastAsia="宋体"/>
                <w:szCs w:val="21"/>
              </w:rPr>
            </w:pPr>
            <w:r>
              <w:rPr>
                <w:rFonts w:eastAsia="宋体"/>
                <w:szCs w:val="21"/>
              </w:rPr>
              <w:t>1、</w:t>
            </w:r>
            <w:r>
              <w:rPr>
                <w:rFonts w:eastAsia="宋体"/>
                <w:szCs w:val="21"/>
              </w:rPr>
              <w:tab/>
            </w:r>
            <w:r>
              <w:rPr>
                <w:rFonts w:eastAsia="宋体"/>
                <w:szCs w:val="21"/>
              </w:rPr>
              <w:t>使用请求报文源文进行MD5的散列运算得到请求报文源文的散列值(byte[]数组，带不可见字符)；</w:t>
            </w:r>
          </w:p>
          <w:p w14:paraId="693E4A02">
            <w:pPr>
              <w:rPr>
                <w:rFonts w:eastAsia="宋体"/>
                <w:szCs w:val="21"/>
              </w:rPr>
            </w:pPr>
            <w:r>
              <w:rPr>
                <w:rFonts w:eastAsia="宋体"/>
                <w:szCs w:val="21"/>
              </w:rPr>
              <w:t>2、</w:t>
            </w:r>
            <w:r>
              <w:rPr>
                <w:rFonts w:eastAsia="宋体"/>
                <w:szCs w:val="21"/>
              </w:rPr>
              <w:tab/>
            </w:r>
            <w:r>
              <w:rPr>
                <w:rFonts w:eastAsia="宋体"/>
                <w:szCs w:val="21"/>
              </w:rPr>
              <w:t>使用HMAC-SHA-256对第一步计算出来的散列值进行单项加密，得到加密的结果（byte[]数组，带不可见字符）；</w:t>
            </w:r>
          </w:p>
          <w:p w14:paraId="7D326875">
            <w:pPr>
              <w:rPr>
                <w:rFonts w:eastAsia="宋体"/>
                <w:szCs w:val="21"/>
              </w:rPr>
            </w:pPr>
            <w:r>
              <w:rPr>
                <w:rFonts w:eastAsia="宋体"/>
                <w:szCs w:val="21"/>
              </w:rPr>
              <w:t>3、</w:t>
            </w:r>
            <w:r>
              <w:rPr>
                <w:rFonts w:eastAsia="宋体"/>
                <w:szCs w:val="21"/>
              </w:rPr>
              <w:tab/>
            </w:r>
            <w:r>
              <w:rPr>
                <w:rFonts w:eastAsia="宋体"/>
                <w:szCs w:val="21"/>
              </w:rPr>
              <w:t>使用Base16对第二步的加密结果进行转换成可见字符。</w:t>
            </w:r>
          </w:p>
        </w:tc>
      </w:tr>
    </w:tbl>
    <w:p w14:paraId="03235171">
      <w:pPr>
        <w:rPr>
          <w:ins w:id="2" w:author="lixf" w:date="2024-04-18T14:23:13Z"/>
        </w:rPr>
      </w:pPr>
      <w:bookmarkStart w:id="32" w:name="_Toc140561287"/>
      <w:bookmarkStart w:id="33" w:name="_Toc68801567"/>
      <w:bookmarkStart w:id="34" w:name="_Toc114215401"/>
      <w:bookmarkStart w:id="35" w:name="_Toc345321437"/>
      <w:bookmarkStart w:id="36" w:name="_Toc30602111"/>
      <w:bookmarkStart w:id="37" w:name="_Toc15983"/>
      <w:bookmarkStart w:id="38" w:name="_Toc36441592"/>
    </w:p>
    <w:p w14:paraId="6619C95C">
      <w:pPr>
        <w:pStyle w:val="4"/>
        <w:spacing w:before="62" w:after="62"/>
        <w:ind w:left="576" w:hanging="576"/>
        <w:rPr>
          <w:ins w:id="3" w:author="lixf" w:date="2024-04-18T14:09:46Z"/>
        </w:rPr>
      </w:pPr>
      <w:ins w:id="4" w:author="lixf" w:date="2024-04-18T14:17:48Z">
        <w:r>
          <w:rPr>
            <w:rFonts w:hint="eastAsia"/>
            <w:lang w:val="en-US" w:eastAsia="zh-CN"/>
          </w:rPr>
          <w:t>接口</w:t>
        </w:r>
      </w:ins>
      <w:ins w:id="5" w:author="lixf" w:date="2024-04-18T14:17:50Z">
        <w:r>
          <w:rPr>
            <w:rFonts w:hint="eastAsia"/>
            <w:lang w:val="en-US" w:eastAsia="zh-CN"/>
          </w:rPr>
          <w:t>限流</w:t>
        </w:r>
      </w:ins>
    </w:p>
    <w:p w14:paraId="417F4A4D">
      <w:pPr>
        <w:spacing w:line="360" w:lineRule="auto"/>
        <w:ind w:left="420" w:leftChars="200"/>
        <w:rPr>
          <w:ins w:id="6" w:author="lixf" w:date="2024-04-18T14:36:17Z"/>
          <w:rFonts w:hint="eastAsia" w:eastAsia="宋体"/>
          <w:sz w:val="24"/>
        </w:rPr>
      </w:pPr>
      <w:ins w:id="7" w:author="lixf" w:date="2024-04-18T14:19:29Z">
        <w:r>
          <w:rPr>
            <w:rFonts w:hint="eastAsia" w:eastAsia="宋体"/>
            <w:sz w:val="24"/>
            <w:lang w:val="en-US" w:eastAsia="zh-CN"/>
          </w:rPr>
          <w:t>为</w:t>
        </w:r>
      </w:ins>
      <w:ins w:id="8" w:author="lixf" w:date="2024-04-18T14:19:31Z">
        <w:r>
          <w:rPr>
            <w:rFonts w:hint="eastAsia" w:eastAsia="宋体"/>
            <w:sz w:val="24"/>
            <w:lang w:val="en-US" w:eastAsia="zh-CN"/>
          </w:rPr>
          <w:t>保障</w:t>
        </w:r>
      </w:ins>
      <w:ins w:id="9" w:author="lixf" w:date="2024-04-18T14:19:34Z">
        <w:r>
          <w:rPr>
            <w:rFonts w:hint="eastAsia" w:eastAsia="宋体"/>
            <w:sz w:val="24"/>
            <w:lang w:val="en-US" w:eastAsia="zh-CN"/>
          </w:rPr>
          <w:t>系统</w:t>
        </w:r>
      </w:ins>
      <w:ins w:id="10" w:author="lixf" w:date="2024-04-18T14:19:41Z">
        <w:r>
          <w:rPr>
            <w:rFonts w:hint="eastAsia" w:eastAsia="宋体"/>
            <w:sz w:val="24"/>
            <w:lang w:val="en-US" w:eastAsia="zh-CN"/>
          </w:rPr>
          <w:t>开放</w:t>
        </w:r>
      </w:ins>
      <w:ins w:id="11" w:author="lixf" w:date="2024-04-18T14:19:44Z">
        <w:r>
          <w:rPr>
            <w:rFonts w:hint="eastAsia" w:eastAsia="宋体"/>
            <w:sz w:val="24"/>
            <w:lang w:val="en-US" w:eastAsia="zh-CN"/>
          </w:rPr>
          <w:t>API</w:t>
        </w:r>
      </w:ins>
      <w:ins w:id="12" w:author="lixf" w:date="2024-04-18T14:19:45Z">
        <w:r>
          <w:rPr>
            <w:rFonts w:hint="eastAsia" w:eastAsia="宋体"/>
            <w:sz w:val="24"/>
            <w:lang w:val="en-US" w:eastAsia="zh-CN"/>
          </w:rPr>
          <w:t>服务</w:t>
        </w:r>
      </w:ins>
      <w:ins w:id="13" w:author="lixf" w:date="2024-04-18T14:29:00Z">
        <w:r>
          <w:rPr>
            <w:rFonts w:hint="eastAsia" w:eastAsia="宋体"/>
            <w:sz w:val="24"/>
            <w:lang w:val="en-US" w:eastAsia="zh-CN"/>
          </w:rPr>
          <w:t>自身</w:t>
        </w:r>
      </w:ins>
      <w:ins w:id="14" w:author="lixf" w:date="2024-04-18T14:19:46Z">
        <w:r>
          <w:rPr>
            <w:rFonts w:hint="eastAsia" w:eastAsia="宋体"/>
            <w:sz w:val="24"/>
            <w:lang w:val="en-US" w:eastAsia="zh-CN"/>
          </w:rPr>
          <w:t>的</w:t>
        </w:r>
      </w:ins>
      <w:ins w:id="15" w:author="lixf" w:date="2024-04-18T14:19:47Z">
        <w:r>
          <w:rPr>
            <w:rFonts w:hint="eastAsia" w:eastAsia="宋体"/>
            <w:sz w:val="24"/>
            <w:lang w:val="en-US" w:eastAsia="zh-CN"/>
          </w:rPr>
          <w:t>安全</w:t>
        </w:r>
      </w:ins>
      <w:ins w:id="16" w:author="lixf" w:date="2024-04-18T14:19:48Z">
        <w:r>
          <w:rPr>
            <w:rFonts w:hint="eastAsia" w:eastAsia="宋体"/>
            <w:sz w:val="24"/>
            <w:lang w:val="en-US" w:eastAsia="zh-CN"/>
          </w:rPr>
          <w:t>以及</w:t>
        </w:r>
      </w:ins>
      <w:ins w:id="17" w:author="lixf" w:date="2024-04-18T14:19:51Z">
        <w:r>
          <w:rPr>
            <w:rFonts w:hint="eastAsia" w:eastAsia="宋体"/>
            <w:sz w:val="24"/>
            <w:lang w:val="en-US" w:eastAsia="zh-CN"/>
          </w:rPr>
          <w:t>第三方</w:t>
        </w:r>
      </w:ins>
      <w:ins w:id="18" w:author="lixf" w:date="2024-04-18T14:19:52Z">
        <w:r>
          <w:rPr>
            <w:rFonts w:hint="eastAsia" w:eastAsia="宋体"/>
            <w:sz w:val="24"/>
            <w:lang w:val="en-US" w:eastAsia="zh-CN"/>
          </w:rPr>
          <w:t>平台</w:t>
        </w:r>
      </w:ins>
      <w:ins w:id="19" w:author="lixf" w:date="2024-04-18T14:19:54Z">
        <w:r>
          <w:rPr>
            <w:rFonts w:hint="eastAsia" w:eastAsia="宋体"/>
            <w:sz w:val="24"/>
            <w:lang w:val="en-US" w:eastAsia="zh-CN"/>
          </w:rPr>
          <w:t>接入</w:t>
        </w:r>
      </w:ins>
      <w:ins w:id="20" w:author="lixf" w:date="2024-04-18T14:19:59Z">
        <w:r>
          <w:rPr>
            <w:rFonts w:hint="eastAsia" w:eastAsia="宋体"/>
            <w:sz w:val="24"/>
            <w:lang w:val="en-US" w:eastAsia="zh-CN"/>
          </w:rPr>
          <w:t>时</w:t>
        </w:r>
      </w:ins>
      <w:ins w:id="21" w:author="lixf" w:date="2024-04-18T14:20:04Z">
        <w:r>
          <w:rPr>
            <w:rFonts w:hint="eastAsia" w:eastAsia="宋体"/>
            <w:sz w:val="24"/>
            <w:lang w:val="en-US" w:eastAsia="zh-CN"/>
          </w:rPr>
          <w:t>接口</w:t>
        </w:r>
      </w:ins>
      <w:ins w:id="22" w:author="lixf" w:date="2024-04-18T14:20:05Z">
        <w:r>
          <w:rPr>
            <w:rFonts w:hint="eastAsia" w:eastAsia="宋体"/>
            <w:sz w:val="24"/>
            <w:lang w:val="en-US" w:eastAsia="zh-CN"/>
          </w:rPr>
          <w:t>服务</w:t>
        </w:r>
      </w:ins>
      <w:ins w:id="23" w:author="lixf" w:date="2024-04-18T14:20:06Z">
        <w:r>
          <w:rPr>
            <w:rFonts w:hint="eastAsia" w:eastAsia="宋体"/>
            <w:sz w:val="24"/>
            <w:lang w:val="en-US" w:eastAsia="zh-CN"/>
          </w:rPr>
          <w:t>的</w:t>
        </w:r>
      </w:ins>
      <w:ins w:id="24" w:author="lixf" w:date="2024-04-18T14:20:08Z">
        <w:r>
          <w:rPr>
            <w:rFonts w:hint="eastAsia" w:eastAsia="宋体"/>
            <w:sz w:val="24"/>
            <w:lang w:val="en-US" w:eastAsia="zh-CN"/>
          </w:rPr>
          <w:t>公平</w:t>
        </w:r>
      </w:ins>
      <w:ins w:id="25" w:author="lixf" w:date="2024-04-18T14:29:06Z">
        <w:r>
          <w:rPr>
            <w:rFonts w:hint="eastAsia" w:eastAsia="宋体"/>
            <w:sz w:val="24"/>
            <w:lang w:val="en-US" w:eastAsia="zh-CN"/>
          </w:rPr>
          <w:t>性</w:t>
        </w:r>
      </w:ins>
      <w:ins w:id="26" w:author="lixf" w:date="2024-04-18T14:20:13Z">
        <w:r>
          <w:rPr>
            <w:rFonts w:hint="eastAsia" w:eastAsia="宋体"/>
            <w:sz w:val="24"/>
            <w:lang w:val="en-US" w:eastAsia="zh-CN"/>
          </w:rPr>
          <w:t>，</w:t>
        </w:r>
      </w:ins>
      <w:ins w:id="27" w:author="lixf" w:date="2024-04-18T14:20:15Z">
        <w:r>
          <w:rPr>
            <w:rFonts w:hint="eastAsia" w:eastAsia="宋体"/>
            <w:sz w:val="24"/>
            <w:lang w:val="en-US" w:eastAsia="zh-CN"/>
          </w:rPr>
          <w:t>系统</w:t>
        </w:r>
      </w:ins>
      <w:ins w:id="28" w:author="lixf" w:date="2024-04-18T14:20:18Z">
        <w:r>
          <w:rPr>
            <w:rFonts w:hint="eastAsia" w:eastAsia="宋体"/>
            <w:sz w:val="24"/>
            <w:lang w:val="en-US" w:eastAsia="zh-CN"/>
          </w:rPr>
          <w:t>根据</w:t>
        </w:r>
      </w:ins>
      <w:ins w:id="29" w:author="lixf" w:date="2024-04-18T14:20:19Z">
        <w:r>
          <w:rPr>
            <w:rFonts w:hint="eastAsia" w:eastAsia="宋体"/>
            <w:sz w:val="24"/>
            <w:lang w:val="en-US" w:eastAsia="zh-CN"/>
          </w:rPr>
          <w:t>app</w:t>
        </w:r>
      </w:ins>
      <w:ins w:id="30" w:author="lixf" w:date="2024-04-18T14:22:21Z">
        <w:r>
          <w:rPr>
            <w:rFonts w:hint="eastAsia" w:eastAsia="宋体"/>
            <w:sz w:val="24"/>
            <w:lang w:val="en-US" w:eastAsia="zh-CN"/>
          </w:rPr>
          <w:t>i</w:t>
        </w:r>
      </w:ins>
      <w:ins w:id="31" w:author="lixf" w:date="2024-04-18T14:22:22Z">
        <w:r>
          <w:rPr>
            <w:rFonts w:hint="eastAsia" w:eastAsia="宋体"/>
            <w:sz w:val="24"/>
            <w:lang w:val="en-US" w:eastAsia="zh-CN"/>
          </w:rPr>
          <w:t>d</w:t>
        </w:r>
      </w:ins>
      <w:ins w:id="32" w:author="lixf" w:date="2024-04-18T14:22:26Z">
        <w:r>
          <w:rPr>
            <w:rFonts w:hint="eastAsia" w:eastAsia="宋体"/>
            <w:sz w:val="24"/>
            <w:lang w:val="en-US" w:eastAsia="zh-CN"/>
          </w:rPr>
          <w:t>为</w:t>
        </w:r>
      </w:ins>
      <w:ins w:id="33" w:author="lixf" w:date="2024-04-18T14:22:31Z">
        <w:r>
          <w:rPr>
            <w:rFonts w:hint="eastAsia" w:eastAsia="宋体"/>
            <w:sz w:val="24"/>
            <w:lang w:val="en-US" w:eastAsia="zh-CN"/>
          </w:rPr>
          <w:t>实时</w:t>
        </w:r>
      </w:ins>
      <w:ins w:id="34" w:author="lixf" w:date="2024-04-18T14:22:40Z">
        <w:r>
          <w:rPr>
            <w:rFonts w:hint="eastAsia" w:eastAsia="宋体"/>
            <w:sz w:val="24"/>
            <w:lang w:val="en-US" w:eastAsia="zh-CN"/>
          </w:rPr>
          <w:t>接口</w:t>
        </w:r>
      </w:ins>
      <w:ins w:id="35" w:author="lixf" w:date="2024-04-18T14:22:57Z">
        <w:r>
          <w:rPr>
            <w:rFonts w:hint="eastAsia" w:eastAsia="宋体"/>
            <w:sz w:val="24"/>
            <w:lang w:val="en-US" w:eastAsia="zh-CN"/>
          </w:rPr>
          <w:t>中</w:t>
        </w:r>
      </w:ins>
      <w:ins w:id="36" w:author="lixf" w:date="2024-04-18T14:23:00Z">
        <w:r>
          <w:rPr>
            <w:rFonts w:hint="eastAsia" w:eastAsia="宋体"/>
            <w:sz w:val="24"/>
            <w:lang w:val="en-US" w:eastAsia="zh-CN"/>
          </w:rPr>
          <w:t>每个</w:t>
        </w:r>
      </w:ins>
      <w:ins w:id="37" w:author="lixf" w:date="2024-04-18T14:23:01Z">
        <w:r>
          <w:rPr>
            <w:rFonts w:hint="eastAsia" w:eastAsia="宋体"/>
            <w:sz w:val="24"/>
            <w:lang w:val="en-US" w:eastAsia="zh-CN"/>
          </w:rPr>
          <w:t>接口</w:t>
        </w:r>
      </w:ins>
      <w:ins w:id="38" w:author="lixf" w:date="2024-04-18T14:22:49Z">
        <w:r>
          <w:rPr>
            <w:rFonts w:hint="eastAsia" w:eastAsia="宋体"/>
            <w:sz w:val="24"/>
            <w:lang w:val="en-US" w:eastAsia="zh-CN"/>
          </w:rPr>
          <w:t>提供</w:t>
        </w:r>
      </w:ins>
      <w:ins w:id="39" w:author="lixf" w:date="2024-04-18T14:29:23Z">
        <w:r>
          <w:rPr>
            <w:rFonts w:hint="eastAsia" w:eastAsia="宋体"/>
            <w:sz w:val="24"/>
            <w:lang w:val="en-US" w:eastAsia="zh-CN"/>
          </w:rPr>
          <w:t>差异化</w:t>
        </w:r>
      </w:ins>
      <w:ins w:id="40" w:author="lixf" w:date="2024-04-18T14:29:27Z">
        <w:r>
          <w:rPr>
            <w:rFonts w:hint="eastAsia" w:eastAsia="宋体"/>
            <w:sz w:val="24"/>
            <w:lang w:val="en-US" w:eastAsia="zh-CN"/>
          </w:rPr>
          <w:t>的</w:t>
        </w:r>
      </w:ins>
      <w:ins w:id="41" w:author="lixf" w:date="2024-04-18T14:24:14Z">
        <w:r>
          <w:rPr>
            <w:rFonts w:hint="eastAsia" w:eastAsia="宋体"/>
            <w:sz w:val="24"/>
            <w:lang w:val="en-US" w:eastAsia="zh-CN"/>
          </w:rPr>
          <w:t>接口</w:t>
        </w:r>
      </w:ins>
      <w:ins w:id="42" w:author="lixf" w:date="2024-04-18T14:24:18Z">
        <w:r>
          <w:rPr>
            <w:rFonts w:hint="eastAsia" w:eastAsia="宋体"/>
            <w:sz w:val="24"/>
            <w:lang w:val="en-US" w:eastAsia="zh-CN"/>
          </w:rPr>
          <w:t>限流</w:t>
        </w:r>
      </w:ins>
      <w:ins w:id="43" w:author="lixf" w:date="2024-04-18T14:26:14Z">
        <w:r>
          <w:rPr>
            <w:rFonts w:hint="eastAsia" w:eastAsia="宋体"/>
            <w:sz w:val="24"/>
            <w:lang w:val="en-US" w:eastAsia="zh-CN"/>
          </w:rPr>
          <w:t>，</w:t>
        </w:r>
      </w:ins>
      <w:ins w:id="44" w:author="lixf" w:date="2024-04-18T14:26:19Z">
        <w:r>
          <w:rPr>
            <w:rFonts w:hint="eastAsia" w:eastAsia="宋体"/>
            <w:sz w:val="24"/>
            <w:lang w:val="en-US" w:eastAsia="zh-CN"/>
          </w:rPr>
          <w:t>每个</w:t>
        </w:r>
      </w:ins>
      <w:ins w:id="45" w:author="lixf" w:date="2024-04-18T14:26:20Z">
        <w:r>
          <w:rPr>
            <w:rFonts w:hint="eastAsia" w:eastAsia="宋体"/>
            <w:sz w:val="24"/>
            <w:lang w:val="en-US" w:eastAsia="zh-CN"/>
          </w:rPr>
          <w:t>接口</w:t>
        </w:r>
      </w:ins>
      <w:ins w:id="46" w:author="lixf" w:date="2024-04-18T14:26:21Z">
        <w:r>
          <w:rPr>
            <w:rFonts w:hint="eastAsia" w:eastAsia="宋体"/>
            <w:sz w:val="24"/>
            <w:lang w:val="en-US" w:eastAsia="zh-CN"/>
          </w:rPr>
          <w:t>的</w:t>
        </w:r>
      </w:ins>
      <w:ins w:id="47" w:author="lixf" w:date="2024-04-18T14:26:25Z">
        <w:r>
          <w:rPr>
            <w:rFonts w:hint="eastAsia" w:eastAsia="宋体"/>
            <w:sz w:val="24"/>
            <w:lang w:val="en-US" w:eastAsia="zh-CN"/>
          </w:rPr>
          <w:t>总</w:t>
        </w:r>
      </w:ins>
      <w:ins w:id="48" w:author="lixf" w:date="2024-04-18T14:26:26Z">
        <w:r>
          <w:rPr>
            <w:rFonts w:hint="eastAsia" w:eastAsia="宋体"/>
            <w:sz w:val="24"/>
            <w:lang w:val="en-US" w:eastAsia="zh-CN"/>
          </w:rPr>
          <w:t>并发</w:t>
        </w:r>
      </w:ins>
      <w:ins w:id="49" w:author="lixf" w:date="2024-04-18T14:26:28Z">
        <w:r>
          <w:rPr>
            <w:rFonts w:hint="eastAsia" w:eastAsia="宋体"/>
            <w:sz w:val="24"/>
            <w:lang w:val="en-US" w:eastAsia="zh-CN"/>
          </w:rPr>
          <w:t>数</w:t>
        </w:r>
      </w:ins>
      <w:ins w:id="50" w:author="lixf" w:date="2024-04-18T14:26:29Z">
        <w:r>
          <w:rPr>
            <w:rFonts w:hint="eastAsia" w:eastAsia="宋体"/>
            <w:sz w:val="24"/>
            <w:lang w:val="en-US" w:eastAsia="zh-CN"/>
          </w:rPr>
          <w:t>受</w:t>
        </w:r>
      </w:ins>
      <w:ins w:id="51" w:author="lixf" w:date="2024-04-18T14:26:32Z">
        <w:r>
          <w:rPr>
            <w:rFonts w:hint="eastAsia" w:eastAsia="宋体"/>
            <w:sz w:val="24"/>
            <w:lang w:val="en-US" w:eastAsia="zh-CN"/>
          </w:rPr>
          <w:t>当时</w:t>
        </w:r>
      </w:ins>
      <w:ins w:id="52" w:author="lixf" w:date="2024-04-18T14:26:38Z">
        <w:r>
          <w:rPr>
            <w:rFonts w:hint="eastAsia" w:eastAsia="宋体"/>
            <w:sz w:val="24"/>
            <w:lang w:val="en-US" w:eastAsia="zh-CN"/>
          </w:rPr>
          <w:t>该</w:t>
        </w:r>
      </w:ins>
      <w:ins w:id="53" w:author="lixf" w:date="2024-04-18T14:26:39Z">
        <w:r>
          <w:rPr>
            <w:rFonts w:hint="eastAsia" w:eastAsia="宋体"/>
            <w:sz w:val="24"/>
            <w:lang w:val="en-US" w:eastAsia="zh-CN"/>
          </w:rPr>
          <w:t>接口</w:t>
        </w:r>
      </w:ins>
      <w:ins w:id="54" w:author="lixf" w:date="2024-04-18T14:26:40Z">
        <w:r>
          <w:rPr>
            <w:rFonts w:hint="eastAsia" w:eastAsia="宋体"/>
            <w:sz w:val="24"/>
            <w:lang w:val="en-US" w:eastAsia="zh-CN"/>
          </w:rPr>
          <w:t>服务</w:t>
        </w:r>
      </w:ins>
      <w:ins w:id="55" w:author="lixf" w:date="2024-04-18T14:26:41Z">
        <w:r>
          <w:rPr>
            <w:rFonts w:hint="eastAsia" w:eastAsia="宋体"/>
            <w:sz w:val="24"/>
            <w:lang w:val="en-US" w:eastAsia="zh-CN"/>
          </w:rPr>
          <w:t>的</w:t>
        </w:r>
      </w:ins>
      <w:ins w:id="56" w:author="lixf" w:date="2024-04-18T14:26:43Z">
        <w:r>
          <w:rPr>
            <w:rFonts w:hint="eastAsia" w:eastAsia="宋体"/>
            <w:sz w:val="24"/>
            <w:lang w:val="en-US" w:eastAsia="zh-CN"/>
          </w:rPr>
          <w:t>部署</w:t>
        </w:r>
      </w:ins>
      <w:ins w:id="57" w:author="lixf" w:date="2024-04-18T14:26:48Z">
        <w:r>
          <w:rPr>
            <w:rFonts w:hint="eastAsia" w:eastAsia="宋体"/>
            <w:sz w:val="24"/>
            <w:lang w:val="en-US" w:eastAsia="zh-CN"/>
          </w:rPr>
          <w:t>情况</w:t>
        </w:r>
      </w:ins>
      <w:ins w:id="58" w:author="lixf" w:date="2024-04-18T14:26:50Z">
        <w:r>
          <w:rPr>
            <w:rFonts w:hint="eastAsia" w:eastAsia="宋体"/>
            <w:sz w:val="24"/>
            <w:lang w:val="en-US" w:eastAsia="zh-CN"/>
          </w:rPr>
          <w:t>调整</w:t>
        </w:r>
      </w:ins>
      <w:ins w:id="59" w:author="lixf" w:date="2024-04-18T14:09:46Z">
        <w:r>
          <w:rPr>
            <w:rFonts w:hint="eastAsia" w:eastAsia="宋体"/>
            <w:sz w:val="24"/>
          </w:rPr>
          <w:t>。</w:t>
        </w:r>
      </w:ins>
    </w:p>
    <w:p w14:paraId="7F1AA754">
      <w:pPr>
        <w:spacing w:line="360" w:lineRule="auto"/>
        <w:ind w:left="0" w:leftChars="0"/>
        <w:rPr>
          <w:ins w:id="60" w:author="lixf" w:date="2024-04-18T14:31:02Z"/>
          <w:rFonts w:hint="eastAsia" w:eastAsia="宋体"/>
          <w:sz w:val="24"/>
        </w:rPr>
      </w:pPr>
    </w:p>
    <w:p w14:paraId="0B1CB9D3">
      <w:pPr>
        <w:spacing w:line="360" w:lineRule="auto"/>
        <w:ind w:left="420" w:leftChars="200"/>
        <w:rPr>
          <w:ins w:id="61" w:author="lixf" w:date="2024-04-18T14:37:05Z"/>
          <w:rFonts w:hint="default" w:eastAsia="宋体"/>
          <w:sz w:val="24"/>
          <w:lang w:val="en-US" w:eastAsia="zh-CN"/>
        </w:rPr>
      </w:pPr>
      <w:ins w:id="62" w:author="lixf" w:date="2024-04-18T14:34:47Z">
        <w:r>
          <w:rPr>
            <w:rFonts w:hint="eastAsia" w:eastAsia="宋体"/>
            <w:sz w:val="24"/>
            <w:lang w:val="en-US" w:eastAsia="zh-CN"/>
          </w:rPr>
          <w:t>对于</w:t>
        </w:r>
      </w:ins>
      <w:ins w:id="63" w:author="lixf" w:date="2024-04-18T14:34:53Z">
        <w:r>
          <w:rPr>
            <w:rFonts w:hint="eastAsia" w:eastAsia="宋体"/>
            <w:sz w:val="24"/>
            <w:lang w:val="en-US" w:eastAsia="zh-CN"/>
          </w:rPr>
          <w:t>基础数据</w:t>
        </w:r>
      </w:ins>
      <w:ins w:id="64" w:author="lixf" w:date="2024-04-18T14:35:40Z">
        <w:r>
          <w:rPr>
            <w:rFonts w:hint="eastAsia" w:eastAsia="宋体"/>
            <w:sz w:val="24"/>
            <w:lang w:val="en-US" w:eastAsia="zh-CN"/>
          </w:rPr>
          <w:t>，</w:t>
        </w:r>
      </w:ins>
      <w:ins w:id="65" w:author="lixf" w:date="2024-04-18T14:35:42Z">
        <w:r>
          <w:rPr>
            <w:rFonts w:hint="eastAsia" w:eastAsia="宋体"/>
            <w:sz w:val="24"/>
            <w:lang w:val="en-US" w:eastAsia="zh-CN"/>
          </w:rPr>
          <w:t>考虑</w:t>
        </w:r>
      </w:ins>
      <w:ins w:id="66" w:author="lixf" w:date="2024-04-18T14:35:43Z">
        <w:r>
          <w:rPr>
            <w:rFonts w:hint="eastAsia" w:eastAsia="宋体"/>
            <w:sz w:val="24"/>
            <w:lang w:val="en-US" w:eastAsia="zh-CN"/>
          </w:rPr>
          <w:t>到</w:t>
        </w:r>
      </w:ins>
      <w:ins w:id="67" w:author="lixf" w:date="2024-04-18T14:36:26Z">
        <w:r>
          <w:rPr>
            <w:rFonts w:hint="eastAsia" w:eastAsia="宋体"/>
            <w:sz w:val="24"/>
            <w:lang w:val="en-US" w:eastAsia="zh-CN"/>
          </w:rPr>
          <w:t>数据</w:t>
        </w:r>
      </w:ins>
      <w:ins w:id="68" w:author="lixf" w:date="2024-04-18T14:36:27Z">
        <w:r>
          <w:rPr>
            <w:rFonts w:hint="eastAsia" w:eastAsia="宋体"/>
            <w:sz w:val="24"/>
            <w:lang w:val="en-US" w:eastAsia="zh-CN"/>
          </w:rPr>
          <w:t>变化</w:t>
        </w:r>
      </w:ins>
      <w:ins w:id="69" w:author="lixf" w:date="2024-04-18T14:36:28Z">
        <w:r>
          <w:rPr>
            <w:rFonts w:hint="eastAsia" w:eastAsia="宋体"/>
            <w:sz w:val="24"/>
            <w:lang w:val="en-US" w:eastAsia="zh-CN"/>
          </w:rPr>
          <w:t>的</w:t>
        </w:r>
      </w:ins>
      <w:ins w:id="70" w:author="lixf" w:date="2024-04-18T14:36:30Z">
        <w:r>
          <w:rPr>
            <w:rFonts w:hint="eastAsia" w:eastAsia="宋体"/>
            <w:sz w:val="24"/>
            <w:lang w:val="en-US" w:eastAsia="zh-CN"/>
          </w:rPr>
          <w:t>频率</w:t>
        </w:r>
      </w:ins>
      <w:ins w:id="71" w:author="lixf" w:date="2024-04-18T14:36:34Z">
        <w:r>
          <w:rPr>
            <w:rFonts w:hint="eastAsia" w:eastAsia="宋体"/>
            <w:sz w:val="24"/>
            <w:lang w:val="en-US" w:eastAsia="zh-CN"/>
          </w:rPr>
          <w:t>，</w:t>
        </w:r>
      </w:ins>
      <w:ins w:id="72" w:author="lixf" w:date="2024-04-18T14:36:37Z">
        <w:r>
          <w:rPr>
            <w:rFonts w:hint="eastAsia" w:eastAsia="宋体"/>
            <w:sz w:val="24"/>
            <w:lang w:val="en-US" w:eastAsia="zh-CN"/>
          </w:rPr>
          <w:t>该类</w:t>
        </w:r>
      </w:ins>
      <w:ins w:id="73" w:author="lixf" w:date="2024-04-18T14:36:38Z">
        <w:r>
          <w:rPr>
            <w:rFonts w:hint="eastAsia" w:eastAsia="宋体"/>
            <w:sz w:val="24"/>
            <w:lang w:val="en-US" w:eastAsia="zh-CN"/>
          </w:rPr>
          <w:t>接口</w:t>
        </w:r>
      </w:ins>
      <w:ins w:id="74" w:author="lixf" w:date="2024-04-18T14:36:40Z">
        <w:r>
          <w:rPr>
            <w:rFonts w:hint="eastAsia" w:eastAsia="宋体"/>
            <w:sz w:val="24"/>
            <w:lang w:val="en-US" w:eastAsia="zh-CN"/>
          </w:rPr>
          <w:t>总</w:t>
        </w:r>
      </w:ins>
      <w:ins w:id="75" w:author="lixf" w:date="2024-04-18T14:36:45Z">
        <w:r>
          <w:rPr>
            <w:rFonts w:hint="eastAsia" w:eastAsia="宋体"/>
            <w:sz w:val="24"/>
            <w:lang w:val="en-US" w:eastAsia="zh-CN"/>
          </w:rPr>
          <w:t>并发数</w:t>
        </w:r>
      </w:ins>
      <w:ins w:id="76" w:author="lixf" w:date="2024-04-18T14:52:08Z">
        <w:r>
          <w:rPr>
            <w:rFonts w:hint="eastAsia" w:eastAsia="宋体"/>
            <w:sz w:val="24"/>
            <w:lang w:val="en-US" w:eastAsia="zh-CN"/>
          </w:rPr>
          <w:t>建议</w:t>
        </w:r>
      </w:ins>
      <w:ins w:id="77" w:author="lixf" w:date="2024-04-18T14:36:47Z">
        <w:r>
          <w:rPr>
            <w:rFonts w:hint="eastAsia" w:eastAsia="宋体"/>
            <w:sz w:val="24"/>
            <w:lang w:val="en-US" w:eastAsia="zh-CN"/>
          </w:rPr>
          <w:t>限制</w:t>
        </w:r>
      </w:ins>
      <w:ins w:id="78" w:author="lixf" w:date="2024-04-18T14:36:50Z">
        <w:r>
          <w:rPr>
            <w:rFonts w:hint="eastAsia" w:eastAsia="宋体"/>
            <w:sz w:val="24"/>
            <w:lang w:val="en-US" w:eastAsia="zh-CN"/>
          </w:rPr>
          <w:t>在</w:t>
        </w:r>
      </w:ins>
      <w:ins w:id="79" w:author="lixf" w:date="2024-04-18T14:46:55Z">
        <w:r>
          <w:rPr>
            <w:rFonts w:hint="eastAsia" w:eastAsia="宋体"/>
            <w:sz w:val="24"/>
            <w:lang w:val="en-US" w:eastAsia="zh-CN"/>
          </w:rPr>
          <w:t>34</w:t>
        </w:r>
      </w:ins>
    </w:p>
    <w:p w14:paraId="7CC93FFC">
      <w:pPr>
        <w:spacing w:line="360" w:lineRule="auto"/>
        <w:ind w:left="420" w:leftChars="200"/>
        <w:rPr>
          <w:ins w:id="80" w:author="lixf" w:date="2024-04-18T14:39:04Z"/>
          <w:rFonts w:hint="default" w:eastAsia="宋体"/>
          <w:sz w:val="24"/>
          <w:lang w:val="en-US" w:eastAsia="zh-CN"/>
        </w:rPr>
      </w:pPr>
      <w:ins w:id="81" w:author="lixf" w:date="2024-04-18T14:37:06Z">
        <w:r>
          <w:rPr>
            <w:rFonts w:hint="eastAsia" w:eastAsia="宋体"/>
            <w:sz w:val="24"/>
            <w:lang w:val="en-US" w:eastAsia="zh-CN"/>
          </w:rPr>
          <w:t>对于</w:t>
        </w:r>
      </w:ins>
      <w:ins w:id="82" w:author="lixf" w:date="2024-04-18T14:37:08Z">
        <w:r>
          <w:rPr>
            <w:rFonts w:hint="eastAsia" w:eastAsia="宋体"/>
            <w:sz w:val="24"/>
            <w:lang w:val="en-US" w:eastAsia="zh-CN"/>
          </w:rPr>
          <w:t>指标类</w:t>
        </w:r>
      </w:ins>
      <w:ins w:id="83" w:author="lixf" w:date="2024-04-18T14:37:09Z">
        <w:r>
          <w:rPr>
            <w:rFonts w:hint="eastAsia" w:eastAsia="宋体"/>
            <w:sz w:val="24"/>
            <w:lang w:val="en-US" w:eastAsia="zh-CN"/>
          </w:rPr>
          <w:t>数据</w:t>
        </w:r>
      </w:ins>
      <w:ins w:id="84" w:author="lixf" w:date="2024-04-18T14:37:37Z">
        <w:r>
          <w:rPr>
            <w:rFonts w:hint="eastAsia" w:eastAsia="宋体"/>
            <w:sz w:val="24"/>
            <w:lang w:val="en-US" w:eastAsia="zh-CN"/>
          </w:rPr>
          <w:t>，</w:t>
        </w:r>
      </w:ins>
      <w:ins w:id="85" w:author="lixf" w:date="2024-04-18T14:37:47Z">
        <w:r>
          <w:rPr>
            <w:rFonts w:hint="eastAsia" w:eastAsia="宋体"/>
            <w:sz w:val="24"/>
            <w:lang w:val="en-US" w:eastAsia="zh-CN"/>
          </w:rPr>
          <w:t>指标</w:t>
        </w:r>
      </w:ins>
      <w:ins w:id="86" w:author="lixf" w:date="2024-04-18T14:37:49Z">
        <w:r>
          <w:rPr>
            <w:rFonts w:hint="eastAsia" w:eastAsia="宋体"/>
            <w:sz w:val="24"/>
            <w:lang w:val="en-US" w:eastAsia="zh-CN"/>
          </w:rPr>
          <w:t>数据</w:t>
        </w:r>
      </w:ins>
      <w:ins w:id="87" w:author="lixf" w:date="2024-04-18T14:37:51Z">
        <w:r>
          <w:rPr>
            <w:rFonts w:hint="eastAsia" w:eastAsia="宋体"/>
            <w:sz w:val="24"/>
            <w:lang w:val="en-US" w:eastAsia="zh-CN"/>
          </w:rPr>
          <w:t>是</w:t>
        </w:r>
      </w:ins>
      <w:ins w:id="88" w:author="lixf" w:date="2024-04-18T14:37:52Z">
        <w:r>
          <w:rPr>
            <w:rFonts w:hint="eastAsia" w:eastAsia="宋体"/>
            <w:sz w:val="24"/>
            <w:lang w:val="en-US" w:eastAsia="zh-CN"/>
          </w:rPr>
          <w:t>按月</w:t>
        </w:r>
      </w:ins>
      <w:ins w:id="89" w:author="lixf" w:date="2024-04-18T14:38:22Z">
        <w:r>
          <w:rPr>
            <w:rFonts w:hint="eastAsia" w:eastAsia="宋体"/>
            <w:sz w:val="24"/>
            <w:lang w:val="en-US" w:eastAsia="zh-CN"/>
          </w:rPr>
          <w:t>计算</w:t>
        </w:r>
      </w:ins>
      <w:ins w:id="90" w:author="lixf" w:date="2024-04-18T14:38:23Z">
        <w:r>
          <w:rPr>
            <w:rFonts w:hint="eastAsia" w:eastAsia="宋体"/>
            <w:sz w:val="24"/>
            <w:lang w:val="en-US" w:eastAsia="zh-CN"/>
          </w:rPr>
          <w:t>的，</w:t>
        </w:r>
      </w:ins>
      <w:ins w:id="91" w:author="lixf" w:date="2024-04-18T14:38:24Z">
        <w:r>
          <w:rPr>
            <w:rFonts w:hint="eastAsia" w:eastAsia="宋体"/>
            <w:sz w:val="24"/>
            <w:lang w:val="en-US" w:eastAsia="zh-CN"/>
          </w:rPr>
          <w:t>该类</w:t>
        </w:r>
      </w:ins>
      <w:ins w:id="92" w:author="lixf" w:date="2024-04-18T14:38:25Z">
        <w:r>
          <w:rPr>
            <w:rFonts w:hint="eastAsia" w:eastAsia="宋体"/>
            <w:sz w:val="24"/>
            <w:lang w:val="en-US" w:eastAsia="zh-CN"/>
          </w:rPr>
          <w:t>接口</w:t>
        </w:r>
      </w:ins>
      <w:ins w:id="93" w:author="lixf" w:date="2024-04-18T14:46:17Z">
        <w:r>
          <w:rPr>
            <w:rFonts w:hint="eastAsia" w:eastAsia="宋体"/>
            <w:sz w:val="24"/>
            <w:lang w:val="en-US" w:eastAsia="zh-CN"/>
          </w:rPr>
          <w:t>总</w:t>
        </w:r>
      </w:ins>
      <w:ins w:id="94" w:author="lixf" w:date="2024-04-18T14:38:26Z">
        <w:r>
          <w:rPr>
            <w:rFonts w:hint="eastAsia" w:eastAsia="宋体"/>
            <w:sz w:val="24"/>
            <w:lang w:val="en-US" w:eastAsia="zh-CN"/>
          </w:rPr>
          <w:t>并发</w:t>
        </w:r>
      </w:ins>
      <w:ins w:id="95" w:author="lixf" w:date="2024-04-18T14:38:27Z">
        <w:r>
          <w:rPr>
            <w:rFonts w:hint="eastAsia" w:eastAsia="宋体"/>
            <w:sz w:val="24"/>
            <w:lang w:val="en-US" w:eastAsia="zh-CN"/>
          </w:rPr>
          <w:t>数据</w:t>
        </w:r>
      </w:ins>
      <w:ins w:id="96" w:author="lixf" w:date="2024-04-18T14:52:13Z">
        <w:r>
          <w:rPr>
            <w:rFonts w:hint="eastAsia" w:eastAsia="宋体"/>
            <w:sz w:val="24"/>
            <w:lang w:val="en-US" w:eastAsia="zh-CN"/>
          </w:rPr>
          <w:t>建议</w:t>
        </w:r>
      </w:ins>
      <w:ins w:id="97" w:author="lixf" w:date="2024-04-18T14:38:28Z">
        <w:r>
          <w:rPr>
            <w:rFonts w:hint="eastAsia" w:eastAsia="宋体"/>
            <w:sz w:val="24"/>
            <w:lang w:val="en-US" w:eastAsia="zh-CN"/>
          </w:rPr>
          <w:t>限制</w:t>
        </w:r>
      </w:ins>
      <w:ins w:id="98" w:author="lixf" w:date="2024-04-18T14:38:29Z">
        <w:r>
          <w:rPr>
            <w:rFonts w:hint="eastAsia" w:eastAsia="宋体"/>
            <w:sz w:val="24"/>
            <w:lang w:val="en-US" w:eastAsia="zh-CN"/>
          </w:rPr>
          <w:t>在</w:t>
        </w:r>
      </w:ins>
      <w:ins w:id="99" w:author="lixf" w:date="2024-04-18T14:48:54Z">
        <w:r>
          <w:rPr>
            <w:rFonts w:hint="eastAsia" w:eastAsia="宋体"/>
            <w:sz w:val="24"/>
            <w:lang w:val="en-US" w:eastAsia="zh-CN"/>
          </w:rPr>
          <w:t>68</w:t>
        </w:r>
      </w:ins>
    </w:p>
    <w:p w14:paraId="5E710476">
      <w:pPr>
        <w:spacing w:line="360" w:lineRule="auto"/>
        <w:ind w:left="420" w:leftChars="200"/>
        <w:rPr>
          <w:ins w:id="100" w:author="lixf" w:date="2024-04-18T14:39:58Z"/>
          <w:rFonts w:hint="default" w:eastAsia="宋体"/>
          <w:sz w:val="24"/>
          <w:lang w:val="en-US" w:eastAsia="zh-CN"/>
        </w:rPr>
      </w:pPr>
      <w:ins w:id="101" w:author="lixf" w:date="2024-04-18T14:39:13Z">
        <w:r>
          <w:rPr>
            <w:rFonts w:hint="eastAsia" w:eastAsia="宋体"/>
            <w:sz w:val="24"/>
            <w:lang w:val="en-US" w:eastAsia="zh-CN"/>
          </w:rPr>
          <w:t>对于指标类数据，指标数据是按</w:t>
        </w:r>
      </w:ins>
      <w:ins w:id="102" w:author="lixf" w:date="2024-04-18T14:39:16Z">
        <w:r>
          <w:rPr>
            <w:rFonts w:hint="eastAsia" w:eastAsia="宋体"/>
            <w:sz w:val="24"/>
            <w:lang w:val="en-US" w:eastAsia="zh-CN"/>
          </w:rPr>
          <w:t>天</w:t>
        </w:r>
      </w:ins>
      <w:ins w:id="103" w:author="lixf" w:date="2024-04-18T14:39:13Z">
        <w:r>
          <w:rPr>
            <w:rFonts w:hint="eastAsia" w:eastAsia="宋体"/>
            <w:sz w:val="24"/>
            <w:lang w:val="en-US" w:eastAsia="zh-CN"/>
          </w:rPr>
          <w:t>计算的，该类接口</w:t>
        </w:r>
      </w:ins>
      <w:ins w:id="104" w:author="lixf" w:date="2024-04-18T14:46:19Z">
        <w:r>
          <w:rPr>
            <w:rFonts w:hint="eastAsia" w:eastAsia="宋体"/>
            <w:sz w:val="24"/>
            <w:lang w:val="en-US" w:eastAsia="zh-CN"/>
          </w:rPr>
          <w:t>总</w:t>
        </w:r>
      </w:ins>
      <w:ins w:id="105" w:author="lixf" w:date="2024-04-18T14:39:13Z">
        <w:r>
          <w:rPr>
            <w:rFonts w:hint="eastAsia" w:eastAsia="宋体"/>
            <w:sz w:val="24"/>
            <w:lang w:val="en-US" w:eastAsia="zh-CN"/>
          </w:rPr>
          <w:t>并发数据</w:t>
        </w:r>
      </w:ins>
      <w:ins w:id="106" w:author="lixf" w:date="2024-04-18T14:52:15Z">
        <w:r>
          <w:rPr>
            <w:rFonts w:hint="eastAsia" w:eastAsia="宋体"/>
            <w:sz w:val="24"/>
            <w:lang w:val="en-US" w:eastAsia="zh-CN"/>
          </w:rPr>
          <w:t>建议</w:t>
        </w:r>
      </w:ins>
      <w:ins w:id="107" w:author="lixf" w:date="2024-04-18T14:39:13Z">
        <w:r>
          <w:rPr>
            <w:rFonts w:hint="eastAsia" w:eastAsia="宋体"/>
            <w:sz w:val="24"/>
            <w:lang w:val="en-US" w:eastAsia="zh-CN"/>
          </w:rPr>
          <w:t>限制在</w:t>
        </w:r>
      </w:ins>
      <w:ins w:id="108" w:author="lixf" w:date="2024-04-18T14:58:01Z">
        <w:r>
          <w:rPr>
            <w:rFonts w:hint="eastAsia" w:eastAsia="宋体"/>
            <w:sz w:val="24"/>
            <w:lang w:val="en-US" w:eastAsia="zh-CN"/>
          </w:rPr>
          <w:t>816</w:t>
        </w:r>
      </w:ins>
    </w:p>
    <w:p w14:paraId="72E7ABC7">
      <w:pPr>
        <w:spacing w:line="360" w:lineRule="auto"/>
        <w:ind w:left="420" w:leftChars="200"/>
        <w:rPr>
          <w:ins w:id="109" w:author="lixf" w:date="2024-04-18T15:02:10Z"/>
          <w:rFonts w:hint="eastAsia" w:eastAsia="宋体"/>
          <w:sz w:val="24"/>
          <w:lang w:val="en-US" w:eastAsia="zh-CN"/>
        </w:rPr>
      </w:pPr>
      <w:ins w:id="110" w:author="lixf" w:date="2024-04-18T14:40:03Z">
        <w:r>
          <w:rPr>
            <w:rFonts w:hint="eastAsia" w:eastAsia="宋体"/>
            <w:sz w:val="24"/>
            <w:lang w:val="en-US" w:eastAsia="zh-CN"/>
          </w:rPr>
          <w:t>对于指标类数据，指标数据是</w:t>
        </w:r>
      </w:ins>
      <w:ins w:id="111" w:author="lixf" w:date="2024-04-18T14:40:08Z">
        <w:r>
          <w:rPr>
            <w:rFonts w:hint="eastAsia" w:eastAsia="宋体"/>
            <w:sz w:val="24"/>
            <w:lang w:val="en-US" w:eastAsia="zh-CN"/>
          </w:rPr>
          <w:t>准实时</w:t>
        </w:r>
      </w:ins>
      <w:ins w:id="112" w:author="lixf" w:date="2024-04-18T14:40:12Z">
        <w:r>
          <w:rPr>
            <w:rFonts w:hint="eastAsia" w:eastAsia="宋体"/>
            <w:sz w:val="24"/>
            <w:lang w:val="en-US" w:eastAsia="zh-CN"/>
          </w:rPr>
          <w:t>计算</w:t>
        </w:r>
      </w:ins>
      <w:ins w:id="113" w:author="lixf" w:date="2024-04-18T14:40:13Z">
        <w:r>
          <w:rPr>
            <w:rFonts w:hint="eastAsia" w:eastAsia="宋体"/>
            <w:sz w:val="24"/>
            <w:lang w:val="en-US" w:eastAsia="zh-CN"/>
          </w:rPr>
          <w:t>的，</w:t>
        </w:r>
      </w:ins>
      <w:ins w:id="114" w:author="lixf" w:date="2024-04-18T14:40:14Z">
        <w:r>
          <w:rPr>
            <w:rFonts w:hint="eastAsia" w:eastAsia="宋体"/>
            <w:sz w:val="24"/>
            <w:lang w:val="en-US" w:eastAsia="zh-CN"/>
          </w:rPr>
          <w:t>后续</w:t>
        </w:r>
      </w:ins>
      <w:ins w:id="115" w:author="lixf" w:date="2024-04-18T14:40:15Z">
        <w:r>
          <w:rPr>
            <w:rFonts w:hint="eastAsia" w:eastAsia="宋体"/>
            <w:sz w:val="24"/>
            <w:lang w:val="en-US" w:eastAsia="zh-CN"/>
          </w:rPr>
          <w:t>增加</w:t>
        </w:r>
      </w:ins>
      <w:ins w:id="116" w:author="lixf" w:date="2024-04-18T14:40:17Z">
        <w:r>
          <w:rPr>
            <w:rFonts w:hint="eastAsia" w:eastAsia="宋体"/>
            <w:sz w:val="24"/>
            <w:lang w:val="en-US" w:eastAsia="zh-CN"/>
          </w:rPr>
          <w:t>推送</w:t>
        </w:r>
      </w:ins>
      <w:ins w:id="117" w:author="lixf" w:date="2024-04-18T14:40:18Z">
        <w:r>
          <w:rPr>
            <w:rFonts w:hint="eastAsia" w:eastAsia="宋体"/>
            <w:sz w:val="24"/>
            <w:lang w:val="en-US" w:eastAsia="zh-CN"/>
          </w:rPr>
          <w:t>接口</w:t>
        </w:r>
      </w:ins>
      <w:ins w:id="118" w:author="lixf" w:date="2024-04-18T14:40:19Z">
        <w:r>
          <w:rPr>
            <w:rFonts w:hint="eastAsia" w:eastAsia="宋体"/>
            <w:sz w:val="24"/>
            <w:lang w:val="en-US" w:eastAsia="zh-CN"/>
          </w:rPr>
          <w:t>，</w:t>
        </w:r>
      </w:ins>
      <w:ins w:id="119" w:author="lixf" w:date="2024-04-18T14:40:21Z">
        <w:r>
          <w:rPr>
            <w:rFonts w:hint="eastAsia" w:eastAsia="宋体"/>
            <w:sz w:val="24"/>
            <w:lang w:val="en-US" w:eastAsia="zh-CN"/>
          </w:rPr>
          <w:t>由</w:t>
        </w:r>
      </w:ins>
      <w:ins w:id="120" w:author="lixf" w:date="2024-04-18T14:40:23Z">
        <w:r>
          <w:rPr>
            <w:rFonts w:hint="eastAsia" w:eastAsia="宋体"/>
            <w:sz w:val="24"/>
            <w:lang w:val="en-US" w:eastAsia="zh-CN"/>
          </w:rPr>
          <w:t>平台</w:t>
        </w:r>
      </w:ins>
      <w:ins w:id="121" w:author="lixf" w:date="2024-04-18T14:40:24Z">
        <w:r>
          <w:rPr>
            <w:rFonts w:hint="eastAsia" w:eastAsia="宋体"/>
            <w:sz w:val="24"/>
            <w:lang w:val="en-US" w:eastAsia="zh-CN"/>
          </w:rPr>
          <w:t>主动</w:t>
        </w:r>
      </w:ins>
      <w:ins w:id="122" w:author="lixf" w:date="2024-04-18T14:40:26Z">
        <w:r>
          <w:rPr>
            <w:rFonts w:hint="eastAsia" w:eastAsia="宋体"/>
            <w:sz w:val="24"/>
            <w:lang w:val="en-US" w:eastAsia="zh-CN"/>
          </w:rPr>
          <w:t>向</w:t>
        </w:r>
      </w:ins>
      <w:ins w:id="123" w:author="lixf" w:date="2024-04-18T14:40:28Z">
        <w:r>
          <w:rPr>
            <w:rFonts w:hint="eastAsia" w:eastAsia="宋体"/>
            <w:sz w:val="24"/>
            <w:lang w:val="en-US" w:eastAsia="zh-CN"/>
          </w:rPr>
          <w:t>第三方</w:t>
        </w:r>
      </w:ins>
      <w:ins w:id="124" w:author="lixf" w:date="2024-04-18T14:40:29Z">
        <w:r>
          <w:rPr>
            <w:rFonts w:hint="eastAsia" w:eastAsia="宋体"/>
            <w:sz w:val="24"/>
            <w:lang w:val="en-US" w:eastAsia="zh-CN"/>
          </w:rPr>
          <w:t>平台</w:t>
        </w:r>
      </w:ins>
      <w:ins w:id="125" w:author="lixf" w:date="2024-04-18T14:40:31Z">
        <w:r>
          <w:rPr>
            <w:rFonts w:hint="eastAsia" w:eastAsia="宋体"/>
            <w:sz w:val="24"/>
            <w:lang w:val="en-US" w:eastAsia="zh-CN"/>
          </w:rPr>
          <w:t>推送</w:t>
        </w:r>
      </w:ins>
      <w:ins w:id="126" w:author="lixf" w:date="2024-04-18T14:40:32Z">
        <w:r>
          <w:rPr>
            <w:rFonts w:hint="eastAsia" w:eastAsia="宋体"/>
            <w:sz w:val="24"/>
            <w:lang w:val="en-US" w:eastAsia="zh-CN"/>
          </w:rPr>
          <w:t>数据</w:t>
        </w:r>
      </w:ins>
    </w:p>
    <w:p w14:paraId="066867AB">
      <w:pPr>
        <w:spacing w:line="360" w:lineRule="auto"/>
        <w:ind w:left="420" w:leftChars="200"/>
        <w:rPr>
          <w:ins w:id="127" w:author="lixf" w:date="2024-04-18T15:00:18Z"/>
          <w:rFonts w:hint="eastAsia" w:eastAsia="宋体"/>
          <w:sz w:val="24"/>
          <w:lang w:val="en-US" w:eastAsia="zh-CN"/>
        </w:rPr>
      </w:pPr>
    </w:p>
    <w:p w14:paraId="12539BD0">
      <w:pPr>
        <w:spacing w:line="360" w:lineRule="auto"/>
        <w:ind w:left="420" w:leftChars="200"/>
        <w:rPr>
          <w:ins w:id="128" w:author="lixf" w:date="2024-04-18T15:00:57Z"/>
          <w:rFonts w:hint="eastAsia" w:eastAsia="宋体"/>
          <w:sz w:val="24"/>
          <w:lang w:val="en-US" w:eastAsia="zh-CN"/>
        </w:rPr>
      </w:pPr>
      <w:ins w:id="129" w:author="lixf" w:date="2024-04-18T15:00:21Z">
        <w:r>
          <w:rPr>
            <w:rFonts w:hint="eastAsia" w:eastAsia="宋体"/>
            <w:sz w:val="24"/>
            <w:lang w:val="en-US" w:eastAsia="zh-CN"/>
          </w:rPr>
          <w:t>对于</w:t>
        </w:r>
      </w:ins>
      <w:ins w:id="130" w:author="lixf" w:date="2024-04-18T15:00:23Z">
        <w:r>
          <w:rPr>
            <w:rFonts w:hint="eastAsia" w:eastAsia="宋体"/>
            <w:sz w:val="24"/>
            <w:lang w:val="en-US" w:eastAsia="zh-CN"/>
          </w:rPr>
          <w:t>基础</w:t>
        </w:r>
      </w:ins>
      <w:ins w:id="131" w:author="lixf" w:date="2024-04-18T15:00:24Z">
        <w:r>
          <w:rPr>
            <w:rFonts w:hint="eastAsia" w:eastAsia="宋体"/>
            <w:sz w:val="24"/>
            <w:lang w:val="en-US" w:eastAsia="zh-CN"/>
          </w:rPr>
          <w:t>数据</w:t>
        </w:r>
      </w:ins>
      <w:ins w:id="132" w:author="lixf" w:date="2024-04-18T15:00:25Z">
        <w:r>
          <w:rPr>
            <w:rFonts w:hint="eastAsia" w:eastAsia="宋体"/>
            <w:sz w:val="24"/>
            <w:lang w:val="en-US" w:eastAsia="zh-CN"/>
          </w:rPr>
          <w:t>，</w:t>
        </w:r>
      </w:ins>
      <w:ins w:id="133" w:author="lixf" w:date="2024-04-18T15:00:26Z">
        <w:r>
          <w:rPr>
            <w:rFonts w:hint="eastAsia" w:eastAsia="宋体"/>
            <w:sz w:val="24"/>
            <w:lang w:val="en-US" w:eastAsia="zh-CN"/>
          </w:rPr>
          <w:t>建议</w:t>
        </w:r>
      </w:ins>
      <w:ins w:id="134" w:author="lixf" w:date="2024-04-18T15:00:35Z">
        <w:r>
          <w:rPr>
            <w:rFonts w:hint="eastAsia" w:eastAsia="宋体"/>
            <w:sz w:val="24"/>
            <w:lang w:val="en-US" w:eastAsia="zh-CN"/>
          </w:rPr>
          <w:t>各</w:t>
        </w:r>
      </w:ins>
      <w:ins w:id="135" w:author="lixf" w:date="2024-04-18T15:00:37Z">
        <w:r>
          <w:rPr>
            <w:rFonts w:hint="eastAsia" w:eastAsia="宋体"/>
            <w:sz w:val="24"/>
            <w:lang w:val="en-US" w:eastAsia="zh-CN"/>
          </w:rPr>
          <w:t>第三方</w:t>
        </w:r>
      </w:ins>
      <w:ins w:id="136" w:author="lixf" w:date="2024-04-18T15:00:38Z">
        <w:r>
          <w:rPr>
            <w:rFonts w:hint="eastAsia" w:eastAsia="宋体"/>
            <w:sz w:val="24"/>
            <w:lang w:val="en-US" w:eastAsia="zh-CN"/>
          </w:rPr>
          <w:t>平台</w:t>
        </w:r>
      </w:ins>
      <w:ins w:id="137" w:author="lixf" w:date="2024-04-18T15:00:41Z">
        <w:r>
          <w:rPr>
            <w:rFonts w:hint="eastAsia" w:eastAsia="宋体"/>
            <w:sz w:val="24"/>
            <w:lang w:val="en-US" w:eastAsia="zh-CN"/>
          </w:rPr>
          <w:t>每天</w:t>
        </w:r>
      </w:ins>
      <w:ins w:id="138" w:author="lixf" w:date="2024-04-18T15:00:43Z">
        <w:r>
          <w:rPr>
            <w:rFonts w:hint="eastAsia" w:eastAsia="宋体"/>
            <w:sz w:val="24"/>
            <w:lang w:val="en-US" w:eastAsia="zh-CN"/>
          </w:rPr>
          <w:t>/</w:t>
        </w:r>
      </w:ins>
      <w:ins w:id="139" w:author="lixf" w:date="2024-04-18T15:00:48Z">
        <w:r>
          <w:rPr>
            <w:rFonts w:hint="eastAsia" w:eastAsia="宋体"/>
            <w:sz w:val="24"/>
            <w:lang w:val="en-US" w:eastAsia="zh-CN"/>
          </w:rPr>
          <w:t>每小时</w:t>
        </w:r>
      </w:ins>
      <w:ins w:id="140" w:author="lixf" w:date="2024-04-18T15:00:52Z">
        <w:r>
          <w:rPr>
            <w:rFonts w:hint="eastAsia" w:eastAsia="宋体"/>
            <w:sz w:val="24"/>
            <w:lang w:val="en-US" w:eastAsia="zh-CN"/>
          </w:rPr>
          <w:t>调用</w:t>
        </w:r>
      </w:ins>
      <w:ins w:id="141" w:author="lixf" w:date="2024-04-18T15:00:54Z">
        <w:r>
          <w:rPr>
            <w:rFonts w:hint="eastAsia" w:eastAsia="宋体"/>
            <w:sz w:val="24"/>
            <w:lang w:val="en-US" w:eastAsia="zh-CN"/>
          </w:rPr>
          <w:t>一次</w:t>
        </w:r>
      </w:ins>
      <w:ins w:id="142" w:author="lixf" w:date="2024-04-18T15:00:55Z">
        <w:r>
          <w:rPr>
            <w:rFonts w:hint="eastAsia" w:eastAsia="宋体"/>
            <w:sz w:val="24"/>
            <w:lang w:val="en-US" w:eastAsia="zh-CN"/>
          </w:rPr>
          <w:t>即可</w:t>
        </w:r>
      </w:ins>
    </w:p>
    <w:p w14:paraId="5530C6B2">
      <w:pPr>
        <w:spacing w:line="360" w:lineRule="auto"/>
        <w:ind w:left="420" w:leftChars="200"/>
        <w:rPr>
          <w:ins w:id="143" w:author="lixf" w:date="2024-04-18T15:01:27Z"/>
          <w:rFonts w:hint="eastAsia" w:eastAsia="宋体"/>
          <w:sz w:val="24"/>
          <w:lang w:val="en-US" w:eastAsia="zh-CN"/>
        </w:rPr>
      </w:pPr>
      <w:ins w:id="144" w:author="lixf" w:date="2024-04-18T15:00:58Z">
        <w:r>
          <w:rPr>
            <w:rFonts w:hint="eastAsia" w:eastAsia="宋体"/>
            <w:sz w:val="24"/>
            <w:lang w:val="en-US" w:eastAsia="zh-CN"/>
          </w:rPr>
          <w:t>对于</w:t>
        </w:r>
      </w:ins>
      <w:ins w:id="145" w:author="lixf" w:date="2024-04-18T15:01:01Z">
        <w:r>
          <w:rPr>
            <w:rFonts w:hint="eastAsia" w:eastAsia="宋体"/>
            <w:sz w:val="24"/>
            <w:lang w:val="en-US" w:eastAsia="zh-CN"/>
          </w:rPr>
          <w:t>按月的</w:t>
        </w:r>
      </w:ins>
      <w:ins w:id="146" w:author="lixf" w:date="2024-04-18T15:01:02Z">
        <w:r>
          <w:rPr>
            <w:rFonts w:hint="eastAsia" w:eastAsia="宋体"/>
            <w:sz w:val="24"/>
            <w:lang w:val="en-US" w:eastAsia="zh-CN"/>
          </w:rPr>
          <w:t>指标</w:t>
        </w:r>
      </w:ins>
      <w:ins w:id="147" w:author="lixf" w:date="2024-04-18T15:01:03Z">
        <w:r>
          <w:rPr>
            <w:rFonts w:hint="eastAsia" w:eastAsia="宋体"/>
            <w:sz w:val="24"/>
            <w:lang w:val="en-US" w:eastAsia="zh-CN"/>
          </w:rPr>
          <w:t>数据，</w:t>
        </w:r>
      </w:ins>
      <w:ins w:id="148" w:author="lixf" w:date="2024-04-18T15:01:12Z">
        <w:r>
          <w:rPr>
            <w:rFonts w:hint="eastAsia" w:eastAsia="宋体"/>
            <w:sz w:val="24"/>
            <w:lang w:val="en-US" w:eastAsia="zh-CN"/>
          </w:rPr>
          <w:t>建议各第三方平台</w:t>
        </w:r>
      </w:ins>
      <w:ins w:id="149" w:author="lixf" w:date="2024-04-18T15:01:22Z">
        <w:r>
          <w:rPr>
            <w:rFonts w:hint="eastAsia" w:eastAsia="宋体"/>
            <w:sz w:val="24"/>
            <w:lang w:val="en-US" w:eastAsia="zh-CN"/>
          </w:rPr>
          <w:t>每月</w:t>
        </w:r>
      </w:ins>
      <w:ins w:id="150" w:author="lixf" w:date="2024-04-18T15:01:24Z">
        <w:r>
          <w:rPr>
            <w:rFonts w:hint="eastAsia" w:eastAsia="宋体"/>
            <w:sz w:val="24"/>
            <w:lang w:val="en-US" w:eastAsia="zh-CN"/>
          </w:rPr>
          <w:t>/</w:t>
        </w:r>
      </w:ins>
      <w:ins w:id="151" w:author="lixf" w:date="2024-04-18T15:01:12Z">
        <w:r>
          <w:rPr>
            <w:rFonts w:hint="eastAsia" w:eastAsia="宋体"/>
            <w:sz w:val="24"/>
            <w:lang w:val="en-US" w:eastAsia="zh-CN"/>
          </w:rPr>
          <w:t>每天</w:t>
        </w:r>
      </w:ins>
      <w:ins w:id="152" w:author="lixf" w:date="2024-04-18T15:01:17Z">
        <w:r>
          <w:rPr>
            <w:rFonts w:hint="eastAsia" w:eastAsia="宋体"/>
            <w:sz w:val="24"/>
            <w:lang w:val="en-US" w:eastAsia="zh-CN"/>
          </w:rPr>
          <w:t>调用一次即可</w:t>
        </w:r>
      </w:ins>
    </w:p>
    <w:p w14:paraId="51BE9C9D">
      <w:pPr>
        <w:spacing w:line="360" w:lineRule="auto"/>
        <w:ind w:left="420" w:leftChars="200"/>
        <w:rPr>
          <w:ins w:id="153" w:author="lixf" w:date="2024-04-18T14:09:46Z"/>
          <w:rFonts w:hint="default" w:eastAsia="宋体"/>
          <w:sz w:val="24"/>
          <w:lang w:val="en-US" w:eastAsia="zh-CN"/>
        </w:rPr>
      </w:pPr>
      <w:ins w:id="154" w:author="lixf" w:date="2024-04-18T15:01:29Z">
        <w:r>
          <w:rPr>
            <w:rFonts w:hint="eastAsia" w:eastAsia="宋体"/>
            <w:sz w:val="24"/>
            <w:lang w:val="en-US" w:eastAsia="zh-CN"/>
          </w:rPr>
          <w:t>对于</w:t>
        </w:r>
      </w:ins>
      <w:ins w:id="155" w:author="lixf" w:date="2024-04-18T15:01:30Z">
        <w:r>
          <w:rPr>
            <w:rFonts w:hint="eastAsia" w:eastAsia="宋体"/>
            <w:sz w:val="24"/>
            <w:lang w:val="en-US" w:eastAsia="zh-CN"/>
          </w:rPr>
          <w:t>按照</w:t>
        </w:r>
      </w:ins>
      <w:ins w:id="156" w:author="lixf" w:date="2024-04-18T15:01:32Z">
        <w:r>
          <w:rPr>
            <w:rFonts w:hint="eastAsia" w:eastAsia="宋体"/>
            <w:sz w:val="24"/>
            <w:lang w:val="en-US" w:eastAsia="zh-CN"/>
          </w:rPr>
          <w:t>天的</w:t>
        </w:r>
      </w:ins>
      <w:ins w:id="157" w:author="lixf" w:date="2024-04-18T15:01:34Z">
        <w:r>
          <w:rPr>
            <w:rFonts w:hint="eastAsia" w:eastAsia="宋体"/>
            <w:sz w:val="24"/>
            <w:lang w:val="en-US" w:eastAsia="zh-CN"/>
          </w:rPr>
          <w:t>指标</w:t>
        </w:r>
      </w:ins>
      <w:ins w:id="158" w:author="lixf" w:date="2024-04-18T15:01:35Z">
        <w:r>
          <w:rPr>
            <w:rFonts w:hint="eastAsia" w:eastAsia="宋体"/>
            <w:sz w:val="24"/>
            <w:lang w:val="en-US" w:eastAsia="zh-CN"/>
          </w:rPr>
          <w:t>数据，</w:t>
        </w:r>
      </w:ins>
      <w:ins w:id="159" w:author="lixf" w:date="2024-04-18T15:01:40Z">
        <w:r>
          <w:rPr>
            <w:rFonts w:hint="eastAsia" w:eastAsia="宋体"/>
            <w:sz w:val="24"/>
            <w:lang w:val="en-US" w:eastAsia="zh-CN"/>
          </w:rPr>
          <w:t>建议各第三方平台</w:t>
        </w:r>
      </w:ins>
      <w:ins w:id="160" w:author="lixf" w:date="2024-04-18T15:01:42Z">
        <w:r>
          <w:rPr>
            <w:rFonts w:hint="eastAsia" w:eastAsia="宋体"/>
            <w:sz w:val="24"/>
            <w:lang w:val="en-US" w:eastAsia="zh-CN"/>
          </w:rPr>
          <w:t>每天</w:t>
        </w:r>
      </w:ins>
      <w:ins w:id="161" w:author="lixf" w:date="2024-04-18T15:01:50Z">
        <w:r>
          <w:rPr>
            <w:rFonts w:hint="eastAsia" w:eastAsia="宋体"/>
            <w:sz w:val="24"/>
            <w:lang w:val="en-US" w:eastAsia="zh-CN"/>
          </w:rPr>
          <w:t>/</w:t>
        </w:r>
      </w:ins>
      <w:ins w:id="162" w:author="lixf" w:date="2024-04-18T15:01:54Z">
        <w:r>
          <w:rPr>
            <w:rFonts w:hint="eastAsia" w:eastAsia="宋体"/>
            <w:sz w:val="24"/>
            <w:lang w:val="en-US" w:eastAsia="zh-CN"/>
          </w:rPr>
          <w:t>每</w:t>
        </w:r>
      </w:ins>
      <w:ins w:id="163" w:author="lixf" w:date="2024-04-18T15:01:55Z">
        <w:r>
          <w:rPr>
            <w:rFonts w:hint="eastAsia" w:eastAsia="宋体"/>
            <w:sz w:val="24"/>
            <w:lang w:val="en-US" w:eastAsia="zh-CN"/>
          </w:rPr>
          <w:t>小时</w:t>
        </w:r>
      </w:ins>
      <w:ins w:id="164" w:author="lixf" w:date="2024-04-18T15:01:57Z">
        <w:r>
          <w:rPr>
            <w:rFonts w:hint="eastAsia" w:eastAsia="宋体"/>
            <w:sz w:val="24"/>
            <w:lang w:val="en-US" w:eastAsia="zh-CN"/>
          </w:rPr>
          <w:t>调用</w:t>
        </w:r>
      </w:ins>
      <w:ins w:id="165" w:author="lixf" w:date="2024-04-18T15:01:58Z">
        <w:r>
          <w:rPr>
            <w:rFonts w:hint="eastAsia" w:eastAsia="宋体"/>
            <w:sz w:val="24"/>
            <w:lang w:val="en-US" w:eastAsia="zh-CN"/>
          </w:rPr>
          <w:t>一次</w:t>
        </w:r>
      </w:ins>
      <w:ins w:id="166" w:author="lixf" w:date="2024-04-18T15:02:00Z">
        <w:r>
          <w:rPr>
            <w:rFonts w:hint="eastAsia" w:eastAsia="宋体"/>
            <w:sz w:val="24"/>
            <w:lang w:val="en-US" w:eastAsia="zh-CN"/>
          </w:rPr>
          <w:t>即可</w:t>
        </w:r>
      </w:ins>
    </w:p>
    <w:p w14:paraId="470CFDCB">
      <w:pPr>
        <w:rPr>
          <w:ins w:id="167" w:author="lixf" w:date="2024-04-18T14:09:31Z"/>
        </w:rPr>
      </w:pPr>
    </w:p>
    <w:p w14:paraId="2B24D045">
      <w:pPr>
        <w:pStyle w:val="3"/>
        <w:spacing w:before="93" w:after="93"/>
        <w:ind w:left="617" w:hanging="617"/>
      </w:pPr>
      <w:r>
        <w:rPr>
          <w:rFonts w:hint="eastAsia"/>
        </w:rPr>
        <w:t>实时接口规约</w:t>
      </w:r>
      <w:bookmarkEnd w:id="32"/>
      <w:bookmarkEnd w:id="33"/>
      <w:bookmarkEnd w:id="34"/>
      <w:bookmarkEnd w:id="35"/>
      <w:bookmarkEnd w:id="36"/>
      <w:bookmarkEnd w:id="37"/>
      <w:bookmarkEnd w:id="38"/>
    </w:p>
    <w:p w14:paraId="37BC94F0">
      <w:pPr>
        <w:spacing w:line="360" w:lineRule="auto"/>
        <w:ind w:left="420" w:leftChars="200"/>
        <w:rPr>
          <w:rFonts w:eastAsia="宋体"/>
          <w:sz w:val="24"/>
        </w:rPr>
      </w:pPr>
      <w:r>
        <w:rPr>
          <w:rFonts w:hint="eastAsia" w:eastAsia="宋体"/>
          <w:sz w:val="24"/>
        </w:rPr>
        <w:t>消息传输采用HTTP(S)协议，使用RESTFul Web Service形式描述，利用REST风格的URL定义服务接口。</w:t>
      </w:r>
    </w:p>
    <w:p w14:paraId="15A0581B">
      <w:pPr>
        <w:pStyle w:val="33"/>
        <w:numPr>
          <w:ilvl w:val="0"/>
          <w:numId w:val="4"/>
        </w:numPr>
        <w:spacing w:line="360" w:lineRule="auto"/>
        <w:ind w:firstLineChars="0"/>
        <w:rPr>
          <w:rFonts w:eastAsia="宋体"/>
          <w:sz w:val="24"/>
        </w:rPr>
      </w:pPr>
      <w:r>
        <w:rPr>
          <w:rFonts w:hint="eastAsia" w:eastAsia="宋体"/>
          <w:sz w:val="24"/>
        </w:rPr>
        <w:t>消息头：HTTP(S)报文的消息头（Header）。定义了与</w:t>
      </w:r>
      <w:r>
        <w:rPr>
          <w:rFonts w:hint="eastAsia" w:eastAsia="宋体"/>
          <w:sz w:val="24"/>
          <w:lang w:val="en-US" w:eastAsia="zh-CN"/>
        </w:rPr>
        <w:t>具体业务</w:t>
      </w:r>
      <w:r>
        <w:rPr>
          <w:rFonts w:hint="eastAsia" w:eastAsia="宋体"/>
          <w:sz w:val="24"/>
        </w:rPr>
        <w:t>能力接口无关的接口内容，比如消息鉴权等。</w:t>
      </w:r>
    </w:p>
    <w:p w14:paraId="78F0ACEF">
      <w:pPr>
        <w:pStyle w:val="33"/>
        <w:numPr>
          <w:ilvl w:val="0"/>
          <w:numId w:val="4"/>
        </w:numPr>
        <w:spacing w:line="360" w:lineRule="auto"/>
        <w:ind w:firstLineChars="0"/>
        <w:rPr>
          <w:rFonts w:eastAsia="宋体"/>
          <w:sz w:val="24"/>
        </w:rPr>
      </w:pPr>
      <w:r>
        <w:rPr>
          <w:rFonts w:hint="eastAsia" w:eastAsia="宋体"/>
          <w:sz w:val="24"/>
        </w:rPr>
        <w:t>消息体：HTTP(S)报文的消息体（Body）。消息体采用JSON格式定义。</w:t>
      </w:r>
    </w:p>
    <w:p w14:paraId="6815B36D">
      <w:pPr>
        <w:pStyle w:val="4"/>
        <w:spacing w:before="62" w:after="62"/>
        <w:ind w:left="576" w:hanging="576"/>
      </w:pPr>
      <w:bookmarkStart w:id="39" w:name="_Toc68801568"/>
      <w:bookmarkStart w:id="40" w:name="_Toc20094"/>
      <w:bookmarkStart w:id="41" w:name="_Toc114215402"/>
      <w:r>
        <w:rPr>
          <w:rFonts w:hint="eastAsia"/>
        </w:rPr>
        <w:t>请求消息头</w:t>
      </w:r>
      <w:bookmarkEnd w:id="39"/>
      <w:bookmarkEnd w:id="40"/>
      <w:bookmarkEnd w:id="41"/>
    </w:p>
    <w:tbl>
      <w:tblPr>
        <w:tblStyle w:val="2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1403"/>
        <w:gridCol w:w="1403"/>
        <w:gridCol w:w="4210"/>
      </w:tblGrid>
      <w:tr w14:paraId="53B69586">
        <w:trPr>
          <w:cantSplit/>
          <w:trHeight w:val="454" w:hRule="atLeast"/>
          <w:jc w:val="center"/>
        </w:trPr>
        <w:tc>
          <w:tcPr>
            <w:tcW w:w="1250" w:type="pct"/>
            <w:tcBorders>
              <w:bottom w:val="single" w:color="auto" w:sz="4" w:space="0"/>
            </w:tcBorders>
            <w:shd w:val="clear" w:color="auto" w:fill="D8D8D8" w:themeFill="background1" w:themeFillShade="D9"/>
            <w:vAlign w:val="center"/>
          </w:tcPr>
          <w:p w14:paraId="7EDD5CFE">
            <w:pPr>
              <w:pStyle w:val="32"/>
              <w:jc w:val="center"/>
              <w:rPr>
                <w:rFonts w:hAnsi="Courier New" w:eastAsia="宋体"/>
                <w:b/>
                <w:bCs/>
                <w:szCs w:val="21"/>
              </w:rPr>
            </w:pPr>
            <w:r>
              <w:rPr>
                <w:rFonts w:hint="eastAsia" w:hAnsi="Courier New" w:eastAsia="宋体"/>
                <w:b/>
                <w:bCs/>
                <w:szCs w:val="21"/>
              </w:rPr>
              <w:t>名称</w:t>
            </w:r>
          </w:p>
        </w:tc>
        <w:tc>
          <w:tcPr>
            <w:tcW w:w="750" w:type="pct"/>
            <w:tcBorders>
              <w:bottom w:val="single" w:color="auto" w:sz="4" w:space="0"/>
            </w:tcBorders>
            <w:shd w:val="clear" w:color="auto" w:fill="D8D8D8" w:themeFill="background1" w:themeFillShade="D9"/>
            <w:vAlign w:val="center"/>
          </w:tcPr>
          <w:p w14:paraId="7A2E6553">
            <w:pPr>
              <w:pStyle w:val="32"/>
              <w:jc w:val="center"/>
              <w:rPr>
                <w:rFonts w:hAnsi="Courier New" w:eastAsia="宋体"/>
                <w:b/>
                <w:bCs/>
                <w:szCs w:val="21"/>
              </w:rPr>
            </w:pPr>
            <w:r>
              <w:rPr>
                <w:rFonts w:hint="eastAsia" w:hAnsi="Courier New" w:eastAsia="宋体"/>
                <w:b/>
                <w:bCs/>
                <w:szCs w:val="21"/>
              </w:rPr>
              <w:t>位置</w:t>
            </w:r>
          </w:p>
        </w:tc>
        <w:tc>
          <w:tcPr>
            <w:tcW w:w="750" w:type="pct"/>
            <w:tcBorders>
              <w:bottom w:val="single" w:color="auto" w:sz="4" w:space="0"/>
            </w:tcBorders>
            <w:shd w:val="clear" w:color="auto" w:fill="D8D8D8" w:themeFill="background1" w:themeFillShade="D9"/>
            <w:vAlign w:val="center"/>
          </w:tcPr>
          <w:p w14:paraId="0C3F10D0">
            <w:pPr>
              <w:pStyle w:val="32"/>
              <w:jc w:val="center"/>
              <w:rPr>
                <w:rFonts w:hAnsi="Courier New" w:eastAsia="宋体"/>
                <w:b/>
                <w:bCs/>
                <w:szCs w:val="21"/>
              </w:rPr>
            </w:pPr>
            <w:r>
              <w:rPr>
                <w:rFonts w:hint="eastAsia" w:hAnsi="Courier New" w:eastAsia="宋体"/>
                <w:b/>
                <w:bCs/>
                <w:szCs w:val="21"/>
              </w:rPr>
              <w:t>可选</w:t>
            </w:r>
          </w:p>
        </w:tc>
        <w:tc>
          <w:tcPr>
            <w:tcW w:w="2250" w:type="pct"/>
            <w:tcBorders>
              <w:bottom w:val="single" w:color="auto" w:sz="4" w:space="0"/>
            </w:tcBorders>
            <w:shd w:val="clear" w:color="auto" w:fill="D8D8D8" w:themeFill="background1" w:themeFillShade="D9"/>
            <w:vAlign w:val="center"/>
          </w:tcPr>
          <w:p w14:paraId="6214CB94">
            <w:pPr>
              <w:pStyle w:val="32"/>
              <w:jc w:val="center"/>
              <w:rPr>
                <w:rFonts w:hAnsi="Courier New" w:eastAsia="宋体"/>
                <w:b/>
                <w:bCs/>
                <w:szCs w:val="21"/>
              </w:rPr>
            </w:pPr>
            <w:r>
              <w:rPr>
                <w:rFonts w:hint="eastAsia" w:hAnsi="Courier New" w:eastAsia="宋体"/>
                <w:b/>
                <w:bCs/>
                <w:szCs w:val="21"/>
              </w:rPr>
              <w:t>描述</w:t>
            </w:r>
          </w:p>
        </w:tc>
      </w:tr>
      <w:tr w14:paraId="00940150">
        <w:trPr>
          <w:cantSplit/>
          <w:trHeight w:val="454" w:hRule="atLeast"/>
          <w:jc w:val="center"/>
        </w:trPr>
        <w:tc>
          <w:tcPr>
            <w:tcW w:w="1250" w:type="pct"/>
            <w:vAlign w:val="center"/>
          </w:tcPr>
          <w:p w14:paraId="79A92EAE">
            <w:pPr>
              <w:pStyle w:val="32"/>
              <w:jc w:val="center"/>
              <w:rPr>
                <w:rFonts w:hAnsi="Courier New" w:eastAsia="宋体"/>
                <w:szCs w:val="21"/>
              </w:rPr>
            </w:pPr>
            <w:r>
              <w:rPr>
                <w:rFonts w:hAnsi="Courier New" w:eastAsia="宋体"/>
                <w:szCs w:val="21"/>
              </w:rPr>
              <w:t>Authorization</w:t>
            </w:r>
          </w:p>
        </w:tc>
        <w:tc>
          <w:tcPr>
            <w:tcW w:w="750" w:type="pct"/>
            <w:vAlign w:val="center"/>
          </w:tcPr>
          <w:p w14:paraId="5248150F">
            <w:pPr>
              <w:pStyle w:val="32"/>
              <w:jc w:val="center"/>
              <w:rPr>
                <w:rFonts w:hAnsi="Courier New" w:eastAsia="宋体"/>
                <w:szCs w:val="21"/>
              </w:rPr>
            </w:pPr>
            <w:r>
              <w:rPr>
                <w:rFonts w:hint="eastAsia" w:hAnsi="Courier New" w:eastAsia="宋体"/>
                <w:szCs w:val="21"/>
              </w:rPr>
              <w:t>消息头</w:t>
            </w:r>
          </w:p>
        </w:tc>
        <w:tc>
          <w:tcPr>
            <w:tcW w:w="750" w:type="pct"/>
            <w:vAlign w:val="center"/>
          </w:tcPr>
          <w:p w14:paraId="161EC9BF">
            <w:pPr>
              <w:pStyle w:val="32"/>
              <w:jc w:val="center"/>
              <w:rPr>
                <w:rFonts w:hAnsi="Courier New" w:eastAsia="宋体"/>
                <w:szCs w:val="21"/>
              </w:rPr>
            </w:pPr>
            <w:r>
              <w:rPr>
                <w:rFonts w:hint="eastAsia" w:hAnsi="Courier New" w:eastAsia="宋体"/>
                <w:szCs w:val="21"/>
              </w:rPr>
              <w:t>否</w:t>
            </w:r>
          </w:p>
        </w:tc>
        <w:tc>
          <w:tcPr>
            <w:tcW w:w="2250" w:type="pct"/>
            <w:vAlign w:val="center"/>
          </w:tcPr>
          <w:p w14:paraId="7B91A944">
            <w:pPr>
              <w:pStyle w:val="32"/>
              <w:rPr>
                <w:rFonts w:hAnsi="Courier New" w:eastAsia="宋体"/>
                <w:szCs w:val="21"/>
              </w:rPr>
            </w:pPr>
            <w:r>
              <w:rPr>
                <w:rFonts w:hint="eastAsia" w:hAnsi="Courier New" w:eastAsia="宋体"/>
                <w:szCs w:val="21"/>
              </w:rPr>
              <w:t>用于鉴权的消息头</w:t>
            </w:r>
          </w:p>
        </w:tc>
      </w:tr>
    </w:tbl>
    <w:p w14:paraId="31D4E5AC">
      <w:pPr>
        <w:autoSpaceDE w:val="0"/>
        <w:autoSpaceDN w:val="0"/>
        <w:adjustRightInd w:val="0"/>
        <w:spacing w:after="120"/>
        <w:ind w:firstLine="420"/>
        <w:rPr>
          <w:szCs w:val="21"/>
        </w:rPr>
      </w:pPr>
      <w:bookmarkStart w:id="42" w:name="_Toc345321439"/>
      <w:r>
        <w:rPr>
          <w:rFonts w:hint="eastAsia"/>
          <w:szCs w:val="21"/>
        </w:rPr>
        <w:t>如：</w:t>
      </w:r>
    </w:p>
    <w:p w14:paraId="1E7BB089">
      <w:pPr>
        <w:shd w:val="clear" w:color="auto" w:fill="D8D8D8" w:themeFill="background1" w:themeFillShade="D9"/>
        <w:spacing w:line="360" w:lineRule="auto"/>
        <w:ind w:left="420" w:leftChars="200" w:right="420" w:rightChars="200"/>
        <w:rPr>
          <w:rFonts w:eastAsia="宋体" w:cs="Courier New"/>
          <w:color w:val="FF0000"/>
          <w:sz w:val="22"/>
          <w:szCs w:val="18"/>
        </w:rPr>
      </w:pPr>
      <w:r>
        <w:rPr>
          <w:rFonts w:hint="eastAsia" w:eastAsia="宋体" w:cs="Courier New"/>
          <w:sz w:val="22"/>
          <w:szCs w:val="18"/>
        </w:rPr>
        <w:t xml:space="preserve">GET </w:t>
      </w:r>
      <w:r>
        <w:fldChar w:fldCharType="begin"/>
      </w:r>
      <w:r>
        <w:instrText xml:space="preserve"> HYPERLINK "http://IP:PORT/%5byyyy/%5dxxxGroup/xxx?V=1.1" </w:instrText>
      </w:r>
      <w:r>
        <w:fldChar w:fldCharType="separate"/>
      </w:r>
      <w:r>
        <w:rPr>
          <w:rFonts w:eastAsia="宋体" w:cs="Courier New"/>
          <w:sz w:val="22"/>
          <w:szCs w:val="18"/>
        </w:rPr>
        <w:t>/[yyyy/]xxxGroup/xxx?V=1.1</w:t>
      </w:r>
      <w:r>
        <w:rPr>
          <w:rFonts w:eastAsia="宋体" w:cs="Courier New"/>
          <w:sz w:val="22"/>
          <w:szCs w:val="18"/>
        </w:rPr>
        <w:fldChar w:fldCharType="end"/>
      </w:r>
      <w:r>
        <w:rPr>
          <w:rFonts w:hint="eastAsia" w:eastAsia="宋体" w:cs="Courier New"/>
          <w:sz w:val="22"/>
          <w:szCs w:val="18"/>
        </w:rPr>
        <w:t xml:space="preserve"> </w:t>
      </w:r>
      <w:r>
        <w:rPr>
          <w:rFonts w:eastAsia="宋体" w:cs="Courier New"/>
          <w:sz w:val="22"/>
          <w:szCs w:val="18"/>
        </w:rPr>
        <w:t>HTTP/1.1</w:t>
      </w:r>
      <w:r>
        <w:rPr>
          <w:rFonts w:eastAsia="宋体" w:cs="Courier New"/>
          <w:sz w:val="22"/>
          <w:szCs w:val="18"/>
        </w:rPr>
        <w:br w:type="textWrapping"/>
      </w:r>
      <w:r>
        <w:rPr>
          <w:rFonts w:eastAsia="宋体" w:cs="Courier New"/>
          <w:sz w:val="22"/>
          <w:szCs w:val="18"/>
        </w:rPr>
        <w:t>Accept: application/</w:t>
      </w:r>
      <w:r>
        <w:rPr>
          <w:rFonts w:hint="eastAsia" w:eastAsia="宋体" w:cs="Courier New"/>
          <w:sz w:val="22"/>
          <w:szCs w:val="18"/>
        </w:rPr>
        <w:t>json.</w:t>
      </w:r>
      <w:r>
        <w:rPr>
          <w:rFonts w:eastAsia="宋体" w:cs="Courier New"/>
          <w:sz w:val="22"/>
          <w:szCs w:val="18"/>
        </w:rPr>
        <w:br w:type="textWrapping"/>
      </w:r>
      <w:r>
        <w:rPr>
          <w:rFonts w:eastAsia="宋体" w:cs="Courier New"/>
          <w:sz w:val="22"/>
          <w:szCs w:val="18"/>
        </w:rPr>
        <w:t>Content-Type: application/</w:t>
      </w:r>
      <w:r>
        <w:rPr>
          <w:rFonts w:hint="eastAsia" w:eastAsia="宋体" w:cs="Courier New"/>
          <w:sz w:val="22"/>
          <w:szCs w:val="18"/>
        </w:rPr>
        <w:t>json</w:t>
      </w:r>
      <w:r>
        <w:rPr>
          <w:rFonts w:eastAsia="宋体" w:cs="Courier New"/>
          <w:sz w:val="22"/>
          <w:szCs w:val="18"/>
        </w:rPr>
        <w:t>; charset=UTF-8</w:t>
      </w:r>
      <w:r>
        <w:rPr>
          <w:rFonts w:eastAsia="宋体" w:cs="Courier New"/>
          <w:sz w:val="22"/>
          <w:szCs w:val="18"/>
        </w:rPr>
        <w:br w:type="textWrapping"/>
      </w:r>
      <w:r>
        <w:rPr>
          <w:rFonts w:eastAsia="宋体" w:cs="Courier New"/>
          <w:sz w:val="22"/>
          <w:szCs w:val="18"/>
        </w:rPr>
        <w:t xml:space="preserve">Host: </w:t>
      </w:r>
      <w:r>
        <w:rPr>
          <w:rFonts w:hint="eastAsia" w:eastAsia="宋体" w:cs="Courier New"/>
          <w:sz w:val="22"/>
          <w:szCs w:val="18"/>
        </w:rPr>
        <w:t>112.4.17.144</w:t>
      </w:r>
      <w:r>
        <w:rPr>
          <w:rFonts w:eastAsia="宋体" w:cs="Courier New"/>
          <w:sz w:val="22"/>
          <w:szCs w:val="18"/>
        </w:rPr>
        <w:t>:80</w:t>
      </w:r>
      <w:r>
        <w:rPr>
          <w:rFonts w:hint="eastAsia" w:eastAsia="宋体" w:cs="Courier New"/>
          <w:sz w:val="22"/>
          <w:szCs w:val="18"/>
        </w:rPr>
        <w:t>80</w:t>
      </w:r>
      <w:r>
        <w:rPr>
          <w:rFonts w:eastAsia="宋体" w:cs="Courier New"/>
          <w:sz w:val="22"/>
          <w:szCs w:val="18"/>
        </w:rPr>
        <w:br w:type="textWrapping"/>
      </w:r>
      <w:r>
        <w:rPr>
          <w:rFonts w:eastAsia="宋体" w:cs="Courier New"/>
          <w:color w:val="FF0000"/>
          <w:sz w:val="22"/>
          <w:szCs w:val="18"/>
        </w:rPr>
        <w:t xml:space="preserve">Authorization: </w:t>
      </w:r>
      <w:r>
        <w:rPr>
          <w:rFonts w:hint="eastAsia" w:eastAsia="宋体" w:cs="Courier New"/>
          <w:color w:val="FF0000"/>
          <w:sz w:val="22"/>
          <w:szCs w:val="18"/>
        </w:rPr>
        <w:t>appid</w:t>
      </w:r>
      <w:r>
        <w:rPr>
          <w:rFonts w:eastAsia="宋体" w:cs="Courier New"/>
          <w:color w:val="FF0000"/>
          <w:sz w:val="22"/>
          <w:szCs w:val="18"/>
        </w:rPr>
        <w:t>="</w:t>
      </w:r>
      <w:r>
        <w:rPr>
          <w:rFonts w:hint="eastAsia" w:eastAsia="宋体" w:cs="Courier New"/>
          <w:color w:val="FF0000"/>
          <w:sz w:val="22"/>
          <w:szCs w:val="18"/>
        </w:rPr>
        <w:t>1000000000000000</w:t>
      </w:r>
      <w:r>
        <w:rPr>
          <w:rFonts w:eastAsia="宋体" w:cs="Courier New"/>
          <w:color w:val="FF0000"/>
          <w:sz w:val="22"/>
          <w:szCs w:val="18"/>
        </w:rPr>
        <w:t>"</w:t>
      </w:r>
      <w:r>
        <w:rPr>
          <w:rFonts w:hint="eastAsia" w:eastAsia="宋体" w:cs="Courier New"/>
          <w:color w:val="FF0000"/>
          <w:sz w:val="22"/>
          <w:szCs w:val="18"/>
        </w:rPr>
        <w:t>,token</w:t>
      </w:r>
      <w:r>
        <w:rPr>
          <w:rFonts w:eastAsia="宋体" w:cs="Courier New"/>
          <w:color w:val="FF0000"/>
          <w:sz w:val="22"/>
          <w:szCs w:val="18"/>
        </w:rPr>
        <w:t>="</w:t>
      </w:r>
      <w:r>
        <w:rPr>
          <w:rFonts w:hint="eastAsia" w:eastAsia="宋体" w:cs="Courier New"/>
          <w:color w:val="FF0000"/>
          <w:sz w:val="22"/>
          <w:szCs w:val="18"/>
        </w:rPr>
        <w:t>example token</w:t>
      </w:r>
      <w:r>
        <w:rPr>
          <w:rFonts w:eastAsia="宋体" w:cs="Courier New"/>
          <w:color w:val="FF0000"/>
          <w:sz w:val="22"/>
          <w:szCs w:val="18"/>
        </w:rPr>
        <w:t>"</w:t>
      </w:r>
    </w:p>
    <w:p w14:paraId="3C853745">
      <w:pPr>
        <w:pStyle w:val="4"/>
        <w:spacing w:before="62" w:after="62"/>
        <w:ind w:left="576" w:hanging="576"/>
      </w:pPr>
      <w:bookmarkStart w:id="43" w:name="_Toc114215403"/>
      <w:bookmarkStart w:id="44" w:name="_Toc68801569"/>
      <w:bookmarkStart w:id="45" w:name="_Toc3119"/>
      <w:r>
        <w:rPr>
          <w:rFonts w:hint="eastAsia"/>
        </w:rPr>
        <w:t>请求消息体</w:t>
      </w:r>
      <w:bookmarkEnd w:id="42"/>
      <w:bookmarkEnd w:id="43"/>
      <w:bookmarkEnd w:id="44"/>
      <w:bookmarkEnd w:id="45"/>
    </w:p>
    <w:p w14:paraId="3FD2ADE3">
      <w:pPr>
        <w:spacing w:line="360" w:lineRule="auto"/>
        <w:ind w:left="420" w:leftChars="200"/>
        <w:rPr>
          <w:rFonts w:eastAsia="宋体"/>
          <w:sz w:val="24"/>
        </w:rPr>
      </w:pPr>
      <w:r>
        <w:rPr>
          <w:rFonts w:hint="eastAsia" w:eastAsia="宋体"/>
          <w:sz w:val="24"/>
        </w:rPr>
        <w:t>消息体定义了与具体业务接口相关的消息内容，采用</w:t>
      </w:r>
      <w:r>
        <w:rPr>
          <w:rFonts w:eastAsia="宋体"/>
          <w:sz w:val="24"/>
        </w:rPr>
        <w:t>JSON</w:t>
      </w:r>
      <w:r>
        <w:rPr>
          <w:rFonts w:hint="eastAsia" w:eastAsia="宋体"/>
          <w:sz w:val="24"/>
        </w:rPr>
        <w:t>形式描述，对于GET、DELETE请求，没有请求消息体。</w:t>
      </w:r>
    </w:p>
    <w:p w14:paraId="50A6CB2C">
      <w:pPr>
        <w:spacing w:line="360" w:lineRule="auto"/>
        <w:ind w:left="420" w:leftChars="200"/>
        <w:rPr>
          <w:rFonts w:eastAsia="宋体"/>
          <w:sz w:val="24"/>
        </w:rPr>
      </w:pPr>
      <w:r>
        <w:rPr>
          <w:rFonts w:hint="eastAsia" w:eastAsia="宋体"/>
          <w:sz w:val="24"/>
        </w:rPr>
        <w:t>请求体的所有业务参数都放在param节点下。</w:t>
      </w:r>
    </w:p>
    <w:p w14:paraId="6A941174">
      <w:pPr>
        <w:spacing w:line="360" w:lineRule="auto"/>
        <w:ind w:left="420" w:leftChars="200"/>
        <w:rPr>
          <w:rFonts w:eastAsia="宋体"/>
          <w:sz w:val="24"/>
        </w:rPr>
      </w:pPr>
      <w:r>
        <w:rPr>
          <w:rFonts w:hint="eastAsia" w:eastAsia="宋体"/>
          <w:sz w:val="24"/>
        </w:rPr>
        <w:t>如：</w:t>
      </w:r>
    </w:p>
    <w:p w14:paraId="776B210D">
      <w:pPr>
        <w:shd w:val="clear" w:color="auto" w:fill="D8D8D8" w:themeFill="background1" w:themeFillShade="D9"/>
        <w:spacing w:line="360" w:lineRule="auto"/>
        <w:ind w:left="420" w:leftChars="200" w:right="420" w:rightChars="200"/>
        <w:rPr>
          <w:rFonts w:eastAsia="宋体"/>
          <w:sz w:val="22"/>
        </w:rPr>
      </w:pPr>
      <w:r>
        <w:rPr>
          <w:rFonts w:eastAsia="宋体" w:cs="Courier New"/>
          <w:sz w:val="22"/>
          <w:szCs w:val="18"/>
        </w:rPr>
        <w:t>{</w:t>
      </w:r>
      <w:r>
        <w:rPr>
          <w:rFonts w:eastAsia="宋体" w:cs="Courier New"/>
          <w:sz w:val="22"/>
          <w:szCs w:val="18"/>
        </w:rPr>
        <w:br w:type="textWrapping"/>
      </w:r>
      <w:r>
        <w:rPr>
          <w:rFonts w:eastAsia="宋体" w:cs="Courier New"/>
          <w:sz w:val="22"/>
          <w:szCs w:val="18"/>
        </w:rPr>
        <w:t xml:space="preserve">    "param": {</w:t>
      </w:r>
      <w:r>
        <w:rPr>
          <w:rFonts w:eastAsia="宋体" w:cs="Courier New"/>
          <w:sz w:val="22"/>
          <w:szCs w:val="18"/>
        </w:rPr>
        <w:br w:type="textWrapping"/>
      </w:r>
      <w:r>
        <w:rPr>
          <w:rFonts w:eastAsia="宋体" w:cs="Courier New"/>
          <w:sz w:val="22"/>
          <w:szCs w:val="18"/>
        </w:rPr>
        <w:t xml:space="preserve">        "siteCode": "000",</w:t>
      </w:r>
      <w:r>
        <w:rPr>
          <w:rFonts w:eastAsia="宋体" w:cs="Courier New"/>
          <w:sz w:val="22"/>
          <w:szCs w:val="18"/>
        </w:rPr>
        <w:br w:type="textWrapping"/>
      </w:r>
      <w:r>
        <w:rPr>
          <w:rFonts w:eastAsia="宋体" w:cs="Courier New"/>
          <w:sz w:val="22"/>
          <w:szCs w:val="18"/>
        </w:rPr>
        <w:t xml:space="preserve">        "cityCode": "shenzhen"</w:t>
      </w:r>
      <w:r>
        <w:rPr>
          <w:rFonts w:eastAsia="宋体" w:cs="Courier New"/>
          <w:sz w:val="22"/>
          <w:szCs w:val="18"/>
        </w:rPr>
        <w:br w:type="textWrapping"/>
      </w:r>
      <w:r>
        <w:rPr>
          <w:rFonts w:eastAsia="宋体" w:cs="Courier New"/>
          <w:sz w:val="22"/>
          <w:szCs w:val="18"/>
        </w:rPr>
        <w:t xml:space="preserve">    }</w:t>
      </w:r>
      <w:r>
        <w:rPr>
          <w:rFonts w:eastAsia="宋体" w:cs="Courier New"/>
          <w:sz w:val="22"/>
          <w:szCs w:val="18"/>
        </w:rPr>
        <w:br w:type="textWrapping"/>
      </w:r>
      <w:r>
        <w:rPr>
          <w:rFonts w:eastAsia="宋体" w:cs="Courier New"/>
          <w:sz w:val="22"/>
          <w:szCs w:val="18"/>
        </w:rPr>
        <w:t>}</w:t>
      </w:r>
    </w:p>
    <w:p w14:paraId="3CE25592">
      <w:pPr>
        <w:spacing w:line="360" w:lineRule="auto"/>
        <w:ind w:left="420" w:leftChars="200"/>
        <w:rPr>
          <w:rFonts w:eastAsia="宋体"/>
          <w:sz w:val="24"/>
        </w:rPr>
      </w:pPr>
    </w:p>
    <w:p w14:paraId="284C1945">
      <w:pPr>
        <w:spacing w:line="360" w:lineRule="auto"/>
        <w:ind w:left="420" w:leftChars="200"/>
        <w:rPr>
          <w:rFonts w:eastAsia="宋体"/>
          <w:sz w:val="24"/>
        </w:rPr>
      </w:pPr>
      <w:r>
        <w:rPr>
          <w:rFonts w:hint="eastAsia" w:eastAsia="宋体"/>
          <w:sz w:val="24"/>
        </w:rPr>
        <w:t>请求消息体定义详见章节“2.接口列表”。</w:t>
      </w:r>
    </w:p>
    <w:p w14:paraId="6CB58CF1">
      <w:pPr>
        <w:spacing w:line="360" w:lineRule="auto"/>
        <w:ind w:left="420" w:leftChars="200"/>
        <w:rPr>
          <w:rFonts w:eastAsia="宋体"/>
          <w:sz w:val="24"/>
        </w:rPr>
      </w:pPr>
      <w:r>
        <w:rPr>
          <w:rFonts w:hint="eastAsia" w:eastAsia="宋体"/>
          <w:sz w:val="24"/>
        </w:rPr>
        <w:t>如：</w:t>
      </w:r>
    </w:p>
    <w:p w14:paraId="68F0483D">
      <w:pPr>
        <w:shd w:val="clear" w:color="auto" w:fill="D8D8D8" w:themeFill="background1" w:themeFillShade="D9"/>
        <w:spacing w:line="360" w:lineRule="auto"/>
        <w:ind w:left="420" w:leftChars="200" w:right="420" w:rightChars="200"/>
        <w:rPr>
          <w:rFonts w:eastAsia="宋体" w:cs="Courier New"/>
          <w:sz w:val="22"/>
          <w:szCs w:val="18"/>
        </w:rPr>
      </w:pPr>
      <w:bookmarkStart w:id="46" w:name="_Toc68801570"/>
      <w:bookmarkStart w:id="47" w:name="_Toc114215404"/>
      <w:r>
        <w:rPr>
          <w:rFonts w:eastAsia="宋体" w:cs="Courier New"/>
          <w:sz w:val="22"/>
          <w:szCs w:val="18"/>
        </w:rPr>
        <w:t>{"code": "00", "desc": "成功"}</w:t>
      </w:r>
    </w:p>
    <w:p w14:paraId="1BD4A07A">
      <w:pPr>
        <w:pStyle w:val="4"/>
        <w:spacing w:before="62" w:after="62"/>
        <w:ind w:left="576" w:hanging="576"/>
      </w:pPr>
      <w:bookmarkStart w:id="48" w:name="_Toc7089"/>
      <w:r>
        <w:rPr>
          <w:rFonts w:hint="eastAsia"/>
        </w:rPr>
        <w:t>应答消息头</w:t>
      </w:r>
      <w:bookmarkEnd w:id="46"/>
      <w:bookmarkEnd w:id="47"/>
      <w:bookmarkEnd w:id="48"/>
    </w:p>
    <w:tbl>
      <w:tblPr>
        <w:tblStyle w:val="2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1039"/>
        <w:gridCol w:w="913"/>
        <w:gridCol w:w="4843"/>
      </w:tblGrid>
      <w:tr w14:paraId="2A298782">
        <w:trPr>
          <w:trHeight w:val="454" w:hRule="atLeast"/>
          <w:jc w:val="center"/>
        </w:trPr>
        <w:tc>
          <w:tcPr>
            <w:tcW w:w="2835" w:type="dxa"/>
            <w:tcBorders>
              <w:bottom w:val="single" w:color="auto" w:sz="4" w:space="0"/>
            </w:tcBorders>
            <w:shd w:val="clear" w:color="auto" w:fill="D8D8D8" w:themeFill="background1" w:themeFillShade="D9"/>
            <w:vAlign w:val="center"/>
          </w:tcPr>
          <w:p w14:paraId="4BB12373">
            <w:pPr>
              <w:pStyle w:val="32"/>
              <w:jc w:val="center"/>
              <w:rPr>
                <w:rFonts w:hAnsi="Courier New" w:eastAsia="宋体"/>
                <w:b/>
                <w:bCs/>
                <w:szCs w:val="24"/>
              </w:rPr>
            </w:pPr>
            <w:r>
              <w:rPr>
                <w:rFonts w:hint="eastAsia" w:hAnsi="Courier New" w:eastAsia="宋体"/>
                <w:b/>
                <w:bCs/>
                <w:szCs w:val="24"/>
              </w:rPr>
              <w:t>名称</w:t>
            </w:r>
          </w:p>
        </w:tc>
        <w:tc>
          <w:tcPr>
            <w:tcW w:w="1134" w:type="dxa"/>
            <w:tcBorders>
              <w:bottom w:val="single" w:color="auto" w:sz="4" w:space="0"/>
            </w:tcBorders>
            <w:shd w:val="clear" w:color="auto" w:fill="D8D8D8" w:themeFill="background1" w:themeFillShade="D9"/>
            <w:vAlign w:val="center"/>
          </w:tcPr>
          <w:p w14:paraId="6409F64F">
            <w:pPr>
              <w:pStyle w:val="32"/>
              <w:jc w:val="center"/>
              <w:rPr>
                <w:rFonts w:hAnsi="Courier New" w:eastAsia="宋体"/>
                <w:b/>
                <w:bCs/>
                <w:szCs w:val="24"/>
              </w:rPr>
            </w:pPr>
            <w:r>
              <w:rPr>
                <w:rFonts w:hint="eastAsia" w:hAnsi="Courier New" w:eastAsia="宋体"/>
                <w:b/>
                <w:bCs/>
                <w:szCs w:val="24"/>
              </w:rPr>
              <w:t>位置</w:t>
            </w:r>
          </w:p>
        </w:tc>
        <w:tc>
          <w:tcPr>
            <w:tcW w:w="993" w:type="dxa"/>
            <w:tcBorders>
              <w:bottom w:val="single" w:color="auto" w:sz="4" w:space="0"/>
            </w:tcBorders>
            <w:shd w:val="clear" w:color="auto" w:fill="D8D8D8" w:themeFill="background1" w:themeFillShade="D9"/>
            <w:vAlign w:val="center"/>
          </w:tcPr>
          <w:p w14:paraId="1671187F">
            <w:pPr>
              <w:pStyle w:val="32"/>
              <w:jc w:val="center"/>
              <w:rPr>
                <w:rFonts w:hAnsi="Courier New" w:eastAsia="宋体"/>
                <w:b/>
                <w:bCs/>
                <w:szCs w:val="24"/>
              </w:rPr>
            </w:pPr>
            <w:r>
              <w:rPr>
                <w:rFonts w:hint="eastAsia" w:hAnsi="Courier New" w:eastAsia="宋体"/>
                <w:b/>
                <w:bCs/>
                <w:szCs w:val="24"/>
              </w:rPr>
              <w:t>可选</w:t>
            </w:r>
          </w:p>
        </w:tc>
        <w:tc>
          <w:tcPr>
            <w:tcW w:w="5386" w:type="dxa"/>
            <w:tcBorders>
              <w:bottom w:val="single" w:color="auto" w:sz="4" w:space="0"/>
            </w:tcBorders>
            <w:shd w:val="clear" w:color="auto" w:fill="D8D8D8" w:themeFill="background1" w:themeFillShade="D9"/>
            <w:vAlign w:val="center"/>
          </w:tcPr>
          <w:p w14:paraId="4B112F26">
            <w:pPr>
              <w:pStyle w:val="32"/>
              <w:jc w:val="center"/>
              <w:rPr>
                <w:rFonts w:hAnsi="Courier New" w:eastAsia="宋体"/>
                <w:b/>
                <w:bCs/>
                <w:szCs w:val="24"/>
              </w:rPr>
            </w:pPr>
            <w:r>
              <w:rPr>
                <w:rFonts w:hint="eastAsia" w:hAnsi="Courier New" w:eastAsia="宋体"/>
                <w:b/>
                <w:bCs/>
                <w:szCs w:val="24"/>
              </w:rPr>
              <w:t>描述</w:t>
            </w:r>
          </w:p>
        </w:tc>
      </w:tr>
      <w:tr w14:paraId="3F354243">
        <w:trPr>
          <w:trHeight w:val="454" w:hRule="atLeast"/>
          <w:jc w:val="center"/>
        </w:trPr>
        <w:tc>
          <w:tcPr>
            <w:tcW w:w="2835" w:type="dxa"/>
            <w:vAlign w:val="center"/>
          </w:tcPr>
          <w:p w14:paraId="3010EF2F">
            <w:pPr>
              <w:jc w:val="center"/>
              <w:rPr>
                <w:rFonts w:eastAsia="宋体"/>
              </w:rPr>
            </w:pPr>
            <w:r>
              <w:rPr>
                <w:rFonts w:hint="eastAsia" w:eastAsia="宋体"/>
              </w:rPr>
              <w:t>statuscode</w:t>
            </w:r>
          </w:p>
        </w:tc>
        <w:tc>
          <w:tcPr>
            <w:tcW w:w="1134" w:type="dxa"/>
            <w:vAlign w:val="center"/>
          </w:tcPr>
          <w:p w14:paraId="1D61D6B7">
            <w:pPr>
              <w:jc w:val="center"/>
              <w:rPr>
                <w:rFonts w:eastAsia="宋体"/>
              </w:rPr>
            </w:pPr>
            <w:r>
              <w:rPr>
                <w:rFonts w:hint="eastAsia" w:eastAsia="宋体"/>
              </w:rPr>
              <w:t>消息头</w:t>
            </w:r>
          </w:p>
        </w:tc>
        <w:tc>
          <w:tcPr>
            <w:tcW w:w="993" w:type="dxa"/>
            <w:vAlign w:val="center"/>
          </w:tcPr>
          <w:p w14:paraId="21995032">
            <w:pPr>
              <w:jc w:val="center"/>
              <w:rPr>
                <w:rFonts w:eastAsia="宋体"/>
              </w:rPr>
            </w:pPr>
            <w:r>
              <w:rPr>
                <w:rFonts w:hint="eastAsia" w:eastAsia="宋体"/>
              </w:rPr>
              <w:t>否</w:t>
            </w:r>
          </w:p>
        </w:tc>
        <w:tc>
          <w:tcPr>
            <w:tcW w:w="5386" w:type="dxa"/>
            <w:vAlign w:val="center"/>
          </w:tcPr>
          <w:p w14:paraId="59AD94A5">
            <w:pPr>
              <w:rPr>
                <w:rFonts w:eastAsia="宋体"/>
              </w:rPr>
            </w:pPr>
            <w:r>
              <w:rPr>
                <w:rFonts w:hint="eastAsia" w:eastAsia="宋体"/>
              </w:rPr>
              <w:t>响应状态码。</w:t>
            </w:r>
          </w:p>
        </w:tc>
      </w:tr>
    </w:tbl>
    <w:p w14:paraId="16EED93A">
      <w:pPr>
        <w:keepNext/>
        <w:spacing w:line="360" w:lineRule="auto"/>
        <w:ind w:left="420" w:leftChars="200"/>
        <w:rPr>
          <w:rFonts w:eastAsia="宋体"/>
          <w:sz w:val="24"/>
        </w:rPr>
      </w:pPr>
      <w:r>
        <w:rPr>
          <w:rFonts w:hint="eastAsia" w:eastAsia="宋体"/>
          <w:sz w:val="24"/>
        </w:rPr>
        <w:t>statuscode取值定义：</w:t>
      </w:r>
    </w:p>
    <w:tbl>
      <w:tblPr>
        <w:tblStyle w:val="2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9"/>
        <w:gridCol w:w="7017"/>
      </w:tblGrid>
      <w:tr w14:paraId="42446604">
        <w:trPr>
          <w:cantSplit/>
          <w:trHeight w:val="454" w:hRule="atLeast"/>
          <w:jc w:val="center"/>
        </w:trPr>
        <w:tc>
          <w:tcPr>
            <w:tcW w:w="1250" w:type="pct"/>
            <w:shd w:val="clear" w:color="auto" w:fill="D8D8D8" w:themeFill="background1" w:themeFillShade="D9"/>
            <w:vAlign w:val="center"/>
          </w:tcPr>
          <w:p w14:paraId="1B3D56F9">
            <w:pPr>
              <w:pStyle w:val="32"/>
              <w:jc w:val="center"/>
              <w:rPr>
                <w:rFonts w:hAnsi="Courier New" w:eastAsia="宋体"/>
                <w:b/>
                <w:bCs/>
              </w:rPr>
            </w:pPr>
            <w:r>
              <w:rPr>
                <w:rFonts w:hint="eastAsia" w:hAnsi="Courier New" w:eastAsia="宋体"/>
                <w:b/>
                <w:bCs/>
              </w:rPr>
              <w:t>状态码</w:t>
            </w:r>
          </w:p>
        </w:tc>
        <w:tc>
          <w:tcPr>
            <w:tcW w:w="3750" w:type="pct"/>
            <w:shd w:val="clear" w:color="auto" w:fill="D8D8D8" w:themeFill="background1" w:themeFillShade="D9"/>
            <w:vAlign w:val="center"/>
          </w:tcPr>
          <w:p w14:paraId="63F70BE2">
            <w:pPr>
              <w:pStyle w:val="32"/>
              <w:jc w:val="center"/>
              <w:rPr>
                <w:rFonts w:hAnsi="Courier New" w:eastAsia="宋体"/>
                <w:b/>
                <w:bCs/>
                <w:lang w:eastAsia="ja-JP"/>
              </w:rPr>
            </w:pPr>
            <w:r>
              <w:rPr>
                <w:rFonts w:hint="eastAsia" w:hAnsi="Courier New" w:eastAsia="宋体"/>
                <w:b/>
                <w:bCs/>
              </w:rPr>
              <w:t>状态描述</w:t>
            </w:r>
          </w:p>
        </w:tc>
      </w:tr>
      <w:tr w14:paraId="6C72B1CE">
        <w:trPr>
          <w:cantSplit/>
          <w:trHeight w:val="454" w:hRule="atLeast"/>
          <w:jc w:val="center"/>
        </w:trPr>
        <w:tc>
          <w:tcPr>
            <w:tcW w:w="1250" w:type="pct"/>
            <w:vAlign w:val="center"/>
          </w:tcPr>
          <w:p w14:paraId="2A74E65C">
            <w:pPr>
              <w:jc w:val="center"/>
              <w:rPr>
                <w:rFonts w:eastAsia="宋体"/>
                <w:lang w:eastAsia="ja-JP"/>
              </w:rPr>
            </w:pPr>
            <w:r>
              <w:rPr>
                <w:rFonts w:hint="eastAsia" w:eastAsia="宋体"/>
              </w:rPr>
              <w:t>0</w:t>
            </w:r>
          </w:p>
        </w:tc>
        <w:tc>
          <w:tcPr>
            <w:tcW w:w="3750" w:type="pct"/>
            <w:vAlign w:val="center"/>
          </w:tcPr>
          <w:p w14:paraId="51F0598B">
            <w:pPr>
              <w:rPr>
                <w:rFonts w:eastAsia="宋体"/>
              </w:rPr>
            </w:pPr>
            <w:r>
              <w:rPr>
                <w:rFonts w:hint="eastAsia" w:eastAsia="宋体"/>
              </w:rPr>
              <w:t>调用成功。</w:t>
            </w:r>
          </w:p>
        </w:tc>
      </w:tr>
      <w:tr w14:paraId="1DA76C6C">
        <w:trPr>
          <w:cantSplit/>
          <w:trHeight w:val="454" w:hRule="atLeast"/>
          <w:jc w:val="center"/>
        </w:trPr>
        <w:tc>
          <w:tcPr>
            <w:tcW w:w="1250" w:type="pct"/>
            <w:vAlign w:val="center"/>
          </w:tcPr>
          <w:p w14:paraId="45AE7068">
            <w:pPr>
              <w:jc w:val="center"/>
              <w:rPr>
                <w:rFonts w:eastAsia="宋体"/>
              </w:rPr>
            </w:pPr>
            <w:r>
              <w:rPr>
                <w:rFonts w:hint="eastAsia" w:eastAsia="宋体"/>
              </w:rPr>
              <w:t>其他</w:t>
            </w:r>
          </w:p>
        </w:tc>
        <w:tc>
          <w:tcPr>
            <w:tcW w:w="3750" w:type="pct"/>
            <w:vAlign w:val="center"/>
          </w:tcPr>
          <w:p w14:paraId="329E8A65">
            <w:pPr>
              <w:rPr>
                <w:rFonts w:eastAsia="宋体"/>
              </w:rPr>
            </w:pPr>
            <w:r>
              <w:rPr>
                <w:rFonts w:hint="eastAsia" w:eastAsia="宋体"/>
              </w:rPr>
              <w:t>调用失败，失败原因参见错误码描述及响应消息体。</w:t>
            </w:r>
          </w:p>
        </w:tc>
      </w:tr>
    </w:tbl>
    <w:p w14:paraId="7BE098ED">
      <w:pPr>
        <w:spacing w:line="360" w:lineRule="auto"/>
        <w:ind w:left="420" w:leftChars="200"/>
        <w:rPr>
          <w:rFonts w:eastAsia="宋体"/>
          <w:sz w:val="24"/>
        </w:rPr>
      </w:pPr>
      <w:r>
        <w:rPr>
          <w:rFonts w:hint="eastAsia" w:eastAsia="宋体"/>
          <w:sz w:val="24"/>
        </w:rPr>
        <w:t>如：</w:t>
      </w:r>
    </w:p>
    <w:p w14:paraId="7C020B01">
      <w:pPr>
        <w:shd w:val="clear" w:color="auto" w:fill="D8D8D8" w:themeFill="background1" w:themeFillShade="D9"/>
        <w:spacing w:line="360" w:lineRule="auto"/>
        <w:ind w:left="420" w:leftChars="200" w:right="420" w:rightChars="200"/>
        <w:rPr>
          <w:rFonts w:eastAsia="宋体" w:cs="Courier New"/>
          <w:sz w:val="22"/>
          <w:szCs w:val="18"/>
        </w:rPr>
      </w:pPr>
      <w:r>
        <w:rPr>
          <w:rFonts w:eastAsia="宋体" w:cs="Courier New"/>
          <w:sz w:val="22"/>
          <w:szCs w:val="18"/>
        </w:rPr>
        <w:t>HTTP/1.1 20</w:t>
      </w:r>
      <w:r>
        <w:rPr>
          <w:rFonts w:hint="eastAsia" w:eastAsia="宋体" w:cs="Courier New"/>
          <w:sz w:val="22"/>
          <w:szCs w:val="18"/>
        </w:rPr>
        <w:t>0OK</w:t>
      </w:r>
      <w:r>
        <w:rPr>
          <w:rFonts w:eastAsia="宋体" w:cs="Courier New"/>
          <w:sz w:val="22"/>
          <w:szCs w:val="18"/>
        </w:rPr>
        <w:br w:type="textWrapping"/>
      </w:r>
      <w:r>
        <w:rPr>
          <w:rFonts w:eastAsia="宋体" w:cs="Courier New"/>
          <w:sz w:val="22"/>
          <w:szCs w:val="18"/>
        </w:rPr>
        <w:t>Date: Thu, 04 Jun 20</w:t>
      </w:r>
      <w:r>
        <w:rPr>
          <w:rFonts w:hint="eastAsia" w:eastAsia="宋体" w:cs="Courier New"/>
          <w:sz w:val="22"/>
          <w:szCs w:val="18"/>
        </w:rPr>
        <w:t>15</w:t>
      </w:r>
      <w:r>
        <w:rPr>
          <w:rFonts w:eastAsia="宋体" w:cs="Courier New"/>
          <w:sz w:val="22"/>
          <w:szCs w:val="18"/>
        </w:rPr>
        <w:t xml:space="preserve"> 02:51:59 GMT</w:t>
      </w:r>
      <w:r>
        <w:rPr>
          <w:rFonts w:eastAsia="宋体" w:cs="Courier New"/>
          <w:sz w:val="22"/>
          <w:szCs w:val="18"/>
        </w:rPr>
        <w:br w:type="textWrapping"/>
      </w:r>
      <w:r>
        <w:rPr>
          <w:rFonts w:hint="eastAsia" w:eastAsia="宋体" w:cs="Courier New"/>
          <w:sz w:val="22"/>
          <w:szCs w:val="18"/>
        </w:rPr>
        <w:t>statuscode: 0</w:t>
      </w:r>
    </w:p>
    <w:p w14:paraId="1396D780"/>
    <w:p w14:paraId="521100DC">
      <w:pPr>
        <w:pStyle w:val="4"/>
        <w:spacing w:before="62" w:after="62"/>
        <w:ind w:left="576" w:hanging="576"/>
      </w:pPr>
      <w:bookmarkStart w:id="49" w:name="_Toc7391"/>
      <w:bookmarkStart w:id="50" w:name="_Toc114215405"/>
      <w:bookmarkStart w:id="51" w:name="_Toc68801571"/>
      <w:r>
        <w:rPr>
          <w:rFonts w:hint="eastAsia"/>
        </w:rPr>
        <w:t>应答消息体</w:t>
      </w:r>
      <w:bookmarkEnd w:id="49"/>
      <w:bookmarkEnd w:id="50"/>
      <w:bookmarkEnd w:id="51"/>
    </w:p>
    <w:p w14:paraId="4196D434">
      <w:pPr>
        <w:spacing w:line="360" w:lineRule="auto"/>
        <w:ind w:left="420" w:leftChars="200"/>
        <w:rPr>
          <w:rFonts w:eastAsia="宋体"/>
          <w:sz w:val="24"/>
        </w:rPr>
      </w:pPr>
      <w:r>
        <w:rPr>
          <w:rFonts w:hint="eastAsia" w:eastAsia="宋体"/>
          <w:sz w:val="24"/>
        </w:rPr>
        <w:t>应答消息体定义了与具体业务接口相关的应答消息内容，采用JSON形式描述。应答体的所有业务参数都放在data节点下,节点code,desc,data是通用的数据节点。</w:t>
      </w:r>
    </w:p>
    <w:p w14:paraId="646C4AD3">
      <w:pPr>
        <w:shd w:val="clear" w:color="auto" w:fill="D8D8D8" w:themeFill="background1" w:themeFillShade="D9"/>
        <w:spacing w:line="360" w:lineRule="auto"/>
        <w:ind w:left="420" w:leftChars="200" w:right="420" w:rightChars="200"/>
        <w:rPr>
          <w:rFonts w:eastAsia="宋体" w:cs="Courier New"/>
          <w:sz w:val="22"/>
          <w:szCs w:val="18"/>
        </w:rPr>
      </w:pPr>
      <w:r>
        <w:rPr>
          <w:rFonts w:eastAsia="宋体" w:cs="Courier New"/>
          <w:sz w:val="22"/>
          <w:szCs w:val="18"/>
        </w:rPr>
        <w:t>{</w:t>
      </w:r>
      <w:r>
        <w:rPr>
          <w:rFonts w:eastAsia="宋体" w:cs="Courier New"/>
          <w:sz w:val="22"/>
          <w:szCs w:val="18"/>
        </w:rPr>
        <w:br w:type="textWrapping"/>
      </w:r>
      <w:r>
        <w:rPr>
          <w:rFonts w:eastAsia="宋体" w:cs="Courier New"/>
          <w:sz w:val="22"/>
          <w:szCs w:val="18"/>
        </w:rPr>
        <w:t xml:space="preserve">    "code": "00",</w:t>
      </w:r>
      <w:r>
        <w:rPr>
          <w:rFonts w:eastAsia="宋体" w:cs="Courier New"/>
          <w:sz w:val="22"/>
          <w:szCs w:val="18"/>
        </w:rPr>
        <w:br w:type="textWrapping"/>
      </w:r>
      <w:r>
        <w:rPr>
          <w:rFonts w:eastAsia="宋体" w:cs="Courier New"/>
          <w:sz w:val="22"/>
          <w:szCs w:val="18"/>
        </w:rPr>
        <w:t xml:space="preserve">    "desc": "成功",</w:t>
      </w:r>
      <w:r>
        <w:rPr>
          <w:rFonts w:eastAsia="宋体" w:cs="Courier New"/>
          <w:sz w:val="22"/>
          <w:szCs w:val="18"/>
        </w:rPr>
        <w:br w:type="textWrapping"/>
      </w:r>
      <w:r>
        <w:rPr>
          <w:rFonts w:eastAsia="宋体" w:cs="Courier New"/>
          <w:sz w:val="22"/>
          <w:szCs w:val="18"/>
        </w:rPr>
        <w:t xml:space="preserve">    "data": {</w:t>
      </w:r>
      <w:r>
        <w:rPr>
          <w:rFonts w:eastAsia="宋体" w:cs="Courier New"/>
          <w:sz w:val="22"/>
          <w:szCs w:val="18"/>
        </w:rPr>
        <w:br w:type="textWrapping"/>
      </w:r>
      <w:r>
        <w:rPr>
          <w:rFonts w:eastAsia="宋体" w:cs="Courier New"/>
          <w:sz w:val="22"/>
          <w:szCs w:val="18"/>
        </w:rPr>
        <w:t xml:space="preserve">        "country": "cn",</w:t>
      </w:r>
      <w:r>
        <w:rPr>
          <w:rFonts w:eastAsia="宋体" w:cs="Courier New"/>
          <w:sz w:val="22"/>
          <w:szCs w:val="18"/>
        </w:rPr>
        <w:br w:type="textWrapping"/>
      </w:r>
      <w:r>
        <w:rPr>
          <w:rFonts w:eastAsia="宋体" w:cs="Courier New"/>
          <w:sz w:val="22"/>
          <w:szCs w:val="18"/>
        </w:rPr>
        <w:t xml:space="preserve">        "province": "guangdong"</w:t>
      </w:r>
      <w:r>
        <w:rPr>
          <w:rFonts w:eastAsia="宋体" w:cs="Courier New"/>
          <w:sz w:val="22"/>
          <w:szCs w:val="18"/>
        </w:rPr>
        <w:br w:type="textWrapping"/>
      </w:r>
      <w:r>
        <w:rPr>
          <w:rFonts w:eastAsia="宋体" w:cs="Courier New"/>
          <w:sz w:val="22"/>
          <w:szCs w:val="18"/>
        </w:rPr>
        <w:t xml:space="preserve">    }</w:t>
      </w:r>
      <w:r>
        <w:rPr>
          <w:rFonts w:eastAsia="宋体" w:cs="Courier New"/>
          <w:sz w:val="22"/>
          <w:szCs w:val="18"/>
        </w:rPr>
        <w:br w:type="textWrapping"/>
      </w:r>
      <w:r>
        <w:rPr>
          <w:rFonts w:eastAsia="宋体" w:cs="Courier New"/>
          <w:sz w:val="22"/>
          <w:szCs w:val="18"/>
        </w:rPr>
        <w:t>}</w:t>
      </w:r>
    </w:p>
    <w:p w14:paraId="44673F32">
      <w:pPr>
        <w:pStyle w:val="4"/>
        <w:spacing w:before="62" w:after="62"/>
      </w:pPr>
      <w:bookmarkStart w:id="52" w:name="_Toc11748"/>
      <w:bookmarkStart w:id="53" w:name="_Toc114215406"/>
      <w:bookmarkStart w:id="54" w:name="_Toc68801572"/>
      <w:r>
        <w:rPr>
          <w:rFonts w:hint="eastAsia"/>
        </w:rPr>
        <w:t>接口约束条件</w:t>
      </w:r>
      <w:bookmarkEnd w:id="26"/>
      <w:bookmarkEnd w:id="52"/>
      <w:bookmarkEnd w:id="53"/>
      <w:bookmarkEnd w:id="54"/>
    </w:p>
    <w:p w14:paraId="539AB88F">
      <w:pPr>
        <w:pStyle w:val="5"/>
        <w:spacing w:before="62" w:after="62"/>
        <w:ind w:left="494" w:hanging="494"/>
      </w:pPr>
      <w:bookmarkStart w:id="55" w:name="_Toc114215407"/>
      <w:bookmarkStart w:id="56" w:name="_Toc68801573"/>
      <w:bookmarkStart w:id="57" w:name="_Toc345321452"/>
      <w:r>
        <w:rPr>
          <w:rFonts w:hint="eastAsia"/>
        </w:rPr>
        <w:t>编码字符集</w:t>
      </w:r>
      <w:bookmarkEnd w:id="55"/>
      <w:bookmarkEnd w:id="56"/>
      <w:bookmarkEnd w:id="57"/>
    </w:p>
    <w:p w14:paraId="29237337">
      <w:pPr>
        <w:spacing w:line="360" w:lineRule="auto"/>
        <w:ind w:left="420" w:leftChars="200"/>
        <w:rPr>
          <w:rFonts w:eastAsia="宋体"/>
          <w:sz w:val="24"/>
        </w:rPr>
      </w:pPr>
      <w:r>
        <w:rPr>
          <w:rFonts w:hint="eastAsia" w:eastAsia="宋体"/>
          <w:sz w:val="24"/>
        </w:rPr>
        <w:t>所有涉及字符编码部分，统一采用UTF-8编码。</w:t>
      </w:r>
    </w:p>
    <w:p w14:paraId="7533D534">
      <w:pPr>
        <w:pStyle w:val="5"/>
        <w:spacing w:before="62" w:after="62"/>
      </w:pPr>
      <w:bookmarkStart w:id="58" w:name="_Toc68801574"/>
      <w:bookmarkStart w:id="59" w:name="_Toc114215408"/>
      <w:bookmarkStart w:id="60" w:name="_Toc345321453"/>
      <w:r>
        <w:rPr>
          <w:rFonts w:hint="eastAsia"/>
        </w:rPr>
        <w:t>消息元素约束</w:t>
      </w:r>
      <w:bookmarkEnd w:id="58"/>
      <w:bookmarkEnd w:id="59"/>
      <w:bookmarkEnd w:id="60"/>
    </w:p>
    <w:p w14:paraId="0298E496">
      <w:pPr>
        <w:spacing w:line="360" w:lineRule="auto"/>
        <w:ind w:left="420" w:leftChars="200"/>
        <w:rPr>
          <w:rFonts w:eastAsia="宋体"/>
          <w:sz w:val="24"/>
        </w:rPr>
      </w:pPr>
      <w:r>
        <w:rPr>
          <w:rFonts w:eastAsia="宋体"/>
          <w:sz w:val="24"/>
        </w:rPr>
        <w:t>JSON</w:t>
      </w:r>
      <w:r>
        <w:rPr>
          <w:rFonts w:hint="eastAsia" w:eastAsia="宋体"/>
          <w:sz w:val="24"/>
        </w:rPr>
        <w:t>消息字段约束说明如下:</w:t>
      </w:r>
    </w:p>
    <w:tbl>
      <w:tblPr>
        <w:tblStyle w:val="25"/>
        <w:tblW w:w="935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45" w:type="dxa"/>
          <w:left w:w="45" w:type="dxa"/>
          <w:bottom w:w="45" w:type="dxa"/>
          <w:right w:w="45" w:type="dxa"/>
        </w:tblCellMar>
      </w:tblPr>
      <w:tblGrid>
        <w:gridCol w:w="2339"/>
        <w:gridCol w:w="7017"/>
      </w:tblGrid>
      <w:tr w14:paraId="3E56EEB6">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59174316">
            <w:pPr>
              <w:jc w:val="center"/>
              <w:rPr>
                <w:rFonts w:eastAsia="宋体"/>
                <w:b/>
                <w:bCs/>
                <w:szCs w:val="21"/>
              </w:rPr>
            </w:pPr>
            <w:r>
              <w:rPr>
                <w:rFonts w:hint="eastAsia" w:eastAsia="宋体"/>
                <w:b/>
                <w:bCs/>
                <w:szCs w:val="21"/>
              </w:rPr>
              <w:t>符号</w:t>
            </w:r>
          </w:p>
        </w:tc>
        <w:tc>
          <w:tcPr>
            <w:tcW w:w="375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0872382C">
            <w:pPr>
              <w:jc w:val="center"/>
              <w:rPr>
                <w:rFonts w:eastAsia="宋体"/>
                <w:b/>
                <w:bCs/>
                <w:szCs w:val="21"/>
              </w:rPr>
            </w:pPr>
            <w:r>
              <w:rPr>
                <w:rFonts w:hint="eastAsia" w:eastAsia="宋体"/>
                <w:b/>
                <w:bCs/>
                <w:szCs w:val="21"/>
              </w:rPr>
              <w:t>含义</w:t>
            </w:r>
          </w:p>
        </w:tc>
      </w:tr>
      <w:tr w14:paraId="0C608355">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3B81EE45">
            <w:pPr>
              <w:jc w:val="center"/>
              <w:rPr>
                <w:rFonts w:eastAsia="宋体" w:cs="Arial"/>
                <w:szCs w:val="21"/>
              </w:rPr>
            </w:pPr>
            <w:r>
              <w:rPr>
                <w:rFonts w:eastAsia="宋体" w:cs="Arial"/>
                <w:szCs w:val="21"/>
              </w:rPr>
              <w:t>?</w:t>
            </w:r>
          </w:p>
        </w:tc>
        <w:tc>
          <w:tcPr>
            <w:tcW w:w="3750" w:type="pct"/>
            <w:tcBorders>
              <w:top w:val="single" w:color="000000" w:sz="6" w:space="0"/>
              <w:left w:val="single" w:color="000000" w:sz="6" w:space="0"/>
              <w:bottom w:val="single" w:color="000000" w:sz="6" w:space="0"/>
              <w:right w:val="single" w:color="000000" w:sz="6" w:space="0"/>
            </w:tcBorders>
            <w:vAlign w:val="center"/>
          </w:tcPr>
          <w:p w14:paraId="4F43B519">
            <w:pPr>
              <w:rPr>
                <w:rFonts w:eastAsia="宋体" w:cs="Arial"/>
                <w:szCs w:val="21"/>
              </w:rPr>
            </w:pPr>
            <w:r>
              <w:rPr>
                <w:rFonts w:eastAsia="宋体" w:cs="Arial"/>
                <w:szCs w:val="21"/>
              </w:rPr>
              <w:t>0..1，可选项</w:t>
            </w:r>
          </w:p>
        </w:tc>
      </w:tr>
      <w:tr w14:paraId="7795EE60">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2EA7EFA0">
            <w:pPr>
              <w:jc w:val="center"/>
              <w:rPr>
                <w:rFonts w:eastAsia="宋体" w:cs="Arial"/>
                <w:szCs w:val="21"/>
              </w:rPr>
            </w:pPr>
            <w:r>
              <w:rPr>
                <w:rFonts w:eastAsia="宋体" w:cs="Arial"/>
                <w:szCs w:val="21"/>
              </w:rPr>
              <w:t>*</w:t>
            </w:r>
          </w:p>
        </w:tc>
        <w:tc>
          <w:tcPr>
            <w:tcW w:w="3750" w:type="pct"/>
            <w:tcBorders>
              <w:top w:val="single" w:color="000000" w:sz="6" w:space="0"/>
              <w:left w:val="single" w:color="000000" w:sz="6" w:space="0"/>
              <w:bottom w:val="single" w:color="000000" w:sz="6" w:space="0"/>
              <w:right w:val="single" w:color="000000" w:sz="6" w:space="0"/>
            </w:tcBorders>
            <w:vAlign w:val="center"/>
          </w:tcPr>
          <w:p w14:paraId="385945F1">
            <w:pPr>
              <w:rPr>
                <w:rFonts w:eastAsia="宋体" w:cs="Arial"/>
                <w:szCs w:val="21"/>
              </w:rPr>
            </w:pPr>
            <w:r>
              <w:rPr>
                <w:rFonts w:eastAsia="宋体" w:cs="Arial"/>
                <w:szCs w:val="21"/>
              </w:rPr>
              <w:t>0..n，可以没有，也可以有多项</w:t>
            </w:r>
          </w:p>
        </w:tc>
      </w:tr>
      <w:tr w14:paraId="3159DFBC">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11C8437C">
            <w:pPr>
              <w:jc w:val="center"/>
              <w:rPr>
                <w:rFonts w:eastAsia="宋体" w:cs="Arial"/>
                <w:szCs w:val="21"/>
              </w:rPr>
            </w:pPr>
            <w:r>
              <w:rPr>
                <w:rFonts w:eastAsia="宋体" w:cs="Arial"/>
                <w:szCs w:val="21"/>
              </w:rPr>
              <w:t>+</w:t>
            </w:r>
          </w:p>
        </w:tc>
        <w:tc>
          <w:tcPr>
            <w:tcW w:w="3750" w:type="pct"/>
            <w:tcBorders>
              <w:top w:val="single" w:color="000000" w:sz="6" w:space="0"/>
              <w:left w:val="single" w:color="000000" w:sz="6" w:space="0"/>
              <w:bottom w:val="single" w:color="000000" w:sz="6" w:space="0"/>
              <w:right w:val="single" w:color="000000" w:sz="6" w:space="0"/>
            </w:tcBorders>
            <w:vAlign w:val="center"/>
          </w:tcPr>
          <w:p w14:paraId="1A9CBA1B">
            <w:pPr>
              <w:rPr>
                <w:rFonts w:eastAsia="宋体" w:cs="Arial"/>
                <w:szCs w:val="21"/>
              </w:rPr>
            </w:pPr>
            <w:r>
              <w:rPr>
                <w:rFonts w:eastAsia="宋体" w:cs="Arial"/>
                <w:szCs w:val="21"/>
              </w:rPr>
              <w:t>1..n，至少有1项，也可以有多项</w:t>
            </w:r>
          </w:p>
        </w:tc>
      </w:tr>
      <w:tr w14:paraId="1F6E3532">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66ECC1E1">
            <w:pPr>
              <w:jc w:val="center"/>
              <w:rPr>
                <w:rFonts w:eastAsia="宋体" w:cs="Arial"/>
                <w:szCs w:val="21"/>
              </w:rPr>
            </w:pPr>
            <w:r>
              <w:rPr>
                <w:rFonts w:eastAsia="宋体" w:cs="Arial"/>
                <w:szCs w:val="21"/>
              </w:rPr>
              <w:t>1</w:t>
            </w:r>
          </w:p>
        </w:tc>
        <w:tc>
          <w:tcPr>
            <w:tcW w:w="3750" w:type="pct"/>
            <w:tcBorders>
              <w:top w:val="single" w:color="000000" w:sz="6" w:space="0"/>
              <w:left w:val="single" w:color="000000" w:sz="6" w:space="0"/>
              <w:bottom w:val="single" w:color="000000" w:sz="6" w:space="0"/>
              <w:right w:val="single" w:color="000000" w:sz="6" w:space="0"/>
            </w:tcBorders>
            <w:vAlign w:val="center"/>
          </w:tcPr>
          <w:p w14:paraId="5BAA10BA">
            <w:pPr>
              <w:rPr>
                <w:rFonts w:eastAsia="宋体" w:cs="Arial"/>
                <w:szCs w:val="21"/>
              </w:rPr>
            </w:pPr>
            <w:r>
              <w:rPr>
                <w:rFonts w:eastAsia="宋体" w:cs="Arial"/>
                <w:szCs w:val="21"/>
              </w:rPr>
              <w:t>数字1，代表必须且只能填1项</w:t>
            </w:r>
          </w:p>
        </w:tc>
      </w:tr>
    </w:tbl>
    <w:p w14:paraId="087FD5AC">
      <w:pPr>
        <w:pStyle w:val="5"/>
        <w:spacing w:before="62" w:after="62"/>
        <w:ind w:left="494" w:hanging="494"/>
      </w:pPr>
      <w:bookmarkStart w:id="61" w:name="_Toc114215409"/>
      <w:bookmarkStart w:id="62" w:name="_Toc68801575"/>
      <w:r>
        <w:rPr>
          <w:rFonts w:hint="eastAsia"/>
        </w:rPr>
        <w:t>元素类型</w:t>
      </w:r>
      <w:bookmarkEnd w:id="61"/>
      <w:bookmarkEnd w:id="62"/>
    </w:p>
    <w:tbl>
      <w:tblPr>
        <w:tblStyle w:val="25"/>
        <w:tblW w:w="935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45" w:type="dxa"/>
          <w:left w:w="45" w:type="dxa"/>
          <w:bottom w:w="45" w:type="dxa"/>
          <w:right w:w="45" w:type="dxa"/>
        </w:tblCellMar>
      </w:tblPr>
      <w:tblGrid>
        <w:gridCol w:w="2339"/>
        <w:gridCol w:w="7017"/>
      </w:tblGrid>
      <w:tr w14:paraId="7AF4EFBF">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015AC20D">
            <w:pPr>
              <w:jc w:val="center"/>
              <w:rPr>
                <w:rFonts w:eastAsia="宋体"/>
                <w:b/>
                <w:bCs/>
                <w:szCs w:val="21"/>
              </w:rPr>
            </w:pPr>
            <w:r>
              <w:rPr>
                <w:rFonts w:hint="eastAsia" w:eastAsia="宋体"/>
                <w:b/>
                <w:bCs/>
                <w:szCs w:val="21"/>
              </w:rPr>
              <w:t>类型</w:t>
            </w:r>
          </w:p>
        </w:tc>
        <w:tc>
          <w:tcPr>
            <w:tcW w:w="375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7E002D4F">
            <w:pPr>
              <w:jc w:val="center"/>
              <w:rPr>
                <w:rFonts w:eastAsia="宋体"/>
                <w:b/>
                <w:bCs/>
                <w:szCs w:val="21"/>
              </w:rPr>
            </w:pPr>
            <w:r>
              <w:rPr>
                <w:rFonts w:hint="eastAsia" w:eastAsia="宋体"/>
                <w:b/>
                <w:bCs/>
                <w:szCs w:val="21"/>
              </w:rPr>
              <w:t>含义</w:t>
            </w:r>
          </w:p>
        </w:tc>
      </w:tr>
      <w:tr w14:paraId="0B6BF6AB">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08F1D7FC">
            <w:pPr>
              <w:jc w:val="center"/>
              <w:rPr>
                <w:rFonts w:eastAsia="宋体" w:cs="Arial"/>
                <w:szCs w:val="21"/>
              </w:rPr>
            </w:pPr>
            <w:r>
              <w:rPr>
                <w:rFonts w:hint="eastAsia" w:eastAsia="宋体" w:cs="Arial"/>
                <w:szCs w:val="21"/>
              </w:rPr>
              <w:t>String</w:t>
            </w:r>
          </w:p>
        </w:tc>
        <w:tc>
          <w:tcPr>
            <w:tcW w:w="3750" w:type="pct"/>
            <w:tcBorders>
              <w:top w:val="single" w:color="000000" w:sz="6" w:space="0"/>
              <w:left w:val="single" w:color="000000" w:sz="6" w:space="0"/>
              <w:bottom w:val="single" w:color="000000" w:sz="6" w:space="0"/>
              <w:right w:val="single" w:color="000000" w:sz="6" w:space="0"/>
            </w:tcBorders>
            <w:vAlign w:val="center"/>
          </w:tcPr>
          <w:p w14:paraId="0B90353C">
            <w:pPr>
              <w:rPr>
                <w:rFonts w:eastAsia="宋体" w:cs="Arial"/>
                <w:szCs w:val="21"/>
              </w:rPr>
            </w:pPr>
            <w:r>
              <w:rPr>
                <w:rFonts w:hint="eastAsia" w:eastAsia="宋体" w:cs="Arial"/>
                <w:szCs w:val="21"/>
              </w:rPr>
              <w:t>字符串</w:t>
            </w:r>
          </w:p>
        </w:tc>
      </w:tr>
      <w:tr w14:paraId="111385F3">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3461497A">
            <w:pPr>
              <w:jc w:val="center"/>
              <w:rPr>
                <w:rFonts w:eastAsia="宋体" w:cs="Arial"/>
                <w:szCs w:val="21"/>
              </w:rPr>
            </w:pPr>
            <w:r>
              <w:rPr>
                <w:rFonts w:hint="eastAsia" w:eastAsia="宋体" w:cs="Arial"/>
                <w:szCs w:val="21"/>
              </w:rPr>
              <w:t>Integer</w:t>
            </w:r>
          </w:p>
        </w:tc>
        <w:tc>
          <w:tcPr>
            <w:tcW w:w="3750" w:type="pct"/>
            <w:tcBorders>
              <w:top w:val="single" w:color="000000" w:sz="6" w:space="0"/>
              <w:left w:val="single" w:color="000000" w:sz="6" w:space="0"/>
              <w:bottom w:val="single" w:color="000000" w:sz="6" w:space="0"/>
              <w:right w:val="single" w:color="000000" w:sz="6" w:space="0"/>
            </w:tcBorders>
            <w:vAlign w:val="center"/>
          </w:tcPr>
          <w:p w14:paraId="3D5D9B35">
            <w:pPr>
              <w:rPr>
                <w:rFonts w:eastAsia="宋体" w:cs="Arial"/>
                <w:szCs w:val="21"/>
              </w:rPr>
            </w:pPr>
            <w:r>
              <w:rPr>
                <w:rFonts w:hint="eastAsia" w:eastAsia="宋体" w:cs="Arial"/>
                <w:szCs w:val="21"/>
              </w:rPr>
              <w:t>整数</w:t>
            </w:r>
          </w:p>
        </w:tc>
      </w:tr>
      <w:tr w14:paraId="53A1D44F">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5AFD8692">
            <w:pPr>
              <w:jc w:val="center"/>
              <w:rPr>
                <w:rFonts w:eastAsia="宋体" w:cs="Arial"/>
                <w:szCs w:val="21"/>
              </w:rPr>
            </w:pPr>
            <w:r>
              <w:rPr>
                <w:rFonts w:hint="eastAsia" w:eastAsia="宋体" w:cs="Arial"/>
                <w:szCs w:val="21"/>
              </w:rPr>
              <w:t>Float</w:t>
            </w:r>
          </w:p>
        </w:tc>
        <w:tc>
          <w:tcPr>
            <w:tcW w:w="3750" w:type="pct"/>
            <w:tcBorders>
              <w:top w:val="single" w:color="000000" w:sz="6" w:space="0"/>
              <w:left w:val="single" w:color="000000" w:sz="6" w:space="0"/>
              <w:bottom w:val="single" w:color="000000" w:sz="6" w:space="0"/>
              <w:right w:val="single" w:color="000000" w:sz="6" w:space="0"/>
            </w:tcBorders>
            <w:vAlign w:val="center"/>
          </w:tcPr>
          <w:p w14:paraId="16185CD0">
            <w:pPr>
              <w:rPr>
                <w:rFonts w:eastAsia="宋体" w:cs="Arial"/>
                <w:szCs w:val="21"/>
              </w:rPr>
            </w:pPr>
            <w:r>
              <w:rPr>
                <w:rFonts w:hint="eastAsia" w:eastAsia="宋体" w:cs="Arial"/>
                <w:szCs w:val="21"/>
              </w:rPr>
              <w:t>小数</w:t>
            </w:r>
          </w:p>
        </w:tc>
      </w:tr>
      <w:tr w14:paraId="680B28EF">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6A13F77D">
            <w:pPr>
              <w:jc w:val="center"/>
              <w:rPr>
                <w:rFonts w:eastAsia="宋体" w:cs="Arial"/>
                <w:szCs w:val="21"/>
              </w:rPr>
            </w:pPr>
            <w:r>
              <w:rPr>
                <w:rFonts w:hint="eastAsia" w:eastAsia="宋体" w:cs="Arial"/>
                <w:szCs w:val="21"/>
              </w:rPr>
              <w:t>Array</w:t>
            </w:r>
          </w:p>
        </w:tc>
        <w:tc>
          <w:tcPr>
            <w:tcW w:w="3750" w:type="pct"/>
            <w:tcBorders>
              <w:top w:val="single" w:color="000000" w:sz="6" w:space="0"/>
              <w:left w:val="single" w:color="000000" w:sz="6" w:space="0"/>
              <w:bottom w:val="single" w:color="000000" w:sz="6" w:space="0"/>
              <w:right w:val="single" w:color="000000" w:sz="6" w:space="0"/>
            </w:tcBorders>
            <w:vAlign w:val="center"/>
          </w:tcPr>
          <w:p w14:paraId="09C4AD3D">
            <w:pPr>
              <w:rPr>
                <w:rFonts w:eastAsia="宋体" w:cs="Arial"/>
                <w:szCs w:val="21"/>
              </w:rPr>
            </w:pPr>
            <w:r>
              <w:rPr>
                <w:rFonts w:hint="eastAsia" w:eastAsia="宋体" w:cs="Arial"/>
                <w:szCs w:val="21"/>
              </w:rPr>
              <w:t>对象数组，数组成员可为String、Integer、Float、Object</w:t>
            </w:r>
          </w:p>
        </w:tc>
      </w:tr>
      <w:tr w14:paraId="317051A8">
        <w:trPr>
          <w:trHeight w:val="454" w:hRule="atLeast"/>
          <w:jc w:val="center"/>
        </w:trPr>
        <w:tc>
          <w:tcPr>
            <w:tcW w:w="1250" w:type="pct"/>
            <w:tcBorders>
              <w:top w:val="single" w:color="000000" w:sz="6" w:space="0"/>
              <w:left w:val="single" w:color="000000" w:sz="6" w:space="0"/>
              <w:bottom w:val="single" w:color="000000" w:sz="6" w:space="0"/>
              <w:right w:val="single" w:color="000000" w:sz="6" w:space="0"/>
            </w:tcBorders>
            <w:vAlign w:val="center"/>
          </w:tcPr>
          <w:p w14:paraId="2D8AB668">
            <w:pPr>
              <w:jc w:val="center"/>
              <w:rPr>
                <w:rFonts w:eastAsia="宋体" w:cs="Arial"/>
                <w:szCs w:val="21"/>
              </w:rPr>
            </w:pPr>
            <w:r>
              <w:rPr>
                <w:rFonts w:hint="eastAsia" w:eastAsia="宋体" w:cs="Arial"/>
                <w:szCs w:val="21"/>
              </w:rPr>
              <w:t>Object</w:t>
            </w:r>
          </w:p>
        </w:tc>
        <w:tc>
          <w:tcPr>
            <w:tcW w:w="3750" w:type="pct"/>
            <w:tcBorders>
              <w:top w:val="single" w:color="000000" w:sz="6" w:space="0"/>
              <w:left w:val="single" w:color="000000" w:sz="6" w:space="0"/>
              <w:bottom w:val="single" w:color="000000" w:sz="6" w:space="0"/>
              <w:right w:val="single" w:color="000000" w:sz="6" w:space="0"/>
            </w:tcBorders>
            <w:vAlign w:val="center"/>
          </w:tcPr>
          <w:p w14:paraId="07FB9573">
            <w:pPr>
              <w:rPr>
                <w:rFonts w:eastAsia="宋体" w:cs="Arial"/>
                <w:szCs w:val="21"/>
              </w:rPr>
            </w:pPr>
            <w:r>
              <w:rPr>
                <w:rFonts w:hint="eastAsia" w:eastAsia="宋体" w:cs="Arial"/>
                <w:szCs w:val="21"/>
              </w:rPr>
              <w:t>对象，对象成员可为String、Integer、Float、Object、Array</w:t>
            </w:r>
          </w:p>
        </w:tc>
      </w:tr>
    </w:tbl>
    <w:p w14:paraId="025325B2">
      <w:pPr>
        <w:pStyle w:val="3"/>
        <w:spacing w:before="93" w:after="93"/>
      </w:pPr>
      <w:bookmarkStart w:id="63" w:name="_Toc4628"/>
      <w:bookmarkStart w:id="64" w:name="_Toc114215410"/>
      <w:bookmarkStart w:id="65" w:name="_Toc68801576"/>
      <w:r>
        <w:rPr>
          <w:rFonts w:hint="eastAsia"/>
        </w:rPr>
        <w:t>文件接口规约</w:t>
      </w:r>
      <w:bookmarkEnd w:id="63"/>
    </w:p>
    <w:p w14:paraId="2E358276">
      <w:pPr>
        <w:pStyle w:val="4"/>
        <w:spacing w:before="62" w:after="62"/>
      </w:pPr>
      <w:bookmarkStart w:id="66" w:name="_Toc24824"/>
      <w:r>
        <w:rPr>
          <w:rFonts w:hint="eastAsia"/>
        </w:rPr>
        <w:t>接口协议</w:t>
      </w:r>
      <w:bookmarkEnd w:id="66"/>
    </w:p>
    <w:p w14:paraId="59B5DA96">
      <w:pPr>
        <w:spacing w:line="360" w:lineRule="auto"/>
        <w:ind w:left="420" w:leftChars="200"/>
        <w:rPr>
          <w:rFonts w:eastAsia="宋体"/>
          <w:sz w:val="24"/>
        </w:rPr>
      </w:pPr>
      <w:r>
        <w:rPr>
          <w:rFonts w:hint="eastAsia" w:eastAsia="宋体"/>
          <w:sz w:val="24"/>
        </w:rPr>
        <w:t>接口传输协议应支持FTP/SFTP</w:t>
      </w:r>
    </w:p>
    <w:p w14:paraId="4C043D72">
      <w:pPr>
        <w:pStyle w:val="4"/>
        <w:spacing w:before="62" w:after="62"/>
      </w:pPr>
      <w:bookmarkStart w:id="67" w:name="_Toc32352"/>
      <w:r>
        <w:rPr>
          <w:rFonts w:hint="eastAsia"/>
        </w:rPr>
        <w:t>文件命名</w:t>
      </w:r>
      <w:bookmarkEnd w:id="67"/>
    </w:p>
    <w:p w14:paraId="76EE7D6B">
      <w:pPr>
        <w:spacing w:line="360" w:lineRule="auto"/>
        <w:ind w:left="420" w:leftChars="200"/>
        <w:rPr>
          <w:rFonts w:eastAsia="宋体"/>
          <w:sz w:val="24"/>
        </w:rPr>
      </w:pPr>
      <w:r>
        <w:rPr>
          <w:rFonts w:hint="eastAsia" w:eastAsia="宋体"/>
          <w:b/>
          <w:sz w:val="24"/>
        </w:rPr>
        <w:t>数据文件：</w:t>
      </w:r>
      <w:r>
        <w:rPr>
          <w:rFonts w:hint="eastAsia" w:eastAsia="宋体"/>
          <w:sz w:val="24"/>
        </w:rPr>
        <w:t>文件类型_数据名称_数据日期_序列号.dat</w:t>
      </w:r>
    </w:p>
    <w:p w14:paraId="68A5BFDD">
      <w:pPr>
        <w:spacing w:line="360" w:lineRule="auto"/>
        <w:ind w:left="420" w:leftChars="200"/>
        <w:rPr>
          <w:rFonts w:eastAsia="宋体"/>
          <w:sz w:val="24"/>
        </w:rPr>
      </w:pPr>
      <w:r>
        <w:rPr>
          <w:rFonts w:hint="eastAsia" w:eastAsia="宋体"/>
          <w:b/>
          <w:sz w:val="24"/>
        </w:rPr>
        <w:t>临时数据文件：</w:t>
      </w:r>
      <w:r>
        <w:rPr>
          <w:rFonts w:hint="eastAsia" w:eastAsia="宋体"/>
          <w:sz w:val="24"/>
        </w:rPr>
        <w:t>文件类型_数据名称_数据日期_序列号.dat.tmp</w:t>
      </w:r>
    </w:p>
    <w:tbl>
      <w:tblPr>
        <w:tblStyle w:val="25"/>
        <w:tblW w:w="935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45" w:type="dxa"/>
          <w:left w:w="45" w:type="dxa"/>
          <w:bottom w:w="45" w:type="dxa"/>
          <w:right w:w="45" w:type="dxa"/>
        </w:tblCellMar>
      </w:tblPr>
      <w:tblGrid>
        <w:gridCol w:w="1871"/>
        <w:gridCol w:w="7485"/>
      </w:tblGrid>
      <w:tr w14:paraId="026CCB06">
        <w:trPr>
          <w:trHeight w:val="454" w:hRule="atLeast"/>
          <w:jc w:val="center"/>
        </w:trPr>
        <w:tc>
          <w:tcPr>
            <w:tcW w:w="100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2A33AA6B">
            <w:pPr>
              <w:jc w:val="center"/>
              <w:rPr>
                <w:rFonts w:eastAsia="宋体"/>
                <w:b/>
                <w:bCs/>
                <w:szCs w:val="21"/>
              </w:rPr>
            </w:pPr>
            <w:r>
              <w:rPr>
                <w:rFonts w:hint="eastAsia" w:eastAsia="宋体"/>
                <w:b/>
                <w:bCs/>
                <w:szCs w:val="21"/>
              </w:rPr>
              <w:t>名称</w:t>
            </w:r>
          </w:p>
        </w:tc>
        <w:tc>
          <w:tcPr>
            <w:tcW w:w="4000" w:type="pct"/>
            <w:tcBorders>
              <w:top w:val="single" w:color="000000" w:sz="6" w:space="0"/>
              <w:left w:val="single" w:color="000000" w:sz="6" w:space="0"/>
              <w:bottom w:val="single" w:color="000000" w:sz="6" w:space="0"/>
              <w:right w:val="single" w:color="000000" w:sz="6" w:space="0"/>
            </w:tcBorders>
            <w:shd w:val="clear" w:color="auto" w:fill="CCCCCC"/>
            <w:vAlign w:val="center"/>
          </w:tcPr>
          <w:p w14:paraId="0ED19AE5">
            <w:pPr>
              <w:jc w:val="center"/>
              <w:rPr>
                <w:rFonts w:eastAsia="宋体"/>
                <w:b/>
                <w:bCs/>
                <w:szCs w:val="21"/>
              </w:rPr>
            </w:pPr>
            <w:r>
              <w:rPr>
                <w:rFonts w:hint="eastAsia" w:eastAsia="宋体"/>
                <w:b/>
                <w:bCs/>
                <w:szCs w:val="21"/>
              </w:rPr>
              <w:t>说明</w:t>
            </w:r>
          </w:p>
        </w:tc>
      </w:tr>
      <w:tr w14:paraId="36E85679">
        <w:trPr>
          <w:trHeight w:val="454" w:hRule="atLeast"/>
          <w:jc w:val="center"/>
        </w:trPr>
        <w:tc>
          <w:tcPr>
            <w:tcW w:w="1000" w:type="pct"/>
            <w:tcBorders>
              <w:top w:val="single" w:color="000000" w:sz="6" w:space="0"/>
              <w:left w:val="single" w:color="000000" w:sz="6" w:space="0"/>
              <w:bottom w:val="single" w:color="000000" w:sz="6" w:space="0"/>
              <w:right w:val="single" w:color="000000" w:sz="6" w:space="0"/>
            </w:tcBorders>
            <w:vAlign w:val="center"/>
          </w:tcPr>
          <w:p w14:paraId="0028406E">
            <w:pPr>
              <w:jc w:val="center"/>
              <w:rPr>
                <w:rFonts w:eastAsia="宋体" w:cs="Arial"/>
                <w:szCs w:val="21"/>
              </w:rPr>
            </w:pPr>
            <w:r>
              <w:rPr>
                <w:rFonts w:hint="eastAsia" w:eastAsia="宋体" w:cs="Arial"/>
                <w:szCs w:val="21"/>
              </w:rPr>
              <w:t>文件类型</w:t>
            </w:r>
          </w:p>
        </w:tc>
        <w:tc>
          <w:tcPr>
            <w:tcW w:w="4000" w:type="pct"/>
            <w:tcBorders>
              <w:top w:val="single" w:color="000000" w:sz="6" w:space="0"/>
              <w:left w:val="single" w:color="000000" w:sz="6" w:space="0"/>
              <w:bottom w:val="single" w:color="000000" w:sz="6" w:space="0"/>
              <w:right w:val="single" w:color="000000" w:sz="6" w:space="0"/>
            </w:tcBorders>
            <w:vAlign w:val="center"/>
          </w:tcPr>
          <w:p w14:paraId="2D33B97F">
            <w:pPr>
              <w:rPr>
                <w:rFonts w:eastAsia="宋体" w:cs="Arial"/>
                <w:szCs w:val="21"/>
              </w:rPr>
            </w:pPr>
            <w:r>
              <w:rPr>
                <w:rFonts w:hint="eastAsia" w:eastAsia="宋体" w:cs="Arial"/>
                <w:szCs w:val="21"/>
              </w:rPr>
              <w:t>a：全量数据同步，即把某一天以及该天以前的数据作一次全量同步</w:t>
            </w:r>
          </w:p>
          <w:p w14:paraId="356E1645">
            <w:pPr>
              <w:rPr>
                <w:rFonts w:eastAsia="宋体" w:cs="Arial"/>
                <w:szCs w:val="21"/>
              </w:rPr>
            </w:pPr>
            <w:r>
              <w:rPr>
                <w:rFonts w:hint="eastAsia" w:eastAsia="宋体" w:cs="Arial"/>
                <w:szCs w:val="21"/>
              </w:rPr>
              <w:t>i：日增量数据同步，即按照既定时间点，每天把新增的数据作一次增量同步</w:t>
            </w:r>
          </w:p>
        </w:tc>
      </w:tr>
      <w:tr w14:paraId="488FAE86">
        <w:trPr>
          <w:trHeight w:val="454" w:hRule="atLeast"/>
          <w:jc w:val="center"/>
        </w:trPr>
        <w:tc>
          <w:tcPr>
            <w:tcW w:w="1000" w:type="pct"/>
            <w:tcBorders>
              <w:top w:val="single" w:color="000000" w:sz="6" w:space="0"/>
              <w:left w:val="single" w:color="000000" w:sz="6" w:space="0"/>
              <w:bottom w:val="single" w:color="000000" w:sz="6" w:space="0"/>
              <w:right w:val="single" w:color="000000" w:sz="6" w:space="0"/>
            </w:tcBorders>
            <w:vAlign w:val="center"/>
          </w:tcPr>
          <w:p w14:paraId="0009E07C">
            <w:pPr>
              <w:jc w:val="center"/>
              <w:rPr>
                <w:rFonts w:eastAsia="宋体" w:cs="Arial"/>
                <w:szCs w:val="21"/>
              </w:rPr>
            </w:pPr>
            <w:r>
              <w:rPr>
                <w:rFonts w:hint="eastAsia" w:eastAsia="宋体" w:cs="Arial"/>
                <w:szCs w:val="21"/>
              </w:rPr>
              <w:t>数据日期</w:t>
            </w:r>
          </w:p>
        </w:tc>
        <w:tc>
          <w:tcPr>
            <w:tcW w:w="4000" w:type="pct"/>
            <w:tcBorders>
              <w:top w:val="single" w:color="000000" w:sz="6" w:space="0"/>
              <w:left w:val="single" w:color="000000" w:sz="6" w:space="0"/>
              <w:bottom w:val="single" w:color="000000" w:sz="6" w:space="0"/>
              <w:right w:val="single" w:color="000000" w:sz="6" w:space="0"/>
            </w:tcBorders>
            <w:vAlign w:val="center"/>
          </w:tcPr>
          <w:p w14:paraId="0E7CC7DD">
            <w:pPr>
              <w:rPr>
                <w:rFonts w:eastAsia="宋体" w:cs="Arial"/>
                <w:szCs w:val="21"/>
              </w:rPr>
            </w:pPr>
            <w:r>
              <w:rPr>
                <w:rFonts w:hint="eastAsia" w:eastAsia="宋体" w:cs="Arial"/>
                <w:szCs w:val="21"/>
              </w:rPr>
              <w:t>文件名中的数据日期为数据归属日期</w:t>
            </w:r>
          </w:p>
        </w:tc>
      </w:tr>
      <w:tr w14:paraId="2FCAF8B5">
        <w:trPr>
          <w:trHeight w:val="454" w:hRule="atLeast"/>
          <w:jc w:val="center"/>
        </w:trPr>
        <w:tc>
          <w:tcPr>
            <w:tcW w:w="1000" w:type="pct"/>
            <w:tcBorders>
              <w:top w:val="single" w:color="000000" w:sz="6" w:space="0"/>
              <w:left w:val="single" w:color="000000" w:sz="6" w:space="0"/>
              <w:bottom w:val="single" w:color="000000" w:sz="6" w:space="0"/>
              <w:right w:val="single" w:color="000000" w:sz="6" w:space="0"/>
            </w:tcBorders>
            <w:vAlign w:val="center"/>
          </w:tcPr>
          <w:p w14:paraId="52609656">
            <w:pPr>
              <w:jc w:val="center"/>
              <w:rPr>
                <w:rFonts w:eastAsia="宋体" w:cs="Arial"/>
                <w:szCs w:val="21"/>
              </w:rPr>
            </w:pPr>
            <w:r>
              <w:rPr>
                <w:rFonts w:hint="eastAsia" w:eastAsia="宋体" w:cs="Arial"/>
                <w:szCs w:val="21"/>
              </w:rPr>
              <w:t>序列号</w:t>
            </w:r>
          </w:p>
        </w:tc>
        <w:tc>
          <w:tcPr>
            <w:tcW w:w="4000" w:type="pct"/>
            <w:tcBorders>
              <w:top w:val="single" w:color="000000" w:sz="6" w:space="0"/>
              <w:left w:val="single" w:color="000000" w:sz="6" w:space="0"/>
              <w:bottom w:val="single" w:color="000000" w:sz="6" w:space="0"/>
              <w:right w:val="single" w:color="000000" w:sz="6" w:space="0"/>
            </w:tcBorders>
            <w:vAlign w:val="center"/>
          </w:tcPr>
          <w:p w14:paraId="680B10A5">
            <w:pPr>
              <w:rPr>
                <w:rFonts w:eastAsia="宋体" w:cs="Arial"/>
                <w:szCs w:val="21"/>
              </w:rPr>
            </w:pPr>
            <w:r>
              <w:rPr>
                <w:rFonts w:hint="eastAsia" w:eastAsia="宋体" w:cs="Arial"/>
                <w:szCs w:val="21"/>
              </w:rPr>
              <w:t>每个文件名中的序列号从000001开始，每次增加1</w:t>
            </w:r>
          </w:p>
        </w:tc>
      </w:tr>
    </w:tbl>
    <w:p w14:paraId="09ABDB5C">
      <w:pPr>
        <w:pStyle w:val="4"/>
        <w:spacing w:before="62" w:after="62"/>
      </w:pPr>
      <w:bookmarkStart w:id="68" w:name="_Toc21152"/>
      <w:r>
        <w:rPr>
          <w:rFonts w:hint="eastAsia"/>
        </w:rPr>
        <w:t>文件上传过程</w:t>
      </w:r>
      <w:bookmarkEnd w:id="68"/>
    </w:p>
    <w:p w14:paraId="4988BA39">
      <w:pPr>
        <w:spacing w:line="360" w:lineRule="auto"/>
        <w:ind w:left="420" w:leftChars="200"/>
        <w:rPr>
          <w:rFonts w:eastAsia="宋体"/>
          <w:sz w:val="24"/>
        </w:rPr>
      </w:pPr>
      <w:r>
        <w:rPr>
          <w:rFonts w:hint="eastAsia" w:eastAsia="宋体"/>
          <w:sz w:val="24"/>
        </w:rPr>
        <w:t>由动环平台提供文件上传服务器，线下方式为外部网元配置不同的登录账号和目录</w:t>
      </w:r>
    </w:p>
    <w:p w14:paraId="1205E024">
      <w:pPr>
        <w:spacing w:line="360" w:lineRule="auto"/>
        <w:ind w:left="420" w:leftChars="200"/>
        <w:rPr>
          <w:rFonts w:eastAsia="宋体"/>
          <w:sz w:val="24"/>
        </w:rPr>
      </w:pPr>
      <w:r>
        <w:rPr>
          <w:rFonts w:hint="eastAsia" w:eastAsia="宋体"/>
          <w:sz w:val="24"/>
        </w:rPr>
        <w:t>1)</w:t>
      </w:r>
      <w:r>
        <w:rPr>
          <w:rFonts w:hint="eastAsia" w:eastAsia="宋体"/>
          <w:sz w:val="24"/>
        </w:rPr>
        <w:tab/>
      </w:r>
      <w:r>
        <w:rPr>
          <w:rFonts w:hint="eastAsia" w:eastAsia="宋体"/>
          <w:sz w:val="24"/>
        </w:rPr>
        <w:t>上传的文件首先命名为文件类型_文件名称_数据日期_序列号.dat.tmp</w:t>
      </w:r>
    </w:p>
    <w:p w14:paraId="1D2B70D3">
      <w:pPr>
        <w:spacing w:line="360" w:lineRule="auto"/>
        <w:ind w:left="420" w:leftChars="200"/>
        <w:rPr>
          <w:rFonts w:eastAsia="宋体"/>
          <w:sz w:val="24"/>
        </w:rPr>
      </w:pPr>
      <w:r>
        <w:rPr>
          <w:rFonts w:hint="eastAsia" w:eastAsia="宋体"/>
          <w:sz w:val="24"/>
        </w:rPr>
        <w:t>2)</w:t>
      </w:r>
      <w:r>
        <w:rPr>
          <w:rFonts w:hint="eastAsia" w:eastAsia="宋体"/>
          <w:sz w:val="24"/>
        </w:rPr>
        <w:tab/>
      </w:r>
      <w:r>
        <w:rPr>
          <w:rFonts w:hint="eastAsia" w:eastAsia="宋体"/>
          <w:sz w:val="24"/>
        </w:rPr>
        <w:t>上传完毕后，将文件名改为文件类型_文件名称_数据日期_序列号.dat</w:t>
      </w:r>
    </w:p>
    <w:p w14:paraId="0AF57A46">
      <w:pPr>
        <w:pStyle w:val="4"/>
        <w:spacing w:before="62" w:after="62"/>
      </w:pPr>
      <w:bookmarkStart w:id="69" w:name="_Toc12395"/>
      <w:r>
        <w:rPr>
          <w:rFonts w:hint="eastAsia"/>
        </w:rPr>
        <w:t>文件大小</w:t>
      </w:r>
      <w:bookmarkEnd w:id="69"/>
    </w:p>
    <w:p w14:paraId="3B7D72F8">
      <w:pPr>
        <w:spacing w:line="360" w:lineRule="auto"/>
        <w:ind w:left="420" w:leftChars="200"/>
        <w:rPr>
          <w:rFonts w:eastAsia="宋体"/>
          <w:sz w:val="24"/>
        </w:rPr>
      </w:pPr>
      <w:r>
        <w:rPr>
          <w:rFonts w:hint="eastAsia" w:eastAsia="宋体"/>
          <w:sz w:val="24"/>
        </w:rPr>
        <w:t>文件最小为0字节；</w:t>
      </w:r>
    </w:p>
    <w:p w14:paraId="3FF37E7A">
      <w:pPr>
        <w:spacing w:line="360" w:lineRule="auto"/>
        <w:ind w:left="420" w:leftChars="200"/>
        <w:rPr>
          <w:rFonts w:eastAsia="宋体"/>
          <w:sz w:val="24"/>
        </w:rPr>
      </w:pPr>
      <w:r>
        <w:rPr>
          <w:rFonts w:hint="eastAsia" w:eastAsia="宋体"/>
          <w:sz w:val="24"/>
        </w:rPr>
        <w:t>文件最大为1024M，如果文件超过1024M，文件提供方应负责拆分为序列号不同的同名文件。</w:t>
      </w:r>
    </w:p>
    <w:p w14:paraId="3A6FE236">
      <w:pPr>
        <w:pStyle w:val="4"/>
        <w:spacing w:before="62" w:after="62"/>
      </w:pPr>
      <w:bookmarkStart w:id="70" w:name="_Toc10138"/>
      <w:r>
        <w:rPr>
          <w:rFonts w:hint="eastAsia"/>
        </w:rPr>
        <w:t>文件数据格式</w:t>
      </w:r>
      <w:bookmarkEnd w:id="70"/>
    </w:p>
    <w:p w14:paraId="73F707F7">
      <w:pPr>
        <w:pStyle w:val="5"/>
        <w:spacing w:before="62" w:after="62"/>
      </w:pPr>
      <w:r>
        <w:rPr>
          <w:rFonts w:hint="eastAsia"/>
        </w:rPr>
        <w:t>编码</w:t>
      </w:r>
    </w:p>
    <w:p w14:paraId="1E8142B2">
      <w:pPr>
        <w:spacing w:line="360" w:lineRule="auto"/>
        <w:ind w:left="420" w:leftChars="200"/>
        <w:rPr>
          <w:rFonts w:eastAsia="宋体"/>
          <w:sz w:val="24"/>
        </w:rPr>
      </w:pPr>
      <w:r>
        <w:rPr>
          <w:rFonts w:hint="eastAsia" w:eastAsia="宋体"/>
          <w:sz w:val="24"/>
        </w:rPr>
        <w:t>编码采用UTF-8。</w:t>
      </w:r>
    </w:p>
    <w:p w14:paraId="2C3DF19D">
      <w:pPr>
        <w:pStyle w:val="5"/>
        <w:spacing w:before="62" w:after="62"/>
      </w:pPr>
      <w:r>
        <w:rPr>
          <w:rFonts w:hint="eastAsia"/>
        </w:rPr>
        <w:t>内容格式</w:t>
      </w:r>
    </w:p>
    <w:p w14:paraId="0D112C7E">
      <w:pPr>
        <w:spacing w:line="360" w:lineRule="auto"/>
        <w:ind w:left="420" w:leftChars="200"/>
        <w:rPr>
          <w:rFonts w:eastAsia="宋体"/>
          <w:sz w:val="24"/>
        </w:rPr>
      </w:pPr>
      <w:r>
        <w:rPr>
          <w:rFonts w:hint="eastAsia" w:eastAsia="宋体"/>
          <w:sz w:val="24"/>
        </w:rPr>
        <w:t>1)</w:t>
      </w:r>
      <w:r>
        <w:rPr>
          <w:rFonts w:hint="eastAsia" w:eastAsia="宋体"/>
          <w:sz w:val="24"/>
        </w:rPr>
        <w:tab/>
      </w:r>
      <w:r>
        <w:rPr>
          <w:rFonts w:hint="eastAsia" w:eastAsia="宋体"/>
          <w:sz w:val="24"/>
        </w:rPr>
        <w:t>记录间分隔符：</w:t>
      </w:r>
      <w:r>
        <w:rPr>
          <w:rFonts w:eastAsia="宋体"/>
          <w:sz w:val="24"/>
        </w:rPr>
        <w:t>"</w:t>
      </w:r>
      <w:r>
        <w:rPr>
          <w:rFonts w:hint="eastAsia" w:eastAsia="宋体"/>
          <w:sz w:val="24"/>
        </w:rPr>
        <w:t>\</w:t>
      </w:r>
      <w:r>
        <w:rPr>
          <w:rFonts w:eastAsia="宋体"/>
          <w:sz w:val="24"/>
        </w:rPr>
        <w:t>r\n"，</w:t>
      </w:r>
      <w:r>
        <w:rPr>
          <w:rFonts w:hint="eastAsia" w:eastAsia="宋体"/>
          <w:sz w:val="24"/>
        </w:rPr>
        <w:t>回车换行符（0x0D0A）；</w:t>
      </w:r>
    </w:p>
    <w:p w14:paraId="3A4D5DCD">
      <w:pPr>
        <w:spacing w:line="360" w:lineRule="auto"/>
        <w:ind w:left="420" w:leftChars="200"/>
        <w:rPr>
          <w:rFonts w:eastAsia="宋体"/>
          <w:sz w:val="24"/>
        </w:rPr>
      </w:pPr>
      <w:r>
        <w:rPr>
          <w:rFonts w:hint="eastAsia" w:eastAsia="宋体"/>
          <w:sz w:val="24"/>
        </w:rPr>
        <w:t>2)</w:t>
      </w:r>
      <w:r>
        <w:rPr>
          <w:rFonts w:hint="eastAsia" w:eastAsia="宋体"/>
          <w:sz w:val="24"/>
        </w:rPr>
        <w:tab/>
      </w:r>
      <w:r>
        <w:rPr>
          <w:rFonts w:hint="eastAsia" w:eastAsia="宋体"/>
          <w:sz w:val="24"/>
        </w:rPr>
        <w:t>字段间分隔符：</w:t>
      </w:r>
      <w:r>
        <w:rPr>
          <w:rFonts w:eastAsia="宋体"/>
          <w:sz w:val="24"/>
        </w:rPr>
        <w:t>"</w:t>
      </w:r>
      <w:r>
        <w:rPr>
          <w:rFonts w:hint="eastAsia" w:eastAsia="宋体"/>
          <w:sz w:val="24"/>
        </w:rPr>
        <w:t>|</w:t>
      </w:r>
      <w:r>
        <w:rPr>
          <w:rFonts w:eastAsia="宋体"/>
          <w:sz w:val="24"/>
        </w:rPr>
        <w:t>"</w:t>
      </w:r>
      <w:r>
        <w:rPr>
          <w:rFonts w:hint="eastAsia" w:eastAsia="宋体"/>
          <w:sz w:val="24"/>
        </w:rPr>
        <w:t>，英文竖线。</w:t>
      </w:r>
    </w:p>
    <w:p w14:paraId="2FF6534F">
      <w:pPr>
        <w:spacing w:line="360" w:lineRule="auto"/>
        <w:ind w:left="840" w:leftChars="400"/>
        <w:rPr>
          <w:rFonts w:eastAsia="宋体"/>
          <w:sz w:val="24"/>
        </w:rPr>
      </w:pPr>
      <w:r>
        <w:rPr>
          <w:rFonts w:hint="eastAsia" w:eastAsia="宋体"/>
          <w:sz w:val="24"/>
        </w:rPr>
        <w:t>为了保证数据的准确性以及接口文件中的记录各值域在有效的取值范围内，数据中均不能包含0x0D0A（回车换行符）和字段间分隔符。</w:t>
      </w:r>
    </w:p>
    <w:p w14:paraId="52037ADC">
      <w:pPr>
        <w:pStyle w:val="5"/>
        <w:spacing w:before="62" w:after="62"/>
      </w:pPr>
      <w:r>
        <w:rPr>
          <w:rFonts w:hint="eastAsia"/>
        </w:rPr>
        <w:t>日期及时间格式</w:t>
      </w:r>
    </w:p>
    <w:p w14:paraId="55BB226B">
      <w:pPr>
        <w:spacing w:line="360" w:lineRule="auto"/>
        <w:ind w:left="420" w:leftChars="200"/>
        <w:rPr>
          <w:rFonts w:eastAsia="宋体"/>
          <w:sz w:val="24"/>
        </w:rPr>
      </w:pPr>
      <w:r>
        <w:rPr>
          <w:rFonts w:hint="eastAsia" w:eastAsia="宋体"/>
          <w:sz w:val="24"/>
        </w:rPr>
        <w:t>时间统一采用标准时间格式</w:t>
      </w:r>
      <w:r>
        <w:rPr>
          <w:rFonts w:eastAsia="宋体"/>
          <w:sz w:val="24"/>
        </w:rPr>
        <w:t>"</w:t>
      </w:r>
      <w:r>
        <w:rPr>
          <w:rFonts w:hint="eastAsia" w:eastAsia="宋体"/>
          <w:sz w:val="24"/>
        </w:rPr>
        <w:t>YYYYMMDDHHMMSS</w:t>
      </w:r>
      <w:r>
        <w:rPr>
          <w:rFonts w:eastAsia="宋体"/>
          <w:sz w:val="24"/>
        </w:rPr>
        <w:t>"</w:t>
      </w:r>
      <w:r>
        <w:rPr>
          <w:rFonts w:hint="eastAsia" w:eastAsia="宋体"/>
          <w:sz w:val="24"/>
        </w:rPr>
        <w:t>。</w:t>
      </w:r>
    </w:p>
    <w:p w14:paraId="194AC13C">
      <w:pPr>
        <w:spacing w:line="360" w:lineRule="auto"/>
        <w:ind w:left="840" w:leftChars="400"/>
        <w:rPr>
          <w:rFonts w:eastAsia="宋体"/>
          <w:sz w:val="24"/>
        </w:rPr>
      </w:pPr>
      <w:r>
        <w:rPr>
          <w:rFonts w:hint="eastAsia" w:eastAsia="宋体"/>
          <w:sz w:val="24"/>
        </w:rPr>
        <w:t>1)</w:t>
      </w:r>
      <w:r>
        <w:rPr>
          <w:rFonts w:hint="eastAsia" w:eastAsia="宋体"/>
          <w:sz w:val="24"/>
        </w:rPr>
        <w:tab/>
      </w:r>
      <w:r>
        <w:rPr>
          <w:rFonts w:hint="eastAsia" w:eastAsia="宋体"/>
          <w:sz w:val="24"/>
        </w:rPr>
        <w:t>YYYY为四位数字，是有效的年份</w:t>
      </w:r>
    </w:p>
    <w:p w14:paraId="3AA0D806">
      <w:pPr>
        <w:spacing w:line="360" w:lineRule="auto"/>
        <w:ind w:left="840" w:leftChars="400"/>
        <w:rPr>
          <w:rFonts w:eastAsia="宋体"/>
          <w:sz w:val="24"/>
        </w:rPr>
      </w:pPr>
      <w:r>
        <w:rPr>
          <w:rFonts w:hint="eastAsia" w:eastAsia="宋体"/>
          <w:sz w:val="24"/>
        </w:rPr>
        <w:t>2)</w:t>
      </w:r>
      <w:r>
        <w:rPr>
          <w:rFonts w:hint="eastAsia" w:eastAsia="宋体"/>
          <w:sz w:val="24"/>
        </w:rPr>
        <w:tab/>
      </w:r>
      <w:r>
        <w:rPr>
          <w:rFonts w:hint="eastAsia" w:eastAsia="宋体"/>
          <w:sz w:val="24"/>
        </w:rPr>
        <w:t>MM为两位数字，是有效的月份（01-12）</w:t>
      </w:r>
    </w:p>
    <w:p w14:paraId="2C8E9029">
      <w:pPr>
        <w:spacing w:line="360" w:lineRule="auto"/>
        <w:ind w:left="840" w:leftChars="400"/>
        <w:rPr>
          <w:rFonts w:eastAsia="宋体"/>
          <w:sz w:val="24"/>
        </w:rPr>
      </w:pPr>
      <w:r>
        <w:rPr>
          <w:rFonts w:hint="eastAsia" w:eastAsia="宋体"/>
          <w:sz w:val="24"/>
        </w:rPr>
        <w:t>3)</w:t>
      </w:r>
      <w:r>
        <w:rPr>
          <w:rFonts w:hint="eastAsia" w:eastAsia="宋体"/>
          <w:sz w:val="24"/>
        </w:rPr>
        <w:tab/>
      </w:r>
      <w:r>
        <w:rPr>
          <w:rFonts w:hint="eastAsia" w:eastAsia="宋体"/>
          <w:sz w:val="24"/>
        </w:rPr>
        <w:t>DD为两位数字，是有效的日期（01-31）</w:t>
      </w:r>
    </w:p>
    <w:p w14:paraId="70468B44">
      <w:pPr>
        <w:spacing w:line="360" w:lineRule="auto"/>
        <w:ind w:left="840" w:leftChars="400"/>
        <w:rPr>
          <w:rFonts w:eastAsia="宋体"/>
          <w:sz w:val="24"/>
        </w:rPr>
      </w:pPr>
      <w:r>
        <w:rPr>
          <w:rFonts w:hint="eastAsia" w:eastAsia="宋体"/>
          <w:sz w:val="24"/>
        </w:rPr>
        <w:t>4)</w:t>
      </w:r>
      <w:r>
        <w:rPr>
          <w:rFonts w:hint="eastAsia" w:eastAsia="宋体"/>
          <w:sz w:val="24"/>
        </w:rPr>
        <w:tab/>
      </w:r>
      <w:r>
        <w:rPr>
          <w:rFonts w:hint="eastAsia" w:eastAsia="宋体"/>
          <w:sz w:val="24"/>
        </w:rPr>
        <w:t>HH为两位数字，是有效的24小时制（00-23），；</w:t>
      </w:r>
    </w:p>
    <w:p w14:paraId="7AEA022E">
      <w:pPr>
        <w:spacing w:line="360" w:lineRule="auto"/>
        <w:ind w:left="840" w:leftChars="400"/>
        <w:rPr>
          <w:rFonts w:eastAsia="宋体"/>
          <w:sz w:val="24"/>
        </w:rPr>
      </w:pPr>
      <w:r>
        <w:rPr>
          <w:rFonts w:hint="eastAsia" w:eastAsia="宋体"/>
          <w:sz w:val="24"/>
        </w:rPr>
        <w:t>5)</w:t>
      </w:r>
      <w:r>
        <w:rPr>
          <w:rFonts w:hint="eastAsia" w:eastAsia="宋体"/>
          <w:sz w:val="24"/>
        </w:rPr>
        <w:tab/>
      </w:r>
      <w:r>
        <w:rPr>
          <w:rFonts w:hint="eastAsia" w:eastAsia="宋体"/>
          <w:sz w:val="24"/>
        </w:rPr>
        <w:t>MM为两位数字，是有效的分钟（00-59）；</w:t>
      </w:r>
    </w:p>
    <w:p w14:paraId="4AFE171B">
      <w:pPr>
        <w:spacing w:line="360" w:lineRule="auto"/>
        <w:ind w:left="840" w:leftChars="400"/>
        <w:rPr>
          <w:rFonts w:eastAsia="宋体"/>
          <w:sz w:val="24"/>
        </w:rPr>
      </w:pPr>
      <w:r>
        <w:rPr>
          <w:rFonts w:hint="eastAsia" w:eastAsia="宋体"/>
          <w:sz w:val="24"/>
        </w:rPr>
        <w:t>6)</w:t>
      </w:r>
      <w:r>
        <w:rPr>
          <w:rFonts w:hint="eastAsia" w:eastAsia="宋体"/>
          <w:sz w:val="24"/>
        </w:rPr>
        <w:tab/>
      </w:r>
      <w:r>
        <w:rPr>
          <w:rFonts w:hint="eastAsia" w:eastAsia="宋体"/>
          <w:sz w:val="24"/>
        </w:rPr>
        <w:t>SS为两位数字，是有效的秒（00-59）。</w:t>
      </w:r>
    </w:p>
    <w:p w14:paraId="1613A81C">
      <w:pPr>
        <w:spacing w:line="360" w:lineRule="auto"/>
        <w:ind w:left="420" w:leftChars="200"/>
        <w:rPr>
          <w:rFonts w:eastAsia="宋体"/>
          <w:sz w:val="24"/>
        </w:rPr>
      </w:pPr>
      <w:r>
        <w:rPr>
          <w:rFonts w:hint="eastAsia" w:eastAsia="宋体"/>
          <w:sz w:val="24"/>
        </w:rPr>
        <w:t>时间示例：</w:t>
      </w:r>
      <w:r>
        <w:rPr>
          <w:rFonts w:eastAsia="宋体"/>
          <w:sz w:val="24"/>
        </w:rPr>
        <w:t>"</w:t>
      </w:r>
      <w:r>
        <w:rPr>
          <w:rFonts w:hint="eastAsia" w:eastAsia="宋体"/>
          <w:sz w:val="24"/>
        </w:rPr>
        <w:t>20180910130124</w:t>
      </w:r>
      <w:r>
        <w:rPr>
          <w:rFonts w:eastAsia="宋体"/>
          <w:sz w:val="24"/>
        </w:rPr>
        <w:t>"</w:t>
      </w:r>
    </w:p>
    <w:p w14:paraId="0CDDE06A">
      <w:pPr>
        <w:pStyle w:val="3"/>
        <w:spacing w:before="93" w:after="93"/>
      </w:pPr>
      <w:bookmarkStart w:id="71" w:name="_Toc28617"/>
      <w:r>
        <w:rPr>
          <w:rFonts w:hint="eastAsia"/>
        </w:rPr>
        <w:t>错误码</w:t>
      </w:r>
      <w:bookmarkEnd w:id="64"/>
      <w:bookmarkEnd w:id="65"/>
      <w:bookmarkEnd w:id="71"/>
    </w:p>
    <w:p w14:paraId="77266A7D">
      <w:pPr>
        <w:keepNext/>
        <w:spacing w:line="360" w:lineRule="auto"/>
        <w:ind w:left="420" w:leftChars="200"/>
        <w:rPr>
          <w:rFonts w:eastAsia="宋体"/>
          <w:sz w:val="24"/>
        </w:rPr>
      </w:pPr>
      <w:r>
        <w:rPr>
          <w:rFonts w:hint="eastAsia" w:eastAsia="宋体"/>
          <w:sz w:val="24"/>
        </w:rPr>
        <w:t>注：错误码表后续还会继续完善</w:t>
      </w:r>
    </w:p>
    <w:tbl>
      <w:tblPr>
        <w:tblStyle w:val="25"/>
        <w:tblW w:w="4838" w:type="pct"/>
        <w:jc w:val="center"/>
        <w:shd w:val="clear" w:color="auto" w:fill="FFFFFF"/>
        <w:tblLayout w:type="fixed"/>
        <w:tblCellMar>
          <w:top w:w="15" w:type="dxa"/>
          <w:left w:w="15" w:type="dxa"/>
          <w:bottom w:w="15" w:type="dxa"/>
          <w:right w:w="15" w:type="dxa"/>
        </w:tblCellMar>
      </w:tblPr>
      <w:tblGrid>
        <w:gridCol w:w="2339"/>
        <w:gridCol w:w="7016"/>
      </w:tblGrid>
      <w:tr w14:paraId="5CC0582F">
        <w:trPr>
          <w:cantSplit/>
          <w:trHeight w:val="454" w:hRule="atLeast"/>
          <w:tblHeader/>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D8D8D8" w:themeFill="background1" w:themeFillShade="D9"/>
            <w:vAlign w:val="center"/>
          </w:tcPr>
          <w:p w14:paraId="3B5936B7">
            <w:pPr>
              <w:jc w:val="center"/>
              <w:rPr>
                <w:rFonts w:eastAsia="宋体"/>
                <w:b/>
                <w:bCs/>
                <w:szCs w:val="21"/>
              </w:rPr>
            </w:pPr>
            <w:r>
              <w:rPr>
                <w:rFonts w:hint="eastAsia" w:eastAsia="宋体"/>
                <w:b/>
                <w:bCs/>
                <w:szCs w:val="21"/>
              </w:rPr>
              <w:t>错误码</w:t>
            </w:r>
          </w:p>
        </w:tc>
        <w:tc>
          <w:tcPr>
            <w:tcW w:w="3749" w:type="pct"/>
            <w:tcBorders>
              <w:top w:val="single" w:color="000000" w:sz="4" w:space="0"/>
              <w:left w:val="single" w:color="000000" w:sz="4" w:space="0"/>
              <w:bottom w:val="single" w:color="000000" w:sz="4" w:space="0"/>
              <w:right w:val="single" w:color="000000" w:sz="4" w:space="0"/>
            </w:tcBorders>
            <w:shd w:val="clear" w:color="auto" w:fill="D8D8D8" w:themeFill="background1" w:themeFillShade="D9"/>
            <w:vAlign w:val="center"/>
          </w:tcPr>
          <w:p w14:paraId="649A288B">
            <w:pPr>
              <w:jc w:val="center"/>
              <w:rPr>
                <w:rFonts w:eastAsia="宋体"/>
                <w:b/>
                <w:bCs/>
                <w:szCs w:val="21"/>
              </w:rPr>
            </w:pPr>
            <w:r>
              <w:rPr>
                <w:rFonts w:hint="eastAsia" w:eastAsia="宋体"/>
                <w:b/>
                <w:bCs/>
                <w:szCs w:val="21"/>
              </w:rPr>
              <w:t>错误描述</w:t>
            </w:r>
          </w:p>
        </w:tc>
      </w:tr>
      <w:tr w14:paraId="64FD9373">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71154A3">
            <w:pPr>
              <w:rPr>
                <w:rFonts w:hint="default" w:eastAsia="宋体" w:cs="Arial"/>
                <w:szCs w:val="21"/>
                <w:lang w:val="en-US" w:eastAsia="zh-CN"/>
              </w:rPr>
            </w:pPr>
            <w:r>
              <w:rPr>
                <w:rFonts w:hint="eastAsia" w:eastAsia="宋体" w:cs="Arial"/>
                <w:b/>
                <w:bCs/>
                <w:szCs w:val="21"/>
                <w:lang w:val="en-US" w:eastAsia="zh-CN"/>
              </w:rPr>
              <w:t>通用类</w:t>
            </w:r>
            <w:r>
              <w:rPr>
                <w:rFonts w:hint="eastAsia" w:eastAsia="宋体" w:cs="Arial"/>
                <w:szCs w:val="21"/>
                <w:lang w:val="en-US" w:eastAsia="zh-CN"/>
              </w:rPr>
              <w:t>，错误码范围[00,99]</w:t>
            </w:r>
          </w:p>
        </w:tc>
      </w:tr>
      <w:tr w14:paraId="5E22F3D2">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4CFB0">
            <w:pPr>
              <w:jc w:val="center"/>
              <w:rPr>
                <w:rFonts w:eastAsia="宋体" w:cs="Arial"/>
                <w:szCs w:val="21"/>
              </w:rPr>
            </w:pPr>
            <w:r>
              <w:rPr>
                <w:rFonts w:hint="eastAsia" w:eastAsia="宋体" w:cs="Arial"/>
                <w:szCs w:val="21"/>
              </w:rPr>
              <w:t>0</w:t>
            </w:r>
            <w:r>
              <w:rPr>
                <w:rFonts w:eastAsia="宋体" w:cs="Arial"/>
                <w:szCs w:val="21"/>
              </w:rPr>
              <w:t>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2AD5D4">
            <w:pPr>
              <w:rPr>
                <w:rFonts w:eastAsia="宋体" w:cs="Arial"/>
                <w:szCs w:val="21"/>
              </w:rPr>
            </w:pPr>
            <w:r>
              <w:rPr>
                <w:rFonts w:hint="eastAsia" w:eastAsia="宋体" w:cs="Arial"/>
                <w:szCs w:val="21"/>
              </w:rPr>
              <w:t>成功(Success)</w:t>
            </w:r>
          </w:p>
        </w:tc>
      </w:tr>
      <w:tr w14:paraId="670CC569">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1BB13A">
            <w:pPr>
              <w:jc w:val="center"/>
              <w:rPr>
                <w:rFonts w:eastAsia="宋体" w:cs="Arial"/>
                <w:szCs w:val="21"/>
              </w:rPr>
            </w:pPr>
            <w:r>
              <w:rPr>
                <w:rFonts w:eastAsia="宋体" w:cs="Arial"/>
                <w:szCs w:val="21"/>
              </w:rPr>
              <w:t>21</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17EA20">
            <w:pPr>
              <w:rPr>
                <w:rFonts w:eastAsia="宋体" w:cs="Arial"/>
                <w:szCs w:val="21"/>
              </w:rPr>
            </w:pPr>
            <w:r>
              <w:rPr>
                <w:rFonts w:hint="eastAsia" w:eastAsia="宋体" w:cs="Arial"/>
                <w:szCs w:val="21"/>
              </w:rPr>
              <w:t>接口异常</w:t>
            </w:r>
          </w:p>
        </w:tc>
      </w:tr>
      <w:tr w14:paraId="18D64D70">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1DD00">
            <w:pPr>
              <w:jc w:val="center"/>
              <w:rPr>
                <w:rFonts w:eastAsia="宋体" w:cs="Arial"/>
                <w:szCs w:val="21"/>
              </w:rPr>
            </w:pPr>
            <w:r>
              <w:rPr>
                <w:rFonts w:eastAsia="宋体" w:cs="Arial"/>
                <w:szCs w:val="21"/>
              </w:rPr>
              <w:t>22</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07CB17">
            <w:pPr>
              <w:rPr>
                <w:rFonts w:eastAsia="宋体" w:cs="Arial"/>
                <w:szCs w:val="21"/>
              </w:rPr>
            </w:pPr>
            <w:r>
              <w:rPr>
                <w:rFonts w:hint="eastAsia" w:eastAsia="宋体" w:cs="Arial"/>
                <w:szCs w:val="21"/>
              </w:rPr>
              <w:t>接口安全校验不通过</w:t>
            </w:r>
          </w:p>
        </w:tc>
      </w:tr>
      <w:tr w14:paraId="0B28E60D">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09BC52">
            <w:pPr>
              <w:jc w:val="center"/>
              <w:rPr>
                <w:rFonts w:eastAsia="宋体" w:cs="Arial"/>
                <w:szCs w:val="21"/>
              </w:rPr>
            </w:pPr>
            <w:r>
              <w:rPr>
                <w:rFonts w:eastAsia="宋体" w:cs="Arial"/>
                <w:szCs w:val="21"/>
              </w:rPr>
              <w:t>23</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481E4F">
            <w:pPr>
              <w:rPr>
                <w:rFonts w:eastAsia="宋体" w:cs="Arial"/>
                <w:szCs w:val="21"/>
              </w:rPr>
            </w:pPr>
            <w:r>
              <w:rPr>
                <w:rFonts w:hint="eastAsia" w:eastAsia="宋体" w:cs="Arial"/>
                <w:szCs w:val="21"/>
              </w:rPr>
              <w:t>接口请求参数错误</w:t>
            </w:r>
          </w:p>
        </w:tc>
      </w:tr>
      <w:tr w14:paraId="4000CCD6">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26AD48">
            <w:pPr>
              <w:jc w:val="center"/>
              <w:rPr>
                <w:rFonts w:eastAsia="宋体" w:cs="Arial"/>
                <w:szCs w:val="21"/>
              </w:rPr>
            </w:pPr>
            <w:r>
              <w:rPr>
                <w:rFonts w:eastAsia="宋体" w:cs="Arial"/>
                <w:szCs w:val="21"/>
              </w:rPr>
              <w:t>24</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003D57">
            <w:pPr>
              <w:rPr>
                <w:rFonts w:eastAsia="宋体" w:cs="Arial"/>
                <w:szCs w:val="21"/>
              </w:rPr>
            </w:pPr>
            <w:r>
              <w:rPr>
                <w:rFonts w:hint="eastAsia" w:eastAsia="宋体" w:cs="Arial"/>
                <w:szCs w:val="21"/>
              </w:rPr>
              <w:t>接口请求数据量超过</w:t>
            </w:r>
            <w:r>
              <w:rPr>
                <w:rFonts w:eastAsia="宋体" w:cs="Arial"/>
                <w:szCs w:val="21"/>
              </w:rPr>
              <w:t>100</w:t>
            </w:r>
            <w:r>
              <w:rPr>
                <w:rFonts w:hint="eastAsia" w:eastAsia="宋体" w:cs="Arial"/>
                <w:szCs w:val="21"/>
              </w:rPr>
              <w:t>项</w:t>
            </w:r>
          </w:p>
        </w:tc>
      </w:tr>
      <w:tr w14:paraId="3F4415AA">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F6A18">
            <w:pPr>
              <w:jc w:val="center"/>
              <w:rPr>
                <w:rFonts w:eastAsia="宋体" w:cs="Arial"/>
                <w:szCs w:val="21"/>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438764">
            <w:pPr>
              <w:rPr>
                <w:rFonts w:eastAsia="宋体" w:cs="Arial"/>
                <w:szCs w:val="21"/>
              </w:rPr>
            </w:pPr>
          </w:p>
        </w:tc>
      </w:tr>
      <w:tr w14:paraId="1B9F65C4">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A0EDAD">
            <w:pPr>
              <w:rPr>
                <w:rFonts w:eastAsia="宋体" w:cs="Arial"/>
                <w:szCs w:val="21"/>
              </w:rPr>
            </w:pPr>
            <w:r>
              <w:rPr>
                <w:rFonts w:hint="eastAsia" w:eastAsia="宋体" w:cs="Arial"/>
                <w:b/>
                <w:bCs/>
                <w:szCs w:val="21"/>
              </w:rPr>
              <w:t>基础数据相关</w:t>
            </w:r>
            <w:r>
              <w:rPr>
                <w:rFonts w:hint="eastAsia" w:eastAsia="宋体" w:cs="Arial"/>
                <w:szCs w:val="21"/>
                <w:lang w:val="en-US" w:eastAsia="zh-CN"/>
              </w:rPr>
              <w:t>，错误码范围[1000,9999]</w:t>
            </w:r>
          </w:p>
        </w:tc>
      </w:tr>
      <w:tr w14:paraId="623B9DFE">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594175">
            <w:pPr>
              <w:jc w:val="center"/>
              <w:rPr>
                <w:rFonts w:eastAsia="宋体" w:cs="Arial"/>
                <w:szCs w:val="21"/>
              </w:rPr>
            </w:pPr>
            <w:r>
              <w:rPr>
                <w:rFonts w:eastAsia="宋体" w:cs="Arial"/>
                <w:szCs w:val="21"/>
              </w:rPr>
              <w:t>1000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64D914">
            <w:pPr>
              <w:rPr>
                <w:rFonts w:eastAsia="宋体" w:cs="Arial"/>
                <w:szCs w:val="21"/>
              </w:rPr>
            </w:pPr>
            <w:r>
              <w:rPr>
                <w:rFonts w:hint="eastAsia" w:eastAsia="宋体" w:cs="Arial"/>
                <w:szCs w:val="21"/>
              </w:rPr>
              <w:t>区域数据不存在</w:t>
            </w:r>
          </w:p>
        </w:tc>
      </w:tr>
      <w:tr w14:paraId="204FB812">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72B4B">
            <w:pPr>
              <w:jc w:val="center"/>
              <w:rPr>
                <w:rFonts w:eastAsia="宋体" w:cs="Arial"/>
                <w:szCs w:val="21"/>
              </w:rPr>
            </w:pPr>
            <w:r>
              <w:rPr>
                <w:rFonts w:eastAsia="宋体" w:cs="Arial"/>
                <w:szCs w:val="21"/>
              </w:rPr>
              <w:t>2001</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BA2A1C">
            <w:pPr>
              <w:rPr>
                <w:rFonts w:eastAsia="宋体" w:cs="Arial"/>
                <w:szCs w:val="21"/>
              </w:rPr>
            </w:pPr>
            <w:r>
              <w:rPr>
                <w:rFonts w:hint="eastAsia" w:eastAsia="宋体" w:cs="Arial"/>
                <w:szCs w:val="21"/>
              </w:rPr>
              <w:t>站点数据不存在</w:t>
            </w:r>
          </w:p>
        </w:tc>
      </w:tr>
      <w:tr w14:paraId="3C406FC9">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A70BF4">
            <w:pPr>
              <w:jc w:val="center"/>
              <w:rPr>
                <w:rFonts w:eastAsia="宋体" w:cs="Arial"/>
                <w:szCs w:val="21"/>
              </w:rPr>
            </w:pPr>
            <w:r>
              <w:rPr>
                <w:rFonts w:eastAsia="宋体" w:cs="Arial"/>
                <w:szCs w:val="21"/>
              </w:rPr>
              <w:t>3001</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7DE9F">
            <w:pPr>
              <w:rPr>
                <w:rFonts w:eastAsia="宋体" w:cs="Arial"/>
                <w:szCs w:val="21"/>
              </w:rPr>
            </w:pPr>
            <w:r>
              <w:rPr>
                <w:rFonts w:hint="eastAsia" w:eastAsia="宋体" w:cs="Arial"/>
                <w:szCs w:val="21"/>
              </w:rPr>
              <w:t>机房数据不存在</w:t>
            </w:r>
          </w:p>
        </w:tc>
      </w:tr>
      <w:tr w14:paraId="5FD5C25B">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5C36D9">
            <w:pPr>
              <w:jc w:val="center"/>
              <w:rPr>
                <w:rFonts w:eastAsia="宋体" w:cs="Arial"/>
                <w:szCs w:val="21"/>
              </w:rPr>
            </w:pPr>
            <w:r>
              <w:rPr>
                <w:rFonts w:eastAsia="宋体" w:cs="Arial"/>
                <w:szCs w:val="21"/>
              </w:rPr>
              <w:t>4001</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E9D0D5">
            <w:pPr>
              <w:rPr>
                <w:rFonts w:eastAsia="宋体" w:cs="Arial"/>
                <w:szCs w:val="21"/>
              </w:rPr>
            </w:pPr>
            <w:r>
              <w:rPr>
                <w:rFonts w:hint="eastAsia" w:eastAsia="宋体" w:cs="Arial"/>
                <w:szCs w:val="21"/>
              </w:rPr>
              <w:t>设备数据不存在</w:t>
            </w:r>
          </w:p>
        </w:tc>
      </w:tr>
      <w:tr w14:paraId="4D19D106">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A2AFAF">
            <w:pPr>
              <w:jc w:val="center"/>
              <w:rPr>
                <w:rFonts w:eastAsia="宋体" w:cs="Arial"/>
                <w:szCs w:val="21"/>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6FFE52">
            <w:pPr>
              <w:rPr>
                <w:rFonts w:eastAsia="宋体" w:cs="Arial"/>
                <w:szCs w:val="21"/>
              </w:rPr>
            </w:pPr>
          </w:p>
        </w:tc>
      </w:tr>
      <w:tr w14:paraId="6DA3973C">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A11847">
            <w:pPr>
              <w:rPr>
                <w:rFonts w:eastAsia="宋体" w:cs="Arial"/>
                <w:szCs w:val="21"/>
              </w:rPr>
            </w:pPr>
            <w:r>
              <w:rPr>
                <w:rFonts w:hint="eastAsia" w:eastAsia="宋体" w:cs="Arial"/>
                <w:b/>
                <w:bCs/>
                <w:szCs w:val="21"/>
              </w:rPr>
              <w:t>事实数据</w:t>
            </w:r>
            <w:r>
              <w:rPr>
                <w:rFonts w:hint="eastAsia" w:eastAsia="宋体" w:cs="Arial"/>
                <w:szCs w:val="21"/>
                <w:lang w:val="en-US" w:eastAsia="zh-CN"/>
              </w:rPr>
              <w:t>，错误码范围[10000,19999]</w:t>
            </w:r>
          </w:p>
        </w:tc>
      </w:tr>
      <w:tr w14:paraId="4E4BCB88">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6CE47C">
            <w:pPr>
              <w:rPr>
                <w:rFonts w:hint="default" w:eastAsia="宋体" w:cs="Arial"/>
                <w:szCs w:val="21"/>
                <w:lang w:val="en-US" w:eastAsia="zh-CN"/>
              </w:rPr>
            </w:pPr>
            <w:r>
              <w:rPr>
                <w:rFonts w:hint="eastAsia" w:eastAsia="宋体" w:cs="Arial"/>
                <w:szCs w:val="21"/>
                <w:lang w:val="en-US" w:eastAsia="zh-CN"/>
              </w:rPr>
              <w:t>10000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5DC807">
            <w:pPr>
              <w:rPr>
                <w:rFonts w:eastAsia="宋体" w:cs="Arial"/>
                <w:szCs w:val="21"/>
              </w:rPr>
            </w:pPr>
          </w:p>
        </w:tc>
      </w:tr>
      <w:tr w14:paraId="2164E13D">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AD5C51">
            <w:pPr>
              <w:rPr>
                <w:rFonts w:eastAsia="宋体" w:cs="Arial"/>
                <w:szCs w:val="21"/>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6092AF">
            <w:pPr>
              <w:rPr>
                <w:rFonts w:eastAsia="宋体" w:cs="Arial"/>
                <w:szCs w:val="21"/>
              </w:rPr>
            </w:pPr>
          </w:p>
        </w:tc>
      </w:tr>
      <w:tr w14:paraId="5D8880DE">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78F6FFB">
            <w:pPr>
              <w:rPr>
                <w:rFonts w:hint="default" w:eastAsia="宋体" w:cs="Arial"/>
                <w:szCs w:val="21"/>
                <w:lang w:val="en-US" w:eastAsia="zh-CN"/>
              </w:rPr>
            </w:pPr>
            <w:r>
              <w:rPr>
                <w:rFonts w:hint="eastAsia" w:eastAsia="宋体" w:cs="Arial"/>
                <w:b/>
                <w:bCs/>
                <w:szCs w:val="21"/>
                <w:lang w:val="en-US" w:eastAsia="zh-CN"/>
              </w:rPr>
              <w:t>主题数据</w:t>
            </w:r>
            <w:r>
              <w:rPr>
                <w:rFonts w:hint="eastAsia" w:eastAsia="宋体" w:cs="Arial"/>
                <w:szCs w:val="21"/>
                <w:lang w:val="en-US" w:eastAsia="zh-CN"/>
              </w:rPr>
              <w:t>，错误码范围[20000,~]</w:t>
            </w:r>
          </w:p>
        </w:tc>
      </w:tr>
      <w:tr w14:paraId="13759528">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FE65EF">
            <w:pPr>
              <w:rPr>
                <w:rFonts w:hint="default" w:eastAsia="宋体" w:cs="Arial"/>
                <w:szCs w:val="21"/>
                <w:lang w:val="en-US" w:eastAsia="zh-CN"/>
              </w:rPr>
            </w:pPr>
            <w:r>
              <w:rPr>
                <w:rFonts w:hint="eastAsia" w:eastAsia="宋体" w:cs="Arial"/>
                <w:szCs w:val="21"/>
                <w:lang w:val="en-US" w:eastAsia="zh-CN"/>
              </w:rPr>
              <w:t>－</w:t>
            </w:r>
            <w:r>
              <w:rPr>
                <w:rFonts w:hint="eastAsia" w:eastAsia="宋体" w:cs="Arial"/>
                <w:b/>
                <w:bCs/>
                <w:szCs w:val="21"/>
                <w:lang w:val="en-US" w:eastAsia="zh-CN"/>
              </w:rPr>
              <w:t>主题数据：PUE能耗类</w:t>
            </w:r>
            <w:r>
              <w:rPr>
                <w:rFonts w:hint="eastAsia" w:eastAsia="宋体" w:cs="Arial"/>
                <w:szCs w:val="21"/>
                <w:lang w:val="en-US" w:eastAsia="zh-CN"/>
              </w:rPr>
              <w:t>，错误码范围[20000,29999]</w:t>
            </w:r>
          </w:p>
        </w:tc>
      </w:tr>
      <w:tr w14:paraId="641F0FE2">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DE65A7">
            <w:pPr>
              <w:rPr>
                <w:rFonts w:hint="default" w:eastAsia="宋体" w:cs="Arial"/>
                <w:szCs w:val="21"/>
                <w:lang w:val="en-US" w:eastAsia="zh-CN"/>
              </w:rPr>
            </w:pPr>
            <w:r>
              <w:rPr>
                <w:rFonts w:hint="eastAsia" w:eastAsia="宋体" w:cs="Arial"/>
                <w:szCs w:val="21"/>
                <w:lang w:val="en-US" w:eastAsia="zh-CN"/>
              </w:rPr>
              <w:t>20000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E17958">
            <w:pPr>
              <w:rPr>
                <w:rFonts w:hint="default" w:eastAsia="宋体" w:cs="Arial"/>
                <w:szCs w:val="21"/>
                <w:lang w:val="en-US" w:eastAsia="zh-CN"/>
              </w:rPr>
            </w:pPr>
            <w:r>
              <w:rPr>
                <w:rFonts w:hint="eastAsia" w:eastAsia="宋体" w:cs="Arial"/>
                <w:szCs w:val="21"/>
                <w:lang w:val="en-US" w:eastAsia="zh-CN"/>
              </w:rPr>
              <w:t>20000：PUE的XXX数据缺失</w:t>
            </w:r>
          </w:p>
        </w:tc>
      </w:tr>
      <w:tr w14:paraId="39CC33F1">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697632">
            <w:pPr>
              <w:rPr>
                <w:rFonts w:hint="eastAsia" w:eastAsia="宋体" w:cs="Arial"/>
                <w:szCs w:val="21"/>
                <w:lang w:val="en-US" w:eastAsia="zh-CN"/>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E3AE7">
            <w:pPr>
              <w:rPr>
                <w:rFonts w:hint="eastAsia" w:eastAsia="宋体" w:cs="Arial"/>
                <w:szCs w:val="21"/>
                <w:lang w:val="en-US" w:eastAsia="zh-CN"/>
              </w:rPr>
            </w:pPr>
          </w:p>
        </w:tc>
      </w:tr>
      <w:tr w14:paraId="309628A2">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0F0611F">
            <w:pPr>
              <w:rPr>
                <w:rFonts w:hint="eastAsia" w:eastAsia="宋体" w:cs="Arial"/>
                <w:szCs w:val="21"/>
                <w:lang w:val="en-US" w:eastAsia="zh-CN"/>
              </w:rPr>
            </w:pPr>
            <w:r>
              <w:rPr>
                <w:rFonts w:hint="eastAsia" w:eastAsia="宋体" w:cs="Arial"/>
                <w:szCs w:val="21"/>
                <w:lang w:val="en-US" w:eastAsia="zh-CN"/>
              </w:rPr>
              <w:t>－</w:t>
            </w:r>
            <w:r>
              <w:rPr>
                <w:rFonts w:hint="eastAsia" w:eastAsia="宋体" w:cs="Arial"/>
                <w:b/>
                <w:bCs/>
                <w:szCs w:val="21"/>
                <w:lang w:val="en-US" w:eastAsia="zh-CN"/>
              </w:rPr>
              <w:t>主题数据：容量能耗类</w:t>
            </w:r>
            <w:r>
              <w:rPr>
                <w:rFonts w:hint="eastAsia" w:eastAsia="宋体" w:cs="Arial"/>
                <w:szCs w:val="21"/>
                <w:lang w:val="en-US" w:eastAsia="zh-CN"/>
              </w:rPr>
              <w:t>，错误码范围[30000,39999]</w:t>
            </w:r>
          </w:p>
        </w:tc>
      </w:tr>
      <w:tr w14:paraId="3B4C48B5">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2A13E">
            <w:pPr>
              <w:rPr>
                <w:rFonts w:hint="default" w:ascii="Courier New" w:hAnsi="Courier New" w:eastAsia="宋体" w:cs="Arial"/>
                <w:kern w:val="2"/>
                <w:sz w:val="21"/>
                <w:szCs w:val="21"/>
                <w:lang w:val="en-US" w:eastAsia="zh-CN" w:bidi="ar-SA"/>
              </w:rPr>
            </w:pPr>
            <w:r>
              <w:rPr>
                <w:rFonts w:hint="eastAsia" w:eastAsia="宋体" w:cs="Arial"/>
                <w:szCs w:val="21"/>
                <w:lang w:val="en-US" w:eastAsia="zh-CN"/>
              </w:rPr>
              <w:t>30000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F18675">
            <w:pPr>
              <w:rPr>
                <w:rFonts w:hint="eastAsia" w:eastAsia="宋体" w:cs="Arial"/>
                <w:szCs w:val="21"/>
                <w:lang w:val="en-US" w:eastAsia="zh-CN"/>
              </w:rPr>
            </w:pPr>
            <w:r>
              <w:rPr>
                <w:rFonts w:hint="eastAsia" w:eastAsia="宋体" w:cs="Arial"/>
                <w:szCs w:val="21"/>
                <w:lang w:val="en-US" w:eastAsia="zh-CN"/>
              </w:rPr>
              <w:t>30000：容量的XXX数据缺失</w:t>
            </w:r>
          </w:p>
        </w:tc>
      </w:tr>
      <w:tr w14:paraId="3104F157">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F00BBA">
            <w:pPr>
              <w:rPr>
                <w:rFonts w:hint="eastAsia" w:eastAsia="宋体" w:cs="Arial"/>
                <w:szCs w:val="21"/>
                <w:lang w:val="en-US" w:eastAsia="zh-CN"/>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F835E0">
            <w:pPr>
              <w:rPr>
                <w:rFonts w:hint="eastAsia" w:eastAsia="宋体" w:cs="Arial"/>
                <w:szCs w:val="21"/>
                <w:lang w:val="en-US" w:eastAsia="zh-CN"/>
              </w:rPr>
            </w:pPr>
          </w:p>
        </w:tc>
      </w:tr>
      <w:tr w14:paraId="26D990DE">
        <w:trPr>
          <w:trHeight w:val="454"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E0AD378">
            <w:pPr>
              <w:rPr>
                <w:rFonts w:hint="eastAsia" w:eastAsia="宋体" w:cs="Arial"/>
                <w:szCs w:val="21"/>
                <w:lang w:val="en-US" w:eastAsia="zh-CN"/>
              </w:rPr>
            </w:pPr>
            <w:r>
              <w:rPr>
                <w:rFonts w:hint="eastAsia" w:eastAsia="宋体" w:cs="Arial"/>
                <w:szCs w:val="21"/>
                <w:lang w:val="en-US" w:eastAsia="zh-CN"/>
              </w:rPr>
              <w:t>－</w:t>
            </w:r>
            <w:r>
              <w:rPr>
                <w:rFonts w:hint="eastAsia" w:eastAsia="宋体" w:cs="Arial"/>
                <w:b/>
                <w:bCs/>
                <w:szCs w:val="21"/>
                <w:lang w:val="en-US" w:eastAsia="zh-CN"/>
              </w:rPr>
              <w:t>主题数据：动环告警类</w:t>
            </w:r>
            <w:r>
              <w:rPr>
                <w:rFonts w:hint="eastAsia" w:eastAsia="宋体" w:cs="Arial"/>
                <w:szCs w:val="21"/>
                <w:lang w:val="en-US" w:eastAsia="zh-CN"/>
              </w:rPr>
              <w:t>，错误码范围[40000,49999]</w:t>
            </w:r>
          </w:p>
        </w:tc>
      </w:tr>
      <w:tr w14:paraId="4E19A9BD">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D12339">
            <w:pPr>
              <w:rPr>
                <w:rFonts w:hint="eastAsia" w:ascii="Courier New" w:hAnsi="Courier New" w:eastAsia="宋体" w:cs="Arial"/>
                <w:kern w:val="2"/>
                <w:sz w:val="21"/>
                <w:szCs w:val="21"/>
                <w:lang w:val="en-US" w:eastAsia="zh-CN" w:bidi="ar-SA"/>
              </w:rPr>
            </w:pPr>
            <w:r>
              <w:rPr>
                <w:rFonts w:hint="eastAsia" w:eastAsia="宋体" w:cs="Arial"/>
                <w:szCs w:val="21"/>
                <w:lang w:val="en-US" w:eastAsia="zh-CN"/>
              </w:rPr>
              <w:t>40000</w:t>
            </w: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318ACA">
            <w:pPr>
              <w:rPr>
                <w:rFonts w:hint="eastAsia" w:eastAsia="宋体" w:cs="Arial"/>
                <w:szCs w:val="21"/>
                <w:lang w:val="en-US" w:eastAsia="zh-CN"/>
              </w:rPr>
            </w:pPr>
            <w:r>
              <w:rPr>
                <w:rFonts w:hint="eastAsia" w:eastAsia="宋体" w:cs="Arial"/>
                <w:szCs w:val="21"/>
                <w:lang w:val="en-US" w:eastAsia="zh-CN"/>
              </w:rPr>
              <w:t>40000：告警的XXX数据缺失</w:t>
            </w:r>
          </w:p>
        </w:tc>
      </w:tr>
      <w:tr w14:paraId="2B4CECD6">
        <w:trPr>
          <w:trHeight w:val="454" w:hRule="atLeast"/>
          <w:jc w:val="center"/>
        </w:trPr>
        <w:tc>
          <w:tcPr>
            <w:tcW w:w="125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E18D74">
            <w:pPr>
              <w:rPr>
                <w:rFonts w:hint="eastAsia" w:eastAsia="宋体" w:cs="Arial"/>
                <w:szCs w:val="21"/>
                <w:lang w:val="en-US" w:eastAsia="zh-CN"/>
              </w:rPr>
            </w:pPr>
          </w:p>
        </w:tc>
        <w:tc>
          <w:tcPr>
            <w:tcW w:w="37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D32E75">
            <w:pPr>
              <w:rPr>
                <w:rFonts w:hint="eastAsia" w:eastAsia="宋体" w:cs="Arial"/>
                <w:szCs w:val="21"/>
                <w:lang w:val="en-US" w:eastAsia="zh-CN"/>
              </w:rPr>
            </w:pPr>
          </w:p>
        </w:tc>
      </w:tr>
    </w:tbl>
    <w:p w14:paraId="7A8DA00F"/>
    <w:sectPr>
      <w:footerReference r:id="rId8" w:type="default"/>
      <w:pgSz w:w="11906" w:h="16838"/>
      <w:pgMar w:top="1134" w:right="1134" w:bottom="1134" w:left="1134" w:header="652"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熹光" w:date="2026-01-14T17:39:49Z" w:initials="">
    <w:p w14:paraId="56E89A2F">
      <w:pPr>
        <w:pStyle w:val="12"/>
        <w:rPr>
          <w:rFonts w:hint="default" w:eastAsiaTheme="minorEastAsia"/>
          <w:lang w:val="en-US" w:eastAsia="zh-CN"/>
        </w:rPr>
      </w:pPr>
      <w:r>
        <w:rPr>
          <w:rFonts w:hint="eastAsia"/>
          <w:lang w:val="en-US" w:eastAsia="zh-CN"/>
        </w:rPr>
        <w:t>此处也做批量接收处理</w:t>
      </w:r>
    </w:p>
  </w:comment>
  <w:comment w:id="1" w:author="熹光" w:date="2026-01-14T17:23:54Z" w:initials="">
    <w:p w14:paraId="6A7B9F55">
      <w:pPr>
        <w:pStyle w:val="12"/>
        <w:rPr>
          <w:rFonts w:hint="default" w:eastAsiaTheme="minorEastAsia"/>
          <w:lang w:val="en-US" w:eastAsia="zh-CN"/>
        </w:rPr>
      </w:pPr>
      <w:r>
        <w:rPr>
          <w:rFonts w:hint="eastAsia"/>
          <w:lang w:val="en-US" w:eastAsia="zh-CN"/>
        </w:rPr>
        <w:t>此处从单个设备id字符串调整为List</w:t>
      </w:r>
      <w:r>
        <w:rPr>
          <w:rFonts w:hint="default"/>
          <w:lang w:val="en-US" w:eastAsia="zh-CN"/>
        </w:rPr>
        <w:t>&lt;String&gt;</w:t>
      </w:r>
      <w:r>
        <w:rPr>
          <w:rFonts w:hint="eastAsia"/>
          <w:lang w:val="en-US" w:eastAsia="zh-CN"/>
        </w:rPr>
        <w:t xml:space="preserve"> 提供单张图片设置多个机房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E89A2F" w15:done="0"/>
  <w15:commentEx w15:paraId="6A7B9F5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隶书">
    <w:altName w:val="报隶-简"/>
    <w:panose1 w:val="02010509060101010101"/>
    <w:charset w:val="86"/>
    <w:family w:val="modern"/>
    <w:pitch w:val="default"/>
    <w:sig w:usb0="00000000" w:usb1="0000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8F645">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910A1EC">
        <w:pPr>
          <w:pStyle w:val="17"/>
          <w:jc w:val="center"/>
        </w:pPr>
        <w:r>
          <w:fldChar w:fldCharType="begin"/>
        </w:r>
        <w:r>
          <w:instrText xml:space="preserve">PAGE   \* MERGEFORMAT</w:instrText>
        </w:r>
        <w:r>
          <w:fldChar w:fldCharType="separate"/>
        </w:r>
        <w:r>
          <w:rPr>
            <w:lang w:val="zh-CN"/>
          </w:rPr>
          <w:t>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7634140"/>
      <w:docPartObj>
        <w:docPartGallery w:val="autotext"/>
      </w:docPartObj>
    </w:sdtPr>
    <w:sdtContent>
      <w:p w14:paraId="68E6914A">
        <w:pPr>
          <w:pStyle w:val="17"/>
          <w:jc w:val="center"/>
        </w:pPr>
        <w:r>
          <w:fldChar w:fldCharType="begin"/>
        </w:r>
        <w:r>
          <w:instrText xml:space="preserve">PAGE   \* MERGEFORMAT</w:instrText>
        </w:r>
        <w:r>
          <w:fldChar w:fldCharType="separate"/>
        </w:r>
        <w:r>
          <w:rPr>
            <w:lang w:val="zh-CN"/>
          </w:rPr>
          <w:t>20</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38754">
    <w:pPr>
      <w:pStyle w:val="18"/>
    </w:pPr>
    <w:r>
      <w:pict>
        <v:shape id="Picture 4" o:spid="_x0000_s4097" o:spt="75" type="#_x0000_t75" style="position:absolute;left:0pt;margin-left:0.05pt;margin-top:-15.9pt;height:23.4pt;width:90pt;mso-wrap-distance-bottom:0pt;mso-wrap-distance-left:9pt;mso-wrap-distance-right:9pt;mso-wrap-distance-top:0pt;z-index:251659264;mso-width-relative:page;mso-height-relative:page;" o:ole="t" filled="f" stroked="f" coordsize="21600,21600">
          <v:path/>
          <v:fill on="f" focussize="0,0"/>
          <v:stroke on="f"/>
          <v:imagedata r:id="rId2" o:title=""/>
          <o:lock v:ext="edit" grouping="f" rotation="f" text="f" aspectratio="t"/>
          <w10:wrap type="square"/>
        </v:shape>
        <o:OLEObject Type="Embed" ProgID="PBrush" ShapeID="Picture 4" DrawAspect="Content" ObjectID="_1468075725" r:id="rId1">
          <o:LockedField>false</o:LockedField>
        </o:OLEObj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3E40F4"/>
    <w:multiLevelType w:val="multilevel"/>
    <w:tmpl w:val="E13E40F4"/>
    <w:lvl w:ilvl="0" w:tentative="0">
      <w:start w:val="1"/>
      <w:numFmt w:val="decimal"/>
      <w:pStyle w:val="2"/>
      <w:suff w:val="space"/>
      <w:lvlText w:val="%1"/>
      <w:lvlJc w:val="left"/>
      <w:pPr>
        <w:ind w:left="431" w:hanging="431"/>
      </w:pPr>
      <w:rPr>
        <w:rFonts w:hint="default"/>
      </w:rPr>
    </w:lvl>
    <w:lvl w:ilvl="1" w:tentative="0">
      <w:start w:val="1"/>
      <w:numFmt w:val="decimal"/>
      <w:pStyle w:val="3"/>
      <w:suff w:val="space"/>
      <w:lvlText w:val="%1.%2"/>
      <w:lvlJc w:val="left"/>
      <w:pPr>
        <w:ind w:left="431" w:hanging="431"/>
      </w:pPr>
      <w:rPr>
        <w:rFonts w:hint="default"/>
      </w:rPr>
    </w:lvl>
    <w:lvl w:ilvl="2" w:tentative="0">
      <w:start w:val="1"/>
      <w:numFmt w:val="decimal"/>
      <w:pStyle w:val="4"/>
      <w:suff w:val="space"/>
      <w:lvlText w:val="%1.%2.%3"/>
      <w:lvlJc w:val="left"/>
      <w:pPr>
        <w:ind w:left="431" w:hanging="431"/>
      </w:pPr>
      <w:rPr>
        <w:rFonts w:hint="default"/>
      </w:rPr>
    </w:lvl>
    <w:lvl w:ilvl="3" w:tentative="0">
      <w:start w:val="1"/>
      <w:numFmt w:val="decimal"/>
      <w:pStyle w:val="5"/>
      <w:suff w:val="space"/>
      <w:lvlText w:val="%1.%2.%3.%4"/>
      <w:lvlJc w:val="left"/>
      <w:pPr>
        <w:ind w:left="431" w:hanging="431"/>
      </w:pPr>
      <w:rPr>
        <w:rFonts w:hint="default"/>
      </w:rPr>
    </w:lvl>
    <w:lvl w:ilvl="4" w:tentative="0">
      <w:start w:val="1"/>
      <w:numFmt w:val="decimal"/>
      <w:pStyle w:val="6"/>
      <w:lvlText w:val="%1.%2.%3.%4.%5"/>
      <w:lvlJc w:val="left"/>
      <w:pPr>
        <w:ind w:left="431" w:hanging="431"/>
      </w:pPr>
      <w:rPr>
        <w:rFonts w:hint="default"/>
      </w:rPr>
    </w:lvl>
    <w:lvl w:ilvl="5" w:tentative="0">
      <w:start w:val="1"/>
      <w:numFmt w:val="decimal"/>
      <w:pStyle w:val="7"/>
      <w:lvlText w:val="%1.%2.%3.%4.%5.%6."/>
      <w:lvlJc w:val="left"/>
      <w:pPr>
        <w:ind w:left="431" w:hanging="431"/>
      </w:pPr>
      <w:rPr>
        <w:rFonts w:hint="default"/>
      </w:rPr>
    </w:lvl>
    <w:lvl w:ilvl="6" w:tentative="0">
      <w:start w:val="1"/>
      <w:numFmt w:val="decimal"/>
      <w:pStyle w:val="8"/>
      <w:lvlText w:val="%1.%2.%3.%4.%5.%6.%7."/>
      <w:lvlJc w:val="left"/>
      <w:pPr>
        <w:ind w:left="431" w:hanging="431"/>
      </w:pPr>
      <w:rPr>
        <w:rFonts w:hint="default"/>
      </w:rPr>
    </w:lvl>
    <w:lvl w:ilvl="7" w:tentative="0">
      <w:start w:val="1"/>
      <w:numFmt w:val="decimal"/>
      <w:pStyle w:val="9"/>
      <w:lvlText w:val="%1.%2.%3.%4.%5.%6.%7.%8."/>
      <w:lvlJc w:val="left"/>
      <w:pPr>
        <w:ind w:left="431" w:hanging="431"/>
      </w:pPr>
      <w:rPr>
        <w:rFonts w:hint="default"/>
      </w:rPr>
    </w:lvl>
    <w:lvl w:ilvl="8" w:tentative="0">
      <w:start w:val="1"/>
      <w:numFmt w:val="decimal"/>
      <w:pStyle w:val="10"/>
      <w:lvlText w:val="%1.%2.%3.%4.%5.%6.%7.%8.%9."/>
      <w:lvlJc w:val="left"/>
      <w:pPr>
        <w:ind w:left="431" w:hanging="431"/>
      </w:pPr>
      <w:rPr>
        <w:rFonts w:hint="default"/>
      </w:rPr>
    </w:lvl>
  </w:abstractNum>
  <w:abstractNum w:abstractNumId="1">
    <w:nsid w:val="4A927F45"/>
    <w:multiLevelType w:val="multilevel"/>
    <w:tmpl w:val="4A927F4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683D3B87"/>
    <w:multiLevelType w:val="multilevel"/>
    <w:tmpl w:val="683D3B8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6AA9225B"/>
    <w:multiLevelType w:val="multilevel"/>
    <w:tmpl w:val="6AA9225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熹光">
    <w15:presenceInfo w15:providerId="WPS Office" w15:userId="342668746"/>
  </w15:person>
  <w15:person w15:author="lixf">
    <w15:presenceInfo w15:providerId="None" w15:userId="lix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hideGrammatical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80856"/>
    <w:rsid w:val="00030140"/>
    <w:rsid w:val="000318DC"/>
    <w:rsid w:val="00043B31"/>
    <w:rsid w:val="000618ED"/>
    <w:rsid w:val="0009428C"/>
    <w:rsid w:val="000C08D3"/>
    <w:rsid w:val="000D10D3"/>
    <w:rsid w:val="000D590B"/>
    <w:rsid w:val="001015F9"/>
    <w:rsid w:val="001047A8"/>
    <w:rsid w:val="00135455"/>
    <w:rsid w:val="00151EB3"/>
    <w:rsid w:val="0015272D"/>
    <w:rsid w:val="00164C5D"/>
    <w:rsid w:val="00171EFD"/>
    <w:rsid w:val="00176E84"/>
    <w:rsid w:val="0019155F"/>
    <w:rsid w:val="001A2596"/>
    <w:rsid w:val="001A4411"/>
    <w:rsid w:val="001A6F06"/>
    <w:rsid w:val="001B63ED"/>
    <w:rsid w:val="001C4411"/>
    <w:rsid w:val="001D6E1A"/>
    <w:rsid w:val="001F1F06"/>
    <w:rsid w:val="001F6B59"/>
    <w:rsid w:val="002021BE"/>
    <w:rsid w:val="002060A4"/>
    <w:rsid w:val="0021044F"/>
    <w:rsid w:val="00256271"/>
    <w:rsid w:val="002C3045"/>
    <w:rsid w:val="002D693D"/>
    <w:rsid w:val="002E7774"/>
    <w:rsid w:val="003066B7"/>
    <w:rsid w:val="0034124F"/>
    <w:rsid w:val="003430B8"/>
    <w:rsid w:val="00360882"/>
    <w:rsid w:val="0036412E"/>
    <w:rsid w:val="00373AF9"/>
    <w:rsid w:val="00387D3F"/>
    <w:rsid w:val="003916B6"/>
    <w:rsid w:val="00396032"/>
    <w:rsid w:val="003A44C5"/>
    <w:rsid w:val="003A5B82"/>
    <w:rsid w:val="003A74D6"/>
    <w:rsid w:val="003B5883"/>
    <w:rsid w:val="003D1576"/>
    <w:rsid w:val="003E326A"/>
    <w:rsid w:val="0041118A"/>
    <w:rsid w:val="0042726C"/>
    <w:rsid w:val="00444A41"/>
    <w:rsid w:val="004A3006"/>
    <w:rsid w:val="004C3751"/>
    <w:rsid w:val="004F03F7"/>
    <w:rsid w:val="00510D11"/>
    <w:rsid w:val="00555BBB"/>
    <w:rsid w:val="005643D2"/>
    <w:rsid w:val="0056518E"/>
    <w:rsid w:val="005701CE"/>
    <w:rsid w:val="005C4368"/>
    <w:rsid w:val="005F0AE8"/>
    <w:rsid w:val="00640461"/>
    <w:rsid w:val="00640BDE"/>
    <w:rsid w:val="0066018A"/>
    <w:rsid w:val="0067188E"/>
    <w:rsid w:val="00671FCD"/>
    <w:rsid w:val="00682661"/>
    <w:rsid w:val="00690350"/>
    <w:rsid w:val="006A2B50"/>
    <w:rsid w:val="006D0A8B"/>
    <w:rsid w:val="006D7404"/>
    <w:rsid w:val="00711BB7"/>
    <w:rsid w:val="00716949"/>
    <w:rsid w:val="007666D6"/>
    <w:rsid w:val="0076674F"/>
    <w:rsid w:val="007700CE"/>
    <w:rsid w:val="0079326A"/>
    <w:rsid w:val="007B4B2D"/>
    <w:rsid w:val="007D05A1"/>
    <w:rsid w:val="007E18D8"/>
    <w:rsid w:val="0081142D"/>
    <w:rsid w:val="0082062B"/>
    <w:rsid w:val="00833CF2"/>
    <w:rsid w:val="008364B9"/>
    <w:rsid w:val="00842328"/>
    <w:rsid w:val="00857D26"/>
    <w:rsid w:val="00872B5D"/>
    <w:rsid w:val="008B5598"/>
    <w:rsid w:val="008C0782"/>
    <w:rsid w:val="008C1D83"/>
    <w:rsid w:val="008C7201"/>
    <w:rsid w:val="008C74B9"/>
    <w:rsid w:val="00983535"/>
    <w:rsid w:val="00A13783"/>
    <w:rsid w:val="00A31335"/>
    <w:rsid w:val="00A52E6D"/>
    <w:rsid w:val="00A55BFA"/>
    <w:rsid w:val="00A7304C"/>
    <w:rsid w:val="00A96832"/>
    <w:rsid w:val="00AB04A4"/>
    <w:rsid w:val="00AD28E0"/>
    <w:rsid w:val="00B42D0A"/>
    <w:rsid w:val="00B4733F"/>
    <w:rsid w:val="00B505B6"/>
    <w:rsid w:val="00B743B7"/>
    <w:rsid w:val="00BE3656"/>
    <w:rsid w:val="00BF3F6E"/>
    <w:rsid w:val="00C2161D"/>
    <w:rsid w:val="00C51785"/>
    <w:rsid w:val="00C53C92"/>
    <w:rsid w:val="00C96013"/>
    <w:rsid w:val="00CA37C8"/>
    <w:rsid w:val="00CC0090"/>
    <w:rsid w:val="00CC3CE3"/>
    <w:rsid w:val="00CD010F"/>
    <w:rsid w:val="00CE5BF2"/>
    <w:rsid w:val="00CE7A7E"/>
    <w:rsid w:val="00CF7C7E"/>
    <w:rsid w:val="00D30A3C"/>
    <w:rsid w:val="00D31D55"/>
    <w:rsid w:val="00D4305B"/>
    <w:rsid w:val="00D603D1"/>
    <w:rsid w:val="00D66C04"/>
    <w:rsid w:val="00D824B9"/>
    <w:rsid w:val="00D862F8"/>
    <w:rsid w:val="00DB6A42"/>
    <w:rsid w:val="00DC2FE6"/>
    <w:rsid w:val="00DD0CB2"/>
    <w:rsid w:val="00DD42FB"/>
    <w:rsid w:val="00DD5936"/>
    <w:rsid w:val="00DD7D79"/>
    <w:rsid w:val="00DF61B9"/>
    <w:rsid w:val="00E453DE"/>
    <w:rsid w:val="00E47BCA"/>
    <w:rsid w:val="00E50B9B"/>
    <w:rsid w:val="00E52B1D"/>
    <w:rsid w:val="00E56908"/>
    <w:rsid w:val="00E61470"/>
    <w:rsid w:val="00E71E73"/>
    <w:rsid w:val="00EC1497"/>
    <w:rsid w:val="00EC75F9"/>
    <w:rsid w:val="00EE1D27"/>
    <w:rsid w:val="00F147FC"/>
    <w:rsid w:val="00F2789E"/>
    <w:rsid w:val="00F82BD1"/>
    <w:rsid w:val="00FB42FD"/>
    <w:rsid w:val="00FC690C"/>
    <w:rsid w:val="00FD7DE0"/>
    <w:rsid w:val="00FE5940"/>
    <w:rsid w:val="00FE797D"/>
    <w:rsid w:val="01742FB5"/>
    <w:rsid w:val="019244CA"/>
    <w:rsid w:val="025C1016"/>
    <w:rsid w:val="02647FD6"/>
    <w:rsid w:val="03536F56"/>
    <w:rsid w:val="03F0194A"/>
    <w:rsid w:val="040E65BA"/>
    <w:rsid w:val="049F6F03"/>
    <w:rsid w:val="051F2A54"/>
    <w:rsid w:val="05D95F20"/>
    <w:rsid w:val="062C3CFB"/>
    <w:rsid w:val="062F0046"/>
    <w:rsid w:val="063B27BF"/>
    <w:rsid w:val="063C0F62"/>
    <w:rsid w:val="06882367"/>
    <w:rsid w:val="06E14A7A"/>
    <w:rsid w:val="06ED0402"/>
    <w:rsid w:val="06EF07D1"/>
    <w:rsid w:val="079B1A26"/>
    <w:rsid w:val="081B7EB1"/>
    <w:rsid w:val="081D1358"/>
    <w:rsid w:val="0823414D"/>
    <w:rsid w:val="086C1C45"/>
    <w:rsid w:val="08EC3487"/>
    <w:rsid w:val="0A6177D1"/>
    <w:rsid w:val="0A6947E9"/>
    <w:rsid w:val="0B974B55"/>
    <w:rsid w:val="0BF425DF"/>
    <w:rsid w:val="0C99492A"/>
    <w:rsid w:val="0DA7670F"/>
    <w:rsid w:val="0E2D0EFD"/>
    <w:rsid w:val="0E710E5E"/>
    <w:rsid w:val="0EA8157A"/>
    <w:rsid w:val="0F824074"/>
    <w:rsid w:val="10BD2230"/>
    <w:rsid w:val="112C6057"/>
    <w:rsid w:val="121D1096"/>
    <w:rsid w:val="1273061D"/>
    <w:rsid w:val="12B32D55"/>
    <w:rsid w:val="13297666"/>
    <w:rsid w:val="134251B9"/>
    <w:rsid w:val="13AF2A3A"/>
    <w:rsid w:val="14335284"/>
    <w:rsid w:val="149927BE"/>
    <w:rsid w:val="14C307A8"/>
    <w:rsid w:val="15FF5A67"/>
    <w:rsid w:val="16F164FD"/>
    <w:rsid w:val="17DD342E"/>
    <w:rsid w:val="18A01BA2"/>
    <w:rsid w:val="19BE679F"/>
    <w:rsid w:val="19EA6649"/>
    <w:rsid w:val="19EB08B1"/>
    <w:rsid w:val="1A613E75"/>
    <w:rsid w:val="1B33448E"/>
    <w:rsid w:val="1BBE7D79"/>
    <w:rsid w:val="1BDB262B"/>
    <w:rsid w:val="1BE341FA"/>
    <w:rsid w:val="1CD40F76"/>
    <w:rsid w:val="1CE71E77"/>
    <w:rsid w:val="1D506F04"/>
    <w:rsid w:val="1D736FDB"/>
    <w:rsid w:val="1D8A79BA"/>
    <w:rsid w:val="1DC51E4B"/>
    <w:rsid w:val="1E262DFF"/>
    <w:rsid w:val="1E457B6B"/>
    <w:rsid w:val="1E871122"/>
    <w:rsid w:val="1E885512"/>
    <w:rsid w:val="1F007B28"/>
    <w:rsid w:val="1FBE5B28"/>
    <w:rsid w:val="211457D7"/>
    <w:rsid w:val="214229C0"/>
    <w:rsid w:val="218A5944"/>
    <w:rsid w:val="21AC584C"/>
    <w:rsid w:val="21BD26F6"/>
    <w:rsid w:val="22775B09"/>
    <w:rsid w:val="228E79DB"/>
    <w:rsid w:val="22BF3D55"/>
    <w:rsid w:val="230C2BD1"/>
    <w:rsid w:val="23334FA6"/>
    <w:rsid w:val="2344462B"/>
    <w:rsid w:val="234A4DAB"/>
    <w:rsid w:val="23790E79"/>
    <w:rsid w:val="244643C9"/>
    <w:rsid w:val="24DC3588"/>
    <w:rsid w:val="24DD4747"/>
    <w:rsid w:val="2513145A"/>
    <w:rsid w:val="258330B8"/>
    <w:rsid w:val="25A204F9"/>
    <w:rsid w:val="2609263E"/>
    <w:rsid w:val="2623529A"/>
    <w:rsid w:val="27285090"/>
    <w:rsid w:val="27D469C5"/>
    <w:rsid w:val="288C1F0D"/>
    <w:rsid w:val="29966D3D"/>
    <w:rsid w:val="2B354F15"/>
    <w:rsid w:val="2BE13408"/>
    <w:rsid w:val="2C061EB4"/>
    <w:rsid w:val="2C6B14F9"/>
    <w:rsid w:val="2D5F6E6B"/>
    <w:rsid w:val="2E890750"/>
    <w:rsid w:val="2EBB046F"/>
    <w:rsid w:val="2EC668CE"/>
    <w:rsid w:val="2ED57D97"/>
    <w:rsid w:val="2F1F5EE7"/>
    <w:rsid w:val="2F222CE5"/>
    <w:rsid w:val="2FB65B6C"/>
    <w:rsid w:val="2FFC76D5"/>
    <w:rsid w:val="30816BE6"/>
    <w:rsid w:val="33521D81"/>
    <w:rsid w:val="33921993"/>
    <w:rsid w:val="33B6673A"/>
    <w:rsid w:val="33E345C1"/>
    <w:rsid w:val="33E96B3B"/>
    <w:rsid w:val="34887D93"/>
    <w:rsid w:val="34CB566B"/>
    <w:rsid w:val="34F20251"/>
    <w:rsid w:val="361149B2"/>
    <w:rsid w:val="362E65BE"/>
    <w:rsid w:val="36865F00"/>
    <w:rsid w:val="36FD2DA4"/>
    <w:rsid w:val="37651900"/>
    <w:rsid w:val="385E17CD"/>
    <w:rsid w:val="38B67BE5"/>
    <w:rsid w:val="38B80856"/>
    <w:rsid w:val="3A9C3D80"/>
    <w:rsid w:val="3AB978B8"/>
    <w:rsid w:val="3B526B6D"/>
    <w:rsid w:val="3B88321D"/>
    <w:rsid w:val="3B930D5D"/>
    <w:rsid w:val="3BB12FC7"/>
    <w:rsid w:val="3C1F3BF5"/>
    <w:rsid w:val="3D531066"/>
    <w:rsid w:val="3DA944BE"/>
    <w:rsid w:val="3FEE7369"/>
    <w:rsid w:val="403862E4"/>
    <w:rsid w:val="4157456C"/>
    <w:rsid w:val="41C32A88"/>
    <w:rsid w:val="42010EF6"/>
    <w:rsid w:val="42A41C33"/>
    <w:rsid w:val="431A3248"/>
    <w:rsid w:val="43E1357C"/>
    <w:rsid w:val="442D1441"/>
    <w:rsid w:val="44AA1934"/>
    <w:rsid w:val="4510453E"/>
    <w:rsid w:val="45F16CD9"/>
    <w:rsid w:val="46A502ED"/>
    <w:rsid w:val="479010F4"/>
    <w:rsid w:val="480B38CA"/>
    <w:rsid w:val="49CE10CB"/>
    <w:rsid w:val="49D8089E"/>
    <w:rsid w:val="4B2A3CFC"/>
    <w:rsid w:val="4B930236"/>
    <w:rsid w:val="4BB84DA6"/>
    <w:rsid w:val="4C1E09AF"/>
    <w:rsid w:val="4C2E6F51"/>
    <w:rsid w:val="4C3856E9"/>
    <w:rsid w:val="4CA35AED"/>
    <w:rsid w:val="4D004273"/>
    <w:rsid w:val="4D5D2E7B"/>
    <w:rsid w:val="4E015920"/>
    <w:rsid w:val="4E2D137E"/>
    <w:rsid w:val="4EF37E6C"/>
    <w:rsid w:val="4F626D55"/>
    <w:rsid w:val="4F6A0E68"/>
    <w:rsid w:val="4FBA05A1"/>
    <w:rsid w:val="5052754C"/>
    <w:rsid w:val="50F60CAE"/>
    <w:rsid w:val="510A396E"/>
    <w:rsid w:val="51273B6B"/>
    <w:rsid w:val="51C17DC8"/>
    <w:rsid w:val="52307ADD"/>
    <w:rsid w:val="52910D8D"/>
    <w:rsid w:val="542E50DE"/>
    <w:rsid w:val="54C558B4"/>
    <w:rsid w:val="550B2E8A"/>
    <w:rsid w:val="551848F7"/>
    <w:rsid w:val="55403420"/>
    <w:rsid w:val="560723C7"/>
    <w:rsid w:val="560A6829"/>
    <w:rsid w:val="568B2C88"/>
    <w:rsid w:val="57226BEC"/>
    <w:rsid w:val="575F4FEA"/>
    <w:rsid w:val="57AD0819"/>
    <w:rsid w:val="586B6408"/>
    <w:rsid w:val="58E235B0"/>
    <w:rsid w:val="58FC73B0"/>
    <w:rsid w:val="59C07CBD"/>
    <w:rsid w:val="59D339A0"/>
    <w:rsid w:val="5AA91BE7"/>
    <w:rsid w:val="5BDC61E1"/>
    <w:rsid w:val="5C3564E9"/>
    <w:rsid w:val="5C48338D"/>
    <w:rsid w:val="5CBF0CE6"/>
    <w:rsid w:val="5D2D02A5"/>
    <w:rsid w:val="5DBF5DC2"/>
    <w:rsid w:val="5DDB0FCC"/>
    <w:rsid w:val="5E317A98"/>
    <w:rsid w:val="5E8402AE"/>
    <w:rsid w:val="5F366809"/>
    <w:rsid w:val="5F845B04"/>
    <w:rsid w:val="6010398C"/>
    <w:rsid w:val="61D65FA2"/>
    <w:rsid w:val="62B8270C"/>
    <w:rsid w:val="63597CEC"/>
    <w:rsid w:val="63E86E27"/>
    <w:rsid w:val="64376BB9"/>
    <w:rsid w:val="64B42E12"/>
    <w:rsid w:val="656FAE45"/>
    <w:rsid w:val="657E6DF6"/>
    <w:rsid w:val="659F462D"/>
    <w:rsid w:val="65B2682D"/>
    <w:rsid w:val="66335927"/>
    <w:rsid w:val="6689758D"/>
    <w:rsid w:val="66DF407F"/>
    <w:rsid w:val="66F7688B"/>
    <w:rsid w:val="6751376E"/>
    <w:rsid w:val="678A1CA5"/>
    <w:rsid w:val="679F36B7"/>
    <w:rsid w:val="67B2572C"/>
    <w:rsid w:val="69345AC2"/>
    <w:rsid w:val="699E69F5"/>
    <w:rsid w:val="6B826885"/>
    <w:rsid w:val="6B9F34E7"/>
    <w:rsid w:val="6C82757B"/>
    <w:rsid w:val="6D5269FE"/>
    <w:rsid w:val="6E4C57FB"/>
    <w:rsid w:val="6EB66428"/>
    <w:rsid w:val="6F454BB0"/>
    <w:rsid w:val="6F807E67"/>
    <w:rsid w:val="6FCA1357"/>
    <w:rsid w:val="70861854"/>
    <w:rsid w:val="70BA09D5"/>
    <w:rsid w:val="70CC67A4"/>
    <w:rsid w:val="71506498"/>
    <w:rsid w:val="71D20298"/>
    <w:rsid w:val="72CB29A9"/>
    <w:rsid w:val="731A760B"/>
    <w:rsid w:val="737A3C5C"/>
    <w:rsid w:val="73DE6FFF"/>
    <w:rsid w:val="74F67EB5"/>
    <w:rsid w:val="75600BAE"/>
    <w:rsid w:val="756547D9"/>
    <w:rsid w:val="75DF1944"/>
    <w:rsid w:val="762310D2"/>
    <w:rsid w:val="768557F8"/>
    <w:rsid w:val="769E0796"/>
    <w:rsid w:val="76A96ED2"/>
    <w:rsid w:val="76F41579"/>
    <w:rsid w:val="7943565F"/>
    <w:rsid w:val="79C107AB"/>
    <w:rsid w:val="7A8D2437"/>
    <w:rsid w:val="7C5820D4"/>
    <w:rsid w:val="7C694FA8"/>
    <w:rsid w:val="7CC01D0D"/>
    <w:rsid w:val="7CDC7AFC"/>
    <w:rsid w:val="7D16047E"/>
    <w:rsid w:val="7D336031"/>
    <w:rsid w:val="7E29795B"/>
    <w:rsid w:val="7E2A6A41"/>
    <w:rsid w:val="7EF423CE"/>
    <w:rsid w:val="7F2371F1"/>
    <w:rsid w:val="BA6E0070"/>
    <w:rsid w:val="DF999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ourier New" w:hAnsi="Courier New" w:eastAsiaTheme="minorEastAsia"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50" w:beforeLines="50" w:after="50" w:afterLines="50"/>
      <w:outlineLvl w:val="0"/>
    </w:pPr>
    <w:rPr>
      <w:rFonts w:eastAsia="黑体"/>
      <w:bCs/>
      <w:kern w:val="44"/>
      <w:sz w:val="36"/>
      <w:szCs w:val="44"/>
    </w:rPr>
  </w:style>
  <w:style w:type="paragraph" w:styleId="3">
    <w:name w:val="heading 2"/>
    <w:basedOn w:val="1"/>
    <w:next w:val="1"/>
    <w:unhideWhenUsed/>
    <w:qFormat/>
    <w:uiPriority w:val="9"/>
    <w:pPr>
      <w:keepNext/>
      <w:keepLines/>
      <w:numPr>
        <w:ilvl w:val="1"/>
        <w:numId w:val="1"/>
      </w:numPr>
      <w:spacing w:before="30" w:beforeLines="30" w:after="30" w:afterLines="30"/>
      <w:outlineLvl w:val="1"/>
    </w:pPr>
    <w:rPr>
      <w:rFonts w:eastAsia="黑体" w:cstheme="majorBidi"/>
      <w:b/>
      <w:bCs/>
      <w:sz w:val="30"/>
      <w:szCs w:val="32"/>
    </w:rPr>
  </w:style>
  <w:style w:type="paragraph" w:styleId="4">
    <w:name w:val="heading 3"/>
    <w:basedOn w:val="1"/>
    <w:next w:val="1"/>
    <w:unhideWhenUsed/>
    <w:qFormat/>
    <w:uiPriority w:val="9"/>
    <w:pPr>
      <w:keepNext/>
      <w:keepLines/>
      <w:numPr>
        <w:ilvl w:val="2"/>
        <w:numId w:val="1"/>
      </w:numPr>
      <w:spacing w:before="20" w:beforeLines="20" w:after="20" w:afterLines="20"/>
      <w:outlineLvl w:val="2"/>
    </w:pPr>
    <w:rPr>
      <w:rFonts w:eastAsiaTheme="majorEastAsia"/>
      <w:b/>
      <w:bCs/>
      <w:sz w:val="28"/>
      <w:szCs w:val="32"/>
    </w:rPr>
  </w:style>
  <w:style w:type="paragraph" w:styleId="5">
    <w:name w:val="heading 4"/>
    <w:basedOn w:val="1"/>
    <w:next w:val="1"/>
    <w:unhideWhenUsed/>
    <w:qFormat/>
    <w:uiPriority w:val="0"/>
    <w:pPr>
      <w:keepNext/>
      <w:keepLines/>
      <w:numPr>
        <w:ilvl w:val="3"/>
        <w:numId w:val="1"/>
      </w:numPr>
      <w:spacing w:before="20" w:beforeLines="20" w:after="20" w:afterLines="20"/>
      <w:outlineLvl w:val="3"/>
    </w:pPr>
    <w:rPr>
      <w:rFonts w:eastAsia="宋体"/>
      <w:b/>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Theme="minorHAnsi" w:hAnsiTheme="minorHAnsi" w:cstheme="minorHAnsi"/>
      <w:sz w:val="18"/>
      <w:szCs w:val="18"/>
    </w:rPr>
  </w:style>
  <w:style w:type="paragraph" w:styleId="12">
    <w:name w:val="annotation text"/>
    <w:basedOn w:val="1"/>
    <w:link w:val="36"/>
    <w:qFormat/>
    <w:uiPriority w:val="0"/>
    <w:pPr>
      <w:jc w:val="left"/>
    </w:pPr>
  </w:style>
  <w:style w:type="paragraph" w:styleId="13">
    <w:name w:val="toc 5"/>
    <w:basedOn w:val="1"/>
    <w:next w:val="1"/>
    <w:autoRedefine/>
    <w:qFormat/>
    <w:uiPriority w:val="0"/>
    <w:pPr>
      <w:ind w:left="840"/>
      <w:jc w:val="left"/>
    </w:pPr>
    <w:rPr>
      <w:rFonts w:asciiTheme="minorHAnsi" w:hAnsiTheme="minorHAnsi" w:cstheme="minorHAnsi"/>
      <w:sz w:val="18"/>
      <w:szCs w:val="18"/>
    </w:rPr>
  </w:style>
  <w:style w:type="paragraph" w:styleId="14">
    <w:name w:val="toc 3"/>
    <w:basedOn w:val="1"/>
    <w:next w:val="1"/>
    <w:autoRedefine/>
    <w:unhideWhenUsed/>
    <w:qFormat/>
    <w:uiPriority w:val="39"/>
    <w:pPr>
      <w:spacing w:line="360" w:lineRule="auto"/>
      <w:ind w:left="420"/>
      <w:jc w:val="left"/>
    </w:pPr>
    <w:rPr>
      <w:rFonts w:asciiTheme="minorHAnsi" w:hAnsiTheme="minorHAnsi" w:cstheme="minorHAnsi"/>
      <w:iCs/>
      <w:szCs w:val="20"/>
    </w:rPr>
  </w:style>
  <w:style w:type="paragraph" w:styleId="15">
    <w:name w:val="toc 8"/>
    <w:basedOn w:val="1"/>
    <w:next w:val="1"/>
    <w:qFormat/>
    <w:uiPriority w:val="0"/>
    <w:pPr>
      <w:ind w:left="1470"/>
      <w:jc w:val="left"/>
    </w:pPr>
    <w:rPr>
      <w:rFonts w:asciiTheme="minorHAnsi" w:hAnsiTheme="minorHAnsi" w:cstheme="minorHAnsi"/>
      <w:sz w:val="18"/>
      <w:szCs w:val="18"/>
    </w:rPr>
  </w:style>
  <w:style w:type="paragraph" w:styleId="16">
    <w:name w:val="Balloon Text"/>
    <w:basedOn w:val="1"/>
    <w:link w:val="34"/>
    <w:qFormat/>
    <w:uiPriority w:val="0"/>
    <w:rPr>
      <w:sz w:val="18"/>
      <w:szCs w:val="18"/>
    </w:rPr>
  </w:style>
  <w:style w:type="paragraph" w:styleId="17">
    <w:name w:val="footer"/>
    <w:basedOn w:val="1"/>
    <w:link w:val="35"/>
    <w:qFormat/>
    <w:uiPriority w:val="99"/>
    <w:pPr>
      <w:tabs>
        <w:tab w:val="center" w:pos="4153"/>
        <w:tab w:val="right" w:pos="8306"/>
      </w:tabs>
      <w:snapToGrid w:val="0"/>
      <w:jc w:val="left"/>
    </w:pPr>
    <w:rPr>
      <w:sz w:val="18"/>
    </w:rPr>
  </w:style>
  <w:style w:type="paragraph" w:styleId="1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unhideWhenUsed/>
    <w:qFormat/>
    <w:uiPriority w:val="39"/>
    <w:pPr>
      <w:spacing w:line="360" w:lineRule="auto"/>
      <w:jc w:val="left"/>
    </w:pPr>
    <w:rPr>
      <w:rFonts w:asciiTheme="minorHAnsi" w:hAnsiTheme="minorHAnsi" w:cstheme="minorHAnsi"/>
      <w:bCs/>
      <w:caps/>
      <w:szCs w:val="20"/>
    </w:rPr>
  </w:style>
  <w:style w:type="paragraph" w:styleId="20">
    <w:name w:val="toc 4"/>
    <w:basedOn w:val="1"/>
    <w:next w:val="1"/>
    <w:qFormat/>
    <w:uiPriority w:val="0"/>
    <w:pPr>
      <w:ind w:left="630"/>
      <w:jc w:val="left"/>
    </w:pPr>
    <w:rPr>
      <w:rFonts w:asciiTheme="minorHAnsi" w:hAnsiTheme="minorHAnsi" w:cstheme="minorHAnsi"/>
      <w:sz w:val="18"/>
      <w:szCs w:val="18"/>
    </w:rPr>
  </w:style>
  <w:style w:type="paragraph" w:styleId="21">
    <w:name w:val="toc 6"/>
    <w:basedOn w:val="1"/>
    <w:next w:val="1"/>
    <w:qFormat/>
    <w:uiPriority w:val="0"/>
    <w:pPr>
      <w:ind w:left="1050"/>
      <w:jc w:val="left"/>
    </w:pPr>
    <w:rPr>
      <w:rFonts w:asciiTheme="minorHAnsi" w:hAnsiTheme="minorHAnsi" w:cstheme="minorHAnsi"/>
      <w:sz w:val="18"/>
      <w:szCs w:val="18"/>
    </w:rPr>
  </w:style>
  <w:style w:type="paragraph" w:styleId="22">
    <w:name w:val="toc 2"/>
    <w:basedOn w:val="1"/>
    <w:next w:val="1"/>
    <w:unhideWhenUsed/>
    <w:qFormat/>
    <w:uiPriority w:val="39"/>
    <w:pPr>
      <w:spacing w:line="360" w:lineRule="auto"/>
      <w:ind w:left="210"/>
      <w:jc w:val="left"/>
    </w:pPr>
    <w:rPr>
      <w:rFonts w:asciiTheme="minorHAnsi" w:hAnsiTheme="minorHAnsi" w:cstheme="minorHAnsi"/>
      <w:smallCaps/>
      <w:szCs w:val="20"/>
    </w:rPr>
  </w:style>
  <w:style w:type="paragraph" w:styleId="23">
    <w:name w:val="toc 9"/>
    <w:basedOn w:val="1"/>
    <w:next w:val="1"/>
    <w:qFormat/>
    <w:uiPriority w:val="0"/>
    <w:pPr>
      <w:ind w:left="1680"/>
      <w:jc w:val="left"/>
    </w:pPr>
    <w:rPr>
      <w:rFonts w:asciiTheme="minorHAnsi" w:hAnsiTheme="minorHAnsi" w:cstheme="minorHAnsi"/>
      <w:sz w:val="18"/>
      <w:szCs w:val="18"/>
    </w:rPr>
  </w:style>
  <w:style w:type="paragraph" w:styleId="24">
    <w:name w:val="annotation subject"/>
    <w:basedOn w:val="12"/>
    <w:next w:val="12"/>
    <w:link w:val="37"/>
    <w:autoRedefine/>
    <w:qFormat/>
    <w:uiPriority w:val="0"/>
    <w:rPr>
      <w:b/>
      <w:bCs/>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Hyperlink"/>
    <w:basedOn w:val="27"/>
    <w:unhideWhenUsed/>
    <w:qFormat/>
    <w:uiPriority w:val="99"/>
    <w:rPr>
      <w:color w:val="0563C1" w:themeColor="hyperlink"/>
      <w:u w:val="single"/>
      <w14:textFill>
        <w14:solidFill>
          <w14:schemeClr w14:val="hlink"/>
        </w14:solidFill>
      </w14:textFill>
    </w:rPr>
  </w:style>
  <w:style w:type="character" w:styleId="29">
    <w:name w:val="annotation reference"/>
    <w:basedOn w:val="27"/>
    <w:autoRedefine/>
    <w:qFormat/>
    <w:uiPriority w:val="0"/>
    <w:rPr>
      <w:sz w:val="21"/>
      <w:szCs w:val="21"/>
    </w:rPr>
  </w:style>
  <w:style w:type="paragraph" w:customStyle="1" w:styleId="30">
    <w:name w:val="QB正文"/>
    <w:basedOn w:val="1"/>
    <w:qFormat/>
    <w:uiPriority w:val="0"/>
    <w:pPr>
      <w:autoSpaceDE w:val="0"/>
      <w:autoSpaceDN w:val="0"/>
      <w:ind w:firstLine="200" w:firstLineChars="200"/>
    </w:pPr>
    <w:rPr>
      <w:rFonts w:hAnsi="Times New Roman" w:cs="Times New Roman"/>
      <w:sz w:val="20"/>
      <w:szCs w:val="20"/>
    </w:rPr>
  </w:style>
  <w:style w:type="paragraph" w:customStyle="1" w:styleId="31">
    <w:name w:val="列出段落1"/>
    <w:basedOn w:val="1"/>
    <w:qFormat/>
    <w:uiPriority w:val="34"/>
    <w:pPr>
      <w:ind w:firstLine="420" w:firstLineChars="200"/>
    </w:pPr>
    <w:rPr>
      <w:rFonts w:ascii="Times New Roman" w:hAnsi="Times New Roman" w:cs="Times New Roman"/>
      <w:sz w:val="20"/>
      <w:szCs w:val="20"/>
    </w:rPr>
  </w:style>
  <w:style w:type="paragraph" w:customStyle="1" w:styleId="32">
    <w:name w:val="QB表内文字"/>
    <w:basedOn w:val="1"/>
    <w:qFormat/>
    <w:uiPriority w:val="0"/>
    <w:pPr>
      <w:autoSpaceDE w:val="0"/>
      <w:autoSpaceDN w:val="0"/>
    </w:pPr>
    <w:rPr>
      <w:rFonts w:hAnsi="Times New Roman" w:cs="Times New Roman"/>
      <w:szCs w:val="20"/>
    </w:rPr>
  </w:style>
  <w:style w:type="paragraph" w:styleId="33">
    <w:name w:val="List Paragraph"/>
    <w:basedOn w:val="1"/>
    <w:qFormat/>
    <w:uiPriority w:val="34"/>
    <w:pPr>
      <w:ind w:firstLine="420" w:firstLineChars="200"/>
    </w:pPr>
  </w:style>
  <w:style w:type="character" w:customStyle="1" w:styleId="34">
    <w:name w:val="批注框文本 Char"/>
    <w:basedOn w:val="27"/>
    <w:link w:val="16"/>
    <w:autoRedefine/>
    <w:qFormat/>
    <w:uiPriority w:val="0"/>
    <w:rPr>
      <w:kern w:val="2"/>
      <w:sz w:val="18"/>
      <w:szCs w:val="18"/>
    </w:rPr>
  </w:style>
  <w:style w:type="character" w:customStyle="1" w:styleId="35">
    <w:name w:val="页脚 Char"/>
    <w:basedOn w:val="27"/>
    <w:link w:val="17"/>
    <w:qFormat/>
    <w:uiPriority w:val="99"/>
    <w:rPr>
      <w:rFonts w:ascii="Courier New" w:hAnsi="Courier New"/>
      <w:kern w:val="2"/>
      <w:sz w:val="18"/>
      <w:szCs w:val="24"/>
    </w:rPr>
  </w:style>
  <w:style w:type="character" w:customStyle="1" w:styleId="36">
    <w:name w:val="批注文字 Char"/>
    <w:basedOn w:val="27"/>
    <w:link w:val="12"/>
    <w:qFormat/>
    <w:uiPriority w:val="0"/>
    <w:rPr>
      <w:rFonts w:ascii="Courier New" w:hAnsi="Courier New"/>
      <w:kern w:val="2"/>
      <w:sz w:val="21"/>
      <w:szCs w:val="24"/>
    </w:rPr>
  </w:style>
  <w:style w:type="character" w:customStyle="1" w:styleId="37">
    <w:name w:val="批注主题 Char"/>
    <w:basedOn w:val="36"/>
    <w:link w:val="24"/>
    <w:qFormat/>
    <w:uiPriority w:val="0"/>
    <w:rPr>
      <w:rFonts w:ascii="Courier New" w:hAnsi="Courier New"/>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9B7FD0-0FE5-47EF-A801-739755823F86}">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2486</Words>
  <Characters>14175</Characters>
  <Lines>118</Lines>
  <Paragraphs>33</Paragraphs>
  <TotalTime>24</TotalTime>
  <ScaleCrop>false</ScaleCrop>
  <LinksUpToDate>false</LinksUpToDate>
  <CharactersWithSpaces>16628</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2022-09-17T03:13:00Z</dcterms:created>
  <dc:creator>Admin</dc:creator>
  <cp:lastModifiedBy>熹光</cp:lastModifiedBy>
  <dcterms:modified xsi:type="dcterms:W3CDTF">2026-01-14T17:40:02Z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D001235CBD68489F94896D478E60613C_13</vt:lpwstr>
  </property>
</Properties>
</file>