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6EDD8">
      <w:r>
        <w:pict>
          <v:shape id="Object 15" o:spid="_x0000_s2063" o:spt="75" type="#_x0000_t75" style="position:absolute;left:0pt;margin-left:340.5pt;margin-top:7.8pt;height:23.4pt;width:90pt;mso-wrap-distance-bottom:0pt;mso-wrap-distance-left:9pt;mso-wrap-distance-right:9pt;mso-wrap-distance-top:0pt;z-index:251686912;mso-width-relative:page;mso-height-relative:page;" o:ole="t" filled="f" o:preferrelative="t" stroked="f" coordsize="21600,21600">
            <v:path/>
            <v:fill on="f" focussize="0,0"/>
            <v:stroke on="f"/>
            <v:imagedata r:id="rId9" o:title=""/>
            <o:lock v:ext="edit" aspectratio="t"/>
            <w10:wrap type="square"/>
          </v:shape>
          <o:OLEObject Type="Embed" ProgID="PBrush" ShapeID="Object 15" DrawAspect="Content" ObjectID="_1468075725" r:id="rId8">
            <o:LockedField>false</o:LockedField>
          </o:OLEObject>
        </w:pict>
      </w:r>
    </w:p>
    <w:p w14:paraId="316F6685"/>
    <w:p w14:paraId="0AC259CA"/>
    <w:p w14:paraId="1A79E02B">
      <w: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99060</wp:posOffset>
                </wp:positionV>
                <wp:extent cx="5600700" cy="594360"/>
                <wp:effectExtent l="0" t="0" r="12700" b="15240"/>
                <wp:wrapNone/>
                <wp:docPr id="1176" name="文本框 60"/>
                <wp:cNvGraphicFramePr/>
                <a:graphic xmlns:a="http://schemas.openxmlformats.org/drawingml/2006/main">
                  <a:graphicData uri="http://schemas.microsoft.com/office/word/2010/wordprocessingShape">
                    <wps:wsp>
                      <wps:cNvSpPr txBox="1">
                        <a:spLocks noChangeArrowheads="1"/>
                      </wps:cNvSpPr>
                      <wps:spPr bwMode="auto">
                        <a:xfrm>
                          <a:off x="0" y="0"/>
                          <a:ext cx="5600700" cy="594360"/>
                        </a:xfrm>
                        <a:prstGeom prst="rect">
                          <a:avLst/>
                        </a:prstGeom>
                        <a:solidFill>
                          <a:srgbClr val="FFFFFF"/>
                        </a:solidFill>
                        <a:ln>
                          <a:noFill/>
                        </a:ln>
                        <a:effectLst/>
                      </wps:spPr>
                      <wps:txbx>
                        <w:txbxContent>
                          <w:p w14:paraId="439FEBF3">
                            <w:pPr>
                              <w:pStyle w:val="139"/>
                              <w:jc w:val="center"/>
                            </w:pPr>
                            <w:r>
                              <w:rPr>
                                <w:rFonts w:hint="eastAsia"/>
                              </w:rPr>
                              <w:t>中国移动通信企业标准</w:t>
                            </w:r>
                          </w:p>
                        </w:txbxContent>
                      </wps:txbx>
                      <wps:bodyPr rot="0" vert="horz" wrap="square" lIns="91440" tIns="45720" rIns="91440" bIns="45720" anchor="t" anchorCtr="0" upright="1">
                        <a:noAutofit/>
                      </wps:bodyPr>
                    </wps:wsp>
                  </a:graphicData>
                </a:graphic>
              </wp:anchor>
            </w:drawing>
          </mc:Choice>
          <mc:Fallback>
            <w:pict>
              <v:shape id="文本框 60" o:spid="_x0000_s1026" o:spt="202" type="#_x0000_t202" style="position:absolute;left:0pt;margin-left:0pt;margin-top:7.8pt;height:46.8pt;width:441pt;z-index:251687936;mso-width-relative:page;mso-height-relative:page;" fillcolor="#FFFFFF" filled="t" stroked="f" coordsize="21600,21600" o:gfxdata="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v8vt2tQAAAAHAQAADwAAAAAAAAABACAAAAAiAAAAZHJzL2Rvd25yZXYueG1sUEsB&#10;AhQAFAAAAAgAh07iQCoV1aEyAgAAUAQAAA4AAAAAAAAAAQAgAAAAIwEAAGRycy9lMm9Eb2MueG1s&#10;UEsFBgAAAAAGAAYAWQEAAMcFAAAAAA==&#10;">
                <v:fill on="t" focussize="0,0"/>
                <v:stroke on="f"/>
                <v:imagedata o:title=""/>
                <o:lock v:ext="edit" aspectratio="f"/>
                <v:textbox>
                  <w:txbxContent>
                    <w:p w14:paraId="439FEBF3">
                      <w:pPr>
                        <w:pStyle w:val="139"/>
                        <w:jc w:val="center"/>
                      </w:pPr>
                      <w:r>
                        <w:rPr>
                          <w:rFonts w:hint="eastAsia"/>
                        </w:rPr>
                        <w:t>中国移动通信企业标准</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-571500</wp:posOffset>
                </wp:positionH>
                <wp:positionV relativeFrom="paragraph">
                  <wp:posOffset>914400</wp:posOffset>
                </wp:positionV>
                <wp:extent cx="6438900" cy="0"/>
                <wp:effectExtent l="0" t="9525" r="0" b="9525"/>
                <wp:wrapNone/>
                <wp:docPr id="1178" name="直接连接符 960"/>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9050">
                          <a:solidFill>
                            <a:srgbClr val="000000"/>
                          </a:solidFill>
                          <a:round/>
                        </a:ln>
                        <a:effectLst/>
                      </wps:spPr>
                      <wps:bodyPr/>
                    </wps:wsp>
                  </a:graphicData>
                </a:graphic>
              </wp:anchor>
            </w:drawing>
          </mc:Choice>
          <mc:Fallback>
            <w:pict>
              <v:line id="直接连接符 960" o:spid="_x0000_s1026" o:spt="20" style="position:absolute;left:0pt;margin-left:-45pt;margin-top:72pt;height:0pt;width:507pt;z-index:251685888;mso-width-relative:page;mso-height-relative:page;" filled="f" stroked="t" coordsize="21600,21600" o:gfxdata="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Yc&#10;91PUAAAACwEAAA8AAAAAAAAAAQAgAAAAIgAAAGRycy9kb3ducmV2LnhtbFBLAQIUABQAAAAIAIdO&#10;4kADwaFq7gEAAL4DAAAOAAAAAAAAAAEAIAAAACMBAABkcnMvZTJvRG9jLnhtbFBLBQYAAAAABgAG&#10;AFkBAACDBQAAAAA=&#10;">
                <v:fill on="f" focussize="0,0"/>
                <v:stroke weight="1.5pt" color="#000000" joinstyle="round"/>
                <v:imagedata o:title=""/>
                <o:lock v:ext="edit" aspectratio="f"/>
              </v:line>
            </w:pict>
          </mc:Fallback>
        </mc:AlternateContent>
      </w:r>
    </w:p>
    <w:p w14:paraId="68A37153"/>
    <w:p w14:paraId="012C6704"/>
    <w:p w14:paraId="71D39377"/>
    <w:p w14:paraId="163A610E"/>
    <w:p w14:paraId="4A2E7AF7"/>
    <w:p w14:paraId="78CE7DDB"/>
    <w:p w14:paraId="5836CF6F"/>
    <w:p w14:paraId="435F37DA"/>
    <w:p w14:paraId="295E7877"/>
    <w:p w14:paraId="47F04036"/>
    <w:p w14:paraId="43A800C2"/>
    <w:p w14:paraId="21BEAC78"/>
    <w:p w14:paraId="300DD831">
      <w:pPr>
        <w:pStyle w:val="141"/>
        <w:rPr>
          <w:spacing w:val="40"/>
        </w:rPr>
      </w:pPr>
      <w:r>
        <w:rPr>
          <w:rFonts w:hint="eastAsia"/>
          <w:spacing w:val="40"/>
        </w:rPr>
        <w:t>中国移动动力环境集中监控系统规范</w:t>
      </w:r>
    </w:p>
    <w:p w14:paraId="3B2A0FAB">
      <w:pPr>
        <w:pStyle w:val="141"/>
      </w:pPr>
      <w:r>
        <w:rPr>
          <w:rFonts w:hint="eastAsia"/>
        </w:rPr>
        <w:t>-B接口技术规范分册</w:t>
      </w:r>
    </w:p>
    <w:p w14:paraId="4C45A6D7">
      <w:r>
        <mc:AlternateContent>
          <mc:Choice Requires="wps">
            <w:drawing>
              <wp:anchor distT="0" distB="0" distL="114300" distR="114300" simplePos="0" relativeHeight="251688960" behindDoc="0" locked="0" layoutInCell="1" allowOverlap="1">
                <wp:simplePos x="0" y="0"/>
                <wp:positionH relativeFrom="margin">
                  <wp:posOffset>-266700</wp:posOffset>
                </wp:positionH>
                <wp:positionV relativeFrom="paragraph">
                  <wp:posOffset>102235</wp:posOffset>
                </wp:positionV>
                <wp:extent cx="5667375" cy="1384935"/>
                <wp:effectExtent l="0" t="0" r="22225" b="12065"/>
                <wp:wrapNone/>
                <wp:docPr id="1175" name="文本框 61"/>
                <wp:cNvGraphicFramePr/>
                <a:graphic xmlns:a="http://schemas.openxmlformats.org/drawingml/2006/main">
                  <a:graphicData uri="http://schemas.microsoft.com/office/word/2010/wordprocessingShape">
                    <wps:wsp>
                      <wps:cNvSpPr txBox="1">
                        <a:spLocks noChangeArrowheads="1"/>
                      </wps:cNvSpPr>
                      <wps:spPr bwMode="auto">
                        <a:xfrm>
                          <a:off x="0" y="0"/>
                          <a:ext cx="5667375" cy="1384935"/>
                        </a:xfrm>
                        <a:prstGeom prst="rect">
                          <a:avLst/>
                        </a:prstGeom>
                        <a:solidFill>
                          <a:srgbClr val="FFFFFF"/>
                        </a:solidFill>
                        <a:ln>
                          <a:noFill/>
                        </a:ln>
                        <a:effectLst/>
                      </wps:spPr>
                      <wps:txbx>
                        <w:txbxContent>
                          <w:p w14:paraId="7ED166B8">
                            <w:pPr>
                              <w:pStyle w:val="142"/>
                              <w:ind w:left="360"/>
                              <w:rPr>
                                <w:lang w:val="en"/>
                              </w:rPr>
                            </w:pPr>
                            <w:r>
                              <w:rPr>
                                <w:rFonts w:hint="eastAsia"/>
                              </w:rPr>
                              <w:t>Specification of supervision system for power and environment of CMCC</w:t>
                            </w:r>
                          </w:p>
                          <w:p w14:paraId="47238582">
                            <w:pPr>
                              <w:pStyle w:val="142"/>
                              <w:ind w:left="-105"/>
                              <w:rPr>
                                <w:lang w:val="en"/>
                              </w:rPr>
                            </w:pPr>
                            <w:r>
                              <w:rPr>
                                <w:lang w:val="en"/>
                              </w:rPr>
                              <w:t>-</w:t>
                            </w:r>
                            <w:r>
                              <w:t xml:space="preserve"> Technical Specification</w:t>
                            </w:r>
                            <w:r>
                              <w:rPr>
                                <w:rFonts w:hint="eastAsia"/>
                              </w:rPr>
                              <w:t xml:space="preserve"> for</w:t>
                            </w:r>
                            <w:r>
                              <w:rPr>
                                <w:lang w:val="en"/>
                              </w:rPr>
                              <w:t xml:space="preserve"> B Interface</w:t>
                            </w:r>
                          </w:p>
                          <w:p w14:paraId="4EB5DA09">
                            <w:pPr>
                              <w:pStyle w:val="142"/>
                            </w:pPr>
                          </w:p>
                        </w:txbxContent>
                      </wps:txbx>
                      <wps:bodyPr rot="0" vert="horz" wrap="square" lIns="91440" tIns="45720" rIns="91440" bIns="45720" anchor="t" anchorCtr="0" upright="1">
                        <a:noAutofit/>
                      </wps:bodyPr>
                    </wps:wsp>
                  </a:graphicData>
                </a:graphic>
              </wp:anchor>
            </w:drawing>
          </mc:Choice>
          <mc:Fallback>
            <w:pict>
              <v:shape id="文本框 61" o:spid="_x0000_s1026" o:spt="202" type="#_x0000_t202" style="position:absolute;left:0pt;margin-left:-21pt;margin-top:8.05pt;height:109.05pt;width:446.25pt;mso-position-horizontal-relative:margin;z-index:251688960;mso-width-relative:page;mso-height-relative:page;" fillcolor="#FFFFFF" filled="t" stroked="f" coordsize="21600,21600" o:gfxdata="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RSQR9gAAAAKAQAADwAAAAAAAAABACAAAAAiAAAAZHJzL2Rvd25yZXYu&#10;eG1sUEsBAhQAFAAAAAgAh07iQGD8KVY0AgAAUQQAAA4AAAAAAAAAAQAgAAAAJwEAAGRycy9lMm9E&#10;b2MueG1sUEsFBgAAAAAGAAYAWQEAAM0FAAAAAA==&#10;">
                <v:fill on="t" focussize="0,0"/>
                <v:stroke on="f"/>
                <v:imagedata o:title=""/>
                <o:lock v:ext="edit" aspectratio="f"/>
                <v:textbox>
                  <w:txbxContent>
                    <w:p w14:paraId="7ED166B8">
                      <w:pPr>
                        <w:pStyle w:val="142"/>
                        <w:ind w:left="360"/>
                        <w:rPr>
                          <w:lang w:val="en"/>
                        </w:rPr>
                      </w:pPr>
                      <w:r>
                        <w:rPr>
                          <w:rFonts w:hint="eastAsia"/>
                        </w:rPr>
                        <w:t>Specification of supervision system for power and environment of CMCC</w:t>
                      </w:r>
                    </w:p>
                    <w:p w14:paraId="47238582">
                      <w:pPr>
                        <w:pStyle w:val="142"/>
                        <w:ind w:left="-105"/>
                        <w:rPr>
                          <w:lang w:val="en"/>
                        </w:rPr>
                      </w:pPr>
                      <w:r>
                        <w:rPr>
                          <w:lang w:val="en"/>
                        </w:rPr>
                        <w:t>-</w:t>
                      </w:r>
                      <w:r>
                        <w:t xml:space="preserve"> Technical Specification</w:t>
                      </w:r>
                      <w:r>
                        <w:rPr>
                          <w:rFonts w:hint="eastAsia"/>
                        </w:rPr>
                        <w:t xml:space="preserve"> for</w:t>
                      </w:r>
                      <w:r>
                        <w:rPr>
                          <w:lang w:val="en"/>
                        </w:rPr>
                        <w:t xml:space="preserve"> B Interface</w:t>
                      </w:r>
                    </w:p>
                    <w:p w14:paraId="4EB5DA09">
                      <w:pPr>
                        <w:pStyle w:val="142"/>
                      </w:pPr>
                    </w:p>
                  </w:txbxContent>
                </v:textbox>
              </v:shape>
            </w:pict>
          </mc:Fallback>
        </mc:AlternateContent>
      </w:r>
    </w:p>
    <w:p w14:paraId="0240E4E2"/>
    <w:p w14:paraId="1773E4BB"/>
    <w:p w14:paraId="6C508F2B"/>
    <w:p w14:paraId="517E0BCB"/>
    <w:p w14:paraId="5C21586A"/>
    <w:p w14:paraId="546EF3E4"/>
    <w:p w14:paraId="42EE28A7"/>
    <w:p w14:paraId="2FF9454A">
      <w:r>
        <mc:AlternateContent>
          <mc:Choice Requires="wps">
            <w:drawing>
              <wp:anchor distT="0" distB="0" distL="114300" distR="114300" simplePos="0" relativeHeight="251689984" behindDoc="1" locked="0" layoutInCell="1" allowOverlap="1">
                <wp:simplePos x="0" y="0"/>
                <wp:positionH relativeFrom="column">
                  <wp:posOffset>1115695</wp:posOffset>
                </wp:positionH>
                <wp:positionV relativeFrom="paragraph">
                  <wp:posOffset>66040</wp:posOffset>
                </wp:positionV>
                <wp:extent cx="2990850" cy="297180"/>
                <wp:effectExtent l="0" t="0" r="6350" b="7620"/>
                <wp:wrapTight wrapText="bothSides">
                  <wp:wrapPolygon>
                    <wp:start x="-69" y="0"/>
                    <wp:lineTo x="-69" y="20903"/>
                    <wp:lineTo x="21600" y="20903"/>
                    <wp:lineTo x="21600" y="0"/>
                    <wp:lineTo x="-69" y="0"/>
                  </wp:wrapPolygon>
                </wp:wrapTight>
                <wp:docPr id="1174" name="文本框 62"/>
                <wp:cNvGraphicFramePr/>
                <a:graphic xmlns:a="http://schemas.openxmlformats.org/drawingml/2006/main">
                  <a:graphicData uri="http://schemas.microsoft.com/office/word/2010/wordprocessingShape">
                    <wps:wsp>
                      <wps:cNvSpPr txBox="1">
                        <a:spLocks noChangeArrowheads="1"/>
                      </wps:cNvSpPr>
                      <wps:spPr bwMode="auto">
                        <a:xfrm>
                          <a:off x="0" y="0"/>
                          <a:ext cx="2990850" cy="297180"/>
                        </a:xfrm>
                        <a:prstGeom prst="rect">
                          <a:avLst/>
                        </a:prstGeom>
                        <a:solidFill>
                          <a:srgbClr val="FFFFFF"/>
                        </a:solidFill>
                        <a:ln>
                          <a:noFill/>
                        </a:ln>
                        <a:effectLst/>
                      </wps:spPr>
                      <wps:txbx>
                        <w:txbxContent>
                          <w:p w14:paraId="5C07FD90">
                            <w:pPr>
                              <w:pStyle w:val="143"/>
                            </w:pPr>
                            <w:r>
                              <w:rPr>
                                <w:rFonts w:hint="eastAsia"/>
                              </w:rPr>
                              <w:t>版本号：V</w:t>
                            </w:r>
                            <w:r>
                              <w:rPr>
                                <w:rFonts w:hint="eastAsia"/>
                                <w:b w:val="0"/>
                              </w:rPr>
                              <w:t>4.0.</w:t>
                            </w:r>
                            <w:r>
                              <w:rPr>
                                <w:b w:val="0"/>
                              </w:rPr>
                              <w:t>0</w:t>
                            </w:r>
                          </w:p>
                        </w:txbxContent>
                      </wps:txbx>
                      <wps:bodyPr rot="0" vert="horz" wrap="square" lIns="91440" tIns="45720" rIns="91440" bIns="45720" anchor="t" anchorCtr="0" upright="1">
                        <a:noAutofit/>
                      </wps:bodyPr>
                    </wps:wsp>
                  </a:graphicData>
                </a:graphic>
              </wp:anchor>
            </w:drawing>
          </mc:Choice>
          <mc:Fallback>
            <w:pict>
              <v:shape id="文本框 62" o:spid="_x0000_s1026" o:spt="202" type="#_x0000_t202" style="position:absolute;left:0pt;margin-left:87.85pt;margin-top:5.2pt;height:23.4pt;width:235.5pt;mso-wrap-distance-left:9pt;mso-wrap-distance-right:9pt;z-index:-251626496;mso-width-relative:page;mso-height-relative:page;" fillcolor="#FFFFFF" filled="t" stroked="f" coordsize="21600,21600" wrapcoords="-69 0 -69 20903 21600 20903 21600 0 -69 0" o:gfxdata="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SUAU7WAAAACQEAAA8AAAAAAAAAAQAgAAAAIgAAAGRycy9kb3ducmV2Lnht&#10;bFBLAQIUABQAAAAIAIdO4kCcxMq9NAIAAFAEAAAOAAAAAAAAAAEAIAAAACUBAABkcnMvZTJvRG9j&#10;LnhtbFBLBQYAAAAABgAGAFkBAADLBQAAAAA=&#10;">
                <v:fill on="t" focussize="0,0"/>
                <v:stroke on="f"/>
                <v:imagedata o:title=""/>
                <o:lock v:ext="edit" aspectratio="f"/>
                <v:textbox>
                  <w:txbxContent>
                    <w:p w14:paraId="5C07FD90">
                      <w:pPr>
                        <w:pStyle w:val="143"/>
                      </w:pPr>
                      <w:r>
                        <w:rPr>
                          <w:rFonts w:hint="eastAsia"/>
                        </w:rPr>
                        <w:t>版本号：V</w:t>
                      </w:r>
                      <w:r>
                        <w:rPr>
                          <w:rFonts w:hint="eastAsia"/>
                          <w:b w:val="0"/>
                        </w:rPr>
                        <w:t>4.0.</w:t>
                      </w:r>
                      <w:r>
                        <w:rPr>
                          <w:b w:val="0"/>
                        </w:rPr>
                        <w:t>0</w:t>
                      </w:r>
                    </w:p>
                  </w:txbxContent>
                </v:textbox>
                <w10:wrap type="tight"/>
              </v:shape>
            </w:pict>
          </mc:Fallback>
        </mc:AlternateContent>
      </w:r>
    </w:p>
    <w:p w14:paraId="5C3C5DCA"/>
    <w:p w14:paraId="7B1508B5"/>
    <w:p w14:paraId="3E41E99D"/>
    <w:p w14:paraId="5554BDE1"/>
    <w:p w14:paraId="38AECC3E">
      <w:r>
        <w:tab/>
      </w:r>
      <w:r>
        <w:tab/>
      </w:r>
      <w:r>
        <w:tab/>
      </w:r>
      <w:r>
        <w:tab/>
      </w:r>
      <w:r>
        <w:tab/>
      </w:r>
      <w:r>
        <w:tab/>
      </w:r>
      <w:r>
        <w:tab/>
      </w:r>
      <w:r>
        <w:tab/>
      </w:r>
      <w:r>
        <w:tab/>
      </w:r>
      <w:r>
        <w:tab/>
      </w:r>
      <w:r>
        <w:tab/>
      </w:r>
      <w:r>
        <w:tab/>
      </w:r>
      <w:r>
        <w:tab/>
      </w:r>
      <w:r>
        <w:tab/>
      </w:r>
      <w:r>
        <w:tab/>
      </w:r>
      <w:r>
        <w:tab/>
      </w:r>
      <w:r>
        <w:tab/>
      </w:r>
      <w:r>
        <w:tab/>
      </w:r>
      <w:r>
        <w:tab/>
      </w:r>
      <w:r>
        <w:tab/>
      </w:r>
    </w:p>
    <w:p w14:paraId="72C95236">
      <w:pPr>
        <w:pStyle w:val="37"/>
        <w:tabs>
          <w:tab w:val="right" w:leader="dot" w:pos="8450"/>
        </w:tabs>
        <w:ind w:left="0"/>
        <w:rPr>
          <w:rFonts w:ascii="宋体" w:hAnsi="宋体"/>
        </w:rPr>
      </w:pPr>
    </w:p>
    <w:p w14:paraId="34575655">
      <w:pPr>
        <w:jc w:val="center"/>
        <w:rPr>
          <w:b/>
          <w:sz w:val="32"/>
          <w:szCs w:val="32"/>
        </w:rPr>
      </w:pPr>
    </w:p>
    <w:p w14:paraId="2281EF91">
      <w:pPr>
        <w:jc w:val="center"/>
        <w:rPr>
          <w:b/>
          <w:sz w:val="32"/>
          <w:szCs w:val="32"/>
        </w:rPr>
      </w:pPr>
    </w:p>
    <w:p w14:paraId="4868AD0A">
      <w:pPr>
        <w:jc w:val="center"/>
        <w:rPr>
          <w:b/>
          <w:sz w:val="32"/>
          <w:szCs w:val="32"/>
        </w:rPr>
      </w:pPr>
      <w:r>
        <mc:AlternateContent>
          <mc:Choice Requires="wps">
            <w:drawing>
              <wp:anchor distT="0" distB="0" distL="114300" distR="114300" simplePos="0" relativeHeight="251692032" behindDoc="0" locked="0" layoutInCell="1" allowOverlap="1">
                <wp:simplePos x="0" y="0"/>
                <wp:positionH relativeFrom="column">
                  <wp:posOffset>-267970</wp:posOffset>
                </wp:positionH>
                <wp:positionV relativeFrom="paragraph">
                  <wp:posOffset>306705</wp:posOffset>
                </wp:positionV>
                <wp:extent cx="2628900" cy="297180"/>
                <wp:effectExtent l="0" t="0" r="12700" b="7620"/>
                <wp:wrapNone/>
                <wp:docPr id="1173" name="文本框 58"/>
                <wp:cNvGraphicFramePr/>
                <a:graphic xmlns:a="http://schemas.openxmlformats.org/drawingml/2006/main">
                  <a:graphicData uri="http://schemas.microsoft.com/office/word/2010/wordprocessingShape">
                    <wps:wsp>
                      <wps:cNvSpPr txBox="1">
                        <a:spLocks noChangeArrowheads="1"/>
                      </wps:cNvSpPr>
                      <wps:spPr bwMode="auto">
                        <a:xfrm>
                          <a:off x="0" y="0"/>
                          <a:ext cx="2628900" cy="297180"/>
                        </a:xfrm>
                        <a:prstGeom prst="rect">
                          <a:avLst/>
                        </a:prstGeom>
                        <a:solidFill>
                          <a:srgbClr val="FFFFFF"/>
                        </a:solidFill>
                        <a:ln>
                          <a:noFill/>
                        </a:ln>
                        <a:effectLst/>
                      </wps:spPr>
                      <wps:txbx>
                        <w:txbxContent>
                          <w:p w14:paraId="0A25F3F8">
                            <w:pPr>
                              <w:pStyle w:val="144"/>
                            </w:pPr>
                            <w:r>
                              <w:rPr>
                                <w:rFonts w:hint="eastAsia"/>
                              </w:rPr>
                              <w:t>2017年-08月-15日发布</w:t>
                            </w:r>
                          </w:p>
                        </w:txbxContent>
                      </wps:txbx>
                      <wps:bodyPr rot="0" vert="horz" wrap="square" lIns="91440" tIns="45720" rIns="91440" bIns="45720" anchor="t" anchorCtr="0" upright="1">
                        <a:noAutofit/>
                      </wps:bodyPr>
                    </wps:wsp>
                  </a:graphicData>
                </a:graphic>
              </wp:anchor>
            </w:drawing>
          </mc:Choice>
          <mc:Fallback>
            <w:pict>
              <v:shape id="文本框 58" o:spid="_x0000_s1026" o:spt="202" type="#_x0000_t202" style="position:absolute;left:0pt;margin-left:-21.1pt;margin-top:24.15pt;height:23.4pt;width:207pt;z-index:251692032;mso-width-relative:page;mso-height-relative:page;" fillcolor="#FFFFFF" filled="t" stroked="f" coordsize="21600,21600" o:gfxdata="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vVBRtgAAAAJAQAADwAAAAAAAAABACAAAAAiAAAAZHJzL2Rvd25yZXYu&#10;eG1sUEsBAhQAFAAAAAgAh07iQBm0sf00AgAAUAQAAA4AAAAAAAAAAQAgAAAAJwEAAGRycy9lMm9E&#10;b2MueG1sUEsFBgAAAAAGAAYAWQEAAM0FAAAAAA==&#10;">
                <v:fill on="t" focussize="0,0"/>
                <v:stroke on="f"/>
                <v:imagedata o:title=""/>
                <o:lock v:ext="edit" aspectratio="f"/>
                <v:textbox>
                  <w:txbxContent>
                    <w:p w14:paraId="0A25F3F8">
                      <w:pPr>
                        <w:pStyle w:val="144"/>
                      </w:pPr>
                      <w:r>
                        <w:rPr>
                          <w:rFonts w:hint="eastAsia"/>
                        </w:rPr>
                        <w:t>2017年-08月-15日发布</w:t>
                      </w:r>
                    </w:p>
                  </w:txbxContent>
                </v:textbox>
              </v:shape>
            </w:pict>
          </mc:Fallback>
        </mc:AlternateContent>
      </w:r>
    </w:p>
    <w:p w14:paraId="7C672818">
      <w:pPr>
        <w:jc w:val="center"/>
        <w:rPr>
          <w:b/>
          <w:sz w:val="32"/>
          <w:szCs w:val="32"/>
        </w:rPr>
      </w:pPr>
      <w:r>
        <mc:AlternateContent>
          <mc:Choice Requires="wps">
            <w:drawing>
              <wp:anchor distT="0" distB="0" distL="114300" distR="114300" simplePos="0" relativeHeight="251684864" behindDoc="0" locked="0" layoutInCell="1" allowOverlap="1">
                <wp:simplePos x="0" y="0"/>
                <wp:positionH relativeFrom="column">
                  <wp:posOffset>-342900</wp:posOffset>
                </wp:positionH>
                <wp:positionV relativeFrom="paragraph">
                  <wp:posOffset>367665</wp:posOffset>
                </wp:positionV>
                <wp:extent cx="6067425" cy="0"/>
                <wp:effectExtent l="0" t="9525" r="0" b="9525"/>
                <wp:wrapNone/>
                <wp:docPr id="1171" name="直接连接符 59"/>
                <wp:cNvGraphicFramePr/>
                <a:graphic xmlns:a="http://schemas.openxmlformats.org/drawingml/2006/main">
                  <a:graphicData uri="http://schemas.microsoft.com/office/word/2010/wordprocessingShape">
                    <wps:wsp>
                      <wps:cNvCnPr>
                        <a:cxnSpLocks noChangeShapeType="1"/>
                      </wps:cNvCnPr>
                      <wps:spPr bwMode="auto">
                        <a:xfrm>
                          <a:off x="0" y="0"/>
                          <a:ext cx="6067425" cy="0"/>
                        </a:xfrm>
                        <a:prstGeom prst="line">
                          <a:avLst/>
                        </a:prstGeom>
                        <a:noFill/>
                        <a:ln w="19050">
                          <a:solidFill>
                            <a:srgbClr val="000000"/>
                          </a:solidFill>
                          <a:round/>
                        </a:ln>
                        <a:effectLst/>
                      </wps:spPr>
                      <wps:bodyPr/>
                    </wps:wsp>
                  </a:graphicData>
                </a:graphic>
              </wp:anchor>
            </w:drawing>
          </mc:Choice>
          <mc:Fallback>
            <w:pict>
              <v:line id="直接连接符 59" o:spid="_x0000_s1026" o:spt="20" style="position:absolute;left:0pt;margin-left:-27pt;margin-top:28.95pt;height:0pt;width:477.75pt;z-index:251684864;mso-width-relative:page;mso-height-relative:page;" filled="f" stroked="t" coordsize="21600,21600" o:gfxdata="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b&#10;AJBl1gAAAAkBAAAPAAAAAAAAAAEAIAAAACIAAABkcnMvZG93bnJldi54bWxQSwECFAAUAAAACACH&#10;TuJAIQn6cu0BAAC9AwAADgAAAAAAAAABACAAAAAlAQAAZHJzL2Uyb0RvYy54bWxQSwUGAAAAAAYA&#10;BgBZAQAAhAUAAAAA&#10;">
                <v:fill on="f" focussize="0,0"/>
                <v:stroke weight="1.5pt" color="#000000" joinstyle="round"/>
                <v:imagedata o:title=""/>
                <o:lock v:ext="edit" aspectratio="f"/>
              </v:line>
            </w:pict>
          </mc:Fallback>
        </mc:AlternateContent>
      </w:r>
    </w:p>
    <w:p w14:paraId="54F61D16">
      <w:pPr>
        <w:jc w:val="center"/>
        <w:rPr>
          <w:b/>
          <w:sz w:val="32"/>
          <w:szCs w:val="32"/>
        </w:rPr>
      </w:pPr>
      <w:r>
        <mc:AlternateContent>
          <mc:Choice Requires="wps">
            <w:drawing>
              <wp:anchor distT="0" distB="0" distL="114300" distR="114300" simplePos="0" relativeHeight="251691008" behindDoc="0" locked="0" layoutInCell="1" allowOverlap="1">
                <wp:simplePos x="0" y="0"/>
                <wp:positionH relativeFrom="column">
                  <wp:posOffset>1063625</wp:posOffset>
                </wp:positionH>
                <wp:positionV relativeFrom="paragraph">
                  <wp:posOffset>13970</wp:posOffset>
                </wp:positionV>
                <wp:extent cx="3888105" cy="588645"/>
                <wp:effectExtent l="0" t="0" r="23495" b="20955"/>
                <wp:wrapNone/>
                <wp:docPr id="1172" name="文本框 46"/>
                <wp:cNvGraphicFramePr/>
                <a:graphic xmlns:a="http://schemas.openxmlformats.org/drawingml/2006/main">
                  <a:graphicData uri="http://schemas.microsoft.com/office/word/2010/wordprocessingShape">
                    <wps:wsp>
                      <wps:cNvSpPr txBox="1">
                        <a:spLocks noChangeArrowheads="1"/>
                      </wps:cNvSpPr>
                      <wps:spPr bwMode="auto">
                        <a:xfrm>
                          <a:off x="0" y="0"/>
                          <a:ext cx="3888105" cy="588645"/>
                        </a:xfrm>
                        <a:prstGeom prst="rect">
                          <a:avLst/>
                        </a:prstGeom>
                        <a:solidFill>
                          <a:srgbClr val="FFFFFF"/>
                        </a:solidFill>
                        <a:ln>
                          <a:noFill/>
                        </a:ln>
                        <a:effectLst/>
                      </wps:spPr>
                      <wps:txbx>
                        <w:txbxContent>
                          <w:p w14:paraId="34AE3F5E">
                            <w:pPr>
                              <w:pStyle w:val="145"/>
                              <w:spacing w:before="156" w:after="156"/>
                            </w:pPr>
                            <w:r>
                              <w:rPr>
                                <w:rFonts w:hint="eastAsia"/>
                              </w:rPr>
                              <w:t>中国移动通信有限公司网络部</w:t>
                            </w:r>
                          </w:p>
                        </w:txbxContent>
                      </wps:txbx>
                      <wps:bodyPr rot="0" vert="horz" wrap="square" lIns="91440" tIns="45720" rIns="91440" bIns="45720" anchor="t" anchorCtr="0" upright="1">
                        <a:noAutofit/>
                      </wps:bodyPr>
                    </wps:wsp>
                  </a:graphicData>
                </a:graphic>
              </wp:anchor>
            </w:drawing>
          </mc:Choice>
          <mc:Fallback>
            <w:pict>
              <v:shape id="文本框 46" o:spid="_x0000_s1026" o:spt="202" type="#_x0000_t202" style="position:absolute;left:0pt;margin-left:83.75pt;margin-top:1.1pt;height:46.35pt;width:306.15pt;z-index:251691008;mso-width-relative:page;mso-height-relative:page;" fillcolor="#FFFFFF" filled="t" stroked="f" coordsize="21600,21600" o:gfxdata="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uCPkvWAAAACAEAAA8AAAAAAAAAAQAgAAAAIgAAAGRycy9kb3ducmV2Lnht&#10;bFBLAQIUABQAAAAIAIdO4kByLzNmNAIAAFAEAAAOAAAAAAAAAAEAIAAAACUBAABkcnMvZTJvRG9j&#10;LnhtbFBLBQYAAAAABgAGAFkBAADLBQAAAAA=&#10;">
                <v:fill on="t" focussize="0,0"/>
                <v:stroke on="f"/>
                <v:imagedata o:title=""/>
                <o:lock v:ext="edit" aspectratio="f"/>
                <v:textbox>
                  <w:txbxContent>
                    <w:p w14:paraId="34AE3F5E">
                      <w:pPr>
                        <w:pStyle w:val="145"/>
                        <w:spacing w:before="156" w:after="156"/>
                      </w:pPr>
                      <w:r>
                        <w:rPr>
                          <w:rFonts w:hint="eastAsia"/>
                        </w:rPr>
                        <w:t>中国移动通信有限公司网络部</w:t>
                      </w:r>
                    </w:p>
                  </w:txbxContent>
                </v:textbox>
              </v:shape>
            </w:pict>
          </mc:Fallback>
        </mc:AlternateContent>
      </w:r>
    </w:p>
    <w:p w14:paraId="4C1CDB36">
      <w:pPr>
        <w:rPr>
          <w:lang w:val="zh-CN"/>
        </w:rPr>
      </w:pPr>
    </w:p>
    <w:p w14:paraId="3479ECC8">
      <w:pPr>
        <w:jc w:val="center"/>
        <w:rPr>
          <w:sz w:val="36"/>
        </w:rPr>
      </w:pPr>
      <w:r>
        <w:rPr>
          <w:sz w:val="36"/>
          <w:lang w:val="zh-CN"/>
        </w:rPr>
        <w:t>目录</w:t>
      </w:r>
    </w:p>
    <w:p w14:paraId="279BFDF5">
      <w:pPr>
        <w:pStyle w:val="31"/>
        <w:tabs>
          <w:tab w:val="right" w:leader="dot" w:pos="8618"/>
        </w:tabs>
      </w:pPr>
      <w:r>
        <w:rPr>
          <w:b w:val="0"/>
          <w:bCs w:val="0"/>
          <w:caps w:val="0"/>
        </w:rPr>
        <w:fldChar w:fldCharType="begin"/>
      </w:r>
      <w:r>
        <w:rPr>
          <w:b w:val="0"/>
          <w:bCs w:val="0"/>
          <w:caps w:val="0"/>
        </w:rPr>
        <w:instrText xml:space="preserve"> TOC \o \h \z \u </w:instrText>
      </w:r>
      <w:r>
        <w:rPr>
          <w:b w:val="0"/>
          <w:bCs w:val="0"/>
          <w:caps w:val="0"/>
        </w:rPr>
        <w:fldChar w:fldCharType="separate"/>
      </w:r>
      <w:r>
        <w:rPr>
          <w:bCs w:val="0"/>
          <w:caps w:val="0"/>
        </w:rPr>
        <w:fldChar w:fldCharType="begin"/>
      </w:r>
      <w:r>
        <w:rPr>
          <w:bCs w:val="0"/>
          <w:caps w:val="0"/>
        </w:rPr>
        <w:instrText xml:space="preserve"> HYPERLINK \l _Toc1152544992 </w:instrText>
      </w:r>
      <w:r>
        <w:rPr>
          <w:bCs w:val="0"/>
          <w:caps w:val="0"/>
        </w:rPr>
        <w:fldChar w:fldCharType="separate"/>
      </w:r>
      <w:r>
        <w:t xml:space="preserve">1. </w:t>
      </w:r>
      <w:r>
        <w:rPr>
          <w:rFonts w:hint="eastAsia"/>
        </w:rPr>
        <w:t>范围</w:t>
      </w:r>
      <w:r>
        <w:tab/>
      </w:r>
      <w:r>
        <w:fldChar w:fldCharType="begin"/>
      </w:r>
      <w:r>
        <w:instrText xml:space="preserve"> PAGEREF _Toc1152544992 \h </w:instrText>
      </w:r>
      <w:r>
        <w:fldChar w:fldCharType="separate"/>
      </w:r>
      <w:r>
        <w:t>5</w:t>
      </w:r>
      <w:r>
        <w:fldChar w:fldCharType="end"/>
      </w:r>
      <w:r>
        <w:rPr>
          <w:bCs w:val="0"/>
          <w:caps w:val="0"/>
        </w:rPr>
        <w:fldChar w:fldCharType="end"/>
      </w:r>
    </w:p>
    <w:p w14:paraId="18DD3A6D">
      <w:pPr>
        <w:pStyle w:val="31"/>
        <w:tabs>
          <w:tab w:val="right" w:leader="dot" w:pos="8618"/>
        </w:tabs>
      </w:pPr>
      <w:r>
        <w:rPr>
          <w:bCs w:val="0"/>
          <w:caps w:val="0"/>
        </w:rPr>
        <w:fldChar w:fldCharType="begin"/>
      </w:r>
      <w:r>
        <w:rPr>
          <w:bCs w:val="0"/>
          <w:caps w:val="0"/>
        </w:rPr>
        <w:instrText xml:space="preserve"> HYPERLINK \l _Toc521184604 </w:instrText>
      </w:r>
      <w:r>
        <w:rPr>
          <w:bCs w:val="0"/>
          <w:caps w:val="0"/>
        </w:rPr>
        <w:fldChar w:fldCharType="separate"/>
      </w:r>
      <w:r>
        <w:t xml:space="preserve">2. </w:t>
      </w:r>
      <w:r>
        <w:rPr>
          <w:rFonts w:hint="eastAsia"/>
        </w:rPr>
        <w:t>规范性引用文件</w:t>
      </w:r>
      <w:r>
        <w:tab/>
      </w:r>
      <w:r>
        <w:fldChar w:fldCharType="begin"/>
      </w:r>
      <w:r>
        <w:instrText xml:space="preserve"> PAGEREF _Toc521184604 \h </w:instrText>
      </w:r>
      <w:r>
        <w:fldChar w:fldCharType="separate"/>
      </w:r>
      <w:r>
        <w:t>5</w:t>
      </w:r>
      <w:r>
        <w:fldChar w:fldCharType="end"/>
      </w:r>
      <w:r>
        <w:rPr>
          <w:bCs w:val="0"/>
          <w:caps w:val="0"/>
        </w:rPr>
        <w:fldChar w:fldCharType="end"/>
      </w:r>
    </w:p>
    <w:p w14:paraId="5975DDF0">
      <w:pPr>
        <w:pStyle w:val="31"/>
        <w:tabs>
          <w:tab w:val="right" w:leader="dot" w:pos="8618"/>
        </w:tabs>
      </w:pPr>
      <w:r>
        <w:rPr>
          <w:bCs w:val="0"/>
          <w:caps w:val="0"/>
        </w:rPr>
        <w:fldChar w:fldCharType="begin"/>
      </w:r>
      <w:r>
        <w:rPr>
          <w:bCs w:val="0"/>
          <w:caps w:val="0"/>
        </w:rPr>
        <w:instrText xml:space="preserve"> HYPERLINK \l _Toc2111326962 </w:instrText>
      </w:r>
      <w:r>
        <w:rPr>
          <w:bCs w:val="0"/>
          <w:caps w:val="0"/>
        </w:rPr>
        <w:fldChar w:fldCharType="separate"/>
      </w:r>
      <w:r>
        <w:t xml:space="preserve">3. </w:t>
      </w:r>
      <w:r>
        <w:rPr>
          <w:rFonts w:hint="eastAsia"/>
        </w:rPr>
        <w:t>术语定义</w:t>
      </w:r>
      <w:r>
        <w:tab/>
      </w:r>
      <w:r>
        <w:fldChar w:fldCharType="begin"/>
      </w:r>
      <w:r>
        <w:instrText xml:space="preserve"> PAGEREF _Toc2111326962 \h </w:instrText>
      </w:r>
      <w:r>
        <w:fldChar w:fldCharType="separate"/>
      </w:r>
      <w:r>
        <w:t>5</w:t>
      </w:r>
      <w:r>
        <w:fldChar w:fldCharType="end"/>
      </w:r>
      <w:r>
        <w:rPr>
          <w:bCs w:val="0"/>
          <w:caps w:val="0"/>
        </w:rPr>
        <w:fldChar w:fldCharType="end"/>
      </w:r>
    </w:p>
    <w:p w14:paraId="5E000A41">
      <w:pPr>
        <w:pStyle w:val="31"/>
        <w:tabs>
          <w:tab w:val="right" w:leader="dot" w:pos="8618"/>
        </w:tabs>
      </w:pPr>
      <w:r>
        <w:rPr>
          <w:bCs w:val="0"/>
          <w:caps w:val="0"/>
        </w:rPr>
        <w:fldChar w:fldCharType="begin"/>
      </w:r>
      <w:r>
        <w:rPr>
          <w:bCs w:val="0"/>
          <w:caps w:val="0"/>
        </w:rPr>
        <w:instrText xml:space="preserve"> HYPERLINK \l _Toc52467306 </w:instrText>
      </w:r>
      <w:r>
        <w:rPr>
          <w:bCs w:val="0"/>
          <w:caps w:val="0"/>
        </w:rPr>
        <w:fldChar w:fldCharType="separate"/>
      </w:r>
      <w:r>
        <w:t xml:space="preserve">4. </w:t>
      </w:r>
      <w:r>
        <w:rPr>
          <w:rFonts w:hint="eastAsia"/>
        </w:rPr>
        <w:t>接口网络</w:t>
      </w:r>
      <w:r>
        <w:t>结构</w:t>
      </w:r>
      <w:r>
        <w:tab/>
      </w:r>
      <w:r>
        <w:fldChar w:fldCharType="begin"/>
      </w:r>
      <w:r>
        <w:instrText xml:space="preserve"> PAGEREF _Toc52467306 \h </w:instrText>
      </w:r>
      <w:r>
        <w:fldChar w:fldCharType="separate"/>
      </w:r>
      <w:r>
        <w:t>6</w:t>
      </w:r>
      <w:r>
        <w:fldChar w:fldCharType="end"/>
      </w:r>
      <w:r>
        <w:rPr>
          <w:bCs w:val="0"/>
          <w:caps w:val="0"/>
        </w:rPr>
        <w:fldChar w:fldCharType="end"/>
      </w:r>
    </w:p>
    <w:p w14:paraId="3EA34B17">
      <w:pPr>
        <w:pStyle w:val="37"/>
        <w:tabs>
          <w:tab w:val="right" w:leader="dot" w:pos="8618"/>
        </w:tabs>
      </w:pPr>
      <w:r>
        <w:rPr>
          <w:bCs/>
          <w:caps/>
        </w:rPr>
        <w:fldChar w:fldCharType="begin"/>
      </w:r>
      <w:r>
        <w:rPr>
          <w:bCs/>
          <w:caps/>
        </w:rPr>
        <w:instrText xml:space="preserve"> HYPERLINK \l _Toc1349716672 </w:instrText>
      </w:r>
      <w:r>
        <w:rPr>
          <w:bCs/>
          <w:caps/>
        </w:rPr>
        <w:fldChar w:fldCharType="separate"/>
      </w:r>
      <w:r>
        <w:t xml:space="preserve">4.1. </w:t>
      </w:r>
      <w:r>
        <w:rPr>
          <w:rFonts w:hint="eastAsia"/>
        </w:rPr>
        <w:t>接口方式</w:t>
      </w:r>
      <w:r>
        <w:tab/>
      </w:r>
      <w:r>
        <w:fldChar w:fldCharType="begin"/>
      </w:r>
      <w:r>
        <w:instrText xml:space="preserve"> PAGEREF _Toc1349716672 \h </w:instrText>
      </w:r>
      <w:r>
        <w:fldChar w:fldCharType="separate"/>
      </w:r>
      <w:r>
        <w:t>7</w:t>
      </w:r>
      <w:r>
        <w:fldChar w:fldCharType="end"/>
      </w:r>
      <w:r>
        <w:rPr>
          <w:bCs/>
          <w:caps/>
        </w:rPr>
        <w:fldChar w:fldCharType="end"/>
      </w:r>
    </w:p>
    <w:p w14:paraId="5DB381A8">
      <w:pPr>
        <w:pStyle w:val="37"/>
        <w:tabs>
          <w:tab w:val="right" w:leader="dot" w:pos="8618"/>
        </w:tabs>
      </w:pPr>
      <w:r>
        <w:rPr>
          <w:bCs/>
          <w:caps/>
        </w:rPr>
        <w:fldChar w:fldCharType="begin"/>
      </w:r>
      <w:r>
        <w:rPr>
          <w:bCs/>
          <w:caps/>
        </w:rPr>
        <w:instrText xml:space="preserve"> HYPERLINK \l _Toc818343043 </w:instrText>
      </w:r>
      <w:r>
        <w:rPr>
          <w:bCs/>
          <w:caps/>
        </w:rPr>
        <w:fldChar w:fldCharType="separate"/>
      </w:r>
      <w:r>
        <w:t>4.2. 接入双方要求</w:t>
      </w:r>
      <w:r>
        <w:tab/>
      </w:r>
      <w:r>
        <w:fldChar w:fldCharType="begin"/>
      </w:r>
      <w:r>
        <w:instrText xml:space="preserve"> PAGEREF _Toc818343043 \h </w:instrText>
      </w:r>
      <w:r>
        <w:fldChar w:fldCharType="separate"/>
      </w:r>
      <w:r>
        <w:t>7</w:t>
      </w:r>
      <w:r>
        <w:fldChar w:fldCharType="end"/>
      </w:r>
      <w:r>
        <w:rPr>
          <w:bCs/>
          <w:caps/>
        </w:rPr>
        <w:fldChar w:fldCharType="end"/>
      </w:r>
    </w:p>
    <w:p w14:paraId="7855F22B">
      <w:pPr>
        <w:pStyle w:val="31"/>
        <w:tabs>
          <w:tab w:val="right" w:leader="dot" w:pos="8618"/>
        </w:tabs>
      </w:pPr>
      <w:r>
        <w:rPr>
          <w:bCs w:val="0"/>
          <w:caps w:val="0"/>
        </w:rPr>
        <w:fldChar w:fldCharType="begin"/>
      </w:r>
      <w:r>
        <w:rPr>
          <w:bCs w:val="0"/>
          <w:caps w:val="0"/>
        </w:rPr>
        <w:instrText xml:space="preserve"> HYPERLINK \l _Toc1406248313 </w:instrText>
      </w:r>
      <w:r>
        <w:rPr>
          <w:bCs w:val="0"/>
          <w:caps w:val="0"/>
        </w:rPr>
        <w:fldChar w:fldCharType="separate"/>
      </w:r>
      <w:r>
        <w:t xml:space="preserve">5. </w:t>
      </w:r>
      <w:r>
        <w:rPr>
          <w:rFonts w:hint="eastAsia"/>
        </w:rPr>
        <w:t>B接口协议</w:t>
      </w:r>
      <w:r>
        <w:tab/>
      </w:r>
      <w:r>
        <w:fldChar w:fldCharType="begin"/>
      </w:r>
      <w:r>
        <w:instrText xml:space="preserve"> PAGEREF _Toc1406248313 \h </w:instrText>
      </w:r>
      <w:r>
        <w:fldChar w:fldCharType="separate"/>
      </w:r>
      <w:r>
        <w:t>7</w:t>
      </w:r>
      <w:r>
        <w:fldChar w:fldCharType="end"/>
      </w:r>
      <w:r>
        <w:rPr>
          <w:bCs w:val="0"/>
          <w:caps w:val="0"/>
        </w:rPr>
        <w:fldChar w:fldCharType="end"/>
      </w:r>
    </w:p>
    <w:p w14:paraId="68BD18D1">
      <w:pPr>
        <w:pStyle w:val="37"/>
        <w:tabs>
          <w:tab w:val="right" w:leader="dot" w:pos="8618"/>
        </w:tabs>
      </w:pPr>
      <w:r>
        <w:rPr>
          <w:bCs/>
          <w:caps/>
        </w:rPr>
        <w:fldChar w:fldCharType="begin"/>
      </w:r>
      <w:r>
        <w:rPr>
          <w:bCs/>
          <w:caps/>
        </w:rPr>
        <w:instrText xml:space="preserve"> HYPERLINK \l _Toc1757861356 </w:instrText>
      </w:r>
      <w:r>
        <w:rPr>
          <w:bCs/>
          <w:caps/>
        </w:rPr>
        <w:fldChar w:fldCharType="separate"/>
      </w:r>
      <w:r>
        <w:t>5.1. 报文原则</w:t>
      </w:r>
      <w:r>
        <w:tab/>
      </w:r>
      <w:r>
        <w:fldChar w:fldCharType="begin"/>
      </w:r>
      <w:r>
        <w:instrText xml:space="preserve"> PAGEREF _Toc1757861356 \h </w:instrText>
      </w:r>
      <w:r>
        <w:fldChar w:fldCharType="separate"/>
      </w:r>
      <w:r>
        <w:t>7</w:t>
      </w:r>
      <w:r>
        <w:fldChar w:fldCharType="end"/>
      </w:r>
      <w:r>
        <w:rPr>
          <w:bCs/>
          <w:caps/>
        </w:rPr>
        <w:fldChar w:fldCharType="end"/>
      </w:r>
    </w:p>
    <w:p w14:paraId="12B28254">
      <w:pPr>
        <w:pStyle w:val="37"/>
        <w:tabs>
          <w:tab w:val="right" w:leader="dot" w:pos="8618"/>
        </w:tabs>
      </w:pPr>
      <w:r>
        <w:rPr>
          <w:bCs/>
          <w:caps/>
        </w:rPr>
        <w:fldChar w:fldCharType="begin"/>
      </w:r>
      <w:r>
        <w:rPr>
          <w:bCs/>
          <w:caps/>
        </w:rPr>
        <w:instrText xml:space="preserve"> HYPERLINK \l _Toc1443278513 </w:instrText>
      </w:r>
      <w:r>
        <w:rPr>
          <w:bCs/>
          <w:caps/>
        </w:rPr>
        <w:fldChar w:fldCharType="separate"/>
      </w:r>
      <w:r>
        <w:t xml:space="preserve">5.2. </w:t>
      </w:r>
      <w:r>
        <w:rPr>
          <w:rFonts w:hint="eastAsia"/>
        </w:rPr>
        <w:t>WSDL定义</w:t>
      </w:r>
      <w:r>
        <w:tab/>
      </w:r>
      <w:r>
        <w:fldChar w:fldCharType="begin"/>
      </w:r>
      <w:r>
        <w:instrText xml:space="preserve"> PAGEREF _Toc1443278513 \h </w:instrText>
      </w:r>
      <w:r>
        <w:fldChar w:fldCharType="separate"/>
      </w:r>
      <w:r>
        <w:t>7</w:t>
      </w:r>
      <w:r>
        <w:fldChar w:fldCharType="end"/>
      </w:r>
      <w:r>
        <w:rPr>
          <w:bCs/>
          <w:caps/>
        </w:rPr>
        <w:fldChar w:fldCharType="end"/>
      </w:r>
    </w:p>
    <w:p w14:paraId="04E3780F">
      <w:pPr>
        <w:pStyle w:val="37"/>
        <w:tabs>
          <w:tab w:val="right" w:leader="dot" w:pos="8618"/>
        </w:tabs>
      </w:pPr>
      <w:r>
        <w:rPr>
          <w:bCs/>
          <w:caps/>
        </w:rPr>
        <w:fldChar w:fldCharType="begin"/>
      </w:r>
      <w:r>
        <w:rPr>
          <w:bCs/>
          <w:caps/>
        </w:rPr>
        <w:instrText xml:space="preserve"> HYPERLINK \l _Toc1354175126 </w:instrText>
      </w:r>
      <w:r>
        <w:rPr>
          <w:bCs/>
          <w:caps/>
        </w:rPr>
        <w:fldChar w:fldCharType="separate"/>
      </w:r>
      <w:r>
        <w:t>5.3. 基本定义</w:t>
      </w:r>
      <w:r>
        <w:tab/>
      </w:r>
      <w:r>
        <w:fldChar w:fldCharType="begin"/>
      </w:r>
      <w:r>
        <w:instrText xml:space="preserve"> PAGEREF _Toc1354175126 \h </w:instrText>
      </w:r>
      <w:r>
        <w:fldChar w:fldCharType="separate"/>
      </w:r>
      <w:r>
        <w:t>8</w:t>
      </w:r>
      <w:r>
        <w:fldChar w:fldCharType="end"/>
      </w:r>
      <w:r>
        <w:rPr>
          <w:bCs/>
          <w:caps/>
        </w:rPr>
        <w:fldChar w:fldCharType="end"/>
      </w:r>
    </w:p>
    <w:p w14:paraId="5515610D">
      <w:pPr>
        <w:pStyle w:val="37"/>
        <w:tabs>
          <w:tab w:val="right" w:leader="dot" w:pos="8618"/>
        </w:tabs>
      </w:pPr>
      <w:r>
        <w:rPr>
          <w:bCs/>
          <w:caps/>
        </w:rPr>
        <w:fldChar w:fldCharType="begin"/>
      </w:r>
      <w:r>
        <w:rPr>
          <w:bCs/>
          <w:caps/>
        </w:rPr>
        <w:instrText xml:space="preserve"> HYPERLINK \l _Toc589651776 </w:instrText>
      </w:r>
      <w:r>
        <w:rPr>
          <w:bCs/>
          <w:caps/>
        </w:rPr>
        <w:fldChar w:fldCharType="separate"/>
      </w:r>
      <w:r>
        <w:t>5.4. 基本报文格式定义</w:t>
      </w:r>
      <w:r>
        <w:tab/>
      </w:r>
      <w:r>
        <w:fldChar w:fldCharType="begin"/>
      </w:r>
      <w:r>
        <w:instrText xml:space="preserve"> PAGEREF _Toc589651776 \h </w:instrText>
      </w:r>
      <w:r>
        <w:fldChar w:fldCharType="separate"/>
      </w:r>
      <w:r>
        <w:t>13</w:t>
      </w:r>
      <w:r>
        <w:fldChar w:fldCharType="end"/>
      </w:r>
      <w:r>
        <w:rPr>
          <w:bCs/>
          <w:caps/>
        </w:rPr>
        <w:fldChar w:fldCharType="end"/>
      </w:r>
    </w:p>
    <w:p w14:paraId="02FBA1AF">
      <w:pPr>
        <w:pStyle w:val="37"/>
        <w:tabs>
          <w:tab w:val="right" w:leader="dot" w:pos="8618"/>
        </w:tabs>
      </w:pPr>
      <w:r>
        <w:rPr>
          <w:bCs/>
          <w:caps/>
        </w:rPr>
        <w:fldChar w:fldCharType="begin"/>
      </w:r>
      <w:r>
        <w:rPr>
          <w:bCs/>
          <w:caps/>
        </w:rPr>
        <w:instrText xml:space="preserve"> HYPERLINK \l _Toc1787851974 </w:instrText>
      </w:r>
      <w:r>
        <w:rPr>
          <w:bCs/>
          <w:caps/>
        </w:rPr>
        <w:fldChar w:fldCharType="separate"/>
      </w:r>
      <w:r>
        <w:t>5.5. 报文类型定义</w:t>
      </w:r>
      <w:r>
        <w:tab/>
      </w:r>
      <w:r>
        <w:fldChar w:fldCharType="begin"/>
      </w:r>
      <w:r>
        <w:instrText xml:space="preserve"> PAGEREF _Toc1787851974 \h </w:instrText>
      </w:r>
      <w:r>
        <w:fldChar w:fldCharType="separate"/>
      </w:r>
      <w:r>
        <w:t>14</w:t>
      </w:r>
      <w:r>
        <w:fldChar w:fldCharType="end"/>
      </w:r>
      <w:r>
        <w:rPr>
          <w:bCs/>
          <w:caps/>
        </w:rPr>
        <w:fldChar w:fldCharType="end"/>
      </w:r>
    </w:p>
    <w:p w14:paraId="1D8FD147">
      <w:pPr>
        <w:pStyle w:val="37"/>
        <w:tabs>
          <w:tab w:val="right" w:leader="dot" w:pos="8618"/>
        </w:tabs>
      </w:pPr>
      <w:r>
        <w:rPr>
          <w:bCs/>
          <w:caps/>
        </w:rPr>
        <w:fldChar w:fldCharType="begin"/>
      </w:r>
      <w:r>
        <w:rPr>
          <w:bCs/>
          <w:caps/>
        </w:rPr>
        <w:instrText xml:space="preserve"> HYPERLINK \l _Toc836938194 </w:instrText>
      </w:r>
      <w:r>
        <w:rPr>
          <w:bCs/>
          <w:caps/>
        </w:rPr>
        <w:fldChar w:fldCharType="separate"/>
      </w:r>
      <w:r>
        <w:t>5.6. 数据流方式</w:t>
      </w:r>
      <w:r>
        <w:rPr>
          <w:rFonts w:hint="eastAsia"/>
        </w:rPr>
        <w:t>和</w:t>
      </w:r>
      <w:r>
        <w:t>格式定义</w:t>
      </w:r>
      <w:r>
        <w:tab/>
      </w:r>
      <w:r>
        <w:fldChar w:fldCharType="begin"/>
      </w:r>
      <w:r>
        <w:instrText xml:space="preserve"> PAGEREF _Toc836938194 \h </w:instrText>
      </w:r>
      <w:r>
        <w:fldChar w:fldCharType="separate"/>
      </w:r>
      <w:r>
        <w:t>16</w:t>
      </w:r>
      <w:r>
        <w:fldChar w:fldCharType="end"/>
      </w:r>
      <w:r>
        <w:rPr>
          <w:bCs/>
          <w:caps/>
        </w:rPr>
        <w:fldChar w:fldCharType="end"/>
      </w:r>
    </w:p>
    <w:p w14:paraId="5F065C0A">
      <w:pPr>
        <w:pStyle w:val="23"/>
        <w:tabs>
          <w:tab w:val="right" w:leader="dot" w:pos="8618"/>
        </w:tabs>
      </w:pPr>
      <w:r>
        <w:rPr>
          <w:bCs/>
          <w:caps/>
        </w:rPr>
        <w:fldChar w:fldCharType="begin"/>
      </w:r>
      <w:r>
        <w:rPr>
          <w:bCs/>
          <w:caps/>
        </w:rPr>
        <w:instrText xml:space="preserve"> HYPERLINK \l _Toc402338708 </w:instrText>
      </w:r>
      <w:r>
        <w:rPr>
          <w:bCs/>
          <w:caps/>
        </w:rPr>
        <w:fldChar w:fldCharType="separate"/>
      </w:r>
      <w:r>
        <w:t xml:space="preserve">5.6.1. </w:t>
      </w:r>
      <w:r>
        <w:rPr>
          <w:rFonts w:hint="eastAsia"/>
        </w:rPr>
        <w:t>FSU向SC注册</w:t>
      </w:r>
      <w:r>
        <w:tab/>
      </w:r>
      <w:r>
        <w:fldChar w:fldCharType="begin"/>
      </w:r>
      <w:r>
        <w:instrText xml:space="preserve"> PAGEREF _Toc402338708 \h </w:instrText>
      </w:r>
      <w:r>
        <w:fldChar w:fldCharType="separate"/>
      </w:r>
      <w:r>
        <w:t>16</w:t>
      </w:r>
      <w:r>
        <w:fldChar w:fldCharType="end"/>
      </w:r>
      <w:r>
        <w:rPr>
          <w:bCs/>
          <w:caps/>
        </w:rPr>
        <w:fldChar w:fldCharType="end"/>
      </w:r>
    </w:p>
    <w:p w14:paraId="3B93F82D">
      <w:pPr>
        <w:pStyle w:val="23"/>
        <w:tabs>
          <w:tab w:val="right" w:leader="dot" w:pos="8618"/>
        </w:tabs>
      </w:pPr>
      <w:r>
        <w:rPr>
          <w:bCs/>
          <w:caps/>
        </w:rPr>
        <w:fldChar w:fldCharType="begin"/>
      </w:r>
      <w:r>
        <w:rPr>
          <w:bCs/>
          <w:caps/>
        </w:rPr>
        <w:instrText xml:space="preserve"> HYPERLINK \l _Toc1828144600 </w:instrText>
      </w:r>
      <w:r>
        <w:rPr>
          <w:bCs/>
          <w:caps/>
        </w:rPr>
        <w:fldChar w:fldCharType="separate"/>
      </w:r>
      <w:r>
        <w:t xml:space="preserve">5.6.2. </w:t>
      </w:r>
      <w:r>
        <w:rPr>
          <w:rFonts w:hint="eastAsia"/>
        </w:rPr>
        <w:t>上报</w:t>
      </w:r>
      <w:r>
        <w:t>告警信息</w:t>
      </w:r>
      <w:r>
        <w:tab/>
      </w:r>
      <w:r>
        <w:fldChar w:fldCharType="begin"/>
      </w:r>
      <w:r>
        <w:instrText xml:space="preserve"> PAGEREF _Toc1828144600 \h </w:instrText>
      </w:r>
      <w:r>
        <w:fldChar w:fldCharType="separate"/>
      </w:r>
      <w:r>
        <w:t>17</w:t>
      </w:r>
      <w:r>
        <w:fldChar w:fldCharType="end"/>
      </w:r>
      <w:r>
        <w:rPr>
          <w:bCs/>
          <w:caps/>
        </w:rPr>
        <w:fldChar w:fldCharType="end"/>
      </w:r>
    </w:p>
    <w:p w14:paraId="1699DE1A">
      <w:pPr>
        <w:pStyle w:val="23"/>
        <w:tabs>
          <w:tab w:val="right" w:leader="dot" w:pos="8618"/>
        </w:tabs>
      </w:pPr>
      <w:r>
        <w:rPr>
          <w:bCs/>
          <w:caps/>
        </w:rPr>
        <w:fldChar w:fldCharType="begin"/>
      </w:r>
      <w:r>
        <w:rPr>
          <w:bCs/>
          <w:caps/>
        </w:rPr>
        <w:instrText xml:space="preserve"> HYPERLINK \l _Toc1577754571 </w:instrText>
      </w:r>
      <w:r>
        <w:rPr>
          <w:bCs/>
          <w:caps/>
        </w:rPr>
        <w:fldChar w:fldCharType="separate"/>
      </w:r>
      <w:r>
        <w:t>5.6.3. 请求监控点数据</w:t>
      </w:r>
      <w:r>
        <w:tab/>
      </w:r>
      <w:r>
        <w:fldChar w:fldCharType="begin"/>
      </w:r>
      <w:r>
        <w:instrText xml:space="preserve"> PAGEREF _Toc1577754571 \h </w:instrText>
      </w:r>
      <w:r>
        <w:fldChar w:fldCharType="separate"/>
      </w:r>
      <w:r>
        <w:t>19</w:t>
      </w:r>
      <w:r>
        <w:fldChar w:fldCharType="end"/>
      </w:r>
      <w:r>
        <w:rPr>
          <w:bCs/>
          <w:caps/>
        </w:rPr>
        <w:fldChar w:fldCharType="end"/>
      </w:r>
    </w:p>
    <w:p w14:paraId="147EB425">
      <w:pPr>
        <w:pStyle w:val="23"/>
        <w:tabs>
          <w:tab w:val="right" w:leader="dot" w:pos="8618"/>
        </w:tabs>
      </w:pPr>
      <w:r>
        <w:rPr>
          <w:bCs/>
          <w:caps/>
        </w:rPr>
        <w:fldChar w:fldCharType="begin"/>
      </w:r>
      <w:r>
        <w:rPr>
          <w:bCs/>
          <w:caps/>
        </w:rPr>
        <w:instrText xml:space="preserve"> HYPERLINK \l _Toc193001641 </w:instrText>
      </w:r>
      <w:r>
        <w:rPr>
          <w:bCs/>
          <w:caps/>
        </w:rPr>
        <w:fldChar w:fldCharType="separate"/>
      </w:r>
      <w:r>
        <w:t>5.6.4. 写监控点</w:t>
      </w:r>
      <w:r>
        <w:rPr>
          <w:rFonts w:hint="eastAsia"/>
        </w:rPr>
        <w:t>设置</w:t>
      </w:r>
      <w:r>
        <w:t>值</w:t>
      </w:r>
      <w:r>
        <w:tab/>
      </w:r>
      <w:r>
        <w:fldChar w:fldCharType="begin"/>
      </w:r>
      <w:r>
        <w:instrText xml:space="preserve"> PAGEREF _Toc193001641 \h </w:instrText>
      </w:r>
      <w:r>
        <w:fldChar w:fldCharType="separate"/>
      </w:r>
      <w:r>
        <w:t>22</w:t>
      </w:r>
      <w:r>
        <w:fldChar w:fldCharType="end"/>
      </w:r>
      <w:r>
        <w:rPr>
          <w:bCs/>
          <w:caps/>
        </w:rPr>
        <w:fldChar w:fldCharType="end"/>
      </w:r>
    </w:p>
    <w:p w14:paraId="63042B04">
      <w:pPr>
        <w:pStyle w:val="23"/>
        <w:tabs>
          <w:tab w:val="right" w:leader="dot" w:pos="8618"/>
        </w:tabs>
      </w:pPr>
      <w:r>
        <w:rPr>
          <w:bCs/>
          <w:caps/>
        </w:rPr>
        <w:fldChar w:fldCharType="begin"/>
      </w:r>
      <w:r>
        <w:rPr>
          <w:bCs/>
          <w:caps/>
        </w:rPr>
        <w:instrText xml:space="preserve"> HYPERLINK \l _Toc1078273317 </w:instrText>
      </w:r>
      <w:r>
        <w:rPr>
          <w:bCs/>
          <w:caps/>
        </w:rPr>
        <w:fldChar w:fldCharType="separate"/>
      </w:r>
      <w:r>
        <w:t xml:space="preserve">5.6.5. </w:t>
      </w:r>
      <w:r>
        <w:rPr>
          <w:rFonts w:hint="eastAsia"/>
        </w:rPr>
        <w:t>请求监控点门限数据</w:t>
      </w:r>
      <w:r>
        <w:tab/>
      </w:r>
      <w:r>
        <w:fldChar w:fldCharType="begin"/>
      </w:r>
      <w:r>
        <w:instrText xml:space="preserve"> PAGEREF _Toc1078273317 \h </w:instrText>
      </w:r>
      <w:r>
        <w:fldChar w:fldCharType="separate"/>
      </w:r>
      <w:r>
        <w:t>24</w:t>
      </w:r>
      <w:r>
        <w:fldChar w:fldCharType="end"/>
      </w:r>
      <w:r>
        <w:rPr>
          <w:bCs/>
          <w:caps/>
        </w:rPr>
        <w:fldChar w:fldCharType="end"/>
      </w:r>
    </w:p>
    <w:p w14:paraId="4913ABBD">
      <w:pPr>
        <w:pStyle w:val="23"/>
        <w:tabs>
          <w:tab w:val="right" w:leader="dot" w:pos="8618"/>
        </w:tabs>
      </w:pPr>
      <w:r>
        <w:rPr>
          <w:bCs/>
          <w:caps/>
        </w:rPr>
        <w:fldChar w:fldCharType="begin"/>
      </w:r>
      <w:r>
        <w:rPr>
          <w:bCs/>
          <w:caps/>
        </w:rPr>
        <w:instrText xml:space="preserve"> HYPERLINK \l _Toc2072625433 </w:instrText>
      </w:r>
      <w:r>
        <w:rPr>
          <w:bCs/>
          <w:caps/>
        </w:rPr>
        <w:fldChar w:fldCharType="separate"/>
      </w:r>
      <w:r>
        <w:t>5.6.6. 写监控点</w:t>
      </w:r>
      <w:r>
        <w:rPr>
          <w:rFonts w:hint="eastAsia"/>
        </w:rPr>
        <w:t>门限数据</w:t>
      </w:r>
      <w:r>
        <w:tab/>
      </w:r>
      <w:r>
        <w:fldChar w:fldCharType="begin"/>
      </w:r>
      <w:r>
        <w:instrText xml:space="preserve"> PAGEREF _Toc2072625433 \h </w:instrText>
      </w:r>
      <w:r>
        <w:fldChar w:fldCharType="separate"/>
      </w:r>
      <w:r>
        <w:t>26</w:t>
      </w:r>
      <w:r>
        <w:fldChar w:fldCharType="end"/>
      </w:r>
      <w:r>
        <w:rPr>
          <w:bCs/>
          <w:caps/>
        </w:rPr>
        <w:fldChar w:fldCharType="end"/>
      </w:r>
    </w:p>
    <w:p w14:paraId="52132EA2">
      <w:pPr>
        <w:pStyle w:val="23"/>
        <w:tabs>
          <w:tab w:val="right" w:leader="dot" w:pos="8618"/>
        </w:tabs>
      </w:pPr>
      <w:r>
        <w:rPr>
          <w:bCs/>
          <w:caps/>
        </w:rPr>
        <w:fldChar w:fldCharType="begin"/>
      </w:r>
      <w:r>
        <w:rPr>
          <w:bCs/>
          <w:caps/>
        </w:rPr>
        <w:instrText xml:space="preserve"> HYPERLINK \l _Toc283414444 </w:instrText>
      </w:r>
      <w:r>
        <w:rPr>
          <w:bCs/>
          <w:caps/>
        </w:rPr>
        <w:fldChar w:fldCharType="separate"/>
      </w:r>
      <w:r>
        <w:rPr>
          <w:szCs w:val="28"/>
        </w:rPr>
        <w:t xml:space="preserve">5.6.7. </w:t>
      </w:r>
      <w:r>
        <w:rPr>
          <w:rFonts w:hint="eastAsia"/>
        </w:rPr>
        <w:t>获取</w:t>
      </w:r>
      <w:r>
        <w:t>FSU</w:t>
      </w:r>
      <w:r>
        <w:rPr>
          <w:rFonts w:hint="eastAsia"/>
        </w:rPr>
        <w:t>注册信息</w:t>
      </w:r>
      <w:r>
        <w:tab/>
      </w:r>
      <w:r>
        <w:fldChar w:fldCharType="begin"/>
      </w:r>
      <w:r>
        <w:instrText xml:space="preserve"> PAGEREF _Toc283414444 \h </w:instrText>
      </w:r>
      <w:r>
        <w:fldChar w:fldCharType="separate"/>
      </w:r>
      <w:r>
        <w:t>29</w:t>
      </w:r>
      <w:r>
        <w:fldChar w:fldCharType="end"/>
      </w:r>
      <w:r>
        <w:rPr>
          <w:bCs/>
          <w:caps/>
        </w:rPr>
        <w:fldChar w:fldCharType="end"/>
      </w:r>
    </w:p>
    <w:p w14:paraId="14F38D6D">
      <w:pPr>
        <w:pStyle w:val="23"/>
        <w:tabs>
          <w:tab w:val="right" w:leader="dot" w:pos="8618"/>
        </w:tabs>
      </w:pPr>
      <w:r>
        <w:rPr>
          <w:bCs/>
          <w:caps/>
        </w:rPr>
        <w:fldChar w:fldCharType="begin"/>
      </w:r>
      <w:r>
        <w:rPr>
          <w:bCs/>
          <w:caps/>
        </w:rPr>
        <w:instrText xml:space="preserve"> HYPERLINK \l _Toc227831262 </w:instrText>
      </w:r>
      <w:r>
        <w:rPr>
          <w:bCs/>
          <w:caps/>
        </w:rPr>
        <w:fldChar w:fldCharType="separate"/>
      </w:r>
      <w:r>
        <w:t xml:space="preserve">5.6.8. </w:t>
      </w:r>
      <w:r>
        <w:rPr>
          <w:rFonts w:hint="eastAsia"/>
        </w:rPr>
        <w:t>批量</w:t>
      </w:r>
      <w:r>
        <w:t>设置FSU</w:t>
      </w:r>
      <w:r>
        <w:rPr>
          <w:rFonts w:hint="eastAsia"/>
        </w:rPr>
        <w:t>注册信息</w:t>
      </w:r>
      <w:r>
        <w:tab/>
      </w:r>
      <w:r>
        <w:fldChar w:fldCharType="begin"/>
      </w:r>
      <w:r>
        <w:instrText xml:space="preserve"> PAGEREF _Toc227831262 \h </w:instrText>
      </w:r>
      <w:r>
        <w:fldChar w:fldCharType="separate"/>
      </w:r>
      <w:r>
        <w:t>31</w:t>
      </w:r>
      <w:r>
        <w:fldChar w:fldCharType="end"/>
      </w:r>
      <w:r>
        <w:rPr>
          <w:bCs/>
          <w:caps/>
        </w:rPr>
        <w:fldChar w:fldCharType="end"/>
      </w:r>
    </w:p>
    <w:p w14:paraId="3EEA5568">
      <w:pPr>
        <w:pStyle w:val="23"/>
        <w:tabs>
          <w:tab w:val="right" w:leader="dot" w:pos="8618"/>
        </w:tabs>
      </w:pPr>
      <w:r>
        <w:rPr>
          <w:bCs/>
          <w:caps/>
        </w:rPr>
        <w:fldChar w:fldCharType="begin"/>
      </w:r>
      <w:r>
        <w:rPr>
          <w:bCs/>
          <w:caps/>
        </w:rPr>
        <w:instrText xml:space="preserve"> HYPERLINK \l _Toc196677833 </w:instrText>
      </w:r>
      <w:r>
        <w:rPr>
          <w:bCs/>
          <w:caps/>
        </w:rPr>
        <w:fldChar w:fldCharType="separate"/>
      </w:r>
      <w:r>
        <w:t xml:space="preserve">5.6.9. </w:t>
      </w:r>
      <w:r>
        <w:rPr>
          <w:rFonts w:hint="eastAsia"/>
        </w:rPr>
        <w:t>获取</w:t>
      </w:r>
      <w:r>
        <w:t>FSU的FTP信息</w:t>
      </w:r>
      <w:r>
        <w:tab/>
      </w:r>
      <w:r>
        <w:fldChar w:fldCharType="begin"/>
      </w:r>
      <w:r>
        <w:instrText xml:space="preserve"> PAGEREF _Toc196677833 \h </w:instrText>
      </w:r>
      <w:r>
        <w:fldChar w:fldCharType="separate"/>
      </w:r>
      <w:r>
        <w:t>32</w:t>
      </w:r>
      <w:r>
        <w:fldChar w:fldCharType="end"/>
      </w:r>
      <w:r>
        <w:rPr>
          <w:bCs/>
          <w:caps/>
        </w:rPr>
        <w:fldChar w:fldCharType="end"/>
      </w:r>
    </w:p>
    <w:p w14:paraId="546071E6">
      <w:pPr>
        <w:pStyle w:val="23"/>
        <w:tabs>
          <w:tab w:val="right" w:leader="dot" w:pos="8618"/>
        </w:tabs>
      </w:pPr>
      <w:r>
        <w:rPr>
          <w:bCs/>
          <w:caps/>
        </w:rPr>
        <w:fldChar w:fldCharType="begin"/>
      </w:r>
      <w:r>
        <w:rPr>
          <w:bCs/>
          <w:caps/>
        </w:rPr>
        <w:instrText xml:space="preserve"> HYPERLINK \l _Toc587006498 </w:instrText>
      </w:r>
      <w:r>
        <w:rPr>
          <w:bCs/>
          <w:caps/>
        </w:rPr>
        <w:fldChar w:fldCharType="separate"/>
      </w:r>
      <w:r>
        <w:t>5.6.10. 设置FSU的FTP信息</w:t>
      </w:r>
      <w:r>
        <w:tab/>
      </w:r>
      <w:r>
        <w:fldChar w:fldCharType="begin"/>
      </w:r>
      <w:r>
        <w:instrText xml:space="preserve"> PAGEREF _Toc587006498 \h </w:instrText>
      </w:r>
      <w:r>
        <w:fldChar w:fldCharType="separate"/>
      </w:r>
      <w:r>
        <w:t>33</w:t>
      </w:r>
      <w:r>
        <w:fldChar w:fldCharType="end"/>
      </w:r>
      <w:r>
        <w:rPr>
          <w:bCs/>
          <w:caps/>
        </w:rPr>
        <w:fldChar w:fldCharType="end"/>
      </w:r>
    </w:p>
    <w:p w14:paraId="589CF058">
      <w:pPr>
        <w:pStyle w:val="23"/>
        <w:tabs>
          <w:tab w:val="right" w:leader="dot" w:pos="8618"/>
        </w:tabs>
      </w:pPr>
      <w:r>
        <w:rPr>
          <w:bCs/>
          <w:caps/>
        </w:rPr>
        <w:fldChar w:fldCharType="begin"/>
      </w:r>
      <w:r>
        <w:rPr>
          <w:bCs/>
          <w:caps/>
        </w:rPr>
        <w:instrText xml:space="preserve"> HYPERLINK \l _Toc278337568 </w:instrText>
      </w:r>
      <w:r>
        <w:rPr>
          <w:bCs/>
          <w:caps/>
        </w:rPr>
        <w:fldChar w:fldCharType="separate"/>
      </w:r>
      <w:r>
        <w:t xml:space="preserve">5.6.11. </w:t>
      </w:r>
      <w:r>
        <w:rPr>
          <w:rFonts w:hint="eastAsia"/>
        </w:rPr>
        <w:t>时间</w:t>
      </w:r>
      <w:r>
        <w:t>同步</w:t>
      </w:r>
      <w:r>
        <w:tab/>
      </w:r>
      <w:r>
        <w:fldChar w:fldCharType="begin"/>
      </w:r>
      <w:r>
        <w:instrText xml:space="preserve"> PAGEREF _Toc278337568 \h </w:instrText>
      </w:r>
      <w:r>
        <w:fldChar w:fldCharType="separate"/>
      </w:r>
      <w:r>
        <w:t>35</w:t>
      </w:r>
      <w:r>
        <w:fldChar w:fldCharType="end"/>
      </w:r>
      <w:r>
        <w:rPr>
          <w:bCs/>
          <w:caps/>
        </w:rPr>
        <w:fldChar w:fldCharType="end"/>
      </w:r>
    </w:p>
    <w:p w14:paraId="7AF2FB80">
      <w:pPr>
        <w:pStyle w:val="23"/>
        <w:tabs>
          <w:tab w:val="right" w:leader="dot" w:pos="8618"/>
        </w:tabs>
      </w:pPr>
      <w:r>
        <w:rPr>
          <w:bCs/>
          <w:caps/>
        </w:rPr>
        <w:fldChar w:fldCharType="begin"/>
      </w:r>
      <w:r>
        <w:rPr>
          <w:bCs/>
          <w:caps/>
        </w:rPr>
        <w:instrText xml:space="preserve"> HYPERLINK \l _Toc800122210 </w:instrText>
      </w:r>
      <w:r>
        <w:rPr>
          <w:bCs/>
          <w:caps/>
        </w:rPr>
        <w:fldChar w:fldCharType="separate"/>
      </w:r>
      <w:r>
        <w:t>5.6.12. 获取FSU</w:t>
      </w:r>
      <w:r>
        <w:rPr>
          <w:rFonts w:hint="eastAsia"/>
        </w:rPr>
        <w:t>状态信息</w:t>
      </w:r>
      <w:r>
        <w:tab/>
      </w:r>
      <w:r>
        <w:fldChar w:fldCharType="begin"/>
      </w:r>
      <w:r>
        <w:instrText xml:space="preserve"> PAGEREF _Toc800122210 \h </w:instrText>
      </w:r>
      <w:r>
        <w:fldChar w:fldCharType="separate"/>
      </w:r>
      <w:r>
        <w:t>36</w:t>
      </w:r>
      <w:r>
        <w:fldChar w:fldCharType="end"/>
      </w:r>
      <w:r>
        <w:rPr>
          <w:bCs/>
          <w:caps/>
        </w:rPr>
        <w:fldChar w:fldCharType="end"/>
      </w:r>
    </w:p>
    <w:p w14:paraId="25B0C5F7">
      <w:pPr>
        <w:pStyle w:val="23"/>
        <w:tabs>
          <w:tab w:val="right" w:leader="dot" w:pos="8618"/>
        </w:tabs>
      </w:pPr>
      <w:r>
        <w:rPr>
          <w:bCs/>
          <w:caps/>
        </w:rPr>
        <w:fldChar w:fldCharType="begin"/>
      </w:r>
      <w:r>
        <w:rPr>
          <w:bCs/>
          <w:caps/>
        </w:rPr>
        <w:instrText xml:space="preserve"> HYPERLINK \l _Toc111385956 </w:instrText>
      </w:r>
      <w:r>
        <w:rPr>
          <w:bCs/>
          <w:caps/>
        </w:rPr>
        <w:fldChar w:fldCharType="separate"/>
      </w:r>
      <w:r>
        <w:t xml:space="preserve">5.6.13. </w:t>
      </w:r>
      <w:r>
        <w:rPr>
          <w:rFonts w:hint="eastAsia"/>
        </w:rPr>
        <w:t>更新FSU状态信息获取周期</w:t>
      </w:r>
      <w:r>
        <w:tab/>
      </w:r>
      <w:r>
        <w:fldChar w:fldCharType="begin"/>
      </w:r>
      <w:r>
        <w:instrText xml:space="preserve"> PAGEREF _Toc111385956 \h </w:instrText>
      </w:r>
      <w:r>
        <w:fldChar w:fldCharType="separate"/>
      </w:r>
      <w:r>
        <w:t>38</w:t>
      </w:r>
      <w:r>
        <w:fldChar w:fldCharType="end"/>
      </w:r>
      <w:r>
        <w:rPr>
          <w:bCs/>
          <w:caps/>
        </w:rPr>
        <w:fldChar w:fldCharType="end"/>
      </w:r>
    </w:p>
    <w:p w14:paraId="14E07087">
      <w:pPr>
        <w:pStyle w:val="23"/>
        <w:tabs>
          <w:tab w:val="right" w:leader="dot" w:pos="8618"/>
        </w:tabs>
      </w:pPr>
      <w:r>
        <w:rPr>
          <w:bCs/>
          <w:caps/>
        </w:rPr>
        <w:fldChar w:fldCharType="begin"/>
      </w:r>
      <w:r>
        <w:rPr>
          <w:bCs/>
          <w:caps/>
        </w:rPr>
        <w:instrText xml:space="preserve"> HYPERLINK \l _Toc1605505955 </w:instrText>
      </w:r>
      <w:r>
        <w:rPr>
          <w:bCs/>
          <w:caps/>
        </w:rPr>
        <w:fldChar w:fldCharType="separate"/>
      </w:r>
      <w:r>
        <w:t>5.6.14. 重启FSU</w:t>
      </w:r>
      <w:r>
        <w:tab/>
      </w:r>
      <w:r>
        <w:fldChar w:fldCharType="begin"/>
      </w:r>
      <w:r>
        <w:instrText xml:space="preserve"> PAGEREF _Toc1605505955 \h </w:instrText>
      </w:r>
      <w:r>
        <w:fldChar w:fldCharType="separate"/>
      </w:r>
      <w:r>
        <w:t>39</w:t>
      </w:r>
      <w:r>
        <w:fldChar w:fldCharType="end"/>
      </w:r>
      <w:r>
        <w:rPr>
          <w:bCs/>
          <w:caps/>
        </w:rPr>
        <w:fldChar w:fldCharType="end"/>
      </w:r>
    </w:p>
    <w:p w14:paraId="334950D4">
      <w:pPr>
        <w:pStyle w:val="23"/>
        <w:tabs>
          <w:tab w:val="right" w:leader="dot" w:pos="8618"/>
        </w:tabs>
      </w:pPr>
      <w:r>
        <w:rPr>
          <w:bCs/>
          <w:caps/>
        </w:rPr>
        <w:fldChar w:fldCharType="begin"/>
      </w:r>
      <w:r>
        <w:rPr>
          <w:bCs/>
          <w:caps/>
        </w:rPr>
        <w:instrText xml:space="preserve"> HYPERLINK \l _Toc606561130 </w:instrText>
      </w:r>
      <w:r>
        <w:rPr>
          <w:bCs/>
          <w:caps/>
        </w:rPr>
        <w:fldChar w:fldCharType="separate"/>
      </w:r>
      <w:r>
        <w:t xml:space="preserve">5.6.15. </w:t>
      </w:r>
      <w:r>
        <w:rPr>
          <w:rFonts w:hint="eastAsia"/>
        </w:rPr>
        <w:t>请求动环设备</w:t>
      </w:r>
      <w:r>
        <w:t>配置</w:t>
      </w:r>
      <w:r>
        <w:rPr>
          <w:rFonts w:hint="eastAsia"/>
        </w:rPr>
        <w:t>数据</w:t>
      </w:r>
      <w:r>
        <w:tab/>
      </w:r>
      <w:r>
        <w:fldChar w:fldCharType="begin"/>
      </w:r>
      <w:r>
        <w:instrText xml:space="preserve"> PAGEREF _Toc606561130 \h </w:instrText>
      </w:r>
      <w:r>
        <w:fldChar w:fldCharType="separate"/>
      </w:r>
      <w:r>
        <w:t>41</w:t>
      </w:r>
      <w:r>
        <w:fldChar w:fldCharType="end"/>
      </w:r>
      <w:r>
        <w:rPr>
          <w:bCs/>
          <w:caps/>
        </w:rPr>
        <w:fldChar w:fldCharType="end"/>
      </w:r>
    </w:p>
    <w:p w14:paraId="4682C739">
      <w:pPr>
        <w:pStyle w:val="23"/>
        <w:tabs>
          <w:tab w:val="right" w:leader="dot" w:pos="8618"/>
        </w:tabs>
      </w:pPr>
      <w:r>
        <w:rPr>
          <w:bCs/>
          <w:caps/>
        </w:rPr>
        <w:fldChar w:fldCharType="begin"/>
      </w:r>
      <w:r>
        <w:rPr>
          <w:bCs/>
          <w:caps/>
        </w:rPr>
        <w:instrText xml:space="preserve"> HYPERLINK \l _Toc368039601 </w:instrText>
      </w:r>
      <w:r>
        <w:rPr>
          <w:bCs/>
          <w:caps/>
        </w:rPr>
        <w:fldChar w:fldCharType="separate"/>
      </w:r>
      <w:r>
        <w:t xml:space="preserve">5.6.16. </w:t>
      </w:r>
      <w:r>
        <w:rPr>
          <w:rFonts w:hint="eastAsia"/>
        </w:rPr>
        <w:t>上报动环</w:t>
      </w:r>
      <w:r>
        <w:t>设备</w:t>
      </w:r>
      <w:r>
        <w:rPr>
          <w:rFonts w:hint="eastAsia"/>
        </w:rPr>
        <w:t>的</w:t>
      </w:r>
      <w:r>
        <w:t>配置</w:t>
      </w:r>
      <w:r>
        <w:rPr>
          <w:rFonts w:hint="eastAsia"/>
        </w:rPr>
        <w:t>数据</w:t>
      </w:r>
      <w:r>
        <w:tab/>
      </w:r>
      <w:r>
        <w:fldChar w:fldCharType="begin"/>
      </w:r>
      <w:r>
        <w:instrText xml:space="preserve"> PAGEREF _Toc368039601 \h </w:instrText>
      </w:r>
      <w:r>
        <w:fldChar w:fldCharType="separate"/>
      </w:r>
      <w:r>
        <w:t>42</w:t>
      </w:r>
      <w:r>
        <w:fldChar w:fldCharType="end"/>
      </w:r>
      <w:r>
        <w:rPr>
          <w:bCs/>
          <w:caps/>
        </w:rPr>
        <w:fldChar w:fldCharType="end"/>
      </w:r>
    </w:p>
    <w:p w14:paraId="224934AF">
      <w:pPr>
        <w:pStyle w:val="23"/>
        <w:tabs>
          <w:tab w:val="right" w:leader="dot" w:pos="8618"/>
        </w:tabs>
      </w:pPr>
      <w:r>
        <w:rPr>
          <w:bCs/>
          <w:caps/>
        </w:rPr>
        <w:fldChar w:fldCharType="begin"/>
      </w:r>
      <w:r>
        <w:rPr>
          <w:bCs/>
          <w:caps/>
        </w:rPr>
        <w:instrText xml:space="preserve"> HYPERLINK \l _Toc888670647 </w:instrText>
      </w:r>
      <w:r>
        <w:rPr>
          <w:bCs/>
          <w:caps/>
        </w:rPr>
        <w:fldChar w:fldCharType="separate"/>
      </w:r>
      <w:r>
        <w:t>5.6.17. 写</w:t>
      </w:r>
      <w:r>
        <w:rPr>
          <w:rFonts w:hint="eastAsia"/>
        </w:rPr>
        <w:t>动环</w:t>
      </w:r>
      <w:r>
        <w:t>设备</w:t>
      </w:r>
      <w:r>
        <w:rPr>
          <w:rFonts w:hint="eastAsia"/>
        </w:rPr>
        <w:t>的</w:t>
      </w:r>
      <w:r>
        <w:t>配置数据</w:t>
      </w:r>
      <w:r>
        <w:tab/>
      </w:r>
      <w:r>
        <w:fldChar w:fldCharType="begin"/>
      </w:r>
      <w:r>
        <w:instrText xml:space="preserve"> PAGEREF _Toc888670647 \h </w:instrText>
      </w:r>
      <w:r>
        <w:fldChar w:fldCharType="separate"/>
      </w:r>
      <w:r>
        <w:t>44</w:t>
      </w:r>
      <w:r>
        <w:fldChar w:fldCharType="end"/>
      </w:r>
      <w:r>
        <w:rPr>
          <w:bCs/>
          <w:caps/>
        </w:rPr>
        <w:fldChar w:fldCharType="end"/>
      </w:r>
    </w:p>
    <w:p w14:paraId="67D33895">
      <w:pPr>
        <w:pStyle w:val="23"/>
        <w:tabs>
          <w:tab w:val="right" w:leader="dot" w:pos="8618"/>
        </w:tabs>
      </w:pPr>
      <w:r>
        <w:rPr>
          <w:bCs/>
          <w:caps/>
        </w:rPr>
        <w:fldChar w:fldCharType="begin"/>
      </w:r>
      <w:r>
        <w:rPr>
          <w:bCs/>
          <w:caps/>
        </w:rPr>
        <w:instrText xml:space="preserve"> HYPERLINK \l _Toc138799244 </w:instrText>
      </w:r>
      <w:r>
        <w:rPr>
          <w:bCs/>
          <w:caps/>
        </w:rPr>
        <w:fldChar w:fldCharType="separate"/>
      </w:r>
      <w:r>
        <w:t xml:space="preserve">5.6.18. </w:t>
      </w:r>
      <w:r>
        <w:rPr>
          <w:rFonts w:hint="eastAsia"/>
        </w:rPr>
        <w:t>查询监控点存储规则</w:t>
      </w:r>
      <w:r>
        <w:tab/>
      </w:r>
      <w:r>
        <w:fldChar w:fldCharType="begin"/>
      </w:r>
      <w:r>
        <w:instrText xml:space="preserve"> PAGEREF _Toc138799244 \h </w:instrText>
      </w:r>
      <w:r>
        <w:fldChar w:fldCharType="separate"/>
      </w:r>
      <w:r>
        <w:t>47</w:t>
      </w:r>
      <w:r>
        <w:fldChar w:fldCharType="end"/>
      </w:r>
      <w:r>
        <w:rPr>
          <w:bCs/>
          <w:caps/>
        </w:rPr>
        <w:fldChar w:fldCharType="end"/>
      </w:r>
    </w:p>
    <w:p w14:paraId="155DB442">
      <w:pPr>
        <w:pStyle w:val="23"/>
        <w:tabs>
          <w:tab w:val="right" w:leader="dot" w:pos="8618"/>
        </w:tabs>
      </w:pPr>
      <w:r>
        <w:rPr>
          <w:bCs/>
          <w:caps/>
        </w:rPr>
        <w:fldChar w:fldCharType="begin"/>
      </w:r>
      <w:r>
        <w:rPr>
          <w:bCs/>
          <w:caps/>
        </w:rPr>
        <w:instrText xml:space="preserve"> HYPERLINK \l _Toc631653266 </w:instrText>
      </w:r>
      <w:r>
        <w:rPr>
          <w:bCs/>
          <w:caps/>
        </w:rPr>
        <w:fldChar w:fldCharType="separate"/>
      </w:r>
      <w:r>
        <w:t>5.6.19. 写监控点</w:t>
      </w:r>
      <w:r>
        <w:rPr>
          <w:rFonts w:hint="eastAsia"/>
        </w:rPr>
        <w:t>存储规则</w:t>
      </w:r>
      <w:r>
        <w:tab/>
      </w:r>
      <w:r>
        <w:fldChar w:fldCharType="begin"/>
      </w:r>
      <w:r>
        <w:instrText xml:space="preserve"> PAGEREF _Toc631653266 \h </w:instrText>
      </w:r>
      <w:r>
        <w:fldChar w:fldCharType="separate"/>
      </w:r>
      <w:r>
        <w:t>49</w:t>
      </w:r>
      <w:r>
        <w:fldChar w:fldCharType="end"/>
      </w:r>
      <w:r>
        <w:rPr>
          <w:bCs/>
          <w:caps/>
        </w:rPr>
        <w:fldChar w:fldCharType="end"/>
      </w:r>
    </w:p>
    <w:p w14:paraId="6F93F368">
      <w:pPr>
        <w:pStyle w:val="23"/>
        <w:tabs>
          <w:tab w:val="right" w:leader="dot" w:pos="8618"/>
        </w:tabs>
      </w:pPr>
      <w:r>
        <w:rPr>
          <w:bCs/>
          <w:caps/>
        </w:rPr>
        <w:fldChar w:fldCharType="begin"/>
      </w:r>
      <w:r>
        <w:rPr>
          <w:bCs/>
          <w:caps/>
        </w:rPr>
        <w:instrText xml:space="preserve"> HYPERLINK \l _Toc1184774541 </w:instrText>
      </w:r>
      <w:r>
        <w:rPr>
          <w:bCs/>
          <w:caps/>
        </w:rPr>
        <w:fldChar w:fldCharType="separate"/>
      </w:r>
      <w:r>
        <w:t>5.6.20. 请求监控点</w:t>
      </w:r>
      <w:r>
        <w:rPr>
          <w:rFonts w:hint="eastAsia"/>
          <w:lang w:val="en-US" w:eastAsia="zh-CN"/>
        </w:rPr>
        <w:t>字符串</w:t>
      </w:r>
      <w:r>
        <w:t>数据</w:t>
      </w:r>
      <w:r>
        <w:tab/>
      </w:r>
      <w:r>
        <w:fldChar w:fldCharType="begin"/>
      </w:r>
      <w:r>
        <w:instrText xml:space="preserve"> PAGEREF _Toc1184774541 \h </w:instrText>
      </w:r>
      <w:r>
        <w:fldChar w:fldCharType="separate"/>
      </w:r>
      <w:r>
        <w:t>51</w:t>
      </w:r>
      <w:r>
        <w:fldChar w:fldCharType="end"/>
      </w:r>
      <w:r>
        <w:rPr>
          <w:bCs/>
          <w:caps/>
        </w:rPr>
        <w:fldChar w:fldCharType="end"/>
      </w:r>
    </w:p>
    <w:p w14:paraId="0F699DF8">
      <w:pPr>
        <w:pStyle w:val="37"/>
        <w:tabs>
          <w:tab w:val="right" w:leader="dot" w:pos="8618"/>
        </w:tabs>
      </w:pPr>
      <w:r>
        <w:rPr>
          <w:bCs/>
          <w:caps/>
        </w:rPr>
        <w:fldChar w:fldCharType="begin"/>
      </w:r>
      <w:r>
        <w:rPr>
          <w:bCs/>
          <w:caps/>
        </w:rPr>
        <w:instrText xml:space="preserve"> HYPERLINK \l _Toc1037335603 </w:instrText>
      </w:r>
      <w:r>
        <w:rPr>
          <w:bCs/>
          <w:caps/>
        </w:rPr>
        <w:fldChar w:fldCharType="separate"/>
      </w:r>
      <w:r>
        <w:t xml:space="preserve">5.7. </w:t>
      </w:r>
      <w:r>
        <w:rPr>
          <w:rFonts w:hint="eastAsia"/>
        </w:rPr>
        <w:t>FTP</w:t>
      </w:r>
      <w:r>
        <w:t>接口</w:t>
      </w:r>
      <w:r>
        <w:rPr>
          <w:rFonts w:hint="eastAsia"/>
        </w:rPr>
        <w:t>能力</w:t>
      </w:r>
      <w:r>
        <w:tab/>
      </w:r>
      <w:r>
        <w:fldChar w:fldCharType="begin"/>
      </w:r>
      <w:r>
        <w:instrText xml:space="preserve"> PAGEREF _Toc1037335603 \h </w:instrText>
      </w:r>
      <w:r>
        <w:fldChar w:fldCharType="separate"/>
      </w:r>
      <w:r>
        <w:t>53</w:t>
      </w:r>
      <w:r>
        <w:fldChar w:fldCharType="end"/>
      </w:r>
      <w:r>
        <w:rPr>
          <w:bCs/>
          <w:caps/>
        </w:rPr>
        <w:fldChar w:fldCharType="end"/>
      </w:r>
    </w:p>
    <w:p w14:paraId="0ACBB611">
      <w:pPr>
        <w:pStyle w:val="23"/>
        <w:tabs>
          <w:tab w:val="right" w:leader="dot" w:pos="8618"/>
        </w:tabs>
      </w:pPr>
      <w:r>
        <w:rPr>
          <w:bCs/>
          <w:caps/>
        </w:rPr>
        <w:fldChar w:fldCharType="begin"/>
      </w:r>
      <w:r>
        <w:rPr>
          <w:bCs/>
          <w:caps/>
        </w:rPr>
        <w:instrText xml:space="preserve"> HYPERLINK \l _Toc1227233275 </w:instrText>
      </w:r>
      <w:r>
        <w:rPr>
          <w:bCs/>
          <w:caps/>
        </w:rPr>
        <w:fldChar w:fldCharType="separate"/>
      </w:r>
      <w:r>
        <w:t xml:space="preserve">5.7.1. </w:t>
      </w:r>
      <w:r>
        <w:rPr>
          <w:rFonts w:hint="eastAsia"/>
        </w:rPr>
        <w:t>批量获取</w:t>
      </w:r>
      <w:r>
        <w:t>监控</w:t>
      </w:r>
      <w:r>
        <w:rPr>
          <w:rFonts w:hint="eastAsia"/>
        </w:rPr>
        <w:t>对象</w:t>
      </w:r>
      <w:r>
        <w:t>的配置数据</w:t>
      </w:r>
      <w:r>
        <w:tab/>
      </w:r>
      <w:r>
        <w:fldChar w:fldCharType="begin"/>
      </w:r>
      <w:r>
        <w:instrText xml:space="preserve"> PAGEREF _Toc1227233275 \h </w:instrText>
      </w:r>
      <w:r>
        <w:fldChar w:fldCharType="separate"/>
      </w:r>
      <w:r>
        <w:t>53</w:t>
      </w:r>
      <w:r>
        <w:fldChar w:fldCharType="end"/>
      </w:r>
      <w:r>
        <w:rPr>
          <w:bCs/>
          <w:caps/>
        </w:rPr>
        <w:fldChar w:fldCharType="end"/>
      </w:r>
    </w:p>
    <w:p w14:paraId="1AC8BAC3">
      <w:pPr>
        <w:pStyle w:val="23"/>
        <w:tabs>
          <w:tab w:val="right" w:leader="dot" w:pos="8618"/>
        </w:tabs>
      </w:pPr>
      <w:r>
        <w:rPr>
          <w:bCs/>
          <w:caps/>
        </w:rPr>
        <w:fldChar w:fldCharType="begin"/>
      </w:r>
      <w:r>
        <w:rPr>
          <w:bCs/>
          <w:caps/>
        </w:rPr>
        <w:instrText xml:space="preserve"> HYPERLINK \l _Toc1676707137 </w:instrText>
      </w:r>
      <w:r>
        <w:rPr>
          <w:bCs/>
          <w:caps/>
        </w:rPr>
        <w:fldChar w:fldCharType="separate"/>
      </w:r>
      <w:r>
        <w:t xml:space="preserve">5.7.2. </w:t>
      </w:r>
      <w:r>
        <w:rPr>
          <w:rFonts w:hint="eastAsia"/>
        </w:rPr>
        <w:t>获取监控图像文件</w:t>
      </w:r>
      <w:r>
        <w:tab/>
      </w:r>
      <w:r>
        <w:fldChar w:fldCharType="begin"/>
      </w:r>
      <w:r>
        <w:instrText xml:space="preserve"> PAGEREF _Toc1676707137 \h </w:instrText>
      </w:r>
      <w:r>
        <w:fldChar w:fldCharType="separate"/>
      </w:r>
      <w:r>
        <w:t>54</w:t>
      </w:r>
      <w:r>
        <w:fldChar w:fldCharType="end"/>
      </w:r>
      <w:r>
        <w:rPr>
          <w:bCs/>
          <w:caps/>
        </w:rPr>
        <w:fldChar w:fldCharType="end"/>
      </w:r>
    </w:p>
    <w:p w14:paraId="25859272">
      <w:pPr>
        <w:pStyle w:val="23"/>
        <w:tabs>
          <w:tab w:val="right" w:leader="dot" w:pos="8618"/>
        </w:tabs>
      </w:pPr>
      <w:r>
        <w:rPr>
          <w:bCs/>
          <w:caps/>
        </w:rPr>
        <w:fldChar w:fldCharType="begin"/>
      </w:r>
      <w:r>
        <w:rPr>
          <w:bCs/>
          <w:caps/>
        </w:rPr>
        <w:instrText xml:space="preserve"> HYPERLINK \l _Toc1136435625 </w:instrText>
      </w:r>
      <w:r>
        <w:rPr>
          <w:bCs/>
          <w:caps/>
        </w:rPr>
        <w:fldChar w:fldCharType="separate"/>
      </w:r>
      <w:r>
        <w:t xml:space="preserve">5.7.3. </w:t>
      </w:r>
      <w:r>
        <w:rPr>
          <w:rFonts w:hint="eastAsia"/>
        </w:rPr>
        <w:t>获取活动、历史告警同步文件</w:t>
      </w:r>
      <w:r>
        <w:tab/>
      </w:r>
      <w:r>
        <w:fldChar w:fldCharType="begin"/>
      </w:r>
      <w:r>
        <w:instrText xml:space="preserve"> PAGEREF _Toc1136435625 \h </w:instrText>
      </w:r>
      <w:r>
        <w:fldChar w:fldCharType="separate"/>
      </w:r>
      <w:r>
        <w:t>54</w:t>
      </w:r>
      <w:r>
        <w:fldChar w:fldCharType="end"/>
      </w:r>
      <w:r>
        <w:rPr>
          <w:bCs/>
          <w:caps/>
        </w:rPr>
        <w:fldChar w:fldCharType="end"/>
      </w:r>
    </w:p>
    <w:p w14:paraId="2D9C64F0">
      <w:pPr>
        <w:pStyle w:val="23"/>
        <w:tabs>
          <w:tab w:val="right" w:leader="dot" w:pos="8618"/>
        </w:tabs>
      </w:pPr>
      <w:r>
        <w:rPr>
          <w:bCs/>
          <w:caps/>
        </w:rPr>
        <w:fldChar w:fldCharType="begin"/>
      </w:r>
      <w:r>
        <w:rPr>
          <w:bCs/>
          <w:caps/>
        </w:rPr>
        <w:instrText xml:space="preserve"> HYPERLINK \l _Toc353992957 </w:instrText>
      </w:r>
      <w:r>
        <w:rPr>
          <w:bCs/>
          <w:caps/>
        </w:rPr>
        <w:fldChar w:fldCharType="separate"/>
      </w:r>
      <w:r>
        <w:t xml:space="preserve">5.7.4. </w:t>
      </w:r>
      <w:r>
        <w:rPr>
          <w:rFonts w:hint="eastAsia"/>
        </w:rPr>
        <w:t>上传FSU相关文件</w:t>
      </w:r>
      <w:r>
        <w:tab/>
      </w:r>
      <w:r>
        <w:fldChar w:fldCharType="begin"/>
      </w:r>
      <w:r>
        <w:instrText xml:space="preserve"> PAGEREF _Toc353992957 \h </w:instrText>
      </w:r>
      <w:r>
        <w:fldChar w:fldCharType="separate"/>
      </w:r>
      <w:r>
        <w:t>55</w:t>
      </w:r>
      <w:r>
        <w:fldChar w:fldCharType="end"/>
      </w:r>
      <w:r>
        <w:rPr>
          <w:bCs/>
          <w:caps/>
        </w:rPr>
        <w:fldChar w:fldCharType="end"/>
      </w:r>
    </w:p>
    <w:p w14:paraId="0676054C">
      <w:pPr>
        <w:pStyle w:val="23"/>
        <w:tabs>
          <w:tab w:val="right" w:leader="dot" w:pos="8618"/>
        </w:tabs>
      </w:pPr>
      <w:r>
        <w:rPr>
          <w:bCs/>
          <w:caps/>
        </w:rPr>
        <w:fldChar w:fldCharType="begin"/>
      </w:r>
      <w:r>
        <w:rPr>
          <w:bCs/>
          <w:caps/>
        </w:rPr>
        <w:instrText xml:space="preserve"> HYPERLINK \l _Toc1029926109 </w:instrText>
      </w:r>
      <w:r>
        <w:rPr>
          <w:bCs/>
          <w:caps/>
        </w:rPr>
        <w:fldChar w:fldCharType="separate"/>
      </w:r>
      <w:r>
        <w:rPr>
          <w:szCs w:val="24"/>
        </w:rPr>
        <w:t xml:space="preserve">5.7.5. </w:t>
      </w:r>
      <w:r>
        <w:rPr>
          <w:rFonts w:hint="eastAsia"/>
          <w:szCs w:val="24"/>
        </w:rPr>
        <w:t>获取</w:t>
      </w:r>
      <w:r>
        <w:rPr>
          <w:szCs w:val="24"/>
        </w:rPr>
        <w:t>监控点性能数据文件</w:t>
      </w:r>
      <w:r>
        <w:tab/>
      </w:r>
      <w:r>
        <w:fldChar w:fldCharType="begin"/>
      </w:r>
      <w:r>
        <w:instrText xml:space="preserve"> PAGEREF _Toc1029926109 \h </w:instrText>
      </w:r>
      <w:r>
        <w:fldChar w:fldCharType="separate"/>
      </w:r>
      <w:r>
        <w:t>55</w:t>
      </w:r>
      <w:r>
        <w:fldChar w:fldCharType="end"/>
      </w:r>
      <w:r>
        <w:rPr>
          <w:bCs/>
          <w:caps/>
        </w:rPr>
        <w:fldChar w:fldCharType="end"/>
      </w:r>
    </w:p>
    <w:p w14:paraId="72E5BAAE">
      <w:pPr>
        <w:pStyle w:val="23"/>
        <w:tabs>
          <w:tab w:val="right" w:leader="dot" w:pos="8618"/>
        </w:tabs>
      </w:pPr>
      <w:r>
        <w:rPr>
          <w:bCs/>
          <w:caps/>
        </w:rPr>
        <w:fldChar w:fldCharType="begin"/>
      </w:r>
      <w:r>
        <w:rPr>
          <w:bCs/>
          <w:caps/>
        </w:rPr>
        <w:instrText xml:space="preserve"> HYPERLINK \l _Toc1249919143 </w:instrText>
      </w:r>
      <w:r>
        <w:rPr>
          <w:bCs/>
          <w:caps/>
        </w:rPr>
        <w:fldChar w:fldCharType="separate"/>
      </w:r>
      <w:r>
        <w:t xml:space="preserve">5.7.6. </w:t>
      </w:r>
      <w:r>
        <w:rPr>
          <w:rFonts w:hint="eastAsia"/>
        </w:rPr>
        <w:t>获取日志</w:t>
      </w:r>
      <w:r>
        <w:t>文件</w:t>
      </w:r>
      <w:r>
        <w:tab/>
      </w:r>
      <w:r>
        <w:fldChar w:fldCharType="begin"/>
      </w:r>
      <w:r>
        <w:instrText xml:space="preserve"> PAGEREF _Toc1249919143 \h </w:instrText>
      </w:r>
      <w:r>
        <w:fldChar w:fldCharType="separate"/>
      </w:r>
      <w:r>
        <w:t>56</w:t>
      </w:r>
      <w:r>
        <w:fldChar w:fldCharType="end"/>
      </w:r>
      <w:r>
        <w:rPr>
          <w:bCs/>
          <w:caps/>
        </w:rPr>
        <w:fldChar w:fldCharType="end"/>
      </w:r>
    </w:p>
    <w:p w14:paraId="5944CE6C">
      <w:pPr>
        <w:pStyle w:val="31"/>
        <w:tabs>
          <w:tab w:val="right" w:leader="dot" w:pos="8618"/>
        </w:tabs>
      </w:pPr>
      <w:r>
        <w:rPr>
          <w:bCs w:val="0"/>
          <w:caps w:val="0"/>
        </w:rPr>
        <w:fldChar w:fldCharType="begin"/>
      </w:r>
      <w:r>
        <w:rPr>
          <w:bCs w:val="0"/>
          <w:caps w:val="0"/>
        </w:rPr>
        <w:instrText xml:space="preserve"> HYPERLINK \l _Toc706001447 </w:instrText>
      </w:r>
      <w:r>
        <w:rPr>
          <w:bCs w:val="0"/>
          <w:caps w:val="0"/>
        </w:rPr>
        <w:fldChar w:fldCharType="separate"/>
      </w:r>
      <w:r>
        <w:rPr>
          <w:rFonts w:hint="eastAsia"/>
        </w:rPr>
        <w:t>附录A</w:t>
      </w:r>
      <w:r>
        <w:t>：</w:t>
      </w:r>
      <w:r>
        <w:rPr>
          <w:rFonts w:hint="eastAsia"/>
        </w:rPr>
        <w:t>智能</w:t>
      </w:r>
      <w:r>
        <w:t>门禁B接口</w:t>
      </w:r>
      <w:r>
        <w:rPr>
          <w:rFonts w:hint="eastAsia"/>
        </w:rPr>
        <w:t>透传要求</w:t>
      </w:r>
      <w:r>
        <w:tab/>
      </w:r>
      <w:r>
        <w:fldChar w:fldCharType="begin"/>
      </w:r>
      <w:r>
        <w:instrText xml:space="preserve"> PAGEREF _Toc706001447 \h </w:instrText>
      </w:r>
      <w:r>
        <w:fldChar w:fldCharType="separate"/>
      </w:r>
      <w:r>
        <w:t>57</w:t>
      </w:r>
      <w:r>
        <w:fldChar w:fldCharType="end"/>
      </w:r>
      <w:r>
        <w:rPr>
          <w:bCs w:val="0"/>
          <w:caps w:val="0"/>
        </w:rPr>
        <w:fldChar w:fldCharType="end"/>
      </w:r>
    </w:p>
    <w:p w14:paraId="518CA661">
      <w:pPr>
        <w:pStyle w:val="31"/>
        <w:tabs>
          <w:tab w:val="right" w:leader="dot" w:pos="8618"/>
        </w:tabs>
      </w:pPr>
      <w:r>
        <w:rPr>
          <w:bCs w:val="0"/>
          <w:caps w:val="0"/>
        </w:rPr>
        <w:fldChar w:fldCharType="begin"/>
      </w:r>
      <w:r>
        <w:rPr>
          <w:bCs w:val="0"/>
          <w:caps w:val="0"/>
        </w:rPr>
        <w:instrText xml:space="preserve"> HYPERLINK \l _Toc919170054 </w:instrText>
      </w:r>
      <w:r>
        <w:rPr>
          <w:bCs w:val="0"/>
          <w:caps w:val="0"/>
        </w:rPr>
        <w:fldChar w:fldCharType="separate"/>
      </w:r>
      <w:r>
        <w:t>A.1 通信方式说明</w:t>
      </w:r>
      <w:r>
        <w:tab/>
      </w:r>
      <w:r>
        <w:fldChar w:fldCharType="begin"/>
      </w:r>
      <w:r>
        <w:instrText xml:space="preserve"> PAGEREF _Toc919170054 \h </w:instrText>
      </w:r>
      <w:r>
        <w:fldChar w:fldCharType="separate"/>
      </w:r>
      <w:r>
        <w:t>57</w:t>
      </w:r>
      <w:r>
        <w:fldChar w:fldCharType="end"/>
      </w:r>
      <w:r>
        <w:rPr>
          <w:bCs w:val="0"/>
          <w:caps w:val="0"/>
        </w:rPr>
        <w:fldChar w:fldCharType="end"/>
      </w:r>
    </w:p>
    <w:p w14:paraId="05949BA6">
      <w:pPr>
        <w:pStyle w:val="31"/>
        <w:tabs>
          <w:tab w:val="right" w:leader="dot" w:pos="8618"/>
        </w:tabs>
      </w:pPr>
      <w:r>
        <w:rPr>
          <w:bCs w:val="0"/>
          <w:caps w:val="0"/>
        </w:rPr>
        <w:fldChar w:fldCharType="begin"/>
      </w:r>
      <w:r>
        <w:rPr>
          <w:bCs w:val="0"/>
          <w:caps w:val="0"/>
        </w:rPr>
        <w:instrText xml:space="preserve"> HYPERLINK \l _Toc1641224707 </w:instrText>
      </w:r>
      <w:r>
        <w:rPr>
          <w:bCs w:val="0"/>
          <w:caps w:val="0"/>
        </w:rPr>
        <w:fldChar w:fldCharType="separate"/>
      </w:r>
      <w:r>
        <w:rPr>
          <w:rFonts w:hint="eastAsia"/>
        </w:rPr>
        <w:t>A.2透传业务协议</w:t>
      </w:r>
      <w:r>
        <w:tab/>
      </w:r>
      <w:r>
        <w:fldChar w:fldCharType="begin"/>
      </w:r>
      <w:r>
        <w:instrText xml:space="preserve"> PAGEREF _Toc1641224707 \h </w:instrText>
      </w:r>
      <w:r>
        <w:fldChar w:fldCharType="separate"/>
      </w:r>
      <w:r>
        <w:t>58</w:t>
      </w:r>
      <w:r>
        <w:fldChar w:fldCharType="end"/>
      </w:r>
      <w:r>
        <w:rPr>
          <w:bCs w:val="0"/>
          <w:caps w:val="0"/>
        </w:rPr>
        <w:fldChar w:fldCharType="end"/>
      </w:r>
    </w:p>
    <w:p w14:paraId="4C019F29">
      <w:pPr>
        <w:pStyle w:val="37"/>
        <w:tabs>
          <w:tab w:val="right" w:leader="dot" w:pos="8618"/>
        </w:tabs>
      </w:pPr>
      <w:r>
        <w:rPr>
          <w:bCs/>
          <w:caps/>
        </w:rPr>
        <w:fldChar w:fldCharType="begin"/>
      </w:r>
      <w:r>
        <w:rPr>
          <w:bCs/>
          <w:caps/>
        </w:rPr>
        <w:instrText xml:space="preserve"> HYPERLINK \l _Toc1783688481 </w:instrText>
      </w:r>
      <w:r>
        <w:rPr>
          <w:bCs/>
          <w:caps/>
        </w:rPr>
        <w:fldChar w:fldCharType="separate"/>
      </w:r>
      <w:r>
        <w:rPr>
          <w:rFonts w:hint="eastAsia"/>
        </w:rPr>
        <w:t>A</w:t>
      </w:r>
      <w:r>
        <w:t xml:space="preserve">2.1 </w:t>
      </w:r>
      <w:r>
        <w:rPr>
          <w:rFonts w:hint="eastAsia"/>
        </w:rPr>
        <w:t>透传串口数据</w:t>
      </w:r>
      <w:r>
        <w:tab/>
      </w:r>
      <w:r>
        <w:fldChar w:fldCharType="begin"/>
      </w:r>
      <w:r>
        <w:instrText xml:space="preserve"> PAGEREF _Toc1783688481 \h </w:instrText>
      </w:r>
      <w:r>
        <w:fldChar w:fldCharType="separate"/>
      </w:r>
      <w:r>
        <w:t>58</w:t>
      </w:r>
      <w:r>
        <w:fldChar w:fldCharType="end"/>
      </w:r>
      <w:r>
        <w:rPr>
          <w:bCs/>
          <w:caps/>
        </w:rPr>
        <w:fldChar w:fldCharType="end"/>
      </w:r>
    </w:p>
    <w:p w14:paraId="687E1B1B">
      <w:pPr>
        <w:pStyle w:val="37"/>
        <w:tabs>
          <w:tab w:val="right" w:leader="dot" w:pos="8618"/>
        </w:tabs>
      </w:pPr>
      <w:r>
        <w:rPr>
          <w:bCs/>
          <w:caps/>
        </w:rPr>
        <w:fldChar w:fldCharType="begin"/>
      </w:r>
      <w:r>
        <w:rPr>
          <w:bCs/>
          <w:caps/>
        </w:rPr>
        <w:instrText xml:space="preserve"> HYPERLINK \l _Toc1728071694 </w:instrText>
      </w:r>
      <w:r>
        <w:rPr>
          <w:bCs/>
          <w:caps/>
        </w:rPr>
        <w:fldChar w:fldCharType="separate"/>
      </w:r>
      <w:r>
        <w:t>A2.2 FSU</w:t>
      </w:r>
      <w:r>
        <w:rPr>
          <w:rFonts w:hint="eastAsia"/>
        </w:rPr>
        <w:t>透传通道心跳</w:t>
      </w:r>
      <w:r>
        <w:tab/>
      </w:r>
      <w:r>
        <w:fldChar w:fldCharType="begin"/>
      </w:r>
      <w:r>
        <w:instrText xml:space="preserve"> PAGEREF _Toc1728071694 \h </w:instrText>
      </w:r>
      <w:r>
        <w:fldChar w:fldCharType="separate"/>
      </w:r>
      <w:r>
        <w:t>60</w:t>
      </w:r>
      <w:r>
        <w:fldChar w:fldCharType="end"/>
      </w:r>
      <w:r>
        <w:rPr>
          <w:bCs/>
          <w:caps/>
        </w:rPr>
        <w:fldChar w:fldCharType="end"/>
      </w:r>
    </w:p>
    <w:p w14:paraId="329CA68D">
      <w:pPr>
        <w:pStyle w:val="31"/>
        <w:tabs>
          <w:tab w:val="right" w:leader="dot" w:pos="8618"/>
        </w:tabs>
      </w:pPr>
      <w:r>
        <w:rPr>
          <w:bCs w:val="0"/>
          <w:caps w:val="0"/>
        </w:rPr>
        <w:fldChar w:fldCharType="begin"/>
      </w:r>
      <w:r>
        <w:rPr>
          <w:bCs w:val="0"/>
          <w:caps w:val="0"/>
        </w:rPr>
        <w:instrText xml:space="preserve"> HYPERLINK \l _Toc1132119030 </w:instrText>
      </w:r>
      <w:r>
        <w:rPr>
          <w:bCs w:val="0"/>
          <w:caps w:val="0"/>
        </w:rPr>
        <w:fldChar w:fldCharType="separate"/>
      </w:r>
      <w:r>
        <w:rPr>
          <w:rFonts w:hint="eastAsia"/>
        </w:rPr>
        <w:t>A.3转义字段</w:t>
      </w:r>
      <w:r>
        <w:t>说明</w:t>
      </w:r>
      <w:r>
        <w:tab/>
      </w:r>
      <w:r>
        <w:fldChar w:fldCharType="begin"/>
      </w:r>
      <w:r>
        <w:instrText xml:space="preserve"> PAGEREF _Toc1132119030 \h </w:instrText>
      </w:r>
      <w:r>
        <w:fldChar w:fldCharType="separate"/>
      </w:r>
      <w:r>
        <w:t>61</w:t>
      </w:r>
      <w:r>
        <w:fldChar w:fldCharType="end"/>
      </w:r>
      <w:r>
        <w:rPr>
          <w:bCs w:val="0"/>
          <w:caps w:val="0"/>
        </w:rPr>
        <w:fldChar w:fldCharType="end"/>
      </w:r>
    </w:p>
    <w:p w14:paraId="43CBCDE3">
      <w:pPr>
        <w:pStyle w:val="31"/>
        <w:tabs>
          <w:tab w:val="right" w:leader="dot" w:pos="8618"/>
        </w:tabs>
      </w:pPr>
      <w:r>
        <w:rPr>
          <w:bCs w:val="0"/>
          <w:caps w:val="0"/>
        </w:rPr>
        <w:fldChar w:fldCharType="begin"/>
      </w:r>
      <w:r>
        <w:rPr>
          <w:bCs w:val="0"/>
          <w:caps w:val="0"/>
        </w:rPr>
        <w:instrText xml:space="preserve"> HYPERLINK \l _Toc819424790 </w:instrText>
      </w:r>
      <w:r>
        <w:rPr>
          <w:bCs w:val="0"/>
          <w:caps w:val="0"/>
        </w:rPr>
        <w:fldChar w:fldCharType="separate"/>
      </w:r>
      <w:r>
        <w:t xml:space="preserve">6. </w:t>
      </w:r>
      <w:r>
        <w:rPr>
          <w:rFonts w:hint="eastAsia"/>
        </w:rPr>
        <w:t>编制</w:t>
      </w:r>
      <w:r>
        <w:t>历史</w:t>
      </w:r>
      <w:r>
        <w:tab/>
      </w:r>
      <w:r>
        <w:fldChar w:fldCharType="begin"/>
      </w:r>
      <w:r>
        <w:instrText xml:space="preserve"> PAGEREF _Toc819424790 \h </w:instrText>
      </w:r>
      <w:r>
        <w:fldChar w:fldCharType="separate"/>
      </w:r>
      <w:r>
        <w:t>63</w:t>
      </w:r>
      <w:r>
        <w:fldChar w:fldCharType="end"/>
      </w:r>
      <w:r>
        <w:rPr>
          <w:bCs w:val="0"/>
          <w:caps w:val="0"/>
        </w:rPr>
        <w:fldChar w:fldCharType="end"/>
      </w:r>
    </w:p>
    <w:p w14:paraId="3E9DA883">
      <w:pPr>
        <w:rPr>
          <w:rFonts w:ascii="宋体" w:hAnsi="宋体"/>
          <w:b/>
          <w:sz w:val="32"/>
          <w:szCs w:val="32"/>
        </w:rPr>
      </w:pPr>
      <w:r>
        <w:rPr>
          <w:bCs/>
          <w:caps/>
        </w:rPr>
        <w:fldChar w:fldCharType="end"/>
      </w:r>
      <w:r>
        <w:rPr>
          <w:rFonts w:ascii="宋体" w:hAnsi="宋体"/>
        </w:rPr>
        <w:br w:type="page"/>
      </w:r>
      <w:bookmarkStart w:id="0" w:name="_Toc118028382"/>
      <w:bookmarkStart w:id="1" w:name="_Toc118024569"/>
      <w:bookmarkStart w:id="2" w:name="_Toc118026097"/>
      <w:bookmarkStart w:id="3" w:name="_Toc118024551"/>
    </w:p>
    <w:p w14:paraId="37D36C71">
      <w:pPr>
        <w:adjustRightInd w:val="0"/>
        <w:snapToGrid w:val="0"/>
        <w:jc w:val="center"/>
        <w:rPr>
          <w:rFonts w:ascii="宋体" w:hAnsi="宋体"/>
          <w:b/>
          <w:sz w:val="32"/>
          <w:szCs w:val="32"/>
        </w:rPr>
      </w:pPr>
      <w:r>
        <w:rPr>
          <w:rFonts w:hint="eastAsia" w:ascii="宋体" w:hAnsi="宋体"/>
          <w:b/>
          <w:sz w:val="32"/>
          <w:szCs w:val="32"/>
        </w:rPr>
        <w:t>前</w:t>
      </w:r>
      <w:r>
        <w:rPr>
          <w:rFonts w:hint="eastAsia" w:ascii="宋体" w:hAnsi="宋体"/>
          <w:b/>
          <w:sz w:val="32"/>
          <w:szCs w:val="32"/>
        </w:rPr>
        <w:tab/>
      </w:r>
      <w:r>
        <w:rPr>
          <w:rFonts w:hint="eastAsia" w:ascii="宋体" w:hAnsi="宋体"/>
          <w:b/>
          <w:sz w:val="32"/>
          <w:szCs w:val="32"/>
        </w:rPr>
        <w:tab/>
      </w:r>
      <w:r>
        <w:rPr>
          <w:rFonts w:hint="eastAsia" w:ascii="宋体" w:hAnsi="宋体"/>
          <w:b/>
          <w:sz w:val="32"/>
          <w:szCs w:val="32"/>
        </w:rPr>
        <w:t>言</w:t>
      </w:r>
      <w:bookmarkEnd w:id="0"/>
      <w:bookmarkEnd w:id="1"/>
      <w:bookmarkEnd w:id="2"/>
      <w:bookmarkEnd w:id="3"/>
    </w:p>
    <w:p w14:paraId="3FFCD55B">
      <w:pPr>
        <w:adjustRightInd w:val="0"/>
        <w:snapToGrid w:val="0"/>
        <w:jc w:val="center"/>
        <w:rPr>
          <w:rFonts w:ascii="宋体" w:hAnsi="宋体"/>
          <w:b/>
          <w:sz w:val="32"/>
          <w:szCs w:val="32"/>
        </w:rPr>
      </w:pPr>
    </w:p>
    <w:p w14:paraId="3CC2BFC2">
      <w:pPr>
        <w:pStyle w:val="146"/>
        <w:adjustRightInd/>
        <w:snapToGrid/>
        <w:ind w:firstLine="420" w:firstLineChars="200"/>
        <w:jc w:val="both"/>
        <w:rPr>
          <w:rFonts w:ascii="宋体" w:hAnsi="宋体"/>
          <w:kern w:val="0"/>
          <w:sz w:val="21"/>
          <w:szCs w:val="24"/>
        </w:rPr>
      </w:pPr>
      <w:r>
        <w:rPr>
          <w:rFonts w:hint="eastAsia" w:ascii="宋体" w:hAnsi="宋体"/>
          <w:kern w:val="0"/>
          <w:sz w:val="21"/>
          <w:szCs w:val="24"/>
        </w:rPr>
        <w:t>为</w:t>
      </w:r>
      <w:r>
        <w:rPr>
          <w:rFonts w:ascii="宋体" w:hAnsi="宋体"/>
          <w:kern w:val="0"/>
          <w:sz w:val="21"/>
          <w:szCs w:val="24"/>
        </w:rPr>
        <w:t>进一步</w:t>
      </w:r>
      <w:r>
        <w:rPr>
          <w:rFonts w:hint="eastAsia" w:ascii="宋体" w:hAnsi="宋体"/>
          <w:kern w:val="0"/>
          <w:sz w:val="21"/>
          <w:szCs w:val="24"/>
        </w:rPr>
        <w:t>规范</w:t>
      </w:r>
      <w:r>
        <w:rPr>
          <w:rFonts w:ascii="宋体" w:hAnsi="宋体"/>
          <w:kern w:val="0"/>
          <w:sz w:val="21"/>
          <w:szCs w:val="24"/>
        </w:rPr>
        <w:t>中国移动动力环境集中监控系统（以下简称</w:t>
      </w:r>
      <w:r>
        <w:rPr>
          <w:rFonts w:hint="eastAsia" w:ascii="宋体" w:hAnsi="宋体"/>
          <w:kern w:val="0"/>
          <w:sz w:val="21"/>
          <w:szCs w:val="24"/>
        </w:rPr>
        <w:t>动环监控系统</w:t>
      </w:r>
      <w:r>
        <w:rPr>
          <w:rFonts w:ascii="宋体" w:hAnsi="宋体"/>
          <w:kern w:val="0"/>
          <w:sz w:val="21"/>
          <w:szCs w:val="24"/>
        </w:rPr>
        <w:t>）建设，提升</w:t>
      </w:r>
      <w:r>
        <w:rPr>
          <w:rFonts w:hint="eastAsia" w:ascii="宋体" w:hAnsi="宋体"/>
          <w:kern w:val="0"/>
          <w:sz w:val="21"/>
          <w:szCs w:val="24"/>
        </w:rPr>
        <w:t>动环监控系统</w:t>
      </w:r>
      <w:r>
        <w:rPr>
          <w:rFonts w:ascii="宋体" w:hAnsi="宋体"/>
          <w:kern w:val="0"/>
          <w:sz w:val="21"/>
          <w:szCs w:val="24"/>
        </w:rPr>
        <w:t>对动力专业运维管理的支撑能力，促进动环监控系统持续健康发展</w:t>
      </w:r>
      <w:r>
        <w:rPr>
          <w:rFonts w:hint="eastAsia" w:ascii="宋体" w:hAnsi="宋体"/>
          <w:kern w:val="0"/>
          <w:sz w:val="21"/>
          <w:szCs w:val="24"/>
        </w:rPr>
        <w:t>，中国移动通信有限公司制定了动力环境集中监控系统系列技术规范和测试规范。具体包括《总体技术规范分册》、《SC技术规范分册》、《C接口技术规范分册》、《B接口技术规范分册》、《FSU技术规范分册》、《IPC技术规范分册》、《NVR技术规范分册》、《SC测试规范分册》、《C接口测试规范分册》、《B接口测试规范分册》、《FSU测试规范分册》等。</w:t>
      </w:r>
    </w:p>
    <w:p w14:paraId="2A0D1F1C">
      <w:pPr>
        <w:pStyle w:val="146"/>
        <w:adjustRightInd/>
        <w:snapToGrid/>
        <w:ind w:firstLine="420" w:firstLineChars="200"/>
        <w:jc w:val="both"/>
        <w:rPr>
          <w:rFonts w:ascii="宋体" w:hAnsi="宋体"/>
          <w:kern w:val="0"/>
          <w:sz w:val="21"/>
          <w:szCs w:val="24"/>
        </w:rPr>
      </w:pPr>
      <w:r>
        <w:rPr>
          <w:rFonts w:hint="eastAsia" w:ascii="宋体" w:hAnsi="宋体"/>
          <w:kern w:val="0"/>
          <w:sz w:val="21"/>
          <w:szCs w:val="24"/>
        </w:rPr>
        <w:t>本分册为《B接口技术规范分册》，主要</w:t>
      </w:r>
      <w:r>
        <w:rPr>
          <w:rFonts w:ascii="宋体" w:hAnsi="宋体"/>
          <w:kern w:val="0"/>
          <w:sz w:val="21"/>
          <w:szCs w:val="24"/>
        </w:rPr>
        <w:t>阐述了B接口定义</w:t>
      </w:r>
      <w:r>
        <w:rPr>
          <w:rFonts w:hint="eastAsia" w:ascii="宋体" w:hAnsi="宋体"/>
          <w:kern w:val="0"/>
          <w:sz w:val="21"/>
          <w:szCs w:val="24"/>
        </w:rPr>
        <w:t>、接口网络结构、B</w:t>
      </w:r>
      <w:r>
        <w:rPr>
          <w:rFonts w:ascii="宋体" w:hAnsi="宋体"/>
          <w:kern w:val="0"/>
          <w:sz w:val="21"/>
          <w:szCs w:val="24"/>
        </w:rPr>
        <w:t>接口协议要求等</w:t>
      </w:r>
      <w:r>
        <w:rPr>
          <w:rFonts w:hint="eastAsia" w:ascii="宋体" w:hAnsi="宋体"/>
          <w:kern w:val="0"/>
          <w:sz w:val="21"/>
          <w:szCs w:val="24"/>
        </w:rPr>
        <w:t>。</w:t>
      </w:r>
    </w:p>
    <w:p w14:paraId="3E2B14A7">
      <w:pPr>
        <w:pStyle w:val="146"/>
        <w:adjustRightInd/>
        <w:snapToGrid/>
        <w:ind w:firstLine="420" w:firstLineChars="200"/>
        <w:jc w:val="both"/>
        <w:rPr>
          <w:rFonts w:ascii="宋体" w:hAnsi="宋体"/>
          <w:kern w:val="0"/>
          <w:sz w:val="21"/>
          <w:szCs w:val="24"/>
        </w:rPr>
      </w:pPr>
      <w:r>
        <w:rPr>
          <w:rFonts w:ascii="宋体" w:hAnsi="宋体"/>
          <w:kern w:val="0"/>
          <w:sz w:val="21"/>
          <w:szCs w:val="24"/>
        </w:rPr>
        <w:t>本</w:t>
      </w:r>
      <w:r>
        <w:rPr>
          <w:rFonts w:hint="eastAsia" w:ascii="宋体" w:hAnsi="宋体"/>
          <w:kern w:val="0"/>
          <w:sz w:val="21"/>
          <w:szCs w:val="24"/>
        </w:rPr>
        <w:t>规范</w:t>
      </w:r>
      <w:r>
        <w:rPr>
          <w:rFonts w:ascii="宋体" w:hAnsi="宋体"/>
          <w:kern w:val="0"/>
          <w:sz w:val="21"/>
          <w:szCs w:val="24"/>
        </w:rPr>
        <w:t>由中国移动通信</w:t>
      </w:r>
      <w:r>
        <w:rPr>
          <w:rFonts w:hint="eastAsia" w:ascii="宋体" w:hAnsi="宋体"/>
          <w:kern w:val="0"/>
          <w:sz w:val="21"/>
          <w:szCs w:val="24"/>
        </w:rPr>
        <w:t>有限</w:t>
      </w:r>
      <w:r>
        <w:rPr>
          <w:rFonts w:ascii="宋体" w:hAnsi="宋体"/>
          <w:kern w:val="0"/>
          <w:sz w:val="21"/>
          <w:szCs w:val="24"/>
        </w:rPr>
        <w:t>公司</w:t>
      </w:r>
      <w:r>
        <w:rPr>
          <w:rFonts w:hint="eastAsia" w:ascii="宋体" w:hAnsi="宋体"/>
          <w:kern w:val="0"/>
          <w:sz w:val="21"/>
          <w:szCs w:val="24"/>
        </w:rPr>
        <w:t>网络部</w:t>
      </w:r>
      <w:r>
        <w:rPr>
          <w:rFonts w:ascii="宋体" w:hAnsi="宋体"/>
          <w:kern w:val="0"/>
          <w:sz w:val="21"/>
          <w:szCs w:val="24"/>
        </w:rPr>
        <w:t>提出并归口。</w:t>
      </w:r>
    </w:p>
    <w:p w14:paraId="3504478D">
      <w:pPr>
        <w:pStyle w:val="146"/>
        <w:adjustRightInd/>
        <w:snapToGrid/>
        <w:ind w:firstLine="420" w:firstLineChars="200"/>
        <w:jc w:val="both"/>
        <w:rPr>
          <w:rFonts w:ascii="宋体" w:hAnsi="宋体"/>
          <w:kern w:val="0"/>
          <w:sz w:val="21"/>
          <w:szCs w:val="24"/>
        </w:rPr>
      </w:pPr>
      <w:r>
        <w:rPr>
          <w:rFonts w:hint="eastAsia" w:ascii="宋体" w:hAnsi="宋体"/>
          <w:kern w:val="0"/>
          <w:sz w:val="21"/>
          <w:szCs w:val="24"/>
        </w:rPr>
        <w:t>本规范版权由中国移动通信有限公司所有。未经本公司书面许可,任何单位与个人不得以任何形式摘抄、复制文档的部分或全部，并以任何形式传播。</w:t>
      </w:r>
    </w:p>
    <w:p w14:paraId="5FAFA520">
      <w:pPr>
        <w:pStyle w:val="146"/>
        <w:adjustRightInd/>
        <w:snapToGrid/>
        <w:ind w:firstLine="420" w:firstLineChars="200"/>
        <w:jc w:val="both"/>
        <w:rPr>
          <w:rFonts w:ascii="宋体" w:hAnsi="宋体"/>
          <w:kern w:val="0"/>
          <w:sz w:val="21"/>
          <w:szCs w:val="24"/>
        </w:rPr>
      </w:pPr>
      <w:r>
        <w:rPr>
          <w:rFonts w:hint="eastAsia" w:ascii="宋体" w:hAnsi="宋体"/>
          <w:kern w:val="0"/>
          <w:sz w:val="21"/>
          <w:szCs w:val="24"/>
        </w:rPr>
        <w:t>本规范起草单位：中国移动通信有限公司</w:t>
      </w:r>
    </w:p>
    <w:p w14:paraId="7A0F278A">
      <w:pPr>
        <w:pStyle w:val="146"/>
        <w:adjustRightInd/>
        <w:snapToGrid/>
        <w:ind w:firstLine="420" w:firstLineChars="200"/>
        <w:jc w:val="both"/>
        <w:rPr>
          <w:rFonts w:ascii="宋体" w:hAnsi="宋体"/>
          <w:kern w:val="0"/>
          <w:sz w:val="21"/>
          <w:szCs w:val="24"/>
        </w:rPr>
      </w:pPr>
      <w:r>
        <w:rPr>
          <w:rFonts w:ascii="宋体" w:hAnsi="宋体"/>
          <w:kern w:val="0"/>
          <w:sz w:val="21"/>
          <w:szCs w:val="24"/>
        </w:rPr>
        <w:t>本</w:t>
      </w:r>
      <w:r>
        <w:rPr>
          <w:rFonts w:hint="eastAsia" w:ascii="宋体" w:hAnsi="宋体"/>
          <w:kern w:val="0"/>
          <w:sz w:val="21"/>
          <w:szCs w:val="24"/>
        </w:rPr>
        <w:t>规范</w:t>
      </w:r>
      <w:r>
        <w:rPr>
          <w:rFonts w:ascii="宋体" w:hAnsi="宋体"/>
          <w:kern w:val="0"/>
          <w:sz w:val="21"/>
          <w:szCs w:val="24"/>
        </w:rPr>
        <w:t>主要起草人：</w:t>
      </w:r>
      <w:r>
        <w:rPr>
          <w:rFonts w:hint="eastAsia" w:ascii="宋体" w:hAnsi="宋体"/>
          <w:kern w:val="0"/>
          <w:sz w:val="21"/>
          <w:szCs w:val="24"/>
        </w:rPr>
        <w:t>穆赞、胡亚希、钱钊钏、罗勇、徐铎、杜</w:t>
      </w:r>
      <w:r>
        <w:rPr>
          <w:rFonts w:ascii="宋体" w:hAnsi="宋体"/>
          <w:kern w:val="0"/>
          <w:sz w:val="21"/>
          <w:szCs w:val="24"/>
        </w:rPr>
        <w:t>翛</w:t>
      </w:r>
      <w:r>
        <w:rPr>
          <w:rFonts w:hint="eastAsia" w:ascii="宋体" w:hAnsi="宋体"/>
          <w:kern w:val="0"/>
          <w:sz w:val="21"/>
          <w:szCs w:val="24"/>
        </w:rPr>
        <w:t>、颜兵、王宇剑、李若学、艾兴华</w:t>
      </w:r>
    </w:p>
    <w:p w14:paraId="6C8CDFF4">
      <w:pPr>
        <w:pStyle w:val="146"/>
        <w:ind w:firstLine="0" w:firstLineChars="0"/>
      </w:pPr>
      <w:r>
        <w:br w:type="page"/>
      </w:r>
    </w:p>
    <w:p w14:paraId="6F03438E">
      <w:pPr>
        <w:pStyle w:val="2"/>
        <w:numPr>
          <w:ilvl w:val="0"/>
          <w:numId w:val="14"/>
        </w:numPr>
      </w:pPr>
      <w:bookmarkStart w:id="4" w:name="_Toc452036613"/>
      <w:bookmarkStart w:id="5" w:name="_Toc1152544992"/>
      <w:bookmarkStart w:id="6" w:name="_Toc363243721"/>
      <w:bookmarkStart w:id="7" w:name="_Toc452036544"/>
      <w:bookmarkStart w:id="8" w:name="SectionMark4"/>
      <w:r>
        <w:rPr>
          <w:rFonts w:hint="eastAsia"/>
        </w:rPr>
        <w:t>范围</w:t>
      </w:r>
      <w:bookmarkEnd w:id="4"/>
      <w:bookmarkEnd w:id="5"/>
      <w:bookmarkEnd w:id="6"/>
      <w:bookmarkEnd w:id="7"/>
    </w:p>
    <w:p w14:paraId="782587FF">
      <w:pPr>
        <w:spacing w:line="360" w:lineRule="auto"/>
        <w:ind w:firstLine="480" w:firstLineChars="200"/>
        <w:rPr>
          <w:rFonts w:ascii="宋体" w:hAnsi="宋体"/>
        </w:rPr>
      </w:pPr>
      <w:r>
        <w:rPr>
          <w:rFonts w:hint="eastAsia" w:ascii="宋体" w:hAnsi="宋体"/>
        </w:rPr>
        <w:t>本标准从</w:t>
      </w:r>
      <w:r>
        <w:rPr>
          <w:rFonts w:ascii="宋体" w:hAnsi="宋体"/>
        </w:rPr>
        <w:t>B接口定义</w:t>
      </w:r>
      <w:r>
        <w:rPr>
          <w:rFonts w:hint="eastAsia" w:ascii="宋体" w:hAnsi="宋体"/>
        </w:rPr>
        <w:t>、接口网络结构、B</w:t>
      </w:r>
      <w:r>
        <w:rPr>
          <w:rFonts w:ascii="宋体" w:hAnsi="宋体"/>
        </w:rPr>
        <w:t>接口协议要求</w:t>
      </w:r>
      <w:r>
        <w:rPr>
          <w:rFonts w:hint="eastAsia" w:ascii="宋体" w:hAnsi="宋体"/>
        </w:rPr>
        <w:t>等方面对动力环境集中监控系统B</w:t>
      </w:r>
      <w:r>
        <w:rPr>
          <w:rFonts w:hint="eastAsia" w:hAnsi="宋体"/>
        </w:rPr>
        <w:t>接口</w:t>
      </w:r>
      <w:r>
        <w:rPr>
          <w:rFonts w:hint="eastAsia" w:ascii="宋体" w:hAnsi="宋体"/>
        </w:rPr>
        <w:t>提出了要求，供中国移动通信集团内部各省公司使用；适用于中国移动动力、环境集中监控系统的建设和监控系统、设备入网测试等工作。</w:t>
      </w:r>
    </w:p>
    <w:p w14:paraId="6B3FF229">
      <w:pPr>
        <w:spacing w:line="360" w:lineRule="auto"/>
        <w:ind w:firstLine="480" w:firstLineChars="200"/>
        <w:rPr>
          <w:rFonts w:ascii="宋体" w:hAnsi="宋体"/>
        </w:rPr>
      </w:pPr>
      <w:r>
        <w:rPr>
          <w:rFonts w:hint="eastAsia" w:ascii="宋体" w:hAnsi="宋体"/>
        </w:rPr>
        <w:t>由于</w:t>
      </w:r>
      <w:r>
        <w:rPr>
          <w:rFonts w:ascii="宋体" w:hAnsi="宋体"/>
        </w:rPr>
        <w:t>智能门禁的特殊性，对于串口方式的门禁系统，</w:t>
      </w:r>
      <w:r>
        <w:rPr>
          <w:rFonts w:hint="eastAsia" w:ascii="宋体" w:hAnsi="宋体"/>
        </w:rPr>
        <w:t>要求</w:t>
      </w:r>
      <w:r>
        <w:rPr>
          <w:rFonts w:ascii="宋体" w:hAnsi="宋体"/>
        </w:rPr>
        <w:t>采用B接口透传的方式</w:t>
      </w:r>
      <w:r>
        <w:rPr>
          <w:rFonts w:hint="eastAsia" w:ascii="宋体" w:hAnsi="宋体"/>
        </w:rPr>
        <w:t>接入</w:t>
      </w:r>
      <w:r>
        <w:rPr>
          <w:rFonts w:ascii="宋体" w:hAnsi="宋体"/>
        </w:rPr>
        <w:t>SC系统，具体</w:t>
      </w:r>
      <w:r>
        <w:rPr>
          <w:rFonts w:hint="eastAsia" w:ascii="宋体" w:hAnsi="宋体"/>
        </w:rPr>
        <w:t>透传</w:t>
      </w:r>
      <w:r>
        <w:rPr>
          <w:rFonts w:ascii="宋体" w:hAnsi="宋体"/>
        </w:rPr>
        <w:t>接口要求详见附录</w:t>
      </w:r>
      <w:r>
        <w:rPr>
          <w:rFonts w:hint="eastAsia" w:ascii="宋体" w:hAnsi="宋体"/>
        </w:rPr>
        <w:t>A</w:t>
      </w:r>
      <w:r>
        <w:rPr>
          <w:rFonts w:ascii="宋体" w:hAnsi="宋体"/>
        </w:rPr>
        <w:t>。</w:t>
      </w:r>
    </w:p>
    <w:p w14:paraId="39222B66">
      <w:pPr>
        <w:pStyle w:val="2"/>
        <w:numPr>
          <w:ilvl w:val="0"/>
          <w:numId w:val="14"/>
        </w:numPr>
      </w:pPr>
      <w:bookmarkStart w:id="9" w:name="_Toc521184604"/>
      <w:bookmarkStart w:id="10" w:name="_Toc363243722"/>
      <w:bookmarkStart w:id="11" w:name="_Toc452036614"/>
      <w:bookmarkStart w:id="12" w:name="_Toc452036545"/>
      <w:r>
        <w:rPr>
          <w:rFonts w:hint="eastAsia"/>
        </w:rPr>
        <w:t>规范性引用文件</w:t>
      </w:r>
      <w:bookmarkEnd w:id="9"/>
      <w:bookmarkEnd w:id="10"/>
      <w:bookmarkEnd w:id="11"/>
      <w:bookmarkEnd w:id="12"/>
    </w:p>
    <w:p w14:paraId="31B45F4C">
      <w:pPr>
        <w:spacing w:line="360" w:lineRule="auto"/>
        <w:ind w:firstLine="480" w:firstLineChars="200"/>
        <w:rPr>
          <w:rFonts w:hint="eastAsia" w:ascii="宋体" w:hAnsi="宋体"/>
        </w:rPr>
      </w:pPr>
      <w:r>
        <w:rPr>
          <w:rFonts w:hint="eastAsia" w:ascii="宋体" w:hAnsi="宋体"/>
        </w:rPr>
        <w:t>下列文件对本文件的应用是必不可少的。凡是注日期的引用文件，仅注日期的版本适用于本文件。凡是不注日期的引用文件，其最新版本（包括所有的修改版）适用于本文件。</w:t>
      </w:r>
      <w:bookmarkStart w:id="13" w:name="_Toc17123137"/>
      <w:bookmarkStart w:id="14" w:name="_Toc363243723"/>
    </w:p>
    <w:tbl>
      <w:tblPr>
        <w:tblStyle w:val="45"/>
        <w:tblW w:w="85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3"/>
        <w:gridCol w:w="8006"/>
      </w:tblGrid>
      <w:tr w14:paraId="129A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top"/>
          </w:tcPr>
          <w:p w14:paraId="51A8BCD0">
            <w:pPr>
              <w:pStyle w:val="147"/>
              <w:ind w:firstLine="0" w:firstLineChars="0"/>
              <w:jc w:val="center"/>
              <w:rPr>
                <w:b/>
                <w:sz w:val="18"/>
                <w:szCs w:val="18"/>
              </w:rPr>
            </w:pPr>
            <w:r>
              <w:rPr>
                <w:rFonts w:hint="eastAsia"/>
                <w:b/>
                <w:sz w:val="18"/>
                <w:szCs w:val="18"/>
              </w:rPr>
              <w:t>序号</w:t>
            </w:r>
          </w:p>
        </w:tc>
        <w:tc>
          <w:tcPr>
            <w:tcW w:w="8006" w:type="dxa"/>
            <w:noWrap w:val="0"/>
            <w:vAlign w:val="top"/>
          </w:tcPr>
          <w:p w14:paraId="693E1F8F">
            <w:pPr>
              <w:pStyle w:val="147"/>
              <w:ind w:firstLine="0" w:firstLineChars="0"/>
              <w:jc w:val="center"/>
              <w:rPr>
                <w:b/>
                <w:sz w:val="18"/>
                <w:szCs w:val="18"/>
              </w:rPr>
            </w:pPr>
            <w:r>
              <w:rPr>
                <w:rFonts w:hint="eastAsia"/>
                <w:b/>
                <w:sz w:val="18"/>
                <w:szCs w:val="18"/>
              </w:rPr>
              <w:t>规范名称</w:t>
            </w:r>
          </w:p>
        </w:tc>
      </w:tr>
      <w:tr w14:paraId="7ECD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top"/>
          </w:tcPr>
          <w:p w14:paraId="0140D210">
            <w:pPr>
              <w:pStyle w:val="147"/>
              <w:ind w:firstLine="0" w:firstLineChars="0"/>
              <w:jc w:val="center"/>
              <w:rPr>
                <w:sz w:val="18"/>
                <w:szCs w:val="18"/>
              </w:rPr>
            </w:pPr>
            <w:r>
              <w:rPr>
                <w:sz w:val="18"/>
                <w:szCs w:val="18"/>
              </w:rPr>
              <w:t>[1]</w:t>
            </w:r>
          </w:p>
        </w:tc>
        <w:tc>
          <w:tcPr>
            <w:tcW w:w="8006" w:type="dxa"/>
            <w:noWrap w:val="0"/>
            <w:vAlign w:val="top"/>
          </w:tcPr>
          <w:p w14:paraId="040835AD">
            <w:pPr>
              <w:pStyle w:val="147"/>
              <w:ind w:firstLine="0" w:firstLineChars="0"/>
              <w:rPr>
                <w:sz w:val="18"/>
                <w:szCs w:val="18"/>
              </w:rPr>
            </w:pPr>
            <w:r>
              <w:rPr>
                <w:rFonts w:hint="eastAsia"/>
                <w:sz w:val="18"/>
                <w:szCs w:val="18"/>
              </w:rPr>
              <w:t>中国移动动力环境集中监控管理系统技术规范系列（</w:t>
            </w:r>
            <w:r>
              <w:rPr>
                <w:sz w:val="18"/>
                <w:szCs w:val="18"/>
              </w:rPr>
              <w:t>V3.0.0</w:t>
            </w:r>
            <w:r>
              <w:rPr>
                <w:rFonts w:hint="eastAsia"/>
                <w:sz w:val="18"/>
                <w:szCs w:val="18"/>
              </w:rPr>
              <w:t>）</w:t>
            </w:r>
          </w:p>
        </w:tc>
      </w:tr>
      <w:tr w14:paraId="2BB9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10579101">
            <w:pPr>
              <w:pStyle w:val="147"/>
              <w:ind w:firstLine="0" w:firstLineChars="0"/>
              <w:jc w:val="center"/>
              <w:rPr>
                <w:sz w:val="18"/>
                <w:szCs w:val="18"/>
              </w:rPr>
            </w:pPr>
            <w:r>
              <w:rPr>
                <w:sz w:val="18"/>
                <w:szCs w:val="18"/>
              </w:rPr>
              <w:t>[2]</w:t>
            </w:r>
          </w:p>
        </w:tc>
        <w:tc>
          <w:tcPr>
            <w:tcW w:w="8006" w:type="dxa"/>
            <w:noWrap w:val="0"/>
            <w:vAlign w:val="top"/>
          </w:tcPr>
          <w:p w14:paraId="532C0903">
            <w:pPr>
              <w:pStyle w:val="147"/>
              <w:ind w:firstLine="0" w:firstLineChars="0"/>
              <w:rPr>
                <w:sz w:val="18"/>
                <w:szCs w:val="18"/>
              </w:rPr>
            </w:pPr>
            <w:r>
              <w:rPr>
                <w:sz w:val="18"/>
                <w:szCs w:val="18"/>
              </w:rPr>
              <w:t xml:space="preserve">YD/T1363.1-2014 </w:t>
            </w:r>
            <w:r>
              <w:rPr>
                <w:rFonts w:hint="eastAsia"/>
                <w:sz w:val="18"/>
                <w:szCs w:val="18"/>
              </w:rPr>
              <w:t>通信局（站）电源、空调及环境集中监控管理系统第</w:t>
            </w:r>
            <w:r>
              <w:rPr>
                <w:sz w:val="18"/>
                <w:szCs w:val="18"/>
              </w:rPr>
              <w:t>1</w:t>
            </w:r>
            <w:r>
              <w:rPr>
                <w:rFonts w:hint="eastAsia"/>
                <w:sz w:val="18"/>
                <w:szCs w:val="18"/>
              </w:rPr>
              <w:t>部分：系统技术要求</w:t>
            </w:r>
          </w:p>
        </w:tc>
      </w:tr>
      <w:tr w14:paraId="3DB0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2786C3BF">
            <w:pPr>
              <w:pStyle w:val="147"/>
              <w:ind w:firstLine="0" w:firstLineChars="0"/>
              <w:jc w:val="center"/>
              <w:rPr>
                <w:sz w:val="18"/>
                <w:szCs w:val="18"/>
              </w:rPr>
            </w:pPr>
            <w:r>
              <w:rPr>
                <w:sz w:val="18"/>
                <w:szCs w:val="18"/>
              </w:rPr>
              <w:t>[3]</w:t>
            </w:r>
          </w:p>
        </w:tc>
        <w:tc>
          <w:tcPr>
            <w:tcW w:w="8006" w:type="dxa"/>
            <w:noWrap w:val="0"/>
            <w:vAlign w:val="top"/>
          </w:tcPr>
          <w:p w14:paraId="20E038AB">
            <w:pPr>
              <w:pStyle w:val="147"/>
              <w:ind w:firstLine="0" w:firstLineChars="0"/>
              <w:rPr>
                <w:sz w:val="18"/>
                <w:szCs w:val="18"/>
              </w:rPr>
            </w:pPr>
            <w:r>
              <w:rPr>
                <w:sz w:val="18"/>
                <w:szCs w:val="18"/>
              </w:rPr>
              <w:t xml:space="preserve">YDT1363.2-2014 </w:t>
            </w:r>
            <w:r>
              <w:rPr>
                <w:rFonts w:hint="eastAsia"/>
                <w:sz w:val="18"/>
                <w:szCs w:val="18"/>
              </w:rPr>
              <w:t>通信局</w:t>
            </w:r>
            <w:r>
              <w:rPr>
                <w:sz w:val="18"/>
                <w:szCs w:val="18"/>
              </w:rPr>
              <w:t>(</w:t>
            </w:r>
            <w:r>
              <w:rPr>
                <w:rFonts w:hint="eastAsia"/>
                <w:sz w:val="18"/>
                <w:szCs w:val="18"/>
              </w:rPr>
              <w:t>站</w:t>
            </w:r>
            <w:r>
              <w:rPr>
                <w:sz w:val="18"/>
                <w:szCs w:val="18"/>
              </w:rPr>
              <w:t>)</w:t>
            </w:r>
            <w:r>
              <w:rPr>
                <w:rFonts w:hint="eastAsia"/>
                <w:sz w:val="18"/>
                <w:szCs w:val="18"/>
              </w:rPr>
              <w:t>电源、空调及环境集中监控管理系统</w:t>
            </w:r>
            <w:r>
              <w:rPr>
                <w:sz w:val="18"/>
                <w:szCs w:val="18"/>
              </w:rPr>
              <w:t xml:space="preserve"> </w:t>
            </w:r>
            <w:r>
              <w:rPr>
                <w:rFonts w:hint="eastAsia"/>
                <w:sz w:val="18"/>
                <w:szCs w:val="18"/>
              </w:rPr>
              <w:t>第</w:t>
            </w:r>
            <w:r>
              <w:rPr>
                <w:sz w:val="18"/>
                <w:szCs w:val="18"/>
              </w:rPr>
              <w:t xml:space="preserve"> 2 </w:t>
            </w:r>
            <w:r>
              <w:rPr>
                <w:rFonts w:hint="eastAsia"/>
                <w:sz w:val="18"/>
                <w:szCs w:val="18"/>
              </w:rPr>
              <w:t>部分</w:t>
            </w:r>
            <w:r>
              <w:rPr>
                <w:sz w:val="18"/>
                <w:szCs w:val="18"/>
              </w:rPr>
              <w:t>:</w:t>
            </w:r>
            <w:r>
              <w:rPr>
                <w:rFonts w:hint="eastAsia"/>
                <w:sz w:val="18"/>
                <w:szCs w:val="18"/>
              </w:rPr>
              <w:t>互联协议</w:t>
            </w:r>
          </w:p>
        </w:tc>
      </w:tr>
      <w:tr w14:paraId="106A6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7ECD1A4D">
            <w:pPr>
              <w:pStyle w:val="147"/>
              <w:ind w:firstLine="0" w:firstLineChars="0"/>
              <w:jc w:val="center"/>
              <w:rPr>
                <w:sz w:val="18"/>
                <w:szCs w:val="18"/>
              </w:rPr>
            </w:pPr>
            <w:r>
              <w:rPr>
                <w:sz w:val="18"/>
                <w:szCs w:val="18"/>
              </w:rPr>
              <w:t>[4]</w:t>
            </w:r>
          </w:p>
        </w:tc>
        <w:tc>
          <w:tcPr>
            <w:tcW w:w="8006" w:type="dxa"/>
            <w:noWrap w:val="0"/>
            <w:vAlign w:val="top"/>
          </w:tcPr>
          <w:p w14:paraId="3A630D7A">
            <w:pPr>
              <w:pStyle w:val="147"/>
              <w:ind w:firstLine="0" w:firstLineChars="0"/>
              <w:rPr>
                <w:sz w:val="18"/>
                <w:szCs w:val="18"/>
              </w:rPr>
            </w:pPr>
            <w:r>
              <w:rPr>
                <w:sz w:val="18"/>
                <w:szCs w:val="18"/>
              </w:rPr>
              <w:t xml:space="preserve">YD/T1363.3-2014 </w:t>
            </w:r>
            <w:r>
              <w:rPr>
                <w:rFonts w:hint="eastAsia"/>
                <w:sz w:val="18"/>
                <w:szCs w:val="18"/>
              </w:rPr>
              <w:t>通信局（站）电源、空调及环境集中监控管理系统</w:t>
            </w:r>
            <w:r>
              <w:rPr>
                <w:sz w:val="18"/>
                <w:szCs w:val="18"/>
              </w:rPr>
              <w:t xml:space="preserve"> </w:t>
            </w:r>
            <w:r>
              <w:rPr>
                <w:rFonts w:hint="eastAsia"/>
                <w:sz w:val="18"/>
                <w:szCs w:val="18"/>
              </w:rPr>
              <w:t>第</w:t>
            </w:r>
            <w:r>
              <w:rPr>
                <w:sz w:val="18"/>
                <w:szCs w:val="18"/>
              </w:rPr>
              <w:t>3</w:t>
            </w:r>
            <w:r>
              <w:rPr>
                <w:rFonts w:hint="eastAsia"/>
                <w:sz w:val="18"/>
                <w:szCs w:val="18"/>
              </w:rPr>
              <w:t>部分：前端智能设备协议</w:t>
            </w:r>
          </w:p>
        </w:tc>
      </w:tr>
      <w:tr w14:paraId="7E5C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78BE4380">
            <w:pPr>
              <w:pStyle w:val="147"/>
              <w:ind w:firstLine="0" w:firstLineChars="0"/>
              <w:jc w:val="center"/>
              <w:rPr>
                <w:sz w:val="18"/>
                <w:szCs w:val="18"/>
              </w:rPr>
            </w:pPr>
            <w:r>
              <w:rPr>
                <w:sz w:val="18"/>
                <w:szCs w:val="18"/>
              </w:rPr>
              <w:t>[5]</w:t>
            </w:r>
          </w:p>
        </w:tc>
        <w:tc>
          <w:tcPr>
            <w:tcW w:w="8006" w:type="dxa"/>
            <w:noWrap w:val="0"/>
            <w:vAlign w:val="top"/>
          </w:tcPr>
          <w:p w14:paraId="0A4508F2">
            <w:pPr>
              <w:pStyle w:val="147"/>
              <w:ind w:firstLine="0" w:firstLineChars="0"/>
              <w:rPr>
                <w:sz w:val="18"/>
                <w:szCs w:val="18"/>
              </w:rPr>
            </w:pPr>
            <w:r>
              <w:rPr>
                <w:sz w:val="18"/>
                <w:szCs w:val="18"/>
              </w:rPr>
              <w:t>YD/T1363.4-2014</w:t>
            </w:r>
            <w:r>
              <w:rPr>
                <w:rFonts w:hint="eastAsia"/>
                <w:sz w:val="18"/>
                <w:szCs w:val="18"/>
              </w:rPr>
              <w:t>通信局（站）电源、空调及环境集中监控管理系统</w:t>
            </w:r>
            <w:r>
              <w:rPr>
                <w:sz w:val="18"/>
                <w:szCs w:val="18"/>
              </w:rPr>
              <w:t xml:space="preserve"> </w:t>
            </w:r>
            <w:r>
              <w:rPr>
                <w:rFonts w:hint="eastAsia"/>
                <w:sz w:val="18"/>
                <w:szCs w:val="18"/>
              </w:rPr>
              <w:t>第</w:t>
            </w:r>
            <w:r>
              <w:rPr>
                <w:sz w:val="18"/>
                <w:szCs w:val="18"/>
              </w:rPr>
              <w:t>4</w:t>
            </w:r>
            <w:r>
              <w:rPr>
                <w:rFonts w:hint="eastAsia"/>
                <w:sz w:val="18"/>
                <w:szCs w:val="18"/>
              </w:rPr>
              <w:t>部分：测试方法</w:t>
            </w:r>
          </w:p>
        </w:tc>
      </w:tr>
      <w:tr w14:paraId="670B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3" w:type="dxa"/>
            <w:noWrap w:val="0"/>
            <w:vAlign w:val="center"/>
          </w:tcPr>
          <w:p w14:paraId="41509700">
            <w:pPr>
              <w:pStyle w:val="147"/>
              <w:ind w:firstLine="0" w:firstLineChars="0"/>
              <w:jc w:val="center"/>
              <w:rPr>
                <w:sz w:val="18"/>
                <w:szCs w:val="18"/>
              </w:rPr>
            </w:pPr>
            <w:r>
              <w:rPr>
                <w:sz w:val="18"/>
                <w:szCs w:val="18"/>
              </w:rPr>
              <w:t>[</w:t>
            </w:r>
            <w:r>
              <w:rPr>
                <w:rFonts w:hint="eastAsia"/>
                <w:sz w:val="18"/>
                <w:szCs w:val="18"/>
              </w:rPr>
              <w:t>6</w:t>
            </w:r>
            <w:r>
              <w:rPr>
                <w:sz w:val="18"/>
                <w:szCs w:val="18"/>
              </w:rPr>
              <w:t>]</w:t>
            </w:r>
          </w:p>
        </w:tc>
        <w:tc>
          <w:tcPr>
            <w:tcW w:w="8006" w:type="dxa"/>
            <w:noWrap w:val="0"/>
            <w:vAlign w:val="top"/>
          </w:tcPr>
          <w:p w14:paraId="7733F1B9">
            <w:pPr>
              <w:pStyle w:val="147"/>
              <w:ind w:firstLine="0" w:firstLineChars="0"/>
              <w:rPr>
                <w:sz w:val="18"/>
                <w:szCs w:val="18"/>
              </w:rPr>
            </w:pPr>
            <w:r>
              <w:rPr>
                <w:sz w:val="18"/>
                <w:szCs w:val="18"/>
              </w:rPr>
              <w:t xml:space="preserve">YD-T1622-2007 </w:t>
            </w:r>
            <w:r>
              <w:rPr>
                <w:rFonts w:hint="eastAsia"/>
                <w:sz w:val="18"/>
                <w:szCs w:val="18"/>
              </w:rPr>
              <w:t>通信局（站）门禁集中监控管理系统技术要求</w:t>
            </w:r>
          </w:p>
        </w:tc>
      </w:tr>
    </w:tbl>
    <w:p w14:paraId="42BC8124">
      <w:pPr>
        <w:pStyle w:val="2"/>
        <w:numPr>
          <w:ilvl w:val="0"/>
          <w:numId w:val="14"/>
        </w:numPr>
      </w:pPr>
      <w:bookmarkStart w:id="15" w:name="_Toc2111326962"/>
      <w:bookmarkStart w:id="16" w:name="_Toc452036615"/>
      <w:bookmarkStart w:id="17" w:name="_Toc452036546"/>
      <w:r>
        <w:rPr>
          <w:rFonts w:hint="eastAsia"/>
        </w:rPr>
        <w:t>术语定义</w:t>
      </w:r>
      <w:bookmarkEnd w:id="13"/>
      <w:bookmarkEnd w:id="14"/>
      <w:bookmarkEnd w:id="15"/>
      <w:bookmarkEnd w:id="16"/>
      <w:bookmarkEnd w:id="17"/>
    </w:p>
    <w:p w14:paraId="4A6304B9">
      <w:pPr>
        <w:numPr>
          <w:ilvl w:val="0"/>
          <w:numId w:val="15"/>
        </w:numPr>
        <w:spacing w:line="360" w:lineRule="auto"/>
        <w:rPr>
          <w:b/>
        </w:rPr>
      </w:pPr>
      <w:bookmarkStart w:id="18" w:name="_Toc451933983"/>
      <w:bookmarkStart w:id="19" w:name="_Toc451958069"/>
      <w:bookmarkStart w:id="20" w:name="_Toc47506234"/>
      <w:bookmarkStart w:id="21" w:name="_Toc53822011"/>
      <w:r>
        <w:rPr>
          <w:rFonts w:hint="eastAsia"/>
          <w:b/>
        </w:rPr>
        <w:t>监控系统</w:t>
      </w:r>
      <w:r>
        <w:rPr>
          <w:b/>
        </w:rPr>
        <w:t>－</w:t>
      </w:r>
      <w:r>
        <w:rPr>
          <w:rFonts w:hint="eastAsia"/>
          <w:b/>
        </w:rPr>
        <w:t>Supervision System</w:t>
      </w:r>
      <w:bookmarkEnd w:id="18"/>
      <w:bookmarkEnd w:id="19"/>
    </w:p>
    <w:p w14:paraId="788F2E90">
      <w:pPr>
        <w:spacing w:line="360" w:lineRule="auto"/>
        <w:ind w:firstLine="480" w:firstLineChars="200"/>
        <w:rPr>
          <w:rFonts w:ascii="宋体" w:hAnsi="宋体"/>
        </w:rPr>
      </w:pPr>
      <w:r>
        <w:rPr>
          <w:rFonts w:hint="eastAsia" w:ascii="宋体" w:hAnsi="宋体"/>
        </w:rPr>
        <w:t>监控系统指从数据采集设备到SC的整套软硬件系统，能对通信机房的动力设备及环境进行遥测、遥信、遥控和遥调，实时监视其运行参数，监测和处理故障，记录和处理相关数据，从而实现移动通信机房少人或无人值守和集中维护。</w:t>
      </w:r>
    </w:p>
    <w:p w14:paraId="26CF776B">
      <w:pPr>
        <w:numPr>
          <w:ilvl w:val="0"/>
          <w:numId w:val="15"/>
        </w:numPr>
        <w:spacing w:line="360" w:lineRule="auto"/>
        <w:rPr>
          <w:b/>
        </w:rPr>
      </w:pPr>
      <w:bookmarkStart w:id="22" w:name="_Toc451933984"/>
      <w:bookmarkStart w:id="23" w:name="_Toc451958070"/>
      <w:r>
        <w:rPr>
          <w:rFonts w:hint="eastAsia"/>
          <w:b/>
        </w:rPr>
        <w:t>监控中心</w:t>
      </w:r>
      <w:r>
        <w:rPr>
          <w:b/>
        </w:rPr>
        <w:t>－Supervision Center</w:t>
      </w:r>
      <w:r>
        <w:rPr>
          <w:rFonts w:hint="eastAsia"/>
          <w:b/>
        </w:rPr>
        <w:t>（SC）</w:t>
      </w:r>
      <w:bookmarkEnd w:id="22"/>
      <w:bookmarkEnd w:id="23"/>
      <w:bookmarkStart w:id="236" w:name="_GoBack"/>
      <w:bookmarkEnd w:id="236"/>
    </w:p>
    <w:p w14:paraId="0B27C939">
      <w:pPr>
        <w:spacing w:line="360" w:lineRule="auto"/>
        <w:ind w:firstLine="480" w:firstLineChars="200"/>
        <w:rPr>
          <w:rFonts w:ascii="宋体" w:hAnsi="宋体"/>
        </w:rPr>
      </w:pPr>
      <w:r>
        <w:rPr>
          <w:rFonts w:ascii="宋体" w:hAnsi="宋体"/>
        </w:rPr>
        <w:t>面向多</w:t>
      </w:r>
      <w:r>
        <w:rPr>
          <w:rFonts w:hint="eastAsia" w:ascii="宋体" w:hAnsi="宋体"/>
        </w:rPr>
        <w:t>FSU</w:t>
      </w:r>
      <w:r>
        <w:rPr>
          <w:rFonts w:ascii="宋体" w:hAnsi="宋体"/>
        </w:rPr>
        <w:t>管理的高级监控层次，</w:t>
      </w:r>
      <w:r>
        <w:rPr>
          <w:rFonts w:hint="eastAsia" w:ascii="宋体" w:hAnsi="宋体"/>
        </w:rPr>
        <w:t>即</w:t>
      </w:r>
      <w:r>
        <w:rPr>
          <w:rFonts w:ascii="宋体" w:hAnsi="宋体"/>
        </w:rPr>
        <w:t>监控</w:t>
      </w:r>
      <w:r>
        <w:rPr>
          <w:rFonts w:hint="eastAsia" w:ascii="宋体" w:hAnsi="宋体"/>
        </w:rPr>
        <w:t>中心</w:t>
      </w:r>
      <w:r>
        <w:rPr>
          <w:rFonts w:ascii="宋体" w:hAnsi="宋体"/>
        </w:rPr>
        <w:t>，</w:t>
      </w:r>
      <w:r>
        <w:rPr>
          <w:rFonts w:hint="eastAsia" w:ascii="宋体" w:hAnsi="宋体"/>
        </w:rPr>
        <w:t>将FSU的信息汇集、处理、共享，监控管理人员可在此对系统进行集中管理、控制，对监控信息进行使用、处置</w:t>
      </w:r>
      <w:r>
        <w:rPr>
          <w:rFonts w:ascii="宋体" w:hAnsi="宋体"/>
        </w:rPr>
        <w:t>。</w:t>
      </w:r>
    </w:p>
    <w:p w14:paraId="758DCE39">
      <w:pPr>
        <w:spacing w:line="360" w:lineRule="auto"/>
        <w:ind w:firstLine="480" w:firstLineChars="200"/>
        <w:rPr>
          <w:rFonts w:ascii="宋体" w:hAnsi="宋体"/>
        </w:rPr>
      </w:pPr>
      <w:r>
        <w:rPr>
          <w:rFonts w:hint="eastAsia" w:ascii="宋体" w:hAnsi="宋体"/>
        </w:rPr>
        <w:t>为了适应维护管理体制，SC可以按需进行分层级建设，例如地市级可以建设</w:t>
      </w:r>
      <w:r>
        <w:rPr>
          <w:rFonts w:hint="eastAsia" w:ascii="宋体" w:hAnsi="宋体"/>
          <w:highlight w:val="green"/>
          <w:rPrChange w:id="0" w:author="Sun" w:date="2025-10-03T13:17:40Z">
            <w:rPr>
              <w:rFonts w:hint="eastAsia" w:ascii="宋体" w:hAnsi="宋体"/>
            </w:rPr>
          </w:rPrChange>
        </w:rPr>
        <w:t>区域监控中心</w:t>
      </w:r>
      <w:r>
        <w:rPr>
          <w:rFonts w:hint="eastAsia" w:ascii="宋体" w:hAnsi="宋体"/>
        </w:rPr>
        <w:t>（Local Supervision Center，LSC），省级可以建设</w:t>
      </w:r>
      <w:r>
        <w:rPr>
          <w:rFonts w:hint="eastAsia" w:ascii="宋体" w:hAnsi="宋体"/>
          <w:highlight w:val="green"/>
          <w:rPrChange w:id="1" w:author="Sun" w:date="2025-10-03T13:17:37Z">
            <w:rPr>
              <w:rFonts w:hint="eastAsia" w:ascii="宋体" w:hAnsi="宋体"/>
            </w:rPr>
          </w:rPrChange>
        </w:rPr>
        <w:t>集中监控中心</w:t>
      </w:r>
      <w:r>
        <w:rPr>
          <w:rFonts w:hint="eastAsia" w:ascii="宋体" w:hAnsi="宋体"/>
        </w:rPr>
        <w:t>（Central Supervision Center，CSC）。</w:t>
      </w:r>
    </w:p>
    <w:bookmarkEnd w:id="20"/>
    <w:bookmarkEnd w:id="21"/>
    <w:p w14:paraId="377CE905">
      <w:pPr>
        <w:numPr>
          <w:ilvl w:val="0"/>
          <w:numId w:val="15"/>
        </w:numPr>
        <w:spacing w:line="360" w:lineRule="auto"/>
        <w:rPr>
          <w:b/>
        </w:rPr>
      </w:pPr>
      <w:bookmarkStart w:id="24" w:name="_Toc47506238"/>
      <w:bookmarkStart w:id="25" w:name="_Toc53822015"/>
      <w:bookmarkStart w:id="26" w:name="_Toc451933985"/>
      <w:bookmarkStart w:id="27" w:name="_Toc451958071"/>
      <w:r>
        <w:rPr>
          <w:b/>
        </w:rPr>
        <w:t>现场监控单元－Field supervision unit（FSU)</w:t>
      </w:r>
      <w:bookmarkEnd w:id="24"/>
      <w:bookmarkEnd w:id="25"/>
      <w:bookmarkEnd w:id="26"/>
      <w:bookmarkEnd w:id="27"/>
    </w:p>
    <w:p w14:paraId="11BF9841">
      <w:pPr>
        <w:spacing w:line="360" w:lineRule="auto"/>
        <w:ind w:firstLine="480" w:firstLineChars="200"/>
        <w:rPr>
          <w:rFonts w:ascii="宋体" w:hAnsi="宋体"/>
        </w:rPr>
      </w:pPr>
      <w:r>
        <w:rPr>
          <w:rFonts w:hint="eastAsia" w:ascii="宋体" w:hAnsi="宋体"/>
        </w:rPr>
        <w:t>动环监控系统</w:t>
      </w:r>
      <w:r>
        <w:rPr>
          <w:rFonts w:ascii="宋体" w:hAnsi="宋体"/>
        </w:rPr>
        <w:t>的最小子系统，</w:t>
      </w:r>
      <w:r>
        <w:rPr>
          <w:rFonts w:hint="eastAsia" w:ascii="宋体" w:hAnsi="宋体"/>
        </w:rPr>
        <w:t>即现场监控单元，</w:t>
      </w:r>
      <w:r>
        <w:rPr>
          <w:rFonts w:ascii="宋体" w:hAnsi="宋体"/>
        </w:rPr>
        <w:t>由若干监控模块和其它辅助设备组成，</w:t>
      </w:r>
      <w:bookmarkStart w:id="28" w:name="_Toc47506239"/>
      <w:bookmarkEnd w:id="28"/>
      <w:bookmarkStart w:id="29" w:name="_Toc53822016"/>
      <w:bookmarkEnd w:id="29"/>
      <w:r>
        <w:rPr>
          <w:rFonts w:ascii="宋体" w:hAnsi="宋体"/>
        </w:rPr>
        <w:t>面向直接的设备数据采集、处理的监控层次，可以包含采样、数据处理、数据中继等功能。</w:t>
      </w:r>
    </w:p>
    <w:p w14:paraId="6986CA1F">
      <w:pPr>
        <w:numPr>
          <w:ilvl w:val="0"/>
          <w:numId w:val="15"/>
        </w:numPr>
        <w:spacing w:line="360" w:lineRule="auto"/>
        <w:rPr>
          <w:b/>
        </w:rPr>
      </w:pPr>
      <w:bookmarkStart w:id="30" w:name="_Toc451958072"/>
      <w:bookmarkStart w:id="31" w:name="_Toc451933986"/>
      <w:r>
        <w:rPr>
          <w:b/>
        </w:rPr>
        <w:t>通信协议－Communication Protocol</w:t>
      </w:r>
      <w:r>
        <w:rPr>
          <w:rFonts w:hint="eastAsia"/>
          <w:b/>
        </w:rPr>
        <w:t>（CP）</w:t>
      </w:r>
      <w:bookmarkEnd w:id="30"/>
      <w:bookmarkEnd w:id="31"/>
    </w:p>
    <w:p w14:paraId="12FA8EEB">
      <w:pPr>
        <w:spacing w:line="360" w:lineRule="auto"/>
        <w:ind w:firstLine="480" w:firstLineChars="200"/>
        <w:rPr>
          <w:rFonts w:ascii="宋体" w:hAnsi="宋体"/>
        </w:rPr>
      </w:pPr>
      <w:r>
        <w:rPr>
          <w:rFonts w:ascii="宋体" w:hAnsi="宋体"/>
        </w:rPr>
        <w:t>规范两个实体之间进行标准通信的应用层规约。</w:t>
      </w:r>
    </w:p>
    <w:p w14:paraId="1DBDF0C6">
      <w:pPr>
        <w:numPr>
          <w:ilvl w:val="0"/>
          <w:numId w:val="15"/>
        </w:numPr>
        <w:spacing w:line="360" w:lineRule="auto"/>
        <w:rPr>
          <w:b/>
        </w:rPr>
      </w:pPr>
      <w:bookmarkStart w:id="32" w:name="_Toc451933987"/>
      <w:bookmarkStart w:id="33" w:name="_Toc451958073"/>
      <w:r>
        <w:rPr>
          <w:b/>
        </w:rPr>
        <w:t>A接口－A Interface</w:t>
      </w:r>
      <w:bookmarkEnd w:id="32"/>
      <w:bookmarkEnd w:id="33"/>
    </w:p>
    <w:p w14:paraId="6B5AEFA5">
      <w:pPr>
        <w:spacing w:line="360" w:lineRule="auto"/>
        <w:ind w:firstLine="480" w:firstLineChars="200"/>
        <w:rPr>
          <w:rFonts w:ascii="宋体" w:hAnsi="宋体"/>
        </w:rPr>
      </w:pPr>
      <w:r>
        <w:rPr>
          <w:rFonts w:hint="eastAsia" w:ascii="宋体" w:hAnsi="宋体"/>
        </w:rPr>
        <w:t>指现场</w:t>
      </w:r>
      <w:r>
        <w:rPr>
          <w:rFonts w:ascii="宋体" w:hAnsi="宋体"/>
        </w:rPr>
        <w:t>监控单元</w:t>
      </w:r>
      <w:r>
        <w:rPr>
          <w:rFonts w:hint="eastAsia" w:ascii="宋体" w:hAnsi="宋体"/>
        </w:rPr>
        <w:t>（</w:t>
      </w:r>
      <w:r>
        <w:rPr>
          <w:rFonts w:ascii="宋体" w:hAnsi="宋体"/>
        </w:rPr>
        <w:t>FSU</w:t>
      </w:r>
      <w:r>
        <w:rPr>
          <w:rFonts w:hint="eastAsia" w:ascii="宋体" w:hAnsi="宋体"/>
        </w:rPr>
        <w:t>）</w:t>
      </w:r>
      <w:r>
        <w:rPr>
          <w:rFonts w:ascii="宋体" w:hAnsi="宋体"/>
        </w:rPr>
        <w:t>与监控对象</w:t>
      </w:r>
      <w:r>
        <w:rPr>
          <w:rFonts w:hint="eastAsia" w:ascii="宋体" w:hAnsi="宋体"/>
        </w:rPr>
        <w:t>（</w:t>
      </w:r>
      <w:r>
        <w:rPr>
          <w:rFonts w:ascii="宋体" w:hAnsi="宋体"/>
        </w:rPr>
        <w:t>SO）之间的接口</w:t>
      </w:r>
      <w:r>
        <w:rPr>
          <w:rFonts w:hint="eastAsia" w:ascii="宋体" w:hAnsi="宋体"/>
        </w:rPr>
        <w:t>。</w:t>
      </w:r>
    </w:p>
    <w:p w14:paraId="07D267FE">
      <w:pPr>
        <w:numPr>
          <w:ilvl w:val="0"/>
          <w:numId w:val="15"/>
        </w:numPr>
        <w:spacing w:line="360" w:lineRule="auto"/>
        <w:rPr>
          <w:b/>
        </w:rPr>
      </w:pPr>
      <w:bookmarkStart w:id="34" w:name="_Toc451958074"/>
      <w:bookmarkStart w:id="35" w:name="_Toc451933988"/>
      <w:r>
        <w:rPr>
          <w:b/>
        </w:rPr>
        <w:t>B接口－B Interface</w:t>
      </w:r>
      <w:bookmarkEnd w:id="34"/>
      <w:bookmarkEnd w:id="35"/>
    </w:p>
    <w:p w14:paraId="1B21228B">
      <w:pPr>
        <w:spacing w:line="360" w:lineRule="auto"/>
        <w:ind w:firstLine="480" w:firstLineChars="200"/>
        <w:rPr>
          <w:rFonts w:ascii="宋体" w:hAnsi="宋体"/>
        </w:rPr>
      </w:pPr>
      <w:r>
        <w:rPr>
          <w:rFonts w:hint="eastAsia" w:ascii="宋体" w:hAnsi="宋体"/>
        </w:rPr>
        <w:t>指</w:t>
      </w:r>
      <w:r>
        <w:rPr>
          <w:rFonts w:ascii="宋体" w:hAnsi="宋体"/>
        </w:rPr>
        <w:t>监控</w:t>
      </w:r>
      <w:r>
        <w:rPr>
          <w:rFonts w:hint="eastAsia" w:ascii="宋体" w:hAnsi="宋体"/>
        </w:rPr>
        <w:t>中心</w:t>
      </w:r>
      <w:r>
        <w:rPr>
          <w:rFonts w:ascii="宋体" w:hAnsi="宋体"/>
        </w:rPr>
        <w:t>（SC）与</w:t>
      </w:r>
      <w:r>
        <w:rPr>
          <w:rFonts w:hint="eastAsia" w:ascii="宋体" w:hAnsi="宋体"/>
        </w:rPr>
        <w:t>现场</w:t>
      </w:r>
      <w:r>
        <w:rPr>
          <w:rFonts w:ascii="宋体" w:hAnsi="宋体"/>
        </w:rPr>
        <w:t>监控单元（</w:t>
      </w:r>
      <w:r>
        <w:rPr>
          <w:rFonts w:hint="eastAsia" w:ascii="宋体" w:hAnsi="宋体"/>
        </w:rPr>
        <w:t>FSU</w:t>
      </w:r>
      <w:r>
        <w:rPr>
          <w:rFonts w:ascii="宋体" w:hAnsi="宋体"/>
        </w:rPr>
        <w:t>）之间的接口。</w:t>
      </w:r>
    </w:p>
    <w:p w14:paraId="081693FC">
      <w:pPr>
        <w:numPr>
          <w:ilvl w:val="0"/>
          <w:numId w:val="15"/>
        </w:numPr>
        <w:spacing w:line="360" w:lineRule="auto"/>
        <w:rPr>
          <w:b/>
        </w:rPr>
      </w:pPr>
      <w:bookmarkStart w:id="36" w:name="_Toc451958077"/>
      <w:bookmarkStart w:id="37" w:name="_Toc451933991"/>
      <w:r>
        <w:rPr>
          <w:rFonts w:hint="eastAsia"/>
          <w:b/>
        </w:rPr>
        <w:t>监控模块　Supervision Module(SM)</w:t>
      </w:r>
      <w:bookmarkEnd w:id="36"/>
    </w:p>
    <w:p w14:paraId="2A55B10A">
      <w:pPr>
        <w:spacing w:line="360" w:lineRule="auto"/>
        <w:ind w:firstLine="480" w:firstLineChars="200"/>
        <w:rPr>
          <w:rFonts w:ascii="宋体" w:hAnsi="宋体"/>
        </w:rPr>
      </w:pPr>
      <w:r>
        <w:rPr>
          <w:rFonts w:hint="eastAsia" w:ascii="宋体" w:hAnsi="宋体"/>
        </w:rPr>
        <w:t>完成特定设备、环境量监控及管理功能，并提供相应监控信息的设备。</w:t>
      </w:r>
    </w:p>
    <w:p w14:paraId="41A50592">
      <w:pPr>
        <w:numPr>
          <w:ilvl w:val="0"/>
          <w:numId w:val="15"/>
        </w:numPr>
        <w:spacing w:line="360" w:lineRule="auto"/>
        <w:rPr>
          <w:b/>
        </w:rPr>
      </w:pPr>
      <w:bookmarkStart w:id="38" w:name="_Toc451958078"/>
      <w:r>
        <w:rPr>
          <w:rFonts w:hint="eastAsia"/>
          <w:b/>
        </w:rPr>
        <w:t>监控对象</w:t>
      </w:r>
      <w:r>
        <w:rPr>
          <w:b/>
        </w:rPr>
        <w:t>－</w:t>
      </w:r>
      <w:r>
        <w:rPr>
          <w:rFonts w:hint="eastAsia"/>
          <w:b/>
        </w:rPr>
        <w:t>Supervision Object(SO)</w:t>
      </w:r>
      <w:bookmarkEnd w:id="37"/>
      <w:bookmarkEnd w:id="38"/>
    </w:p>
    <w:p w14:paraId="71C8E5EF">
      <w:pPr>
        <w:spacing w:line="360" w:lineRule="auto"/>
        <w:ind w:firstLine="480" w:firstLineChars="200"/>
        <w:rPr>
          <w:rFonts w:ascii="宋体" w:hAnsi="宋体"/>
        </w:rPr>
      </w:pPr>
      <w:r>
        <w:rPr>
          <w:rFonts w:hint="eastAsia" w:ascii="宋体" w:hAnsi="宋体"/>
        </w:rPr>
        <w:t>被监控的各种电源、空调设备及机房环境。</w:t>
      </w:r>
    </w:p>
    <w:p w14:paraId="3F82D89C">
      <w:pPr>
        <w:numPr>
          <w:ilvl w:val="0"/>
          <w:numId w:val="15"/>
        </w:numPr>
        <w:spacing w:line="360" w:lineRule="auto"/>
        <w:rPr>
          <w:b/>
        </w:rPr>
      </w:pPr>
      <w:bookmarkStart w:id="39" w:name="_Toc451958079"/>
      <w:bookmarkStart w:id="40" w:name="_Toc451933992"/>
      <w:r>
        <w:rPr>
          <w:rFonts w:hint="eastAsia"/>
          <w:b/>
        </w:rPr>
        <w:t>监控点</w:t>
      </w:r>
      <w:r>
        <w:rPr>
          <w:b/>
        </w:rPr>
        <w:t>－</w:t>
      </w:r>
      <w:r>
        <w:rPr>
          <w:rFonts w:hint="eastAsia"/>
          <w:b/>
        </w:rPr>
        <w:t>Supervision Point(SP)</w:t>
      </w:r>
      <w:bookmarkEnd w:id="39"/>
      <w:bookmarkEnd w:id="40"/>
    </w:p>
    <w:p w14:paraId="5EDFD52A">
      <w:pPr>
        <w:spacing w:line="360" w:lineRule="auto"/>
        <w:ind w:firstLine="480" w:firstLineChars="200"/>
        <w:rPr>
          <w:rFonts w:ascii="宋体" w:hAnsi="宋体"/>
        </w:rPr>
      </w:pPr>
      <w:r>
        <w:rPr>
          <w:rFonts w:hint="eastAsia" w:ascii="宋体" w:hAnsi="宋体"/>
        </w:rPr>
        <w:t>指监控对象上某个特定的监控信号。</w:t>
      </w:r>
    </w:p>
    <w:p w14:paraId="67258C5D">
      <w:pPr>
        <w:pStyle w:val="2"/>
        <w:numPr>
          <w:ilvl w:val="0"/>
          <w:numId w:val="14"/>
        </w:numPr>
      </w:pPr>
      <w:bookmarkStart w:id="41" w:name="_Toc363243724"/>
      <w:bookmarkStart w:id="42" w:name="_Toc17123138"/>
      <w:bookmarkStart w:id="43" w:name="_Toc52467306"/>
      <w:bookmarkStart w:id="44" w:name="_Toc452036616"/>
      <w:bookmarkStart w:id="45" w:name="_Toc452036547"/>
      <w:r>
        <w:rPr>
          <w:rFonts w:hint="eastAsia"/>
        </w:rPr>
        <w:t>接口</w:t>
      </w:r>
      <w:bookmarkEnd w:id="41"/>
      <w:bookmarkEnd w:id="42"/>
      <w:r>
        <w:rPr>
          <w:rFonts w:hint="eastAsia"/>
        </w:rPr>
        <w:t>网络</w:t>
      </w:r>
      <w:r>
        <w:t>结构</w:t>
      </w:r>
      <w:bookmarkEnd w:id="43"/>
      <w:bookmarkEnd w:id="44"/>
      <w:bookmarkEnd w:id="45"/>
    </w:p>
    <w:p w14:paraId="271D56A7">
      <w:pPr>
        <w:pStyle w:val="147"/>
        <w:spacing w:line="360" w:lineRule="auto"/>
        <w:ind w:firstLine="420"/>
        <w:jc w:val="center"/>
      </w:pPr>
      <w:bookmarkStart w:id="46" w:name="_MON_1509456173"/>
      <w:bookmarkEnd w:id="46"/>
      <w:r>
        <w:object>
          <v:shape id="_x0000_i1025" o:spt="75" type="#_x0000_t75" style="height:146.25pt;width:298.4pt;" o:ole="t" filled="f" o:preferrelative="t" stroked="f" coordsize="21600,21600">
            <v:path/>
            <v:fill on="f" focussize="0,0"/>
            <v:stroke on="f"/>
            <v:imagedata r:id="rId11" o:title=""/>
            <o:lock v:ext="edit" aspectratio="t"/>
            <w10:wrap type="none"/>
            <w10:anchorlock/>
          </v:shape>
          <o:OLEObject Type="Embed" ProgID="Visio.Drawing.11" ShapeID="_x0000_i1025" DrawAspect="Content" ObjectID="_1468075726" r:id="rId10">
            <o:LockedField>false</o:LockedField>
          </o:OLEObject>
        </w:object>
      </w:r>
    </w:p>
    <w:p w14:paraId="6B8A1673">
      <w:pPr>
        <w:pStyle w:val="223"/>
        <w:ind w:left="2"/>
        <w:rPr>
          <w:szCs w:val="24"/>
        </w:rPr>
      </w:pPr>
      <w:r>
        <w:rPr>
          <w:rFonts w:hint="eastAsia"/>
          <w:szCs w:val="24"/>
        </w:rPr>
        <w:t>网络</w:t>
      </w:r>
      <w:r>
        <w:rPr>
          <w:szCs w:val="24"/>
        </w:rPr>
        <w:t>结构图</w:t>
      </w:r>
    </w:p>
    <w:bookmarkEnd w:id="8"/>
    <w:p w14:paraId="6D72B326">
      <w:pPr>
        <w:pStyle w:val="3"/>
        <w:numPr>
          <w:ilvl w:val="1"/>
          <w:numId w:val="14"/>
        </w:numPr>
      </w:pPr>
      <w:bookmarkStart w:id="47" w:name="_Toc228250483"/>
      <w:bookmarkStart w:id="48" w:name="_Toc165617621"/>
      <w:bookmarkStart w:id="49" w:name="_Toc1349716672"/>
      <w:bookmarkStart w:id="50" w:name="_Toc452036617"/>
      <w:bookmarkStart w:id="51" w:name="_Toc452036548"/>
      <w:bookmarkStart w:id="52" w:name="_Toc363243725"/>
      <w:r>
        <w:rPr>
          <w:rFonts w:hint="eastAsia"/>
        </w:rPr>
        <w:t>接口方式</w:t>
      </w:r>
      <w:bookmarkEnd w:id="47"/>
      <w:bookmarkEnd w:id="48"/>
      <w:bookmarkEnd w:id="49"/>
      <w:bookmarkEnd w:id="50"/>
      <w:bookmarkEnd w:id="51"/>
    </w:p>
    <w:p w14:paraId="78BDA1CC">
      <w:pPr>
        <w:pStyle w:val="147"/>
        <w:spacing w:line="360" w:lineRule="auto"/>
        <w:ind w:firstLine="480"/>
        <w:rPr>
          <w:sz w:val="24"/>
          <w:szCs w:val="24"/>
        </w:rPr>
      </w:pPr>
      <w:r>
        <w:rPr>
          <w:sz w:val="24"/>
          <w:szCs w:val="24"/>
        </w:rPr>
        <w:t>FSU与SC之间通过WebService和FTP方式互联</w:t>
      </w:r>
      <w:r>
        <w:rPr>
          <w:rFonts w:hint="eastAsia"/>
          <w:sz w:val="24"/>
          <w:szCs w:val="24"/>
        </w:rPr>
        <w:t>，二者同时形成完整的B接口协议标准。FSU</w:t>
      </w:r>
      <w:r>
        <w:rPr>
          <w:sz w:val="24"/>
          <w:szCs w:val="24"/>
        </w:rPr>
        <w:t>与SC</w:t>
      </w:r>
      <w:r>
        <w:rPr>
          <w:rFonts w:hint="eastAsia"/>
          <w:sz w:val="24"/>
          <w:szCs w:val="24"/>
        </w:rPr>
        <w:t>之间</w:t>
      </w:r>
      <w:r>
        <w:rPr>
          <w:sz w:val="24"/>
          <w:szCs w:val="24"/>
        </w:rPr>
        <w:t>的</w:t>
      </w:r>
      <w:r>
        <w:rPr>
          <w:rFonts w:hint="eastAsia"/>
          <w:sz w:val="24"/>
          <w:szCs w:val="24"/>
        </w:rPr>
        <w:t>数据</w:t>
      </w:r>
      <w:r>
        <w:rPr>
          <w:sz w:val="24"/>
          <w:szCs w:val="24"/>
        </w:rPr>
        <w:t>流</w:t>
      </w:r>
      <w:r>
        <w:rPr>
          <w:rFonts w:hint="eastAsia"/>
          <w:sz w:val="24"/>
          <w:szCs w:val="24"/>
        </w:rPr>
        <w:t>交互采用</w:t>
      </w:r>
      <w:r>
        <w:rPr>
          <w:rFonts w:hAnsi="宋体"/>
          <w:kern w:val="0"/>
          <w:sz w:val="24"/>
        </w:rPr>
        <w:t>基于</w:t>
      </w:r>
      <w:r>
        <w:rPr>
          <w:rFonts w:hint="eastAsia" w:hAnsi="宋体"/>
          <w:kern w:val="0"/>
          <w:sz w:val="24"/>
        </w:rPr>
        <w:t>Soap+XML</w:t>
      </w:r>
      <w:r>
        <w:rPr>
          <w:rFonts w:hAnsi="宋体"/>
          <w:kern w:val="0"/>
          <w:sz w:val="24"/>
        </w:rPr>
        <w:t>+</w:t>
      </w:r>
      <w:r>
        <w:rPr>
          <w:rFonts w:hint="eastAsia" w:hAnsi="宋体"/>
          <w:kern w:val="0"/>
          <w:sz w:val="24"/>
        </w:rPr>
        <w:t>文本</w:t>
      </w:r>
      <w:r>
        <w:rPr>
          <w:rFonts w:hAnsi="宋体"/>
          <w:kern w:val="0"/>
          <w:sz w:val="24"/>
        </w:rPr>
        <w:t>文件技术</w:t>
      </w:r>
      <w:r>
        <w:rPr>
          <w:rFonts w:hint="eastAsia" w:hAnsi="宋体"/>
          <w:kern w:val="0"/>
          <w:sz w:val="24"/>
        </w:rPr>
        <w:t>的</w:t>
      </w:r>
      <w:r>
        <w:rPr>
          <w:rFonts w:hAnsi="宋体"/>
          <w:kern w:val="0"/>
          <w:sz w:val="24"/>
        </w:rPr>
        <w:t>接口</w:t>
      </w:r>
      <w:r>
        <w:rPr>
          <w:rFonts w:hint="eastAsia" w:hAnsi="宋体"/>
          <w:kern w:val="0"/>
          <w:sz w:val="24"/>
        </w:rPr>
        <w:t>。</w:t>
      </w:r>
    </w:p>
    <w:p w14:paraId="5F228303">
      <w:pPr>
        <w:pStyle w:val="3"/>
        <w:numPr>
          <w:ilvl w:val="1"/>
          <w:numId w:val="14"/>
        </w:numPr>
      </w:pPr>
      <w:bookmarkStart w:id="53" w:name="_Toc452036549"/>
      <w:bookmarkStart w:id="54" w:name="_Toc818343043"/>
      <w:bookmarkStart w:id="55" w:name="_Toc452036618"/>
      <w:bookmarkStart w:id="56" w:name="_Toc165617622"/>
      <w:bookmarkStart w:id="57" w:name="_Toc228250484"/>
      <w:r>
        <w:t>接入双方要求</w:t>
      </w:r>
      <w:bookmarkEnd w:id="53"/>
      <w:bookmarkEnd w:id="54"/>
      <w:bookmarkEnd w:id="55"/>
      <w:bookmarkEnd w:id="56"/>
      <w:bookmarkEnd w:id="57"/>
    </w:p>
    <w:p w14:paraId="0F54947C">
      <w:pPr>
        <w:pStyle w:val="147"/>
        <w:spacing w:line="360" w:lineRule="auto"/>
        <w:ind w:firstLine="480"/>
        <w:rPr>
          <w:sz w:val="24"/>
          <w:szCs w:val="24"/>
        </w:rPr>
      </w:pPr>
      <w:r>
        <w:rPr>
          <w:sz w:val="24"/>
          <w:szCs w:val="24"/>
        </w:rPr>
        <w:t>SC提供WebService服务，</w:t>
      </w:r>
      <w:r>
        <w:rPr>
          <w:rFonts w:hint="eastAsia"/>
          <w:sz w:val="24"/>
          <w:szCs w:val="24"/>
        </w:rPr>
        <w:t>FSU向</w:t>
      </w:r>
      <w:r>
        <w:rPr>
          <w:sz w:val="24"/>
          <w:szCs w:val="24"/>
        </w:rPr>
        <w:t>SC注册、</w:t>
      </w:r>
      <w:r>
        <w:rPr>
          <w:rFonts w:hint="eastAsia"/>
          <w:sz w:val="24"/>
          <w:szCs w:val="24"/>
        </w:rPr>
        <w:t>上报告警</w:t>
      </w:r>
      <w:r>
        <w:rPr>
          <w:sz w:val="24"/>
          <w:szCs w:val="24"/>
        </w:rPr>
        <w:t>信息</w:t>
      </w:r>
      <w:r>
        <w:rPr>
          <w:rFonts w:hint="eastAsia"/>
          <w:sz w:val="24"/>
          <w:szCs w:val="24"/>
        </w:rPr>
        <w:t>、上报</w:t>
      </w:r>
      <w:r>
        <w:rPr>
          <w:sz w:val="24"/>
          <w:szCs w:val="24"/>
        </w:rPr>
        <w:t>监</w:t>
      </w:r>
      <w:r>
        <w:rPr>
          <w:rFonts w:hint="eastAsia"/>
          <w:sz w:val="24"/>
          <w:szCs w:val="24"/>
        </w:rPr>
        <w:t>控</w:t>
      </w:r>
      <w:r>
        <w:rPr>
          <w:sz w:val="24"/>
          <w:szCs w:val="24"/>
        </w:rPr>
        <w:t>点数据、</w:t>
      </w:r>
      <w:r>
        <w:rPr>
          <w:rFonts w:hint="eastAsia"/>
          <w:sz w:val="24"/>
          <w:szCs w:val="24"/>
        </w:rPr>
        <w:t>上报</w:t>
      </w:r>
      <w:r>
        <w:rPr>
          <w:sz w:val="24"/>
          <w:szCs w:val="24"/>
        </w:rPr>
        <w:t>动环设备配置数据</w:t>
      </w:r>
      <w:r>
        <w:rPr>
          <w:rFonts w:hint="eastAsia"/>
          <w:sz w:val="24"/>
          <w:szCs w:val="24"/>
        </w:rPr>
        <w:t>。</w:t>
      </w:r>
    </w:p>
    <w:p w14:paraId="3CDD5A6C">
      <w:pPr>
        <w:pStyle w:val="147"/>
        <w:spacing w:line="360" w:lineRule="auto"/>
        <w:ind w:firstLine="480"/>
        <w:rPr>
          <w:sz w:val="24"/>
          <w:szCs w:val="24"/>
        </w:rPr>
      </w:pPr>
      <w:r>
        <w:rPr>
          <w:sz w:val="24"/>
          <w:szCs w:val="24"/>
        </w:rPr>
        <w:t>FSU提供WebService服务，SC主动请求监控点数据、</w:t>
      </w:r>
      <w:r>
        <w:rPr>
          <w:rFonts w:hint="eastAsia"/>
          <w:sz w:val="24"/>
          <w:szCs w:val="24"/>
        </w:rPr>
        <w:t>写</w:t>
      </w:r>
      <w:r>
        <w:rPr>
          <w:sz w:val="24"/>
          <w:szCs w:val="24"/>
        </w:rPr>
        <w:t>监控点设置值、请求监控点门限</w:t>
      </w:r>
      <w:r>
        <w:rPr>
          <w:rFonts w:hint="eastAsia"/>
          <w:sz w:val="24"/>
          <w:szCs w:val="24"/>
        </w:rPr>
        <w:t>数据</w:t>
      </w:r>
      <w:r>
        <w:rPr>
          <w:sz w:val="24"/>
          <w:szCs w:val="24"/>
        </w:rPr>
        <w:t>、</w:t>
      </w:r>
      <w:r>
        <w:rPr>
          <w:rFonts w:hint="eastAsia"/>
          <w:sz w:val="24"/>
          <w:szCs w:val="24"/>
        </w:rPr>
        <w:t>写</w:t>
      </w:r>
      <w:r>
        <w:rPr>
          <w:sz w:val="24"/>
          <w:szCs w:val="24"/>
        </w:rPr>
        <w:t>监</w:t>
      </w:r>
      <w:r>
        <w:rPr>
          <w:rFonts w:hint="eastAsia"/>
          <w:sz w:val="24"/>
          <w:szCs w:val="24"/>
        </w:rPr>
        <w:t>控</w:t>
      </w:r>
      <w:r>
        <w:rPr>
          <w:sz w:val="24"/>
          <w:szCs w:val="24"/>
        </w:rPr>
        <w:t>点门限</w:t>
      </w:r>
      <w:r>
        <w:rPr>
          <w:rFonts w:hint="eastAsia"/>
          <w:sz w:val="24"/>
          <w:szCs w:val="24"/>
        </w:rPr>
        <w:t>数据、获取FSU</w:t>
      </w:r>
      <w:r>
        <w:rPr>
          <w:sz w:val="24"/>
          <w:szCs w:val="24"/>
        </w:rPr>
        <w:t>注册</w:t>
      </w:r>
      <w:r>
        <w:rPr>
          <w:rFonts w:hint="eastAsia"/>
          <w:sz w:val="24"/>
          <w:szCs w:val="24"/>
        </w:rPr>
        <w:t>信息</w:t>
      </w:r>
      <w:r>
        <w:rPr>
          <w:sz w:val="24"/>
          <w:szCs w:val="24"/>
        </w:rPr>
        <w:t>、</w:t>
      </w:r>
      <w:r>
        <w:rPr>
          <w:rFonts w:hint="eastAsia"/>
          <w:sz w:val="24"/>
          <w:szCs w:val="24"/>
        </w:rPr>
        <w:t>设置</w:t>
      </w:r>
      <w:r>
        <w:rPr>
          <w:sz w:val="24"/>
          <w:szCs w:val="24"/>
        </w:rPr>
        <w:t>FSU注册</w:t>
      </w:r>
      <w:r>
        <w:rPr>
          <w:rFonts w:hint="eastAsia"/>
          <w:sz w:val="24"/>
          <w:szCs w:val="24"/>
        </w:rPr>
        <w:t>信息、</w:t>
      </w:r>
      <w:r>
        <w:rPr>
          <w:sz w:val="24"/>
          <w:szCs w:val="24"/>
        </w:rPr>
        <w:t>获取FSU的FTP信息、</w:t>
      </w:r>
      <w:r>
        <w:rPr>
          <w:rFonts w:hint="eastAsia"/>
          <w:sz w:val="24"/>
          <w:szCs w:val="24"/>
        </w:rPr>
        <w:t>设置FSU</w:t>
      </w:r>
      <w:r>
        <w:rPr>
          <w:sz w:val="24"/>
          <w:szCs w:val="24"/>
        </w:rPr>
        <w:t>的FTP信息、</w:t>
      </w:r>
      <w:r>
        <w:rPr>
          <w:rFonts w:hint="eastAsia"/>
          <w:sz w:val="24"/>
          <w:szCs w:val="24"/>
        </w:rPr>
        <w:t>时间</w:t>
      </w:r>
      <w:r>
        <w:rPr>
          <w:sz w:val="24"/>
          <w:szCs w:val="24"/>
        </w:rPr>
        <w:t>同步、获取FSU状态信息</w:t>
      </w:r>
      <w:r>
        <w:rPr>
          <w:rFonts w:hint="eastAsia"/>
          <w:sz w:val="24"/>
          <w:szCs w:val="24"/>
        </w:rPr>
        <w:t>（心跳</w:t>
      </w:r>
      <w:r>
        <w:rPr>
          <w:sz w:val="24"/>
          <w:szCs w:val="24"/>
        </w:rPr>
        <w:t>机制）、</w:t>
      </w:r>
      <w:r>
        <w:rPr>
          <w:rFonts w:hint="eastAsia"/>
          <w:sz w:val="24"/>
          <w:szCs w:val="24"/>
        </w:rPr>
        <w:t>更新</w:t>
      </w:r>
      <w:r>
        <w:rPr>
          <w:sz w:val="24"/>
          <w:szCs w:val="24"/>
        </w:rPr>
        <w:t>FSU状态信息获取周期、重启FSU、请求动环设备配置数据、写</w:t>
      </w:r>
      <w:r>
        <w:rPr>
          <w:rFonts w:hint="eastAsia"/>
          <w:sz w:val="24"/>
          <w:szCs w:val="24"/>
        </w:rPr>
        <w:t>动环设备</w:t>
      </w:r>
      <w:r>
        <w:rPr>
          <w:sz w:val="24"/>
          <w:szCs w:val="24"/>
        </w:rPr>
        <w:t>配置</w:t>
      </w:r>
      <w:r>
        <w:rPr>
          <w:rFonts w:hint="eastAsia"/>
          <w:sz w:val="24"/>
          <w:szCs w:val="24"/>
        </w:rPr>
        <w:t>数据</w:t>
      </w:r>
      <w:r>
        <w:rPr>
          <w:sz w:val="24"/>
          <w:szCs w:val="24"/>
        </w:rPr>
        <w:t>。</w:t>
      </w:r>
    </w:p>
    <w:p w14:paraId="54C8A7AB">
      <w:pPr>
        <w:pStyle w:val="147"/>
        <w:spacing w:line="360" w:lineRule="auto"/>
        <w:ind w:firstLine="480"/>
        <w:rPr>
          <w:sz w:val="24"/>
          <w:szCs w:val="24"/>
        </w:rPr>
      </w:pPr>
      <w:r>
        <w:rPr>
          <w:sz w:val="24"/>
          <w:szCs w:val="24"/>
        </w:rPr>
        <w:t>FSU提供FTP服务，</w:t>
      </w:r>
      <w:r>
        <w:rPr>
          <w:rFonts w:hint="eastAsia"/>
          <w:sz w:val="24"/>
          <w:szCs w:val="24"/>
        </w:rPr>
        <w:t>SC批量</w:t>
      </w:r>
      <w:r>
        <w:rPr>
          <w:sz w:val="24"/>
          <w:szCs w:val="24"/>
        </w:rPr>
        <w:t>获取监控对象的配置数据、</w:t>
      </w:r>
      <w:r>
        <w:rPr>
          <w:rFonts w:hint="eastAsia"/>
          <w:sz w:val="24"/>
          <w:szCs w:val="24"/>
        </w:rPr>
        <w:t>定期</w:t>
      </w:r>
      <w:r>
        <w:rPr>
          <w:sz w:val="24"/>
          <w:szCs w:val="24"/>
        </w:rPr>
        <w:t>获取</w:t>
      </w:r>
      <w:r>
        <w:rPr>
          <w:rFonts w:hint="eastAsia"/>
          <w:sz w:val="24"/>
          <w:szCs w:val="24"/>
        </w:rPr>
        <w:t>监控图像</w:t>
      </w:r>
      <w:r>
        <w:rPr>
          <w:sz w:val="24"/>
          <w:szCs w:val="24"/>
        </w:rPr>
        <w:t>文件</w:t>
      </w:r>
      <w:r>
        <w:rPr>
          <w:rFonts w:hint="eastAsia"/>
          <w:sz w:val="24"/>
          <w:szCs w:val="24"/>
        </w:rPr>
        <w:t>、获取活动</w:t>
      </w:r>
      <w:r>
        <w:rPr>
          <w:sz w:val="24"/>
          <w:szCs w:val="24"/>
        </w:rPr>
        <w:t>、历史告警同步文件、</w:t>
      </w:r>
      <w:r>
        <w:rPr>
          <w:rFonts w:hint="eastAsia"/>
          <w:sz w:val="24"/>
          <w:szCs w:val="24"/>
        </w:rPr>
        <w:t>获取</w:t>
      </w:r>
      <w:r>
        <w:rPr>
          <w:sz w:val="24"/>
          <w:szCs w:val="24"/>
        </w:rPr>
        <w:t>监控点性能数据文件、上传</w:t>
      </w:r>
      <w:r>
        <w:rPr>
          <w:rFonts w:hint="eastAsia"/>
          <w:sz w:val="24"/>
          <w:szCs w:val="24"/>
        </w:rPr>
        <w:t>FSU相关</w:t>
      </w:r>
      <w:r>
        <w:rPr>
          <w:sz w:val="24"/>
          <w:szCs w:val="24"/>
        </w:rPr>
        <w:t>文件</w:t>
      </w:r>
      <w:r>
        <w:rPr>
          <w:rFonts w:hint="eastAsia"/>
          <w:sz w:val="24"/>
          <w:szCs w:val="24"/>
        </w:rPr>
        <w:t>、</w:t>
      </w:r>
      <w:r>
        <w:rPr>
          <w:sz w:val="24"/>
          <w:szCs w:val="24"/>
        </w:rPr>
        <w:t>获取日志文件。</w:t>
      </w:r>
    </w:p>
    <w:p w14:paraId="2817F4AE">
      <w:pPr>
        <w:pStyle w:val="2"/>
        <w:numPr>
          <w:ilvl w:val="0"/>
          <w:numId w:val="14"/>
        </w:numPr>
      </w:pPr>
      <w:bookmarkStart w:id="58" w:name="_Toc1406248313"/>
      <w:bookmarkStart w:id="59" w:name="_Toc452036550"/>
      <w:bookmarkStart w:id="60" w:name="_Toc452036619"/>
      <w:r>
        <w:rPr>
          <w:rFonts w:hint="eastAsia"/>
        </w:rPr>
        <w:t>B接口</w:t>
      </w:r>
      <w:bookmarkEnd w:id="52"/>
      <w:r>
        <w:rPr>
          <w:rFonts w:hint="eastAsia"/>
        </w:rPr>
        <w:t>协议</w:t>
      </w:r>
      <w:bookmarkEnd w:id="58"/>
      <w:bookmarkEnd w:id="59"/>
      <w:bookmarkEnd w:id="60"/>
    </w:p>
    <w:p w14:paraId="57ED7D4F">
      <w:pPr>
        <w:pStyle w:val="3"/>
        <w:numPr>
          <w:ilvl w:val="1"/>
          <w:numId w:val="14"/>
        </w:numPr>
      </w:pPr>
      <w:bookmarkStart w:id="61" w:name="_Toc166680552"/>
      <w:bookmarkEnd w:id="61"/>
      <w:bookmarkStart w:id="62" w:name="_Toc1757861356"/>
      <w:bookmarkStart w:id="63" w:name="_Toc452036551"/>
      <w:bookmarkStart w:id="64" w:name="_Toc452036620"/>
      <w:bookmarkStart w:id="65" w:name="_Toc228250486"/>
      <w:bookmarkStart w:id="66" w:name="_Toc17123214"/>
      <w:r>
        <w:t>报文原则</w:t>
      </w:r>
      <w:bookmarkEnd w:id="62"/>
      <w:bookmarkEnd w:id="63"/>
      <w:bookmarkEnd w:id="64"/>
      <w:bookmarkEnd w:id="65"/>
    </w:p>
    <w:p w14:paraId="7D05C780">
      <w:pPr>
        <w:pStyle w:val="147"/>
        <w:spacing w:line="360" w:lineRule="auto"/>
        <w:ind w:firstLine="480"/>
        <w:rPr>
          <w:sz w:val="24"/>
          <w:szCs w:val="24"/>
        </w:rPr>
      </w:pPr>
      <w:r>
        <w:rPr>
          <w:sz w:val="24"/>
          <w:szCs w:val="24"/>
        </w:rPr>
        <w:t>SC与</w:t>
      </w:r>
      <w:r>
        <w:rPr>
          <w:rFonts w:hint="eastAsia"/>
          <w:sz w:val="24"/>
          <w:szCs w:val="24"/>
        </w:rPr>
        <w:t>FSU</w:t>
      </w:r>
      <w:r>
        <w:rPr>
          <w:sz w:val="24"/>
          <w:szCs w:val="24"/>
        </w:rPr>
        <w:t>之间的接口基于</w:t>
      </w:r>
      <w:r>
        <w:rPr>
          <w:rFonts w:hint="eastAsia"/>
          <w:sz w:val="24"/>
          <w:szCs w:val="24"/>
        </w:rPr>
        <w:t>WebService</w:t>
      </w:r>
      <w:r>
        <w:rPr>
          <w:sz w:val="24"/>
          <w:szCs w:val="24"/>
        </w:rPr>
        <w:t>技术，</w:t>
      </w:r>
      <w:r>
        <w:rPr>
          <w:rFonts w:hint="eastAsia"/>
          <w:sz w:val="24"/>
          <w:szCs w:val="24"/>
        </w:rPr>
        <w:t>消息协议</w:t>
      </w:r>
      <w:r>
        <w:rPr>
          <w:sz w:val="24"/>
          <w:szCs w:val="24"/>
        </w:rPr>
        <w:t>采用</w:t>
      </w:r>
      <w:r>
        <w:rPr>
          <w:rFonts w:hint="eastAsia"/>
          <w:sz w:val="24"/>
          <w:szCs w:val="24"/>
        </w:rPr>
        <w:t>XML</w:t>
      </w:r>
      <w:r>
        <w:rPr>
          <w:sz w:val="24"/>
          <w:szCs w:val="24"/>
        </w:rPr>
        <w:t>格式。</w:t>
      </w:r>
    </w:p>
    <w:p w14:paraId="0B2B3D40">
      <w:pPr>
        <w:pStyle w:val="3"/>
        <w:numPr>
          <w:ilvl w:val="1"/>
          <w:numId w:val="14"/>
        </w:numPr>
      </w:pPr>
      <w:bookmarkStart w:id="67" w:name="_Toc1443278513"/>
      <w:bookmarkStart w:id="68" w:name="_Toc452036552"/>
      <w:bookmarkStart w:id="69" w:name="_Toc452036621"/>
      <w:r>
        <w:rPr>
          <w:rFonts w:hint="eastAsia"/>
        </w:rPr>
        <w:t>WSDL定义</w:t>
      </w:r>
      <w:bookmarkEnd w:id="67"/>
      <w:bookmarkEnd w:id="68"/>
      <w:bookmarkEnd w:id="69"/>
    </w:p>
    <w:p w14:paraId="6A9DE775">
      <w:pPr>
        <w:pStyle w:val="147"/>
        <w:spacing w:line="360" w:lineRule="auto"/>
        <w:ind w:firstLine="480"/>
        <w:rPr>
          <w:sz w:val="24"/>
          <w:szCs w:val="24"/>
        </w:rPr>
      </w:pPr>
      <w:r>
        <w:rPr>
          <w:rFonts w:hint="eastAsia"/>
          <w:sz w:val="24"/>
          <w:szCs w:val="24"/>
        </w:rPr>
        <w:t>SC提供的Webservice接口的WSDL定义见附件</w:t>
      </w:r>
    </w:p>
    <w:p w14:paraId="730CA89B">
      <w:pPr>
        <w:pStyle w:val="147"/>
        <w:spacing w:line="360" w:lineRule="auto"/>
        <w:ind w:firstLine="480"/>
        <w:rPr>
          <w:sz w:val="24"/>
          <w:szCs w:val="24"/>
        </w:rPr>
      </w:pPr>
      <w:r>
        <w:rPr>
          <w:sz w:val="24"/>
          <w:szCs w:val="24"/>
        </w:rPr>
        <w:object>
          <v:shape id="_x0000_i1026" o:spt="75" type="#_x0000_t75" style="height:54.95pt;width:74.6pt;" o:ole="t" filled="f" o:preferrelative="t" stroked="f" coordsize="21600,21600">
            <v:path/>
            <v:fill on="f" alignshape="1" focussize="0,0"/>
            <v:stroke on="f"/>
            <v:imagedata r:id="rId13" o:title=""/>
            <o:lock v:ext="edit" aspectratio="t"/>
            <w10:wrap type="none"/>
            <w10:anchorlock/>
          </v:shape>
          <o:OLEObject Type="Embed" ProgID="Package" ShapeID="_x0000_i1026" DrawAspect="Icon" ObjectID="_1468075727" r:id="rId12">
            <o:LockedField>false</o:LockedField>
          </o:OLEObject>
        </w:object>
      </w:r>
    </w:p>
    <w:p w14:paraId="273A60D2">
      <w:pPr>
        <w:pStyle w:val="147"/>
        <w:spacing w:line="360" w:lineRule="auto"/>
        <w:ind w:firstLine="480"/>
        <w:rPr>
          <w:sz w:val="24"/>
          <w:szCs w:val="24"/>
        </w:rPr>
      </w:pPr>
      <w:r>
        <w:rPr>
          <w:rFonts w:hint="eastAsia"/>
          <w:sz w:val="24"/>
          <w:szCs w:val="24"/>
        </w:rPr>
        <w:t>FSU接口的Webservice接口的WSDL定义见附件</w:t>
      </w:r>
    </w:p>
    <w:p w14:paraId="49CB4D7A">
      <w:pPr>
        <w:pStyle w:val="147"/>
        <w:spacing w:line="360" w:lineRule="auto"/>
        <w:ind w:firstLine="480"/>
        <w:rPr>
          <w:sz w:val="24"/>
          <w:szCs w:val="24"/>
        </w:rPr>
      </w:pPr>
      <w:r>
        <w:rPr>
          <w:sz w:val="24"/>
          <w:szCs w:val="24"/>
        </w:rPr>
        <w:object>
          <v:shape id="_x0000_i1027" o:spt="75" type="#_x0000_t75" style="height:59.45pt;width:82.8pt;" o:ole="t" filled="f" o:preferrelative="t" stroked="f" coordsize="21600,21600">
            <v:path/>
            <v:fill on="f" focussize="0,0"/>
            <v:stroke on="f"/>
            <v:imagedata r:id="rId15" o:title=""/>
            <o:lock v:ext="edit" aspectratio="t"/>
            <w10:wrap type="none"/>
            <w10:anchorlock/>
          </v:shape>
          <o:OLEObject Type="Embed" ProgID="Package" ShapeID="_x0000_i1027" DrawAspect="Icon" ObjectID="_1468075728" r:id="rId14">
            <o:LockedField>false</o:LockedField>
          </o:OLEObject>
        </w:object>
      </w:r>
    </w:p>
    <w:p w14:paraId="2504CB1A">
      <w:pPr>
        <w:pStyle w:val="3"/>
        <w:numPr>
          <w:ilvl w:val="1"/>
          <w:numId w:val="14"/>
        </w:numPr>
      </w:pPr>
      <w:bookmarkStart w:id="70" w:name="_Toc452036553"/>
      <w:bookmarkStart w:id="71" w:name="_Toc452036622"/>
      <w:bookmarkStart w:id="72" w:name="_Toc228250489"/>
      <w:bookmarkStart w:id="73" w:name="_Toc1354175126"/>
      <w:r>
        <w:t>基本定义</w:t>
      </w:r>
      <w:bookmarkEnd w:id="70"/>
      <w:bookmarkEnd w:id="71"/>
      <w:bookmarkEnd w:id="72"/>
      <w:bookmarkEnd w:id="73"/>
    </w:p>
    <w:p w14:paraId="012AD991">
      <w:pPr>
        <w:pStyle w:val="147"/>
        <w:numPr>
          <w:ilvl w:val="0"/>
          <w:numId w:val="16"/>
        </w:numPr>
        <w:spacing w:line="360" w:lineRule="auto"/>
        <w:ind w:firstLineChars="0"/>
        <w:rPr>
          <w:sz w:val="24"/>
          <w:szCs w:val="24"/>
        </w:rPr>
      </w:pPr>
      <w:r>
        <w:rPr>
          <w:sz w:val="24"/>
          <w:szCs w:val="24"/>
        </w:rPr>
        <w:t>告警</w:t>
      </w:r>
      <w:r>
        <w:rPr>
          <w:rFonts w:hint="eastAsia"/>
          <w:sz w:val="24"/>
          <w:szCs w:val="24"/>
        </w:rPr>
        <w:t>消息</w:t>
      </w:r>
      <w:r>
        <w:rPr>
          <w:sz w:val="24"/>
          <w:szCs w:val="24"/>
        </w:rPr>
        <w:t>：</w:t>
      </w:r>
      <w:r>
        <w:rPr>
          <w:rFonts w:hint="eastAsia"/>
          <w:sz w:val="24"/>
          <w:szCs w:val="24"/>
        </w:rPr>
        <w:t>监控</w:t>
      </w:r>
      <w:r>
        <w:rPr>
          <w:sz w:val="24"/>
          <w:szCs w:val="24"/>
        </w:rPr>
        <w:t>对象</w:t>
      </w:r>
      <w:r>
        <w:rPr>
          <w:rFonts w:hint="eastAsia"/>
          <w:sz w:val="24"/>
          <w:szCs w:val="24"/>
        </w:rPr>
        <w:t>及</w:t>
      </w:r>
      <w:r>
        <w:rPr>
          <w:sz w:val="24"/>
          <w:szCs w:val="24"/>
        </w:rPr>
        <w:t>FSU</w:t>
      </w:r>
      <w:r>
        <w:rPr>
          <w:rFonts w:hint="eastAsia"/>
          <w:sz w:val="24"/>
          <w:szCs w:val="24"/>
        </w:rPr>
        <w:t>上报的</w:t>
      </w:r>
      <w:r>
        <w:rPr>
          <w:sz w:val="24"/>
          <w:szCs w:val="24"/>
        </w:rPr>
        <w:t>所有告警信息</w:t>
      </w:r>
      <w:r>
        <w:rPr>
          <w:rFonts w:hint="eastAsia"/>
          <w:sz w:val="24"/>
          <w:szCs w:val="24"/>
        </w:rPr>
        <w:t>。</w:t>
      </w:r>
    </w:p>
    <w:p w14:paraId="4C5CA72D">
      <w:pPr>
        <w:pStyle w:val="147"/>
        <w:numPr>
          <w:ilvl w:val="0"/>
          <w:numId w:val="16"/>
        </w:numPr>
        <w:spacing w:line="360" w:lineRule="auto"/>
        <w:ind w:left="782" w:firstLineChars="0"/>
        <w:rPr>
          <w:rFonts w:hAnsi="宋体"/>
          <w:sz w:val="24"/>
        </w:rPr>
      </w:pPr>
      <w:r>
        <w:rPr>
          <w:rFonts w:hint="eastAsia" w:hAnsi="宋体"/>
          <w:sz w:val="24"/>
        </w:rPr>
        <w:t>F</w:t>
      </w:r>
      <w:r>
        <w:rPr>
          <w:rFonts w:hAnsi="宋体"/>
          <w:sz w:val="24"/>
        </w:rPr>
        <w:t>SUID：</w:t>
      </w:r>
      <w:r>
        <w:rPr>
          <w:rFonts w:hint="eastAsia" w:hAnsi="宋体"/>
          <w:sz w:val="24"/>
        </w:rPr>
        <w:t>用于中国</w:t>
      </w:r>
      <w:r>
        <w:rPr>
          <w:rFonts w:hAnsi="宋体"/>
          <w:sz w:val="24"/>
        </w:rPr>
        <w:t>移动全网唯一标示FSU设备的编号，</w:t>
      </w:r>
      <w:r>
        <w:rPr>
          <w:sz w:val="24"/>
          <w:szCs w:val="24"/>
        </w:rPr>
        <w:t>具体定义详见《</w:t>
      </w:r>
      <w:r>
        <w:rPr>
          <w:rFonts w:hint="eastAsia"/>
          <w:sz w:val="24"/>
          <w:szCs w:val="24"/>
        </w:rPr>
        <w:t>中国移动动环命名及编码指导意见</w:t>
      </w:r>
      <w:r>
        <w:rPr>
          <w:sz w:val="24"/>
          <w:szCs w:val="24"/>
        </w:rPr>
        <w:t>》</w:t>
      </w:r>
      <w:r>
        <w:rPr>
          <w:rFonts w:hint="eastAsia"/>
          <w:sz w:val="24"/>
          <w:szCs w:val="24"/>
        </w:rPr>
        <w:t>；</w:t>
      </w:r>
    </w:p>
    <w:p w14:paraId="0C41FF3A">
      <w:pPr>
        <w:pStyle w:val="147"/>
        <w:numPr>
          <w:ilvl w:val="0"/>
          <w:numId w:val="16"/>
        </w:numPr>
        <w:spacing w:line="360" w:lineRule="auto"/>
        <w:ind w:firstLineChars="0"/>
        <w:rPr>
          <w:sz w:val="24"/>
          <w:szCs w:val="24"/>
        </w:rPr>
      </w:pPr>
      <w:r>
        <w:rPr>
          <w:rFonts w:hint="eastAsia"/>
          <w:sz w:val="24"/>
          <w:szCs w:val="24"/>
        </w:rPr>
        <w:t>动环设备</w:t>
      </w:r>
      <w:r>
        <w:rPr>
          <w:sz w:val="24"/>
          <w:szCs w:val="24"/>
        </w:rPr>
        <w:t>ID：</w:t>
      </w:r>
      <w:r>
        <w:rPr>
          <w:rFonts w:hint="eastAsia"/>
          <w:sz w:val="24"/>
          <w:szCs w:val="24"/>
        </w:rPr>
        <w:t>即监控</w:t>
      </w:r>
      <w:r>
        <w:rPr>
          <w:sz w:val="24"/>
          <w:szCs w:val="24"/>
        </w:rPr>
        <w:t>对象的</w:t>
      </w:r>
      <w:r>
        <w:rPr>
          <w:rFonts w:hint="eastAsia"/>
          <w:sz w:val="24"/>
          <w:szCs w:val="24"/>
        </w:rPr>
        <w:t>编码，该编码在站点内</w:t>
      </w:r>
      <w:r>
        <w:rPr>
          <w:sz w:val="24"/>
          <w:szCs w:val="24"/>
        </w:rPr>
        <w:t>唯一</w:t>
      </w:r>
      <w:r>
        <w:rPr>
          <w:rFonts w:hint="eastAsia"/>
          <w:sz w:val="24"/>
          <w:szCs w:val="24"/>
        </w:rPr>
        <w:t>，</w:t>
      </w:r>
      <w:r>
        <w:rPr>
          <w:sz w:val="24"/>
          <w:szCs w:val="24"/>
        </w:rPr>
        <w:t>可配置</w:t>
      </w:r>
      <w:r>
        <w:rPr>
          <w:rFonts w:hint="eastAsia"/>
          <w:sz w:val="24"/>
          <w:szCs w:val="24"/>
        </w:rPr>
        <w:t>，后面</w:t>
      </w:r>
      <w:r>
        <w:rPr>
          <w:sz w:val="24"/>
          <w:szCs w:val="24"/>
        </w:rPr>
        <w:t>简称“</w:t>
      </w:r>
      <w:r>
        <w:rPr>
          <w:rFonts w:hint="eastAsia"/>
          <w:sz w:val="24"/>
          <w:szCs w:val="24"/>
        </w:rPr>
        <w:t>设备</w:t>
      </w:r>
      <w:r>
        <w:rPr>
          <w:sz w:val="24"/>
          <w:szCs w:val="24"/>
        </w:rPr>
        <w:t>ID”具体定义详见《</w:t>
      </w:r>
      <w:r>
        <w:rPr>
          <w:rFonts w:hint="eastAsia"/>
          <w:sz w:val="24"/>
          <w:szCs w:val="24"/>
        </w:rPr>
        <w:t>中国移动动环命名及编码指导意见</w:t>
      </w:r>
      <w:r>
        <w:rPr>
          <w:sz w:val="24"/>
          <w:szCs w:val="24"/>
        </w:rPr>
        <w:t>》</w:t>
      </w:r>
      <w:r>
        <w:rPr>
          <w:rFonts w:hint="eastAsia"/>
          <w:sz w:val="24"/>
          <w:szCs w:val="24"/>
        </w:rPr>
        <w:t>；</w:t>
      </w:r>
    </w:p>
    <w:p w14:paraId="1FC28C95">
      <w:pPr>
        <w:pStyle w:val="147"/>
        <w:numPr>
          <w:ilvl w:val="0"/>
          <w:numId w:val="16"/>
        </w:numPr>
        <w:spacing w:line="360" w:lineRule="auto"/>
        <w:ind w:firstLineChars="0"/>
        <w:rPr>
          <w:sz w:val="24"/>
          <w:szCs w:val="24"/>
        </w:rPr>
      </w:pPr>
      <w:r>
        <w:rPr>
          <w:rFonts w:hint="eastAsia"/>
          <w:sz w:val="24"/>
          <w:szCs w:val="24"/>
        </w:rPr>
        <w:t>监控点</w:t>
      </w:r>
      <w:r>
        <w:rPr>
          <w:sz w:val="24"/>
          <w:szCs w:val="24"/>
        </w:rPr>
        <w:t>ID：</w:t>
      </w:r>
      <w:r>
        <w:rPr>
          <w:rFonts w:hint="eastAsia"/>
          <w:sz w:val="24"/>
          <w:szCs w:val="24"/>
        </w:rPr>
        <w:t>同类型</w:t>
      </w:r>
      <w:r>
        <w:rPr>
          <w:sz w:val="24"/>
          <w:szCs w:val="24"/>
        </w:rPr>
        <w:t>设备唯一，可配置</w:t>
      </w:r>
      <w:r>
        <w:rPr>
          <w:rFonts w:hint="eastAsia"/>
          <w:sz w:val="24"/>
          <w:szCs w:val="24"/>
        </w:rPr>
        <w:t>，每类</w:t>
      </w:r>
      <w:r>
        <w:rPr>
          <w:sz w:val="24"/>
          <w:szCs w:val="24"/>
        </w:rPr>
        <w:t>信号的编码详见《</w:t>
      </w:r>
      <w:r>
        <w:rPr>
          <w:rFonts w:hint="eastAsia"/>
          <w:sz w:val="24"/>
          <w:szCs w:val="24"/>
        </w:rPr>
        <w:t>中国移动动环告警及信号标准化字典表</w:t>
      </w:r>
      <w:r>
        <w:rPr>
          <w:sz w:val="24"/>
          <w:szCs w:val="24"/>
        </w:rPr>
        <w:t>》</w:t>
      </w:r>
      <w:r>
        <w:rPr>
          <w:rFonts w:hint="eastAsia"/>
          <w:sz w:val="24"/>
          <w:szCs w:val="24"/>
        </w:rPr>
        <w:t>中</w:t>
      </w:r>
      <w:r>
        <w:rPr>
          <w:sz w:val="24"/>
          <w:szCs w:val="24"/>
        </w:rPr>
        <w:t>的</w:t>
      </w:r>
      <w:r>
        <w:rPr>
          <w:rFonts w:hint="eastAsia"/>
          <w:sz w:val="24"/>
          <w:szCs w:val="24"/>
        </w:rPr>
        <w:t>信号</w:t>
      </w:r>
      <w:r>
        <w:rPr>
          <w:sz w:val="24"/>
          <w:szCs w:val="24"/>
        </w:rPr>
        <w:t>编码ID</w:t>
      </w:r>
      <w:r>
        <w:rPr>
          <w:rFonts w:hint="eastAsia"/>
          <w:sz w:val="24"/>
          <w:szCs w:val="24"/>
        </w:rPr>
        <w:t>；</w:t>
      </w:r>
    </w:p>
    <w:p w14:paraId="352C7B58">
      <w:pPr>
        <w:pStyle w:val="147"/>
        <w:numPr>
          <w:ilvl w:val="0"/>
          <w:numId w:val="16"/>
        </w:numPr>
        <w:spacing w:line="360" w:lineRule="auto"/>
        <w:ind w:left="777" w:hanging="357" w:firstLineChars="0"/>
        <w:rPr>
          <w:sz w:val="24"/>
          <w:szCs w:val="24"/>
        </w:rPr>
      </w:pPr>
      <w:r>
        <w:rPr>
          <w:sz w:val="24"/>
          <w:szCs w:val="24"/>
        </w:rPr>
        <w:t>数据类型的字节数定义</w:t>
      </w:r>
    </w:p>
    <w:p w14:paraId="2D895B90">
      <w:pPr>
        <w:pStyle w:val="222"/>
        <w:ind w:left="2"/>
      </w:pPr>
      <w:r>
        <w:rPr>
          <w:rFonts w:hint="eastAsia"/>
        </w:rPr>
        <w:t>数据类型字节数定义</w:t>
      </w:r>
    </w:p>
    <w:tbl>
      <w:tblPr>
        <w:tblStyle w:val="4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1984"/>
      </w:tblGrid>
      <w:tr w14:paraId="221E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29F87795">
            <w:pPr>
              <w:rPr>
                <w:sz w:val="21"/>
                <w:szCs w:val="18"/>
              </w:rPr>
            </w:pPr>
            <w:r>
              <w:rPr>
                <w:sz w:val="21"/>
                <w:szCs w:val="18"/>
              </w:rPr>
              <w:t>类型</w:t>
            </w:r>
          </w:p>
        </w:tc>
        <w:tc>
          <w:tcPr>
            <w:tcW w:w="1984" w:type="dxa"/>
            <w:noWrap w:val="0"/>
            <w:vAlign w:val="top"/>
          </w:tcPr>
          <w:p w14:paraId="55AFD1C0">
            <w:pPr>
              <w:rPr>
                <w:sz w:val="21"/>
                <w:szCs w:val="18"/>
              </w:rPr>
            </w:pPr>
            <w:r>
              <w:rPr>
                <w:sz w:val="21"/>
                <w:szCs w:val="18"/>
              </w:rPr>
              <w:t>字节数</w:t>
            </w:r>
          </w:p>
        </w:tc>
      </w:tr>
      <w:tr w14:paraId="67F2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46411717">
            <w:pPr>
              <w:rPr>
                <w:sz w:val="21"/>
                <w:szCs w:val="18"/>
              </w:rPr>
            </w:pPr>
            <w:r>
              <w:rPr>
                <w:sz w:val="21"/>
                <w:szCs w:val="18"/>
              </w:rPr>
              <w:t>Long</w:t>
            </w:r>
          </w:p>
        </w:tc>
        <w:tc>
          <w:tcPr>
            <w:tcW w:w="1984" w:type="dxa"/>
            <w:noWrap w:val="0"/>
            <w:vAlign w:val="top"/>
          </w:tcPr>
          <w:p w14:paraId="74F37FE2">
            <w:pPr>
              <w:rPr>
                <w:sz w:val="21"/>
                <w:szCs w:val="18"/>
              </w:rPr>
            </w:pPr>
            <w:r>
              <w:rPr>
                <w:sz w:val="21"/>
                <w:szCs w:val="18"/>
              </w:rPr>
              <w:t>4字节</w:t>
            </w:r>
          </w:p>
        </w:tc>
      </w:tr>
      <w:tr w14:paraId="5621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6B1F227F">
            <w:pPr>
              <w:rPr>
                <w:sz w:val="21"/>
                <w:szCs w:val="18"/>
              </w:rPr>
            </w:pPr>
            <w:r>
              <w:rPr>
                <w:sz w:val="21"/>
                <w:szCs w:val="18"/>
              </w:rPr>
              <w:t>Short</w:t>
            </w:r>
          </w:p>
        </w:tc>
        <w:tc>
          <w:tcPr>
            <w:tcW w:w="1984" w:type="dxa"/>
            <w:noWrap w:val="0"/>
            <w:vAlign w:val="top"/>
          </w:tcPr>
          <w:p w14:paraId="6A31249E">
            <w:pPr>
              <w:rPr>
                <w:sz w:val="21"/>
                <w:szCs w:val="18"/>
              </w:rPr>
            </w:pPr>
            <w:r>
              <w:rPr>
                <w:sz w:val="21"/>
                <w:szCs w:val="18"/>
              </w:rPr>
              <w:t>2字节</w:t>
            </w:r>
          </w:p>
        </w:tc>
      </w:tr>
      <w:tr w14:paraId="1F90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6C26ABDB">
            <w:pPr>
              <w:rPr>
                <w:sz w:val="21"/>
                <w:szCs w:val="18"/>
              </w:rPr>
            </w:pPr>
            <w:r>
              <w:rPr>
                <w:sz w:val="21"/>
                <w:szCs w:val="18"/>
              </w:rPr>
              <w:t>Char</w:t>
            </w:r>
          </w:p>
        </w:tc>
        <w:tc>
          <w:tcPr>
            <w:tcW w:w="1984" w:type="dxa"/>
            <w:noWrap w:val="0"/>
            <w:vAlign w:val="top"/>
          </w:tcPr>
          <w:p w14:paraId="23D68ED8">
            <w:pPr>
              <w:rPr>
                <w:sz w:val="21"/>
                <w:szCs w:val="18"/>
              </w:rPr>
            </w:pPr>
            <w:r>
              <w:rPr>
                <w:sz w:val="21"/>
                <w:szCs w:val="18"/>
              </w:rPr>
              <w:t>1字节</w:t>
            </w:r>
          </w:p>
        </w:tc>
      </w:tr>
      <w:tr w14:paraId="30285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4FCFEDFC">
            <w:pPr>
              <w:rPr>
                <w:sz w:val="21"/>
                <w:szCs w:val="18"/>
              </w:rPr>
            </w:pPr>
            <w:r>
              <w:rPr>
                <w:sz w:val="21"/>
                <w:szCs w:val="18"/>
              </w:rPr>
              <w:t>Float</w:t>
            </w:r>
          </w:p>
        </w:tc>
        <w:tc>
          <w:tcPr>
            <w:tcW w:w="1984" w:type="dxa"/>
            <w:noWrap w:val="0"/>
            <w:vAlign w:val="top"/>
          </w:tcPr>
          <w:p w14:paraId="040110C5">
            <w:pPr>
              <w:rPr>
                <w:sz w:val="21"/>
                <w:szCs w:val="18"/>
              </w:rPr>
            </w:pPr>
            <w:r>
              <w:rPr>
                <w:sz w:val="21"/>
                <w:szCs w:val="18"/>
              </w:rPr>
              <w:t>4字节</w:t>
            </w:r>
          </w:p>
        </w:tc>
      </w:tr>
      <w:tr w14:paraId="34CC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2" w:type="dxa"/>
            <w:noWrap w:val="0"/>
            <w:vAlign w:val="top"/>
          </w:tcPr>
          <w:p w14:paraId="408D7058">
            <w:pPr>
              <w:rPr>
                <w:sz w:val="21"/>
                <w:szCs w:val="18"/>
              </w:rPr>
            </w:pPr>
            <w:r>
              <w:rPr>
                <w:sz w:val="21"/>
                <w:szCs w:val="18"/>
              </w:rPr>
              <w:t>枚举类型</w:t>
            </w:r>
          </w:p>
        </w:tc>
        <w:tc>
          <w:tcPr>
            <w:tcW w:w="1984" w:type="dxa"/>
            <w:noWrap w:val="0"/>
            <w:vAlign w:val="top"/>
          </w:tcPr>
          <w:p w14:paraId="592670D6">
            <w:pPr>
              <w:rPr>
                <w:sz w:val="21"/>
                <w:szCs w:val="18"/>
              </w:rPr>
            </w:pPr>
            <w:r>
              <w:rPr>
                <w:sz w:val="21"/>
                <w:szCs w:val="18"/>
              </w:rPr>
              <w:t>4字节</w:t>
            </w:r>
          </w:p>
        </w:tc>
      </w:tr>
    </w:tbl>
    <w:p w14:paraId="470CB5E1">
      <w:pPr>
        <w:pStyle w:val="147"/>
        <w:numPr>
          <w:ilvl w:val="0"/>
          <w:numId w:val="16"/>
        </w:numPr>
        <w:spacing w:line="360" w:lineRule="auto"/>
        <w:ind w:left="777" w:hanging="357" w:firstLineChars="0"/>
        <w:rPr>
          <w:sz w:val="24"/>
          <w:szCs w:val="24"/>
        </w:rPr>
      </w:pPr>
      <w:bookmarkStart w:id="74" w:name="_Toc228250491"/>
      <w:r>
        <w:rPr>
          <w:rFonts w:hint="eastAsia"/>
          <w:sz w:val="24"/>
          <w:szCs w:val="24"/>
        </w:rPr>
        <w:t>工作过程定义</w:t>
      </w:r>
    </w:p>
    <w:p w14:paraId="42017E6A">
      <w:pPr>
        <w:pStyle w:val="147"/>
        <w:spacing w:line="360" w:lineRule="auto"/>
        <w:ind w:left="777" w:firstLine="0" w:firstLineChars="0"/>
        <w:rPr>
          <w:sz w:val="24"/>
          <w:szCs w:val="24"/>
        </w:rPr>
      </w:pPr>
      <w:r>
        <w:rPr>
          <w:sz w:val="24"/>
          <w:szCs w:val="24"/>
        </w:rPr>
        <w:t>SC、</w:t>
      </w:r>
      <w:r>
        <w:rPr>
          <w:rFonts w:hint="eastAsia"/>
          <w:sz w:val="24"/>
          <w:szCs w:val="24"/>
        </w:rPr>
        <w:t>FSU</w:t>
      </w:r>
      <w:r>
        <w:rPr>
          <w:sz w:val="24"/>
          <w:szCs w:val="24"/>
        </w:rPr>
        <w:t>根据下图所示，建立连接：</w:t>
      </w:r>
    </w:p>
    <w:p w14:paraId="680F7F2A">
      <w:pPr>
        <w:jc w:val="center"/>
      </w:pPr>
      <w:r>
        <w:drawing>
          <wp:inline distT="0" distB="0" distL="114300" distR="114300">
            <wp:extent cx="4398645" cy="3006725"/>
            <wp:effectExtent l="0" t="0" r="20955" b="15875"/>
            <wp:docPr id="1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
                    <pic:cNvPicPr>
                      <a:picLocks noChangeAspect="1"/>
                    </pic:cNvPicPr>
                  </pic:nvPicPr>
                  <pic:blipFill>
                    <a:blip r:embed="rId16"/>
                    <a:srcRect l="16164" t="26485" r="31616" b="25940"/>
                    <a:stretch>
                      <a:fillRect/>
                    </a:stretch>
                  </pic:blipFill>
                  <pic:spPr>
                    <a:xfrm>
                      <a:off x="0" y="0"/>
                      <a:ext cx="4398645" cy="3006725"/>
                    </a:xfrm>
                    <a:prstGeom prst="rect">
                      <a:avLst/>
                    </a:prstGeom>
                    <a:noFill/>
                    <a:ln>
                      <a:noFill/>
                    </a:ln>
                  </pic:spPr>
                </pic:pic>
              </a:graphicData>
            </a:graphic>
          </wp:inline>
        </w:drawing>
      </w:r>
    </w:p>
    <w:p w14:paraId="6CC78BBE">
      <w:pPr>
        <w:pStyle w:val="223"/>
        <w:ind w:left="2"/>
      </w:pPr>
      <w:r>
        <w:rPr>
          <w:rFonts w:hint="eastAsia"/>
        </w:rPr>
        <w:t>连接建立过程</w:t>
      </w:r>
    </w:p>
    <w:p w14:paraId="60F949B1">
      <w:pPr>
        <w:pStyle w:val="147"/>
        <w:spacing w:line="360" w:lineRule="auto"/>
        <w:ind w:firstLine="480"/>
        <w:rPr>
          <w:sz w:val="24"/>
          <w:szCs w:val="24"/>
        </w:rPr>
      </w:pPr>
      <w:r>
        <w:rPr>
          <w:sz w:val="24"/>
          <w:szCs w:val="24"/>
        </w:rPr>
        <w:t>工作过程如下：</w:t>
      </w:r>
    </w:p>
    <w:p w14:paraId="7BF6689C">
      <w:pPr>
        <w:pStyle w:val="147"/>
        <w:numPr>
          <w:ilvl w:val="0"/>
          <w:numId w:val="17"/>
        </w:numPr>
        <w:spacing w:line="360" w:lineRule="auto"/>
        <w:ind w:firstLineChars="0"/>
        <w:rPr>
          <w:sz w:val="24"/>
          <w:szCs w:val="24"/>
        </w:rPr>
      </w:pPr>
      <w:r>
        <w:rPr>
          <w:rFonts w:hint="eastAsia"/>
          <w:sz w:val="24"/>
          <w:szCs w:val="24"/>
        </w:rPr>
        <w:t>FSU和</w:t>
      </w:r>
      <w:r>
        <w:rPr>
          <w:sz w:val="24"/>
          <w:szCs w:val="24"/>
        </w:rPr>
        <w:t>SC</w:t>
      </w:r>
      <w:r>
        <w:rPr>
          <w:rFonts w:hint="eastAsia"/>
          <w:sz w:val="24"/>
          <w:szCs w:val="24"/>
        </w:rPr>
        <w:t>之间</w:t>
      </w:r>
      <w:r>
        <w:rPr>
          <w:sz w:val="24"/>
          <w:szCs w:val="24"/>
        </w:rPr>
        <w:t>传送LOGIN,LOGIN_ACK报文</w:t>
      </w:r>
      <w:r>
        <w:rPr>
          <w:rFonts w:hint="eastAsia"/>
          <w:sz w:val="24"/>
          <w:szCs w:val="24"/>
        </w:rPr>
        <w:t>进行</w:t>
      </w:r>
      <w:r>
        <w:rPr>
          <w:sz w:val="24"/>
          <w:szCs w:val="24"/>
        </w:rPr>
        <w:t>注册；报文使用的用户名</w:t>
      </w:r>
      <w:r>
        <w:rPr>
          <w:rFonts w:hint="eastAsia"/>
          <w:sz w:val="24"/>
          <w:szCs w:val="24"/>
        </w:rPr>
        <w:t>和</w:t>
      </w:r>
      <w:r>
        <w:rPr>
          <w:sz w:val="24"/>
          <w:szCs w:val="24"/>
        </w:rPr>
        <w:t>密码必须为</w:t>
      </w:r>
      <w:r>
        <w:rPr>
          <w:rFonts w:hint="eastAsia"/>
          <w:sz w:val="24"/>
          <w:szCs w:val="24"/>
        </w:rPr>
        <w:t>SC</w:t>
      </w:r>
      <w:r>
        <w:rPr>
          <w:sz w:val="24"/>
          <w:szCs w:val="24"/>
        </w:rPr>
        <w:t>提供给FSU的合法用户名</w:t>
      </w:r>
      <w:r>
        <w:rPr>
          <w:rFonts w:hint="eastAsia"/>
          <w:sz w:val="24"/>
          <w:szCs w:val="24"/>
        </w:rPr>
        <w:t>和</w:t>
      </w:r>
      <w:r>
        <w:rPr>
          <w:sz w:val="24"/>
          <w:szCs w:val="24"/>
        </w:rPr>
        <w:t>密码，由SC进行认证。</w:t>
      </w:r>
    </w:p>
    <w:p w14:paraId="7299AACC">
      <w:pPr>
        <w:pStyle w:val="147"/>
        <w:numPr>
          <w:ilvl w:val="0"/>
          <w:numId w:val="17"/>
        </w:numPr>
        <w:spacing w:line="360" w:lineRule="auto"/>
        <w:ind w:firstLineChars="0"/>
        <w:rPr>
          <w:sz w:val="24"/>
          <w:szCs w:val="24"/>
        </w:rPr>
      </w:pPr>
      <w:r>
        <w:rPr>
          <w:sz w:val="24"/>
          <w:szCs w:val="24"/>
        </w:rPr>
        <w:t>如果</w:t>
      </w:r>
      <w:r>
        <w:rPr>
          <w:rFonts w:hint="eastAsia"/>
          <w:sz w:val="24"/>
          <w:szCs w:val="24"/>
        </w:rPr>
        <w:t>认证</w:t>
      </w:r>
      <w:r>
        <w:rPr>
          <w:sz w:val="24"/>
          <w:szCs w:val="24"/>
        </w:rPr>
        <w:t>通过</w:t>
      </w:r>
      <w:r>
        <w:rPr>
          <w:rFonts w:hint="eastAsia"/>
          <w:sz w:val="24"/>
          <w:szCs w:val="24"/>
        </w:rPr>
        <w:t>即注册</w:t>
      </w:r>
      <w:r>
        <w:rPr>
          <w:sz w:val="24"/>
          <w:szCs w:val="24"/>
        </w:rPr>
        <w:t>成功，则B接口协议通过这个连接</w:t>
      </w:r>
      <w:r>
        <w:rPr>
          <w:rFonts w:hint="eastAsia"/>
          <w:sz w:val="24"/>
          <w:szCs w:val="24"/>
        </w:rPr>
        <w:t>进行</w:t>
      </w:r>
      <w:r>
        <w:rPr>
          <w:sz w:val="24"/>
          <w:szCs w:val="24"/>
        </w:rPr>
        <w:t>通讯。</w:t>
      </w:r>
    </w:p>
    <w:p w14:paraId="59D374D4">
      <w:pPr>
        <w:pStyle w:val="147"/>
        <w:numPr>
          <w:ilvl w:val="0"/>
          <w:numId w:val="17"/>
        </w:numPr>
        <w:spacing w:line="360" w:lineRule="auto"/>
        <w:ind w:firstLineChars="0"/>
        <w:rPr>
          <w:sz w:val="24"/>
          <w:szCs w:val="24"/>
        </w:rPr>
      </w:pPr>
      <w:r>
        <w:rPr>
          <w:rFonts w:hint="eastAsia"/>
          <w:sz w:val="24"/>
          <w:szCs w:val="24"/>
        </w:rPr>
        <w:t>当FSU</w:t>
      </w:r>
      <w:r>
        <w:rPr>
          <w:sz w:val="24"/>
          <w:szCs w:val="24"/>
        </w:rPr>
        <w:t>与SC之间的连接</w:t>
      </w:r>
      <w:r>
        <w:rPr>
          <w:rFonts w:hint="eastAsia"/>
          <w:sz w:val="24"/>
          <w:szCs w:val="24"/>
        </w:rPr>
        <w:t>意外</w:t>
      </w:r>
      <w:r>
        <w:rPr>
          <w:sz w:val="24"/>
          <w:szCs w:val="24"/>
        </w:rPr>
        <w:t>中断后，</w:t>
      </w:r>
      <w:r>
        <w:rPr>
          <w:rFonts w:hint="eastAsia"/>
          <w:sz w:val="24"/>
          <w:szCs w:val="24"/>
        </w:rPr>
        <w:t>FSU</w:t>
      </w:r>
      <w:r>
        <w:rPr>
          <w:sz w:val="24"/>
          <w:szCs w:val="24"/>
        </w:rPr>
        <w:t>必须重新进行上述连接和注册过程。</w:t>
      </w:r>
    </w:p>
    <w:p w14:paraId="6198F070">
      <w:pPr>
        <w:pStyle w:val="147"/>
        <w:numPr>
          <w:ilvl w:val="0"/>
          <w:numId w:val="16"/>
        </w:numPr>
        <w:spacing w:line="360" w:lineRule="auto"/>
        <w:ind w:left="777" w:hanging="357" w:firstLineChars="0"/>
        <w:rPr>
          <w:sz w:val="24"/>
          <w:szCs w:val="24"/>
        </w:rPr>
      </w:pPr>
      <w:r>
        <w:rPr>
          <w:sz w:val="24"/>
          <w:szCs w:val="24"/>
        </w:rPr>
        <w:t>常量定义</w:t>
      </w:r>
      <w:bookmarkEnd w:id="74"/>
    </w:p>
    <w:p w14:paraId="04A08308">
      <w:pPr>
        <w:pStyle w:val="222"/>
        <w:ind w:left="2"/>
      </w:pPr>
      <w:r>
        <w:rPr>
          <w:rFonts w:hint="eastAsia"/>
        </w:rPr>
        <w:t>常量定义</w:t>
      </w:r>
    </w:p>
    <w:tbl>
      <w:tblPr>
        <w:tblStyle w:val="45"/>
        <w:tblW w:w="0" w:type="auto"/>
        <w:tblInd w:w="166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835"/>
        <w:gridCol w:w="1985"/>
        <w:gridCol w:w="1275"/>
      </w:tblGrid>
      <w:tr w14:paraId="0C36E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6414ED0B">
            <w:pPr>
              <w:rPr>
                <w:sz w:val="18"/>
                <w:szCs w:val="18"/>
              </w:rPr>
            </w:pPr>
            <w:r>
              <w:rPr>
                <w:sz w:val="18"/>
                <w:szCs w:val="18"/>
              </w:rPr>
              <w:t>USER_LENGTH</w:t>
            </w:r>
          </w:p>
        </w:tc>
        <w:tc>
          <w:tcPr>
            <w:tcW w:w="1985" w:type="dxa"/>
            <w:noWrap w:val="0"/>
            <w:vAlign w:val="top"/>
          </w:tcPr>
          <w:p w14:paraId="0F7E2F0C">
            <w:pPr>
              <w:rPr>
                <w:sz w:val="18"/>
                <w:szCs w:val="18"/>
              </w:rPr>
            </w:pPr>
            <w:r>
              <w:rPr>
                <w:sz w:val="18"/>
                <w:szCs w:val="18"/>
              </w:rPr>
              <w:t>用户名长度</w:t>
            </w:r>
          </w:p>
        </w:tc>
        <w:tc>
          <w:tcPr>
            <w:tcW w:w="1275" w:type="dxa"/>
            <w:noWrap w:val="0"/>
            <w:vAlign w:val="top"/>
          </w:tcPr>
          <w:p w14:paraId="4653FA34">
            <w:pPr>
              <w:rPr>
                <w:sz w:val="18"/>
                <w:szCs w:val="18"/>
              </w:rPr>
            </w:pPr>
            <w:r>
              <w:rPr>
                <w:sz w:val="18"/>
                <w:szCs w:val="18"/>
              </w:rPr>
              <w:t>20字节</w:t>
            </w:r>
          </w:p>
        </w:tc>
      </w:tr>
      <w:tr w14:paraId="1DB0F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2A2FD94D">
            <w:pPr>
              <w:rPr>
                <w:sz w:val="18"/>
                <w:szCs w:val="18"/>
              </w:rPr>
            </w:pPr>
            <w:r>
              <w:rPr>
                <w:sz w:val="18"/>
                <w:szCs w:val="18"/>
              </w:rPr>
              <w:t>PASSWORD_LEN</w:t>
            </w:r>
          </w:p>
        </w:tc>
        <w:tc>
          <w:tcPr>
            <w:tcW w:w="1985" w:type="dxa"/>
            <w:noWrap w:val="0"/>
            <w:vAlign w:val="top"/>
          </w:tcPr>
          <w:p w14:paraId="01E94CE4">
            <w:pPr>
              <w:rPr>
                <w:sz w:val="18"/>
                <w:szCs w:val="18"/>
              </w:rPr>
            </w:pPr>
            <w:r>
              <w:rPr>
                <w:sz w:val="18"/>
                <w:szCs w:val="18"/>
              </w:rPr>
              <w:t>口令长度</w:t>
            </w:r>
          </w:p>
        </w:tc>
        <w:tc>
          <w:tcPr>
            <w:tcW w:w="1275" w:type="dxa"/>
            <w:noWrap w:val="0"/>
            <w:vAlign w:val="top"/>
          </w:tcPr>
          <w:p w14:paraId="4AD32E5E">
            <w:pPr>
              <w:rPr>
                <w:sz w:val="18"/>
                <w:szCs w:val="18"/>
              </w:rPr>
            </w:pPr>
            <w:r>
              <w:rPr>
                <w:sz w:val="18"/>
                <w:szCs w:val="18"/>
              </w:rPr>
              <w:t>40字节</w:t>
            </w:r>
          </w:p>
        </w:tc>
      </w:tr>
      <w:tr w14:paraId="19CCD6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65039809">
            <w:pPr>
              <w:rPr>
                <w:sz w:val="18"/>
                <w:szCs w:val="18"/>
              </w:rPr>
            </w:pPr>
            <w:r>
              <w:rPr>
                <w:sz w:val="18"/>
                <w:szCs w:val="18"/>
              </w:rPr>
              <w:t>DES_LENGTH</w:t>
            </w:r>
          </w:p>
        </w:tc>
        <w:tc>
          <w:tcPr>
            <w:tcW w:w="1985" w:type="dxa"/>
            <w:noWrap w:val="0"/>
            <w:vAlign w:val="top"/>
          </w:tcPr>
          <w:p w14:paraId="5F5F1D9C">
            <w:pPr>
              <w:rPr>
                <w:sz w:val="18"/>
                <w:szCs w:val="18"/>
              </w:rPr>
            </w:pPr>
            <w:r>
              <w:rPr>
                <w:sz w:val="18"/>
                <w:szCs w:val="18"/>
              </w:rPr>
              <w:t>描述信息长度</w:t>
            </w:r>
          </w:p>
        </w:tc>
        <w:tc>
          <w:tcPr>
            <w:tcW w:w="1275" w:type="dxa"/>
            <w:noWrap w:val="0"/>
            <w:vAlign w:val="top"/>
          </w:tcPr>
          <w:p w14:paraId="5F80C400">
            <w:pPr>
              <w:rPr>
                <w:sz w:val="18"/>
                <w:szCs w:val="18"/>
              </w:rPr>
            </w:pPr>
            <w:r>
              <w:rPr>
                <w:sz w:val="18"/>
                <w:szCs w:val="18"/>
              </w:rPr>
              <w:t>120字节</w:t>
            </w:r>
          </w:p>
        </w:tc>
      </w:tr>
      <w:tr w14:paraId="227639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0ABBE892">
            <w:pPr>
              <w:rPr>
                <w:sz w:val="18"/>
                <w:szCs w:val="18"/>
              </w:rPr>
            </w:pPr>
            <w:r>
              <w:rPr>
                <w:sz w:val="18"/>
                <w:szCs w:val="18"/>
              </w:rPr>
              <w:t>VER_LENGTH</w:t>
            </w:r>
          </w:p>
        </w:tc>
        <w:tc>
          <w:tcPr>
            <w:tcW w:w="1985" w:type="dxa"/>
            <w:noWrap w:val="0"/>
            <w:vAlign w:val="top"/>
          </w:tcPr>
          <w:p w14:paraId="5AF18CB0">
            <w:pPr>
              <w:rPr>
                <w:sz w:val="18"/>
                <w:szCs w:val="18"/>
              </w:rPr>
            </w:pPr>
            <w:r>
              <w:rPr>
                <w:sz w:val="18"/>
                <w:szCs w:val="18"/>
              </w:rPr>
              <w:t>版本描述的长度</w:t>
            </w:r>
          </w:p>
        </w:tc>
        <w:tc>
          <w:tcPr>
            <w:tcW w:w="1275" w:type="dxa"/>
            <w:noWrap w:val="0"/>
            <w:vAlign w:val="top"/>
          </w:tcPr>
          <w:p w14:paraId="66EFCD7E">
            <w:pPr>
              <w:rPr>
                <w:sz w:val="18"/>
                <w:szCs w:val="18"/>
              </w:rPr>
            </w:pPr>
            <w:r>
              <w:rPr>
                <w:sz w:val="18"/>
                <w:szCs w:val="18"/>
              </w:rPr>
              <w:t>20字节</w:t>
            </w:r>
          </w:p>
        </w:tc>
      </w:tr>
      <w:tr w14:paraId="5398B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7F801767">
            <w:pPr>
              <w:rPr>
                <w:sz w:val="18"/>
                <w:szCs w:val="18"/>
              </w:rPr>
            </w:pPr>
            <w:r>
              <w:rPr>
                <w:rFonts w:hint="eastAsia"/>
                <w:sz w:val="18"/>
                <w:szCs w:val="18"/>
              </w:rPr>
              <w:t>FSUID_LEN</w:t>
            </w:r>
          </w:p>
        </w:tc>
        <w:tc>
          <w:tcPr>
            <w:tcW w:w="1985" w:type="dxa"/>
            <w:noWrap w:val="0"/>
            <w:vAlign w:val="top"/>
          </w:tcPr>
          <w:p w14:paraId="27823E53">
            <w:pPr>
              <w:rPr>
                <w:sz w:val="18"/>
                <w:szCs w:val="18"/>
              </w:rPr>
            </w:pPr>
            <w:r>
              <w:rPr>
                <w:rFonts w:hint="eastAsia"/>
                <w:sz w:val="18"/>
                <w:szCs w:val="18"/>
              </w:rPr>
              <w:t>FSU ID字符串长度</w:t>
            </w:r>
          </w:p>
        </w:tc>
        <w:tc>
          <w:tcPr>
            <w:tcW w:w="1275" w:type="dxa"/>
            <w:noWrap w:val="0"/>
            <w:vAlign w:val="top"/>
          </w:tcPr>
          <w:p w14:paraId="46FD2EED">
            <w:pPr>
              <w:rPr>
                <w:sz w:val="18"/>
                <w:szCs w:val="18"/>
              </w:rPr>
            </w:pPr>
            <w:r>
              <w:rPr>
                <w:sz w:val="18"/>
                <w:szCs w:val="18"/>
              </w:rPr>
              <w:t>20</w:t>
            </w:r>
            <w:r>
              <w:rPr>
                <w:rFonts w:hint="eastAsia"/>
                <w:sz w:val="18"/>
                <w:szCs w:val="18"/>
              </w:rPr>
              <w:t>字节</w:t>
            </w:r>
          </w:p>
        </w:tc>
      </w:tr>
      <w:tr w14:paraId="32C4B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724825B9">
            <w:pPr>
              <w:rPr>
                <w:sz w:val="18"/>
                <w:szCs w:val="18"/>
              </w:rPr>
            </w:pPr>
            <w:r>
              <w:rPr>
                <w:rFonts w:eastAsia="Times New Roman"/>
                <w:sz w:val="18"/>
              </w:rPr>
              <w:t>NMALARMID_LEN</w:t>
            </w:r>
          </w:p>
        </w:tc>
        <w:tc>
          <w:tcPr>
            <w:tcW w:w="1985" w:type="dxa"/>
            <w:noWrap w:val="0"/>
            <w:vAlign w:val="top"/>
          </w:tcPr>
          <w:p w14:paraId="3C1F4212">
            <w:pPr>
              <w:rPr>
                <w:sz w:val="18"/>
                <w:szCs w:val="18"/>
              </w:rPr>
            </w:pPr>
            <w:r>
              <w:rPr>
                <w:rFonts w:ascii="宋体" w:hAnsi="宋体" w:cs="宋体"/>
                <w:sz w:val="18"/>
              </w:rPr>
              <w:t>网管告警编号</w:t>
            </w:r>
          </w:p>
        </w:tc>
        <w:tc>
          <w:tcPr>
            <w:tcW w:w="1275" w:type="dxa"/>
            <w:noWrap w:val="0"/>
            <w:vAlign w:val="top"/>
          </w:tcPr>
          <w:p w14:paraId="36C6EB77">
            <w:pPr>
              <w:rPr>
                <w:sz w:val="18"/>
                <w:szCs w:val="18"/>
              </w:rPr>
            </w:pPr>
            <w:r>
              <w:rPr>
                <w:rFonts w:eastAsia="Times New Roman"/>
                <w:sz w:val="18"/>
              </w:rPr>
              <w:t>40</w:t>
            </w:r>
            <w:r>
              <w:rPr>
                <w:rFonts w:ascii="宋体" w:hAnsi="宋体" w:cs="宋体"/>
                <w:sz w:val="18"/>
              </w:rPr>
              <w:t>字节</w:t>
            </w:r>
          </w:p>
        </w:tc>
      </w:tr>
      <w:tr w14:paraId="7F313F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76FFBB18">
            <w:pPr>
              <w:rPr>
                <w:sz w:val="18"/>
                <w:szCs w:val="18"/>
              </w:rPr>
            </w:pPr>
            <w:r>
              <w:rPr>
                <w:rFonts w:hint="eastAsia"/>
                <w:sz w:val="18"/>
                <w:szCs w:val="18"/>
              </w:rPr>
              <w:t>IP</w:t>
            </w:r>
            <w:r>
              <w:rPr>
                <w:sz w:val="18"/>
                <w:szCs w:val="18"/>
              </w:rPr>
              <w:t>_LENGTH</w:t>
            </w:r>
          </w:p>
        </w:tc>
        <w:tc>
          <w:tcPr>
            <w:tcW w:w="1985" w:type="dxa"/>
            <w:noWrap w:val="0"/>
            <w:vAlign w:val="top"/>
          </w:tcPr>
          <w:p w14:paraId="11296A9E">
            <w:pPr>
              <w:rPr>
                <w:sz w:val="18"/>
                <w:szCs w:val="18"/>
              </w:rPr>
            </w:pPr>
            <w:r>
              <w:rPr>
                <w:rFonts w:hint="eastAsia"/>
                <w:sz w:val="18"/>
                <w:szCs w:val="18"/>
              </w:rPr>
              <w:t>IP串</w:t>
            </w:r>
            <w:r>
              <w:rPr>
                <w:sz w:val="18"/>
                <w:szCs w:val="18"/>
              </w:rPr>
              <w:t>长度</w:t>
            </w:r>
          </w:p>
        </w:tc>
        <w:tc>
          <w:tcPr>
            <w:tcW w:w="1275" w:type="dxa"/>
            <w:noWrap w:val="0"/>
            <w:vAlign w:val="top"/>
          </w:tcPr>
          <w:p w14:paraId="149781C7">
            <w:pPr>
              <w:rPr>
                <w:sz w:val="18"/>
                <w:szCs w:val="18"/>
              </w:rPr>
            </w:pPr>
            <w:r>
              <w:rPr>
                <w:rFonts w:hint="eastAsia"/>
                <w:sz w:val="18"/>
                <w:szCs w:val="18"/>
              </w:rPr>
              <w:t>15字节</w:t>
            </w:r>
          </w:p>
        </w:tc>
      </w:tr>
      <w:tr w14:paraId="29CBC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29AA7BAB">
            <w:pPr>
              <w:rPr>
                <w:sz w:val="18"/>
                <w:szCs w:val="18"/>
              </w:rPr>
            </w:pPr>
            <w:r>
              <w:rPr>
                <w:rFonts w:hint="eastAsia"/>
                <w:sz w:val="18"/>
                <w:szCs w:val="18"/>
              </w:rPr>
              <w:t>DEVICE</w:t>
            </w:r>
            <w:r>
              <w:rPr>
                <w:sz w:val="18"/>
                <w:szCs w:val="18"/>
              </w:rPr>
              <w:t>ID_LEN</w:t>
            </w:r>
          </w:p>
        </w:tc>
        <w:tc>
          <w:tcPr>
            <w:tcW w:w="1985" w:type="dxa"/>
            <w:noWrap w:val="0"/>
            <w:vAlign w:val="top"/>
          </w:tcPr>
          <w:p w14:paraId="2B8AA3C4">
            <w:pPr>
              <w:rPr>
                <w:sz w:val="18"/>
                <w:szCs w:val="18"/>
              </w:rPr>
            </w:pPr>
            <w:r>
              <w:rPr>
                <w:rFonts w:hint="eastAsia"/>
                <w:sz w:val="18"/>
                <w:szCs w:val="18"/>
              </w:rPr>
              <w:t>设备</w:t>
            </w:r>
            <w:r>
              <w:rPr>
                <w:sz w:val="18"/>
                <w:szCs w:val="18"/>
              </w:rPr>
              <w:t>ID长度</w:t>
            </w:r>
          </w:p>
        </w:tc>
        <w:tc>
          <w:tcPr>
            <w:tcW w:w="1275" w:type="dxa"/>
            <w:noWrap w:val="0"/>
            <w:vAlign w:val="top"/>
          </w:tcPr>
          <w:p w14:paraId="169B701F">
            <w:pPr>
              <w:rPr>
                <w:sz w:val="18"/>
                <w:szCs w:val="18"/>
              </w:rPr>
            </w:pPr>
            <w:r>
              <w:rPr>
                <w:sz w:val="18"/>
                <w:szCs w:val="18"/>
              </w:rPr>
              <w:t>26</w:t>
            </w:r>
            <w:r>
              <w:rPr>
                <w:rFonts w:hint="eastAsia"/>
                <w:sz w:val="18"/>
                <w:szCs w:val="18"/>
              </w:rPr>
              <w:t>字节</w:t>
            </w:r>
          </w:p>
        </w:tc>
      </w:tr>
      <w:tr w14:paraId="21B36A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58E420D0">
            <w:pPr>
              <w:rPr>
                <w:sz w:val="18"/>
                <w:szCs w:val="18"/>
              </w:rPr>
            </w:pPr>
            <w:r>
              <w:rPr>
                <w:rFonts w:hint="eastAsia"/>
                <w:sz w:val="18"/>
                <w:szCs w:val="18"/>
              </w:rPr>
              <w:t>ID</w:t>
            </w:r>
            <w:r>
              <w:rPr>
                <w:sz w:val="18"/>
                <w:szCs w:val="18"/>
              </w:rPr>
              <w:t>_LENGTH</w:t>
            </w:r>
          </w:p>
        </w:tc>
        <w:tc>
          <w:tcPr>
            <w:tcW w:w="1985" w:type="dxa"/>
            <w:noWrap w:val="0"/>
            <w:vAlign w:val="top"/>
          </w:tcPr>
          <w:p w14:paraId="460EA864">
            <w:pPr>
              <w:rPr>
                <w:sz w:val="18"/>
                <w:szCs w:val="18"/>
              </w:rPr>
            </w:pPr>
            <w:r>
              <w:rPr>
                <w:rFonts w:hint="eastAsia"/>
                <w:sz w:val="18"/>
                <w:szCs w:val="18"/>
              </w:rPr>
              <w:t>监控点/站点/机房</w:t>
            </w:r>
            <w:r>
              <w:rPr>
                <w:sz w:val="18"/>
                <w:szCs w:val="18"/>
              </w:rPr>
              <w:t>ID长度</w:t>
            </w:r>
          </w:p>
        </w:tc>
        <w:tc>
          <w:tcPr>
            <w:tcW w:w="1275" w:type="dxa"/>
            <w:noWrap w:val="0"/>
            <w:vAlign w:val="top"/>
          </w:tcPr>
          <w:p w14:paraId="51078CDE">
            <w:pPr>
              <w:rPr>
                <w:sz w:val="18"/>
                <w:szCs w:val="18"/>
              </w:rPr>
            </w:pPr>
            <w:r>
              <w:rPr>
                <w:rFonts w:hint="eastAsia"/>
                <w:sz w:val="18"/>
                <w:szCs w:val="18"/>
              </w:rPr>
              <w:t>20字节</w:t>
            </w:r>
          </w:p>
        </w:tc>
      </w:tr>
      <w:tr w14:paraId="1FF18D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37F77210">
            <w:pPr>
              <w:rPr>
                <w:sz w:val="18"/>
                <w:szCs w:val="18"/>
              </w:rPr>
            </w:pPr>
            <w:r>
              <w:rPr>
                <w:sz w:val="18"/>
                <w:szCs w:val="18"/>
              </w:rPr>
              <w:t>SERIALNO_LEN</w:t>
            </w:r>
          </w:p>
        </w:tc>
        <w:tc>
          <w:tcPr>
            <w:tcW w:w="1985" w:type="dxa"/>
            <w:noWrap w:val="0"/>
            <w:vAlign w:val="top"/>
          </w:tcPr>
          <w:p w14:paraId="41F76E01">
            <w:pPr>
              <w:rPr>
                <w:sz w:val="18"/>
                <w:szCs w:val="18"/>
              </w:rPr>
            </w:pPr>
            <w:r>
              <w:rPr>
                <w:rFonts w:hint="eastAsia"/>
                <w:sz w:val="18"/>
                <w:szCs w:val="18"/>
              </w:rPr>
              <w:t>告警</w:t>
            </w:r>
            <w:r>
              <w:rPr>
                <w:sz w:val="18"/>
                <w:szCs w:val="18"/>
              </w:rPr>
              <w:t>序号长度</w:t>
            </w:r>
          </w:p>
        </w:tc>
        <w:tc>
          <w:tcPr>
            <w:tcW w:w="1275" w:type="dxa"/>
            <w:noWrap w:val="0"/>
            <w:vAlign w:val="top"/>
          </w:tcPr>
          <w:p w14:paraId="037FFE83">
            <w:pPr>
              <w:rPr>
                <w:sz w:val="18"/>
                <w:szCs w:val="18"/>
              </w:rPr>
            </w:pPr>
            <w:r>
              <w:rPr>
                <w:rFonts w:hint="eastAsia"/>
                <w:sz w:val="18"/>
                <w:szCs w:val="18"/>
              </w:rPr>
              <w:t>10字节</w:t>
            </w:r>
          </w:p>
        </w:tc>
      </w:tr>
      <w:tr w14:paraId="3F3E1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41BE2057">
            <w:pPr>
              <w:rPr>
                <w:sz w:val="18"/>
                <w:szCs w:val="18"/>
              </w:rPr>
            </w:pPr>
            <w:r>
              <w:rPr>
                <w:rFonts w:hint="eastAsia"/>
                <w:sz w:val="18"/>
                <w:szCs w:val="18"/>
              </w:rPr>
              <w:t>TIME</w:t>
            </w:r>
            <w:r>
              <w:rPr>
                <w:sz w:val="18"/>
                <w:szCs w:val="18"/>
              </w:rPr>
              <w:t>_LEN</w:t>
            </w:r>
          </w:p>
        </w:tc>
        <w:tc>
          <w:tcPr>
            <w:tcW w:w="1985" w:type="dxa"/>
            <w:noWrap w:val="0"/>
            <w:vAlign w:val="top"/>
          </w:tcPr>
          <w:p w14:paraId="1A8C6CEE">
            <w:pPr>
              <w:rPr>
                <w:sz w:val="18"/>
                <w:szCs w:val="18"/>
              </w:rPr>
            </w:pPr>
            <w:r>
              <w:rPr>
                <w:rFonts w:hint="eastAsia"/>
                <w:sz w:val="18"/>
                <w:szCs w:val="18"/>
              </w:rPr>
              <w:t>时间</w:t>
            </w:r>
            <w:r>
              <w:rPr>
                <w:sz w:val="18"/>
                <w:szCs w:val="18"/>
              </w:rPr>
              <w:t>串长度</w:t>
            </w:r>
          </w:p>
        </w:tc>
        <w:tc>
          <w:tcPr>
            <w:tcW w:w="1275" w:type="dxa"/>
            <w:noWrap w:val="0"/>
            <w:vAlign w:val="top"/>
          </w:tcPr>
          <w:p w14:paraId="6D86EA5F">
            <w:pPr>
              <w:rPr>
                <w:sz w:val="18"/>
                <w:szCs w:val="18"/>
              </w:rPr>
            </w:pPr>
            <w:r>
              <w:rPr>
                <w:rFonts w:hint="eastAsia"/>
                <w:sz w:val="18"/>
                <w:szCs w:val="18"/>
              </w:rPr>
              <w:t>19字节</w:t>
            </w:r>
          </w:p>
        </w:tc>
      </w:tr>
      <w:tr w14:paraId="2CE1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6A88B616">
            <w:pPr>
              <w:rPr>
                <w:sz w:val="18"/>
                <w:szCs w:val="18"/>
              </w:rPr>
            </w:pPr>
            <w:r>
              <w:rPr>
                <w:rFonts w:hint="eastAsia"/>
                <w:sz w:val="18"/>
                <w:szCs w:val="18"/>
              </w:rPr>
              <w:t>DEV_CONF_LEN</w:t>
            </w:r>
          </w:p>
        </w:tc>
        <w:tc>
          <w:tcPr>
            <w:tcW w:w="1985" w:type="dxa"/>
            <w:noWrap w:val="0"/>
            <w:vAlign w:val="top"/>
          </w:tcPr>
          <w:p w14:paraId="7EE16E84">
            <w:pPr>
              <w:rPr>
                <w:sz w:val="18"/>
                <w:szCs w:val="18"/>
              </w:rPr>
            </w:pPr>
            <w:r>
              <w:rPr>
                <w:rFonts w:hint="eastAsia"/>
                <w:sz w:val="18"/>
                <w:szCs w:val="18"/>
              </w:rPr>
              <w:t>设备</w:t>
            </w:r>
            <w:r>
              <w:rPr>
                <w:sz w:val="18"/>
                <w:szCs w:val="18"/>
              </w:rPr>
              <w:t>配置信息长度</w:t>
            </w:r>
          </w:p>
        </w:tc>
        <w:tc>
          <w:tcPr>
            <w:tcW w:w="1275" w:type="dxa"/>
            <w:noWrap w:val="0"/>
            <w:vAlign w:val="top"/>
          </w:tcPr>
          <w:p w14:paraId="62BAD68B">
            <w:pPr>
              <w:rPr>
                <w:sz w:val="18"/>
                <w:szCs w:val="18"/>
              </w:rPr>
            </w:pPr>
            <w:r>
              <w:rPr>
                <w:sz w:val="18"/>
                <w:szCs w:val="18"/>
              </w:rPr>
              <w:t>6</w:t>
            </w:r>
            <w:r>
              <w:rPr>
                <w:rFonts w:hint="eastAsia"/>
                <w:sz w:val="18"/>
                <w:szCs w:val="18"/>
              </w:rPr>
              <w:t>000字节</w:t>
            </w:r>
          </w:p>
        </w:tc>
      </w:tr>
      <w:tr w14:paraId="0C23D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1E540FF6">
            <w:pPr>
              <w:rPr>
                <w:sz w:val="18"/>
                <w:szCs w:val="18"/>
              </w:rPr>
            </w:pPr>
            <w:r>
              <w:rPr>
                <w:rFonts w:hint="eastAsia"/>
                <w:sz w:val="18"/>
                <w:szCs w:val="18"/>
              </w:rPr>
              <w:t>ALARMREMARK_LEN</w:t>
            </w:r>
          </w:p>
        </w:tc>
        <w:tc>
          <w:tcPr>
            <w:tcW w:w="1985" w:type="dxa"/>
            <w:noWrap w:val="0"/>
            <w:vAlign w:val="top"/>
          </w:tcPr>
          <w:p w14:paraId="6AEE185F">
            <w:pPr>
              <w:rPr>
                <w:sz w:val="18"/>
                <w:szCs w:val="18"/>
              </w:rPr>
            </w:pPr>
            <w:r>
              <w:rPr>
                <w:rFonts w:hint="eastAsia"/>
                <w:sz w:val="18"/>
                <w:szCs w:val="18"/>
              </w:rPr>
              <w:t>告警</w:t>
            </w:r>
            <w:r>
              <w:rPr>
                <w:sz w:val="18"/>
                <w:szCs w:val="18"/>
              </w:rPr>
              <w:t>预留字段</w:t>
            </w:r>
          </w:p>
        </w:tc>
        <w:tc>
          <w:tcPr>
            <w:tcW w:w="1275" w:type="dxa"/>
            <w:noWrap w:val="0"/>
            <w:vAlign w:val="top"/>
          </w:tcPr>
          <w:p w14:paraId="4E52BA37">
            <w:pPr>
              <w:rPr>
                <w:sz w:val="18"/>
                <w:szCs w:val="18"/>
              </w:rPr>
            </w:pPr>
            <w:r>
              <w:rPr>
                <w:rFonts w:hint="eastAsia"/>
                <w:sz w:val="18"/>
                <w:szCs w:val="18"/>
              </w:rPr>
              <w:t>60字节</w:t>
            </w:r>
          </w:p>
        </w:tc>
      </w:tr>
      <w:tr w14:paraId="5D05F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704E55F5">
            <w:pPr>
              <w:rPr>
                <w:sz w:val="18"/>
                <w:szCs w:val="18"/>
              </w:rPr>
            </w:pPr>
            <w:r>
              <w:rPr>
                <w:sz w:val="18"/>
                <w:szCs w:val="18"/>
              </w:rPr>
              <w:t>NAME_LENGTH</w:t>
            </w:r>
          </w:p>
        </w:tc>
        <w:tc>
          <w:tcPr>
            <w:tcW w:w="1985" w:type="dxa"/>
            <w:noWrap w:val="0"/>
            <w:vAlign w:val="top"/>
          </w:tcPr>
          <w:p w14:paraId="0D831FB5">
            <w:pPr>
              <w:rPr>
                <w:sz w:val="18"/>
                <w:szCs w:val="18"/>
              </w:rPr>
            </w:pPr>
            <w:r>
              <w:rPr>
                <w:rFonts w:hint="eastAsia"/>
                <w:sz w:val="18"/>
                <w:szCs w:val="18"/>
              </w:rPr>
              <w:t>名字命名长度</w:t>
            </w:r>
          </w:p>
        </w:tc>
        <w:tc>
          <w:tcPr>
            <w:tcW w:w="1275" w:type="dxa"/>
            <w:noWrap w:val="0"/>
            <w:vAlign w:val="top"/>
          </w:tcPr>
          <w:p w14:paraId="206F1758">
            <w:pPr>
              <w:rPr>
                <w:sz w:val="18"/>
                <w:szCs w:val="18"/>
              </w:rPr>
            </w:pPr>
            <w:r>
              <w:rPr>
                <w:sz w:val="18"/>
                <w:szCs w:val="18"/>
              </w:rPr>
              <w:t>80</w:t>
            </w:r>
            <w:r>
              <w:rPr>
                <w:rFonts w:hint="eastAsia"/>
                <w:sz w:val="18"/>
                <w:szCs w:val="18"/>
              </w:rPr>
              <w:t>字节</w:t>
            </w:r>
          </w:p>
        </w:tc>
      </w:tr>
      <w:tr w14:paraId="338B7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2CDFF7D8">
            <w:pPr>
              <w:rPr>
                <w:sz w:val="18"/>
                <w:szCs w:val="18"/>
              </w:rPr>
            </w:pPr>
            <w:r>
              <w:rPr>
                <w:rFonts w:ascii="Arial" w:hAnsi="Arial" w:cs="Arial"/>
                <w:sz w:val="18"/>
                <w:szCs w:val="18"/>
              </w:rPr>
              <w:t>FAILURE_CAUSE_LEN</w:t>
            </w:r>
          </w:p>
        </w:tc>
        <w:tc>
          <w:tcPr>
            <w:tcW w:w="1985" w:type="dxa"/>
            <w:noWrap w:val="0"/>
            <w:vAlign w:val="top"/>
          </w:tcPr>
          <w:p w14:paraId="1886647C">
            <w:pPr>
              <w:rPr>
                <w:sz w:val="18"/>
                <w:szCs w:val="18"/>
              </w:rPr>
            </w:pPr>
            <w:r>
              <w:rPr>
                <w:rFonts w:hint="eastAsia"/>
                <w:sz w:val="18"/>
                <w:szCs w:val="18"/>
              </w:rPr>
              <w:t>失败</w:t>
            </w:r>
            <w:r>
              <w:rPr>
                <w:sz w:val="18"/>
                <w:szCs w:val="18"/>
              </w:rPr>
              <w:t>原因</w:t>
            </w:r>
            <w:r>
              <w:rPr>
                <w:rFonts w:hint="eastAsia"/>
                <w:sz w:val="18"/>
                <w:szCs w:val="18"/>
              </w:rPr>
              <w:t>描述</w:t>
            </w:r>
            <w:r>
              <w:rPr>
                <w:sz w:val="18"/>
                <w:szCs w:val="18"/>
              </w:rPr>
              <w:t>信息</w:t>
            </w:r>
            <w:r>
              <w:rPr>
                <w:rFonts w:hint="eastAsia"/>
                <w:sz w:val="18"/>
                <w:szCs w:val="18"/>
              </w:rPr>
              <w:t>长度</w:t>
            </w:r>
          </w:p>
        </w:tc>
        <w:tc>
          <w:tcPr>
            <w:tcW w:w="1275" w:type="dxa"/>
            <w:noWrap w:val="0"/>
            <w:vAlign w:val="top"/>
          </w:tcPr>
          <w:p w14:paraId="04C05DBD">
            <w:pPr>
              <w:rPr>
                <w:sz w:val="18"/>
                <w:szCs w:val="18"/>
              </w:rPr>
            </w:pPr>
            <w:r>
              <w:rPr>
                <w:rFonts w:hint="eastAsia"/>
                <w:sz w:val="18"/>
                <w:szCs w:val="18"/>
              </w:rPr>
              <w:t>40字节</w:t>
            </w:r>
          </w:p>
        </w:tc>
      </w:tr>
      <w:tr w14:paraId="0A96A2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3243E1E9">
            <w:pPr>
              <w:rPr>
                <w:rFonts w:ascii="Arial" w:hAnsi="Arial" w:cs="Arial"/>
                <w:sz w:val="18"/>
                <w:szCs w:val="18"/>
              </w:rPr>
            </w:pPr>
            <w:r>
              <w:rPr>
                <w:sz w:val="21"/>
                <w:szCs w:val="21"/>
              </w:rPr>
              <w:t>CONF</w:t>
            </w:r>
            <w:r>
              <w:rPr>
                <w:rFonts w:hint="eastAsia"/>
                <w:sz w:val="21"/>
                <w:szCs w:val="21"/>
              </w:rPr>
              <w:t>REMARK_LEN</w:t>
            </w:r>
          </w:p>
        </w:tc>
        <w:tc>
          <w:tcPr>
            <w:tcW w:w="1985" w:type="dxa"/>
            <w:noWrap w:val="0"/>
            <w:vAlign w:val="top"/>
          </w:tcPr>
          <w:p w14:paraId="0F3C57A6">
            <w:pPr>
              <w:rPr>
                <w:sz w:val="18"/>
                <w:szCs w:val="18"/>
              </w:rPr>
            </w:pPr>
            <w:r>
              <w:rPr>
                <w:rFonts w:hint="eastAsia"/>
                <w:sz w:val="18"/>
                <w:szCs w:val="18"/>
              </w:rPr>
              <w:t>配置</w:t>
            </w:r>
            <w:r>
              <w:rPr>
                <w:sz w:val="18"/>
                <w:szCs w:val="18"/>
              </w:rPr>
              <w:t>预留字段</w:t>
            </w:r>
          </w:p>
        </w:tc>
        <w:tc>
          <w:tcPr>
            <w:tcW w:w="1275" w:type="dxa"/>
            <w:noWrap w:val="0"/>
            <w:vAlign w:val="top"/>
          </w:tcPr>
          <w:p w14:paraId="4B92C032">
            <w:pPr>
              <w:rPr>
                <w:sz w:val="18"/>
                <w:szCs w:val="18"/>
              </w:rPr>
            </w:pPr>
            <w:r>
              <w:rPr>
                <w:rFonts w:hint="eastAsia"/>
                <w:sz w:val="18"/>
                <w:szCs w:val="18"/>
              </w:rPr>
              <w:t>40字节</w:t>
            </w:r>
          </w:p>
        </w:tc>
      </w:tr>
      <w:tr w14:paraId="4D822F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835" w:type="dxa"/>
            <w:noWrap w:val="0"/>
            <w:vAlign w:val="top"/>
          </w:tcPr>
          <w:p w14:paraId="4E1E3C50">
            <w:pPr>
              <w:rPr>
                <w:sz w:val="21"/>
                <w:szCs w:val="21"/>
              </w:rPr>
            </w:pPr>
            <w:r>
              <w:rPr>
                <w:sz w:val="21"/>
                <w:szCs w:val="21"/>
              </w:rPr>
              <w:t>MAC_LENGTH</w:t>
            </w:r>
          </w:p>
        </w:tc>
        <w:tc>
          <w:tcPr>
            <w:tcW w:w="1985" w:type="dxa"/>
            <w:noWrap w:val="0"/>
            <w:vAlign w:val="top"/>
          </w:tcPr>
          <w:p w14:paraId="45258F5D">
            <w:pPr>
              <w:rPr>
                <w:rFonts w:hint="eastAsia"/>
                <w:sz w:val="18"/>
                <w:szCs w:val="18"/>
              </w:rPr>
            </w:pPr>
            <w:r>
              <w:rPr>
                <w:rFonts w:hint="eastAsia"/>
                <w:sz w:val="18"/>
                <w:szCs w:val="18"/>
              </w:rPr>
              <w:t>MAC</w:t>
            </w:r>
            <w:r>
              <w:rPr>
                <w:sz w:val="18"/>
                <w:szCs w:val="18"/>
              </w:rPr>
              <w:t>地址长度</w:t>
            </w:r>
          </w:p>
        </w:tc>
        <w:tc>
          <w:tcPr>
            <w:tcW w:w="1275" w:type="dxa"/>
            <w:noWrap w:val="0"/>
            <w:vAlign w:val="top"/>
          </w:tcPr>
          <w:p w14:paraId="20496F90">
            <w:pPr>
              <w:rPr>
                <w:rFonts w:hint="eastAsia"/>
                <w:sz w:val="18"/>
                <w:szCs w:val="18"/>
              </w:rPr>
            </w:pPr>
            <w:r>
              <w:rPr>
                <w:rFonts w:hint="eastAsia"/>
                <w:sz w:val="18"/>
                <w:szCs w:val="18"/>
              </w:rPr>
              <w:t>12字节</w:t>
            </w:r>
          </w:p>
        </w:tc>
      </w:tr>
    </w:tbl>
    <w:p w14:paraId="06664FA3">
      <w:pPr>
        <w:pStyle w:val="147"/>
        <w:numPr>
          <w:ilvl w:val="0"/>
          <w:numId w:val="16"/>
        </w:numPr>
        <w:spacing w:line="360" w:lineRule="auto"/>
        <w:ind w:left="777" w:hanging="357" w:firstLineChars="0"/>
        <w:rPr>
          <w:sz w:val="24"/>
          <w:szCs w:val="24"/>
        </w:rPr>
      </w:pPr>
      <w:bookmarkStart w:id="75" w:name="_Toc228250492"/>
      <w:r>
        <w:rPr>
          <w:sz w:val="24"/>
          <w:szCs w:val="24"/>
        </w:rPr>
        <w:t>枚举定义</w:t>
      </w:r>
      <w:bookmarkEnd w:id="75"/>
    </w:p>
    <w:p w14:paraId="40DBD25E">
      <w:pPr>
        <w:pStyle w:val="222"/>
        <w:ind w:left="2"/>
        <w:rPr>
          <w:rFonts w:ascii="宋体" w:hAnsi="宋体" w:cs="宋体"/>
          <w:color w:val="17365D"/>
          <w:shd w:val="clear" w:color="auto" w:fill="C7EDCC"/>
        </w:rPr>
      </w:pPr>
      <w:r>
        <w:rPr>
          <w:rFonts w:hint="eastAsia"/>
        </w:rPr>
        <w:t>枚举定义</w:t>
      </w:r>
    </w:p>
    <w:tbl>
      <w:tblPr>
        <w:tblStyle w:val="45"/>
        <w:tblW w:w="781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86"/>
        <w:gridCol w:w="1596"/>
        <w:gridCol w:w="1709"/>
        <w:gridCol w:w="2820"/>
        <w:tblGridChange w:id="2">
          <w:tblGrid>
            <w:gridCol w:w="1686"/>
            <w:gridCol w:w="1596"/>
            <w:gridCol w:w="1709"/>
            <w:gridCol w:w="2820"/>
          </w:tblGrid>
        </w:tblGridChange>
      </w:tblGrid>
      <w:tr w14:paraId="0EB9A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1686" w:type="dxa"/>
            <w:tcBorders>
              <w:top w:val="single" w:color="auto" w:sz="12" w:space="0"/>
              <w:bottom w:val="single" w:color="auto" w:sz="6" w:space="0"/>
            </w:tcBorders>
            <w:shd w:val="clear" w:color="auto" w:fill="BFBFBF"/>
            <w:noWrap w:val="0"/>
            <w:vAlign w:val="top"/>
          </w:tcPr>
          <w:p w14:paraId="27ACFE8C">
            <w:pPr>
              <w:jc w:val="center"/>
              <w:rPr>
                <w:sz w:val="21"/>
                <w:szCs w:val="21"/>
              </w:rPr>
            </w:pPr>
            <w:r>
              <w:rPr>
                <w:sz w:val="21"/>
                <w:szCs w:val="21"/>
              </w:rPr>
              <w:t>属性名称</w:t>
            </w:r>
          </w:p>
        </w:tc>
        <w:tc>
          <w:tcPr>
            <w:tcW w:w="1596" w:type="dxa"/>
            <w:tcBorders>
              <w:top w:val="single" w:color="auto" w:sz="12" w:space="0"/>
              <w:bottom w:val="single" w:color="auto" w:sz="6" w:space="0"/>
            </w:tcBorders>
            <w:shd w:val="clear" w:color="auto" w:fill="BFBFBF"/>
            <w:noWrap w:val="0"/>
            <w:vAlign w:val="top"/>
          </w:tcPr>
          <w:p w14:paraId="68FA13D8">
            <w:pPr>
              <w:jc w:val="center"/>
              <w:rPr>
                <w:sz w:val="21"/>
                <w:szCs w:val="21"/>
              </w:rPr>
            </w:pPr>
            <w:r>
              <w:rPr>
                <w:sz w:val="21"/>
                <w:szCs w:val="21"/>
              </w:rPr>
              <w:t>属性描述</w:t>
            </w:r>
          </w:p>
        </w:tc>
        <w:tc>
          <w:tcPr>
            <w:tcW w:w="1709" w:type="dxa"/>
            <w:tcBorders>
              <w:top w:val="single" w:color="auto" w:sz="12" w:space="0"/>
              <w:bottom w:val="single" w:color="auto" w:sz="6" w:space="0"/>
            </w:tcBorders>
            <w:shd w:val="clear" w:color="auto" w:fill="BFBFBF"/>
            <w:noWrap w:val="0"/>
            <w:vAlign w:val="top"/>
          </w:tcPr>
          <w:p w14:paraId="020BB244">
            <w:pPr>
              <w:jc w:val="center"/>
              <w:rPr>
                <w:sz w:val="21"/>
                <w:szCs w:val="21"/>
              </w:rPr>
            </w:pPr>
            <w:r>
              <w:rPr>
                <w:sz w:val="21"/>
                <w:szCs w:val="21"/>
              </w:rPr>
              <w:t>枚举类型</w:t>
            </w:r>
          </w:p>
        </w:tc>
        <w:tc>
          <w:tcPr>
            <w:tcW w:w="2820" w:type="dxa"/>
            <w:tcBorders>
              <w:top w:val="single" w:color="auto" w:sz="12" w:space="0"/>
              <w:bottom w:val="single" w:color="auto" w:sz="6" w:space="0"/>
            </w:tcBorders>
            <w:shd w:val="clear" w:color="auto" w:fill="BFBFBF"/>
            <w:noWrap w:val="0"/>
            <w:vAlign w:val="top"/>
          </w:tcPr>
          <w:p w14:paraId="34E9BBD7">
            <w:pPr>
              <w:jc w:val="center"/>
              <w:rPr>
                <w:sz w:val="21"/>
                <w:szCs w:val="21"/>
              </w:rPr>
            </w:pPr>
            <w:r>
              <w:rPr>
                <w:sz w:val="21"/>
                <w:szCs w:val="21"/>
              </w:rPr>
              <w:t>类型定义</w:t>
            </w:r>
          </w:p>
        </w:tc>
      </w:tr>
      <w:tr w14:paraId="70A453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tcBorders>
              <w:top w:val="single" w:color="auto" w:sz="6" w:space="0"/>
            </w:tcBorders>
            <w:noWrap w:val="0"/>
            <w:vAlign w:val="top"/>
          </w:tcPr>
          <w:p w14:paraId="7D3FDB35">
            <w:pPr>
              <w:rPr>
                <w:sz w:val="21"/>
                <w:szCs w:val="21"/>
              </w:rPr>
            </w:pPr>
            <w:r>
              <w:rPr>
                <w:sz w:val="21"/>
                <w:szCs w:val="21"/>
              </w:rPr>
              <w:t>EnumResult</w:t>
            </w:r>
          </w:p>
        </w:tc>
        <w:tc>
          <w:tcPr>
            <w:tcW w:w="1596" w:type="dxa"/>
            <w:vMerge w:val="restart"/>
            <w:tcBorders>
              <w:top w:val="single" w:color="auto" w:sz="6" w:space="0"/>
            </w:tcBorders>
            <w:noWrap w:val="0"/>
            <w:vAlign w:val="top"/>
          </w:tcPr>
          <w:p w14:paraId="25B6F8AC">
            <w:pPr>
              <w:rPr>
                <w:sz w:val="21"/>
                <w:szCs w:val="21"/>
              </w:rPr>
            </w:pPr>
            <w:r>
              <w:rPr>
                <w:sz w:val="21"/>
                <w:szCs w:val="21"/>
              </w:rPr>
              <w:t>报文返回结果</w:t>
            </w:r>
          </w:p>
        </w:tc>
        <w:tc>
          <w:tcPr>
            <w:tcW w:w="1709" w:type="dxa"/>
            <w:tcBorders>
              <w:top w:val="single" w:color="auto" w:sz="6" w:space="0"/>
            </w:tcBorders>
            <w:noWrap w:val="0"/>
            <w:vAlign w:val="center"/>
          </w:tcPr>
          <w:p w14:paraId="7858B7E1">
            <w:pPr>
              <w:rPr>
                <w:sz w:val="21"/>
                <w:szCs w:val="21"/>
              </w:rPr>
            </w:pPr>
            <w:r>
              <w:rPr>
                <w:sz w:val="21"/>
                <w:szCs w:val="21"/>
              </w:rPr>
              <w:t>FAILURE＝0</w:t>
            </w:r>
          </w:p>
        </w:tc>
        <w:tc>
          <w:tcPr>
            <w:tcW w:w="2820" w:type="dxa"/>
            <w:tcBorders>
              <w:top w:val="single" w:color="auto" w:sz="6" w:space="0"/>
            </w:tcBorders>
            <w:noWrap w:val="0"/>
            <w:vAlign w:val="top"/>
          </w:tcPr>
          <w:p w14:paraId="56C5B90B">
            <w:pPr>
              <w:rPr>
                <w:sz w:val="21"/>
                <w:szCs w:val="21"/>
              </w:rPr>
            </w:pPr>
            <w:r>
              <w:rPr>
                <w:sz w:val="21"/>
                <w:szCs w:val="21"/>
              </w:rPr>
              <w:t>失败</w:t>
            </w:r>
          </w:p>
        </w:tc>
      </w:tr>
      <w:tr w14:paraId="3D833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1DFDDC21">
            <w:pPr>
              <w:rPr>
                <w:sz w:val="21"/>
                <w:szCs w:val="21"/>
              </w:rPr>
            </w:pPr>
          </w:p>
        </w:tc>
        <w:tc>
          <w:tcPr>
            <w:tcW w:w="1596" w:type="dxa"/>
            <w:vMerge w:val="continue"/>
            <w:noWrap w:val="0"/>
            <w:vAlign w:val="top"/>
          </w:tcPr>
          <w:p w14:paraId="1C343D13">
            <w:pPr>
              <w:rPr>
                <w:sz w:val="21"/>
                <w:szCs w:val="21"/>
              </w:rPr>
            </w:pPr>
          </w:p>
        </w:tc>
        <w:tc>
          <w:tcPr>
            <w:tcW w:w="1709" w:type="dxa"/>
            <w:noWrap w:val="0"/>
            <w:vAlign w:val="center"/>
          </w:tcPr>
          <w:p w14:paraId="3CD5DA84">
            <w:pPr>
              <w:rPr>
                <w:sz w:val="21"/>
                <w:szCs w:val="21"/>
              </w:rPr>
            </w:pPr>
            <w:r>
              <w:rPr>
                <w:sz w:val="21"/>
                <w:szCs w:val="21"/>
              </w:rPr>
              <w:t>SUCCES</w:t>
            </w:r>
            <w:r>
              <w:rPr>
                <w:rFonts w:hint="eastAsia"/>
                <w:sz w:val="21"/>
                <w:szCs w:val="21"/>
              </w:rPr>
              <w:t>S</w:t>
            </w:r>
            <w:r>
              <w:rPr>
                <w:sz w:val="21"/>
                <w:szCs w:val="21"/>
              </w:rPr>
              <w:t>＝1</w:t>
            </w:r>
          </w:p>
        </w:tc>
        <w:tc>
          <w:tcPr>
            <w:tcW w:w="2820" w:type="dxa"/>
            <w:noWrap w:val="0"/>
            <w:vAlign w:val="top"/>
          </w:tcPr>
          <w:p w14:paraId="154FDE88">
            <w:pPr>
              <w:rPr>
                <w:sz w:val="21"/>
                <w:szCs w:val="21"/>
              </w:rPr>
            </w:pPr>
            <w:r>
              <w:rPr>
                <w:sz w:val="21"/>
                <w:szCs w:val="21"/>
              </w:rPr>
              <w:t>成功</w:t>
            </w:r>
          </w:p>
        </w:tc>
      </w:tr>
      <w:tr w14:paraId="6733C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noWrap w:val="0"/>
            <w:vAlign w:val="top"/>
          </w:tcPr>
          <w:p w14:paraId="5C4983C2">
            <w:pPr>
              <w:rPr>
                <w:sz w:val="21"/>
                <w:szCs w:val="21"/>
              </w:rPr>
            </w:pPr>
            <w:bookmarkStart w:id="76" w:name="_Hlk487467975"/>
            <w:r>
              <w:rPr>
                <w:sz w:val="21"/>
                <w:szCs w:val="21"/>
              </w:rPr>
              <w:t>EnumType</w:t>
            </w:r>
          </w:p>
        </w:tc>
        <w:tc>
          <w:tcPr>
            <w:tcW w:w="1596" w:type="dxa"/>
            <w:vMerge w:val="restart"/>
            <w:noWrap w:val="0"/>
            <w:vAlign w:val="top"/>
          </w:tcPr>
          <w:p w14:paraId="4D2F8409">
            <w:pPr>
              <w:rPr>
                <w:sz w:val="21"/>
                <w:szCs w:val="21"/>
              </w:rPr>
            </w:pPr>
            <w:r>
              <w:rPr>
                <w:sz w:val="21"/>
                <w:szCs w:val="21"/>
              </w:rPr>
              <w:t>监控系统数据的种类</w:t>
            </w:r>
          </w:p>
        </w:tc>
        <w:tc>
          <w:tcPr>
            <w:tcW w:w="1709" w:type="dxa"/>
            <w:noWrap w:val="0"/>
            <w:vAlign w:val="center"/>
          </w:tcPr>
          <w:p w14:paraId="2CB7CF1C">
            <w:pPr>
              <w:rPr>
                <w:sz w:val="21"/>
                <w:szCs w:val="21"/>
              </w:rPr>
            </w:pPr>
            <w:r>
              <w:rPr>
                <w:sz w:val="21"/>
                <w:szCs w:val="21"/>
              </w:rPr>
              <w:t>DI＝</w:t>
            </w:r>
            <w:r>
              <w:rPr>
                <w:rFonts w:hint="eastAsia"/>
                <w:sz w:val="21"/>
                <w:szCs w:val="21"/>
              </w:rPr>
              <w:t>4</w:t>
            </w:r>
          </w:p>
        </w:tc>
        <w:tc>
          <w:tcPr>
            <w:tcW w:w="2820" w:type="dxa"/>
            <w:noWrap w:val="0"/>
            <w:vAlign w:val="top"/>
          </w:tcPr>
          <w:p w14:paraId="06255039">
            <w:pPr>
              <w:rPr>
                <w:sz w:val="21"/>
                <w:szCs w:val="21"/>
              </w:rPr>
            </w:pPr>
            <w:r>
              <w:rPr>
                <w:sz w:val="21"/>
                <w:szCs w:val="21"/>
              </w:rPr>
              <w:t>数字输入量（包含多态数字输入量）</w:t>
            </w:r>
            <w:r>
              <w:rPr>
                <w:rFonts w:hint="eastAsia"/>
                <w:sz w:val="21"/>
                <w:szCs w:val="21"/>
              </w:rPr>
              <w:t>，遥信</w:t>
            </w:r>
          </w:p>
        </w:tc>
      </w:tr>
      <w:tr w14:paraId="0D30F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Change w:id="3" w:author="孙科" w:date="2024-12-20T11:12:00Z">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blPrExChange>
        </w:tblPrEx>
        <w:trPr>
          <w:cantSplit/>
          <w:trHeight w:val="90" w:hRule="atLeast"/>
          <w:jc w:val="center"/>
          <w:trPrChange w:id="3" w:author="孙科" w:date="2024-12-20T11:12:00Z">
            <w:trPr>
              <w:cantSplit/>
              <w:jc w:val="center"/>
            </w:trPr>
          </w:trPrChange>
        </w:trPr>
        <w:tc>
          <w:tcPr>
            <w:tcW w:w="1686" w:type="dxa"/>
            <w:vMerge w:val="continue"/>
            <w:noWrap w:val="0"/>
            <w:vAlign w:val="top"/>
            <w:tcPrChange w:id="4" w:author="孙科" w:date="2024-12-20T11:12:00Z">
              <w:tcPr>
                <w:tcW w:w="1686" w:type="dxa"/>
                <w:vMerge w:val="continue"/>
                <w:noWrap w:val="0"/>
                <w:vAlign w:val="top"/>
              </w:tcPr>
            </w:tcPrChange>
          </w:tcPr>
          <w:p w14:paraId="64BAE2F7">
            <w:pPr>
              <w:rPr>
                <w:sz w:val="21"/>
                <w:szCs w:val="21"/>
              </w:rPr>
            </w:pPr>
          </w:p>
        </w:tc>
        <w:tc>
          <w:tcPr>
            <w:tcW w:w="1596" w:type="dxa"/>
            <w:vMerge w:val="continue"/>
            <w:noWrap w:val="0"/>
            <w:vAlign w:val="top"/>
            <w:tcPrChange w:id="5" w:author="孙科" w:date="2024-12-20T11:12:00Z">
              <w:tcPr>
                <w:tcW w:w="1596" w:type="dxa"/>
                <w:vMerge w:val="continue"/>
                <w:noWrap w:val="0"/>
                <w:vAlign w:val="top"/>
              </w:tcPr>
            </w:tcPrChange>
          </w:tcPr>
          <w:p w14:paraId="495174B2">
            <w:pPr>
              <w:rPr>
                <w:sz w:val="21"/>
                <w:szCs w:val="21"/>
              </w:rPr>
            </w:pPr>
          </w:p>
        </w:tc>
        <w:tc>
          <w:tcPr>
            <w:tcW w:w="1709" w:type="dxa"/>
            <w:noWrap w:val="0"/>
            <w:vAlign w:val="top"/>
            <w:tcPrChange w:id="6" w:author="孙科" w:date="2024-12-20T11:12:00Z">
              <w:tcPr>
                <w:tcW w:w="1709" w:type="dxa"/>
                <w:noWrap w:val="0"/>
                <w:vAlign w:val="top"/>
              </w:tcPr>
            </w:tcPrChange>
          </w:tcPr>
          <w:p w14:paraId="66BA68D5">
            <w:pPr>
              <w:rPr>
                <w:sz w:val="21"/>
                <w:szCs w:val="21"/>
              </w:rPr>
            </w:pPr>
            <w:r>
              <w:rPr>
                <w:sz w:val="21"/>
                <w:szCs w:val="21"/>
              </w:rPr>
              <w:t>AI＝3</w:t>
            </w:r>
          </w:p>
        </w:tc>
        <w:tc>
          <w:tcPr>
            <w:tcW w:w="2820" w:type="dxa"/>
            <w:noWrap w:val="0"/>
            <w:vAlign w:val="top"/>
            <w:tcPrChange w:id="7" w:author="孙科" w:date="2024-12-20T11:12:00Z">
              <w:tcPr>
                <w:tcW w:w="2820" w:type="dxa"/>
                <w:noWrap w:val="0"/>
                <w:vAlign w:val="top"/>
              </w:tcPr>
            </w:tcPrChange>
          </w:tcPr>
          <w:p w14:paraId="4C4CB956">
            <w:pPr>
              <w:rPr>
                <w:sz w:val="21"/>
                <w:szCs w:val="21"/>
              </w:rPr>
            </w:pPr>
            <w:r>
              <w:rPr>
                <w:sz w:val="21"/>
                <w:szCs w:val="21"/>
              </w:rPr>
              <w:t>模拟输入量</w:t>
            </w:r>
            <w:r>
              <w:rPr>
                <w:rFonts w:hint="eastAsia"/>
                <w:sz w:val="21"/>
                <w:szCs w:val="21"/>
              </w:rPr>
              <w:t>，</w:t>
            </w:r>
            <w:r>
              <w:rPr>
                <w:sz w:val="21"/>
                <w:szCs w:val="21"/>
              </w:rPr>
              <w:t>遥测</w:t>
            </w:r>
          </w:p>
        </w:tc>
      </w:tr>
      <w:tr w14:paraId="41E9AC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2CA7FBF7">
            <w:pPr>
              <w:rPr>
                <w:sz w:val="21"/>
                <w:szCs w:val="21"/>
              </w:rPr>
            </w:pPr>
          </w:p>
        </w:tc>
        <w:tc>
          <w:tcPr>
            <w:tcW w:w="1596" w:type="dxa"/>
            <w:vMerge w:val="continue"/>
            <w:noWrap w:val="0"/>
            <w:vAlign w:val="top"/>
          </w:tcPr>
          <w:p w14:paraId="365D99D4">
            <w:pPr>
              <w:rPr>
                <w:sz w:val="21"/>
                <w:szCs w:val="21"/>
              </w:rPr>
            </w:pPr>
          </w:p>
        </w:tc>
        <w:tc>
          <w:tcPr>
            <w:tcW w:w="1709" w:type="dxa"/>
            <w:noWrap w:val="0"/>
            <w:vAlign w:val="top"/>
          </w:tcPr>
          <w:p w14:paraId="507EDE86">
            <w:pPr>
              <w:rPr>
                <w:sz w:val="21"/>
                <w:szCs w:val="21"/>
              </w:rPr>
            </w:pPr>
            <w:r>
              <w:rPr>
                <w:sz w:val="21"/>
                <w:szCs w:val="21"/>
              </w:rPr>
              <w:t>DO＝</w:t>
            </w:r>
            <w:r>
              <w:rPr>
                <w:rFonts w:hint="eastAsia"/>
                <w:sz w:val="21"/>
                <w:szCs w:val="21"/>
              </w:rPr>
              <w:t>1</w:t>
            </w:r>
          </w:p>
        </w:tc>
        <w:tc>
          <w:tcPr>
            <w:tcW w:w="2820" w:type="dxa"/>
            <w:noWrap w:val="0"/>
            <w:vAlign w:val="top"/>
          </w:tcPr>
          <w:p w14:paraId="0C08F81E">
            <w:pPr>
              <w:rPr>
                <w:sz w:val="21"/>
                <w:szCs w:val="21"/>
              </w:rPr>
            </w:pPr>
            <w:r>
              <w:rPr>
                <w:sz w:val="21"/>
                <w:szCs w:val="21"/>
              </w:rPr>
              <w:t>数字输出量</w:t>
            </w:r>
            <w:r>
              <w:rPr>
                <w:rFonts w:hint="eastAsia"/>
                <w:sz w:val="21"/>
                <w:szCs w:val="21"/>
              </w:rPr>
              <w:t>，</w:t>
            </w:r>
            <w:r>
              <w:rPr>
                <w:sz w:val="21"/>
                <w:szCs w:val="21"/>
              </w:rPr>
              <w:t>遥控</w:t>
            </w:r>
          </w:p>
        </w:tc>
      </w:tr>
      <w:tr w14:paraId="14F980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ins w:id="8" w:author="孙科" w:date="2024-12-20T11:13:00Z"/>
        </w:trPr>
        <w:tc>
          <w:tcPr>
            <w:tcW w:w="1686" w:type="dxa"/>
            <w:vMerge w:val="continue"/>
            <w:noWrap w:val="0"/>
            <w:vAlign w:val="top"/>
          </w:tcPr>
          <w:p w14:paraId="64FA2B54">
            <w:pPr>
              <w:rPr>
                <w:ins w:id="9" w:author="孙科" w:date="2024-12-20T11:13:00Z"/>
                <w:sz w:val="21"/>
                <w:szCs w:val="21"/>
              </w:rPr>
            </w:pPr>
          </w:p>
        </w:tc>
        <w:tc>
          <w:tcPr>
            <w:tcW w:w="1596" w:type="dxa"/>
            <w:vMerge w:val="continue"/>
            <w:noWrap w:val="0"/>
            <w:vAlign w:val="top"/>
          </w:tcPr>
          <w:p w14:paraId="7B5DCB55">
            <w:pPr>
              <w:rPr>
                <w:ins w:id="10" w:author="孙科" w:date="2024-12-20T11:13:00Z"/>
                <w:sz w:val="21"/>
                <w:szCs w:val="21"/>
              </w:rPr>
            </w:pPr>
          </w:p>
        </w:tc>
        <w:tc>
          <w:tcPr>
            <w:tcW w:w="1709" w:type="dxa"/>
            <w:noWrap w:val="0"/>
            <w:vAlign w:val="top"/>
          </w:tcPr>
          <w:p w14:paraId="041578DD">
            <w:pPr>
              <w:rPr>
                <w:ins w:id="11" w:author="孙科" w:date="2024-12-20T11:13:00Z"/>
                <w:sz w:val="21"/>
                <w:szCs w:val="21"/>
                <w:lang w:val="en-US" w:eastAsia="zh-CN" w:bidi="ar-SA"/>
              </w:rPr>
            </w:pPr>
            <w:r>
              <w:rPr>
                <w:sz w:val="21"/>
                <w:szCs w:val="21"/>
              </w:rPr>
              <w:t>AO＝</w:t>
            </w:r>
            <w:r>
              <w:rPr>
                <w:rFonts w:hint="eastAsia"/>
                <w:sz w:val="21"/>
                <w:szCs w:val="21"/>
              </w:rPr>
              <w:t>2</w:t>
            </w:r>
          </w:p>
        </w:tc>
        <w:tc>
          <w:tcPr>
            <w:tcW w:w="2820" w:type="dxa"/>
            <w:noWrap w:val="0"/>
            <w:vAlign w:val="top"/>
          </w:tcPr>
          <w:p w14:paraId="6B089E7C">
            <w:pPr>
              <w:rPr>
                <w:ins w:id="12" w:author="孙科" w:date="2024-12-20T11:13:00Z"/>
                <w:sz w:val="21"/>
                <w:szCs w:val="21"/>
                <w:lang w:val="en-US" w:eastAsia="zh-CN" w:bidi="ar-SA"/>
              </w:rPr>
            </w:pPr>
            <w:r>
              <w:rPr>
                <w:sz w:val="21"/>
                <w:szCs w:val="21"/>
              </w:rPr>
              <w:t>模拟输出量</w:t>
            </w:r>
            <w:r>
              <w:rPr>
                <w:rFonts w:hint="eastAsia"/>
                <w:sz w:val="21"/>
                <w:szCs w:val="21"/>
              </w:rPr>
              <w:t>，</w:t>
            </w:r>
            <w:r>
              <w:rPr>
                <w:sz w:val="21"/>
                <w:szCs w:val="21"/>
              </w:rPr>
              <w:t>遥调</w:t>
            </w:r>
          </w:p>
        </w:tc>
      </w:tr>
      <w:tr w14:paraId="5DFFEE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2CF62B53">
            <w:pPr>
              <w:rPr>
                <w:sz w:val="21"/>
                <w:szCs w:val="21"/>
              </w:rPr>
            </w:pPr>
          </w:p>
        </w:tc>
        <w:tc>
          <w:tcPr>
            <w:tcW w:w="1596" w:type="dxa"/>
            <w:vMerge w:val="continue"/>
            <w:noWrap w:val="0"/>
            <w:vAlign w:val="top"/>
          </w:tcPr>
          <w:p w14:paraId="54307EBF">
            <w:pPr>
              <w:rPr>
                <w:sz w:val="21"/>
                <w:szCs w:val="21"/>
              </w:rPr>
            </w:pPr>
          </w:p>
        </w:tc>
        <w:tc>
          <w:tcPr>
            <w:tcW w:w="1709" w:type="dxa"/>
            <w:noWrap w:val="0"/>
            <w:vAlign w:val="top"/>
          </w:tcPr>
          <w:p w14:paraId="0D4E0401">
            <w:pPr>
              <w:rPr>
                <w:rFonts w:hint="default" w:eastAsia="宋体"/>
                <w:color w:val="FF0000"/>
                <w:sz w:val="21"/>
                <w:szCs w:val="21"/>
                <w:lang w:val="en-US" w:eastAsia="zh-CN"/>
              </w:rPr>
            </w:pPr>
            <w:commentRangeStart w:id="0"/>
            <w:r>
              <w:rPr>
                <w:rFonts w:hint="eastAsia"/>
                <w:color w:val="FF0000"/>
                <w:sz w:val="21"/>
                <w:szCs w:val="21"/>
                <w:lang w:val="en-US" w:eastAsia="zh-CN"/>
              </w:rPr>
              <w:t>EX = 5</w:t>
            </w:r>
            <w:commentRangeEnd w:id="0"/>
            <w:r>
              <w:commentReference w:id="0"/>
            </w:r>
          </w:p>
        </w:tc>
        <w:tc>
          <w:tcPr>
            <w:tcW w:w="2820" w:type="dxa"/>
            <w:noWrap w:val="0"/>
            <w:vAlign w:val="top"/>
          </w:tcPr>
          <w:p w14:paraId="234C54C1">
            <w:pPr>
              <w:rPr>
                <w:rFonts w:hint="default" w:eastAsia="宋体"/>
                <w:color w:val="FF0000"/>
                <w:sz w:val="21"/>
                <w:szCs w:val="21"/>
                <w:lang w:val="en-US" w:eastAsia="zh-CN"/>
              </w:rPr>
            </w:pPr>
            <w:r>
              <w:rPr>
                <w:rFonts w:hint="eastAsia"/>
                <w:color w:val="FF0000"/>
                <w:sz w:val="21"/>
                <w:szCs w:val="21"/>
                <w:lang w:val="en-US" w:eastAsia="zh-CN"/>
              </w:rPr>
              <w:t>厂家自定义数据</w:t>
            </w:r>
          </w:p>
        </w:tc>
      </w:tr>
      <w:bookmarkEnd w:id="76"/>
      <w:tr w14:paraId="484D45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noWrap w:val="0"/>
            <w:vAlign w:val="top"/>
          </w:tcPr>
          <w:p w14:paraId="51A3378D">
            <w:pPr>
              <w:rPr>
                <w:sz w:val="21"/>
                <w:szCs w:val="21"/>
              </w:rPr>
            </w:pPr>
            <w:r>
              <w:rPr>
                <w:sz w:val="21"/>
                <w:szCs w:val="21"/>
              </w:rPr>
              <w:t>EnumState</w:t>
            </w:r>
          </w:p>
        </w:tc>
        <w:tc>
          <w:tcPr>
            <w:tcW w:w="1596" w:type="dxa"/>
            <w:vMerge w:val="restart"/>
            <w:noWrap w:val="0"/>
            <w:vAlign w:val="top"/>
          </w:tcPr>
          <w:p w14:paraId="05C9C653">
            <w:pPr>
              <w:rPr>
                <w:sz w:val="21"/>
                <w:szCs w:val="21"/>
              </w:rPr>
            </w:pPr>
            <w:r>
              <w:rPr>
                <w:rFonts w:hint="eastAsia"/>
                <w:sz w:val="21"/>
                <w:szCs w:val="21"/>
              </w:rPr>
              <w:t>信号</w:t>
            </w:r>
            <w:r>
              <w:rPr>
                <w:sz w:val="21"/>
                <w:szCs w:val="21"/>
              </w:rPr>
              <w:t>值的状态</w:t>
            </w:r>
          </w:p>
        </w:tc>
        <w:tc>
          <w:tcPr>
            <w:tcW w:w="1709" w:type="dxa"/>
            <w:noWrap w:val="0"/>
            <w:vAlign w:val="top"/>
          </w:tcPr>
          <w:p w14:paraId="348E3174">
            <w:pPr>
              <w:rPr>
                <w:sz w:val="21"/>
                <w:szCs w:val="21"/>
              </w:rPr>
            </w:pPr>
            <w:r>
              <w:rPr>
                <w:sz w:val="21"/>
                <w:szCs w:val="21"/>
              </w:rPr>
              <w:t>NOALARM＝0</w:t>
            </w:r>
          </w:p>
        </w:tc>
        <w:tc>
          <w:tcPr>
            <w:tcW w:w="2820" w:type="dxa"/>
            <w:noWrap w:val="0"/>
            <w:vAlign w:val="top"/>
          </w:tcPr>
          <w:p w14:paraId="0510EED7">
            <w:pPr>
              <w:rPr>
                <w:sz w:val="21"/>
                <w:szCs w:val="21"/>
              </w:rPr>
            </w:pPr>
            <w:r>
              <w:rPr>
                <w:sz w:val="21"/>
                <w:szCs w:val="21"/>
              </w:rPr>
              <w:t>正常数据</w:t>
            </w:r>
          </w:p>
        </w:tc>
      </w:tr>
      <w:tr w14:paraId="28CF7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1A9D34CF">
            <w:pPr>
              <w:rPr>
                <w:sz w:val="21"/>
                <w:szCs w:val="21"/>
              </w:rPr>
            </w:pPr>
          </w:p>
        </w:tc>
        <w:tc>
          <w:tcPr>
            <w:tcW w:w="1596" w:type="dxa"/>
            <w:vMerge w:val="continue"/>
            <w:noWrap w:val="0"/>
            <w:vAlign w:val="top"/>
          </w:tcPr>
          <w:p w14:paraId="7793C8B5">
            <w:pPr>
              <w:rPr>
                <w:sz w:val="21"/>
                <w:szCs w:val="21"/>
              </w:rPr>
            </w:pPr>
          </w:p>
        </w:tc>
        <w:tc>
          <w:tcPr>
            <w:tcW w:w="1709" w:type="dxa"/>
            <w:noWrap w:val="0"/>
            <w:vAlign w:val="top"/>
          </w:tcPr>
          <w:p w14:paraId="21EB6BF5">
            <w:pPr>
              <w:rPr>
                <w:sz w:val="21"/>
                <w:szCs w:val="21"/>
              </w:rPr>
            </w:pPr>
            <w:r>
              <w:rPr>
                <w:sz w:val="21"/>
                <w:szCs w:val="21"/>
              </w:rPr>
              <w:t>INVALID＝1</w:t>
            </w:r>
          </w:p>
        </w:tc>
        <w:tc>
          <w:tcPr>
            <w:tcW w:w="2820" w:type="dxa"/>
            <w:noWrap w:val="0"/>
            <w:vAlign w:val="top"/>
          </w:tcPr>
          <w:p w14:paraId="2571DB87">
            <w:pPr>
              <w:rPr>
                <w:sz w:val="21"/>
                <w:szCs w:val="21"/>
              </w:rPr>
            </w:pPr>
            <w:r>
              <w:rPr>
                <w:sz w:val="21"/>
                <w:szCs w:val="21"/>
              </w:rPr>
              <w:t>无效数据</w:t>
            </w:r>
          </w:p>
        </w:tc>
      </w:tr>
      <w:tr w14:paraId="78F70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noWrap w:val="0"/>
            <w:vAlign w:val="top"/>
          </w:tcPr>
          <w:p w14:paraId="5FAED707">
            <w:pPr>
              <w:rPr>
                <w:sz w:val="21"/>
                <w:szCs w:val="21"/>
              </w:rPr>
            </w:pPr>
            <w:r>
              <w:rPr>
                <w:rFonts w:hint="eastAsia"/>
                <w:sz w:val="21"/>
                <w:szCs w:val="21"/>
              </w:rPr>
              <w:t>EnumLevel</w:t>
            </w:r>
          </w:p>
        </w:tc>
        <w:tc>
          <w:tcPr>
            <w:tcW w:w="1596" w:type="dxa"/>
            <w:vMerge w:val="restart"/>
            <w:noWrap w:val="0"/>
            <w:vAlign w:val="top"/>
          </w:tcPr>
          <w:p w14:paraId="06FDDA60">
            <w:pPr>
              <w:rPr>
                <w:sz w:val="21"/>
                <w:szCs w:val="21"/>
              </w:rPr>
            </w:pPr>
            <w:r>
              <w:rPr>
                <w:rFonts w:hint="eastAsia"/>
                <w:sz w:val="21"/>
                <w:szCs w:val="21"/>
              </w:rPr>
              <w:t>告警等级</w:t>
            </w:r>
          </w:p>
        </w:tc>
        <w:tc>
          <w:tcPr>
            <w:tcW w:w="1709" w:type="dxa"/>
            <w:noWrap w:val="0"/>
            <w:vAlign w:val="top"/>
          </w:tcPr>
          <w:p w14:paraId="5B07A0AA">
            <w:pPr>
              <w:rPr>
                <w:sz w:val="21"/>
                <w:szCs w:val="21"/>
              </w:rPr>
            </w:pPr>
            <w:r>
              <w:rPr>
                <w:sz w:val="21"/>
                <w:szCs w:val="21"/>
              </w:rPr>
              <w:t>CRITICAL＝1</w:t>
            </w:r>
          </w:p>
        </w:tc>
        <w:tc>
          <w:tcPr>
            <w:tcW w:w="2820" w:type="dxa"/>
            <w:noWrap w:val="0"/>
            <w:vAlign w:val="top"/>
          </w:tcPr>
          <w:p w14:paraId="020A200A">
            <w:pPr>
              <w:rPr>
                <w:sz w:val="21"/>
                <w:szCs w:val="21"/>
              </w:rPr>
            </w:pPr>
            <w:r>
              <w:rPr>
                <w:sz w:val="21"/>
                <w:szCs w:val="21"/>
              </w:rPr>
              <w:t>一级告警</w:t>
            </w:r>
          </w:p>
        </w:tc>
      </w:tr>
      <w:tr w14:paraId="7D01D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4430EDE5">
            <w:pPr>
              <w:rPr>
                <w:sz w:val="21"/>
                <w:szCs w:val="21"/>
              </w:rPr>
            </w:pPr>
          </w:p>
        </w:tc>
        <w:tc>
          <w:tcPr>
            <w:tcW w:w="1596" w:type="dxa"/>
            <w:vMerge w:val="continue"/>
            <w:noWrap w:val="0"/>
            <w:vAlign w:val="top"/>
          </w:tcPr>
          <w:p w14:paraId="6BB8D149">
            <w:pPr>
              <w:rPr>
                <w:sz w:val="21"/>
                <w:szCs w:val="21"/>
              </w:rPr>
            </w:pPr>
          </w:p>
        </w:tc>
        <w:tc>
          <w:tcPr>
            <w:tcW w:w="1709" w:type="dxa"/>
            <w:noWrap w:val="0"/>
            <w:vAlign w:val="top"/>
          </w:tcPr>
          <w:p w14:paraId="0506D3C9">
            <w:pPr>
              <w:rPr>
                <w:sz w:val="21"/>
                <w:szCs w:val="21"/>
              </w:rPr>
            </w:pPr>
            <w:r>
              <w:rPr>
                <w:sz w:val="21"/>
                <w:szCs w:val="21"/>
              </w:rPr>
              <w:t>MAJOR＝2</w:t>
            </w:r>
          </w:p>
        </w:tc>
        <w:tc>
          <w:tcPr>
            <w:tcW w:w="2820" w:type="dxa"/>
            <w:noWrap w:val="0"/>
            <w:vAlign w:val="top"/>
          </w:tcPr>
          <w:p w14:paraId="68A30D1E">
            <w:pPr>
              <w:rPr>
                <w:sz w:val="21"/>
                <w:szCs w:val="21"/>
              </w:rPr>
            </w:pPr>
            <w:r>
              <w:rPr>
                <w:sz w:val="21"/>
                <w:szCs w:val="21"/>
              </w:rPr>
              <w:t>二级告警</w:t>
            </w:r>
          </w:p>
        </w:tc>
      </w:tr>
      <w:tr w14:paraId="21D1F3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1FAD7F5F">
            <w:pPr>
              <w:rPr>
                <w:sz w:val="21"/>
                <w:szCs w:val="21"/>
              </w:rPr>
            </w:pPr>
          </w:p>
        </w:tc>
        <w:tc>
          <w:tcPr>
            <w:tcW w:w="1596" w:type="dxa"/>
            <w:vMerge w:val="continue"/>
            <w:noWrap w:val="0"/>
            <w:vAlign w:val="top"/>
          </w:tcPr>
          <w:p w14:paraId="1570AA76">
            <w:pPr>
              <w:rPr>
                <w:sz w:val="21"/>
                <w:szCs w:val="21"/>
              </w:rPr>
            </w:pPr>
          </w:p>
        </w:tc>
        <w:tc>
          <w:tcPr>
            <w:tcW w:w="1709" w:type="dxa"/>
            <w:noWrap w:val="0"/>
            <w:vAlign w:val="top"/>
          </w:tcPr>
          <w:p w14:paraId="653A7772">
            <w:pPr>
              <w:rPr>
                <w:sz w:val="21"/>
                <w:szCs w:val="21"/>
              </w:rPr>
            </w:pPr>
            <w:r>
              <w:rPr>
                <w:sz w:val="21"/>
                <w:szCs w:val="21"/>
              </w:rPr>
              <w:t>MINOR＝3</w:t>
            </w:r>
          </w:p>
        </w:tc>
        <w:tc>
          <w:tcPr>
            <w:tcW w:w="2820" w:type="dxa"/>
            <w:noWrap w:val="0"/>
            <w:vAlign w:val="top"/>
          </w:tcPr>
          <w:p w14:paraId="02083D64">
            <w:pPr>
              <w:rPr>
                <w:sz w:val="21"/>
                <w:szCs w:val="21"/>
              </w:rPr>
            </w:pPr>
            <w:r>
              <w:rPr>
                <w:sz w:val="21"/>
                <w:szCs w:val="21"/>
              </w:rPr>
              <w:t>三级告警</w:t>
            </w:r>
          </w:p>
        </w:tc>
      </w:tr>
      <w:tr w14:paraId="32816C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699220C1">
            <w:pPr>
              <w:rPr>
                <w:sz w:val="21"/>
                <w:szCs w:val="21"/>
              </w:rPr>
            </w:pPr>
          </w:p>
        </w:tc>
        <w:tc>
          <w:tcPr>
            <w:tcW w:w="1596" w:type="dxa"/>
            <w:vMerge w:val="continue"/>
            <w:noWrap w:val="0"/>
            <w:vAlign w:val="top"/>
          </w:tcPr>
          <w:p w14:paraId="3FB8A0CD">
            <w:pPr>
              <w:rPr>
                <w:sz w:val="21"/>
                <w:szCs w:val="21"/>
              </w:rPr>
            </w:pPr>
          </w:p>
        </w:tc>
        <w:tc>
          <w:tcPr>
            <w:tcW w:w="1709" w:type="dxa"/>
            <w:noWrap w:val="0"/>
            <w:vAlign w:val="top"/>
          </w:tcPr>
          <w:p w14:paraId="684D10A1">
            <w:pPr>
              <w:rPr>
                <w:sz w:val="21"/>
                <w:szCs w:val="21"/>
              </w:rPr>
            </w:pPr>
            <w:r>
              <w:rPr>
                <w:sz w:val="21"/>
                <w:szCs w:val="21"/>
              </w:rPr>
              <w:t>HINT＝4</w:t>
            </w:r>
          </w:p>
        </w:tc>
        <w:tc>
          <w:tcPr>
            <w:tcW w:w="2820" w:type="dxa"/>
            <w:noWrap w:val="0"/>
            <w:vAlign w:val="top"/>
          </w:tcPr>
          <w:p w14:paraId="3356308D">
            <w:pPr>
              <w:rPr>
                <w:sz w:val="21"/>
                <w:szCs w:val="21"/>
              </w:rPr>
            </w:pPr>
            <w:r>
              <w:rPr>
                <w:sz w:val="21"/>
                <w:szCs w:val="21"/>
              </w:rPr>
              <w:t>四级告警</w:t>
            </w:r>
          </w:p>
        </w:tc>
      </w:tr>
      <w:tr w14:paraId="7C96B4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restart"/>
            <w:noWrap w:val="0"/>
            <w:vAlign w:val="top"/>
          </w:tcPr>
          <w:p w14:paraId="13B9CE84">
            <w:pPr>
              <w:rPr>
                <w:sz w:val="21"/>
                <w:szCs w:val="21"/>
              </w:rPr>
            </w:pPr>
            <w:r>
              <w:rPr>
                <w:rFonts w:hint="eastAsia"/>
                <w:sz w:val="21"/>
                <w:szCs w:val="21"/>
              </w:rPr>
              <w:t>Enum</w:t>
            </w:r>
            <w:r>
              <w:rPr>
                <w:sz w:val="21"/>
                <w:szCs w:val="21"/>
              </w:rPr>
              <w:t>Flag</w:t>
            </w:r>
          </w:p>
        </w:tc>
        <w:tc>
          <w:tcPr>
            <w:tcW w:w="1596" w:type="dxa"/>
            <w:vMerge w:val="restart"/>
            <w:noWrap w:val="0"/>
            <w:vAlign w:val="top"/>
          </w:tcPr>
          <w:p w14:paraId="6A9983CA">
            <w:pPr>
              <w:rPr>
                <w:sz w:val="21"/>
                <w:szCs w:val="21"/>
              </w:rPr>
            </w:pPr>
            <w:r>
              <w:rPr>
                <w:rFonts w:hint="eastAsia"/>
                <w:sz w:val="21"/>
                <w:szCs w:val="21"/>
              </w:rPr>
              <w:t>告警</w:t>
            </w:r>
            <w:r>
              <w:rPr>
                <w:sz w:val="21"/>
                <w:szCs w:val="21"/>
              </w:rPr>
              <w:t>标志</w:t>
            </w:r>
          </w:p>
        </w:tc>
        <w:tc>
          <w:tcPr>
            <w:tcW w:w="1709" w:type="dxa"/>
            <w:noWrap w:val="0"/>
            <w:vAlign w:val="top"/>
          </w:tcPr>
          <w:p w14:paraId="4A40A612">
            <w:pPr>
              <w:rPr>
                <w:sz w:val="21"/>
                <w:szCs w:val="21"/>
              </w:rPr>
            </w:pPr>
            <w:r>
              <w:rPr>
                <w:rFonts w:hint="eastAsia"/>
                <w:sz w:val="21"/>
                <w:szCs w:val="21"/>
              </w:rPr>
              <w:t>BEGIN</w:t>
            </w:r>
          </w:p>
        </w:tc>
        <w:tc>
          <w:tcPr>
            <w:tcW w:w="2820" w:type="dxa"/>
            <w:noWrap w:val="0"/>
            <w:vAlign w:val="top"/>
          </w:tcPr>
          <w:p w14:paraId="74BDC9CA">
            <w:pPr>
              <w:rPr>
                <w:sz w:val="21"/>
                <w:szCs w:val="21"/>
              </w:rPr>
            </w:pPr>
            <w:r>
              <w:rPr>
                <w:rFonts w:hint="eastAsia"/>
                <w:sz w:val="21"/>
                <w:szCs w:val="21"/>
              </w:rPr>
              <w:t>开始</w:t>
            </w:r>
          </w:p>
        </w:tc>
      </w:tr>
      <w:tr w14:paraId="00A9DD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686" w:type="dxa"/>
            <w:vMerge w:val="continue"/>
            <w:noWrap w:val="0"/>
            <w:vAlign w:val="top"/>
          </w:tcPr>
          <w:p w14:paraId="5B725552">
            <w:pPr>
              <w:rPr>
                <w:sz w:val="21"/>
                <w:szCs w:val="21"/>
              </w:rPr>
            </w:pPr>
          </w:p>
        </w:tc>
        <w:tc>
          <w:tcPr>
            <w:tcW w:w="1596" w:type="dxa"/>
            <w:vMerge w:val="continue"/>
            <w:noWrap w:val="0"/>
            <w:vAlign w:val="top"/>
          </w:tcPr>
          <w:p w14:paraId="4BF12B51">
            <w:pPr>
              <w:rPr>
                <w:sz w:val="21"/>
                <w:szCs w:val="21"/>
              </w:rPr>
            </w:pPr>
          </w:p>
        </w:tc>
        <w:tc>
          <w:tcPr>
            <w:tcW w:w="1709" w:type="dxa"/>
            <w:noWrap w:val="0"/>
            <w:vAlign w:val="top"/>
          </w:tcPr>
          <w:p w14:paraId="03F57C30">
            <w:pPr>
              <w:rPr>
                <w:sz w:val="21"/>
                <w:szCs w:val="21"/>
              </w:rPr>
            </w:pPr>
            <w:r>
              <w:rPr>
                <w:rFonts w:hint="eastAsia"/>
                <w:sz w:val="21"/>
                <w:szCs w:val="21"/>
              </w:rPr>
              <w:t>END</w:t>
            </w:r>
          </w:p>
        </w:tc>
        <w:tc>
          <w:tcPr>
            <w:tcW w:w="2820" w:type="dxa"/>
            <w:noWrap w:val="0"/>
            <w:vAlign w:val="top"/>
          </w:tcPr>
          <w:p w14:paraId="6D233E3C">
            <w:pPr>
              <w:rPr>
                <w:sz w:val="21"/>
                <w:szCs w:val="21"/>
              </w:rPr>
            </w:pPr>
            <w:r>
              <w:rPr>
                <w:rFonts w:hint="eastAsia"/>
                <w:sz w:val="21"/>
                <w:szCs w:val="21"/>
              </w:rPr>
              <w:t>结束</w:t>
            </w:r>
          </w:p>
        </w:tc>
      </w:tr>
    </w:tbl>
    <w:p w14:paraId="68BAE6FF">
      <w:pPr>
        <w:pStyle w:val="147"/>
        <w:numPr>
          <w:ilvl w:val="0"/>
          <w:numId w:val="16"/>
        </w:numPr>
        <w:spacing w:line="360" w:lineRule="auto"/>
        <w:ind w:left="777" w:hanging="357" w:firstLineChars="0"/>
        <w:rPr>
          <w:sz w:val="24"/>
          <w:szCs w:val="24"/>
        </w:rPr>
      </w:pPr>
      <w:bookmarkStart w:id="77" w:name="_Toc228250493"/>
      <w:r>
        <w:rPr>
          <w:sz w:val="24"/>
          <w:szCs w:val="24"/>
        </w:rPr>
        <w:t>数据结构定义</w:t>
      </w:r>
      <w:bookmarkEnd w:id="77"/>
    </w:p>
    <w:p w14:paraId="7132E641">
      <w:pPr>
        <w:pStyle w:val="222"/>
        <w:ind w:left="2"/>
      </w:pPr>
      <w:r>
        <w:rPr>
          <w:rFonts w:hint="eastAsia"/>
        </w:rPr>
        <w:t>数据结构定义</w:t>
      </w:r>
    </w:p>
    <w:tbl>
      <w:tblPr>
        <w:tblStyle w:val="45"/>
        <w:tblW w:w="7796" w:type="dxa"/>
        <w:tblInd w:w="269"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15"/>
        <w:gridCol w:w="1139"/>
        <w:gridCol w:w="1554"/>
        <w:gridCol w:w="2145"/>
        <w:gridCol w:w="1843"/>
      </w:tblGrid>
      <w:tr w14:paraId="5B003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1115" w:type="dxa"/>
            <w:tcBorders>
              <w:top w:val="single" w:color="auto" w:sz="12" w:space="0"/>
              <w:bottom w:val="single" w:color="auto" w:sz="6" w:space="0"/>
            </w:tcBorders>
            <w:shd w:val="clear" w:color="auto" w:fill="BFBFBF"/>
            <w:noWrap w:val="0"/>
            <w:vAlign w:val="top"/>
          </w:tcPr>
          <w:p w14:paraId="44BF6F64">
            <w:pPr>
              <w:jc w:val="center"/>
              <w:rPr>
                <w:sz w:val="21"/>
                <w:szCs w:val="21"/>
              </w:rPr>
            </w:pPr>
            <w:r>
              <w:rPr>
                <w:sz w:val="21"/>
                <w:szCs w:val="21"/>
              </w:rPr>
              <w:t>结构名称</w:t>
            </w:r>
          </w:p>
        </w:tc>
        <w:tc>
          <w:tcPr>
            <w:tcW w:w="1139" w:type="dxa"/>
            <w:tcBorders>
              <w:top w:val="single" w:color="auto" w:sz="12" w:space="0"/>
              <w:bottom w:val="single" w:color="auto" w:sz="6" w:space="0"/>
            </w:tcBorders>
            <w:shd w:val="clear" w:color="auto" w:fill="BFBFBF"/>
            <w:noWrap w:val="0"/>
            <w:vAlign w:val="top"/>
          </w:tcPr>
          <w:p w14:paraId="3050A392">
            <w:pPr>
              <w:jc w:val="center"/>
              <w:rPr>
                <w:sz w:val="21"/>
                <w:szCs w:val="21"/>
              </w:rPr>
            </w:pPr>
            <w:r>
              <w:rPr>
                <w:sz w:val="21"/>
                <w:szCs w:val="21"/>
              </w:rPr>
              <w:t>结构描述</w:t>
            </w:r>
          </w:p>
        </w:tc>
        <w:tc>
          <w:tcPr>
            <w:tcW w:w="1554" w:type="dxa"/>
            <w:tcBorders>
              <w:top w:val="single" w:color="auto" w:sz="12" w:space="0"/>
              <w:bottom w:val="single" w:color="auto" w:sz="6" w:space="0"/>
            </w:tcBorders>
            <w:shd w:val="clear" w:color="auto" w:fill="BFBFBF"/>
            <w:noWrap w:val="0"/>
            <w:vAlign w:val="top"/>
          </w:tcPr>
          <w:p w14:paraId="30AA7374">
            <w:pPr>
              <w:jc w:val="center"/>
              <w:rPr>
                <w:sz w:val="21"/>
                <w:szCs w:val="21"/>
              </w:rPr>
            </w:pPr>
            <w:r>
              <w:rPr>
                <w:sz w:val="21"/>
                <w:szCs w:val="21"/>
              </w:rPr>
              <w:t>属性名称</w:t>
            </w:r>
          </w:p>
        </w:tc>
        <w:tc>
          <w:tcPr>
            <w:tcW w:w="2145" w:type="dxa"/>
            <w:tcBorders>
              <w:top w:val="single" w:color="auto" w:sz="12" w:space="0"/>
              <w:bottom w:val="single" w:color="auto" w:sz="6" w:space="0"/>
            </w:tcBorders>
            <w:shd w:val="clear" w:color="auto" w:fill="BFBFBF"/>
            <w:noWrap w:val="0"/>
            <w:vAlign w:val="top"/>
          </w:tcPr>
          <w:p w14:paraId="296BEF29">
            <w:pPr>
              <w:jc w:val="center"/>
              <w:rPr>
                <w:sz w:val="21"/>
                <w:szCs w:val="21"/>
              </w:rPr>
            </w:pPr>
            <w:r>
              <w:rPr>
                <w:sz w:val="21"/>
                <w:szCs w:val="21"/>
              </w:rPr>
              <w:t>属性</w:t>
            </w:r>
            <w:r>
              <w:rPr>
                <w:rFonts w:hint="eastAsia"/>
                <w:sz w:val="21"/>
                <w:szCs w:val="21"/>
              </w:rPr>
              <w:t>数据</w:t>
            </w:r>
            <w:r>
              <w:rPr>
                <w:sz w:val="21"/>
                <w:szCs w:val="21"/>
              </w:rPr>
              <w:t>类型</w:t>
            </w:r>
          </w:p>
        </w:tc>
        <w:tc>
          <w:tcPr>
            <w:tcW w:w="1843" w:type="dxa"/>
            <w:tcBorders>
              <w:top w:val="single" w:color="auto" w:sz="12" w:space="0"/>
              <w:bottom w:val="single" w:color="auto" w:sz="6" w:space="0"/>
            </w:tcBorders>
            <w:shd w:val="clear" w:color="auto" w:fill="BFBFBF"/>
            <w:noWrap w:val="0"/>
            <w:vAlign w:val="top"/>
          </w:tcPr>
          <w:p w14:paraId="042E2EE2">
            <w:pPr>
              <w:jc w:val="center"/>
              <w:rPr>
                <w:sz w:val="21"/>
                <w:szCs w:val="21"/>
              </w:rPr>
            </w:pPr>
            <w:r>
              <w:rPr>
                <w:sz w:val="21"/>
                <w:szCs w:val="21"/>
              </w:rPr>
              <w:t>类型定义</w:t>
            </w:r>
          </w:p>
        </w:tc>
      </w:tr>
      <w:tr w14:paraId="1D59F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tcBorders>
              <w:top w:val="single" w:color="auto" w:sz="6" w:space="0"/>
            </w:tcBorders>
            <w:noWrap w:val="0"/>
            <w:vAlign w:val="top"/>
          </w:tcPr>
          <w:p w14:paraId="08665882">
            <w:pPr>
              <w:rPr>
                <w:sz w:val="21"/>
                <w:szCs w:val="21"/>
              </w:rPr>
            </w:pPr>
            <w:r>
              <w:rPr>
                <w:sz w:val="21"/>
                <w:szCs w:val="21"/>
              </w:rPr>
              <w:t>TTime</w:t>
            </w:r>
          </w:p>
        </w:tc>
        <w:tc>
          <w:tcPr>
            <w:tcW w:w="1139" w:type="dxa"/>
            <w:vMerge w:val="restart"/>
            <w:tcBorders>
              <w:top w:val="single" w:color="auto" w:sz="6" w:space="0"/>
            </w:tcBorders>
            <w:noWrap w:val="0"/>
            <w:vAlign w:val="top"/>
          </w:tcPr>
          <w:p w14:paraId="2F5127F8">
            <w:pPr>
              <w:rPr>
                <w:sz w:val="21"/>
                <w:szCs w:val="21"/>
              </w:rPr>
            </w:pPr>
            <w:r>
              <w:rPr>
                <w:sz w:val="21"/>
                <w:szCs w:val="21"/>
              </w:rPr>
              <w:t>时间的结构</w:t>
            </w:r>
          </w:p>
        </w:tc>
        <w:tc>
          <w:tcPr>
            <w:tcW w:w="1554" w:type="dxa"/>
            <w:tcBorders>
              <w:top w:val="single" w:color="auto" w:sz="6" w:space="0"/>
            </w:tcBorders>
            <w:noWrap w:val="0"/>
            <w:vAlign w:val="top"/>
          </w:tcPr>
          <w:p w14:paraId="445AACD2">
            <w:pPr>
              <w:rPr>
                <w:sz w:val="21"/>
                <w:szCs w:val="21"/>
              </w:rPr>
            </w:pPr>
            <w:r>
              <w:rPr>
                <w:sz w:val="21"/>
                <w:szCs w:val="21"/>
              </w:rPr>
              <w:t>Year</w:t>
            </w:r>
          </w:p>
        </w:tc>
        <w:tc>
          <w:tcPr>
            <w:tcW w:w="2145" w:type="dxa"/>
            <w:tcBorders>
              <w:top w:val="single" w:color="auto" w:sz="6" w:space="0"/>
            </w:tcBorders>
            <w:noWrap w:val="0"/>
            <w:vAlign w:val="top"/>
          </w:tcPr>
          <w:p w14:paraId="7F1724F5">
            <w:pPr>
              <w:rPr>
                <w:sz w:val="21"/>
                <w:szCs w:val="21"/>
              </w:rPr>
            </w:pPr>
            <w:r>
              <w:rPr>
                <w:sz w:val="21"/>
                <w:szCs w:val="21"/>
              </w:rPr>
              <w:t>short</w:t>
            </w:r>
          </w:p>
        </w:tc>
        <w:tc>
          <w:tcPr>
            <w:tcW w:w="1843" w:type="dxa"/>
            <w:tcBorders>
              <w:top w:val="single" w:color="auto" w:sz="6" w:space="0"/>
            </w:tcBorders>
            <w:noWrap w:val="0"/>
            <w:vAlign w:val="top"/>
          </w:tcPr>
          <w:p w14:paraId="3FAE1E1C">
            <w:pPr>
              <w:rPr>
                <w:sz w:val="21"/>
                <w:szCs w:val="21"/>
              </w:rPr>
            </w:pPr>
            <w:r>
              <w:rPr>
                <w:sz w:val="21"/>
                <w:szCs w:val="21"/>
              </w:rPr>
              <w:t>年</w:t>
            </w:r>
          </w:p>
        </w:tc>
      </w:tr>
      <w:tr w14:paraId="5CC5A0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42CE0DF">
            <w:pPr>
              <w:rPr>
                <w:sz w:val="21"/>
                <w:szCs w:val="21"/>
              </w:rPr>
            </w:pPr>
          </w:p>
        </w:tc>
        <w:tc>
          <w:tcPr>
            <w:tcW w:w="1139" w:type="dxa"/>
            <w:vMerge w:val="continue"/>
            <w:noWrap w:val="0"/>
            <w:vAlign w:val="top"/>
          </w:tcPr>
          <w:p w14:paraId="3B372E74">
            <w:pPr>
              <w:rPr>
                <w:sz w:val="21"/>
                <w:szCs w:val="21"/>
              </w:rPr>
            </w:pPr>
          </w:p>
        </w:tc>
        <w:tc>
          <w:tcPr>
            <w:tcW w:w="1554" w:type="dxa"/>
            <w:noWrap w:val="0"/>
            <w:vAlign w:val="top"/>
          </w:tcPr>
          <w:p w14:paraId="15D0DFD2">
            <w:pPr>
              <w:rPr>
                <w:sz w:val="21"/>
                <w:szCs w:val="21"/>
              </w:rPr>
            </w:pPr>
            <w:r>
              <w:rPr>
                <w:sz w:val="21"/>
                <w:szCs w:val="21"/>
              </w:rPr>
              <w:t>Month</w:t>
            </w:r>
          </w:p>
        </w:tc>
        <w:tc>
          <w:tcPr>
            <w:tcW w:w="2145" w:type="dxa"/>
            <w:noWrap w:val="0"/>
            <w:vAlign w:val="top"/>
          </w:tcPr>
          <w:p w14:paraId="7EB24FA4">
            <w:pPr>
              <w:rPr>
                <w:sz w:val="21"/>
                <w:szCs w:val="21"/>
              </w:rPr>
            </w:pPr>
            <w:r>
              <w:rPr>
                <w:sz w:val="21"/>
                <w:szCs w:val="21"/>
              </w:rPr>
              <w:t>Char</w:t>
            </w:r>
          </w:p>
        </w:tc>
        <w:tc>
          <w:tcPr>
            <w:tcW w:w="1843" w:type="dxa"/>
            <w:noWrap w:val="0"/>
            <w:vAlign w:val="top"/>
          </w:tcPr>
          <w:p w14:paraId="21AACCFB">
            <w:pPr>
              <w:rPr>
                <w:sz w:val="21"/>
                <w:szCs w:val="21"/>
              </w:rPr>
            </w:pPr>
            <w:r>
              <w:rPr>
                <w:sz w:val="21"/>
                <w:szCs w:val="21"/>
              </w:rPr>
              <w:t>月</w:t>
            </w:r>
          </w:p>
        </w:tc>
      </w:tr>
      <w:tr w14:paraId="2B0C24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1F76AD02">
            <w:pPr>
              <w:rPr>
                <w:sz w:val="21"/>
                <w:szCs w:val="21"/>
              </w:rPr>
            </w:pPr>
          </w:p>
        </w:tc>
        <w:tc>
          <w:tcPr>
            <w:tcW w:w="1139" w:type="dxa"/>
            <w:vMerge w:val="continue"/>
            <w:noWrap w:val="0"/>
            <w:vAlign w:val="top"/>
          </w:tcPr>
          <w:p w14:paraId="3B2BE5B5">
            <w:pPr>
              <w:rPr>
                <w:sz w:val="21"/>
                <w:szCs w:val="21"/>
              </w:rPr>
            </w:pPr>
          </w:p>
        </w:tc>
        <w:tc>
          <w:tcPr>
            <w:tcW w:w="1554" w:type="dxa"/>
            <w:noWrap w:val="0"/>
            <w:vAlign w:val="top"/>
          </w:tcPr>
          <w:p w14:paraId="6BE04A7A">
            <w:pPr>
              <w:rPr>
                <w:sz w:val="21"/>
                <w:szCs w:val="21"/>
              </w:rPr>
            </w:pPr>
            <w:r>
              <w:rPr>
                <w:sz w:val="21"/>
                <w:szCs w:val="21"/>
              </w:rPr>
              <w:t>Day</w:t>
            </w:r>
          </w:p>
        </w:tc>
        <w:tc>
          <w:tcPr>
            <w:tcW w:w="2145" w:type="dxa"/>
            <w:noWrap w:val="0"/>
            <w:vAlign w:val="top"/>
          </w:tcPr>
          <w:p w14:paraId="19ADDCF1">
            <w:pPr>
              <w:rPr>
                <w:sz w:val="21"/>
                <w:szCs w:val="21"/>
              </w:rPr>
            </w:pPr>
            <w:r>
              <w:rPr>
                <w:sz w:val="21"/>
                <w:szCs w:val="21"/>
              </w:rPr>
              <w:t>Char</w:t>
            </w:r>
          </w:p>
        </w:tc>
        <w:tc>
          <w:tcPr>
            <w:tcW w:w="1843" w:type="dxa"/>
            <w:noWrap w:val="0"/>
            <w:vAlign w:val="top"/>
          </w:tcPr>
          <w:p w14:paraId="7A3B8F19">
            <w:pPr>
              <w:rPr>
                <w:sz w:val="21"/>
                <w:szCs w:val="21"/>
              </w:rPr>
            </w:pPr>
            <w:r>
              <w:rPr>
                <w:sz w:val="21"/>
                <w:szCs w:val="21"/>
              </w:rPr>
              <w:t>日</w:t>
            </w:r>
          </w:p>
        </w:tc>
      </w:tr>
      <w:tr w14:paraId="3CC8A9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C7004F7">
            <w:pPr>
              <w:rPr>
                <w:sz w:val="21"/>
                <w:szCs w:val="21"/>
              </w:rPr>
            </w:pPr>
          </w:p>
        </w:tc>
        <w:tc>
          <w:tcPr>
            <w:tcW w:w="1139" w:type="dxa"/>
            <w:vMerge w:val="continue"/>
            <w:noWrap w:val="0"/>
            <w:vAlign w:val="top"/>
          </w:tcPr>
          <w:p w14:paraId="66EDAEF0">
            <w:pPr>
              <w:rPr>
                <w:sz w:val="21"/>
                <w:szCs w:val="21"/>
              </w:rPr>
            </w:pPr>
          </w:p>
        </w:tc>
        <w:tc>
          <w:tcPr>
            <w:tcW w:w="1554" w:type="dxa"/>
            <w:noWrap w:val="0"/>
            <w:vAlign w:val="top"/>
          </w:tcPr>
          <w:p w14:paraId="1EECBEEB">
            <w:pPr>
              <w:rPr>
                <w:sz w:val="21"/>
                <w:szCs w:val="21"/>
              </w:rPr>
            </w:pPr>
            <w:r>
              <w:rPr>
                <w:sz w:val="21"/>
                <w:szCs w:val="21"/>
              </w:rPr>
              <w:t>Hour</w:t>
            </w:r>
          </w:p>
        </w:tc>
        <w:tc>
          <w:tcPr>
            <w:tcW w:w="2145" w:type="dxa"/>
            <w:noWrap w:val="0"/>
            <w:vAlign w:val="top"/>
          </w:tcPr>
          <w:p w14:paraId="60726FD8">
            <w:pPr>
              <w:rPr>
                <w:sz w:val="21"/>
                <w:szCs w:val="21"/>
              </w:rPr>
            </w:pPr>
            <w:r>
              <w:rPr>
                <w:sz w:val="21"/>
                <w:szCs w:val="21"/>
              </w:rPr>
              <w:t>Char</w:t>
            </w:r>
          </w:p>
        </w:tc>
        <w:tc>
          <w:tcPr>
            <w:tcW w:w="1843" w:type="dxa"/>
            <w:noWrap w:val="0"/>
            <w:vAlign w:val="top"/>
          </w:tcPr>
          <w:p w14:paraId="52C40AFE">
            <w:pPr>
              <w:pStyle w:val="28"/>
              <w:rPr>
                <w:sz w:val="21"/>
                <w:szCs w:val="21"/>
              </w:rPr>
            </w:pPr>
            <w:r>
              <w:rPr>
                <w:sz w:val="21"/>
                <w:szCs w:val="21"/>
              </w:rPr>
              <w:t>时</w:t>
            </w:r>
          </w:p>
        </w:tc>
      </w:tr>
      <w:tr w14:paraId="39BB8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1AC0239">
            <w:pPr>
              <w:rPr>
                <w:sz w:val="21"/>
                <w:szCs w:val="21"/>
              </w:rPr>
            </w:pPr>
          </w:p>
        </w:tc>
        <w:tc>
          <w:tcPr>
            <w:tcW w:w="1139" w:type="dxa"/>
            <w:vMerge w:val="continue"/>
            <w:noWrap w:val="0"/>
            <w:vAlign w:val="top"/>
          </w:tcPr>
          <w:p w14:paraId="704BC3DB">
            <w:pPr>
              <w:rPr>
                <w:sz w:val="21"/>
                <w:szCs w:val="21"/>
              </w:rPr>
            </w:pPr>
          </w:p>
        </w:tc>
        <w:tc>
          <w:tcPr>
            <w:tcW w:w="1554" w:type="dxa"/>
            <w:noWrap w:val="0"/>
            <w:vAlign w:val="top"/>
          </w:tcPr>
          <w:p w14:paraId="0A3B50B8">
            <w:pPr>
              <w:rPr>
                <w:sz w:val="21"/>
                <w:szCs w:val="21"/>
              </w:rPr>
            </w:pPr>
            <w:r>
              <w:rPr>
                <w:sz w:val="21"/>
                <w:szCs w:val="21"/>
              </w:rPr>
              <w:t>Minute</w:t>
            </w:r>
          </w:p>
        </w:tc>
        <w:tc>
          <w:tcPr>
            <w:tcW w:w="2145" w:type="dxa"/>
            <w:noWrap w:val="0"/>
            <w:vAlign w:val="top"/>
          </w:tcPr>
          <w:p w14:paraId="18B7BBF1">
            <w:pPr>
              <w:rPr>
                <w:sz w:val="21"/>
                <w:szCs w:val="21"/>
              </w:rPr>
            </w:pPr>
            <w:r>
              <w:rPr>
                <w:sz w:val="21"/>
                <w:szCs w:val="21"/>
              </w:rPr>
              <w:t>Char</w:t>
            </w:r>
          </w:p>
        </w:tc>
        <w:tc>
          <w:tcPr>
            <w:tcW w:w="1843" w:type="dxa"/>
            <w:noWrap w:val="0"/>
            <w:vAlign w:val="top"/>
          </w:tcPr>
          <w:p w14:paraId="6F9AEA74">
            <w:pPr>
              <w:rPr>
                <w:sz w:val="21"/>
                <w:szCs w:val="21"/>
              </w:rPr>
            </w:pPr>
            <w:r>
              <w:rPr>
                <w:sz w:val="21"/>
                <w:szCs w:val="21"/>
              </w:rPr>
              <w:t>分</w:t>
            </w:r>
          </w:p>
        </w:tc>
      </w:tr>
      <w:tr w14:paraId="1FCC2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A1B7A06">
            <w:pPr>
              <w:rPr>
                <w:sz w:val="21"/>
                <w:szCs w:val="21"/>
              </w:rPr>
            </w:pPr>
          </w:p>
        </w:tc>
        <w:tc>
          <w:tcPr>
            <w:tcW w:w="1139" w:type="dxa"/>
            <w:vMerge w:val="continue"/>
            <w:noWrap w:val="0"/>
            <w:vAlign w:val="top"/>
          </w:tcPr>
          <w:p w14:paraId="4606F40C">
            <w:pPr>
              <w:rPr>
                <w:sz w:val="21"/>
                <w:szCs w:val="21"/>
              </w:rPr>
            </w:pPr>
          </w:p>
        </w:tc>
        <w:tc>
          <w:tcPr>
            <w:tcW w:w="1554" w:type="dxa"/>
            <w:noWrap w:val="0"/>
            <w:vAlign w:val="top"/>
          </w:tcPr>
          <w:p w14:paraId="4316F991">
            <w:pPr>
              <w:rPr>
                <w:sz w:val="21"/>
                <w:szCs w:val="21"/>
              </w:rPr>
            </w:pPr>
            <w:r>
              <w:rPr>
                <w:sz w:val="21"/>
                <w:szCs w:val="21"/>
              </w:rPr>
              <w:t>Second</w:t>
            </w:r>
          </w:p>
        </w:tc>
        <w:tc>
          <w:tcPr>
            <w:tcW w:w="2145" w:type="dxa"/>
            <w:noWrap w:val="0"/>
            <w:vAlign w:val="top"/>
          </w:tcPr>
          <w:p w14:paraId="29978B00">
            <w:pPr>
              <w:rPr>
                <w:sz w:val="21"/>
                <w:szCs w:val="21"/>
              </w:rPr>
            </w:pPr>
            <w:r>
              <w:rPr>
                <w:sz w:val="21"/>
                <w:szCs w:val="21"/>
              </w:rPr>
              <w:t>Char</w:t>
            </w:r>
          </w:p>
        </w:tc>
        <w:tc>
          <w:tcPr>
            <w:tcW w:w="1843" w:type="dxa"/>
            <w:noWrap w:val="0"/>
            <w:vAlign w:val="top"/>
          </w:tcPr>
          <w:p w14:paraId="7EF8851D">
            <w:pPr>
              <w:pStyle w:val="28"/>
              <w:rPr>
                <w:sz w:val="21"/>
                <w:szCs w:val="21"/>
              </w:rPr>
            </w:pPr>
            <w:r>
              <w:rPr>
                <w:sz w:val="21"/>
                <w:szCs w:val="21"/>
              </w:rPr>
              <w:t>秒</w:t>
            </w:r>
          </w:p>
        </w:tc>
      </w:tr>
      <w:tr w14:paraId="01422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33AAF68A">
            <w:pPr>
              <w:rPr>
                <w:sz w:val="21"/>
                <w:szCs w:val="21"/>
              </w:rPr>
            </w:pPr>
            <w:r>
              <w:rPr>
                <w:rFonts w:eastAsia="Times New Roman"/>
                <w:sz w:val="21"/>
                <w:szCs w:val="21"/>
              </w:rPr>
              <w:t>TSignalMeasurementId</w:t>
            </w:r>
          </w:p>
        </w:tc>
        <w:tc>
          <w:tcPr>
            <w:tcW w:w="1139" w:type="dxa"/>
            <w:vMerge w:val="restart"/>
            <w:noWrap w:val="0"/>
            <w:vAlign w:val="top"/>
          </w:tcPr>
          <w:p w14:paraId="15C9F532">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p>
        </w:tc>
        <w:tc>
          <w:tcPr>
            <w:tcW w:w="1554" w:type="dxa"/>
            <w:noWrap w:val="0"/>
            <w:vAlign w:val="top"/>
          </w:tcPr>
          <w:p w14:paraId="5F0C0273">
            <w:pPr>
              <w:rPr>
                <w:sz w:val="21"/>
                <w:szCs w:val="21"/>
              </w:rPr>
            </w:pPr>
            <w:r>
              <w:rPr>
                <w:sz w:val="21"/>
                <w:szCs w:val="21"/>
              </w:rPr>
              <w:t>ID</w:t>
            </w:r>
          </w:p>
        </w:tc>
        <w:tc>
          <w:tcPr>
            <w:tcW w:w="2145" w:type="dxa"/>
            <w:noWrap w:val="0"/>
            <w:vAlign w:val="top"/>
          </w:tcPr>
          <w:p w14:paraId="3FCCEEF8">
            <w:pPr>
              <w:rPr>
                <w:sz w:val="21"/>
                <w:szCs w:val="21"/>
              </w:rPr>
            </w:pPr>
            <w:r>
              <w:rPr>
                <w:sz w:val="21"/>
                <w:szCs w:val="21"/>
              </w:rPr>
              <w:t>Char[</w:t>
            </w:r>
            <w:r>
              <w:rPr>
                <w:rFonts w:hint="eastAsia"/>
                <w:sz w:val="21"/>
                <w:szCs w:val="21"/>
              </w:rPr>
              <w:t>ID</w:t>
            </w:r>
            <w:r>
              <w:rPr>
                <w:sz w:val="21"/>
                <w:szCs w:val="21"/>
              </w:rPr>
              <w:t>_LENGTH]</w:t>
            </w:r>
          </w:p>
        </w:tc>
        <w:tc>
          <w:tcPr>
            <w:tcW w:w="1843" w:type="dxa"/>
            <w:noWrap w:val="0"/>
            <w:vAlign w:val="top"/>
          </w:tcPr>
          <w:p w14:paraId="7B478768">
            <w:pPr>
              <w:pStyle w:val="28"/>
              <w:rPr>
                <w:sz w:val="21"/>
                <w:szCs w:val="21"/>
              </w:rPr>
            </w:pPr>
            <w:r>
              <w:rPr>
                <w:sz w:val="21"/>
                <w:szCs w:val="21"/>
              </w:rPr>
              <w:t>监控点ID</w:t>
            </w:r>
          </w:p>
        </w:tc>
      </w:tr>
      <w:tr w14:paraId="5872D0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FD14CCB">
            <w:pPr>
              <w:rPr>
                <w:sz w:val="21"/>
                <w:szCs w:val="21"/>
              </w:rPr>
            </w:pPr>
          </w:p>
        </w:tc>
        <w:tc>
          <w:tcPr>
            <w:tcW w:w="1139" w:type="dxa"/>
            <w:vMerge w:val="continue"/>
            <w:noWrap w:val="0"/>
            <w:vAlign w:val="top"/>
          </w:tcPr>
          <w:p w14:paraId="250D8655">
            <w:pPr>
              <w:rPr>
                <w:sz w:val="21"/>
                <w:szCs w:val="21"/>
              </w:rPr>
            </w:pPr>
          </w:p>
        </w:tc>
        <w:tc>
          <w:tcPr>
            <w:tcW w:w="1554" w:type="dxa"/>
            <w:noWrap w:val="0"/>
            <w:vAlign w:val="top"/>
          </w:tcPr>
          <w:p w14:paraId="51F87B43">
            <w:pPr>
              <w:rPr>
                <w:sz w:val="21"/>
                <w:szCs w:val="21"/>
              </w:rPr>
            </w:pPr>
            <w:bookmarkStart w:id="78" w:name="OLE_LINK6"/>
            <w:bookmarkStart w:id="79" w:name="OLE_LINK5"/>
            <w:r>
              <w:rPr>
                <w:sz w:val="21"/>
                <w:szCs w:val="21"/>
              </w:rPr>
              <w:t>SignalNumber</w:t>
            </w:r>
            <w:bookmarkEnd w:id="78"/>
            <w:bookmarkEnd w:id="79"/>
            <w:r>
              <w:rPr>
                <w:rFonts w:ascii="宋体" w:hAnsi="宋体" w:cs="宋体"/>
                <w:sz w:val="21"/>
                <w:szCs w:val="21"/>
                <w:vertAlign w:val="superscript"/>
              </w:rPr>
              <w:t>注</w:t>
            </w:r>
            <w:r>
              <w:rPr>
                <w:rFonts w:hint="eastAsia" w:ascii="宋体" w:hAnsi="宋体" w:cs="宋体"/>
                <w:sz w:val="21"/>
                <w:szCs w:val="21"/>
                <w:vertAlign w:val="superscript"/>
              </w:rPr>
              <w:t>1</w:t>
            </w:r>
          </w:p>
        </w:tc>
        <w:tc>
          <w:tcPr>
            <w:tcW w:w="2145" w:type="dxa"/>
            <w:noWrap w:val="0"/>
            <w:vAlign w:val="top"/>
          </w:tcPr>
          <w:p w14:paraId="47D96503">
            <w:pPr>
              <w:rPr>
                <w:sz w:val="21"/>
                <w:szCs w:val="21"/>
              </w:rPr>
            </w:pPr>
            <w:r>
              <w:rPr>
                <w:sz w:val="21"/>
                <w:szCs w:val="21"/>
              </w:rPr>
              <w:t>short</w:t>
            </w:r>
          </w:p>
        </w:tc>
        <w:tc>
          <w:tcPr>
            <w:tcW w:w="1843" w:type="dxa"/>
            <w:noWrap w:val="0"/>
            <w:vAlign w:val="top"/>
          </w:tcPr>
          <w:p w14:paraId="2F34160E">
            <w:pPr>
              <w:pStyle w:val="28"/>
              <w:rPr>
                <w:sz w:val="21"/>
                <w:szCs w:val="21"/>
              </w:rPr>
            </w:pPr>
            <w:r>
              <w:rPr>
                <w:rFonts w:hint="eastAsia"/>
                <w:sz w:val="21"/>
                <w:szCs w:val="21"/>
              </w:rPr>
              <w:t>同设备同类监控点顺序号</w:t>
            </w:r>
          </w:p>
        </w:tc>
      </w:tr>
      <w:tr w14:paraId="7FC55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28E0A1E4">
            <w:pPr>
              <w:rPr>
                <w:sz w:val="21"/>
                <w:szCs w:val="21"/>
              </w:rPr>
            </w:pPr>
            <w:r>
              <w:rPr>
                <w:sz w:val="21"/>
                <w:szCs w:val="21"/>
              </w:rPr>
              <w:t>TSemaphore</w:t>
            </w:r>
          </w:p>
        </w:tc>
        <w:tc>
          <w:tcPr>
            <w:tcW w:w="1139" w:type="dxa"/>
            <w:vMerge w:val="restart"/>
            <w:noWrap w:val="0"/>
            <w:vAlign w:val="top"/>
          </w:tcPr>
          <w:p w14:paraId="76E18B79">
            <w:pPr>
              <w:rPr>
                <w:sz w:val="21"/>
                <w:szCs w:val="21"/>
              </w:rPr>
            </w:pPr>
            <w:r>
              <w:rPr>
                <w:rFonts w:hint="eastAsia"/>
                <w:sz w:val="21"/>
                <w:szCs w:val="21"/>
              </w:rPr>
              <w:t>信号量</w:t>
            </w:r>
            <w:r>
              <w:rPr>
                <w:sz w:val="21"/>
                <w:szCs w:val="21"/>
              </w:rPr>
              <w:t>的值的结构</w:t>
            </w:r>
          </w:p>
        </w:tc>
        <w:tc>
          <w:tcPr>
            <w:tcW w:w="1554" w:type="dxa"/>
            <w:noWrap w:val="0"/>
            <w:vAlign w:val="top"/>
          </w:tcPr>
          <w:p w14:paraId="3378C722">
            <w:pPr>
              <w:rPr>
                <w:sz w:val="21"/>
                <w:szCs w:val="21"/>
              </w:rPr>
            </w:pPr>
            <w:r>
              <w:rPr>
                <w:rFonts w:eastAsia="Times New Roman"/>
                <w:sz w:val="21"/>
                <w:szCs w:val="21"/>
              </w:rPr>
              <w:t>TSignal</w:t>
            </w:r>
            <w:r>
              <w:rPr>
                <w:rFonts w:eastAsia="Times New Roman"/>
                <w:szCs w:val="21"/>
              </w:rPr>
              <w:t>I</w:t>
            </w:r>
            <w:r>
              <w:rPr>
                <w:rFonts w:eastAsia="Times New Roman"/>
                <w:sz w:val="21"/>
                <w:szCs w:val="21"/>
              </w:rPr>
              <w:t>d</w:t>
            </w:r>
            <w:r>
              <w:rPr>
                <w:szCs w:val="21"/>
              </w:rPr>
              <w:t xml:space="preserve"> </w:t>
            </w:r>
          </w:p>
        </w:tc>
        <w:tc>
          <w:tcPr>
            <w:tcW w:w="2145" w:type="dxa"/>
            <w:noWrap w:val="0"/>
            <w:vAlign w:val="top"/>
          </w:tcPr>
          <w:p w14:paraId="3A0D283C">
            <w:pPr>
              <w:rPr>
                <w:sz w:val="21"/>
                <w:szCs w:val="21"/>
              </w:rPr>
            </w:pPr>
            <w:r>
              <w:rPr>
                <w:sz w:val="21"/>
                <w:szCs w:val="21"/>
              </w:rPr>
              <w:t>Sizeof(</w:t>
            </w:r>
            <w:r>
              <w:rPr>
                <w:rFonts w:eastAsia="Times New Roman"/>
                <w:sz w:val="21"/>
                <w:szCs w:val="21"/>
              </w:rPr>
              <w:t>TSignalMeasurementId</w:t>
            </w:r>
            <w:r>
              <w:rPr>
                <w:sz w:val="21"/>
                <w:szCs w:val="21"/>
              </w:rPr>
              <w:t>)</w:t>
            </w:r>
          </w:p>
        </w:tc>
        <w:tc>
          <w:tcPr>
            <w:tcW w:w="1843" w:type="dxa"/>
            <w:noWrap w:val="0"/>
            <w:vAlign w:val="top"/>
          </w:tcPr>
          <w:p w14:paraId="62CA4C5B">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p>
        </w:tc>
      </w:tr>
      <w:tr w14:paraId="08785F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023B623E">
            <w:pPr>
              <w:rPr>
                <w:sz w:val="21"/>
                <w:szCs w:val="21"/>
              </w:rPr>
            </w:pPr>
          </w:p>
        </w:tc>
        <w:tc>
          <w:tcPr>
            <w:tcW w:w="1139" w:type="dxa"/>
            <w:vMerge w:val="continue"/>
            <w:noWrap w:val="0"/>
            <w:vAlign w:val="top"/>
          </w:tcPr>
          <w:p w14:paraId="555227C6">
            <w:pPr>
              <w:rPr>
                <w:sz w:val="21"/>
                <w:szCs w:val="21"/>
              </w:rPr>
            </w:pPr>
          </w:p>
        </w:tc>
        <w:tc>
          <w:tcPr>
            <w:tcW w:w="1554" w:type="dxa"/>
            <w:noWrap w:val="0"/>
            <w:vAlign w:val="top"/>
          </w:tcPr>
          <w:p w14:paraId="25AA4AC8">
            <w:pPr>
              <w:rPr>
                <w:sz w:val="21"/>
                <w:szCs w:val="21"/>
              </w:rPr>
            </w:pPr>
            <w:r>
              <w:rPr>
                <w:sz w:val="21"/>
                <w:szCs w:val="21"/>
              </w:rPr>
              <w:t>Type</w:t>
            </w:r>
          </w:p>
        </w:tc>
        <w:tc>
          <w:tcPr>
            <w:tcW w:w="2145" w:type="dxa"/>
            <w:noWrap w:val="0"/>
            <w:vAlign w:val="top"/>
          </w:tcPr>
          <w:p w14:paraId="6786FB3F">
            <w:pPr>
              <w:rPr>
                <w:sz w:val="21"/>
                <w:szCs w:val="21"/>
              </w:rPr>
            </w:pPr>
            <w:r>
              <w:rPr>
                <w:sz w:val="21"/>
                <w:szCs w:val="21"/>
              </w:rPr>
              <w:t>EnumType</w:t>
            </w:r>
          </w:p>
        </w:tc>
        <w:tc>
          <w:tcPr>
            <w:tcW w:w="1843" w:type="dxa"/>
            <w:noWrap w:val="0"/>
            <w:vAlign w:val="top"/>
          </w:tcPr>
          <w:p w14:paraId="3EE30F0D">
            <w:pPr>
              <w:rPr>
                <w:sz w:val="21"/>
                <w:szCs w:val="21"/>
              </w:rPr>
            </w:pPr>
            <w:r>
              <w:rPr>
                <w:sz w:val="21"/>
                <w:szCs w:val="21"/>
              </w:rPr>
              <w:t>数据类型</w:t>
            </w:r>
          </w:p>
        </w:tc>
      </w:tr>
      <w:tr w14:paraId="75BC16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8C84101">
            <w:pPr>
              <w:rPr>
                <w:sz w:val="21"/>
                <w:szCs w:val="21"/>
              </w:rPr>
            </w:pPr>
          </w:p>
        </w:tc>
        <w:tc>
          <w:tcPr>
            <w:tcW w:w="1139" w:type="dxa"/>
            <w:vMerge w:val="continue"/>
            <w:noWrap w:val="0"/>
            <w:vAlign w:val="top"/>
          </w:tcPr>
          <w:p w14:paraId="0CFBCB93">
            <w:pPr>
              <w:rPr>
                <w:sz w:val="21"/>
                <w:szCs w:val="21"/>
              </w:rPr>
            </w:pPr>
          </w:p>
        </w:tc>
        <w:tc>
          <w:tcPr>
            <w:tcW w:w="1554" w:type="dxa"/>
            <w:noWrap w:val="0"/>
            <w:vAlign w:val="top"/>
          </w:tcPr>
          <w:p w14:paraId="6332821D">
            <w:pPr>
              <w:rPr>
                <w:sz w:val="21"/>
                <w:szCs w:val="21"/>
              </w:rPr>
            </w:pPr>
            <w:r>
              <w:rPr>
                <w:sz w:val="21"/>
                <w:szCs w:val="21"/>
              </w:rPr>
              <w:t>MeasuredVal</w:t>
            </w:r>
          </w:p>
        </w:tc>
        <w:tc>
          <w:tcPr>
            <w:tcW w:w="2145" w:type="dxa"/>
            <w:noWrap w:val="0"/>
            <w:vAlign w:val="top"/>
          </w:tcPr>
          <w:p w14:paraId="144C38DF">
            <w:pPr>
              <w:rPr>
                <w:sz w:val="21"/>
                <w:szCs w:val="21"/>
              </w:rPr>
            </w:pPr>
            <w:r>
              <w:rPr>
                <w:sz w:val="21"/>
                <w:szCs w:val="21"/>
              </w:rPr>
              <w:t>Float</w:t>
            </w:r>
          </w:p>
        </w:tc>
        <w:tc>
          <w:tcPr>
            <w:tcW w:w="1843" w:type="dxa"/>
            <w:noWrap w:val="0"/>
            <w:vAlign w:val="top"/>
          </w:tcPr>
          <w:p w14:paraId="140DA619">
            <w:pPr>
              <w:rPr>
                <w:sz w:val="21"/>
                <w:szCs w:val="21"/>
              </w:rPr>
            </w:pPr>
            <w:r>
              <w:rPr>
                <w:rFonts w:hint="eastAsia"/>
                <w:sz w:val="21"/>
                <w:szCs w:val="21"/>
              </w:rPr>
              <w:t>实测值。</w:t>
            </w:r>
            <w:r>
              <w:rPr>
                <w:sz w:val="21"/>
                <w:szCs w:val="21"/>
              </w:rPr>
              <w:t>该</w:t>
            </w:r>
            <w:r>
              <w:rPr>
                <w:rFonts w:hint="eastAsia"/>
                <w:sz w:val="21"/>
                <w:szCs w:val="21"/>
              </w:rPr>
              <w:t>字段</w:t>
            </w:r>
            <w:r>
              <w:rPr>
                <w:sz w:val="21"/>
                <w:szCs w:val="21"/>
              </w:rPr>
              <w:t>对所有类型的信号</w:t>
            </w:r>
            <w:r>
              <w:rPr>
                <w:rFonts w:hint="eastAsia"/>
                <w:sz w:val="21"/>
                <w:szCs w:val="21"/>
              </w:rPr>
              <w:t>数据</w:t>
            </w:r>
            <w:r>
              <w:rPr>
                <w:sz w:val="21"/>
                <w:szCs w:val="21"/>
              </w:rPr>
              <w:t>均有效</w:t>
            </w:r>
            <w:r>
              <w:rPr>
                <w:rFonts w:hint="eastAsia"/>
                <w:sz w:val="21"/>
                <w:szCs w:val="21"/>
              </w:rPr>
              <w:t>；当出现</w:t>
            </w:r>
            <w:r>
              <w:rPr>
                <w:sz w:val="21"/>
                <w:szCs w:val="21"/>
              </w:rPr>
              <w:t>在SC-&gt;FSU</w:t>
            </w:r>
            <w:r>
              <w:rPr>
                <w:rFonts w:hint="eastAsia"/>
                <w:sz w:val="21"/>
                <w:szCs w:val="21"/>
              </w:rPr>
              <w:t>操作</w:t>
            </w:r>
            <w:r>
              <w:rPr>
                <w:sz w:val="21"/>
                <w:szCs w:val="21"/>
              </w:rPr>
              <w:t>中时，该字段置为“NULL”</w:t>
            </w:r>
          </w:p>
        </w:tc>
      </w:tr>
      <w:tr w14:paraId="2B96E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BC28E43">
            <w:pPr>
              <w:rPr>
                <w:sz w:val="21"/>
                <w:szCs w:val="21"/>
              </w:rPr>
            </w:pPr>
          </w:p>
        </w:tc>
        <w:tc>
          <w:tcPr>
            <w:tcW w:w="1139" w:type="dxa"/>
            <w:vMerge w:val="continue"/>
            <w:noWrap w:val="0"/>
            <w:vAlign w:val="top"/>
          </w:tcPr>
          <w:p w14:paraId="669D1544">
            <w:pPr>
              <w:rPr>
                <w:sz w:val="21"/>
                <w:szCs w:val="21"/>
              </w:rPr>
            </w:pPr>
          </w:p>
        </w:tc>
        <w:tc>
          <w:tcPr>
            <w:tcW w:w="1554" w:type="dxa"/>
            <w:noWrap w:val="0"/>
            <w:vAlign w:val="top"/>
          </w:tcPr>
          <w:p w14:paraId="7BC474EB">
            <w:pPr>
              <w:rPr>
                <w:sz w:val="21"/>
                <w:szCs w:val="21"/>
              </w:rPr>
            </w:pPr>
            <w:r>
              <w:rPr>
                <w:sz w:val="21"/>
                <w:szCs w:val="21"/>
              </w:rPr>
              <w:t>SetupVal</w:t>
            </w:r>
          </w:p>
        </w:tc>
        <w:tc>
          <w:tcPr>
            <w:tcW w:w="2145" w:type="dxa"/>
            <w:noWrap w:val="0"/>
            <w:vAlign w:val="top"/>
          </w:tcPr>
          <w:p w14:paraId="5648EDF9">
            <w:pPr>
              <w:rPr>
                <w:sz w:val="21"/>
                <w:szCs w:val="21"/>
              </w:rPr>
            </w:pPr>
            <w:r>
              <w:rPr>
                <w:sz w:val="21"/>
                <w:szCs w:val="21"/>
              </w:rPr>
              <w:t>Float</w:t>
            </w:r>
          </w:p>
        </w:tc>
        <w:tc>
          <w:tcPr>
            <w:tcW w:w="1843" w:type="dxa"/>
            <w:noWrap w:val="0"/>
            <w:vAlign w:val="top"/>
          </w:tcPr>
          <w:p w14:paraId="66C0C0BB">
            <w:pPr>
              <w:rPr>
                <w:sz w:val="21"/>
                <w:szCs w:val="21"/>
              </w:rPr>
            </w:pPr>
            <w:r>
              <w:rPr>
                <w:rFonts w:hint="eastAsia"/>
                <w:sz w:val="21"/>
                <w:szCs w:val="21"/>
              </w:rPr>
              <w:t>设置值。</w:t>
            </w:r>
            <w:r>
              <w:rPr>
                <w:sz w:val="21"/>
                <w:szCs w:val="21"/>
              </w:rPr>
              <w:t>该字段只</w:t>
            </w:r>
            <w:r>
              <w:rPr>
                <w:rFonts w:hint="eastAsia"/>
                <w:sz w:val="21"/>
                <w:szCs w:val="21"/>
              </w:rPr>
              <w:t>适用于遥调</w:t>
            </w:r>
            <w:r>
              <w:rPr>
                <w:sz w:val="21"/>
                <w:szCs w:val="21"/>
              </w:rPr>
              <w:t>和遥控信号</w:t>
            </w:r>
            <w:r>
              <w:rPr>
                <w:rFonts w:hint="eastAsia"/>
                <w:sz w:val="21"/>
                <w:szCs w:val="21"/>
              </w:rPr>
              <w:t>，</w:t>
            </w:r>
            <w:r>
              <w:rPr>
                <w:sz w:val="21"/>
                <w:szCs w:val="21"/>
              </w:rPr>
              <w:t>并且只在SC-&gt;FSU</w:t>
            </w:r>
            <w:r>
              <w:rPr>
                <w:rFonts w:hint="eastAsia"/>
                <w:sz w:val="21"/>
                <w:szCs w:val="21"/>
              </w:rPr>
              <w:t>操作</w:t>
            </w:r>
            <w:r>
              <w:rPr>
                <w:sz w:val="21"/>
                <w:szCs w:val="21"/>
              </w:rPr>
              <w:t>中</w:t>
            </w:r>
            <w:r>
              <w:rPr>
                <w:rFonts w:hint="eastAsia"/>
                <w:sz w:val="21"/>
                <w:szCs w:val="21"/>
              </w:rPr>
              <w:t>有效</w:t>
            </w:r>
            <w:r>
              <w:rPr>
                <w:sz w:val="21"/>
                <w:szCs w:val="21"/>
              </w:rPr>
              <w:t>，其余情况下置为“NULL”</w:t>
            </w:r>
          </w:p>
        </w:tc>
      </w:tr>
      <w:tr w14:paraId="13B88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04B281F4">
            <w:pPr>
              <w:rPr>
                <w:sz w:val="21"/>
                <w:szCs w:val="21"/>
              </w:rPr>
            </w:pPr>
          </w:p>
        </w:tc>
        <w:tc>
          <w:tcPr>
            <w:tcW w:w="1139" w:type="dxa"/>
            <w:vMerge w:val="continue"/>
            <w:noWrap w:val="0"/>
            <w:vAlign w:val="top"/>
          </w:tcPr>
          <w:p w14:paraId="239D7B3A">
            <w:pPr>
              <w:rPr>
                <w:sz w:val="21"/>
                <w:szCs w:val="21"/>
              </w:rPr>
            </w:pPr>
          </w:p>
        </w:tc>
        <w:tc>
          <w:tcPr>
            <w:tcW w:w="1554" w:type="dxa"/>
            <w:noWrap w:val="0"/>
            <w:vAlign w:val="top"/>
          </w:tcPr>
          <w:p w14:paraId="64D0F09C">
            <w:pPr>
              <w:rPr>
                <w:sz w:val="21"/>
                <w:szCs w:val="21"/>
              </w:rPr>
            </w:pPr>
            <w:r>
              <w:rPr>
                <w:sz w:val="21"/>
                <w:szCs w:val="21"/>
              </w:rPr>
              <w:t>Status</w:t>
            </w:r>
          </w:p>
        </w:tc>
        <w:tc>
          <w:tcPr>
            <w:tcW w:w="2145" w:type="dxa"/>
            <w:noWrap w:val="0"/>
            <w:vAlign w:val="top"/>
          </w:tcPr>
          <w:p w14:paraId="3A6F0F1F">
            <w:pPr>
              <w:rPr>
                <w:sz w:val="21"/>
                <w:szCs w:val="21"/>
              </w:rPr>
            </w:pPr>
            <w:r>
              <w:rPr>
                <w:sz w:val="21"/>
                <w:szCs w:val="21"/>
              </w:rPr>
              <w:t>EnumState</w:t>
            </w:r>
          </w:p>
        </w:tc>
        <w:tc>
          <w:tcPr>
            <w:tcW w:w="1843" w:type="dxa"/>
            <w:noWrap w:val="0"/>
            <w:vAlign w:val="top"/>
          </w:tcPr>
          <w:p w14:paraId="082EBC18">
            <w:pPr>
              <w:rPr>
                <w:sz w:val="21"/>
                <w:szCs w:val="21"/>
              </w:rPr>
            </w:pPr>
            <w:r>
              <w:rPr>
                <w:sz w:val="21"/>
                <w:szCs w:val="21"/>
              </w:rPr>
              <w:t>状态</w:t>
            </w:r>
          </w:p>
        </w:tc>
      </w:tr>
      <w:tr w14:paraId="1312AC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C255690">
            <w:pPr>
              <w:rPr>
                <w:sz w:val="21"/>
                <w:szCs w:val="21"/>
              </w:rPr>
            </w:pPr>
          </w:p>
        </w:tc>
        <w:tc>
          <w:tcPr>
            <w:tcW w:w="1139" w:type="dxa"/>
            <w:vMerge w:val="continue"/>
            <w:noWrap w:val="0"/>
            <w:vAlign w:val="top"/>
          </w:tcPr>
          <w:p w14:paraId="2D7A84C1">
            <w:pPr>
              <w:rPr>
                <w:sz w:val="21"/>
                <w:szCs w:val="21"/>
              </w:rPr>
            </w:pPr>
          </w:p>
        </w:tc>
        <w:tc>
          <w:tcPr>
            <w:tcW w:w="1554" w:type="dxa"/>
            <w:noWrap w:val="0"/>
            <w:vAlign w:val="top"/>
          </w:tcPr>
          <w:p w14:paraId="57CD5B83">
            <w:pPr>
              <w:rPr>
                <w:sz w:val="21"/>
                <w:szCs w:val="21"/>
              </w:rPr>
            </w:pPr>
            <w:r>
              <w:rPr>
                <w:sz w:val="21"/>
                <w:szCs w:val="21"/>
              </w:rPr>
              <w:t>Time</w:t>
            </w:r>
          </w:p>
        </w:tc>
        <w:tc>
          <w:tcPr>
            <w:tcW w:w="2145" w:type="dxa"/>
            <w:noWrap w:val="0"/>
            <w:vAlign w:val="top"/>
          </w:tcPr>
          <w:p w14:paraId="36551F00">
            <w:pPr>
              <w:rPr>
                <w:sz w:val="21"/>
                <w:szCs w:val="21"/>
              </w:rPr>
            </w:pPr>
            <w:r>
              <w:rPr>
                <w:sz w:val="21"/>
                <w:szCs w:val="21"/>
              </w:rPr>
              <w:t>Char</w:t>
            </w:r>
            <w:r>
              <w:rPr>
                <w:rFonts w:hint="eastAsia"/>
                <w:sz w:val="21"/>
                <w:szCs w:val="21"/>
              </w:rPr>
              <w:t>[TIME</w:t>
            </w:r>
            <w:r>
              <w:rPr>
                <w:sz w:val="21"/>
                <w:szCs w:val="21"/>
              </w:rPr>
              <w:t>_LEN]</w:t>
            </w:r>
          </w:p>
        </w:tc>
        <w:tc>
          <w:tcPr>
            <w:tcW w:w="1843" w:type="dxa"/>
            <w:noWrap w:val="0"/>
            <w:vAlign w:val="top"/>
          </w:tcPr>
          <w:p w14:paraId="6985990A">
            <w:pPr>
              <w:rPr>
                <w:sz w:val="21"/>
                <w:szCs w:val="21"/>
              </w:rPr>
            </w:pPr>
            <w:r>
              <w:rPr>
                <w:rFonts w:hint="eastAsia"/>
                <w:sz w:val="21"/>
                <w:szCs w:val="21"/>
              </w:rPr>
              <w:t>时间，格式YYYY-MM-DD&lt;SPACE键&gt;hh:mm:ss（采用24小时的时间制式）</w:t>
            </w:r>
          </w:p>
        </w:tc>
      </w:tr>
      <w:tr w14:paraId="64596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014AE5CC">
            <w:pPr>
              <w:rPr>
                <w:sz w:val="21"/>
                <w:szCs w:val="21"/>
              </w:rPr>
            </w:pPr>
            <w:r>
              <w:rPr>
                <w:sz w:val="21"/>
                <w:szCs w:val="21"/>
              </w:rPr>
              <w:t>TThreshold</w:t>
            </w:r>
          </w:p>
        </w:tc>
        <w:tc>
          <w:tcPr>
            <w:tcW w:w="1139" w:type="dxa"/>
            <w:vMerge w:val="restart"/>
            <w:noWrap w:val="0"/>
            <w:vAlign w:val="top"/>
          </w:tcPr>
          <w:p w14:paraId="428830CC">
            <w:pPr>
              <w:rPr>
                <w:sz w:val="21"/>
                <w:szCs w:val="21"/>
              </w:rPr>
            </w:pPr>
            <w:r>
              <w:rPr>
                <w:rFonts w:hint="eastAsia"/>
                <w:sz w:val="21"/>
                <w:szCs w:val="21"/>
              </w:rPr>
              <w:t>信号量</w:t>
            </w:r>
            <w:r>
              <w:rPr>
                <w:sz w:val="21"/>
                <w:szCs w:val="21"/>
              </w:rPr>
              <w:t>的</w:t>
            </w:r>
            <w:r>
              <w:rPr>
                <w:rFonts w:hint="eastAsia"/>
                <w:sz w:val="21"/>
                <w:szCs w:val="21"/>
              </w:rPr>
              <w:t>门限</w:t>
            </w:r>
            <w:r>
              <w:rPr>
                <w:sz w:val="21"/>
                <w:szCs w:val="21"/>
              </w:rPr>
              <w:t>值的结构</w:t>
            </w:r>
          </w:p>
        </w:tc>
        <w:tc>
          <w:tcPr>
            <w:tcW w:w="1554" w:type="dxa"/>
            <w:noWrap w:val="0"/>
            <w:vAlign w:val="top"/>
          </w:tcPr>
          <w:p w14:paraId="5824D016">
            <w:pPr>
              <w:rPr>
                <w:sz w:val="21"/>
                <w:szCs w:val="21"/>
              </w:rPr>
            </w:pPr>
            <w:r>
              <w:rPr>
                <w:rFonts w:eastAsia="Times New Roman"/>
                <w:sz w:val="21"/>
                <w:szCs w:val="21"/>
              </w:rPr>
              <w:t>TSignal</w:t>
            </w:r>
            <w:r>
              <w:rPr>
                <w:rFonts w:eastAsia="Times New Roman"/>
                <w:szCs w:val="21"/>
              </w:rPr>
              <w:t>I</w:t>
            </w:r>
            <w:r>
              <w:rPr>
                <w:rFonts w:eastAsia="Times New Roman"/>
                <w:sz w:val="21"/>
                <w:szCs w:val="21"/>
              </w:rPr>
              <w:t>d</w:t>
            </w:r>
            <w:r>
              <w:rPr>
                <w:szCs w:val="21"/>
              </w:rPr>
              <w:t xml:space="preserve"> </w:t>
            </w:r>
          </w:p>
        </w:tc>
        <w:tc>
          <w:tcPr>
            <w:tcW w:w="2145" w:type="dxa"/>
            <w:noWrap w:val="0"/>
            <w:vAlign w:val="top"/>
          </w:tcPr>
          <w:p w14:paraId="175941B8">
            <w:pPr>
              <w:rPr>
                <w:sz w:val="21"/>
                <w:szCs w:val="21"/>
              </w:rPr>
            </w:pPr>
            <w:r>
              <w:rPr>
                <w:sz w:val="21"/>
                <w:szCs w:val="21"/>
              </w:rPr>
              <w:t>Sizeof(</w:t>
            </w:r>
            <w:r>
              <w:rPr>
                <w:rFonts w:eastAsia="Times New Roman"/>
                <w:sz w:val="21"/>
                <w:szCs w:val="21"/>
              </w:rPr>
              <w:t>TSignalMeasurementId</w:t>
            </w:r>
            <w:r>
              <w:rPr>
                <w:sz w:val="21"/>
                <w:szCs w:val="21"/>
              </w:rPr>
              <w:t>)</w:t>
            </w:r>
          </w:p>
        </w:tc>
        <w:tc>
          <w:tcPr>
            <w:tcW w:w="1843" w:type="dxa"/>
            <w:noWrap w:val="0"/>
            <w:vAlign w:val="top"/>
          </w:tcPr>
          <w:p w14:paraId="79ABB674">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p>
        </w:tc>
      </w:tr>
      <w:tr w14:paraId="16A2EA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1053A81">
            <w:pPr>
              <w:rPr>
                <w:sz w:val="21"/>
                <w:szCs w:val="21"/>
              </w:rPr>
            </w:pPr>
          </w:p>
        </w:tc>
        <w:tc>
          <w:tcPr>
            <w:tcW w:w="1139" w:type="dxa"/>
            <w:vMerge w:val="continue"/>
            <w:noWrap w:val="0"/>
            <w:vAlign w:val="top"/>
          </w:tcPr>
          <w:p w14:paraId="029B9AFF">
            <w:pPr>
              <w:rPr>
                <w:sz w:val="21"/>
                <w:szCs w:val="21"/>
              </w:rPr>
            </w:pPr>
          </w:p>
        </w:tc>
        <w:tc>
          <w:tcPr>
            <w:tcW w:w="1554" w:type="dxa"/>
            <w:noWrap w:val="0"/>
            <w:vAlign w:val="top"/>
          </w:tcPr>
          <w:p w14:paraId="6D90DEFF">
            <w:pPr>
              <w:rPr>
                <w:sz w:val="21"/>
                <w:szCs w:val="21"/>
              </w:rPr>
            </w:pPr>
            <w:r>
              <w:rPr>
                <w:sz w:val="21"/>
                <w:szCs w:val="21"/>
              </w:rPr>
              <w:t>Type</w:t>
            </w:r>
          </w:p>
        </w:tc>
        <w:tc>
          <w:tcPr>
            <w:tcW w:w="2145" w:type="dxa"/>
            <w:noWrap w:val="0"/>
            <w:vAlign w:val="top"/>
          </w:tcPr>
          <w:p w14:paraId="7EFE83AD">
            <w:pPr>
              <w:rPr>
                <w:sz w:val="21"/>
                <w:szCs w:val="21"/>
              </w:rPr>
            </w:pPr>
            <w:r>
              <w:rPr>
                <w:sz w:val="21"/>
                <w:szCs w:val="21"/>
              </w:rPr>
              <w:t>EnumType</w:t>
            </w:r>
          </w:p>
        </w:tc>
        <w:tc>
          <w:tcPr>
            <w:tcW w:w="1843" w:type="dxa"/>
            <w:noWrap w:val="0"/>
            <w:vAlign w:val="top"/>
          </w:tcPr>
          <w:p w14:paraId="3B3BD931">
            <w:pPr>
              <w:rPr>
                <w:sz w:val="21"/>
                <w:szCs w:val="21"/>
              </w:rPr>
            </w:pPr>
            <w:r>
              <w:rPr>
                <w:sz w:val="21"/>
                <w:szCs w:val="21"/>
              </w:rPr>
              <w:t>数据类型</w:t>
            </w:r>
          </w:p>
        </w:tc>
      </w:tr>
      <w:tr w14:paraId="0B93A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F0356C2">
            <w:pPr>
              <w:rPr>
                <w:sz w:val="21"/>
                <w:szCs w:val="21"/>
              </w:rPr>
            </w:pPr>
          </w:p>
        </w:tc>
        <w:tc>
          <w:tcPr>
            <w:tcW w:w="1139" w:type="dxa"/>
            <w:vMerge w:val="continue"/>
            <w:noWrap w:val="0"/>
            <w:vAlign w:val="top"/>
          </w:tcPr>
          <w:p w14:paraId="37209B73">
            <w:pPr>
              <w:rPr>
                <w:sz w:val="21"/>
                <w:szCs w:val="21"/>
              </w:rPr>
            </w:pPr>
          </w:p>
        </w:tc>
        <w:tc>
          <w:tcPr>
            <w:tcW w:w="1554" w:type="dxa"/>
            <w:noWrap w:val="0"/>
            <w:vAlign w:val="top"/>
          </w:tcPr>
          <w:p w14:paraId="05899C1C">
            <w:pPr>
              <w:rPr>
                <w:sz w:val="21"/>
                <w:szCs w:val="21"/>
              </w:rPr>
            </w:pPr>
            <w:r>
              <w:rPr>
                <w:sz w:val="21"/>
                <w:szCs w:val="21"/>
              </w:rPr>
              <w:t>Threshold</w:t>
            </w:r>
          </w:p>
        </w:tc>
        <w:tc>
          <w:tcPr>
            <w:tcW w:w="2145" w:type="dxa"/>
            <w:noWrap w:val="0"/>
            <w:vAlign w:val="top"/>
          </w:tcPr>
          <w:p w14:paraId="2949F984">
            <w:pPr>
              <w:rPr>
                <w:sz w:val="21"/>
                <w:szCs w:val="21"/>
              </w:rPr>
            </w:pPr>
            <w:r>
              <w:rPr>
                <w:sz w:val="21"/>
                <w:szCs w:val="21"/>
              </w:rPr>
              <w:t>Float</w:t>
            </w:r>
          </w:p>
        </w:tc>
        <w:tc>
          <w:tcPr>
            <w:tcW w:w="1843" w:type="dxa"/>
            <w:noWrap w:val="0"/>
            <w:vAlign w:val="top"/>
          </w:tcPr>
          <w:p w14:paraId="12303C5A">
            <w:pPr>
              <w:rPr>
                <w:sz w:val="21"/>
                <w:szCs w:val="21"/>
              </w:rPr>
            </w:pPr>
            <w:r>
              <w:rPr>
                <w:rFonts w:hint="eastAsia"/>
                <w:sz w:val="21"/>
                <w:szCs w:val="21"/>
              </w:rPr>
              <w:t>告警门限值</w:t>
            </w:r>
          </w:p>
        </w:tc>
      </w:tr>
      <w:tr w14:paraId="71F9F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F855432">
            <w:pPr>
              <w:rPr>
                <w:sz w:val="21"/>
                <w:szCs w:val="21"/>
              </w:rPr>
            </w:pPr>
          </w:p>
        </w:tc>
        <w:tc>
          <w:tcPr>
            <w:tcW w:w="1139" w:type="dxa"/>
            <w:vMerge w:val="continue"/>
            <w:noWrap w:val="0"/>
            <w:vAlign w:val="top"/>
          </w:tcPr>
          <w:p w14:paraId="0AF61E39">
            <w:pPr>
              <w:rPr>
                <w:sz w:val="21"/>
                <w:szCs w:val="21"/>
              </w:rPr>
            </w:pPr>
          </w:p>
        </w:tc>
        <w:tc>
          <w:tcPr>
            <w:tcW w:w="1554" w:type="dxa"/>
            <w:noWrap w:val="0"/>
            <w:vAlign w:val="top"/>
          </w:tcPr>
          <w:p w14:paraId="138AAA66">
            <w:pPr>
              <w:rPr>
                <w:sz w:val="21"/>
                <w:szCs w:val="21"/>
              </w:rPr>
            </w:pPr>
            <w:r>
              <w:rPr>
                <w:sz w:val="21"/>
                <w:szCs w:val="21"/>
              </w:rPr>
              <w:t>AlarmLevel</w:t>
            </w:r>
          </w:p>
        </w:tc>
        <w:tc>
          <w:tcPr>
            <w:tcW w:w="2145" w:type="dxa"/>
            <w:noWrap w:val="0"/>
            <w:vAlign w:val="top"/>
          </w:tcPr>
          <w:p w14:paraId="6785AB78">
            <w:pPr>
              <w:rPr>
                <w:sz w:val="21"/>
                <w:szCs w:val="21"/>
              </w:rPr>
            </w:pPr>
            <w:r>
              <w:rPr>
                <w:rFonts w:hint="eastAsia"/>
                <w:sz w:val="21"/>
                <w:szCs w:val="21"/>
              </w:rPr>
              <w:t>EnumLevel</w:t>
            </w:r>
          </w:p>
        </w:tc>
        <w:tc>
          <w:tcPr>
            <w:tcW w:w="1843" w:type="dxa"/>
            <w:noWrap w:val="0"/>
            <w:vAlign w:val="top"/>
          </w:tcPr>
          <w:p w14:paraId="64371929">
            <w:pPr>
              <w:rPr>
                <w:sz w:val="21"/>
                <w:szCs w:val="21"/>
              </w:rPr>
            </w:pPr>
            <w:r>
              <w:rPr>
                <w:rFonts w:hint="eastAsia"/>
                <w:sz w:val="21"/>
                <w:szCs w:val="21"/>
              </w:rPr>
              <w:t>告警</w:t>
            </w:r>
            <w:r>
              <w:rPr>
                <w:sz w:val="21"/>
                <w:szCs w:val="21"/>
              </w:rPr>
              <w:t>等级</w:t>
            </w:r>
          </w:p>
        </w:tc>
      </w:tr>
      <w:tr w14:paraId="2E47FC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2145E52E">
            <w:pPr>
              <w:rPr>
                <w:sz w:val="21"/>
                <w:szCs w:val="21"/>
              </w:rPr>
            </w:pPr>
          </w:p>
        </w:tc>
        <w:tc>
          <w:tcPr>
            <w:tcW w:w="1139" w:type="dxa"/>
            <w:vMerge w:val="continue"/>
            <w:noWrap w:val="0"/>
            <w:vAlign w:val="top"/>
          </w:tcPr>
          <w:p w14:paraId="63C43C91">
            <w:pPr>
              <w:rPr>
                <w:sz w:val="21"/>
                <w:szCs w:val="21"/>
              </w:rPr>
            </w:pPr>
          </w:p>
        </w:tc>
        <w:tc>
          <w:tcPr>
            <w:tcW w:w="1554" w:type="dxa"/>
            <w:noWrap w:val="0"/>
            <w:vAlign w:val="top"/>
          </w:tcPr>
          <w:p w14:paraId="77BAE2E2">
            <w:pPr>
              <w:rPr>
                <w:sz w:val="21"/>
                <w:szCs w:val="21"/>
              </w:rPr>
            </w:pPr>
            <w:r>
              <w:rPr>
                <w:rFonts w:eastAsia="Times New Roman"/>
                <w:sz w:val="21"/>
                <w:szCs w:val="21"/>
              </w:rPr>
              <w:t>NMAlarmID</w:t>
            </w:r>
          </w:p>
        </w:tc>
        <w:tc>
          <w:tcPr>
            <w:tcW w:w="2145" w:type="dxa"/>
            <w:noWrap w:val="0"/>
            <w:vAlign w:val="top"/>
          </w:tcPr>
          <w:p w14:paraId="6D8292AA">
            <w:pPr>
              <w:rPr>
                <w:sz w:val="21"/>
                <w:szCs w:val="21"/>
              </w:rPr>
            </w:pPr>
            <w:r>
              <w:rPr>
                <w:rFonts w:eastAsia="Times New Roman"/>
                <w:sz w:val="21"/>
                <w:szCs w:val="21"/>
              </w:rPr>
              <w:t>Char[NMALARMID_LEN]</w:t>
            </w:r>
          </w:p>
        </w:tc>
        <w:tc>
          <w:tcPr>
            <w:tcW w:w="1843" w:type="dxa"/>
            <w:noWrap w:val="0"/>
            <w:vAlign w:val="top"/>
          </w:tcPr>
          <w:p w14:paraId="4CEC4238">
            <w:pPr>
              <w:rPr>
                <w:sz w:val="21"/>
                <w:szCs w:val="21"/>
              </w:rPr>
            </w:pPr>
            <w:r>
              <w:rPr>
                <w:rFonts w:ascii="宋体" w:hAnsi="宋体" w:cs="宋体"/>
                <w:sz w:val="21"/>
                <w:szCs w:val="21"/>
              </w:rPr>
              <w:t>网管告警编号（告警标准化编号）</w:t>
            </w:r>
            <w:r>
              <w:rPr>
                <w:rFonts w:hint="eastAsia" w:ascii="宋体" w:hAnsi="宋体" w:cs="宋体"/>
                <w:sz w:val="21"/>
                <w:szCs w:val="21"/>
              </w:rPr>
              <w:t>，即</w:t>
            </w:r>
            <w:r>
              <w:rPr>
                <w:rFonts w:ascii="宋体" w:hAnsi="宋体" w:cs="宋体"/>
                <w:sz w:val="21"/>
                <w:szCs w:val="21"/>
              </w:rPr>
              <w:t>《</w:t>
            </w:r>
            <w:r>
              <w:rPr>
                <w:rFonts w:hint="eastAsia" w:ascii="宋体" w:hAnsi="宋体" w:cs="宋体"/>
                <w:sz w:val="21"/>
                <w:szCs w:val="21"/>
              </w:rPr>
              <w:t>中国移动动环命名及编码指导意见</w:t>
            </w:r>
            <w:r>
              <w:rPr>
                <w:rFonts w:ascii="宋体" w:hAnsi="宋体" w:cs="宋体"/>
                <w:sz w:val="21"/>
                <w:szCs w:val="21"/>
              </w:rPr>
              <w:t>》</w:t>
            </w:r>
            <w:r>
              <w:rPr>
                <w:rFonts w:hint="eastAsia" w:ascii="宋体" w:hAnsi="宋体" w:cs="宋体"/>
                <w:sz w:val="21"/>
                <w:szCs w:val="21"/>
              </w:rPr>
              <w:t>第</w:t>
            </w:r>
            <w:r>
              <w:rPr>
                <w:rFonts w:ascii="宋体" w:hAnsi="宋体" w:cs="宋体"/>
                <w:sz w:val="21"/>
                <w:szCs w:val="21"/>
              </w:rPr>
              <w:t>五章定义的</w:t>
            </w:r>
            <w:r>
              <w:rPr>
                <w:rFonts w:hint="eastAsia" w:ascii="宋体" w:hAnsi="宋体" w:cs="宋体"/>
                <w:sz w:val="21"/>
                <w:szCs w:val="21"/>
              </w:rPr>
              <w:t>14位数字</w:t>
            </w:r>
            <w:r>
              <w:rPr>
                <w:rFonts w:ascii="宋体" w:hAnsi="宋体" w:cs="宋体"/>
                <w:sz w:val="21"/>
                <w:szCs w:val="21"/>
              </w:rPr>
              <w:t>的告警ID</w:t>
            </w:r>
          </w:p>
        </w:tc>
      </w:tr>
      <w:tr w14:paraId="2B525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26A461FF">
            <w:pPr>
              <w:rPr>
                <w:sz w:val="21"/>
                <w:szCs w:val="21"/>
              </w:rPr>
            </w:pPr>
            <w:bookmarkStart w:id="80" w:name="_Hlk478568862"/>
            <w:r>
              <w:rPr>
                <w:sz w:val="21"/>
                <w:szCs w:val="21"/>
              </w:rPr>
              <w:t>T</w:t>
            </w:r>
            <w:r>
              <w:rPr>
                <w:rFonts w:hint="eastAsia"/>
                <w:sz w:val="21"/>
                <w:szCs w:val="21"/>
              </w:rPr>
              <w:t>Storage</w:t>
            </w:r>
            <w:r>
              <w:rPr>
                <w:sz w:val="21"/>
                <w:szCs w:val="21"/>
              </w:rPr>
              <w:t>Rule</w:t>
            </w:r>
          </w:p>
        </w:tc>
        <w:tc>
          <w:tcPr>
            <w:tcW w:w="1139" w:type="dxa"/>
            <w:vMerge w:val="restart"/>
            <w:noWrap w:val="0"/>
            <w:vAlign w:val="top"/>
          </w:tcPr>
          <w:p w14:paraId="28A61DF6">
            <w:pPr>
              <w:rPr>
                <w:sz w:val="21"/>
                <w:szCs w:val="21"/>
              </w:rPr>
            </w:pPr>
            <w:r>
              <w:rPr>
                <w:rFonts w:hint="eastAsia"/>
                <w:sz w:val="21"/>
                <w:szCs w:val="21"/>
              </w:rPr>
              <w:t>信号</w:t>
            </w:r>
            <w:r>
              <w:rPr>
                <w:sz w:val="21"/>
                <w:szCs w:val="21"/>
              </w:rPr>
              <w:t>数据存储规则</w:t>
            </w:r>
            <w:r>
              <w:rPr>
                <w:rFonts w:hint="eastAsia"/>
                <w:sz w:val="21"/>
                <w:szCs w:val="21"/>
              </w:rPr>
              <w:t>的</w:t>
            </w:r>
            <w:r>
              <w:rPr>
                <w:sz w:val="21"/>
                <w:szCs w:val="21"/>
              </w:rPr>
              <w:t>结构</w:t>
            </w:r>
          </w:p>
        </w:tc>
        <w:tc>
          <w:tcPr>
            <w:tcW w:w="1554" w:type="dxa"/>
            <w:noWrap w:val="0"/>
            <w:vAlign w:val="top"/>
          </w:tcPr>
          <w:p w14:paraId="4417C5CC">
            <w:pPr>
              <w:rPr>
                <w:sz w:val="21"/>
                <w:szCs w:val="21"/>
              </w:rPr>
            </w:pPr>
            <w:r>
              <w:rPr>
                <w:rFonts w:eastAsia="Times New Roman"/>
                <w:sz w:val="21"/>
                <w:szCs w:val="21"/>
              </w:rPr>
              <w:t>TSignalId</w:t>
            </w:r>
            <w:r>
              <w:rPr>
                <w:sz w:val="21"/>
                <w:szCs w:val="21"/>
              </w:rPr>
              <w:t xml:space="preserve"> </w:t>
            </w:r>
          </w:p>
        </w:tc>
        <w:tc>
          <w:tcPr>
            <w:tcW w:w="2145" w:type="dxa"/>
            <w:noWrap w:val="0"/>
            <w:vAlign w:val="top"/>
          </w:tcPr>
          <w:p w14:paraId="4A328139">
            <w:pPr>
              <w:rPr>
                <w:sz w:val="21"/>
                <w:szCs w:val="21"/>
              </w:rPr>
            </w:pPr>
            <w:r>
              <w:rPr>
                <w:sz w:val="21"/>
                <w:szCs w:val="21"/>
              </w:rPr>
              <w:t>Sizeof(</w:t>
            </w:r>
            <w:r>
              <w:rPr>
                <w:rFonts w:eastAsia="Times New Roman"/>
                <w:sz w:val="21"/>
                <w:szCs w:val="21"/>
              </w:rPr>
              <w:t>TSignalMeasurementId</w:t>
            </w:r>
            <w:r>
              <w:rPr>
                <w:sz w:val="21"/>
                <w:szCs w:val="21"/>
              </w:rPr>
              <w:t>)</w:t>
            </w:r>
          </w:p>
        </w:tc>
        <w:tc>
          <w:tcPr>
            <w:tcW w:w="1843" w:type="dxa"/>
            <w:noWrap w:val="0"/>
            <w:vAlign w:val="top"/>
          </w:tcPr>
          <w:p w14:paraId="0D6DDE03">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p>
        </w:tc>
      </w:tr>
      <w:bookmarkEnd w:id="80"/>
      <w:tr w14:paraId="71EE50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94B6353">
            <w:pPr>
              <w:rPr>
                <w:sz w:val="21"/>
                <w:szCs w:val="21"/>
              </w:rPr>
            </w:pPr>
          </w:p>
        </w:tc>
        <w:tc>
          <w:tcPr>
            <w:tcW w:w="1139" w:type="dxa"/>
            <w:vMerge w:val="continue"/>
            <w:noWrap w:val="0"/>
            <w:vAlign w:val="top"/>
          </w:tcPr>
          <w:p w14:paraId="1BE650BB">
            <w:pPr>
              <w:rPr>
                <w:sz w:val="21"/>
                <w:szCs w:val="21"/>
              </w:rPr>
            </w:pPr>
          </w:p>
        </w:tc>
        <w:tc>
          <w:tcPr>
            <w:tcW w:w="1554" w:type="dxa"/>
            <w:noWrap w:val="0"/>
            <w:vAlign w:val="top"/>
          </w:tcPr>
          <w:p w14:paraId="45EBF64B">
            <w:pPr>
              <w:rPr>
                <w:sz w:val="21"/>
                <w:szCs w:val="21"/>
              </w:rPr>
            </w:pPr>
            <w:r>
              <w:rPr>
                <w:sz w:val="21"/>
                <w:szCs w:val="21"/>
              </w:rPr>
              <w:t>Type</w:t>
            </w:r>
          </w:p>
        </w:tc>
        <w:tc>
          <w:tcPr>
            <w:tcW w:w="2145" w:type="dxa"/>
            <w:noWrap w:val="0"/>
            <w:vAlign w:val="top"/>
          </w:tcPr>
          <w:p w14:paraId="0C883E87">
            <w:pPr>
              <w:rPr>
                <w:sz w:val="21"/>
                <w:szCs w:val="21"/>
              </w:rPr>
            </w:pPr>
            <w:r>
              <w:rPr>
                <w:sz w:val="21"/>
                <w:szCs w:val="21"/>
              </w:rPr>
              <w:t>EnumType</w:t>
            </w:r>
          </w:p>
        </w:tc>
        <w:tc>
          <w:tcPr>
            <w:tcW w:w="1843" w:type="dxa"/>
            <w:noWrap w:val="0"/>
            <w:vAlign w:val="top"/>
          </w:tcPr>
          <w:p w14:paraId="0B546C77">
            <w:pPr>
              <w:rPr>
                <w:sz w:val="21"/>
                <w:szCs w:val="21"/>
              </w:rPr>
            </w:pPr>
            <w:r>
              <w:rPr>
                <w:sz w:val="21"/>
                <w:szCs w:val="21"/>
              </w:rPr>
              <w:t>数据类型</w:t>
            </w:r>
          </w:p>
        </w:tc>
      </w:tr>
      <w:tr w14:paraId="05C92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1C86A07">
            <w:pPr>
              <w:rPr>
                <w:sz w:val="21"/>
                <w:szCs w:val="21"/>
              </w:rPr>
            </w:pPr>
          </w:p>
        </w:tc>
        <w:tc>
          <w:tcPr>
            <w:tcW w:w="1139" w:type="dxa"/>
            <w:vMerge w:val="continue"/>
            <w:noWrap w:val="0"/>
            <w:vAlign w:val="top"/>
          </w:tcPr>
          <w:p w14:paraId="1659C6BC">
            <w:pPr>
              <w:rPr>
                <w:sz w:val="21"/>
                <w:szCs w:val="21"/>
              </w:rPr>
            </w:pPr>
          </w:p>
        </w:tc>
        <w:tc>
          <w:tcPr>
            <w:tcW w:w="1554" w:type="dxa"/>
            <w:noWrap w:val="0"/>
            <w:vAlign w:val="top"/>
          </w:tcPr>
          <w:p w14:paraId="745F8211">
            <w:pPr>
              <w:rPr>
                <w:sz w:val="21"/>
                <w:szCs w:val="21"/>
              </w:rPr>
            </w:pPr>
            <w:r>
              <w:rPr>
                <w:sz w:val="21"/>
                <w:szCs w:val="21"/>
              </w:rPr>
              <w:t>AbsoluteVal</w:t>
            </w:r>
          </w:p>
        </w:tc>
        <w:tc>
          <w:tcPr>
            <w:tcW w:w="2145" w:type="dxa"/>
            <w:noWrap w:val="0"/>
            <w:vAlign w:val="top"/>
          </w:tcPr>
          <w:p w14:paraId="5044C05D">
            <w:pPr>
              <w:rPr>
                <w:sz w:val="21"/>
                <w:szCs w:val="21"/>
              </w:rPr>
            </w:pPr>
            <w:r>
              <w:rPr>
                <w:sz w:val="21"/>
                <w:szCs w:val="21"/>
              </w:rPr>
              <w:t>Float</w:t>
            </w:r>
          </w:p>
        </w:tc>
        <w:tc>
          <w:tcPr>
            <w:tcW w:w="1843" w:type="dxa"/>
            <w:noWrap w:val="0"/>
            <w:vAlign w:val="top"/>
          </w:tcPr>
          <w:p w14:paraId="62B9762B">
            <w:pPr>
              <w:rPr>
                <w:sz w:val="21"/>
                <w:szCs w:val="21"/>
              </w:rPr>
            </w:pPr>
            <w:r>
              <w:rPr>
                <w:rFonts w:hint="eastAsia"/>
                <w:sz w:val="21"/>
                <w:szCs w:val="21"/>
              </w:rPr>
              <w:t>绝对</w:t>
            </w:r>
            <w:r>
              <w:rPr>
                <w:sz w:val="21"/>
                <w:szCs w:val="21"/>
              </w:rPr>
              <w:t>阀值</w:t>
            </w:r>
            <w:r>
              <w:rPr>
                <w:rFonts w:ascii="宋体" w:hAnsi="宋体" w:cs="宋体"/>
                <w:sz w:val="21"/>
                <w:szCs w:val="21"/>
                <w:vertAlign w:val="superscript"/>
              </w:rPr>
              <w:t>注</w:t>
            </w:r>
            <w:r>
              <w:rPr>
                <w:rFonts w:hint="eastAsia" w:ascii="宋体" w:hAnsi="宋体" w:cs="宋体"/>
                <w:sz w:val="21"/>
                <w:szCs w:val="21"/>
                <w:vertAlign w:val="superscript"/>
              </w:rPr>
              <w:t>3</w:t>
            </w:r>
          </w:p>
        </w:tc>
      </w:tr>
      <w:tr w14:paraId="7B417C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6C23196">
            <w:pPr>
              <w:rPr>
                <w:sz w:val="21"/>
                <w:szCs w:val="21"/>
              </w:rPr>
            </w:pPr>
          </w:p>
        </w:tc>
        <w:tc>
          <w:tcPr>
            <w:tcW w:w="1139" w:type="dxa"/>
            <w:vMerge w:val="continue"/>
            <w:noWrap w:val="0"/>
            <w:vAlign w:val="top"/>
          </w:tcPr>
          <w:p w14:paraId="69D500FC">
            <w:pPr>
              <w:rPr>
                <w:sz w:val="21"/>
                <w:szCs w:val="21"/>
              </w:rPr>
            </w:pPr>
          </w:p>
        </w:tc>
        <w:tc>
          <w:tcPr>
            <w:tcW w:w="1554" w:type="dxa"/>
            <w:noWrap w:val="0"/>
            <w:vAlign w:val="top"/>
          </w:tcPr>
          <w:p w14:paraId="5AAE1479">
            <w:pPr>
              <w:rPr>
                <w:sz w:val="21"/>
                <w:szCs w:val="21"/>
              </w:rPr>
            </w:pPr>
            <w:r>
              <w:rPr>
                <w:sz w:val="21"/>
                <w:szCs w:val="21"/>
              </w:rPr>
              <w:t>RelativeVal</w:t>
            </w:r>
          </w:p>
        </w:tc>
        <w:tc>
          <w:tcPr>
            <w:tcW w:w="2145" w:type="dxa"/>
            <w:noWrap w:val="0"/>
            <w:vAlign w:val="top"/>
          </w:tcPr>
          <w:p w14:paraId="742E1609">
            <w:pPr>
              <w:rPr>
                <w:sz w:val="21"/>
                <w:szCs w:val="21"/>
              </w:rPr>
            </w:pPr>
            <w:r>
              <w:rPr>
                <w:sz w:val="21"/>
                <w:szCs w:val="21"/>
              </w:rPr>
              <w:t>Float</w:t>
            </w:r>
          </w:p>
        </w:tc>
        <w:tc>
          <w:tcPr>
            <w:tcW w:w="1843" w:type="dxa"/>
            <w:noWrap w:val="0"/>
            <w:vAlign w:val="top"/>
          </w:tcPr>
          <w:p w14:paraId="62C6C297">
            <w:pPr>
              <w:rPr>
                <w:sz w:val="21"/>
                <w:szCs w:val="21"/>
              </w:rPr>
            </w:pPr>
            <w:r>
              <w:rPr>
                <w:rFonts w:hint="eastAsia"/>
                <w:sz w:val="21"/>
                <w:szCs w:val="21"/>
              </w:rPr>
              <w:t>百分比阀值</w:t>
            </w:r>
            <w:r>
              <w:rPr>
                <w:rFonts w:ascii="宋体" w:hAnsi="宋体" w:cs="宋体"/>
                <w:sz w:val="21"/>
                <w:szCs w:val="21"/>
                <w:vertAlign w:val="superscript"/>
              </w:rPr>
              <w:t>注</w:t>
            </w:r>
            <w:r>
              <w:rPr>
                <w:rFonts w:hint="eastAsia" w:ascii="宋体" w:hAnsi="宋体" w:cs="宋体"/>
                <w:sz w:val="21"/>
                <w:szCs w:val="21"/>
                <w:vertAlign w:val="superscript"/>
              </w:rPr>
              <w:t>3</w:t>
            </w:r>
          </w:p>
        </w:tc>
      </w:tr>
      <w:tr w14:paraId="2D6767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19141792">
            <w:pPr>
              <w:rPr>
                <w:sz w:val="21"/>
                <w:szCs w:val="21"/>
              </w:rPr>
            </w:pPr>
          </w:p>
        </w:tc>
        <w:tc>
          <w:tcPr>
            <w:tcW w:w="1139" w:type="dxa"/>
            <w:vMerge w:val="continue"/>
            <w:noWrap w:val="0"/>
            <w:vAlign w:val="top"/>
          </w:tcPr>
          <w:p w14:paraId="30A39DD7">
            <w:pPr>
              <w:rPr>
                <w:sz w:val="21"/>
                <w:szCs w:val="21"/>
              </w:rPr>
            </w:pPr>
          </w:p>
        </w:tc>
        <w:tc>
          <w:tcPr>
            <w:tcW w:w="1554" w:type="dxa"/>
            <w:noWrap w:val="0"/>
            <w:vAlign w:val="top"/>
          </w:tcPr>
          <w:p w14:paraId="4F99A393">
            <w:pPr>
              <w:rPr>
                <w:sz w:val="21"/>
                <w:szCs w:val="21"/>
              </w:rPr>
            </w:pPr>
            <w:r>
              <w:rPr>
                <w:rFonts w:hint="eastAsia"/>
                <w:sz w:val="21"/>
                <w:szCs w:val="21"/>
              </w:rPr>
              <w:t>StorageInterval</w:t>
            </w:r>
          </w:p>
        </w:tc>
        <w:tc>
          <w:tcPr>
            <w:tcW w:w="2145" w:type="dxa"/>
            <w:noWrap w:val="0"/>
            <w:vAlign w:val="top"/>
          </w:tcPr>
          <w:p w14:paraId="433D2FB2">
            <w:pPr>
              <w:rPr>
                <w:sz w:val="21"/>
                <w:szCs w:val="21"/>
              </w:rPr>
            </w:pPr>
            <w:r>
              <w:rPr>
                <w:rFonts w:hint="eastAsia"/>
                <w:sz w:val="21"/>
                <w:szCs w:val="21"/>
              </w:rPr>
              <w:t>long</w:t>
            </w:r>
          </w:p>
        </w:tc>
        <w:tc>
          <w:tcPr>
            <w:tcW w:w="1843" w:type="dxa"/>
            <w:noWrap w:val="0"/>
            <w:vAlign w:val="top"/>
          </w:tcPr>
          <w:p w14:paraId="7551D515">
            <w:pPr>
              <w:rPr>
                <w:sz w:val="21"/>
                <w:szCs w:val="21"/>
              </w:rPr>
            </w:pPr>
            <w:r>
              <w:rPr>
                <w:rFonts w:hint="eastAsia"/>
                <w:sz w:val="21"/>
                <w:szCs w:val="21"/>
              </w:rPr>
              <w:t>存储时间间隔（单位：分钟）</w:t>
            </w:r>
          </w:p>
        </w:tc>
      </w:tr>
      <w:tr w14:paraId="57F1E6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D134786">
            <w:pPr>
              <w:rPr>
                <w:sz w:val="21"/>
                <w:szCs w:val="21"/>
              </w:rPr>
            </w:pPr>
          </w:p>
        </w:tc>
        <w:tc>
          <w:tcPr>
            <w:tcW w:w="1139" w:type="dxa"/>
            <w:vMerge w:val="continue"/>
            <w:noWrap w:val="0"/>
            <w:vAlign w:val="top"/>
          </w:tcPr>
          <w:p w14:paraId="16B5691B">
            <w:pPr>
              <w:rPr>
                <w:sz w:val="21"/>
                <w:szCs w:val="21"/>
              </w:rPr>
            </w:pPr>
          </w:p>
        </w:tc>
        <w:tc>
          <w:tcPr>
            <w:tcW w:w="1554" w:type="dxa"/>
            <w:noWrap w:val="0"/>
            <w:vAlign w:val="top"/>
          </w:tcPr>
          <w:p w14:paraId="3A66A6FE">
            <w:pPr>
              <w:rPr>
                <w:sz w:val="21"/>
                <w:szCs w:val="21"/>
              </w:rPr>
            </w:pPr>
            <w:r>
              <w:rPr>
                <w:rFonts w:hint="eastAsia"/>
                <w:sz w:val="21"/>
                <w:szCs w:val="21"/>
              </w:rPr>
              <w:t>Storage</w:t>
            </w:r>
            <w:r>
              <w:rPr>
                <w:sz w:val="21"/>
                <w:szCs w:val="21"/>
              </w:rPr>
              <w:t>RefTime</w:t>
            </w:r>
          </w:p>
        </w:tc>
        <w:tc>
          <w:tcPr>
            <w:tcW w:w="2145" w:type="dxa"/>
            <w:noWrap w:val="0"/>
            <w:vAlign w:val="top"/>
          </w:tcPr>
          <w:p w14:paraId="6B5820F6">
            <w:pPr>
              <w:rPr>
                <w:sz w:val="21"/>
                <w:szCs w:val="21"/>
              </w:rPr>
            </w:pPr>
            <w:r>
              <w:rPr>
                <w:sz w:val="21"/>
                <w:szCs w:val="21"/>
              </w:rPr>
              <w:t>Char</w:t>
            </w:r>
            <w:r>
              <w:rPr>
                <w:rFonts w:hint="eastAsia"/>
                <w:sz w:val="21"/>
                <w:szCs w:val="21"/>
              </w:rPr>
              <w:t>[TIME</w:t>
            </w:r>
            <w:r>
              <w:rPr>
                <w:sz w:val="21"/>
                <w:szCs w:val="21"/>
              </w:rPr>
              <w:t>_LEN]</w:t>
            </w:r>
          </w:p>
        </w:tc>
        <w:tc>
          <w:tcPr>
            <w:tcW w:w="1843" w:type="dxa"/>
            <w:noWrap w:val="0"/>
            <w:vAlign w:val="top"/>
          </w:tcPr>
          <w:p w14:paraId="225BF5C5">
            <w:pPr>
              <w:rPr>
                <w:sz w:val="21"/>
                <w:szCs w:val="21"/>
              </w:rPr>
            </w:pPr>
            <w:r>
              <w:rPr>
                <w:rFonts w:hint="eastAsia"/>
                <w:sz w:val="21"/>
                <w:szCs w:val="21"/>
              </w:rPr>
              <w:t>存储</w:t>
            </w:r>
            <w:r>
              <w:rPr>
                <w:sz w:val="21"/>
                <w:szCs w:val="21"/>
              </w:rPr>
              <w:t>参考</w:t>
            </w:r>
            <w:r>
              <w:rPr>
                <w:rFonts w:hint="eastAsia"/>
                <w:sz w:val="21"/>
                <w:szCs w:val="21"/>
              </w:rPr>
              <w:t>时间，格式YYYY-MM-DD&lt;SPACE键&gt;hh:mm:ss（采用24小时的时间制式）</w:t>
            </w:r>
          </w:p>
        </w:tc>
      </w:tr>
      <w:tr w14:paraId="75670F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51AAD139">
            <w:pPr>
              <w:rPr>
                <w:sz w:val="21"/>
                <w:szCs w:val="21"/>
              </w:rPr>
            </w:pPr>
            <w:r>
              <w:rPr>
                <w:sz w:val="21"/>
                <w:szCs w:val="21"/>
              </w:rPr>
              <w:t>TAlarm</w:t>
            </w:r>
          </w:p>
        </w:tc>
        <w:tc>
          <w:tcPr>
            <w:tcW w:w="1139" w:type="dxa"/>
            <w:vMerge w:val="restart"/>
            <w:noWrap w:val="0"/>
            <w:vAlign w:val="top"/>
          </w:tcPr>
          <w:p w14:paraId="67E510E7">
            <w:pPr>
              <w:rPr>
                <w:sz w:val="21"/>
                <w:szCs w:val="21"/>
              </w:rPr>
            </w:pPr>
            <w:r>
              <w:rPr>
                <w:sz w:val="21"/>
                <w:szCs w:val="21"/>
              </w:rPr>
              <w:t>告警</w:t>
            </w:r>
            <w:r>
              <w:rPr>
                <w:rFonts w:hint="eastAsia"/>
                <w:sz w:val="21"/>
                <w:szCs w:val="21"/>
              </w:rPr>
              <w:t>消息</w:t>
            </w:r>
            <w:r>
              <w:rPr>
                <w:sz w:val="21"/>
                <w:szCs w:val="21"/>
              </w:rPr>
              <w:t>的结构</w:t>
            </w:r>
          </w:p>
        </w:tc>
        <w:tc>
          <w:tcPr>
            <w:tcW w:w="1554" w:type="dxa"/>
            <w:noWrap w:val="0"/>
            <w:vAlign w:val="top"/>
          </w:tcPr>
          <w:p w14:paraId="67363672">
            <w:pPr>
              <w:rPr>
                <w:sz w:val="21"/>
                <w:szCs w:val="21"/>
              </w:rPr>
            </w:pPr>
            <w:r>
              <w:rPr>
                <w:rFonts w:hint="eastAsia"/>
                <w:sz w:val="21"/>
                <w:szCs w:val="21"/>
              </w:rPr>
              <w:t>SerialNo</w:t>
            </w:r>
          </w:p>
        </w:tc>
        <w:tc>
          <w:tcPr>
            <w:tcW w:w="2145" w:type="dxa"/>
            <w:noWrap w:val="0"/>
            <w:vAlign w:val="top"/>
          </w:tcPr>
          <w:p w14:paraId="6DC921E2">
            <w:pPr>
              <w:rPr>
                <w:sz w:val="21"/>
                <w:szCs w:val="21"/>
              </w:rPr>
            </w:pPr>
            <w:r>
              <w:rPr>
                <w:rFonts w:hint="eastAsia"/>
                <w:sz w:val="21"/>
                <w:szCs w:val="21"/>
              </w:rPr>
              <w:t>Char[</w:t>
            </w:r>
            <w:r>
              <w:rPr>
                <w:sz w:val="21"/>
                <w:szCs w:val="21"/>
              </w:rPr>
              <w:t>SERIALNO_LEN</w:t>
            </w:r>
            <w:r>
              <w:rPr>
                <w:rFonts w:hint="eastAsia"/>
                <w:sz w:val="21"/>
                <w:szCs w:val="21"/>
              </w:rPr>
              <w:t>]</w:t>
            </w:r>
          </w:p>
        </w:tc>
        <w:tc>
          <w:tcPr>
            <w:tcW w:w="1843" w:type="dxa"/>
            <w:noWrap w:val="0"/>
            <w:vAlign w:val="top"/>
          </w:tcPr>
          <w:p w14:paraId="6B081A1C">
            <w:pPr>
              <w:rPr>
                <w:sz w:val="21"/>
                <w:szCs w:val="21"/>
              </w:rPr>
            </w:pPr>
            <w:r>
              <w:rPr>
                <w:rFonts w:hint="eastAsia"/>
                <w:sz w:val="21"/>
                <w:szCs w:val="21"/>
              </w:rPr>
              <w:t>告警</w:t>
            </w:r>
            <w:r>
              <w:rPr>
                <w:sz w:val="21"/>
                <w:szCs w:val="21"/>
              </w:rPr>
              <w:t>序号</w:t>
            </w:r>
          </w:p>
        </w:tc>
      </w:tr>
      <w:tr w14:paraId="51A2DD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CE371FF">
            <w:pPr>
              <w:rPr>
                <w:sz w:val="21"/>
                <w:szCs w:val="21"/>
              </w:rPr>
            </w:pPr>
          </w:p>
        </w:tc>
        <w:tc>
          <w:tcPr>
            <w:tcW w:w="1139" w:type="dxa"/>
            <w:vMerge w:val="continue"/>
            <w:noWrap w:val="0"/>
            <w:vAlign w:val="top"/>
          </w:tcPr>
          <w:p w14:paraId="3EFF1E2B">
            <w:pPr>
              <w:rPr>
                <w:sz w:val="21"/>
                <w:szCs w:val="21"/>
              </w:rPr>
            </w:pPr>
          </w:p>
        </w:tc>
        <w:tc>
          <w:tcPr>
            <w:tcW w:w="1554" w:type="dxa"/>
            <w:noWrap w:val="0"/>
            <w:vAlign w:val="top"/>
          </w:tcPr>
          <w:p w14:paraId="2F399E4F">
            <w:pPr>
              <w:rPr>
                <w:sz w:val="21"/>
                <w:szCs w:val="21"/>
              </w:rPr>
            </w:pPr>
            <w:r>
              <w:rPr>
                <w:rFonts w:eastAsia="Times New Roman"/>
                <w:sz w:val="21"/>
                <w:szCs w:val="21"/>
              </w:rPr>
              <w:t>NMAlarmID</w:t>
            </w:r>
          </w:p>
        </w:tc>
        <w:tc>
          <w:tcPr>
            <w:tcW w:w="2145" w:type="dxa"/>
            <w:noWrap w:val="0"/>
            <w:vAlign w:val="top"/>
          </w:tcPr>
          <w:p w14:paraId="510046FD">
            <w:pPr>
              <w:rPr>
                <w:sz w:val="21"/>
                <w:szCs w:val="21"/>
              </w:rPr>
            </w:pPr>
            <w:r>
              <w:rPr>
                <w:rFonts w:eastAsia="Times New Roman"/>
                <w:sz w:val="21"/>
                <w:szCs w:val="21"/>
              </w:rPr>
              <w:t>Char[NMALARMID_LEN]</w:t>
            </w:r>
          </w:p>
        </w:tc>
        <w:tc>
          <w:tcPr>
            <w:tcW w:w="1843" w:type="dxa"/>
            <w:noWrap w:val="0"/>
            <w:vAlign w:val="top"/>
          </w:tcPr>
          <w:p w14:paraId="644E7EF7">
            <w:pPr>
              <w:rPr>
                <w:sz w:val="21"/>
                <w:szCs w:val="21"/>
              </w:rPr>
            </w:pPr>
            <w:r>
              <w:rPr>
                <w:rFonts w:ascii="宋体" w:hAnsi="宋体" w:cs="宋体"/>
                <w:sz w:val="21"/>
                <w:szCs w:val="21"/>
              </w:rPr>
              <w:t>网管告警编号（告警标准化编号）</w:t>
            </w:r>
            <w:r>
              <w:rPr>
                <w:rFonts w:hint="eastAsia" w:ascii="宋体" w:hAnsi="宋体" w:cs="宋体"/>
                <w:sz w:val="21"/>
                <w:szCs w:val="21"/>
              </w:rPr>
              <w:t>，即</w:t>
            </w:r>
            <w:r>
              <w:rPr>
                <w:rFonts w:ascii="宋体" w:hAnsi="宋体" w:cs="宋体"/>
                <w:sz w:val="21"/>
                <w:szCs w:val="21"/>
              </w:rPr>
              <w:t>《</w:t>
            </w:r>
            <w:r>
              <w:rPr>
                <w:rFonts w:hint="eastAsia" w:ascii="宋体" w:hAnsi="宋体" w:cs="宋体"/>
                <w:sz w:val="21"/>
                <w:szCs w:val="21"/>
              </w:rPr>
              <w:t>中国移动动环命名及编码指导意见</w:t>
            </w:r>
            <w:r>
              <w:rPr>
                <w:rFonts w:ascii="宋体" w:hAnsi="宋体" w:cs="宋体"/>
                <w:sz w:val="21"/>
                <w:szCs w:val="21"/>
              </w:rPr>
              <w:t>》</w:t>
            </w:r>
            <w:r>
              <w:rPr>
                <w:rFonts w:hint="eastAsia" w:ascii="宋体" w:hAnsi="宋体" w:cs="宋体"/>
                <w:sz w:val="21"/>
                <w:szCs w:val="21"/>
              </w:rPr>
              <w:t>第</w:t>
            </w:r>
            <w:r>
              <w:rPr>
                <w:rFonts w:ascii="宋体" w:hAnsi="宋体" w:cs="宋体"/>
                <w:sz w:val="21"/>
                <w:szCs w:val="21"/>
              </w:rPr>
              <w:t>五章定义的</w:t>
            </w:r>
            <w:r>
              <w:rPr>
                <w:rFonts w:hint="eastAsia" w:ascii="宋体" w:hAnsi="宋体" w:cs="宋体"/>
                <w:sz w:val="21"/>
                <w:szCs w:val="21"/>
              </w:rPr>
              <w:t>14位数字</w:t>
            </w:r>
            <w:r>
              <w:rPr>
                <w:rFonts w:ascii="宋体" w:hAnsi="宋体" w:cs="宋体"/>
                <w:sz w:val="21"/>
                <w:szCs w:val="21"/>
              </w:rPr>
              <w:t>的告警ID</w:t>
            </w:r>
          </w:p>
        </w:tc>
      </w:tr>
      <w:tr w14:paraId="71A9E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F2AA8BD">
            <w:pPr>
              <w:rPr>
                <w:sz w:val="21"/>
                <w:szCs w:val="21"/>
              </w:rPr>
            </w:pPr>
          </w:p>
        </w:tc>
        <w:tc>
          <w:tcPr>
            <w:tcW w:w="1139" w:type="dxa"/>
            <w:vMerge w:val="continue"/>
            <w:noWrap w:val="0"/>
            <w:vAlign w:val="top"/>
          </w:tcPr>
          <w:p w14:paraId="6FA9B4F8">
            <w:pPr>
              <w:rPr>
                <w:sz w:val="21"/>
                <w:szCs w:val="21"/>
              </w:rPr>
            </w:pPr>
          </w:p>
        </w:tc>
        <w:tc>
          <w:tcPr>
            <w:tcW w:w="1554" w:type="dxa"/>
            <w:noWrap w:val="0"/>
            <w:vAlign w:val="top"/>
          </w:tcPr>
          <w:p w14:paraId="109719C2">
            <w:pPr>
              <w:rPr>
                <w:rFonts w:eastAsia="Times New Roman"/>
                <w:sz w:val="21"/>
                <w:szCs w:val="21"/>
              </w:rPr>
            </w:pPr>
            <w:r>
              <w:rPr>
                <w:rFonts w:hint="eastAsia"/>
                <w:sz w:val="21"/>
                <w:szCs w:val="21"/>
              </w:rPr>
              <w:t>Device</w:t>
            </w:r>
            <w:r>
              <w:rPr>
                <w:sz w:val="21"/>
                <w:szCs w:val="21"/>
              </w:rPr>
              <w:t>ID</w:t>
            </w:r>
          </w:p>
        </w:tc>
        <w:tc>
          <w:tcPr>
            <w:tcW w:w="2145" w:type="dxa"/>
            <w:noWrap w:val="0"/>
            <w:vAlign w:val="top"/>
          </w:tcPr>
          <w:p w14:paraId="341A9B79">
            <w:pPr>
              <w:rPr>
                <w:rFonts w:eastAsia="Times New Roman"/>
                <w:sz w:val="21"/>
                <w:szCs w:val="21"/>
              </w:rPr>
            </w:pPr>
            <w:r>
              <w:rPr>
                <w:rFonts w:hint="eastAsia"/>
                <w:sz w:val="21"/>
                <w:szCs w:val="21"/>
              </w:rPr>
              <w:t>Char[DEVICE</w:t>
            </w:r>
            <w:r>
              <w:rPr>
                <w:sz w:val="21"/>
                <w:szCs w:val="21"/>
              </w:rPr>
              <w:t>ID_LEN</w:t>
            </w:r>
            <w:r>
              <w:rPr>
                <w:rFonts w:hint="eastAsia"/>
                <w:sz w:val="21"/>
                <w:szCs w:val="21"/>
              </w:rPr>
              <w:t>]</w:t>
            </w:r>
          </w:p>
        </w:tc>
        <w:tc>
          <w:tcPr>
            <w:tcW w:w="1843" w:type="dxa"/>
            <w:noWrap w:val="0"/>
            <w:vAlign w:val="top"/>
          </w:tcPr>
          <w:p w14:paraId="0072332F">
            <w:pPr>
              <w:rPr>
                <w:rFonts w:ascii="宋体" w:hAnsi="宋体" w:cs="宋体"/>
                <w:sz w:val="21"/>
                <w:szCs w:val="21"/>
              </w:rPr>
            </w:pPr>
            <w:r>
              <w:rPr>
                <w:rFonts w:hint="eastAsia"/>
                <w:sz w:val="21"/>
                <w:szCs w:val="21"/>
              </w:rPr>
              <w:t>设备</w:t>
            </w:r>
            <w:r>
              <w:rPr>
                <w:sz w:val="21"/>
                <w:szCs w:val="21"/>
              </w:rPr>
              <w:t>ID</w:t>
            </w:r>
          </w:p>
        </w:tc>
      </w:tr>
      <w:tr w14:paraId="68836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EB288C8">
            <w:pPr>
              <w:rPr>
                <w:sz w:val="21"/>
                <w:szCs w:val="21"/>
              </w:rPr>
            </w:pPr>
          </w:p>
        </w:tc>
        <w:tc>
          <w:tcPr>
            <w:tcW w:w="1139" w:type="dxa"/>
            <w:vMerge w:val="continue"/>
            <w:noWrap w:val="0"/>
            <w:vAlign w:val="top"/>
          </w:tcPr>
          <w:p w14:paraId="563C5ED0">
            <w:pPr>
              <w:rPr>
                <w:sz w:val="21"/>
                <w:szCs w:val="21"/>
              </w:rPr>
            </w:pPr>
          </w:p>
        </w:tc>
        <w:tc>
          <w:tcPr>
            <w:tcW w:w="1554" w:type="dxa"/>
            <w:noWrap w:val="0"/>
            <w:vAlign w:val="top"/>
          </w:tcPr>
          <w:p w14:paraId="09927C76">
            <w:pPr>
              <w:rPr>
                <w:sz w:val="21"/>
                <w:szCs w:val="21"/>
              </w:rPr>
            </w:pPr>
            <w:r>
              <w:rPr>
                <w:rFonts w:eastAsia="Times New Roman"/>
                <w:sz w:val="21"/>
                <w:szCs w:val="21"/>
              </w:rPr>
              <w:t>TSignal</w:t>
            </w:r>
            <w:r>
              <w:rPr>
                <w:rFonts w:eastAsia="Times New Roman"/>
                <w:szCs w:val="21"/>
              </w:rPr>
              <w:t>I</w:t>
            </w:r>
            <w:r>
              <w:rPr>
                <w:rFonts w:eastAsia="Times New Roman"/>
                <w:sz w:val="21"/>
                <w:szCs w:val="21"/>
              </w:rPr>
              <w:t>d</w:t>
            </w:r>
            <w:r>
              <w:rPr>
                <w:szCs w:val="21"/>
              </w:rPr>
              <w:t xml:space="preserve"> </w:t>
            </w:r>
          </w:p>
        </w:tc>
        <w:tc>
          <w:tcPr>
            <w:tcW w:w="2145" w:type="dxa"/>
            <w:noWrap w:val="0"/>
            <w:vAlign w:val="top"/>
          </w:tcPr>
          <w:p w14:paraId="5837FC5D">
            <w:pPr>
              <w:rPr>
                <w:sz w:val="21"/>
                <w:szCs w:val="21"/>
              </w:rPr>
            </w:pPr>
            <w:r>
              <w:rPr>
                <w:sz w:val="21"/>
                <w:szCs w:val="21"/>
              </w:rPr>
              <w:t>Sizeof(</w:t>
            </w:r>
            <w:r>
              <w:rPr>
                <w:rFonts w:eastAsia="Times New Roman"/>
                <w:sz w:val="21"/>
                <w:szCs w:val="21"/>
              </w:rPr>
              <w:t>TSignalMeasurementId</w:t>
            </w:r>
            <w:r>
              <w:rPr>
                <w:sz w:val="21"/>
                <w:szCs w:val="21"/>
              </w:rPr>
              <w:t>)</w:t>
            </w:r>
          </w:p>
        </w:tc>
        <w:tc>
          <w:tcPr>
            <w:tcW w:w="1843" w:type="dxa"/>
            <w:noWrap w:val="0"/>
            <w:vAlign w:val="top"/>
          </w:tcPr>
          <w:p w14:paraId="776D6DF8">
            <w:pPr>
              <w:rPr>
                <w:sz w:val="21"/>
                <w:szCs w:val="21"/>
              </w:rPr>
            </w:pPr>
            <w:r>
              <w:rPr>
                <w:rFonts w:hint="eastAsia"/>
                <w:sz w:val="21"/>
                <w:szCs w:val="21"/>
              </w:rPr>
              <w:t>设备</w:t>
            </w:r>
            <w:r>
              <w:rPr>
                <w:sz w:val="21"/>
                <w:szCs w:val="21"/>
              </w:rPr>
              <w:t>采集</w:t>
            </w:r>
            <w:r>
              <w:rPr>
                <w:rFonts w:hint="eastAsia"/>
                <w:sz w:val="21"/>
                <w:szCs w:val="21"/>
              </w:rPr>
              <w:t>点</w:t>
            </w:r>
            <w:r>
              <w:rPr>
                <w:sz w:val="21"/>
                <w:szCs w:val="21"/>
              </w:rPr>
              <w:t>标识</w:t>
            </w:r>
            <w:r>
              <w:rPr>
                <w:rFonts w:hint="eastAsia"/>
                <w:sz w:val="21"/>
                <w:szCs w:val="21"/>
              </w:rPr>
              <w:t>。</w:t>
            </w:r>
            <w:r>
              <w:rPr>
                <w:sz w:val="21"/>
                <w:szCs w:val="21"/>
              </w:rPr>
              <w:t>对于非监控点越限</w:t>
            </w:r>
            <w:r>
              <w:rPr>
                <w:rFonts w:hint="eastAsia"/>
                <w:sz w:val="21"/>
                <w:szCs w:val="21"/>
              </w:rPr>
              <w:t>类</w:t>
            </w:r>
            <w:r>
              <w:rPr>
                <w:sz w:val="21"/>
                <w:szCs w:val="21"/>
              </w:rPr>
              <w:t>告警</w:t>
            </w:r>
            <w:r>
              <w:rPr>
                <w:rFonts w:hint="eastAsia"/>
                <w:sz w:val="21"/>
                <w:szCs w:val="21"/>
              </w:rPr>
              <w:t>，</w:t>
            </w:r>
            <w:r>
              <w:rPr>
                <w:sz w:val="21"/>
                <w:szCs w:val="21"/>
              </w:rPr>
              <w:t>该</w:t>
            </w:r>
            <w:r>
              <w:rPr>
                <w:rFonts w:hint="eastAsia"/>
                <w:sz w:val="21"/>
                <w:szCs w:val="21"/>
              </w:rPr>
              <w:t>参数涉及</w:t>
            </w:r>
            <w:r>
              <w:rPr>
                <w:sz w:val="21"/>
                <w:szCs w:val="21"/>
              </w:rPr>
              <w:t>所有子参数取值为“NULL”</w:t>
            </w:r>
            <w:r>
              <w:rPr>
                <w:rFonts w:hint="eastAsia"/>
                <w:sz w:val="21"/>
                <w:szCs w:val="21"/>
              </w:rPr>
              <w:t>。</w:t>
            </w:r>
          </w:p>
        </w:tc>
      </w:tr>
      <w:tr w14:paraId="3F8E74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EC688F0">
            <w:pPr>
              <w:rPr>
                <w:sz w:val="21"/>
                <w:szCs w:val="21"/>
              </w:rPr>
            </w:pPr>
          </w:p>
        </w:tc>
        <w:tc>
          <w:tcPr>
            <w:tcW w:w="1139" w:type="dxa"/>
            <w:vMerge w:val="continue"/>
            <w:noWrap w:val="0"/>
            <w:vAlign w:val="top"/>
          </w:tcPr>
          <w:p w14:paraId="48B17313">
            <w:pPr>
              <w:rPr>
                <w:sz w:val="21"/>
                <w:szCs w:val="21"/>
              </w:rPr>
            </w:pPr>
          </w:p>
        </w:tc>
        <w:tc>
          <w:tcPr>
            <w:tcW w:w="1554" w:type="dxa"/>
            <w:noWrap w:val="0"/>
            <w:vAlign w:val="top"/>
          </w:tcPr>
          <w:p w14:paraId="0A26EFC4">
            <w:pPr>
              <w:rPr>
                <w:sz w:val="21"/>
                <w:szCs w:val="21"/>
              </w:rPr>
            </w:pPr>
            <w:r>
              <w:rPr>
                <w:sz w:val="21"/>
                <w:szCs w:val="21"/>
              </w:rPr>
              <w:t>AlarmTime</w:t>
            </w:r>
          </w:p>
        </w:tc>
        <w:tc>
          <w:tcPr>
            <w:tcW w:w="2145" w:type="dxa"/>
            <w:noWrap w:val="0"/>
            <w:vAlign w:val="top"/>
          </w:tcPr>
          <w:p w14:paraId="68BB7B46">
            <w:pPr>
              <w:rPr>
                <w:sz w:val="21"/>
                <w:szCs w:val="21"/>
              </w:rPr>
            </w:pPr>
            <w:r>
              <w:rPr>
                <w:sz w:val="21"/>
                <w:szCs w:val="21"/>
              </w:rPr>
              <w:t>Char [</w:t>
            </w:r>
            <w:r>
              <w:rPr>
                <w:rFonts w:hint="eastAsia"/>
                <w:sz w:val="21"/>
                <w:szCs w:val="21"/>
              </w:rPr>
              <w:t>TIME</w:t>
            </w:r>
            <w:r>
              <w:rPr>
                <w:sz w:val="21"/>
                <w:szCs w:val="21"/>
              </w:rPr>
              <w:t>_LEN]</w:t>
            </w:r>
          </w:p>
        </w:tc>
        <w:tc>
          <w:tcPr>
            <w:tcW w:w="1843" w:type="dxa"/>
            <w:noWrap w:val="0"/>
            <w:vAlign w:val="top"/>
          </w:tcPr>
          <w:p w14:paraId="09796795">
            <w:pPr>
              <w:rPr>
                <w:sz w:val="21"/>
                <w:szCs w:val="21"/>
              </w:rPr>
            </w:pPr>
            <w:r>
              <w:rPr>
                <w:rFonts w:hint="eastAsia"/>
                <w:sz w:val="21"/>
                <w:szCs w:val="21"/>
              </w:rPr>
              <w:t>告警</w:t>
            </w:r>
            <w:r>
              <w:rPr>
                <w:sz w:val="21"/>
                <w:szCs w:val="21"/>
              </w:rPr>
              <w:t>时间，</w:t>
            </w:r>
            <w:r>
              <w:rPr>
                <w:rFonts w:hint="eastAsia"/>
                <w:sz w:val="21"/>
                <w:szCs w:val="21"/>
              </w:rPr>
              <w:t>YYYY-MM-DD&lt;SPACE键&gt;hh:mm:ss（采用24小时的时间制式）</w:t>
            </w:r>
          </w:p>
        </w:tc>
      </w:tr>
      <w:tr w14:paraId="3DB15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98ADC22">
            <w:pPr>
              <w:rPr>
                <w:sz w:val="21"/>
                <w:szCs w:val="21"/>
              </w:rPr>
            </w:pPr>
          </w:p>
        </w:tc>
        <w:tc>
          <w:tcPr>
            <w:tcW w:w="1139" w:type="dxa"/>
            <w:vMerge w:val="continue"/>
            <w:noWrap w:val="0"/>
            <w:vAlign w:val="top"/>
          </w:tcPr>
          <w:p w14:paraId="46FF75A7">
            <w:pPr>
              <w:rPr>
                <w:sz w:val="21"/>
                <w:szCs w:val="21"/>
              </w:rPr>
            </w:pPr>
          </w:p>
        </w:tc>
        <w:tc>
          <w:tcPr>
            <w:tcW w:w="1554" w:type="dxa"/>
            <w:noWrap w:val="0"/>
            <w:vAlign w:val="top"/>
          </w:tcPr>
          <w:p w14:paraId="1F8D4321">
            <w:pPr>
              <w:rPr>
                <w:sz w:val="21"/>
                <w:szCs w:val="21"/>
              </w:rPr>
            </w:pPr>
            <w:r>
              <w:rPr>
                <w:sz w:val="21"/>
                <w:szCs w:val="21"/>
              </w:rPr>
              <w:t>AlarmLevel</w:t>
            </w:r>
          </w:p>
        </w:tc>
        <w:tc>
          <w:tcPr>
            <w:tcW w:w="2145" w:type="dxa"/>
            <w:noWrap w:val="0"/>
            <w:vAlign w:val="top"/>
          </w:tcPr>
          <w:p w14:paraId="76F6B24F">
            <w:pPr>
              <w:rPr>
                <w:sz w:val="21"/>
                <w:szCs w:val="21"/>
              </w:rPr>
            </w:pPr>
            <w:r>
              <w:rPr>
                <w:rFonts w:hint="eastAsia"/>
                <w:sz w:val="21"/>
                <w:szCs w:val="21"/>
              </w:rPr>
              <w:t>EnumLevel</w:t>
            </w:r>
          </w:p>
        </w:tc>
        <w:tc>
          <w:tcPr>
            <w:tcW w:w="1843" w:type="dxa"/>
            <w:noWrap w:val="0"/>
            <w:vAlign w:val="top"/>
          </w:tcPr>
          <w:p w14:paraId="1D56AD8A">
            <w:pPr>
              <w:rPr>
                <w:sz w:val="21"/>
                <w:szCs w:val="21"/>
              </w:rPr>
            </w:pPr>
            <w:r>
              <w:rPr>
                <w:rFonts w:hint="eastAsia"/>
                <w:sz w:val="21"/>
                <w:szCs w:val="21"/>
              </w:rPr>
              <w:t>告警级别</w:t>
            </w:r>
          </w:p>
        </w:tc>
      </w:tr>
      <w:tr w14:paraId="602369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CC5DE43">
            <w:pPr>
              <w:rPr>
                <w:sz w:val="21"/>
                <w:szCs w:val="21"/>
              </w:rPr>
            </w:pPr>
          </w:p>
        </w:tc>
        <w:tc>
          <w:tcPr>
            <w:tcW w:w="1139" w:type="dxa"/>
            <w:vMerge w:val="continue"/>
            <w:noWrap w:val="0"/>
            <w:vAlign w:val="top"/>
          </w:tcPr>
          <w:p w14:paraId="145CF232">
            <w:pPr>
              <w:rPr>
                <w:sz w:val="21"/>
                <w:szCs w:val="21"/>
              </w:rPr>
            </w:pPr>
          </w:p>
        </w:tc>
        <w:tc>
          <w:tcPr>
            <w:tcW w:w="1554" w:type="dxa"/>
            <w:noWrap w:val="0"/>
            <w:vAlign w:val="top"/>
          </w:tcPr>
          <w:p w14:paraId="3AEC24E2">
            <w:pPr>
              <w:rPr>
                <w:sz w:val="21"/>
                <w:szCs w:val="21"/>
              </w:rPr>
            </w:pPr>
            <w:r>
              <w:rPr>
                <w:sz w:val="21"/>
                <w:szCs w:val="21"/>
              </w:rPr>
              <w:t>AlarmFlag</w:t>
            </w:r>
          </w:p>
        </w:tc>
        <w:tc>
          <w:tcPr>
            <w:tcW w:w="2145" w:type="dxa"/>
            <w:noWrap w:val="0"/>
            <w:vAlign w:val="top"/>
          </w:tcPr>
          <w:p w14:paraId="2F5A5F29">
            <w:pPr>
              <w:rPr>
                <w:sz w:val="21"/>
                <w:szCs w:val="21"/>
              </w:rPr>
            </w:pPr>
            <w:r>
              <w:rPr>
                <w:rFonts w:hint="eastAsia"/>
                <w:sz w:val="21"/>
                <w:szCs w:val="21"/>
              </w:rPr>
              <w:t>Enum</w:t>
            </w:r>
            <w:r>
              <w:rPr>
                <w:sz w:val="21"/>
                <w:szCs w:val="21"/>
              </w:rPr>
              <w:t>Flag</w:t>
            </w:r>
          </w:p>
        </w:tc>
        <w:tc>
          <w:tcPr>
            <w:tcW w:w="1843" w:type="dxa"/>
            <w:noWrap w:val="0"/>
            <w:vAlign w:val="top"/>
          </w:tcPr>
          <w:p w14:paraId="2C3C022A">
            <w:pPr>
              <w:rPr>
                <w:sz w:val="21"/>
                <w:szCs w:val="21"/>
              </w:rPr>
            </w:pPr>
            <w:r>
              <w:rPr>
                <w:rFonts w:hint="eastAsia"/>
                <w:sz w:val="21"/>
                <w:szCs w:val="21"/>
              </w:rPr>
              <w:t>告警</w:t>
            </w:r>
            <w:r>
              <w:rPr>
                <w:sz w:val="21"/>
                <w:szCs w:val="21"/>
              </w:rPr>
              <w:t>标志</w:t>
            </w:r>
          </w:p>
        </w:tc>
      </w:tr>
      <w:tr w14:paraId="29166C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E1B994E">
            <w:pPr>
              <w:rPr>
                <w:sz w:val="21"/>
                <w:szCs w:val="21"/>
              </w:rPr>
            </w:pPr>
          </w:p>
        </w:tc>
        <w:tc>
          <w:tcPr>
            <w:tcW w:w="1139" w:type="dxa"/>
            <w:vMerge w:val="continue"/>
            <w:noWrap w:val="0"/>
            <w:vAlign w:val="top"/>
          </w:tcPr>
          <w:p w14:paraId="25DCACCA">
            <w:pPr>
              <w:rPr>
                <w:sz w:val="21"/>
                <w:szCs w:val="21"/>
              </w:rPr>
            </w:pPr>
          </w:p>
        </w:tc>
        <w:tc>
          <w:tcPr>
            <w:tcW w:w="1554" w:type="dxa"/>
            <w:noWrap w:val="0"/>
            <w:vAlign w:val="top"/>
          </w:tcPr>
          <w:p w14:paraId="25D23508">
            <w:pPr>
              <w:rPr>
                <w:sz w:val="21"/>
                <w:szCs w:val="21"/>
              </w:rPr>
            </w:pPr>
            <w:r>
              <w:rPr>
                <w:sz w:val="21"/>
                <w:szCs w:val="21"/>
              </w:rPr>
              <w:t>AlarmDesc</w:t>
            </w:r>
          </w:p>
        </w:tc>
        <w:tc>
          <w:tcPr>
            <w:tcW w:w="2145" w:type="dxa"/>
            <w:noWrap w:val="0"/>
            <w:vAlign w:val="top"/>
          </w:tcPr>
          <w:p w14:paraId="6A98385F">
            <w:pPr>
              <w:rPr>
                <w:sz w:val="21"/>
                <w:szCs w:val="21"/>
              </w:rPr>
            </w:pPr>
            <w:r>
              <w:rPr>
                <w:sz w:val="21"/>
                <w:szCs w:val="21"/>
              </w:rPr>
              <w:t>Char [DES_LENGTH]</w:t>
            </w:r>
          </w:p>
        </w:tc>
        <w:tc>
          <w:tcPr>
            <w:tcW w:w="1843" w:type="dxa"/>
            <w:noWrap w:val="0"/>
            <w:vAlign w:val="top"/>
          </w:tcPr>
          <w:p w14:paraId="62B66E40">
            <w:pPr>
              <w:rPr>
                <w:sz w:val="21"/>
                <w:szCs w:val="21"/>
              </w:rPr>
            </w:pPr>
            <w:r>
              <w:rPr>
                <w:sz w:val="21"/>
                <w:szCs w:val="21"/>
              </w:rPr>
              <w:t>告警的事件描述</w:t>
            </w:r>
          </w:p>
        </w:tc>
      </w:tr>
      <w:tr w14:paraId="1C0244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6C2A1889">
            <w:pPr>
              <w:rPr>
                <w:sz w:val="21"/>
                <w:szCs w:val="21"/>
              </w:rPr>
            </w:pPr>
          </w:p>
        </w:tc>
        <w:tc>
          <w:tcPr>
            <w:tcW w:w="1139" w:type="dxa"/>
            <w:vMerge w:val="continue"/>
            <w:noWrap w:val="0"/>
            <w:vAlign w:val="top"/>
          </w:tcPr>
          <w:p w14:paraId="100762F3">
            <w:pPr>
              <w:rPr>
                <w:sz w:val="21"/>
                <w:szCs w:val="21"/>
              </w:rPr>
            </w:pPr>
          </w:p>
        </w:tc>
        <w:tc>
          <w:tcPr>
            <w:tcW w:w="1554" w:type="dxa"/>
            <w:noWrap w:val="0"/>
            <w:vAlign w:val="top"/>
          </w:tcPr>
          <w:p w14:paraId="1A067423">
            <w:pPr>
              <w:rPr>
                <w:sz w:val="21"/>
                <w:szCs w:val="21"/>
              </w:rPr>
            </w:pPr>
            <w:r>
              <w:rPr>
                <w:sz w:val="21"/>
                <w:szCs w:val="21"/>
              </w:rPr>
              <w:t>EventValue</w:t>
            </w:r>
          </w:p>
        </w:tc>
        <w:tc>
          <w:tcPr>
            <w:tcW w:w="2145" w:type="dxa"/>
            <w:noWrap w:val="0"/>
            <w:vAlign w:val="top"/>
          </w:tcPr>
          <w:p w14:paraId="2F184C1D">
            <w:pPr>
              <w:rPr>
                <w:sz w:val="21"/>
                <w:szCs w:val="21"/>
              </w:rPr>
            </w:pPr>
            <w:r>
              <w:rPr>
                <w:sz w:val="21"/>
                <w:szCs w:val="21"/>
              </w:rPr>
              <w:t>Float</w:t>
            </w:r>
          </w:p>
        </w:tc>
        <w:tc>
          <w:tcPr>
            <w:tcW w:w="1843" w:type="dxa"/>
            <w:noWrap w:val="0"/>
            <w:vAlign w:val="top"/>
          </w:tcPr>
          <w:p w14:paraId="25175594">
            <w:pPr>
              <w:rPr>
                <w:sz w:val="21"/>
                <w:szCs w:val="21"/>
              </w:rPr>
            </w:pPr>
            <w:r>
              <w:rPr>
                <w:rFonts w:hint="eastAsia"/>
                <w:sz w:val="21"/>
                <w:szCs w:val="21"/>
              </w:rPr>
              <w:t>告警</w:t>
            </w:r>
            <w:r>
              <w:rPr>
                <w:sz w:val="21"/>
                <w:szCs w:val="21"/>
              </w:rPr>
              <w:t>触发值</w:t>
            </w:r>
            <w:r>
              <w:rPr>
                <w:rFonts w:hint="eastAsia"/>
                <w:sz w:val="21"/>
                <w:szCs w:val="21"/>
              </w:rPr>
              <w:t>。</w:t>
            </w:r>
            <w:r>
              <w:rPr>
                <w:sz w:val="21"/>
                <w:szCs w:val="21"/>
              </w:rPr>
              <w:t>对于非监控点越限</w:t>
            </w:r>
            <w:r>
              <w:rPr>
                <w:rFonts w:hint="eastAsia"/>
                <w:sz w:val="21"/>
                <w:szCs w:val="21"/>
              </w:rPr>
              <w:t>类</w:t>
            </w:r>
            <w:r>
              <w:rPr>
                <w:sz w:val="21"/>
                <w:szCs w:val="21"/>
              </w:rPr>
              <w:t>告警</w:t>
            </w:r>
            <w:r>
              <w:rPr>
                <w:rFonts w:hint="eastAsia"/>
                <w:sz w:val="21"/>
                <w:szCs w:val="21"/>
              </w:rPr>
              <w:t>，</w:t>
            </w:r>
            <w:r>
              <w:rPr>
                <w:sz w:val="21"/>
                <w:szCs w:val="21"/>
              </w:rPr>
              <w:t>该字段</w:t>
            </w:r>
            <w:r>
              <w:rPr>
                <w:rFonts w:hint="eastAsia"/>
                <w:sz w:val="21"/>
                <w:szCs w:val="21"/>
              </w:rPr>
              <w:t>置空。</w:t>
            </w:r>
          </w:p>
        </w:tc>
      </w:tr>
      <w:tr w14:paraId="75509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218868D2">
            <w:pPr>
              <w:rPr>
                <w:sz w:val="21"/>
                <w:szCs w:val="21"/>
              </w:rPr>
            </w:pPr>
          </w:p>
        </w:tc>
        <w:tc>
          <w:tcPr>
            <w:tcW w:w="1139" w:type="dxa"/>
            <w:vMerge w:val="continue"/>
            <w:noWrap w:val="0"/>
            <w:vAlign w:val="top"/>
          </w:tcPr>
          <w:p w14:paraId="13F55031">
            <w:pPr>
              <w:rPr>
                <w:sz w:val="21"/>
                <w:szCs w:val="21"/>
              </w:rPr>
            </w:pPr>
          </w:p>
        </w:tc>
        <w:tc>
          <w:tcPr>
            <w:tcW w:w="1554" w:type="dxa"/>
            <w:noWrap w:val="0"/>
            <w:vAlign w:val="top"/>
          </w:tcPr>
          <w:p w14:paraId="293F7BF9">
            <w:pPr>
              <w:rPr>
                <w:sz w:val="21"/>
                <w:szCs w:val="21"/>
              </w:rPr>
            </w:pPr>
            <w:r>
              <w:rPr>
                <w:rFonts w:hint="eastAsia"/>
                <w:sz w:val="21"/>
                <w:szCs w:val="21"/>
              </w:rPr>
              <w:t>AlarmRemark</w:t>
            </w:r>
          </w:p>
        </w:tc>
        <w:tc>
          <w:tcPr>
            <w:tcW w:w="2145" w:type="dxa"/>
            <w:noWrap w:val="0"/>
            <w:vAlign w:val="top"/>
          </w:tcPr>
          <w:p w14:paraId="60F57C41">
            <w:pPr>
              <w:rPr>
                <w:sz w:val="21"/>
                <w:szCs w:val="21"/>
              </w:rPr>
            </w:pPr>
            <w:r>
              <w:rPr>
                <w:sz w:val="21"/>
                <w:szCs w:val="21"/>
              </w:rPr>
              <w:t>Char</w:t>
            </w:r>
            <w:r>
              <w:rPr>
                <w:rFonts w:hint="eastAsia"/>
                <w:sz w:val="21"/>
                <w:szCs w:val="21"/>
              </w:rPr>
              <w:t>[</w:t>
            </w:r>
            <w:bookmarkStart w:id="81" w:name="OLE_LINK7"/>
            <w:bookmarkStart w:id="82" w:name="OLE_LINK8"/>
            <w:r>
              <w:rPr>
                <w:rFonts w:hint="eastAsia"/>
                <w:sz w:val="21"/>
                <w:szCs w:val="21"/>
              </w:rPr>
              <w:t>ALARMREMARK_LEN</w:t>
            </w:r>
            <w:bookmarkEnd w:id="81"/>
            <w:bookmarkEnd w:id="82"/>
            <w:r>
              <w:rPr>
                <w:sz w:val="21"/>
                <w:szCs w:val="21"/>
              </w:rPr>
              <w:t>]</w:t>
            </w:r>
          </w:p>
        </w:tc>
        <w:tc>
          <w:tcPr>
            <w:tcW w:w="1843" w:type="dxa"/>
            <w:noWrap w:val="0"/>
            <w:vAlign w:val="top"/>
          </w:tcPr>
          <w:p w14:paraId="1E3467AC">
            <w:pPr>
              <w:rPr>
                <w:sz w:val="21"/>
                <w:szCs w:val="21"/>
              </w:rPr>
            </w:pPr>
            <w:r>
              <w:rPr>
                <w:rFonts w:hint="eastAsia"/>
                <w:sz w:val="21"/>
                <w:szCs w:val="21"/>
              </w:rPr>
              <w:t>预留</w:t>
            </w:r>
            <w:r>
              <w:rPr>
                <w:sz w:val="21"/>
                <w:szCs w:val="21"/>
              </w:rPr>
              <w:t>字段</w:t>
            </w:r>
          </w:p>
        </w:tc>
      </w:tr>
      <w:tr w14:paraId="123D8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05A3E577">
            <w:pPr>
              <w:rPr>
                <w:sz w:val="21"/>
                <w:szCs w:val="21"/>
              </w:rPr>
            </w:pPr>
            <w:r>
              <w:rPr>
                <w:sz w:val="21"/>
                <w:szCs w:val="21"/>
              </w:rPr>
              <w:t>TFSUStatu</w:t>
            </w:r>
            <w:r>
              <w:rPr>
                <w:rFonts w:hint="eastAsia"/>
                <w:sz w:val="21"/>
                <w:szCs w:val="21"/>
              </w:rPr>
              <w:t>s</w:t>
            </w:r>
          </w:p>
        </w:tc>
        <w:tc>
          <w:tcPr>
            <w:tcW w:w="1139" w:type="dxa"/>
            <w:vMerge w:val="restart"/>
            <w:noWrap w:val="0"/>
            <w:vAlign w:val="top"/>
          </w:tcPr>
          <w:p w14:paraId="4E2F1246">
            <w:pPr>
              <w:rPr>
                <w:sz w:val="21"/>
                <w:szCs w:val="21"/>
              </w:rPr>
            </w:pPr>
            <w:r>
              <w:rPr>
                <w:rFonts w:hint="eastAsia"/>
                <w:sz w:val="21"/>
                <w:szCs w:val="21"/>
              </w:rPr>
              <w:t>FSU</w:t>
            </w:r>
            <w:r>
              <w:rPr>
                <w:sz w:val="21"/>
                <w:szCs w:val="21"/>
              </w:rPr>
              <w:t>状态参数</w:t>
            </w:r>
          </w:p>
        </w:tc>
        <w:tc>
          <w:tcPr>
            <w:tcW w:w="1554" w:type="dxa"/>
            <w:noWrap w:val="0"/>
            <w:vAlign w:val="top"/>
          </w:tcPr>
          <w:p w14:paraId="06D6CB1F">
            <w:pPr>
              <w:rPr>
                <w:sz w:val="21"/>
                <w:szCs w:val="21"/>
              </w:rPr>
            </w:pPr>
            <w:r>
              <w:rPr>
                <w:rFonts w:hint="eastAsia"/>
                <w:sz w:val="21"/>
                <w:szCs w:val="21"/>
              </w:rPr>
              <w:t>CPU</w:t>
            </w:r>
            <w:r>
              <w:rPr>
                <w:sz w:val="21"/>
                <w:szCs w:val="21"/>
              </w:rPr>
              <w:t>Usage</w:t>
            </w:r>
          </w:p>
        </w:tc>
        <w:tc>
          <w:tcPr>
            <w:tcW w:w="2145" w:type="dxa"/>
            <w:noWrap w:val="0"/>
            <w:vAlign w:val="top"/>
          </w:tcPr>
          <w:p w14:paraId="56A9A804">
            <w:pPr>
              <w:rPr>
                <w:sz w:val="21"/>
                <w:szCs w:val="21"/>
              </w:rPr>
            </w:pPr>
            <w:r>
              <w:rPr>
                <w:sz w:val="21"/>
                <w:szCs w:val="21"/>
              </w:rPr>
              <w:t>Float</w:t>
            </w:r>
          </w:p>
        </w:tc>
        <w:tc>
          <w:tcPr>
            <w:tcW w:w="1843" w:type="dxa"/>
            <w:noWrap w:val="0"/>
            <w:vAlign w:val="top"/>
          </w:tcPr>
          <w:p w14:paraId="4610B84D">
            <w:pPr>
              <w:rPr>
                <w:sz w:val="21"/>
                <w:szCs w:val="21"/>
              </w:rPr>
            </w:pPr>
            <w:r>
              <w:rPr>
                <w:rFonts w:hint="eastAsia"/>
                <w:sz w:val="21"/>
                <w:szCs w:val="21"/>
              </w:rPr>
              <w:t>CPU</w:t>
            </w:r>
            <w:r>
              <w:rPr>
                <w:sz w:val="21"/>
                <w:szCs w:val="21"/>
              </w:rPr>
              <w:t>使用率</w:t>
            </w:r>
          </w:p>
        </w:tc>
      </w:tr>
      <w:tr w14:paraId="3B5E0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8373CD2">
            <w:pPr>
              <w:rPr>
                <w:sz w:val="21"/>
                <w:szCs w:val="21"/>
              </w:rPr>
            </w:pPr>
          </w:p>
        </w:tc>
        <w:tc>
          <w:tcPr>
            <w:tcW w:w="1139" w:type="dxa"/>
            <w:vMerge w:val="continue"/>
            <w:noWrap w:val="0"/>
            <w:vAlign w:val="top"/>
          </w:tcPr>
          <w:p w14:paraId="6AEC7428">
            <w:pPr>
              <w:rPr>
                <w:sz w:val="21"/>
                <w:szCs w:val="21"/>
              </w:rPr>
            </w:pPr>
          </w:p>
        </w:tc>
        <w:tc>
          <w:tcPr>
            <w:tcW w:w="1554" w:type="dxa"/>
            <w:noWrap w:val="0"/>
            <w:vAlign w:val="top"/>
          </w:tcPr>
          <w:p w14:paraId="0035CB58">
            <w:pPr>
              <w:rPr>
                <w:sz w:val="21"/>
                <w:szCs w:val="21"/>
              </w:rPr>
            </w:pPr>
            <w:r>
              <w:rPr>
                <w:sz w:val="21"/>
                <w:szCs w:val="21"/>
              </w:rPr>
              <w:t>MEMUsage</w:t>
            </w:r>
          </w:p>
        </w:tc>
        <w:tc>
          <w:tcPr>
            <w:tcW w:w="2145" w:type="dxa"/>
            <w:noWrap w:val="0"/>
            <w:vAlign w:val="top"/>
          </w:tcPr>
          <w:p w14:paraId="163CDCD4">
            <w:pPr>
              <w:rPr>
                <w:sz w:val="21"/>
                <w:szCs w:val="21"/>
              </w:rPr>
            </w:pPr>
            <w:r>
              <w:rPr>
                <w:sz w:val="21"/>
                <w:szCs w:val="21"/>
              </w:rPr>
              <w:t>Float</w:t>
            </w:r>
          </w:p>
        </w:tc>
        <w:tc>
          <w:tcPr>
            <w:tcW w:w="1843" w:type="dxa"/>
            <w:noWrap w:val="0"/>
            <w:vAlign w:val="top"/>
          </w:tcPr>
          <w:p w14:paraId="675E6E1D">
            <w:pPr>
              <w:tabs>
                <w:tab w:val="left" w:pos="1570"/>
              </w:tabs>
              <w:rPr>
                <w:sz w:val="21"/>
                <w:szCs w:val="21"/>
              </w:rPr>
            </w:pPr>
            <w:r>
              <w:rPr>
                <w:rFonts w:hint="eastAsia"/>
                <w:sz w:val="21"/>
                <w:szCs w:val="21"/>
              </w:rPr>
              <w:t>内存</w:t>
            </w:r>
            <w:r>
              <w:rPr>
                <w:sz w:val="21"/>
                <w:szCs w:val="21"/>
              </w:rPr>
              <w:t>使用率</w:t>
            </w:r>
            <w:r>
              <w:rPr>
                <w:sz w:val="21"/>
                <w:szCs w:val="21"/>
              </w:rPr>
              <w:tab/>
            </w:r>
          </w:p>
        </w:tc>
      </w:tr>
      <w:tr w14:paraId="488C3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D84E5B0">
            <w:pPr>
              <w:rPr>
                <w:sz w:val="21"/>
                <w:szCs w:val="21"/>
              </w:rPr>
            </w:pPr>
          </w:p>
        </w:tc>
        <w:tc>
          <w:tcPr>
            <w:tcW w:w="1139" w:type="dxa"/>
            <w:vMerge w:val="continue"/>
            <w:noWrap w:val="0"/>
            <w:vAlign w:val="top"/>
          </w:tcPr>
          <w:p w14:paraId="7A748505">
            <w:pPr>
              <w:rPr>
                <w:sz w:val="21"/>
                <w:szCs w:val="21"/>
              </w:rPr>
            </w:pPr>
          </w:p>
        </w:tc>
        <w:tc>
          <w:tcPr>
            <w:tcW w:w="1554" w:type="dxa"/>
            <w:noWrap w:val="0"/>
            <w:vAlign w:val="top"/>
          </w:tcPr>
          <w:p w14:paraId="4AB7BCA5">
            <w:pPr>
              <w:rPr>
                <w:sz w:val="21"/>
                <w:szCs w:val="21"/>
              </w:rPr>
            </w:pPr>
            <w:r>
              <w:rPr>
                <w:rFonts w:hint="eastAsia"/>
                <w:sz w:val="21"/>
                <w:szCs w:val="21"/>
              </w:rPr>
              <w:t>Hard</w:t>
            </w:r>
            <w:r>
              <w:rPr>
                <w:sz w:val="21"/>
                <w:szCs w:val="21"/>
              </w:rPr>
              <w:t>DiskUsage</w:t>
            </w:r>
          </w:p>
        </w:tc>
        <w:tc>
          <w:tcPr>
            <w:tcW w:w="2145" w:type="dxa"/>
            <w:noWrap w:val="0"/>
            <w:vAlign w:val="top"/>
          </w:tcPr>
          <w:p w14:paraId="42C407FE">
            <w:pPr>
              <w:rPr>
                <w:sz w:val="21"/>
                <w:szCs w:val="21"/>
              </w:rPr>
            </w:pPr>
            <w:r>
              <w:rPr>
                <w:sz w:val="21"/>
                <w:szCs w:val="21"/>
              </w:rPr>
              <w:t>Float</w:t>
            </w:r>
          </w:p>
        </w:tc>
        <w:tc>
          <w:tcPr>
            <w:tcW w:w="1843" w:type="dxa"/>
            <w:noWrap w:val="0"/>
            <w:vAlign w:val="top"/>
          </w:tcPr>
          <w:p w14:paraId="369D206D">
            <w:pPr>
              <w:tabs>
                <w:tab w:val="left" w:pos="1570"/>
              </w:tabs>
              <w:rPr>
                <w:sz w:val="21"/>
                <w:szCs w:val="21"/>
              </w:rPr>
            </w:pPr>
            <w:r>
              <w:rPr>
                <w:rFonts w:hint="eastAsia"/>
                <w:sz w:val="21"/>
                <w:szCs w:val="21"/>
              </w:rPr>
              <w:t>FSU硬盘占用率（含SD</w:t>
            </w:r>
            <w:r>
              <w:rPr>
                <w:sz w:val="21"/>
                <w:szCs w:val="21"/>
              </w:rPr>
              <w:t>卡等</w:t>
            </w:r>
            <w:r>
              <w:rPr>
                <w:rFonts w:hint="eastAsia"/>
                <w:sz w:val="21"/>
                <w:szCs w:val="21"/>
              </w:rPr>
              <w:t>存储介质）</w:t>
            </w:r>
          </w:p>
        </w:tc>
      </w:tr>
      <w:tr w14:paraId="25E296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restart"/>
            <w:noWrap w:val="0"/>
            <w:vAlign w:val="top"/>
          </w:tcPr>
          <w:p w14:paraId="06743149">
            <w:pPr>
              <w:rPr>
                <w:sz w:val="21"/>
                <w:szCs w:val="21"/>
              </w:rPr>
            </w:pPr>
            <w:r>
              <w:rPr>
                <w:rFonts w:hint="eastAsia"/>
                <w:sz w:val="21"/>
                <w:szCs w:val="21"/>
              </w:rPr>
              <w:t>TD</w:t>
            </w:r>
            <w:r>
              <w:rPr>
                <w:sz w:val="21"/>
                <w:szCs w:val="21"/>
              </w:rPr>
              <w:t>ev</w:t>
            </w:r>
            <w:r>
              <w:rPr>
                <w:rFonts w:hint="eastAsia"/>
                <w:sz w:val="21"/>
                <w:szCs w:val="21"/>
              </w:rPr>
              <w:t>Conf</w:t>
            </w:r>
          </w:p>
        </w:tc>
        <w:tc>
          <w:tcPr>
            <w:tcW w:w="1139" w:type="dxa"/>
            <w:vMerge w:val="restart"/>
            <w:noWrap w:val="0"/>
            <w:vAlign w:val="top"/>
          </w:tcPr>
          <w:p w14:paraId="5E12258D">
            <w:pPr>
              <w:rPr>
                <w:sz w:val="21"/>
                <w:szCs w:val="21"/>
              </w:rPr>
            </w:pPr>
            <w:r>
              <w:rPr>
                <w:rFonts w:hint="eastAsia"/>
                <w:sz w:val="21"/>
                <w:szCs w:val="21"/>
              </w:rPr>
              <w:t>监控</w:t>
            </w:r>
            <w:r>
              <w:rPr>
                <w:sz w:val="21"/>
                <w:szCs w:val="21"/>
              </w:rPr>
              <w:t>对象配置信息</w:t>
            </w:r>
          </w:p>
        </w:tc>
        <w:tc>
          <w:tcPr>
            <w:tcW w:w="1554" w:type="dxa"/>
            <w:noWrap w:val="0"/>
            <w:vAlign w:val="top"/>
          </w:tcPr>
          <w:p w14:paraId="072FD69A">
            <w:pPr>
              <w:rPr>
                <w:sz w:val="21"/>
                <w:szCs w:val="21"/>
              </w:rPr>
            </w:pPr>
            <w:r>
              <w:rPr>
                <w:rFonts w:eastAsia="Times New Roman"/>
                <w:sz w:val="21"/>
                <w:szCs w:val="21"/>
              </w:rPr>
              <w:t>DeviceID</w:t>
            </w:r>
          </w:p>
        </w:tc>
        <w:tc>
          <w:tcPr>
            <w:tcW w:w="2145" w:type="dxa"/>
            <w:noWrap w:val="0"/>
            <w:vAlign w:val="top"/>
          </w:tcPr>
          <w:p w14:paraId="4756A723">
            <w:pPr>
              <w:rPr>
                <w:sz w:val="21"/>
                <w:szCs w:val="21"/>
              </w:rPr>
            </w:pPr>
            <w:r>
              <w:rPr>
                <w:rFonts w:eastAsia="Times New Roman"/>
                <w:sz w:val="21"/>
                <w:szCs w:val="21"/>
              </w:rPr>
              <w:t>Char[DEVICEID_LEN]</w:t>
            </w:r>
          </w:p>
        </w:tc>
        <w:tc>
          <w:tcPr>
            <w:tcW w:w="1843" w:type="dxa"/>
            <w:noWrap w:val="0"/>
            <w:vAlign w:val="top"/>
          </w:tcPr>
          <w:p w14:paraId="34D20097">
            <w:pPr>
              <w:rPr>
                <w:sz w:val="21"/>
                <w:szCs w:val="21"/>
              </w:rPr>
            </w:pPr>
            <w:r>
              <w:rPr>
                <w:rFonts w:hint="eastAsia" w:ascii="宋体" w:hAnsi="宋体" w:cs="宋体"/>
                <w:sz w:val="21"/>
                <w:szCs w:val="21"/>
              </w:rPr>
              <w:t>设备</w:t>
            </w:r>
            <w:r>
              <w:rPr>
                <w:rFonts w:eastAsia="Times New Roman"/>
                <w:sz w:val="21"/>
                <w:szCs w:val="21"/>
              </w:rPr>
              <w:t>ID</w:t>
            </w:r>
          </w:p>
        </w:tc>
      </w:tr>
      <w:tr w14:paraId="19943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88E32E0">
            <w:pPr>
              <w:rPr>
                <w:sz w:val="21"/>
                <w:szCs w:val="21"/>
              </w:rPr>
            </w:pPr>
          </w:p>
        </w:tc>
        <w:tc>
          <w:tcPr>
            <w:tcW w:w="1139" w:type="dxa"/>
            <w:vMerge w:val="continue"/>
            <w:noWrap w:val="0"/>
            <w:vAlign w:val="top"/>
          </w:tcPr>
          <w:p w14:paraId="5EECF8EA">
            <w:pPr>
              <w:rPr>
                <w:sz w:val="21"/>
                <w:szCs w:val="21"/>
              </w:rPr>
            </w:pPr>
          </w:p>
        </w:tc>
        <w:tc>
          <w:tcPr>
            <w:tcW w:w="1554" w:type="dxa"/>
            <w:noWrap w:val="0"/>
            <w:vAlign w:val="top"/>
          </w:tcPr>
          <w:p w14:paraId="740A5DFB">
            <w:pPr>
              <w:rPr>
                <w:sz w:val="21"/>
                <w:szCs w:val="21"/>
              </w:rPr>
            </w:pPr>
            <w:r>
              <w:rPr>
                <w:rFonts w:eastAsia="Times New Roman"/>
                <w:sz w:val="21"/>
                <w:szCs w:val="21"/>
              </w:rPr>
              <w:t>DeviceName</w:t>
            </w:r>
          </w:p>
        </w:tc>
        <w:tc>
          <w:tcPr>
            <w:tcW w:w="2145" w:type="dxa"/>
            <w:noWrap w:val="0"/>
            <w:vAlign w:val="top"/>
          </w:tcPr>
          <w:p w14:paraId="59DF041E">
            <w:pPr>
              <w:rPr>
                <w:sz w:val="21"/>
                <w:szCs w:val="21"/>
              </w:rPr>
            </w:pPr>
            <w:r>
              <w:rPr>
                <w:rFonts w:eastAsia="Times New Roman"/>
                <w:sz w:val="21"/>
                <w:szCs w:val="21"/>
              </w:rPr>
              <w:t>Char[</w:t>
            </w:r>
            <w:r>
              <w:rPr>
                <w:sz w:val="21"/>
                <w:szCs w:val="21"/>
              </w:rPr>
              <w:t>NAME_LENGTH</w:t>
            </w:r>
            <w:r>
              <w:rPr>
                <w:rFonts w:eastAsia="Times New Roman"/>
                <w:sz w:val="21"/>
                <w:szCs w:val="21"/>
              </w:rPr>
              <w:t>]</w:t>
            </w:r>
          </w:p>
        </w:tc>
        <w:tc>
          <w:tcPr>
            <w:tcW w:w="1843" w:type="dxa"/>
            <w:noWrap w:val="0"/>
            <w:vAlign w:val="top"/>
          </w:tcPr>
          <w:p w14:paraId="5C53803C">
            <w:pPr>
              <w:rPr>
                <w:sz w:val="21"/>
                <w:szCs w:val="21"/>
              </w:rPr>
            </w:pPr>
            <w:r>
              <w:rPr>
                <w:rFonts w:hint="eastAsia" w:ascii="宋体" w:hAnsi="宋体" w:cs="宋体"/>
                <w:sz w:val="21"/>
                <w:szCs w:val="21"/>
              </w:rPr>
              <w:t>设备名称[定义</w:t>
            </w:r>
            <w:r>
              <w:rPr>
                <w:rFonts w:ascii="宋体" w:hAnsi="宋体" w:cs="宋体"/>
                <w:sz w:val="21"/>
                <w:szCs w:val="21"/>
              </w:rPr>
              <w:t>参</w:t>
            </w:r>
            <w:r>
              <w:rPr>
                <w:rFonts w:hint="eastAsia" w:ascii="宋体" w:hAnsi="宋体" w:cs="宋体"/>
                <w:sz w:val="21"/>
                <w:szCs w:val="21"/>
              </w:rPr>
              <w:t>考中国</w:t>
            </w:r>
            <w:r>
              <w:rPr>
                <w:rFonts w:ascii="宋体" w:hAnsi="宋体" w:cs="宋体"/>
                <w:sz w:val="21"/>
                <w:szCs w:val="21"/>
              </w:rPr>
              <w:t>移动</w:t>
            </w:r>
            <w:r>
              <w:rPr>
                <w:rFonts w:hint="eastAsia" w:ascii="宋体" w:hAnsi="宋体" w:cs="宋体"/>
                <w:sz w:val="21"/>
                <w:szCs w:val="21"/>
              </w:rPr>
              <w:t>动环</w:t>
            </w:r>
            <w:r>
              <w:rPr>
                <w:rFonts w:ascii="宋体" w:hAnsi="宋体" w:cs="宋体"/>
                <w:sz w:val="21"/>
                <w:szCs w:val="21"/>
              </w:rPr>
              <w:t>命名及</w:t>
            </w:r>
            <w:r>
              <w:rPr>
                <w:rFonts w:hint="eastAsia" w:ascii="宋体" w:hAnsi="宋体" w:cs="宋体"/>
                <w:sz w:val="21"/>
                <w:szCs w:val="21"/>
              </w:rPr>
              <w:t>编码指导</w:t>
            </w:r>
            <w:r>
              <w:rPr>
                <w:rFonts w:ascii="宋体" w:hAnsi="宋体" w:cs="宋体"/>
                <w:sz w:val="21"/>
                <w:szCs w:val="21"/>
              </w:rPr>
              <w:t>意见</w:t>
            </w:r>
            <w:r>
              <w:rPr>
                <w:rFonts w:hint="eastAsia" w:ascii="宋体" w:hAnsi="宋体" w:cs="宋体"/>
                <w:sz w:val="21"/>
                <w:szCs w:val="21"/>
              </w:rPr>
              <w:t>]</w:t>
            </w:r>
          </w:p>
        </w:tc>
      </w:tr>
      <w:tr w14:paraId="4C2E21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577D025">
            <w:pPr>
              <w:rPr>
                <w:sz w:val="21"/>
                <w:szCs w:val="21"/>
              </w:rPr>
            </w:pPr>
          </w:p>
        </w:tc>
        <w:tc>
          <w:tcPr>
            <w:tcW w:w="1139" w:type="dxa"/>
            <w:vMerge w:val="continue"/>
            <w:noWrap w:val="0"/>
            <w:vAlign w:val="top"/>
          </w:tcPr>
          <w:p w14:paraId="0C8E8A28">
            <w:pPr>
              <w:rPr>
                <w:sz w:val="21"/>
                <w:szCs w:val="21"/>
              </w:rPr>
            </w:pPr>
          </w:p>
        </w:tc>
        <w:tc>
          <w:tcPr>
            <w:tcW w:w="1554" w:type="dxa"/>
            <w:noWrap w:val="0"/>
            <w:vAlign w:val="top"/>
          </w:tcPr>
          <w:p w14:paraId="0052EB27">
            <w:pPr>
              <w:rPr>
                <w:sz w:val="21"/>
                <w:szCs w:val="21"/>
              </w:rPr>
            </w:pPr>
            <w:r>
              <w:rPr>
                <w:rFonts w:hint="eastAsia"/>
                <w:sz w:val="21"/>
                <w:szCs w:val="21"/>
              </w:rPr>
              <w:t>SiteID</w:t>
            </w:r>
          </w:p>
        </w:tc>
        <w:tc>
          <w:tcPr>
            <w:tcW w:w="2145" w:type="dxa"/>
            <w:noWrap w:val="0"/>
            <w:vAlign w:val="top"/>
          </w:tcPr>
          <w:p w14:paraId="5BA55E4C">
            <w:pPr>
              <w:rPr>
                <w:sz w:val="21"/>
                <w:szCs w:val="21"/>
              </w:rPr>
            </w:pPr>
            <w:r>
              <w:rPr>
                <w:rFonts w:hint="eastAsia"/>
                <w:sz w:val="21"/>
                <w:szCs w:val="21"/>
              </w:rPr>
              <w:t>Char</w:t>
            </w:r>
            <w:r>
              <w:rPr>
                <w:sz w:val="21"/>
                <w:szCs w:val="21"/>
              </w:rPr>
              <w:t>[</w:t>
            </w:r>
            <w:r>
              <w:rPr>
                <w:rFonts w:hint="eastAsia"/>
                <w:sz w:val="21"/>
                <w:szCs w:val="21"/>
              </w:rPr>
              <w:t>ID</w:t>
            </w:r>
            <w:r>
              <w:rPr>
                <w:sz w:val="21"/>
                <w:szCs w:val="21"/>
              </w:rPr>
              <w:t>_LENGTH]</w:t>
            </w:r>
          </w:p>
        </w:tc>
        <w:tc>
          <w:tcPr>
            <w:tcW w:w="1843" w:type="dxa"/>
            <w:noWrap w:val="0"/>
            <w:vAlign w:val="top"/>
          </w:tcPr>
          <w:p w14:paraId="086698FB">
            <w:pPr>
              <w:rPr>
                <w:sz w:val="21"/>
                <w:szCs w:val="21"/>
              </w:rPr>
            </w:pPr>
            <w:r>
              <w:rPr>
                <w:rFonts w:hint="eastAsia"/>
                <w:sz w:val="21"/>
                <w:szCs w:val="21"/>
              </w:rPr>
              <w:t>所属</w:t>
            </w:r>
            <w:r>
              <w:rPr>
                <w:sz w:val="21"/>
                <w:szCs w:val="21"/>
              </w:rPr>
              <w:t>站点编码</w:t>
            </w:r>
            <w:r>
              <w:rPr>
                <w:rFonts w:ascii="宋体" w:hAnsi="宋体" w:cs="宋体"/>
                <w:sz w:val="21"/>
                <w:szCs w:val="21"/>
              </w:rPr>
              <w:t>[</w:t>
            </w:r>
            <w:r>
              <w:rPr>
                <w:rFonts w:hint="eastAsia" w:ascii="宋体" w:hAnsi="宋体" w:cs="宋体"/>
                <w:sz w:val="21"/>
                <w:szCs w:val="21"/>
              </w:rPr>
              <w:t>定义</w:t>
            </w:r>
            <w:r>
              <w:rPr>
                <w:rFonts w:ascii="宋体" w:hAnsi="宋体" w:cs="宋体"/>
                <w:sz w:val="21"/>
                <w:szCs w:val="21"/>
              </w:rPr>
              <w:t>参</w:t>
            </w:r>
            <w:r>
              <w:rPr>
                <w:rFonts w:hint="eastAsia" w:ascii="宋体" w:hAnsi="宋体" w:cs="宋体"/>
                <w:sz w:val="21"/>
                <w:szCs w:val="21"/>
              </w:rPr>
              <w:t>考中国</w:t>
            </w:r>
            <w:r>
              <w:rPr>
                <w:rFonts w:ascii="宋体" w:hAnsi="宋体" w:cs="宋体"/>
                <w:sz w:val="21"/>
                <w:szCs w:val="21"/>
              </w:rPr>
              <w:t>移动</w:t>
            </w:r>
            <w:r>
              <w:rPr>
                <w:rFonts w:hint="eastAsia" w:ascii="宋体" w:hAnsi="宋体" w:cs="宋体"/>
                <w:sz w:val="21"/>
                <w:szCs w:val="21"/>
              </w:rPr>
              <w:t>动环</w:t>
            </w:r>
            <w:r>
              <w:rPr>
                <w:rFonts w:ascii="宋体" w:hAnsi="宋体" w:cs="宋体"/>
                <w:sz w:val="21"/>
                <w:szCs w:val="21"/>
              </w:rPr>
              <w:t>命名及</w:t>
            </w:r>
            <w:r>
              <w:rPr>
                <w:rFonts w:hint="eastAsia" w:ascii="宋体" w:hAnsi="宋体" w:cs="宋体"/>
                <w:sz w:val="21"/>
                <w:szCs w:val="21"/>
              </w:rPr>
              <w:t>编码指导</w:t>
            </w:r>
            <w:r>
              <w:rPr>
                <w:rFonts w:ascii="宋体" w:hAnsi="宋体" w:cs="宋体"/>
                <w:sz w:val="21"/>
                <w:szCs w:val="21"/>
              </w:rPr>
              <w:t>意见</w:t>
            </w:r>
            <w:r>
              <w:rPr>
                <w:rFonts w:hint="eastAsia" w:ascii="宋体" w:hAnsi="宋体" w:cs="宋体"/>
                <w:sz w:val="21"/>
                <w:szCs w:val="21"/>
              </w:rPr>
              <w:t>]</w:t>
            </w:r>
          </w:p>
        </w:tc>
      </w:tr>
      <w:tr w14:paraId="1F1877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0D904698">
            <w:pPr>
              <w:rPr>
                <w:sz w:val="21"/>
                <w:szCs w:val="21"/>
              </w:rPr>
            </w:pPr>
          </w:p>
        </w:tc>
        <w:tc>
          <w:tcPr>
            <w:tcW w:w="1139" w:type="dxa"/>
            <w:vMerge w:val="continue"/>
            <w:noWrap w:val="0"/>
            <w:vAlign w:val="top"/>
          </w:tcPr>
          <w:p w14:paraId="1AEF7223">
            <w:pPr>
              <w:rPr>
                <w:sz w:val="21"/>
                <w:szCs w:val="21"/>
              </w:rPr>
            </w:pPr>
          </w:p>
        </w:tc>
        <w:tc>
          <w:tcPr>
            <w:tcW w:w="1554" w:type="dxa"/>
            <w:noWrap w:val="0"/>
            <w:vAlign w:val="top"/>
          </w:tcPr>
          <w:p w14:paraId="79E8EC82">
            <w:pPr>
              <w:rPr>
                <w:sz w:val="21"/>
                <w:szCs w:val="21"/>
              </w:rPr>
            </w:pPr>
            <w:r>
              <w:rPr>
                <w:rFonts w:hint="eastAsia"/>
                <w:sz w:val="21"/>
                <w:szCs w:val="21"/>
              </w:rPr>
              <w:t>RoomID</w:t>
            </w:r>
          </w:p>
        </w:tc>
        <w:tc>
          <w:tcPr>
            <w:tcW w:w="2145" w:type="dxa"/>
            <w:noWrap w:val="0"/>
            <w:vAlign w:val="top"/>
          </w:tcPr>
          <w:p w14:paraId="0742B251">
            <w:pPr>
              <w:rPr>
                <w:sz w:val="21"/>
                <w:szCs w:val="21"/>
              </w:rPr>
            </w:pPr>
            <w:r>
              <w:rPr>
                <w:rFonts w:hint="eastAsia"/>
                <w:sz w:val="21"/>
                <w:szCs w:val="21"/>
              </w:rPr>
              <w:t>Char[</w:t>
            </w:r>
            <w:r>
              <w:rPr>
                <w:sz w:val="21"/>
                <w:szCs w:val="21"/>
              </w:rPr>
              <w:t>n*</w:t>
            </w:r>
            <w:r>
              <w:rPr>
                <w:rFonts w:hint="eastAsia"/>
                <w:sz w:val="21"/>
                <w:szCs w:val="21"/>
              </w:rPr>
              <w:t xml:space="preserve"> ID</w:t>
            </w:r>
            <w:r>
              <w:rPr>
                <w:sz w:val="21"/>
                <w:szCs w:val="21"/>
              </w:rPr>
              <w:t>_LENGTH</w:t>
            </w:r>
            <w:r>
              <w:rPr>
                <w:rFonts w:hint="eastAsia"/>
                <w:sz w:val="21"/>
                <w:szCs w:val="21"/>
              </w:rPr>
              <w:t>]</w:t>
            </w:r>
          </w:p>
        </w:tc>
        <w:tc>
          <w:tcPr>
            <w:tcW w:w="1843" w:type="dxa"/>
            <w:noWrap w:val="0"/>
            <w:vAlign w:val="top"/>
          </w:tcPr>
          <w:p w14:paraId="26CBAB26">
            <w:pPr>
              <w:rPr>
                <w:sz w:val="21"/>
                <w:szCs w:val="21"/>
              </w:rPr>
            </w:pPr>
            <w:r>
              <w:rPr>
                <w:rFonts w:hint="eastAsia"/>
                <w:sz w:val="21"/>
                <w:szCs w:val="21"/>
              </w:rPr>
              <w:t>FSU物理</w:t>
            </w:r>
            <w:r>
              <w:rPr>
                <w:sz w:val="21"/>
                <w:szCs w:val="21"/>
              </w:rPr>
              <w:t>机房编码</w:t>
            </w:r>
            <w:r>
              <w:rPr>
                <w:rFonts w:ascii="宋体" w:hAnsi="宋体" w:cs="宋体"/>
                <w:sz w:val="21"/>
                <w:szCs w:val="21"/>
              </w:rPr>
              <w:t>[</w:t>
            </w:r>
            <w:r>
              <w:rPr>
                <w:rFonts w:hint="eastAsia" w:ascii="宋体" w:hAnsi="宋体" w:cs="宋体"/>
                <w:sz w:val="21"/>
                <w:szCs w:val="21"/>
              </w:rPr>
              <w:t>定义</w:t>
            </w:r>
            <w:r>
              <w:rPr>
                <w:rFonts w:ascii="宋体" w:hAnsi="宋体" w:cs="宋体"/>
                <w:sz w:val="21"/>
                <w:szCs w:val="21"/>
              </w:rPr>
              <w:t>参</w:t>
            </w:r>
            <w:r>
              <w:rPr>
                <w:rFonts w:hint="eastAsia" w:ascii="宋体" w:hAnsi="宋体" w:cs="宋体"/>
                <w:sz w:val="21"/>
                <w:szCs w:val="21"/>
              </w:rPr>
              <w:t>考中国</w:t>
            </w:r>
            <w:r>
              <w:rPr>
                <w:rFonts w:ascii="宋体" w:hAnsi="宋体" w:cs="宋体"/>
                <w:sz w:val="21"/>
                <w:szCs w:val="21"/>
              </w:rPr>
              <w:t>移动</w:t>
            </w:r>
            <w:r>
              <w:rPr>
                <w:rFonts w:hint="eastAsia" w:ascii="宋体" w:hAnsi="宋体" w:cs="宋体"/>
                <w:sz w:val="21"/>
                <w:szCs w:val="21"/>
              </w:rPr>
              <w:t>动环</w:t>
            </w:r>
            <w:r>
              <w:rPr>
                <w:rFonts w:ascii="宋体" w:hAnsi="宋体" w:cs="宋体"/>
                <w:sz w:val="21"/>
                <w:szCs w:val="21"/>
              </w:rPr>
              <w:t>命名及</w:t>
            </w:r>
            <w:r>
              <w:rPr>
                <w:rFonts w:hint="eastAsia" w:ascii="宋体" w:hAnsi="宋体" w:cs="宋体"/>
                <w:sz w:val="21"/>
                <w:szCs w:val="21"/>
              </w:rPr>
              <w:t>编码指导</w:t>
            </w:r>
            <w:r>
              <w:rPr>
                <w:rFonts w:ascii="宋体" w:hAnsi="宋体" w:cs="宋体"/>
                <w:sz w:val="21"/>
                <w:szCs w:val="21"/>
              </w:rPr>
              <w:t>意见</w:t>
            </w:r>
            <w:r>
              <w:rPr>
                <w:rFonts w:hint="eastAsia" w:ascii="宋体" w:hAnsi="宋体" w:cs="宋体"/>
                <w:sz w:val="21"/>
                <w:szCs w:val="21"/>
              </w:rPr>
              <w:t>]</w:t>
            </w:r>
          </w:p>
        </w:tc>
      </w:tr>
      <w:tr w14:paraId="00085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359D2D2">
            <w:pPr>
              <w:rPr>
                <w:sz w:val="21"/>
                <w:szCs w:val="21"/>
              </w:rPr>
            </w:pPr>
          </w:p>
        </w:tc>
        <w:tc>
          <w:tcPr>
            <w:tcW w:w="1139" w:type="dxa"/>
            <w:vMerge w:val="continue"/>
            <w:noWrap w:val="0"/>
            <w:vAlign w:val="top"/>
          </w:tcPr>
          <w:p w14:paraId="3DA57387">
            <w:pPr>
              <w:rPr>
                <w:sz w:val="21"/>
                <w:szCs w:val="21"/>
              </w:rPr>
            </w:pPr>
          </w:p>
        </w:tc>
        <w:tc>
          <w:tcPr>
            <w:tcW w:w="1554" w:type="dxa"/>
            <w:noWrap w:val="0"/>
            <w:vAlign w:val="top"/>
          </w:tcPr>
          <w:p w14:paraId="293A7767">
            <w:pPr>
              <w:rPr>
                <w:sz w:val="21"/>
                <w:szCs w:val="21"/>
              </w:rPr>
            </w:pPr>
            <w:r>
              <w:rPr>
                <w:sz w:val="21"/>
                <w:szCs w:val="21"/>
              </w:rPr>
              <w:t>SiteName</w:t>
            </w:r>
          </w:p>
        </w:tc>
        <w:tc>
          <w:tcPr>
            <w:tcW w:w="2145" w:type="dxa"/>
            <w:noWrap w:val="0"/>
            <w:vAlign w:val="top"/>
          </w:tcPr>
          <w:p w14:paraId="6DED4684">
            <w:pPr>
              <w:rPr>
                <w:sz w:val="21"/>
                <w:szCs w:val="21"/>
              </w:rPr>
            </w:pPr>
            <w:r>
              <w:rPr>
                <w:sz w:val="21"/>
                <w:szCs w:val="21"/>
              </w:rPr>
              <w:t>Char[NAME_LENGTH]</w:t>
            </w:r>
          </w:p>
        </w:tc>
        <w:tc>
          <w:tcPr>
            <w:tcW w:w="1843" w:type="dxa"/>
            <w:noWrap w:val="0"/>
            <w:vAlign w:val="top"/>
          </w:tcPr>
          <w:p w14:paraId="35EBFAC2">
            <w:pPr>
              <w:rPr>
                <w:sz w:val="21"/>
                <w:szCs w:val="21"/>
              </w:rPr>
            </w:pPr>
            <w:r>
              <w:rPr>
                <w:rFonts w:hint="eastAsia"/>
                <w:sz w:val="21"/>
                <w:szCs w:val="21"/>
              </w:rPr>
              <w:t>设备</w:t>
            </w:r>
            <w:r>
              <w:rPr>
                <w:sz w:val="21"/>
                <w:szCs w:val="21"/>
              </w:rPr>
              <w:t>所在的</w:t>
            </w:r>
            <w:r>
              <w:rPr>
                <w:rFonts w:hint="eastAsia"/>
                <w:sz w:val="21"/>
                <w:szCs w:val="21"/>
              </w:rPr>
              <w:t>站点名称</w:t>
            </w:r>
            <w:r>
              <w:rPr>
                <w:sz w:val="21"/>
                <w:szCs w:val="21"/>
              </w:rPr>
              <w:t>[</w:t>
            </w:r>
            <w:r>
              <w:rPr>
                <w:rFonts w:hint="eastAsia"/>
                <w:sz w:val="21"/>
                <w:szCs w:val="21"/>
              </w:rPr>
              <w:t>定义</w:t>
            </w:r>
            <w:r>
              <w:rPr>
                <w:sz w:val="21"/>
                <w:szCs w:val="21"/>
              </w:rPr>
              <w:t>参</w:t>
            </w:r>
            <w:r>
              <w:rPr>
                <w:rFonts w:hint="eastAsia"/>
                <w:sz w:val="21"/>
                <w:szCs w:val="21"/>
              </w:rPr>
              <w:t>考中国</w:t>
            </w:r>
            <w:r>
              <w:rPr>
                <w:sz w:val="21"/>
                <w:szCs w:val="21"/>
              </w:rPr>
              <w:t>移动</w:t>
            </w:r>
            <w:r>
              <w:rPr>
                <w:rFonts w:hint="eastAsia"/>
                <w:sz w:val="21"/>
                <w:szCs w:val="21"/>
              </w:rPr>
              <w:t>动环</w:t>
            </w:r>
            <w:r>
              <w:rPr>
                <w:sz w:val="21"/>
                <w:szCs w:val="21"/>
              </w:rPr>
              <w:t>命名及</w:t>
            </w:r>
            <w:r>
              <w:rPr>
                <w:rFonts w:hint="eastAsia"/>
                <w:sz w:val="21"/>
                <w:szCs w:val="21"/>
              </w:rPr>
              <w:t>编码指导</w:t>
            </w:r>
            <w:r>
              <w:rPr>
                <w:sz w:val="21"/>
                <w:szCs w:val="21"/>
              </w:rPr>
              <w:t>意见1</w:t>
            </w:r>
            <w:r>
              <w:rPr>
                <w:rFonts w:hint="eastAsia"/>
                <w:sz w:val="21"/>
                <w:szCs w:val="21"/>
              </w:rPr>
              <w:t>.1</w:t>
            </w:r>
            <w:r>
              <w:rPr>
                <w:sz w:val="21"/>
                <w:szCs w:val="21"/>
              </w:rPr>
              <w:t>]</w:t>
            </w:r>
          </w:p>
        </w:tc>
      </w:tr>
      <w:tr w14:paraId="3ECC4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33717C8">
            <w:pPr>
              <w:rPr>
                <w:sz w:val="21"/>
                <w:szCs w:val="21"/>
              </w:rPr>
            </w:pPr>
          </w:p>
        </w:tc>
        <w:tc>
          <w:tcPr>
            <w:tcW w:w="1139" w:type="dxa"/>
            <w:vMerge w:val="continue"/>
            <w:noWrap w:val="0"/>
            <w:vAlign w:val="top"/>
          </w:tcPr>
          <w:p w14:paraId="64063861">
            <w:pPr>
              <w:rPr>
                <w:sz w:val="21"/>
                <w:szCs w:val="21"/>
              </w:rPr>
            </w:pPr>
          </w:p>
        </w:tc>
        <w:tc>
          <w:tcPr>
            <w:tcW w:w="1554" w:type="dxa"/>
            <w:noWrap w:val="0"/>
            <w:vAlign w:val="top"/>
          </w:tcPr>
          <w:p w14:paraId="1DC6255A">
            <w:pPr>
              <w:rPr>
                <w:sz w:val="21"/>
                <w:szCs w:val="21"/>
              </w:rPr>
            </w:pPr>
            <w:r>
              <w:rPr>
                <w:sz w:val="21"/>
                <w:szCs w:val="21"/>
              </w:rPr>
              <w:t>RoomName</w:t>
            </w:r>
          </w:p>
        </w:tc>
        <w:tc>
          <w:tcPr>
            <w:tcW w:w="2145" w:type="dxa"/>
            <w:noWrap w:val="0"/>
            <w:vAlign w:val="top"/>
          </w:tcPr>
          <w:p w14:paraId="089AD14D">
            <w:pPr>
              <w:rPr>
                <w:sz w:val="21"/>
                <w:szCs w:val="21"/>
              </w:rPr>
            </w:pPr>
            <w:r>
              <w:rPr>
                <w:sz w:val="21"/>
                <w:szCs w:val="21"/>
              </w:rPr>
              <w:t>Char[NAME_LENGTH]</w:t>
            </w:r>
          </w:p>
        </w:tc>
        <w:tc>
          <w:tcPr>
            <w:tcW w:w="1843" w:type="dxa"/>
            <w:noWrap w:val="0"/>
            <w:vAlign w:val="top"/>
          </w:tcPr>
          <w:p w14:paraId="36BD501F">
            <w:pPr>
              <w:rPr>
                <w:sz w:val="21"/>
                <w:szCs w:val="21"/>
              </w:rPr>
            </w:pPr>
            <w:r>
              <w:rPr>
                <w:rFonts w:hint="eastAsia"/>
                <w:sz w:val="21"/>
                <w:szCs w:val="21"/>
              </w:rPr>
              <w:t>设备</w:t>
            </w:r>
            <w:r>
              <w:rPr>
                <w:sz w:val="21"/>
                <w:szCs w:val="21"/>
              </w:rPr>
              <w:t>所在的</w:t>
            </w:r>
            <w:r>
              <w:rPr>
                <w:rFonts w:hint="eastAsia"/>
                <w:sz w:val="21"/>
                <w:szCs w:val="21"/>
              </w:rPr>
              <w:t>机房名称</w:t>
            </w:r>
            <w:r>
              <w:rPr>
                <w:sz w:val="21"/>
                <w:szCs w:val="21"/>
              </w:rPr>
              <w:t>[</w:t>
            </w:r>
            <w:r>
              <w:rPr>
                <w:rFonts w:hint="eastAsia"/>
                <w:sz w:val="21"/>
                <w:szCs w:val="21"/>
              </w:rPr>
              <w:t>定义</w:t>
            </w:r>
            <w:r>
              <w:rPr>
                <w:sz w:val="21"/>
                <w:szCs w:val="21"/>
              </w:rPr>
              <w:t>参</w:t>
            </w:r>
            <w:r>
              <w:rPr>
                <w:rFonts w:hint="eastAsia"/>
                <w:sz w:val="21"/>
                <w:szCs w:val="21"/>
              </w:rPr>
              <w:t>考中国</w:t>
            </w:r>
            <w:r>
              <w:rPr>
                <w:sz w:val="21"/>
                <w:szCs w:val="21"/>
              </w:rPr>
              <w:t>移动</w:t>
            </w:r>
            <w:r>
              <w:rPr>
                <w:rFonts w:hint="eastAsia"/>
                <w:sz w:val="21"/>
                <w:szCs w:val="21"/>
              </w:rPr>
              <w:t>动环</w:t>
            </w:r>
            <w:r>
              <w:rPr>
                <w:sz w:val="21"/>
                <w:szCs w:val="21"/>
              </w:rPr>
              <w:t>命名及</w:t>
            </w:r>
            <w:r>
              <w:rPr>
                <w:rFonts w:hint="eastAsia"/>
                <w:sz w:val="21"/>
                <w:szCs w:val="21"/>
              </w:rPr>
              <w:t>编码指导</w:t>
            </w:r>
            <w:r>
              <w:rPr>
                <w:sz w:val="21"/>
                <w:szCs w:val="21"/>
              </w:rPr>
              <w:t>意见1</w:t>
            </w:r>
            <w:r>
              <w:rPr>
                <w:rFonts w:hint="eastAsia"/>
                <w:sz w:val="21"/>
                <w:szCs w:val="21"/>
              </w:rPr>
              <w:t>.2</w:t>
            </w:r>
            <w:r>
              <w:rPr>
                <w:sz w:val="21"/>
                <w:szCs w:val="21"/>
              </w:rPr>
              <w:t>]</w:t>
            </w:r>
          </w:p>
        </w:tc>
      </w:tr>
      <w:tr w14:paraId="197441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3F514C90">
            <w:pPr>
              <w:rPr>
                <w:sz w:val="21"/>
                <w:szCs w:val="21"/>
              </w:rPr>
            </w:pPr>
          </w:p>
        </w:tc>
        <w:tc>
          <w:tcPr>
            <w:tcW w:w="1139" w:type="dxa"/>
            <w:vMerge w:val="continue"/>
            <w:noWrap w:val="0"/>
            <w:vAlign w:val="top"/>
          </w:tcPr>
          <w:p w14:paraId="048B22C7">
            <w:pPr>
              <w:rPr>
                <w:sz w:val="21"/>
                <w:szCs w:val="21"/>
              </w:rPr>
            </w:pPr>
          </w:p>
        </w:tc>
        <w:tc>
          <w:tcPr>
            <w:tcW w:w="1554" w:type="dxa"/>
            <w:noWrap w:val="0"/>
            <w:vAlign w:val="top"/>
          </w:tcPr>
          <w:p w14:paraId="7AE6C391">
            <w:pPr>
              <w:rPr>
                <w:sz w:val="21"/>
                <w:szCs w:val="21"/>
              </w:rPr>
            </w:pPr>
            <w:r>
              <w:rPr>
                <w:rFonts w:eastAsia="Times New Roman"/>
                <w:sz w:val="21"/>
                <w:szCs w:val="21"/>
              </w:rPr>
              <w:t>DeviceType</w:t>
            </w:r>
          </w:p>
        </w:tc>
        <w:tc>
          <w:tcPr>
            <w:tcW w:w="2145" w:type="dxa"/>
            <w:noWrap w:val="0"/>
            <w:vAlign w:val="top"/>
          </w:tcPr>
          <w:p w14:paraId="37F6BF43">
            <w:pPr>
              <w:rPr>
                <w:sz w:val="21"/>
                <w:szCs w:val="21"/>
              </w:rPr>
            </w:pPr>
            <w:r>
              <w:rPr>
                <w:rFonts w:hint="eastAsia" w:ascii="宋体" w:hAnsi="宋体" w:cs="宋体"/>
                <w:sz w:val="21"/>
                <w:szCs w:val="21"/>
              </w:rPr>
              <w:t>EnumDeviceType</w:t>
            </w:r>
          </w:p>
        </w:tc>
        <w:tc>
          <w:tcPr>
            <w:tcW w:w="1843" w:type="dxa"/>
            <w:noWrap w:val="0"/>
            <w:vAlign w:val="top"/>
          </w:tcPr>
          <w:p w14:paraId="2A3FEB66">
            <w:pPr>
              <w:rPr>
                <w:sz w:val="21"/>
                <w:szCs w:val="21"/>
              </w:rPr>
            </w:pPr>
            <w:r>
              <w:rPr>
                <w:rFonts w:hint="eastAsia" w:ascii="宋体" w:hAnsi="宋体" w:cs="宋体"/>
                <w:sz w:val="21"/>
                <w:szCs w:val="21"/>
              </w:rPr>
              <w:t>设备类型（按动环标准化定义）</w:t>
            </w:r>
          </w:p>
        </w:tc>
      </w:tr>
      <w:tr w14:paraId="04BA6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185C9A01">
            <w:pPr>
              <w:rPr>
                <w:sz w:val="21"/>
                <w:szCs w:val="21"/>
              </w:rPr>
            </w:pPr>
          </w:p>
        </w:tc>
        <w:tc>
          <w:tcPr>
            <w:tcW w:w="1139" w:type="dxa"/>
            <w:vMerge w:val="continue"/>
            <w:noWrap w:val="0"/>
            <w:vAlign w:val="top"/>
          </w:tcPr>
          <w:p w14:paraId="08D4932C">
            <w:pPr>
              <w:rPr>
                <w:sz w:val="21"/>
                <w:szCs w:val="21"/>
              </w:rPr>
            </w:pPr>
          </w:p>
        </w:tc>
        <w:tc>
          <w:tcPr>
            <w:tcW w:w="1554" w:type="dxa"/>
            <w:noWrap w:val="0"/>
            <w:vAlign w:val="top"/>
          </w:tcPr>
          <w:p w14:paraId="44DAF83F">
            <w:pPr>
              <w:rPr>
                <w:sz w:val="21"/>
                <w:szCs w:val="21"/>
              </w:rPr>
            </w:pPr>
            <w:r>
              <w:rPr>
                <w:rFonts w:eastAsia="Times New Roman"/>
                <w:sz w:val="21"/>
                <w:szCs w:val="21"/>
              </w:rPr>
              <w:t>DeviceSubType</w:t>
            </w:r>
          </w:p>
        </w:tc>
        <w:tc>
          <w:tcPr>
            <w:tcW w:w="2145" w:type="dxa"/>
            <w:noWrap w:val="0"/>
            <w:vAlign w:val="top"/>
          </w:tcPr>
          <w:p w14:paraId="523CC343">
            <w:pPr>
              <w:rPr>
                <w:sz w:val="21"/>
                <w:szCs w:val="21"/>
              </w:rPr>
            </w:pPr>
            <w:r>
              <w:rPr>
                <w:rFonts w:hint="eastAsia" w:ascii="宋体" w:hAnsi="宋体" w:cs="宋体"/>
                <w:sz w:val="21"/>
                <w:szCs w:val="21"/>
              </w:rPr>
              <w:t>EnumDeviceSubType </w:t>
            </w:r>
          </w:p>
        </w:tc>
        <w:tc>
          <w:tcPr>
            <w:tcW w:w="1843" w:type="dxa"/>
            <w:noWrap w:val="0"/>
            <w:vAlign w:val="top"/>
          </w:tcPr>
          <w:p w14:paraId="5D76CD0E">
            <w:pPr>
              <w:rPr>
                <w:sz w:val="21"/>
                <w:szCs w:val="21"/>
              </w:rPr>
            </w:pPr>
            <w:r>
              <w:rPr>
                <w:rFonts w:hint="eastAsia" w:ascii="宋体" w:hAnsi="宋体" w:cs="宋体"/>
                <w:sz w:val="21"/>
                <w:szCs w:val="21"/>
              </w:rPr>
              <w:t>设备子类型</w:t>
            </w:r>
            <w:r>
              <w:rPr>
                <w:rFonts w:hint="eastAsia" w:ascii="宋体" w:hAnsi="宋体"/>
                <w:sz w:val="21"/>
                <w:szCs w:val="21"/>
              </w:rPr>
              <w:t>（按动环标准化定义）</w:t>
            </w:r>
          </w:p>
        </w:tc>
      </w:tr>
      <w:tr w14:paraId="6ABA21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2D9D314">
            <w:pPr>
              <w:rPr>
                <w:sz w:val="21"/>
                <w:szCs w:val="21"/>
              </w:rPr>
            </w:pPr>
          </w:p>
        </w:tc>
        <w:tc>
          <w:tcPr>
            <w:tcW w:w="1139" w:type="dxa"/>
            <w:vMerge w:val="continue"/>
            <w:noWrap w:val="0"/>
            <w:vAlign w:val="top"/>
          </w:tcPr>
          <w:p w14:paraId="5DCF404A">
            <w:pPr>
              <w:rPr>
                <w:sz w:val="21"/>
                <w:szCs w:val="21"/>
              </w:rPr>
            </w:pPr>
          </w:p>
        </w:tc>
        <w:tc>
          <w:tcPr>
            <w:tcW w:w="1554" w:type="dxa"/>
            <w:noWrap w:val="0"/>
            <w:vAlign w:val="top"/>
          </w:tcPr>
          <w:p w14:paraId="19FF9571">
            <w:pPr>
              <w:rPr>
                <w:sz w:val="21"/>
                <w:szCs w:val="21"/>
              </w:rPr>
            </w:pPr>
            <w:r>
              <w:rPr>
                <w:rFonts w:eastAsia="Times New Roman"/>
                <w:sz w:val="21"/>
                <w:szCs w:val="21"/>
              </w:rPr>
              <w:t>Model</w:t>
            </w:r>
          </w:p>
        </w:tc>
        <w:tc>
          <w:tcPr>
            <w:tcW w:w="2145" w:type="dxa"/>
            <w:noWrap w:val="0"/>
            <w:vAlign w:val="top"/>
          </w:tcPr>
          <w:p w14:paraId="5EDA9166">
            <w:pPr>
              <w:rPr>
                <w:sz w:val="21"/>
                <w:szCs w:val="21"/>
              </w:rPr>
            </w:pPr>
            <w:r>
              <w:rPr>
                <w:rFonts w:eastAsia="Times New Roman"/>
                <w:sz w:val="21"/>
                <w:szCs w:val="21"/>
              </w:rPr>
              <w:t>Char [DES_LENGTH]</w:t>
            </w:r>
          </w:p>
        </w:tc>
        <w:tc>
          <w:tcPr>
            <w:tcW w:w="1843" w:type="dxa"/>
            <w:noWrap w:val="0"/>
            <w:vAlign w:val="top"/>
          </w:tcPr>
          <w:p w14:paraId="557F78B6">
            <w:pPr>
              <w:rPr>
                <w:sz w:val="21"/>
                <w:szCs w:val="21"/>
              </w:rPr>
            </w:pPr>
            <w:r>
              <w:rPr>
                <w:rFonts w:ascii="宋体" w:hAnsi="宋体"/>
                <w:sz w:val="21"/>
                <w:szCs w:val="21"/>
              </w:rPr>
              <w:t>设备型号</w:t>
            </w:r>
          </w:p>
        </w:tc>
      </w:tr>
      <w:tr w14:paraId="32A421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B0A2373">
            <w:pPr>
              <w:rPr>
                <w:sz w:val="21"/>
                <w:szCs w:val="21"/>
              </w:rPr>
            </w:pPr>
          </w:p>
        </w:tc>
        <w:tc>
          <w:tcPr>
            <w:tcW w:w="1139" w:type="dxa"/>
            <w:vMerge w:val="continue"/>
            <w:noWrap w:val="0"/>
            <w:vAlign w:val="top"/>
          </w:tcPr>
          <w:p w14:paraId="01A99BEA">
            <w:pPr>
              <w:rPr>
                <w:sz w:val="21"/>
                <w:szCs w:val="21"/>
              </w:rPr>
            </w:pPr>
          </w:p>
        </w:tc>
        <w:tc>
          <w:tcPr>
            <w:tcW w:w="1554" w:type="dxa"/>
            <w:noWrap w:val="0"/>
            <w:vAlign w:val="top"/>
          </w:tcPr>
          <w:p w14:paraId="0D029941">
            <w:pPr>
              <w:rPr>
                <w:sz w:val="21"/>
                <w:szCs w:val="21"/>
              </w:rPr>
            </w:pPr>
            <w:r>
              <w:rPr>
                <w:rFonts w:eastAsia="Times New Roman"/>
                <w:sz w:val="21"/>
                <w:szCs w:val="21"/>
              </w:rPr>
              <w:t>Brand</w:t>
            </w:r>
          </w:p>
        </w:tc>
        <w:tc>
          <w:tcPr>
            <w:tcW w:w="2145" w:type="dxa"/>
            <w:noWrap w:val="0"/>
            <w:vAlign w:val="top"/>
          </w:tcPr>
          <w:p w14:paraId="34D6FE1B">
            <w:pPr>
              <w:rPr>
                <w:sz w:val="21"/>
                <w:szCs w:val="21"/>
              </w:rPr>
            </w:pPr>
            <w:r>
              <w:rPr>
                <w:rFonts w:eastAsia="Times New Roman"/>
                <w:sz w:val="21"/>
                <w:szCs w:val="21"/>
              </w:rPr>
              <w:t>Char [DES_LENGTH]</w:t>
            </w:r>
          </w:p>
        </w:tc>
        <w:tc>
          <w:tcPr>
            <w:tcW w:w="1843" w:type="dxa"/>
            <w:noWrap w:val="0"/>
            <w:vAlign w:val="top"/>
          </w:tcPr>
          <w:p w14:paraId="7AB9ABDF">
            <w:pPr>
              <w:rPr>
                <w:sz w:val="21"/>
                <w:szCs w:val="21"/>
              </w:rPr>
            </w:pPr>
            <w:r>
              <w:rPr>
                <w:rFonts w:ascii="宋体" w:hAnsi="宋体"/>
                <w:sz w:val="21"/>
                <w:szCs w:val="21"/>
              </w:rPr>
              <w:t>设备品牌</w:t>
            </w:r>
          </w:p>
        </w:tc>
      </w:tr>
      <w:tr w14:paraId="44D96D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29EA272B">
            <w:pPr>
              <w:rPr>
                <w:sz w:val="21"/>
                <w:szCs w:val="21"/>
              </w:rPr>
            </w:pPr>
          </w:p>
        </w:tc>
        <w:tc>
          <w:tcPr>
            <w:tcW w:w="1139" w:type="dxa"/>
            <w:vMerge w:val="continue"/>
            <w:noWrap w:val="0"/>
            <w:vAlign w:val="top"/>
          </w:tcPr>
          <w:p w14:paraId="18FCBA76">
            <w:pPr>
              <w:rPr>
                <w:sz w:val="21"/>
                <w:szCs w:val="21"/>
              </w:rPr>
            </w:pPr>
          </w:p>
        </w:tc>
        <w:tc>
          <w:tcPr>
            <w:tcW w:w="1554" w:type="dxa"/>
            <w:noWrap w:val="0"/>
            <w:vAlign w:val="top"/>
          </w:tcPr>
          <w:p w14:paraId="180A21BE">
            <w:pPr>
              <w:rPr>
                <w:sz w:val="21"/>
                <w:szCs w:val="21"/>
              </w:rPr>
            </w:pPr>
            <w:r>
              <w:rPr>
                <w:rFonts w:hint="eastAsia" w:eastAsia="Times New Roman"/>
                <w:sz w:val="21"/>
                <w:szCs w:val="21"/>
              </w:rPr>
              <w:t>RatedCapacity</w:t>
            </w:r>
          </w:p>
        </w:tc>
        <w:tc>
          <w:tcPr>
            <w:tcW w:w="2145" w:type="dxa"/>
            <w:noWrap w:val="0"/>
            <w:vAlign w:val="top"/>
          </w:tcPr>
          <w:p w14:paraId="165668FC">
            <w:pPr>
              <w:rPr>
                <w:sz w:val="21"/>
                <w:szCs w:val="21"/>
              </w:rPr>
            </w:pPr>
            <w:r>
              <w:rPr>
                <w:sz w:val="21"/>
                <w:szCs w:val="21"/>
              </w:rPr>
              <w:t>Float</w:t>
            </w:r>
          </w:p>
        </w:tc>
        <w:tc>
          <w:tcPr>
            <w:tcW w:w="1843" w:type="dxa"/>
            <w:noWrap w:val="0"/>
            <w:vAlign w:val="top"/>
          </w:tcPr>
          <w:p w14:paraId="5F228E7F">
            <w:pPr>
              <w:rPr>
                <w:sz w:val="21"/>
                <w:szCs w:val="21"/>
              </w:rPr>
            </w:pPr>
            <w:r>
              <w:rPr>
                <w:rFonts w:hint="eastAsia" w:ascii="宋体" w:hAnsi="宋体" w:cs="宋体"/>
                <w:sz w:val="21"/>
                <w:szCs w:val="21"/>
              </w:rPr>
              <w:t>额定容量</w:t>
            </w:r>
          </w:p>
        </w:tc>
      </w:tr>
      <w:tr w14:paraId="16457F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2A3765D1">
            <w:pPr>
              <w:rPr>
                <w:sz w:val="21"/>
                <w:szCs w:val="21"/>
              </w:rPr>
            </w:pPr>
          </w:p>
        </w:tc>
        <w:tc>
          <w:tcPr>
            <w:tcW w:w="1139" w:type="dxa"/>
            <w:vMerge w:val="continue"/>
            <w:noWrap w:val="0"/>
            <w:vAlign w:val="top"/>
          </w:tcPr>
          <w:p w14:paraId="4695E082">
            <w:pPr>
              <w:rPr>
                <w:sz w:val="21"/>
                <w:szCs w:val="21"/>
              </w:rPr>
            </w:pPr>
          </w:p>
        </w:tc>
        <w:tc>
          <w:tcPr>
            <w:tcW w:w="1554" w:type="dxa"/>
            <w:noWrap w:val="0"/>
            <w:vAlign w:val="top"/>
          </w:tcPr>
          <w:p w14:paraId="3EB7EF29">
            <w:pPr>
              <w:rPr>
                <w:sz w:val="21"/>
                <w:szCs w:val="21"/>
              </w:rPr>
            </w:pPr>
            <w:r>
              <w:rPr>
                <w:rFonts w:eastAsia="Times New Roman"/>
                <w:sz w:val="21"/>
                <w:szCs w:val="21"/>
              </w:rPr>
              <w:t>Version</w:t>
            </w:r>
          </w:p>
        </w:tc>
        <w:tc>
          <w:tcPr>
            <w:tcW w:w="2145" w:type="dxa"/>
            <w:noWrap w:val="0"/>
            <w:vAlign w:val="top"/>
          </w:tcPr>
          <w:p w14:paraId="69CD9CF9">
            <w:pPr>
              <w:rPr>
                <w:sz w:val="21"/>
                <w:szCs w:val="21"/>
              </w:rPr>
            </w:pPr>
            <w:r>
              <w:rPr>
                <w:rFonts w:eastAsia="Times New Roman"/>
                <w:sz w:val="21"/>
                <w:szCs w:val="21"/>
              </w:rPr>
              <w:t>Char [VER_LENGTH]</w:t>
            </w:r>
          </w:p>
        </w:tc>
        <w:tc>
          <w:tcPr>
            <w:tcW w:w="1843" w:type="dxa"/>
            <w:noWrap w:val="0"/>
            <w:vAlign w:val="top"/>
          </w:tcPr>
          <w:p w14:paraId="3E5F8FF3">
            <w:pPr>
              <w:rPr>
                <w:sz w:val="21"/>
                <w:szCs w:val="21"/>
              </w:rPr>
            </w:pPr>
            <w:r>
              <w:rPr>
                <w:rFonts w:hint="eastAsia" w:ascii="宋体" w:hAnsi="宋体" w:cs="宋体"/>
                <w:sz w:val="21"/>
                <w:szCs w:val="21"/>
              </w:rPr>
              <w:t>版本</w:t>
            </w:r>
          </w:p>
        </w:tc>
      </w:tr>
      <w:tr w14:paraId="13BF2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7C579E35">
            <w:pPr>
              <w:rPr>
                <w:sz w:val="21"/>
                <w:szCs w:val="21"/>
              </w:rPr>
            </w:pPr>
          </w:p>
        </w:tc>
        <w:tc>
          <w:tcPr>
            <w:tcW w:w="1139" w:type="dxa"/>
            <w:vMerge w:val="continue"/>
            <w:noWrap w:val="0"/>
            <w:vAlign w:val="top"/>
          </w:tcPr>
          <w:p w14:paraId="7F4F943F">
            <w:pPr>
              <w:rPr>
                <w:sz w:val="21"/>
                <w:szCs w:val="21"/>
              </w:rPr>
            </w:pPr>
          </w:p>
        </w:tc>
        <w:tc>
          <w:tcPr>
            <w:tcW w:w="1554" w:type="dxa"/>
            <w:noWrap w:val="0"/>
            <w:vAlign w:val="top"/>
          </w:tcPr>
          <w:p w14:paraId="49B83A93">
            <w:pPr>
              <w:rPr>
                <w:sz w:val="21"/>
                <w:szCs w:val="21"/>
              </w:rPr>
            </w:pPr>
            <w:r>
              <w:rPr>
                <w:rFonts w:eastAsia="Times New Roman"/>
                <w:sz w:val="21"/>
                <w:szCs w:val="21"/>
              </w:rPr>
              <w:t>BeginRunTime</w:t>
            </w:r>
          </w:p>
        </w:tc>
        <w:tc>
          <w:tcPr>
            <w:tcW w:w="2145" w:type="dxa"/>
            <w:noWrap w:val="0"/>
            <w:vAlign w:val="top"/>
          </w:tcPr>
          <w:p w14:paraId="46674E1F">
            <w:pPr>
              <w:rPr>
                <w:sz w:val="21"/>
                <w:szCs w:val="21"/>
              </w:rPr>
            </w:pPr>
            <w:r>
              <w:rPr>
                <w:rFonts w:eastAsia="Times New Roman"/>
                <w:sz w:val="21"/>
                <w:szCs w:val="21"/>
              </w:rPr>
              <w:t>Char [TIME_LEN]</w:t>
            </w:r>
          </w:p>
        </w:tc>
        <w:tc>
          <w:tcPr>
            <w:tcW w:w="1843" w:type="dxa"/>
            <w:noWrap w:val="0"/>
            <w:vAlign w:val="top"/>
          </w:tcPr>
          <w:p w14:paraId="49DE913F">
            <w:pPr>
              <w:rPr>
                <w:sz w:val="21"/>
                <w:szCs w:val="21"/>
              </w:rPr>
            </w:pPr>
            <w:r>
              <w:rPr>
                <w:rFonts w:hint="eastAsia" w:ascii="宋体" w:hAnsi="宋体" w:cs="宋体"/>
                <w:sz w:val="21"/>
                <w:szCs w:val="21"/>
              </w:rPr>
              <w:t>启用时间</w:t>
            </w:r>
          </w:p>
        </w:tc>
      </w:tr>
      <w:tr w14:paraId="05ECF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1B97BB45">
            <w:pPr>
              <w:rPr>
                <w:sz w:val="21"/>
                <w:szCs w:val="21"/>
              </w:rPr>
            </w:pPr>
          </w:p>
        </w:tc>
        <w:tc>
          <w:tcPr>
            <w:tcW w:w="1139" w:type="dxa"/>
            <w:vMerge w:val="continue"/>
            <w:noWrap w:val="0"/>
            <w:vAlign w:val="top"/>
          </w:tcPr>
          <w:p w14:paraId="59C67072">
            <w:pPr>
              <w:rPr>
                <w:sz w:val="21"/>
                <w:szCs w:val="21"/>
              </w:rPr>
            </w:pPr>
          </w:p>
        </w:tc>
        <w:tc>
          <w:tcPr>
            <w:tcW w:w="1554" w:type="dxa"/>
            <w:noWrap w:val="0"/>
            <w:vAlign w:val="top"/>
          </w:tcPr>
          <w:p w14:paraId="7373A336">
            <w:pPr>
              <w:rPr>
                <w:sz w:val="21"/>
                <w:szCs w:val="21"/>
              </w:rPr>
            </w:pPr>
            <w:r>
              <w:rPr>
                <w:rFonts w:eastAsia="Times New Roman"/>
                <w:sz w:val="21"/>
                <w:szCs w:val="21"/>
              </w:rPr>
              <w:t>DevDescribe</w:t>
            </w:r>
          </w:p>
        </w:tc>
        <w:tc>
          <w:tcPr>
            <w:tcW w:w="2145" w:type="dxa"/>
            <w:noWrap w:val="0"/>
            <w:vAlign w:val="top"/>
          </w:tcPr>
          <w:p w14:paraId="5C72A6E6">
            <w:pPr>
              <w:rPr>
                <w:sz w:val="21"/>
                <w:szCs w:val="21"/>
              </w:rPr>
            </w:pPr>
            <w:r>
              <w:rPr>
                <w:rFonts w:eastAsia="Times New Roman"/>
                <w:sz w:val="21"/>
                <w:szCs w:val="21"/>
              </w:rPr>
              <w:t>Char [DES_LENGTH]</w:t>
            </w:r>
          </w:p>
        </w:tc>
        <w:tc>
          <w:tcPr>
            <w:tcW w:w="1843" w:type="dxa"/>
            <w:noWrap w:val="0"/>
            <w:vAlign w:val="top"/>
          </w:tcPr>
          <w:p w14:paraId="3AC927BD">
            <w:pPr>
              <w:rPr>
                <w:sz w:val="21"/>
                <w:szCs w:val="21"/>
              </w:rPr>
            </w:pPr>
            <w:r>
              <w:rPr>
                <w:rFonts w:hint="eastAsia" w:ascii="宋体" w:hAnsi="宋体" w:cs="宋体"/>
                <w:sz w:val="21"/>
                <w:szCs w:val="21"/>
              </w:rPr>
              <w:t>设备描述信息（包含</w:t>
            </w:r>
            <w:r>
              <w:rPr>
                <w:rFonts w:ascii="宋体" w:hAnsi="宋体" w:cs="宋体"/>
                <w:sz w:val="21"/>
                <w:szCs w:val="21"/>
              </w:rPr>
              <w:t>设备的安装位置）</w:t>
            </w:r>
          </w:p>
        </w:tc>
      </w:tr>
      <w:tr w14:paraId="1A2CC7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4290318F">
            <w:pPr>
              <w:rPr>
                <w:sz w:val="21"/>
                <w:szCs w:val="21"/>
              </w:rPr>
            </w:pPr>
          </w:p>
        </w:tc>
        <w:tc>
          <w:tcPr>
            <w:tcW w:w="1139" w:type="dxa"/>
            <w:vMerge w:val="continue"/>
            <w:noWrap w:val="0"/>
            <w:vAlign w:val="top"/>
          </w:tcPr>
          <w:p w14:paraId="7F1CD707">
            <w:pPr>
              <w:rPr>
                <w:sz w:val="21"/>
                <w:szCs w:val="21"/>
              </w:rPr>
            </w:pPr>
          </w:p>
        </w:tc>
        <w:tc>
          <w:tcPr>
            <w:tcW w:w="1554" w:type="dxa"/>
            <w:noWrap w:val="0"/>
            <w:vAlign w:val="top"/>
          </w:tcPr>
          <w:p w14:paraId="1C9D8623">
            <w:pPr>
              <w:rPr>
                <w:sz w:val="21"/>
                <w:szCs w:val="21"/>
              </w:rPr>
            </w:pPr>
            <w:r>
              <w:rPr>
                <w:rFonts w:hint="eastAsia"/>
                <w:sz w:val="21"/>
                <w:szCs w:val="21"/>
              </w:rPr>
              <w:t>Signals</w:t>
            </w:r>
          </w:p>
        </w:tc>
        <w:tc>
          <w:tcPr>
            <w:tcW w:w="2145" w:type="dxa"/>
            <w:noWrap w:val="0"/>
            <w:vAlign w:val="top"/>
          </w:tcPr>
          <w:p w14:paraId="2D18A60D">
            <w:pPr>
              <w:rPr>
                <w:sz w:val="21"/>
                <w:szCs w:val="21"/>
              </w:rPr>
            </w:pPr>
            <w:r>
              <w:rPr>
                <w:sz w:val="21"/>
                <w:szCs w:val="21"/>
              </w:rPr>
              <w:t>N*TSignal</w:t>
            </w:r>
          </w:p>
        </w:tc>
        <w:tc>
          <w:tcPr>
            <w:tcW w:w="1843" w:type="dxa"/>
            <w:noWrap w:val="0"/>
            <w:vAlign w:val="top"/>
          </w:tcPr>
          <w:p w14:paraId="11725A9F">
            <w:pPr>
              <w:rPr>
                <w:sz w:val="21"/>
                <w:szCs w:val="21"/>
              </w:rPr>
            </w:pPr>
            <w:r>
              <w:rPr>
                <w:rFonts w:hint="eastAsia" w:ascii="宋体" w:hAnsi="宋体" w:cs="宋体"/>
                <w:sz w:val="21"/>
                <w:szCs w:val="21"/>
              </w:rPr>
              <w:t>一个或</w:t>
            </w:r>
            <w:r>
              <w:rPr>
                <w:rFonts w:ascii="宋体" w:hAnsi="宋体" w:cs="宋体"/>
                <w:sz w:val="21"/>
                <w:szCs w:val="21"/>
              </w:rPr>
              <w:t>多个</w:t>
            </w:r>
            <w:r>
              <w:rPr>
                <w:rFonts w:hint="eastAsia" w:ascii="宋体" w:hAnsi="宋体" w:cs="宋体"/>
                <w:sz w:val="21"/>
                <w:szCs w:val="21"/>
              </w:rPr>
              <w:t>监控</w:t>
            </w:r>
            <w:r>
              <w:rPr>
                <w:rFonts w:ascii="宋体" w:hAnsi="宋体" w:cs="宋体"/>
                <w:sz w:val="21"/>
                <w:szCs w:val="21"/>
              </w:rPr>
              <w:t>点</w:t>
            </w:r>
            <w:r>
              <w:rPr>
                <w:rFonts w:hint="eastAsia" w:ascii="宋体" w:hAnsi="宋体" w:cs="宋体"/>
                <w:sz w:val="21"/>
                <w:szCs w:val="21"/>
              </w:rPr>
              <w:t>信号配置</w:t>
            </w:r>
            <w:r>
              <w:rPr>
                <w:rFonts w:ascii="宋体" w:hAnsi="宋体" w:cs="宋体"/>
                <w:sz w:val="21"/>
                <w:szCs w:val="21"/>
              </w:rPr>
              <w:t>信息</w:t>
            </w:r>
            <w:r>
              <w:rPr>
                <w:rFonts w:ascii="宋体" w:hAnsi="宋体" w:cs="宋体"/>
                <w:sz w:val="21"/>
                <w:szCs w:val="21"/>
                <w:vertAlign w:val="superscript"/>
              </w:rPr>
              <w:t>注</w:t>
            </w:r>
            <w:r>
              <w:rPr>
                <w:rFonts w:hint="eastAsia" w:ascii="宋体" w:hAnsi="宋体" w:cs="宋体"/>
                <w:sz w:val="21"/>
                <w:szCs w:val="21"/>
                <w:vertAlign w:val="superscript"/>
              </w:rPr>
              <w:t>2</w:t>
            </w:r>
            <w:r>
              <w:rPr>
                <w:rFonts w:hint="eastAsia" w:ascii="宋体" w:hAnsi="宋体" w:cs="宋体"/>
                <w:sz w:val="21"/>
                <w:szCs w:val="21"/>
              </w:rPr>
              <w:t>。</w:t>
            </w:r>
          </w:p>
        </w:tc>
      </w:tr>
      <w:tr w14:paraId="2CA49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15" w:type="dxa"/>
            <w:vMerge w:val="continue"/>
            <w:noWrap w:val="0"/>
            <w:vAlign w:val="top"/>
          </w:tcPr>
          <w:p w14:paraId="5F7992F5">
            <w:pPr>
              <w:rPr>
                <w:sz w:val="21"/>
                <w:szCs w:val="21"/>
              </w:rPr>
            </w:pPr>
          </w:p>
        </w:tc>
        <w:tc>
          <w:tcPr>
            <w:tcW w:w="1139" w:type="dxa"/>
            <w:vMerge w:val="continue"/>
            <w:noWrap w:val="0"/>
            <w:vAlign w:val="top"/>
          </w:tcPr>
          <w:p w14:paraId="62A8E238">
            <w:pPr>
              <w:rPr>
                <w:sz w:val="21"/>
                <w:szCs w:val="21"/>
              </w:rPr>
            </w:pPr>
          </w:p>
        </w:tc>
        <w:tc>
          <w:tcPr>
            <w:tcW w:w="1554" w:type="dxa"/>
            <w:noWrap w:val="0"/>
            <w:vAlign w:val="top"/>
          </w:tcPr>
          <w:p w14:paraId="549F4FD2">
            <w:pPr>
              <w:rPr>
                <w:sz w:val="21"/>
                <w:szCs w:val="21"/>
              </w:rPr>
            </w:pPr>
            <w:r>
              <w:rPr>
                <w:sz w:val="21"/>
                <w:szCs w:val="21"/>
              </w:rPr>
              <w:t>Conf</w:t>
            </w:r>
            <w:r>
              <w:rPr>
                <w:rFonts w:hint="eastAsia"/>
                <w:sz w:val="21"/>
                <w:szCs w:val="21"/>
              </w:rPr>
              <w:t>Remark</w:t>
            </w:r>
          </w:p>
        </w:tc>
        <w:tc>
          <w:tcPr>
            <w:tcW w:w="2145" w:type="dxa"/>
            <w:noWrap w:val="0"/>
            <w:vAlign w:val="top"/>
          </w:tcPr>
          <w:p w14:paraId="0428085F">
            <w:pPr>
              <w:rPr>
                <w:sz w:val="21"/>
                <w:szCs w:val="21"/>
              </w:rPr>
            </w:pPr>
            <w:r>
              <w:rPr>
                <w:sz w:val="21"/>
                <w:szCs w:val="21"/>
              </w:rPr>
              <w:t>Char</w:t>
            </w:r>
            <w:r>
              <w:rPr>
                <w:rFonts w:hint="eastAsia"/>
                <w:sz w:val="21"/>
                <w:szCs w:val="21"/>
              </w:rPr>
              <w:t>[</w:t>
            </w:r>
            <w:r>
              <w:rPr>
                <w:sz w:val="21"/>
                <w:szCs w:val="21"/>
              </w:rPr>
              <w:t>CONF</w:t>
            </w:r>
            <w:r>
              <w:rPr>
                <w:rFonts w:hint="eastAsia"/>
                <w:sz w:val="21"/>
                <w:szCs w:val="21"/>
              </w:rPr>
              <w:t>REMARK_LEN</w:t>
            </w:r>
            <w:r>
              <w:rPr>
                <w:sz w:val="21"/>
                <w:szCs w:val="21"/>
              </w:rPr>
              <w:t>]</w:t>
            </w:r>
          </w:p>
        </w:tc>
        <w:tc>
          <w:tcPr>
            <w:tcW w:w="1843" w:type="dxa"/>
            <w:noWrap w:val="0"/>
            <w:vAlign w:val="top"/>
          </w:tcPr>
          <w:p w14:paraId="3C5BCE89">
            <w:pPr>
              <w:rPr>
                <w:rFonts w:ascii="宋体" w:hAnsi="宋体" w:cs="宋体"/>
                <w:sz w:val="21"/>
                <w:szCs w:val="21"/>
              </w:rPr>
            </w:pPr>
            <w:r>
              <w:rPr>
                <w:rFonts w:hint="eastAsia" w:ascii="宋体" w:hAnsi="宋体" w:cs="宋体"/>
                <w:sz w:val="21"/>
                <w:szCs w:val="21"/>
              </w:rPr>
              <w:t>配置</w:t>
            </w:r>
            <w:r>
              <w:rPr>
                <w:rFonts w:ascii="宋体" w:hAnsi="宋体" w:cs="宋体"/>
                <w:sz w:val="21"/>
                <w:szCs w:val="21"/>
              </w:rPr>
              <w:t>预留字段</w:t>
            </w:r>
          </w:p>
        </w:tc>
      </w:tr>
      <w:tr w14:paraId="42463A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13" w:author="孙科" w:date="2024-12-20T11:11:00Z"/>
        </w:trPr>
        <w:tc>
          <w:tcPr>
            <w:tcW w:w="1115" w:type="dxa"/>
            <w:noWrap w:val="0"/>
            <w:vAlign w:val="top"/>
          </w:tcPr>
          <w:p w14:paraId="7401072E">
            <w:pPr>
              <w:rPr>
                <w:ins w:id="14" w:author="孙科" w:date="2024-12-20T11:11:00Z"/>
                <w:rFonts w:hint="eastAsia" w:eastAsia="宋体"/>
                <w:color w:val="FF0000"/>
                <w:sz w:val="21"/>
                <w:szCs w:val="21"/>
                <w:lang w:val="en-US" w:eastAsia="zh-CN" w:bidi="ar-SA"/>
              </w:rPr>
            </w:pPr>
            <w:commentRangeStart w:id="1"/>
            <w:bookmarkStart w:id="83" w:name="_Toc228250487"/>
            <w:bookmarkStart w:id="84" w:name="_Toc228250494"/>
            <w:r>
              <w:rPr>
                <w:rFonts w:hint="eastAsia" w:eastAsia="宋体"/>
                <w:color w:val="FF0000"/>
                <w:sz w:val="21"/>
                <w:szCs w:val="21"/>
                <w:lang w:val="en-US" w:eastAsia="zh-CN"/>
              </w:rPr>
              <w:t>TExtendedInformation</w:t>
            </w:r>
            <w:commentRangeEnd w:id="1"/>
            <w:r>
              <w:commentReference w:id="1"/>
            </w:r>
          </w:p>
        </w:tc>
        <w:tc>
          <w:tcPr>
            <w:tcW w:w="1139" w:type="dxa"/>
            <w:noWrap w:val="0"/>
            <w:vAlign w:val="top"/>
          </w:tcPr>
          <w:p w14:paraId="5315B3B9">
            <w:pPr>
              <w:rPr>
                <w:ins w:id="15" w:author="孙科" w:date="2024-12-20T11:11:00Z"/>
                <w:rFonts w:hint="default" w:eastAsia="宋体"/>
                <w:color w:val="FF0000"/>
                <w:sz w:val="21"/>
                <w:szCs w:val="21"/>
                <w:lang w:val="en-US" w:eastAsia="zh-CN" w:bidi="ar-SA"/>
              </w:rPr>
            </w:pPr>
            <w:r>
              <w:rPr>
                <w:rFonts w:hint="eastAsia"/>
                <w:color w:val="FF0000"/>
                <w:sz w:val="21"/>
                <w:szCs w:val="21"/>
              </w:rPr>
              <w:t>设备型号、厂家</w:t>
            </w:r>
            <w:r>
              <w:rPr>
                <w:rFonts w:hint="eastAsia"/>
                <w:color w:val="FF0000"/>
                <w:sz w:val="21"/>
                <w:szCs w:val="21"/>
                <w:lang w:val="en-US" w:eastAsia="zh-CN"/>
              </w:rPr>
              <w:t>的扩展信息结构</w:t>
            </w:r>
          </w:p>
        </w:tc>
        <w:tc>
          <w:tcPr>
            <w:tcW w:w="1554" w:type="dxa"/>
            <w:noWrap w:val="0"/>
            <w:vAlign w:val="top"/>
          </w:tcPr>
          <w:p w14:paraId="38B31758">
            <w:pPr>
              <w:rPr>
                <w:ins w:id="16" w:author="孙科" w:date="2024-12-20T11:11:00Z"/>
                <w:color w:val="FF0000"/>
                <w:sz w:val="21"/>
                <w:szCs w:val="21"/>
                <w:lang w:val="en-US" w:eastAsia="zh-CN" w:bidi="ar-SA"/>
              </w:rPr>
            </w:pPr>
            <w:r>
              <w:rPr>
                <w:rFonts w:eastAsia="Times New Roman"/>
                <w:color w:val="FF0000"/>
                <w:sz w:val="21"/>
                <w:szCs w:val="21"/>
              </w:rPr>
              <w:t>TSignal</w:t>
            </w:r>
            <w:r>
              <w:rPr>
                <w:rFonts w:eastAsia="Times New Roman"/>
                <w:color w:val="FF0000"/>
                <w:szCs w:val="21"/>
              </w:rPr>
              <w:t>I</w:t>
            </w:r>
            <w:r>
              <w:rPr>
                <w:rFonts w:eastAsia="Times New Roman"/>
                <w:color w:val="FF0000"/>
                <w:sz w:val="21"/>
                <w:szCs w:val="21"/>
              </w:rPr>
              <w:t>d</w:t>
            </w:r>
            <w:r>
              <w:rPr>
                <w:color w:val="FF0000"/>
                <w:szCs w:val="21"/>
              </w:rPr>
              <w:t xml:space="preserve"> </w:t>
            </w:r>
          </w:p>
        </w:tc>
        <w:tc>
          <w:tcPr>
            <w:tcW w:w="2145" w:type="dxa"/>
            <w:noWrap w:val="0"/>
            <w:vAlign w:val="top"/>
          </w:tcPr>
          <w:p w14:paraId="525A8A9B">
            <w:pPr>
              <w:rPr>
                <w:ins w:id="17" w:author="孙科" w:date="2024-12-20T11:11:00Z"/>
                <w:color w:val="FF0000"/>
                <w:sz w:val="21"/>
                <w:szCs w:val="21"/>
                <w:lang w:val="en-US" w:eastAsia="zh-CN" w:bidi="ar-SA"/>
              </w:rPr>
            </w:pPr>
            <w:r>
              <w:rPr>
                <w:color w:val="FF0000"/>
                <w:sz w:val="21"/>
                <w:szCs w:val="21"/>
              </w:rPr>
              <w:t>Sizeof(</w:t>
            </w:r>
            <w:r>
              <w:rPr>
                <w:rFonts w:eastAsia="Times New Roman"/>
                <w:color w:val="FF0000"/>
                <w:sz w:val="21"/>
                <w:szCs w:val="21"/>
              </w:rPr>
              <w:t>TSignalMeasurementId</w:t>
            </w:r>
            <w:r>
              <w:rPr>
                <w:color w:val="FF0000"/>
                <w:sz w:val="21"/>
                <w:szCs w:val="21"/>
              </w:rPr>
              <w:t>)</w:t>
            </w:r>
          </w:p>
        </w:tc>
        <w:tc>
          <w:tcPr>
            <w:tcW w:w="1843" w:type="dxa"/>
            <w:noWrap w:val="0"/>
            <w:vAlign w:val="top"/>
          </w:tcPr>
          <w:p w14:paraId="66ABC011">
            <w:pPr>
              <w:rPr>
                <w:ins w:id="18" w:author="孙科" w:date="2024-12-20T11:11:00Z"/>
                <w:rFonts w:hint="eastAsia"/>
                <w:color w:val="FF0000"/>
                <w:sz w:val="21"/>
                <w:szCs w:val="21"/>
                <w:lang w:val="en-US" w:eastAsia="zh-CN" w:bidi="ar-SA"/>
              </w:rPr>
            </w:pPr>
            <w:r>
              <w:rPr>
                <w:rFonts w:hint="eastAsia"/>
                <w:color w:val="FF0000"/>
                <w:sz w:val="21"/>
                <w:szCs w:val="21"/>
              </w:rPr>
              <w:t>设备</w:t>
            </w:r>
            <w:r>
              <w:rPr>
                <w:color w:val="FF0000"/>
                <w:sz w:val="21"/>
                <w:szCs w:val="21"/>
              </w:rPr>
              <w:t>采集</w:t>
            </w:r>
            <w:r>
              <w:rPr>
                <w:rFonts w:hint="eastAsia"/>
                <w:color w:val="FF0000"/>
                <w:sz w:val="21"/>
                <w:szCs w:val="21"/>
              </w:rPr>
              <w:t>点</w:t>
            </w:r>
            <w:r>
              <w:rPr>
                <w:color w:val="FF0000"/>
                <w:sz w:val="21"/>
                <w:szCs w:val="21"/>
              </w:rPr>
              <w:t>标识</w:t>
            </w:r>
          </w:p>
        </w:tc>
      </w:tr>
      <w:tr w14:paraId="70A503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19" w:author="孙科" w:date="2024-12-20T11:11:00Z"/>
        </w:trPr>
        <w:tc>
          <w:tcPr>
            <w:tcW w:w="1115" w:type="dxa"/>
            <w:noWrap w:val="0"/>
            <w:vAlign w:val="top"/>
          </w:tcPr>
          <w:p w14:paraId="64E9C082">
            <w:pPr>
              <w:rPr>
                <w:ins w:id="20" w:author="孙科" w:date="2024-12-20T11:11:00Z"/>
                <w:sz w:val="21"/>
                <w:szCs w:val="21"/>
              </w:rPr>
            </w:pPr>
          </w:p>
        </w:tc>
        <w:tc>
          <w:tcPr>
            <w:tcW w:w="1139" w:type="dxa"/>
            <w:noWrap w:val="0"/>
            <w:vAlign w:val="top"/>
          </w:tcPr>
          <w:p w14:paraId="221683C8">
            <w:pPr>
              <w:rPr>
                <w:ins w:id="21" w:author="孙科" w:date="2024-12-20T11:11:00Z"/>
                <w:sz w:val="21"/>
                <w:szCs w:val="21"/>
              </w:rPr>
            </w:pPr>
          </w:p>
        </w:tc>
        <w:tc>
          <w:tcPr>
            <w:tcW w:w="1554" w:type="dxa"/>
            <w:noWrap w:val="0"/>
            <w:vAlign w:val="top"/>
          </w:tcPr>
          <w:p w14:paraId="397C21CB">
            <w:pPr>
              <w:rPr>
                <w:ins w:id="22" w:author="孙科" w:date="2024-12-20T11:11:00Z"/>
                <w:color w:val="FF0000"/>
                <w:sz w:val="21"/>
                <w:szCs w:val="21"/>
                <w:lang w:val="en-US" w:eastAsia="zh-CN" w:bidi="ar-SA"/>
              </w:rPr>
            </w:pPr>
            <w:r>
              <w:rPr>
                <w:color w:val="FF0000"/>
                <w:sz w:val="21"/>
                <w:szCs w:val="21"/>
              </w:rPr>
              <w:t>Type</w:t>
            </w:r>
          </w:p>
        </w:tc>
        <w:tc>
          <w:tcPr>
            <w:tcW w:w="2145" w:type="dxa"/>
            <w:noWrap w:val="0"/>
            <w:vAlign w:val="top"/>
          </w:tcPr>
          <w:p w14:paraId="385A620C">
            <w:pPr>
              <w:rPr>
                <w:ins w:id="23" w:author="孙科" w:date="2024-12-20T11:11:00Z"/>
                <w:color w:val="FF0000"/>
                <w:sz w:val="21"/>
                <w:szCs w:val="21"/>
                <w:lang w:val="en-US" w:eastAsia="zh-CN" w:bidi="ar-SA"/>
              </w:rPr>
            </w:pPr>
            <w:r>
              <w:rPr>
                <w:color w:val="FF0000"/>
                <w:sz w:val="21"/>
                <w:szCs w:val="21"/>
              </w:rPr>
              <w:t>EnumType</w:t>
            </w:r>
          </w:p>
        </w:tc>
        <w:tc>
          <w:tcPr>
            <w:tcW w:w="1843" w:type="dxa"/>
            <w:noWrap w:val="0"/>
            <w:vAlign w:val="top"/>
          </w:tcPr>
          <w:p w14:paraId="0B2D9E0F">
            <w:pPr>
              <w:rPr>
                <w:ins w:id="24" w:author="孙科" w:date="2024-12-20T11:11:00Z"/>
                <w:rFonts w:hint="default" w:eastAsia="宋体"/>
                <w:color w:val="FF0000"/>
                <w:sz w:val="21"/>
                <w:szCs w:val="21"/>
                <w:lang w:val="en-US" w:eastAsia="zh-CN" w:bidi="ar-SA"/>
              </w:rPr>
            </w:pPr>
            <w:r>
              <w:rPr>
                <w:color w:val="FF0000"/>
                <w:sz w:val="21"/>
                <w:szCs w:val="21"/>
              </w:rPr>
              <w:t>数据类型</w:t>
            </w:r>
            <w:r>
              <w:rPr>
                <w:rFonts w:hint="eastAsia"/>
                <w:color w:val="FF0000"/>
                <w:sz w:val="21"/>
                <w:szCs w:val="21"/>
                <w:lang w:eastAsia="zh-CN"/>
              </w:rPr>
              <w:t>，</w:t>
            </w:r>
            <w:r>
              <w:rPr>
                <w:rFonts w:hint="eastAsia"/>
                <w:color w:val="FF0000"/>
                <w:sz w:val="21"/>
                <w:szCs w:val="21"/>
                <w:lang w:val="en-US" w:eastAsia="zh-CN"/>
              </w:rPr>
              <w:t>默认支持</w:t>
            </w:r>
            <w:r>
              <w:rPr>
                <w:color w:val="FF0000"/>
                <w:sz w:val="21"/>
                <w:szCs w:val="21"/>
              </w:rPr>
              <w:t>EnumType</w:t>
            </w:r>
            <w:r>
              <w:rPr>
                <w:rFonts w:hint="eastAsia"/>
                <w:color w:val="FF0000"/>
                <w:sz w:val="21"/>
                <w:szCs w:val="21"/>
                <w:lang w:val="en-US" w:eastAsia="zh-CN"/>
              </w:rPr>
              <w:t>=5</w:t>
            </w:r>
          </w:p>
        </w:tc>
      </w:tr>
      <w:tr w14:paraId="37F94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25" w:author="孙科" w:date="2024-12-20T11:11:00Z"/>
        </w:trPr>
        <w:tc>
          <w:tcPr>
            <w:tcW w:w="1115" w:type="dxa"/>
            <w:noWrap w:val="0"/>
            <w:vAlign w:val="top"/>
          </w:tcPr>
          <w:p w14:paraId="24613EC8">
            <w:pPr>
              <w:rPr>
                <w:ins w:id="26" w:author="孙科" w:date="2024-12-20T11:11:00Z"/>
                <w:sz w:val="21"/>
                <w:szCs w:val="21"/>
              </w:rPr>
            </w:pPr>
          </w:p>
        </w:tc>
        <w:tc>
          <w:tcPr>
            <w:tcW w:w="1139" w:type="dxa"/>
            <w:noWrap w:val="0"/>
            <w:vAlign w:val="top"/>
          </w:tcPr>
          <w:p w14:paraId="2FCF2304">
            <w:pPr>
              <w:rPr>
                <w:ins w:id="27" w:author="孙科" w:date="2024-12-20T11:11:00Z"/>
                <w:sz w:val="21"/>
                <w:szCs w:val="21"/>
              </w:rPr>
            </w:pPr>
          </w:p>
        </w:tc>
        <w:tc>
          <w:tcPr>
            <w:tcW w:w="1554" w:type="dxa"/>
            <w:noWrap w:val="0"/>
            <w:vAlign w:val="top"/>
          </w:tcPr>
          <w:p w14:paraId="1E50B296">
            <w:pPr>
              <w:rPr>
                <w:ins w:id="28" w:author="孙科" w:date="2024-12-20T11:11:00Z"/>
                <w:color w:val="FF0000"/>
                <w:sz w:val="21"/>
                <w:szCs w:val="21"/>
                <w:lang w:val="en-US" w:eastAsia="zh-CN" w:bidi="ar-SA"/>
              </w:rPr>
            </w:pPr>
            <w:r>
              <w:rPr>
                <w:color w:val="FF0000"/>
                <w:sz w:val="21"/>
                <w:szCs w:val="21"/>
              </w:rPr>
              <w:t>MeasuredVal</w:t>
            </w:r>
          </w:p>
        </w:tc>
        <w:tc>
          <w:tcPr>
            <w:tcW w:w="2145" w:type="dxa"/>
            <w:noWrap w:val="0"/>
            <w:vAlign w:val="top"/>
          </w:tcPr>
          <w:p w14:paraId="3BE9D695">
            <w:pPr>
              <w:rPr>
                <w:ins w:id="29" w:author="孙科" w:date="2024-12-20T11:11:00Z"/>
                <w:color w:val="FF0000"/>
                <w:sz w:val="21"/>
                <w:szCs w:val="21"/>
                <w:lang w:val="en-US" w:eastAsia="zh-CN" w:bidi="ar-SA"/>
              </w:rPr>
            </w:pPr>
            <w:r>
              <w:rPr>
                <w:color w:val="FF0000"/>
                <w:sz w:val="21"/>
                <w:szCs w:val="21"/>
              </w:rPr>
              <w:t>Char[</w:t>
            </w:r>
            <w:r>
              <w:rPr>
                <w:color w:val="FF0000"/>
                <w:sz w:val="18"/>
                <w:szCs w:val="18"/>
              </w:rPr>
              <w:t>DES_LENGTH</w:t>
            </w:r>
            <w:r>
              <w:rPr>
                <w:color w:val="FF0000"/>
                <w:sz w:val="21"/>
                <w:szCs w:val="21"/>
              </w:rPr>
              <w:t>]</w:t>
            </w:r>
          </w:p>
        </w:tc>
        <w:tc>
          <w:tcPr>
            <w:tcW w:w="1843" w:type="dxa"/>
            <w:noWrap w:val="0"/>
            <w:vAlign w:val="top"/>
          </w:tcPr>
          <w:p w14:paraId="08450A64">
            <w:pPr>
              <w:rPr>
                <w:ins w:id="30" w:author="孙科" w:date="2024-12-20T11:11:00Z"/>
                <w:rFonts w:hint="eastAsia"/>
                <w:color w:val="FF0000"/>
                <w:sz w:val="21"/>
                <w:szCs w:val="21"/>
                <w:lang w:val="en-US" w:eastAsia="zh-CN" w:bidi="ar-SA"/>
              </w:rPr>
            </w:pPr>
            <w:r>
              <w:rPr>
                <w:rFonts w:hint="eastAsia"/>
                <w:color w:val="FF0000"/>
                <w:sz w:val="21"/>
                <w:szCs w:val="21"/>
                <w:lang w:val="en-US" w:eastAsia="zh-CN"/>
              </w:rPr>
              <w:t>扩展字段当前值</w:t>
            </w:r>
            <w:r>
              <w:rPr>
                <w:rFonts w:hint="eastAsia"/>
                <w:color w:val="FF0000"/>
                <w:sz w:val="21"/>
                <w:szCs w:val="21"/>
              </w:rPr>
              <w:t>。</w:t>
            </w:r>
            <w:r>
              <w:rPr>
                <w:color w:val="FF0000"/>
                <w:sz w:val="21"/>
                <w:szCs w:val="21"/>
              </w:rPr>
              <w:t>该</w:t>
            </w:r>
            <w:r>
              <w:rPr>
                <w:rFonts w:hint="eastAsia"/>
                <w:color w:val="FF0000"/>
                <w:sz w:val="21"/>
                <w:szCs w:val="21"/>
              </w:rPr>
              <w:t>字段</w:t>
            </w:r>
            <w:r>
              <w:rPr>
                <w:rFonts w:hint="eastAsia"/>
                <w:color w:val="FF0000"/>
                <w:sz w:val="21"/>
                <w:szCs w:val="21"/>
                <w:lang w:val="en-US" w:eastAsia="zh-CN"/>
              </w:rPr>
              <w:t>用于获取设备型号、设备厂家等扩展信息</w:t>
            </w:r>
            <w:r>
              <w:rPr>
                <w:rFonts w:hint="eastAsia"/>
                <w:color w:val="FF0000"/>
                <w:sz w:val="21"/>
                <w:szCs w:val="21"/>
              </w:rPr>
              <w:t>；当出现</w:t>
            </w:r>
            <w:r>
              <w:rPr>
                <w:color w:val="FF0000"/>
                <w:sz w:val="21"/>
                <w:szCs w:val="21"/>
              </w:rPr>
              <w:t>在SC-&gt;FSU</w:t>
            </w:r>
            <w:r>
              <w:rPr>
                <w:rFonts w:hint="eastAsia"/>
                <w:color w:val="FF0000"/>
                <w:sz w:val="21"/>
                <w:szCs w:val="21"/>
              </w:rPr>
              <w:t>操作</w:t>
            </w:r>
            <w:r>
              <w:rPr>
                <w:color w:val="FF0000"/>
                <w:sz w:val="21"/>
                <w:szCs w:val="21"/>
              </w:rPr>
              <w:t>中时，该字段置为“NULL”</w:t>
            </w:r>
          </w:p>
        </w:tc>
      </w:tr>
      <w:tr w14:paraId="759D20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31" w:author="孙科" w:date="2024-12-20T11:11:00Z"/>
        </w:trPr>
        <w:tc>
          <w:tcPr>
            <w:tcW w:w="1115" w:type="dxa"/>
            <w:noWrap w:val="0"/>
            <w:vAlign w:val="top"/>
          </w:tcPr>
          <w:p w14:paraId="2CCA215E">
            <w:pPr>
              <w:rPr>
                <w:ins w:id="32" w:author="孙科" w:date="2024-12-20T11:11:00Z"/>
                <w:sz w:val="21"/>
                <w:szCs w:val="21"/>
              </w:rPr>
            </w:pPr>
          </w:p>
        </w:tc>
        <w:tc>
          <w:tcPr>
            <w:tcW w:w="1139" w:type="dxa"/>
            <w:noWrap w:val="0"/>
            <w:vAlign w:val="top"/>
          </w:tcPr>
          <w:p w14:paraId="080094A2">
            <w:pPr>
              <w:rPr>
                <w:ins w:id="33" w:author="孙科" w:date="2024-12-20T11:11:00Z"/>
                <w:sz w:val="21"/>
                <w:szCs w:val="21"/>
              </w:rPr>
            </w:pPr>
          </w:p>
        </w:tc>
        <w:tc>
          <w:tcPr>
            <w:tcW w:w="1554" w:type="dxa"/>
            <w:noWrap w:val="0"/>
            <w:vAlign w:val="top"/>
          </w:tcPr>
          <w:p w14:paraId="182485B8">
            <w:pPr>
              <w:rPr>
                <w:ins w:id="34" w:author="孙科" w:date="2024-12-20T11:11:00Z"/>
                <w:color w:val="FF0000"/>
                <w:sz w:val="21"/>
                <w:szCs w:val="21"/>
                <w:highlight w:val="none"/>
                <w:lang w:val="en-US" w:eastAsia="zh-CN" w:bidi="ar-SA"/>
              </w:rPr>
            </w:pPr>
            <w:r>
              <w:rPr>
                <w:color w:val="FF0000"/>
                <w:sz w:val="21"/>
                <w:szCs w:val="21"/>
                <w:highlight w:val="none"/>
              </w:rPr>
              <w:t>SetupVal</w:t>
            </w:r>
          </w:p>
        </w:tc>
        <w:tc>
          <w:tcPr>
            <w:tcW w:w="2145" w:type="dxa"/>
            <w:noWrap w:val="0"/>
            <w:vAlign w:val="top"/>
          </w:tcPr>
          <w:p w14:paraId="616E7E16">
            <w:pPr>
              <w:rPr>
                <w:ins w:id="35" w:author="孙科" w:date="2024-12-20T11:11:00Z"/>
                <w:color w:val="FF0000"/>
                <w:sz w:val="21"/>
                <w:szCs w:val="21"/>
                <w:highlight w:val="none"/>
                <w:lang w:val="en-US" w:eastAsia="zh-CN" w:bidi="ar-SA"/>
              </w:rPr>
            </w:pPr>
            <w:r>
              <w:rPr>
                <w:color w:val="FF0000"/>
                <w:sz w:val="21"/>
                <w:szCs w:val="21"/>
                <w:highlight w:val="none"/>
              </w:rPr>
              <w:t>Char[</w:t>
            </w:r>
            <w:r>
              <w:rPr>
                <w:color w:val="FF0000"/>
                <w:sz w:val="18"/>
                <w:szCs w:val="18"/>
                <w:highlight w:val="none"/>
              </w:rPr>
              <w:t>DES_LENGTH</w:t>
            </w:r>
            <w:r>
              <w:rPr>
                <w:color w:val="FF0000"/>
                <w:sz w:val="21"/>
                <w:szCs w:val="21"/>
                <w:highlight w:val="none"/>
              </w:rPr>
              <w:t>]</w:t>
            </w:r>
          </w:p>
        </w:tc>
        <w:tc>
          <w:tcPr>
            <w:tcW w:w="1843" w:type="dxa"/>
            <w:noWrap w:val="0"/>
            <w:vAlign w:val="top"/>
          </w:tcPr>
          <w:p w14:paraId="1D18C583">
            <w:pPr>
              <w:rPr>
                <w:ins w:id="36" w:author="孙科" w:date="2024-12-20T11:11:00Z"/>
                <w:rFonts w:hint="eastAsia" w:eastAsia="宋体"/>
                <w:color w:val="FF0000"/>
                <w:sz w:val="21"/>
                <w:szCs w:val="21"/>
                <w:highlight w:val="none"/>
                <w:lang w:val="en-US" w:eastAsia="zh-CN" w:bidi="ar-SA"/>
              </w:rPr>
            </w:pPr>
            <w:r>
              <w:rPr>
                <w:rFonts w:hint="eastAsia"/>
                <w:color w:val="FF0000"/>
                <w:sz w:val="21"/>
                <w:szCs w:val="21"/>
                <w:highlight w:val="none"/>
              </w:rPr>
              <w:t>设置值。</w:t>
            </w:r>
            <w:r>
              <w:rPr>
                <w:rFonts w:hint="eastAsia"/>
                <w:color w:val="FF0000"/>
                <w:sz w:val="21"/>
                <w:szCs w:val="21"/>
                <w:highlight w:val="none"/>
                <w:lang w:val="en-US" w:eastAsia="zh-CN"/>
              </w:rPr>
              <w:t>用于设置设备型号、设备厂家等扩展信息；</w:t>
            </w:r>
            <w:r>
              <w:rPr>
                <w:color w:val="FF0000"/>
                <w:sz w:val="21"/>
                <w:szCs w:val="21"/>
                <w:highlight w:val="none"/>
              </w:rPr>
              <w:t>SC-&gt;FSU</w:t>
            </w:r>
            <w:r>
              <w:rPr>
                <w:rFonts w:hint="eastAsia"/>
                <w:color w:val="FF0000"/>
                <w:sz w:val="21"/>
                <w:szCs w:val="21"/>
                <w:highlight w:val="none"/>
              </w:rPr>
              <w:t>操作</w:t>
            </w:r>
            <w:r>
              <w:rPr>
                <w:color w:val="FF0000"/>
                <w:sz w:val="21"/>
                <w:szCs w:val="21"/>
                <w:highlight w:val="none"/>
              </w:rPr>
              <w:t>中</w:t>
            </w:r>
            <w:r>
              <w:rPr>
                <w:rFonts w:hint="eastAsia"/>
                <w:color w:val="FF0000"/>
                <w:sz w:val="21"/>
                <w:szCs w:val="21"/>
                <w:highlight w:val="none"/>
              </w:rPr>
              <w:t>有效</w:t>
            </w:r>
            <w:r>
              <w:rPr>
                <w:color w:val="FF0000"/>
                <w:sz w:val="21"/>
                <w:szCs w:val="21"/>
                <w:highlight w:val="none"/>
              </w:rPr>
              <w:t>，其余情况下置为“NULL”</w:t>
            </w:r>
          </w:p>
        </w:tc>
      </w:tr>
      <w:tr w14:paraId="581841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37" w:author="孙科" w:date="2024-12-20T11:11:00Z"/>
        </w:trPr>
        <w:tc>
          <w:tcPr>
            <w:tcW w:w="1115" w:type="dxa"/>
            <w:noWrap w:val="0"/>
            <w:vAlign w:val="top"/>
          </w:tcPr>
          <w:p w14:paraId="76A100DE">
            <w:pPr>
              <w:rPr>
                <w:ins w:id="38" w:author="孙科" w:date="2024-12-20T11:11:00Z"/>
                <w:sz w:val="21"/>
                <w:szCs w:val="21"/>
              </w:rPr>
            </w:pPr>
          </w:p>
        </w:tc>
        <w:tc>
          <w:tcPr>
            <w:tcW w:w="1139" w:type="dxa"/>
            <w:noWrap w:val="0"/>
            <w:vAlign w:val="top"/>
          </w:tcPr>
          <w:p w14:paraId="2B0C4D25">
            <w:pPr>
              <w:rPr>
                <w:ins w:id="39" w:author="孙科" w:date="2024-12-20T11:11:00Z"/>
                <w:sz w:val="21"/>
                <w:szCs w:val="21"/>
              </w:rPr>
            </w:pPr>
          </w:p>
        </w:tc>
        <w:tc>
          <w:tcPr>
            <w:tcW w:w="1554" w:type="dxa"/>
            <w:noWrap w:val="0"/>
            <w:vAlign w:val="top"/>
          </w:tcPr>
          <w:p w14:paraId="2335C81C">
            <w:pPr>
              <w:rPr>
                <w:ins w:id="40" w:author="孙科" w:date="2024-12-20T11:11:00Z"/>
                <w:color w:val="FF0000"/>
                <w:sz w:val="21"/>
                <w:szCs w:val="21"/>
                <w:lang w:val="en-US" w:eastAsia="zh-CN" w:bidi="ar-SA"/>
              </w:rPr>
            </w:pPr>
            <w:r>
              <w:rPr>
                <w:color w:val="FF0000"/>
                <w:sz w:val="21"/>
                <w:szCs w:val="21"/>
              </w:rPr>
              <w:t>Status</w:t>
            </w:r>
          </w:p>
        </w:tc>
        <w:tc>
          <w:tcPr>
            <w:tcW w:w="2145" w:type="dxa"/>
            <w:noWrap w:val="0"/>
            <w:vAlign w:val="top"/>
          </w:tcPr>
          <w:p w14:paraId="1E0C5B6F">
            <w:pPr>
              <w:rPr>
                <w:ins w:id="41" w:author="孙科" w:date="2024-12-20T11:11:00Z"/>
                <w:color w:val="FF0000"/>
                <w:sz w:val="21"/>
                <w:szCs w:val="21"/>
                <w:lang w:val="en-US" w:eastAsia="zh-CN" w:bidi="ar-SA"/>
              </w:rPr>
            </w:pPr>
            <w:r>
              <w:rPr>
                <w:color w:val="FF0000"/>
                <w:sz w:val="21"/>
                <w:szCs w:val="21"/>
              </w:rPr>
              <w:t>EnumState</w:t>
            </w:r>
          </w:p>
        </w:tc>
        <w:tc>
          <w:tcPr>
            <w:tcW w:w="1843" w:type="dxa"/>
            <w:noWrap w:val="0"/>
            <w:vAlign w:val="top"/>
          </w:tcPr>
          <w:p w14:paraId="253FD624">
            <w:pPr>
              <w:rPr>
                <w:ins w:id="42" w:author="孙科" w:date="2024-12-20T11:11:00Z"/>
                <w:rFonts w:hint="eastAsia"/>
                <w:color w:val="FF0000"/>
                <w:sz w:val="21"/>
                <w:szCs w:val="21"/>
                <w:lang w:val="en-US" w:eastAsia="zh-CN" w:bidi="ar-SA"/>
              </w:rPr>
            </w:pPr>
            <w:r>
              <w:rPr>
                <w:color w:val="FF0000"/>
                <w:sz w:val="21"/>
                <w:szCs w:val="21"/>
              </w:rPr>
              <w:t>状态</w:t>
            </w:r>
          </w:p>
        </w:tc>
      </w:tr>
      <w:tr w14:paraId="68A976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ins w:id="43" w:author="孙科" w:date="2024-12-20T11:11:00Z"/>
        </w:trPr>
        <w:tc>
          <w:tcPr>
            <w:tcW w:w="1115" w:type="dxa"/>
            <w:noWrap w:val="0"/>
            <w:vAlign w:val="top"/>
          </w:tcPr>
          <w:p w14:paraId="0C67B332">
            <w:pPr>
              <w:rPr>
                <w:ins w:id="44" w:author="孙科" w:date="2024-12-20T11:11:00Z"/>
                <w:sz w:val="21"/>
                <w:szCs w:val="21"/>
              </w:rPr>
            </w:pPr>
          </w:p>
        </w:tc>
        <w:tc>
          <w:tcPr>
            <w:tcW w:w="1139" w:type="dxa"/>
            <w:noWrap w:val="0"/>
            <w:vAlign w:val="top"/>
          </w:tcPr>
          <w:p w14:paraId="1E087539">
            <w:pPr>
              <w:rPr>
                <w:ins w:id="45" w:author="孙科" w:date="2024-12-20T11:11:00Z"/>
                <w:sz w:val="21"/>
                <w:szCs w:val="21"/>
              </w:rPr>
            </w:pPr>
          </w:p>
        </w:tc>
        <w:tc>
          <w:tcPr>
            <w:tcW w:w="1554" w:type="dxa"/>
            <w:noWrap w:val="0"/>
            <w:vAlign w:val="top"/>
          </w:tcPr>
          <w:p w14:paraId="56FAF961">
            <w:pPr>
              <w:rPr>
                <w:ins w:id="46" w:author="孙科" w:date="2024-12-20T11:11:00Z"/>
                <w:color w:val="FF0000"/>
                <w:sz w:val="21"/>
                <w:szCs w:val="21"/>
                <w:lang w:val="en-US" w:eastAsia="zh-CN" w:bidi="ar-SA"/>
              </w:rPr>
            </w:pPr>
            <w:r>
              <w:rPr>
                <w:color w:val="FF0000"/>
                <w:sz w:val="21"/>
                <w:szCs w:val="21"/>
              </w:rPr>
              <w:t>Time</w:t>
            </w:r>
          </w:p>
        </w:tc>
        <w:tc>
          <w:tcPr>
            <w:tcW w:w="2145" w:type="dxa"/>
            <w:noWrap w:val="0"/>
            <w:vAlign w:val="top"/>
          </w:tcPr>
          <w:p w14:paraId="6D1B1747">
            <w:pPr>
              <w:rPr>
                <w:ins w:id="47" w:author="孙科" w:date="2024-12-20T11:11:00Z"/>
                <w:color w:val="FF0000"/>
                <w:sz w:val="21"/>
                <w:szCs w:val="21"/>
                <w:lang w:val="en-US" w:eastAsia="zh-CN" w:bidi="ar-SA"/>
              </w:rPr>
            </w:pPr>
            <w:r>
              <w:rPr>
                <w:color w:val="FF0000"/>
                <w:sz w:val="21"/>
                <w:szCs w:val="21"/>
              </w:rPr>
              <w:t>Char</w:t>
            </w:r>
            <w:r>
              <w:rPr>
                <w:rFonts w:hint="eastAsia"/>
                <w:color w:val="FF0000"/>
                <w:sz w:val="21"/>
                <w:szCs w:val="21"/>
              </w:rPr>
              <w:t>[TIME</w:t>
            </w:r>
            <w:r>
              <w:rPr>
                <w:color w:val="FF0000"/>
                <w:sz w:val="21"/>
                <w:szCs w:val="21"/>
              </w:rPr>
              <w:t>_LEN]</w:t>
            </w:r>
          </w:p>
        </w:tc>
        <w:tc>
          <w:tcPr>
            <w:tcW w:w="1843" w:type="dxa"/>
            <w:noWrap w:val="0"/>
            <w:vAlign w:val="top"/>
          </w:tcPr>
          <w:p w14:paraId="55B08CB1">
            <w:pPr>
              <w:rPr>
                <w:ins w:id="48" w:author="孙科" w:date="2024-12-20T11:11:00Z"/>
                <w:rFonts w:hint="eastAsia"/>
                <w:color w:val="FF0000"/>
                <w:sz w:val="21"/>
                <w:szCs w:val="21"/>
                <w:lang w:val="en-US" w:eastAsia="zh-CN" w:bidi="ar-SA"/>
              </w:rPr>
            </w:pPr>
            <w:r>
              <w:rPr>
                <w:rFonts w:hint="eastAsia"/>
                <w:color w:val="FF0000"/>
                <w:sz w:val="21"/>
                <w:szCs w:val="21"/>
              </w:rPr>
              <w:t>时间，格式YYYY-MM-DD&lt;SPACE键&gt;hh:mm:ss（采用24小时的时间制式）</w:t>
            </w:r>
          </w:p>
        </w:tc>
      </w:tr>
    </w:tbl>
    <w:p w14:paraId="5F791F70"/>
    <w:p w14:paraId="582D6547">
      <w:pPr>
        <w:rPr>
          <w:sz w:val="18"/>
        </w:rPr>
      </w:pPr>
      <w:r>
        <w:rPr>
          <w:rFonts w:hint="eastAsia"/>
          <w:sz w:val="18"/>
        </w:rPr>
        <w:t>注1：必选</w:t>
      </w:r>
      <w:r>
        <w:rPr>
          <w:sz w:val="18"/>
        </w:rPr>
        <w:t>字段。</w:t>
      </w:r>
      <w:r>
        <w:rPr>
          <w:rFonts w:hint="eastAsia"/>
          <w:sz w:val="18"/>
        </w:rPr>
        <w:t>对于</w:t>
      </w:r>
      <w:r>
        <w:rPr>
          <w:sz w:val="18"/>
        </w:rPr>
        <w:t>同一个设备</w:t>
      </w:r>
      <w:r>
        <w:rPr>
          <w:rFonts w:hint="eastAsia"/>
          <w:sz w:val="18"/>
        </w:rPr>
        <w:t>上</w:t>
      </w:r>
      <w:r>
        <w:rPr>
          <w:sz w:val="18"/>
        </w:rPr>
        <w:t>同一个监控点有多个</w:t>
      </w:r>
      <w:r>
        <w:rPr>
          <w:rFonts w:hint="eastAsia"/>
          <w:sz w:val="18"/>
        </w:rPr>
        <w:t>采集点</w:t>
      </w:r>
      <w:r>
        <w:rPr>
          <w:sz w:val="18"/>
        </w:rPr>
        <w:t>的</w:t>
      </w:r>
      <w:r>
        <w:rPr>
          <w:rFonts w:hint="eastAsia"/>
          <w:sz w:val="18"/>
        </w:rPr>
        <w:t>场景（例如：信号ID为007303，信号名称为单体XXX电压，表示多个</w:t>
      </w:r>
      <w:r>
        <w:rPr>
          <w:sz w:val="18"/>
        </w:rPr>
        <w:t>单体电压</w:t>
      </w:r>
      <w:r>
        <w:rPr>
          <w:rFonts w:hint="eastAsia"/>
          <w:sz w:val="18"/>
        </w:rPr>
        <w:t>，当该字段</w:t>
      </w:r>
      <w:r>
        <w:rPr>
          <w:sz w:val="18"/>
        </w:rPr>
        <w:t>取值为</w:t>
      </w:r>
      <w:r>
        <w:rPr>
          <w:rFonts w:hint="eastAsia"/>
          <w:sz w:val="18"/>
        </w:rPr>
        <w:t>020时，则</w:t>
      </w:r>
      <w:r>
        <w:rPr>
          <w:sz w:val="18"/>
        </w:rPr>
        <w:t>代表</w:t>
      </w:r>
      <w:r>
        <w:rPr>
          <w:rFonts w:hint="eastAsia"/>
          <w:sz w:val="18"/>
        </w:rPr>
        <w:t>单体020电压），该字段</w:t>
      </w:r>
      <w:r>
        <w:rPr>
          <w:sz w:val="18"/>
        </w:rPr>
        <w:t>取值范围为001-999</w:t>
      </w:r>
      <w:r>
        <w:rPr>
          <w:rFonts w:hint="eastAsia"/>
          <w:sz w:val="18"/>
        </w:rPr>
        <w:t>，</w:t>
      </w:r>
      <w:r>
        <w:rPr>
          <w:sz w:val="18"/>
        </w:rPr>
        <w:t>且</w:t>
      </w:r>
      <w:r>
        <w:rPr>
          <w:rFonts w:hint="eastAsia"/>
          <w:sz w:val="18"/>
        </w:rPr>
        <w:t>同一个</w:t>
      </w:r>
      <w:r>
        <w:rPr>
          <w:sz w:val="18"/>
        </w:rPr>
        <w:t>监控点下的</w:t>
      </w:r>
      <w:r>
        <w:rPr>
          <w:rFonts w:hint="eastAsia"/>
          <w:sz w:val="18"/>
        </w:rPr>
        <w:t>顺序号</w:t>
      </w:r>
      <w:r>
        <w:rPr>
          <w:sz w:val="18"/>
        </w:rPr>
        <w:t>是唯一的</w:t>
      </w:r>
      <w:r>
        <w:rPr>
          <w:rFonts w:hint="eastAsia"/>
          <w:sz w:val="18"/>
        </w:rPr>
        <w:t>；对于</w:t>
      </w:r>
      <w:r>
        <w:rPr>
          <w:sz w:val="18"/>
        </w:rPr>
        <w:t>同一个设备</w:t>
      </w:r>
      <w:r>
        <w:rPr>
          <w:rFonts w:hint="eastAsia"/>
          <w:sz w:val="18"/>
        </w:rPr>
        <w:t>上</w:t>
      </w:r>
      <w:r>
        <w:rPr>
          <w:sz w:val="18"/>
        </w:rPr>
        <w:t>同一个监控点</w:t>
      </w:r>
      <w:r>
        <w:rPr>
          <w:rFonts w:hint="eastAsia"/>
          <w:sz w:val="18"/>
        </w:rPr>
        <w:t>只有一个采集点</w:t>
      </w:r>
      <w:r>
        <w:rPr>
          <w:sz w:val="18"/>
        </w:rPr>
        <w:t>的</w:t>
      </w:r>
      <w:r>
        <w:rPr>
          <w:rFonts w:hint="eastAsia"/>
          <w:sz w:val="18"/>
        </w:rPr>
        <w:t>场景</w:t>
      </w:r>
      <w:r>
        <w:rPr>
          <w:sz w:val="18"/>
        </w:rPr>
        <w:t>，该字段</w:t>
      </w:r>
      <w:r>
        <w:rPr>
          <w:rFonts w:hint="eastAsia"/>
          <w:sz w:val="18"/>
        </w:rPr>
        <w:t>取值固定为</w:t>
      </w:r>
      <w:r>
        <w:rPr>
          <w:sz w:val="18"/>
        </w:rPr>
        <w:t>000</w:t>
      </w:r>
      <w:r>
        <w:rPr>
          <w:rFonts w:hint="eastAsia"/>
          <w:sz w:val="18"/>
        </w:rPr>
        <w:t>。</w:t>
      </w:r>
    </w:p>
    <w:p w14:paraId="6968EC7F">
      <w:pPr>
        <w:rPr>
          <w:sz w:val="18"/>
        </w:rPr>
      </w:pPr>
      <w:r>
        <w:rPr>
          <w:rFonts w:hint="eastAsia"/>
          <w:sz w:val="18"/>
        </w:rPr>
        <w:t>注2：结构体</w:t>
      </w:r>
      <w:r>
        <w:rPr>
          <w:sz w:val="18"/>
        </w:rPr>
        <w:t>TSignal</w:t>
      </w:r>
      <w:r>
        <w:rPr>
          <w:rFonts w:hint="eastAsia"/>
          <w:sz w:val="18"/>
        </w:rPr>
        <w:t>定义具体见下表：</w:t>
      </w:r>
    </w:p>
    <w:p w14:paraId="38C71909">
      <w:pPr>
        <w:pStyle w:val="222"/>
        <w:ind w:left="2"/>
        <w:rPr>
          <w:sz w:val="18"/>
          <w:szCs w:val="18"/>
        </w:rPr>
      </w:pPr>
      <w:r>
        <w:rPr>
          <w:rFonts w:hint="eastAsia"/>
          <w:sz w:val="18"/>
          <w:szCs w:val="18"/>
        </w:rPr>
        <w:t xml:space="preserve"> </w:t>
      </w:r>
      <w:r>
        <w:rPr>
          <w:sz w:val="18"/>
          <w:szCs w:val="18"/>
        </w:rPr>
        <w:t>TSignal</w:t>
      </w:r>
      <w:r>
        <w:rPr>
          <w:rFonts w:hint="eastAsia"/>
          <w:sz w:val="18"/>
          <w:szCs w:val="18"/>
        </w:rPr>
        <w:t>数据</w:t>
      </w:r>
      <w:r>
        <w:rPr>
          <w:sz w:val="18"/>
          <w:szCs w:val="18"/>
        </w:rPr>
        <w:t>类型定义</w:t>
      </w:r>
    </w:p>
    <w:tbl>
      <w:tblPr>
        <w:tblStyle w:val="45"/>
        <w:tblW w:w="83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1427"/>
        <w:gridCol w:w="1554"/>
        <w:gridCol w:w="2145"/>
        <w:gridCol w:w="1843"/>
      </w:tblGrid>
      <w:tr w14:paraId="782EF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shd w:val="clear" w:color="000000" w:fill="BFBFBF"/>
            <w:noWrap w:val="0"/>
            <w:tcMar>
              <w:left w:w="108" w:type="dxa"/>
              <w:right w:w="108" w:type="dxa"/>
            </w:tcMar>
            <w:vAlign w:val="top"/>
          </w:tcPr>
          <w:p w14:paraId="626A4993">
            <w:pPr>
              <w:rPr>
                <w:sz w:val="18"/>
                <w:szCs w:val="18"/>
              </w:rPr>
            </w:pPr>
            <w:r>
              <w:rPr>
                <w:rFonts w:hint="eastAsia"/>
                <w:sz w:val="18"/>
                <w:szCs w:val="18"/>
              </w:rPr>
              <w:t>类型</w:t>
            </w:r>
            <w:r>
              <w:rPr>
                <w:sz w:val="18"/>
                <w:szCs w:val="18"/>
              </w:rPr>
              <w:t>名称</w:t>
            </w:r>
          </w:p>
        </w:tc>
        <w:tc>
          <w:tcPr>
            <w:tcW w:w="1427" w:type="dxa"/>
            <w:shd w:val="clear" w:color="000000" w:fill="BFBFBF"/>
            <w:noWrap w:val="0"/>
            <w:vAlign w:val="top"/>
          </w:tcPr>
          <w:p w14:paraId="4568D993">
            <w:pPr>
              <w:rPr>
                <w:rFonts w:eastAsia="Times New Roman"/>
                <w:sz w:val="18"/>
                <w:szCs w:val="18"/>
              </w:rPr>
            </w:pPr>
            <w:r>
              <w:rPr>
                <w:sz w:val="18"/>
                <w:szCs w:val="18"/>
              </w:rPr>
              <w:t>描述</w:t>
            </w:r>
          </w:p>
        </w:tc>
        <w:tc>
          <w:tcPr>
            <w:tcW w:w="1554" w:type="dxa"/>
            <w:shd w:val="clear" w:color="000000" w:fill="BFBFBF"/>
            <w:noWrap w:val="0"/>
            <w:tcMar>
              <w:left w:w="108" w:type="dxa"/>
              <w:right w:w="108" w:type="dxa"/>
            </w:tcMar>
            <w:vAlign w:val="top"/>
          </w:tcPr>
          <w:p w14:paraId="7B1B8151">
            <w:pPr>
              <w:rPr>
                <w:rFonts w:eastAsia="Times New Roman"/>
                <w:sz w:val="18"/>
                <w:szCs w:val="18"/>
              </w:rPr>
            </w:pPr>
            <w:r>
              <w:rPr>
                <w:sz w:val="18"/>
                <w:szCs w:val="18"/>
              </w:rPr>
              <w:t>属性名称</w:t>
            </w:r>
          </w:p>
        </w:tc>
        <w:tc>
          <w:tcPr>
            <w:tcW w:w="2145" w:type="dxa"/>
            <w:shd w:val="clear" w:color="000000" w:fill="BFBFBF"/>
            <w:noWrap w:val="0"/>
            <w:tcMar>
              <w:left w:w="108" w:type="dxa"/>
              <w:right w:w="108" w:type="dxa"/>
            </w:tcMar>
            <w:vAlign w:val="top"/>
          </w:tcPr>
          <w:p w14:paraId="5EBEB1CA">
            <w:pPr>
              <w:rPr>
                <w:sz w:val="18"/>
                <w:szCs w:val="18"/>
              </w:rPr>
            </w:pPr>
            <w:r>
              <w:rPr>
                <w:sz w:val="18"/>
                <w:szCs w:val="18"/>
              </w:rPr>
              <w:t>属性</w:t>
            </w:r>
            <w:r>
              <w:rPr>
                <w:rFonts w:hint="eastAsia"/>
                <w:sz w:val="18"/>
                <w:szCs w:val="18"/>
              </w:rPr>
              <w:t>数据</w:t>
            </w:r>
            <w:r>
              <w:rPr>
                <w:sz w:val="18"/>
                <w:szCs w:val="18"/>
              </w:rPr>
              <w:t>类型</w:t>
            </w:r>
          </w:p>
        </w:tc>
        <w:tc>
          <w:tcPr>
            <w:tcW w:w="1843" w:type="dxa"/>
            <w:shd w:val="clear" w:color="000000" w:fill="BFBFBF"/>
            <w:noWrap w:val="0"/>
            <w:tcMar>
              <w:left w:w="108" w:type="dxa"/>
              <w:right w:w="108" w:type="dxa"/>
            </w:tcMar>
            <w:vAlign w:val="top"/>
          </w:tcPr>
          <w:p w14:paraId="60D57AC8">
            <w:pPr>
              <w:rPr>
                <w:sz w:val="18"/>
                <w:szCs w:val="18"/>
              </w:rPr>
            </w:pPr>
            <w:r>
              <w:rPr>
                <w:sz w:val="18"/>
                <w:szCs w:val="18"/>
              </w:rPr>
              <w:t>类型定义</w:t>
            </w:r>
          </w:p>
        </w:tc>
      </w:tr>
      <w:tr w14:paraId="08D7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restart"/>
            <w:shd w:val="clear" w:color="000000" w:fill="FFFFFF"/>
            <w:noWrap w:val="0"/>
            <w:tcMar>
              <w:left w:w="108" w:type="dxa"/>
              <w:right w:w="108" w:type="dxa"/>
            </w:tcMar>
            <w:vAlign w:val="top"/>
          </w:tcPr>
          <w:p w14:paraId="70006AEC">
            <w:pPr>
              <w:rPr>
                <w:rFonts w:eastAsia="Times New Roman"/>
                <w:sz w:val="18"/>
                <w:szCs w:val="18"/>
              </w:rPr>
            </w:pPr>
            <w:r>
              <w:rPr>
                <w:rFonts w:eastAsia="Times New Roman"/>
                <w:sz w:val="18"/>
                <w:szCs w:val="18"/>
              </w:rPr>
              <w:t>TSignal</w:t>
            </w:r>
          </w:p>
        </w:tc>
        <w:tc>
          <w:tcPr>
            <w:tcW w:w="1427" w:type="dxa"/>
            <w:vMerge w:val="restart"/>
            <w:shd w:val="clear" w:color="000000" w:fill="FFFFFF"/>
            <w:noWrap w:val="0"/>
            <w:vAlign w:val="top"/>
          </w:tcPr>
          <w:p w14:paraId="7BEAF554">
            <w:pPr>
              <w:rPr>
                <w:sz w:val="18"/>
                <w:szCs w:val="18"/>
              </w:rPr>
            </w:pPr>
            <w:r>
              <w:rPr>
                <w:rFonts w:hint="eastAsia"/>
                <w:sz w:val="18"/>
                <w:szCs w:val="18"/>
              </w:rPr>
              <w:t>监控点信号配置信息</w:t>
            </w:r>
          </w:p>
        </w:tc>
        <w:tc>
          <w:tcPr>
            <w:tcW w:w="1554" w:type="dxa"/>
            <w:shd w:val="clear" w:color="000000" w:fill="FFFFFF"/>
            <w:noWrap w:val="0"/>
            <w:tcMar>
              <w:left w:w="108" w:type="dxa"/>
              <w:right w:w="108" w:type="dxa"/>
            </w:tcMar>
            <w:vAlign w:val="top"/>
          </w:tcPr>
          <w:p w14:paraId="70B92558">
            <w:pPr>
              <w:rPr>
                <w:sz w:val="18"/>
                <w:szCs w:val="18"/>
              </w:rPr>
            </w:pPr>
            <w:r>
              <w:rPr>
                <w:rFonts w:eastAsia="Times New Roman"/>
                <w:sz w:val="18"/>
                <w:szCs w:val="18"/>
              </w:rPr>
              <w:t>TSignalId</w:t>
            </w:r>
            <w:r>
              <w:rPr>
                <w:sz w:val="18"/>
                <w:szCs w:val="18"/>
              </w:rPr>
              <w:t xml:space="preserve"> </w:t>
            </w:r>
          </w:p>
        </w:tc>
        <w:tc>
          <w:tcPr>
            <w:tcW w:w="2145" w:type="dxa"/>
            <w:shd w:val="clear" w:color="000000" w:fill="FFFFFF"/>
            <w:noWrap w:val="0"/>
            <w:tcMar>
              <w:left w:w="108" w:type="dxa"/>
              <w:right w:w="108" w:type="dxa"/>
            </w:tcMar>
            <w:vAlign w:val="top"/>
          </w:tcPr>
          <w:p w14:paraId="60375277">
            <w:pPr>
              <w:rPr>
                <w:sz w:val="18"/>
                <w:szCs w:val="18"/>
              </w:rPr>
            </w:pPr>
            <w:r>
              <w:rPr>
                <w:sz w:val="18"/>
                <w:szCs w:val="18"/>
              </w:rPr>
              <w:t>Sizeof(</w:t>
            </w:r>
            <w:r>
              <w:rPr>
                <w:rFonts w:eastAsia="Times New Roman"/>
                <w:sz w:val="18"/>
                <w:szCs w:val="18"/>
              </w:rPr>
              <w:t>TSignalMeasurementId</w:t>
            </w:r>
            <w:r>
              <w:rPr>
                <w:sz w:val="18"/>
                <w:szCs w:val="18"/>
              </w:rPr>
              <w:t>)</w:t>
            </w:r>
          </w:p>
        </w:tc>
        <w:tc>
          <w:tcPr>
            <w:tcW w:w="1843" w:type="dxa"/>
            <w:shd w:val="clear" w:color="000000" w:fill="FFFFFF"/>
            <w:noWrap w:val="0"/>
            <w:tcMar>
              <w:left w:w="108" w:type="dxa"/>
              <w:right w:w="108" w:type="dxa"/>
            </w:tcMar>
            <w:vAlign w:val="top"/>
          </w:tcPr>
          <w:p w14:paraId="6B29C397">
            <w:pPr>
              <w:rPr>
                <w:sz w:val="18"/>
                <w:szCs w:val="18"/>
              </w:rPr>
            </w:pPr>
            <w:r>
              <w:rPr>
                <w:rFonts w:hint="eastAsia"/>
                <w:sz w:val="18"/>
                <w:szCs w:val="18"/>
              </w:rPr>
              <w:t>设备</w:t>
            </w:r>
            <w:r>
              <w:rPr>
                <w:sz w:val="18"/>
                <w:szCs w:val="18"/>
              </w:rPr>
              <w:t>采集</w:t>
            </w:r>
            <w:r>
              <w:rPr>
                <w:rFonts w:hint="eastAsia"/>
                <w:sz w:val="18"/>
                <w:szCs w:val="18"/>
              </w:rPr>
              <w:t>点</w:t>
            </w:r>
            <w:r>
              <w:rPr>
                <w:sz w:val="18"/>
                <w:szCs w:val="18"/>
              </w:rPr>
              <w:t>标识</w:t>
            </w:r>
          </w:p>
        </w:tc>
      </w:tr>
      <w:tr w14:paraId="370B30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2972FB53">
            <w:pPr>
              <w:rPr>
                <w:rFonts w:eastAsia="Times New Roman"/>
                <w:sz w:val="18"/>
                <w:szCs w:val="18"/>
              </w:rPr>
            </w:pPr>
          </w:p>
        </w:tc>
        <w:tc>
          <w:tcPr>
            <w:tcW w:w="1427" w:type="dxa"/>
            <w:vMerge w:val="continue"/>
            <w:shd w:val="clear" w:color="000000" w:fill="FFFFFF"/>
            <w:noWrap w:val="0"/>
            <w:vAlign w:val="top"/>
          </w:tcPr>
          <w:p w14:paraId="65218201">
            <w:pPr>
              <w:rPr>
                <w:rFonts w:eastAsia="Times New Roman"/>
                <w:sz w:val="18"/>
                <w:szCs w:val="18"/>
              </w:rPr>
            </w:pPr>
          </w:p>
        </w:tc>
        <w:tc>
          <w:tcPr>
            <w:tcW w:w="1554" w:type="dxa"/>
            <w:shd w:val="clear" w:color="000000" w:fill="FFFFFF"/>
            <w:noWrap w:val="0"/>
            <w:tcMar>
              <w:left w:w="108" w:type="dxa"/>
              <w:right w:w="108" w:type="dxa"/>
            </w:tcMar>
            <w:vAlign w:val="top"/>
          </w:tcPr>
          <w:p w14:paraId="3B27D753">
            <w:pPr>
              <w:rPr>
                <w:sz w:val="18"/>
                <w:szCs w:val="18"/>
              </w:rPr>
            </w:pPr>
            <w:r>
              <w:rPr>
                <w:rFonts w:eastAsia="Times New Roman"/>
                <w:sz w:val="18"/>
                <w:szCs w:val="18"/>
              </w:rPr>
              <w:t>SignalName</w:t>
            </w:r>
          </w:p>
        </w:tc>
        <w:tc>
          <w:tcPr>
            <w:tcW w:w="2145" w:type="dxa"/>
            <w:shd w:val="clear" w:color="000000" w:fill="FFFFFF"/>
            <w:noWrap w:val="0"/>
            <w:tcMar>
              <w:left w:w="108" w:type="dxa"/>
              <w:right w:w="108" w:type="dxa"/>
            </w:tcMar>
            <w:vAlign w:val="top"/>
          </w:tcPr>
          <w:p w14:paraId="55305A3C">
            <w:pPr>
              <w:rPr>
                <w:sz w:val="18"/>
                <w:szCs w:val="18"/>
              </w:rPr>
            </w:pPr>
            <w:r>
              <w:rPr>
                <w:rFonts w:eastAsia="Times New Roman"/>
                <w:sz w:val="18"/>
                <w:szCs w:val="18"/>
              </w:rPr>
              <w:t>Char[NAME</w:t>
            </w:r>
            <w:r>
              <w:rPr>
                <w:sz w:val="18"/>
                <w:szCs w:val="18"/>
              </w:rPr>
              <w:t>_LENGTH</w:t>
            </w:r>
            <w:r>
              <w:rPr>
                <w:rFonts w:eastAsia="Times New Roman"/>
                <w:sz w:val="18"/>
                <w:szCs w:val="18"/>
              </w:rPr>
              <w:t>]</w:t>
            </w:r>
          </w:p>
        </w:tc>
        <w:tc>
          <w:tcPr>
            <w:tcW w:w="1843" w:type="dxa"/>
            <w:shd w:val="clear" w:color="000000" w:fill="FFFFFF"/>
            <w:noWrap w:val="0"/>
            <w:tcMar>
              <w:left w:w="108" w:type="dxa"/>
              <w:right w:w="108" w:type="dxa"/>
            </w:tcMar>
            <w:vAlign w:val="top"/>
          </w:tcPr>
          <w:p w14:paraId="4910CE2C">
            <w:pPr>
              <w:rPr>
                <w:sz w:val="18"/>
                <w:szCs w:val="18"/>
              </w:rPr>
            </w:pPr>
            <w:r>
              <w:rPr>
                <w:rFonts w:hint="eastAsia"/>
                <w:sz w:val="18"/>
                <w:szCs w:val="18"/>
              </w:rPr>
              <w:t>信号名称</w:t>
            </w:r>
          </w:p>
        </w:tc>
      </w:tr>
      <w:tr w14:paraId="6BD63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78F74644">
            <w:pPr>
              <w:rPr>
                <w:rFonts w:eastAsia="Times New Roman"/>
                <w:sz w:val="18"/>
                <w:szCs w:val="18"/>
              </w:rPr>
            </w:pPr>
            <w:bookmarkStart w:id="85" w:name="_Hlk487467850"/>
          </w:p>
        </w:tc>
        <w:tc>
          <w:tcPr>
            <w:tcW w:w="1427" w:type="dxa"/>
            <w:vMerge w:val="continue"/>
            <w:shd w:val="clear" w:color="000000" w:fill="FFFFFF"/>
            <w:noWrap w:val="0"/>
            <w:vAlign w:val="top"/>
          </w:tcPr>
          <w:p w14:paraId="3CD9B134">
            <w:pPr>
              <w:rPr>
                <w:rFonts w:eastAsia="Times New Roman"/>
                <w:sz w:val="18"/>
                <w:szCs w:val="18"/>
              </w:rPr>
            </w:pPr>
          </w:p>
        </w:tc>
        <w:tc>
          <w:tcPr>
            <w:tcW w:w="1554" w:type="dxa"/>
            <w:shd w:val="clear" w:color="000000" w:fill="FFFFFF"/>
            <w:noWrap w:val="0"/>
            <w:tcMar>
              <w:left w:w="108" w:type="dxa"/>
              <w:right w:w="108" w:type="dxa"/>
            </w:tcMar>
            <w:vAlign w:val="top"/>
          </w:tcPr>
          <w:p w14:paraId="369F27B4">
            <w:pPr>
              <w:rPr>
                <w:rFonts w:eastAsia="Times New Roman"/>
                <w:sz w:val="18"/>
                <w:szCs w:val="18"/>
              </w:rPr>
            </w:pPr>
            <w:r>
              <w:rPr>
                <w:rFonts w:eastAsia="Times New Roman"/>
                <w:sz w:val="18"/>
                <w:szCs w:val="18"/>
              </w:rPr>
              <w:t>Type</w:t>
            </w:r>
          </w:p>
        </w:tc>
        <w:tc>
          <w:tcPr>
            <w:tcW w:w="2145" w:type="dxa"/>
            <w:shd w:val="clear" w:color="000000" w:fill="FFFFFF"/>
            <w:noWrap w:val="0"/>
            <w:tcMar>
              <w:left w:w="108" w:type="dxa"/>
              <w:right w:w="108" w:type="dxa"/>
            </w:tcMar>
            <w:vAlign w:val="top"/>
          </w:tcPr>
          <w:p w14:paraId="3AC655CF">
            <w:pPr>
              <w:rPr>
                <w:rFonts w:eastAsia="Times New Roman"/>
                <w:sz w:val="18"/>
                <w:szCs w:val="18"/>
              </w:rPr>
            </w:pPr>
            <w:r>
              <w:rPr>
                <w:sz w:val="18"/>
                <w:szCs w:val="18"/>
              </w:rPr>
              <w:t>EnumType</w:t>
            </w:r>
          </w:p>
        </w:tc>
        <w:tc>
          <w:tcPr>
            <w:tcW w:w="1843" w:type="dxa"/>
            <w:shd w:val="clear" w:color="000000" w:fill="FFFFFF"/>
            <w:noWrap w:val="0"/>
            <w:tcMar>
              <w:left w:w="108" w:type="dxa"/>
              <w:right w:w="108" w:type="dxa"/>
            </w:tcMar>
            <w:vAlign w:val="top"/>
          </w:tcPr>
          <w:p w14:paraId="33DC6440">
            <w:pPr>
              <w:rPr>
                <w:sz w:val="18"/>
                <w:szCs w:val="18"/>
              </w:rPr>
            </w:pPr>
            <w:r>
              <w:rPr>
                <w:rFonts w:hint="eastAsia"/>
                <w:sz w:val="18"/>
                <w:szCs w:val="18"/>
              </w:rPr>
              <w:t>数据类型</w:t>
            </w:r>
          </w:p>
        </w:tc>
      </w:tr>
      <w:bookmarkEnd w:id="85"/>
      <w:tr w14:paraId="74682C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30CE601B">
            <w:pPr>
              <w:rPr>
                <w:rFonts w:eastAsia="Times New Roman"/>
                <w:sz w:val="18"/>
                <w:szCs w:val="18"/>
              </w:rPr>
            </w:pPr>
          </w:p>
        </w:tc>
        <w:tc>
          <w:tcPr>
            <w:tcW w:w="1427" w:type="dxa"/>
            <w:vMerge w:val="continue"/>
            <w:shd w:val="clear" w:color="000000" w:fill="FFFFFF"/>
            <w:noWrap w:val="0"/>
            <w:vAlign w:val="top"/>
          </w:tcPr>
          <w:p w14:paraId="77DC921B">
            <w:pPr>
              <w:rPr>
                <w:sz w:val="18"/>
                <w:szCs w:val="18"/>
              </w:rPr>
            </w:pPr>
          </w:p>
        </w:tc>
        <w:tc>
          <w:tcPr>
            <w:tcW w:w="1554" w:type="dxa"/>
            <w:shd w:val="clear" w:color="000000" w:fill="FFFFFF"/>
            <w:noWrap w:val="0"/>
            <w:tcMar>
              <w:left w:w="108" w:type="dxa"/>
              <w:right w:w="108" w:type="dxa"/>
            </w:tcMar>
            <w:vAlign w:val="top"/>
          </w:tcPr>
          <w:p w14:paraId="5591ADAC">
            <w:pPr>
              <w:rPr>
                <w:sz w:val="18"/>
                <w:szCs w:val="18"/>
              </w:rPr>
            </w:pPr>
            <w:r>
              <w:rPr>
                <w:sz w:val="18"/>
                <w:szCs w:val="18"/>
              </w:rPr>
              <w:t>Threshold</w:t>
            </w:r>
          </w:p>
        </w:tc>
        <w:tc>
          <w:tcPr>
            <w:tcW w:w="2145" w:type="dxa"/>
            <w:shd w:val="clear" w:color="000000" w:fill="FFFFFF"/>
            <w:noWrap w:val="0"/>
            <w:tcMar>
              <w:left w:w="108" w:type="dxa"/>
              <w:right w:w="108" w:type="dxa"/>
            </w:tcMar>
            <w:vAlign w:val="top"/>
          </w:tcPr>
          <w:p w14:paraId="48B9584E">
            <w:pPr>
              <w:rPr>
                <w:sz w:val="18"/>
                <w:szCs w:val="18"/>
              </w:rPr>
            </w:pPr>
            <w:r>
              <w:rPr>
                <w:sz w:val="18"/>
                <w:szCs w:val="18"/>
              </w:rPr>
              <w:t>Float</w:t>
            </w:r>
          </w:p>
        </w:tc>
        <w:tc>
          <w:tcPr>
            <w:tcW w:w="1843" w:type="dxa"/>
            <w:shd w:val="clear" w:color="000000" w:fill="FFFFFF"/>
            <w:noWrap w:val="0"/>
            <w:tcMar>
              <w:left w:w="108" w:type="dxa"/>
              <w:right w:w="108" w:type="dxa"/>
            </w:tcMar>
            <w:vAlign w:val="top"/>
          </w:tcPr>
          <w:p w14:paraId="39DCAD49">
            <w:pPr>
              <w:rPr>
                <w:sz w:val="18"/>
                <w:szCs w:val="18"/>
              </w:rPr>
            </w:pPr>
            <w:r>
              <w:rPr>
                <w:rFonts w:hint="eastAsia"/>
                <w:sz w:val="18"/>
                <w:szCs w:val="18"/>
              </w:rPr>
              <w:t>门限值</w:t>
            </w:r>
          </w:p>
        </w:tc>
      </w:tr>
      <w:tr w14:paraId="58F87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75A83035">
            <w:pPr>
              <w:rPr>
                <w:rFonts w:eastAsia="Times New Roman"/>
                <w:sz w:val="18"/>
                <w:szCs w:val="18"/>
              </w:rPr>
            </w:pPr>
          </w:p>
        </w:tc>
        <w:tc>
          <w:tcPr>
            <w:tcW w:w="1427" w:type="dxa"/>
            <w:vMerge w:val="continue"/>
            <w:shd w:val="clear" w:color="000000" w:fill="FFFFFF"/>
            <w:noWrap w:val="0"/>
            <w:vAlign w:val="top"/>
          </w:tcPr>
          <w:p w14:paraId="75AA4547">
            <w:pPr>
              <w:rPr>
                <w:sz w:val="18"/>
                <w:szCs w:val="18"/>
              </w:rPr>
            </w:pPr>
          </w:p>
        </w:tc>
        <w:tc>
          <w:tcPr>
            <w:tcW w:w="1554" w:type="dxa"/>
            <w:shd w:val="clear" w:color="000000" w:fill="FFFFFF"/>
            <w:noWrap w:val="0"/>
            <w:tcMar>
              <w:left w:w="108" w:type="dxa"/>
              <w:right w:w="108" w:type="dxa"/>
            </w:tcMar>
            <w:vAlign w:val="top"/>
          </w:tcPr>
          <w:p w14:paraId="191A8F71">
            <w:pPr>
              <w:rPr>
                <w:sz w:val="18"/>
                <w:szCs w:val="18"/>
              </w:rPr>
            </w:pPr>
            <w:r>
              <w:rPr>
                <w:sz w:val="18"/>
                <w:szCs w:val="18"/>
              </w:rPr>
              <w:t>AlarmLevel</w:t>
            </w:r>
          </w:p>
        </w:tc>
        <w:tc>
          <w:tcPr>
            <w:tcW w:w="2145" w:type="dxa"/>
            <w:shd w:val="clear" w:color="000000" w:fill="FFFFFF"/>
            <w:noWrap w:val="0"/>
            <w:tcMar>
              <w:left w:w="108" w:type="dxa"/>
              <w:right w:w="108" w:type="dxa"/>
            </w:tcMar>
            <w:vAlign w:val="top"/>
          </w:tcPr>
          <w:p w14:paraId="4D31F20A">
            <w:pPr>
              <w:rPr>
                <w:sz w:val="18"/>
                <w:szCs w:val="18"/>
              </w:rPr>
            </w:pPr>
            <w:r>
              <w:rPr>
                <w:rFonts w:hint="eastAsia"/>
                <w:sz w:val="18"/>
                <w:szCs w:val="18"/>
              </w:rPr>
              <w:t>EnumLevel</w:t>
            </w:r>
          </w:p>
        </w:tc>
        <w:tc>
          <w:tcPr>
            <w:tcW w:w="1843" w:type="dxa"/>
            <w:shd w:val="clear" w:color="000000" w:fill="FFFFFF"/>
            <w:noWrap w:val="0"/>
            <w:tcMar>
              <w:left w:w="108" w:type="dxa"/>
              <w:right w:w="108" w:type="dxa"/>
            </w:tcMar>
            <w:vAlign w:val="top"/>
          </w:tcPr>
          <w:p w14:paraId="1C26A1A7">
            <w:pPr>
              <w:rPr>
                <w:sz w:val="18"/>
                <w:szCs w:val="18"/>
              </w:rPr>
            </w:pPr>
            <w:r>
              <w:rPr>
                <w:rFonts w:hint="eastAsia"/>
                <w:sz w:val="18"/>
                <w:szCs w:val="18"/>
              </w:rPr>
              <w:t>告警级别</w:t>
            </w:r>
          </w:p>
        </w:tc>
      </w:tr>
      <w:tr w14:paraId="051B54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 w:hRule="atLeast"/>
          <w:jc w:val="center"/>
        </w:trPr>
        <w:tc>
          <w:tcPr>
            <w:tcW w:w="1403" w:type="dxa"/>
            <w:vMerge w:val="continue"/>
            <w:shd w:val="clear" w:color="000000" w:fill="FFFFFF"/>
            <w:noWrap w:val="0"/>
            <w:tcMar>
              <w:left w:w="108" w:type="dxa"/>
              <w:right w:w="108" w:type="dxa"/>
            </w:tcMar>
            <w:vAlign w:val="top"/>
          </w:tcPr>
          <w:p w14:paraId="0128883A">
            <w:pPr>
              <w:rPr>
                <w:rFonts w:eastAsia="Times New Roman"/>
                <w:sz w:val="18"/>
                <w:szCs w:val="18"/>
              </w:rPr>
            </w:pPr>
          </w:p>
        </w:tc>
        <w:tc>
          <w:tcPr>
            <w:tcW w:w="1427" w:type="dxa"/>
            <w:vMerge w:val="continue"/>
            <w:shd w:val="clear" w:color="000000" w:fill="FFFFFF"/>
            <w:noWrap w:val="0"/>
            <w:vAlign w:val="top"/>
          </w:tcPr>
          <w:p w14:paraId="5ED12F98">
            <w:pPr>
              <w:rPr>
                <w:rFonts w:eastAsia="Calibri" w:cs="Calibri"/>
                <w:sz w:val="18"/>
                <w:szCs w:val="18"/>
              </w:rPr>
            </w:pPr>
          </w:p>
        </w:tc>
        <w:tc>
          <w:tcPr>
            <w:tcW w:w="1554" w:type="dxa"/>
            <w:shd w:val="clear" w:color="000000" w:fill="FFFFFF"/>
            <w:noWrap w:val="0"/>
            <w:tcMar>
              <w:left w:w="108" w:type="dxa"/>
              <w:right w:w="108" w:type="dxa"/>
            </w:tcMar>
            <w:vAlign w:val="top"/>
          </w:tcPr>
          <w:p w14:paraId="1A25A61B">
            <w:pPr>
              <w:rPr>
                <w:sz w:val="18"/>
                <w:szCs w:val="18"/>
              </w:rPr>
            </w:pPr>
            <w:r>
              <w:rPr>
                <w:rFonts w:eastAsia="Calibri" w:cs="Calibri"/>
                <w:sz w:val="18"/>
                <w:szCs w:val="18"/>
              </w:rPr>
              <w:t>NMAlarmID</w:t>
            </w:r>
          </w:p>
        </w:tc>
        <w:tc>
          <w:tcPr>
            <w:tcW w:w="2145" w:type="dxa"/>
            <w:shd w:val="clear" w:color="000000" w:fill="FFFFFF"/>
            <w:noWrap w:val="0"/>
            <w:tcMar>
              <w:left w:w="108" w:type="dxa"/>
              <w:right w:w="108" w:type="dxa"/>
            </w:tcMar>
            <w:vAlign w:val="top"/>
          </w:tcPr>
          <w:p w14:paraId="62A27F6F">
            <w:pPr>
              <w:rPr>
                <w:sz w:val="18"/>
                <w:szCs w:val="18"/>
              </w:rPr>
            </w:pPr>
            <w:r>
              <w:rPr>
                <w:rFonts w:eastAsia="Times New Roman"/>
                <w:sz w:val="18"/>
                <w:szCs w:val="18"/>
              </w:rPr>
              <w:t>Char[NMALARMID_LEN]</w:t>
            </w:r>
          </w:p>
        </w:tc>
        <w:tc>
          <w:tcPr>
            <w:tcW w:w="1843" w:type="dxa"/>
            <w:shd w:val="clear" w:color="000000" w:fill="FFFFFF"/>
            <w:noWrap w:val="0"/>
            <w:tcMar>
              <w:left w:w="108" w:type="dxa"/>
              <w:right w:w="108" w:type="dxa"/>
            </w:tcMar>
            <w:vAlign w:val="top"/>
          </w:tcPr>
          <w:p w14:paraId="152E9294">
            <w:pPr>
              <w:rPr>
                <w:sz w:val="18"/>
                <w:szCs w:val="18"/>
              </w:rPr>
            </w:pPr>
            <w:r>
              <w:rPr>
                <w:rFonts w:hint="eastAsia" w:ascii="宋体" w:hAnsi="宋体" w:cs="宋体"/>
                <w:sz w:val="18"/>
                <w:szCs w:val="18"/>
              </w:rPr>
              <w:t>网管告警编号（参照</w:t>
            </w:r>
            <w:r>
              <w:rPr>
                <w:rFonts w:hint="eastAsia" w:ascii="宋体" w:hAnsi="宋体"/>
                <w:sz w:val="18"/>
                <w:szCs w:val="18"/>
              </w:rPr>
              <w:t>《中国移动动环命名及编码指导意见》</w:t>
            </w:r>
            <w:r>
              <w:rPr>
                <w:rFonts w:ascii="宋体" w:hAnsi="宋体" w:cs="宋体"/>
                <w:sz w:val="18"/>
                <w:szCs w:val="18"/>
              </w:rPr>
              <w:t>）</w:t>
            </w:r>
          </w:p>
        </w:tc>
      </w:tr>
    </w:tbl>
    <w:p w14:paraId="6B6AD29A">
      <w:pPr>
        <w:rPr>
          <w:sz w:val="18"/>
          <w:szCs w:val="18"/>
        </w:rPr>
      </w:pPr>
    </w:p>
    <w:p w14:paraId="0AFDDED0">
      <w:pPr>
        <w:rPr>
          <w:sz w:val="18"/>
          <w:szCs w:val="18"/>
        </w:rPr>
      </w:pPr>
      <w:r>
        <w:rPr>
          <w:rFonts w:hint="eastAsia"/>
          <w:sz w:val="18"/>
          <w:szCs w:val="18"/>
        </w:rPr>
        <w:t>注3：绝对</w:t>
      </w:r>
      <w:r>
        <w:rPr>
          <w:sz w:val="18"/>
          <w:szCs w:val="18"/>
        </w:rPr>
        <w:t>阀值和百分比</w:t>
      </w:r>
      <w:r>
        <w:rPr>
          <w:rFonts w:hint="eastAsia"/>
          <w:sz w:val="18"/>
          <w:szCs w:val="18"/>
        </w:rPr>
        <w:t>阀值</w:t>
      </w:r>
      <w:r>
        <w:rPr>
          <w:sz w:val="18"/>
          <w:szCs w:val="18"/>
        </w:rPr>
        <w:t>同时</w:t>
      </w:r>
      <w:r>
        <w:rPr>
          <w:rFonts w:hint="eastAsia"/>
          <w:sz w:val="18"/>
          <w:szCs w:val="18"/>
        </w:rPr>
        <w:t>仅有</w:t>
      </w:r>
      <w:r>
        <w:rPr>
          <w:sz w:val="18"/>
          <w:szCs w:val="18"/>
        </w:rPr>
        <w:t>一个字段生效，即当绝对阀值生效时，百分比阀值</w:t>
      </w:r>
      <w:r>
        <w:rPr>
          <w:rFonts w:hint="eastAsia"/>
          <w:sz w:val="18"/>
          <w:szCs w:val="18"/>
        </w:rPr>
        <w:t>置空；</w:t>
      </w:r>
      <w:r>
        <w:rPr>
          <w:sz w:val="18"/>
          <w:szCs w:val="18"/>
        </w:rPr>
        <w:t>反过来，当百分比阀值生效时，绝对阀值</w:t>
      </w:r>
      <w:r>
        <w:rPr>
          <w:rFonts w:hint="eastAsia"/>
          <w:sz w:val="18"/>
          <w:szCs w:val="18"/>
        </w:rPr>
        <w:t>置空。</w:t>
      </w:r>
    </w:p>
    <w:p w14:paraId="6C95D3FD">
      <w:pPr>
        <w:pStyle w:val="3"/>
        <w:numPr>
          <w:ilvl w:val="1"/>
          <w:numId w:val="14"/>
        </w:numPr>
      </w:pPr>
      <w:bookmarkStart w:id="86" w:name="_Toc452036623"/>
      <w:bookmarkStart w:id="87" w:name="_Toc589651776"/>
      <w:bookmarkStart w:id="88" w:name="_Toc452036554"/>
      <w:r>
        <w:t>基本报文格式定义</w:t>
      </w:r>
      <w:bookmarkEnd w:id="83"/>
      <w:bookmarkEnd w:id="86"/>
      <w:bookmarkEnd w:id="87"/>
      <w:bookmarkEnd w:id="88"/>
    </w:p>
    <w:p w14:paraId="3C5E8DE0">
      <w:pPr>
        <w:pStyle w:val="222"/>
        <w:ind w:left="2"/>
      </w:pPr>
      <w:r>
        <w:t>基本报文格式定义</w:t>
      </w:r>
    </w:p>
    <w:tbl>
      <w:tblPr>
        <w:tblStyle w:val="45"/>
        <w:tblW w:w="4300" w:type="dxa"/>
        <w:jc w:val="center"/>
        <w:tblLayout w:type="autofit"/>
        <w:tblCellMar>
          <w:top w:w="0" w:type="dxa"/>
          <w:left w:w="108" w:type="dxa"/>
          <w:bottom w:w="0" w:type="dxa"/>
          <w:right w:w="108" w:type="dxa"/>
        </w:tblCellMar>
      </w:tblPr>
      <w:tblGrid>
        <w:gridCol w:w="1060"/>
        <w:gridCol w:w="1080"/>
        <w:gridCol w:w="1080"/>
        <w:gridCol w:w="1080"/>
      </w:tblGrid>
      <w:tr w14:paraId="0247DF05">
        <w:tblPrEx>
          <w:tblCellMar>
            <w:top w:w="0" w:type="dxa"/>
            <w:left w:w="108" w:type="dxa"/>
            <w:bottom w:w="0" w:type="dxa"/>
            <w:right w:w="108" w:type="dxa"/>
          </w:tblCellMar>
        </w:tblPrEx>
        <w:trPr>
          <w:trHeight w:val="270" w:hRule="atLeast"/>
          <w:jc w:val="center"/>
        </w:trPr>
        <w:tc>
          <w:tcPr>
            <w:tcW w:w="1060" w:type="dxa"/>
            <w:tcBorders>
              <w:top w:val="single" w:color="auto" w:sz="4" w:space="0"/>
              <w:left w:val="single" w:color="auto" w:sz="4" w:space="0"/>
              <w:bottom w:val="single" w:color="auto" w:sz="4" w:space="0"/>
              <w:right w:val="single" w:color="auto" w:sz="4" w:space="0"/>
            </w:tcBorders>
            <w:shd w:val="clear" w:color="auto" w:fill="BFBFBF"/>
            <w:noWrap w:val="0"/>
            <w:vAlign w:val="center"/>
          </w:tcPr>
          <w:p w14:paraId="172BAEB5">
            <w:pPr>
              <w:jc w:val="center"/>
              <w:rPr>
                <w:rFonts w:ascii="宋体" w:hAnsi="宋体" w:cs="宋体"/>
                <w:sz w:val="21"/>
                <w:szCs w:val="21"/>
              </w:rPr>
            </w:pPr>
            <w:r>
              <w:rPr>
                <w:rFonts w:hint="eastAsia" w:ascii="宋体" w:hAnsi="宋体" w:cs="宋体"/>
                <w:sz w:val="21"/>
                <w:szCs w:val="21"/>
              </w:rPr>
              <w:t>类型</w:t>
            </w:r>
          </w:p>
        </w:tc>
        <w:tc>
          <w:tcPr>
            <w:tcW w:w="1080" w:type="dxa"/>
            <w:tcBorders>
              <w:top w:val="single" w:color="auto" w:sz="4" w:space="0"/>
              <w:left w:val="nil"/>
              <w:bottom w:val="single" w:color="auto" w:sz="4" w:space="0"/>
              <w:right w:val="single" w:color="auto" w:sz="4" w:space="0"/>
            </w:tcBorders>
            <w:shd w:val="clear" w:color="auto" w:fill="BFBFBF"/>
            <w:noWrap w:val="0"/>
            <w:vAlign w:val="center"/>
          </w:tcPr>
          <w:p w14:paraId="398ECE80">
            <w:pPr>
              <w:jc w:val="center"/>
              <w:rPr>
                <w:rFonts w:ascii="宋体" w:hAnsi="宋体" w:cs="宋体"/>
                <w:sz w:val="21"/>
                <w:szCs w:val="21"/>
              </w:rPr>
            </w:pPr>
            <w:r>
              <w:rPr>
                <w:rFonts w:hint="eastAsia" w:ascii="宋体" w:hAnsi="宋体" w:cs="宋体"/>
                <w:sz w:val="21"/>
                <w:szCs w:val="21"/>
              </w:rPr>
              <w:t>一级节点</w:t>
            </w:r>
          </w:p>
        </w:tc>
        <w:tc>
          <w:tcPr>
            <w:tcW w:w="1080" w:type="dxa"/>
            <w:tcBorders>
              <w:top w:val="single" w:color="auto" w:sz="4" w:space="0"/>
              <w:left w:val="nil"/>
              <w:bottom w:val="single" w:color="auto" w:sz="4" w:space="0"/>
              <w:right w:val="single" w:color="auto" w:sz="4" w:space="0"/>
            </w:tcBorders>
            <w:shd w:val="clear" w:color="auto" w:fill="BFBFBF"/>
            <w:noWrap w:val="0"/>
            <w:vAlign w:val="center"/>
          </w:tcPr>
          <w:p w14:paraId="1229908E">
            <w:pPr>
              <w:jc w:val="center"/>
              <w:rPr>
                <w:rFonts w:ascii="宋体" w:hAnsi="宋体" w:cs="宋体"/>
                <w:sz w:val="21"/>
                <w:szCs w:val="21"/>
              </w:rPr>
            </w:pPr>
            <w:r>
              <w:rPr>
                <w:rFonts w:hint="eastAsia" w:ascii="宋体" w:hAnsi="宋体" w:cs="宋体"/>
                <w:sz w:val="21"/>
                <w:szCs w:val="21"/>
              </w:rPr>
              <w:t>二级节点</w:t>
            </w:r>
          </w:p>
        </w:tc>
        <w:tc>
          <w:tcPr>
            <w:tcW w:w="1080" w:type="dxa"/>
            <w:tcBorders>
              <w:top w:val="single" w:color="auto" w:sz="4" w:space="0"/>
              <w:left w:val="nil"/>
              <w:bottom w:val="single" w:color="auto" w:sz="4" w:space="0"/>
              <w:right w:val="single" w:color="auto" w:sz="4" w:space="0"/>
            </w:tcBorders>
            <w:shd w:val="clear" w:color="auto" w:fill="BFBFBF"/>
            <w:noWrap w:val="0"/>
            <w:vAlign w:val="center"/>
          </w:tcPr>
          <w:p w14:paraId="08938456">
            <w:pPr>
              <w:jc w:val="center"/>
              <w:rPr>
                <w:rFonts w:ascii="宋体" w:hAnsi="宋体" w:cs="宋体"/>
                <w:sz w:val="21"/>
                <w:szCs w:val="21"/>
              </w:rPr>
            </w:pPr>
            <w:r>
              <w:rPr>
                <w:rFonts w:hint="eastAsia" w:ascii="宋体" w:hAnsi="宋体" w:cs="宋体"/>
                <w:sz w:val="21"/>
                <w:szCs w:val="21"/>
              </w:rPr>
              <w:t>定义</w:t>
            </w:r>
          </w:p>
        </w:tc>
      </w:tr>
      <w:tr w14:paraId="2BBE89B1">
        <w:tblPrEx>
          <w:tblCellMar>
            <w:top w:w="0" w:type="dxa"/>
            <w:left w:w="108" w:type="dxa"/>
            <w:bottom w:w="0" w:type="dxa"/>
            <w:right w:w="108" w:type="dxa"/>
          </w:tblCellMar>
        </w:tblPrEx>
        <w:trPr>
          <w:trHeight w:val="270" w:hRule="atLeast"/>
          <w:jc w:val="center"/>
        </w:trPr>
        <w:tc>
          <w:tcPr>
            <w:tcW w:w="1060" w:type="dxa"/>
            <w:vMerge w:val="restart"/>
            <w:tcBorders>
              <w:top w:val="nil"/>
              <w:left w:val="single" w:color="auto" w:sz="4" w:space="0"/>
              <w:bottom w:val="single" w:color="auto" w:sz="4" w:space="0"/>
              <w:right w:val="single" w:color="auto" w:sz="4" w:space="0"/>
            </w:tcBorders>
            <w:noWrap w:val="0"/>
            <w:vAlign w:val="center"/>
          </w:tcPr>
          <w:p w14:paraId="7FCDCDB7">
            <w:pPr>
              <w:jc w:val="center"/>
              <w:rPr>
                <w:rFonts w:ascii="宋体" w:hAnsi="宋体" w:cs="宋体"/>
                <w:sz w:val="21"/>
                <w:szCs w:val="21"/>
              </w:rPr>
            </w:pPr>
            <w:r>
              <w:rPr>
                <w:rFonts w:hint="eastAsia" w:ascii="宋体" w:hAnsi="宋体" w:cs="宋体"/>
                <w:sz w:val="21"/>
                <w:szCs w:val="21"/>
              </w:rPr>
              <w:t>请求报文</w:t>
            </w:r>
          </w:p>
        </w:tc>
        <w:tc>
          <w:tcPr>
            <w:tcW w:w="1080" w:type="dxa"/>
            <w:vMerge w:val="restart"/>
            <w:tcBorders>
              <w:top w:val="nil"/>
              <w:left w:val="single" w:color="auto" w:sz="4" w:space="0"/>
              <w:bottom w:val="single" w:color="auto" w:sz="4" w:space="0"/>
              <w:right w:val="single" w:color="auto" w:sz="4" w:space="0"/>
            </w:tcBorders>
            <w:noWrap w:val="0"/>
            <w:vAlign w:val="center"/>
          </w:tcPr>
          <w:p w14:paraId="560438B5">
            <w:pPr>
              <w:jc w:val="center"/>
              <w:rPr>
                <w:rFonts w:ascii="宋体" w:hAnsi="宋体" w:cs="宋体"/>
                <w:sz w:val="21"/>
                <w:szCs w:val="21"/>
              </w:rPr>
            </w:pPr>
            <w:r>
              <w:rPr>
                <w:rFonts w:ascii="宋体" w:hAnsi="宋体" w:cs="宋体"/>
                <w:sz w:val="21"/>
                <w:szCs w:val="21"/>
              </w:rPr>
              <w:t>Request</w:t>
            </w:r>
          </w:p>
        </w:tc>
        <w:tc>
          <w:tcPr>
            <w:tcW w:w="1080" w:type="dxa"/>
            <w:tcBorders>
              <w:top w:val="nil"/>
              <w:left w:val="nil"/>
              <w:bottom w:val="single" w:color="auto" w:sz="4" w:space="0"/>
              <w:right w:val="single" w:color="auto" w:sz="4" w:space="0"/>
            </w:tcBorders>
            <w:noWrap w:val="0"/>
            <w:vAlign w:val="center"/>
          </w:tcPr>
          <w:p w14:paraId="02AAD5EB">
            <w:pPr>
              <w:rPr>
                <w:rFonts w:ascii="宋体" w:hAnsi="宋体" w:cs="宋体"/>
                <w:sz w:val="21"/>
                <w:szCs w:val="21"/>
              </w:rPr>
            </w:pPr>
            <w:r>
              <w:rPr>
                <w:rFonts w:hint="eastAsia" w:ascii="宋体" w:hAnsi="宋体" w:cs="宋体"/>
                <w:sz w:val="21"/>
                <w:szCs w:val="21"/>
              </w:rPr>
              <w:t>PK_Type</w:t>
            </w:r>
          </w:p>
        </w:tc>
        <w:tc>
          <w:tcPr>
            <w:tcW w:w="1080" w:type="dxa"/>
            <w:tcBorders>
              <w:top w:val="nil"/>
              <w:left w:val="nil"/>
              <w:bottom w:val="single" w:color="auto" w:sz="4" w:space="0"/>
              <w:right w:val="single" w:color="auto" w:sz="4" w:space="0"/>
            </w:tcBorders>
            <w:noWrap w:val="0"/>
            <w:vAlign w:val="center"/>
          </w:tcPr>
          <w:p w14:paraId="0E0E488E">
            <w:pPr>
              <w:rPr>
                <w:rFonts w:ascii="宋体" w:hAnsi="宋体" w:cs="宋体"/>
                <w:sz w:val="21"/>
                <w:szCs w:val="21"/>
              </w:rPr>
            </w:pPr>
            <w:r>
              <w:rPr>
                <w:rFonts w:hint="eastAsia" w:ascii="宋体" w:hAnsi="宋体" w:cs="宋体"/>
                <w:sz w:val="21"/>
                <w:szCs w:val="21"/>
              </w:rPr>
              <w:t>报文类型</w:t>
            </w:r>
          </w:p>
        </w:tc>
      </w:tr>
      <w:tr w14:paraId="5C3168D7">
        <w:tblPrEx>
          <w:tblCellMar>
            <w:top w:w="0" w:type="dxa"/>
            <w:left w:w="108" w:type="dxa"/>
            <w:bottom w:w="0" w:type="dxa"/>
            <w:right w:w="108" w:type="dxa"/>
          </w:tblCellMar>
        </w:tblPrEx>
        <w:trPr>
          <w:trHeight w:val="27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05CE7621">
            <w:pPr>
              <w:rPr>
                <w:rFonts w:ascii="宋体" w:hAnsi="宋体" w:cs="宋体"/>
                <w:sz w:val="21"/>
                <w:szCs w:val="21"/>
              </w:rPr>
            </w:pPr>
          </w:p>
        </w:tc>
        <w:tc>
          <w:tcPr>
            <w:tcW w:w="1080" w:type="dxa"/>
            <w:vMerge w:val="continue"/>
            <w:tcBorders>
              <w:top w:val="nil"/>
              <w:left w:val="single" w:color="auto" w:sz="4" w:space="0"/>
              <w:bottom w:val="single" w:color="auto" w:sz="4" w:space="0"/>
              <w:right w:val="single" w:color="auto" w:sz="4" w:space="0"/>
            </w:tcBorders>
            <w:noWrap w:val="0"/>
            <w:vAlign w:val="center"/>
          </w:tcPr>
          <w:p w14:paraId="46013999">
            <w:pPr>
              <w:rPr>
                <w:rFonts w:ascii="宋体" w:hAnsi="宋体" w:cs="宋体"/>
                <w:sz w:val="21"/>
                <w:szCs w:val="21"/>
              </w:rPr>
            </w:pPr>
          </w:p>
        </w:tc>
        <w:tc>
          <w:tcPr>
            <w:tcW w:w="1080" w:type="dxa"/>
            <w:tcBorders>
              <w:top w:val="nil"/>
              <w:left w:val="nil"/>
              <w:bottom w:val="single" w:color="auto" w:sz="4" w:space="0"/>
              <w:right w:val="single" w:color="auto" w:sz="4" w:space="0"/>
            </w:tcBorders>
            <w:noWrap w:val="0"/>
            <w:vAlign w:val="center"/>
          </w:tcPr>
          <w:p w14:paraId="441708CF">
            <w:pPr>
              <w:rPr>
                <w:rFonts w:ascii="宋体" w:hAnsi="宋体" w:cs="宋体"/>
                <w:sz w:val="21"/>
                <w:szCs w:val="21"/>
              </w:rPr>
            </w:pPr>
            <w:r>
              <w:rPr>
                <w:rFonts w:hint="eastAsia" w:ascii="宋体" w:hAnsi="宋体" w:cs="宋体"/>
                <w:sz w:val="21"/>
                <w:szCs w:val="21"/>
              </w:rPr>
              <w:t>Info</w:t>
            </w:r>
          </w:p>
        </w:tc>
        <w:tc>
          <w:tcPr>
            <w:tcW w:w="1080" w:type="dxa"/>
            <w:tcBorders>
              <w:top w:val="nil"/>
              <w:left w:val="nil"/>
              <w:bottom w:val="single" w:color="auto" w:sz="4" w:space="0"/>
              <w:right w:val="single" w:color="auto" w:sz="4" w:space="0"/>
            </w:tcBorders>
            <w:noWrap w:val="0"/>
            <w:vAlign w:val="center"/>
          </w:tcPr>
          <w:p w14:paraId="1A685953">
            <w:pPr>
              <w:rPr>
                <w:rFonts w:ascii="宋体" w:hAnsi="宋体" w:cs="宋体"/>
                <w:sz w:val="21"/>
                <w:szCs w:val="21"/>
              </w:rPr>
            </w:pPr>
            <w:r>
              <w:rPr>
                <w:rFonts w:hint="eastAsia" w:ascii="宋体" w:hAnsi="宋体" w:cs="宋体"/>
                <w:sz w:val="21"/>
                <w:szCs w:val="21"/>
              </w:rPr>
              <w:t>报文内容</w:t>
            </w:r>
          </w:p>
        </w:tc>
      </w:tr>
      <w:tr w14:paraId="4FC07300">
        <w:tblPrEx>
          <w:tblCellMar>
            <w:top w:w="0" w:type="dxa"/>
            <w:left w:w="108" w:type="dxa"/>
            <w:bottom w:w="0" w:type="dxa"/>
            <w:right w:w="108" w:type="dxa"/>
          </w:tblCellMar>
        </w:tblPrEx>
        <w:trPr>
          <w:trHeight w:val="270" w:hRule="atLeast"/>
          <w:jc w:val="center"/>
        </w:trPr>
        <w:tc>
          <w:tcPr>
            <w:tcW w:w="1060" w:type="dxa"/>
            <w:vMerge w:val="restart"/>
            <w:tcBorders>
              <w:top w:val="nil"/>
              <w:left w:val="single" w:color="auto" w:sz="4" w:space="0"/>
              <w:bottom w:val="single" w:color="auto" w:sz="4" w:space="0"/>
              <w:right w:val="single" w:color="auto" w:sz="4" w:space="0"/>
            </w:tcBorders>
            <w:noWrap w:val="0"/>
            <w:vAlign w:val="center"/>
          </w:tcPr>
          <w:p w14:paraId="68F16CEB">
            <w:pPr>
              <w:jc w:val="center"/>
              <w:rPr>
                <w:rFonts w:ascii="宋体" w:hAnsi="宋体" w:cs="宋体"/>
                <w:sz w:val="21"/>
                <w:szCs w:val="21"/>
              </w:rPr>
            </w:pPr>
            <w:r>
              <w:rPr>
                <w:rFonts w:hint="eastAsia" w:ascii="宋体" w:hAnsi="宋体" w:cs="宋体"/>
                <w:sz w:val="21"/>
                <w:szCs w:val="21"/>
              </w:rPr>
              <w:t>响应报文</w:t>
            </w:r>
          </w:p>
        </w:tc>
        <w:tc>
          <w:tcPr>
            <w:tcW w:w="1080" w:type="dxa"/>
            <w:vMerge w:val="restart"/>
            <w:tcBorders>
              <w:top w:val="nil"/>
              <w:left w:val="single" w:color="auto" w:sz="4" w:space="0"/>
              <w:bottom w:val="single" w:color="auto" w:sz="4" w:space="0"/>
              <w:right w:val="single" w:color="auto" w:sz="4" w:space="0"/>
            </w:tcBorders>
            <w:noWrap w:val="0"/>
            <w:vAlign w:val="center"/>
          </w:tcPr>
          <w:p w14:paraId="3DD1CA2E">
            <w:pPr>
              <w:jc w:val="center"/>
              <w:rPr>
                <w:rFonts w:ascii="宋体" w:hAnsi="宋体" w:cs="宋体"/>
                <w:sz w:val="21"/>
                <w:szCs w:val="21"/>
              </w:rPr>
            </w:pPr>
            <w:r>
              <w:rPr>
                <w:rFonts w:ascii="宋体" w:hAnsi="宋体" w:cs="宋体"/>
                <w:sz w:val="21"/>
                <w:szCs w:val="21"/>
              </w:rPr>
              <w:t>Response</w:t>
            </w:r>
          </w:p>
        </w:tc>
        <w:tc>
          <w:tcPr>
            <w:tcW w:w="1080" w:type="dxa"/>
            <w:tcBorders>
              <w:top w:val="nil"/>
              <w:left w:val="nil"/>
              <w:bottom w:val="single" w:color="auto" w:sz="4" w:space="0"/>
              <w:right w:val="single" w:color="auto" w:sz="4" w:space="0"/>
            </w:tcBorders>
            <w:noWrap w:val="0"/>
            <w:vAlign w:val="center"/>
          </w:tcPr>
          <w:p w14:paraId="4C5E1266">
            <w:pPr>
              <w:rPr>
                <w:rFonts w:ascii="宋体" w:hAnsi="宋体" w:cs="宋体"/>
                <w:sz w:val="21"/>
                <w:szCs w:val="21"/>
              </w:rPr>
            </w:pPr>
            <w:r>
              <w:rPr>
                <w:rFonts w:hint="eastAsia" w:ascii="宋体" w:hAnsi="宋体" w:cs="宋体"/>
                <w:sz w:val="21"/>
                <w:szCs w:val="21"/>
              </w:rPr>
              <w:t>PK_Type</w:t>
            </w:r>
          </w:p>
        </w:tc>
        <w:tc>
          <w:tcPr>
            <w:tcW w:w="1080" w:type="dxa"/>
            <w:tcBorders>
              <w:top w:val="nil"/>
              <w:left w:val="nil"/>
              <w:bottom w:val="single" w:color="auto" w:sz="4" w:space="0"/>
              <w:right w:val="single" w:color="auto" w:sz="4" w:space="0"/>
            </w:tcBorders>
            <w:noWrap w:val="0"/>
            <w:vAlign w:val="center"/>
          </w:tcPr>
          <w:p w14:paraId="717C542F">
            <w:pPr>
              <w:rPr>
                <w:rFonts w:ascii="宋体" w:hAnsi="宋体" w:cs="宋体"/>
                <w:sz w:val="21"/>
                <w:szCs w:val="21"/>
              </w:rPr>
            </w:pPr>
            <w:r>
              <w:rPr>
                <w:rFonts w:hint="eastAsia" w:ascii="宋体" w:hAnsi="宋体" w:cs="宋体"/>
                <w:sz w:val="21"/>
                <w:szCs w:val="21"/>
              </w:rPr>
              <w:t>报文类型</w:t>
            </w:r>
          </w:p>
        </w:tc>
      </w:tr>
      <w:tr w14:paraId="26F06C43">
        <w:tblPrEx>
          <w:tblCellMar>
            <w:top w:w="0" w:type="dxa"/>
            <w:left w:w="108" w:type="dxa"/>
            <w:bottom w:w="0" w:type="dxa"/>
            <w:right w:w="108" w:type="dxa"/>
          </w:tblCellMar>
        </w:tblPrEx>
        <w:trPr>
          <w:trHeight w:val="27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149366FF">
            <w:pPr>
              <w:rPr>
                <w:rFonts w:ascii="宋体" w:hAnsi="宋体" w:cs="宋体"/>
                <w:sz w:val="21"/>
                <w:szCs w:val="21"/>
              </w:rPr>
            </w:pPr>
          </w:p>
        </w:tc>
        <w:tc>
          <w:tcPr>
            <w:tcW w:w="1080" w:type="dxa"/>
            <w:vMerge w:val="continue"/>
            <w:tcBorders>
              <w:top w:val="nil"/>
              <w:left w:val="single" w:color="auto" w:sz="4" w:space="0"/>
              <w:bottom w:val="single" w:color="auto" w:sz="4" w:space="0"/>
              <w:right w:val="single" w:color="auto" w:sz="4" w:space="0"/>
            </w:tcBorders>
            <w:noWrap w:val="0"/>
            <w:vAlign w:val="center"/>
          </w:tcPr>
          <w:p w14:paraId="7C655DBF">
            <w:pPr>
              <w:rPr>
                <w:rFonts w:ascii="宋体" w:hAnsi="宋体" w:cs="宋体"/>
                <w:sz w:val="21"/>
                <w:szCs w:val="21"/>
              </w:rPr>
            </w:pPr>
          </w:p>
        </w:tc>
        <w:tc>
          <w:tcPr>
            <w:tcW w:w="1080" w:type="dxa"/>
            <w:tcBorders>
              <w:top w:val="nil"/>
              <w:left w:val="nil"/>
              <w:bottom w:val="single" w:color="auto" w:sz="4" w:space="0"/>
              <w:right w:val="single" w:color="auto" w:sz="4" w:space="0"/>
            </w:tcBorders>
            <w:noWrap w:val="0"/>
            <w:vAlign w:val="center"/>
          </w:tcPr>
          <w:p w14:paraId="23C9DCD4">
            <w:pPr>
              <w:rPr>
                <w:rFonts w:ascii="宋体" w:hAnsi="宋体" w:cs="宋体"/>
                <w:sz w:val="21"/>
                <w:szCs w:val="21"/>
              </w:rPr>
            </w:pPr>
            <w:r>
              <w:rPr>
                <w:rFonts w:hint="eastAsia" w:ascii="宋体" w:hAnsi="宋体" w:cs="宋体"/>
                <w:sz w:val="21"/>
                <w:szCs w:val="21"/>
              </w:rPr>
              <w:t>Info</w:t>
            </w:r>
          </w:p>
        </w:tc>
        <w:tc>
          <w:tcPr>
            <w:tcW w:w="1080" w:type="dxa"/>
            <w:tcBorders>
              <w:top w:val="nil"/>
              <w:left w:val="nil"/>
              <w:bottom w:val="single" w:color="auto" w:sz="4" w:space="0"/>
              <w:right w:val="single" w:color="auto" w:sz="4" w:space="0"/>
            </w:tcBorders>
            <w:noWrap w:val="0"/>
            <w:vAlign w:val="center"/>
          </w:tcPr>
          <w:p w14:paraId="446F90A5">
            <w:pPr>
              <w:rPr>
                <w:rFonts w:ascii="宋体" w:hAnsi="宋体" w:cs="宋体"/>
                <w:sz w:val="21"/>
                <w:szCs w:val="21"/>
              </w:rPr>
            </w:pPr>
            <w:r>
              <w:rPr>
                <w:rFonts w:hint="eastAsia" w:ascii="宋体" w:hAnsi="宋体" w:cs="宋体"/>
                <w:sz w:val="21"/>
                <w:szCs w:val="21"/>
              </w:rPr>
              <w:t>报文内容</w:t>
            </w:r>
          </w:p>
        </w:tc>
      </w:tr>
    </w:tbl>
    <w:p w14:paraId="0E0D3004">
      <w:pPr>
        <w:spacing w:line="360" w:lineRule="auto"/>
        <w:rPr>
          <w:rFonts w:ascii="宋体"/>
        </w:rPr>
      </w:pPr>
      <w:r>
        <w:rPr>
          <w:rFonts w:ascii="黑体" w:eastAsia="黑体"/>
        </w:rPr>
        <w:tab/>
      </w:r>
      <w:r>
        <w:rPr>
          <w:rFonts w:hint="eastAsia" w:ascii="宋体"/>
        </w:rPr>
        <w:t>完整</w:t>
      </w:r>
      <w:r>
        <w:rPr>
          <w:rFonts w:ascii="宋体"/>
        </w:rPr>
        <w:t>的接口交互由请求报文和响应报文组成，</w:t>
      </w:r>
      <w:r>
        <w:rPr>
          <w:rFonts w:hint="eastAsia" w:ascii="宋体"/>
        </w:rPr>
        <w:t>每个</w:t>
      </w:r>
      <w:r>
        <w:rPr>
          <w:rFonts w:ascii="宋体"/>
        </w:rPr>
        <w:t>请求</w:t>
      </w:r>
      <w:r>
        <w:rPr>
          <w:rFonts w:hint="eastAsia" w:ascii="宋体"/>
        </w:rPr>
        <w:t>报文</w:t>
      </w:r>
      <w:r>
        <w:rPr>
          <w:rFonts w:ascii="宋体"/>
        </w:rPr>
        <w:t>必须</w:t>
      </w:r>
      <w:r>
        <w:rPr>
          <w:rFonts w:hint="eastAsia" w:ascii="宋体"/>
        </w:rPr>
        <w:t>有</w:t>
      </w:r>
      <w:r>
        <w:rPr>
          <w:rFonts w:ascii="宋体"/>
        </w:rPr>
        <w:t>一个响应</w:t>
      </w:r>
      <w:r>
        <w:rPr>
          <w:rFonts w:hint="eastAsia" w:ascii="宋体"/>
        </w:rPr>
        <w:t>报文进行</w:t>
      </w:r>
      <w:r>
        <w:rPr>
          <w:rFonts w:ascii="宋体"/>
        </w:rPr>
        <w:t>反馈</w:t>
      </w:r>
      <w:r>
        <w:rPr>
          <w:rFonts w:hint="eastAsia" w:ascii="宋体"/>
        </w:rPr>
        <w:t>。报文</w:t>
      </w:r>
      <w:r>
        <w:rPr>
          <w:rFonts w:ascii="宋体"/>
        </w:rPr>
        <w:t>类型参见</w:t>
      </w:r>
      <w:r>
        <w:rPr>
          <w:rFonts w:hint="eastAsia" w:ascii="宋体"/>
        </w:rPr>
        <w:t>5.5</w:t>
      </w:r>
      <w:r>
        <w:rPr>
          <w:rFonts w:ascii="宋体"/>
        </w:rPr>
        <w:t>报文类型定义</w:t>
      </w:r>
      <w:r>
        <w:rPr>
          <w:rFonts w:hint="eastAsia" w:ascii="宋体"/>
        </w:rPr>
        <w:t>，</w:t>
      </w:r>
      <w:r>
        <w:rPr>
          <w:rFonts w:ascii="宋体"/>
        </w:rPr>
        <w:t>数据流方式和格式定义参见</w:t>
      </w:r>
      <w:r>
        <w:rPr>
          <w:rFonts w:hint="eastAsia" w:ascii="宋体"/>
        </w:rPr>
        <w:t>5.6数据流</w:t>
      </w:r>
      <w:r>
        <w:rPr>
          <w:rFonts w:ascii="宋体"/>
        </w:rPr>
        <w:t>方式和格式定义。</w:t>
      </w:r>
    </w:p>
    <w:p w14:paraId="723FCB24">
      <w:pPr>
        <w:pStyle w:val="3"/>
        <w:numPr>
          <w:ilvl w:val="1"/>
          <w:numId w:val="14"/>
        </w:numPr>
      </w:pPr>
      <w:bookmarkStart w:id="89" w:name="_Toc452036624"/>
      <w:bookmarkStart w:id="90" w:name="_Toc1787851974"/>
      <w:bookmarkStart w:id="91" w:name="_Toc452036555"/>
      <w:r>
        <w:t>报文类型定义</w:t>
      </w:r>
      <w:bookmarkEnd w:id="84"/>
      <w:bookmarkEnd w:id="89"/>
      <w:bookmarkEnd w:id="90"/>
      <w:bookmarkEnd w:id="91"/>
    </w:p>
    <w:p w14:paraId="6B73FF46">
      <w:pPr>
        <w:pStyle w:val="222"/>
        <w:ind w:left="2"/>
        <w:rPr>
          <w:szCs w:val="24"/>
        </w:rPr>
      </w:pPr>
      <w:r>
        <w:rPr>
          <w:rFonts w:hint="eastAsia"/>
          <w:szCs w:val="24"/>
        </w:rPr>
        <w:t>报文类型定义</w:t>
      </w:r>
    </w:p>
    <w:tbl>
      <w:tblPr>
        <w:tblStyle w:val="45"/>
        <w:tblW w:w="7796" w:type="dxa"/>
        <w:tblInd w:w="279" w:type="dxa"/>
        <w:tblLayout w:type="autofit"/>
        <w:tblCellMar>
          <w:top w:w="0" w:type="dxa"/>
          <w:left w:w="108" w:type="dxa"/>
          <w:bottom w:w="0" w:type="dxa"/>
          <w:right w:w="108" w:type="dxa"/>
        </w:tblCellMar>
      </w:tblPr>
      <w:tblGrid>
        <w:gridCol w:w="1049"/>
        <w:gridCol w:w="1469"/>
        <w:gridCol w:w="1559"/>
        <w:gridCol w:w="3719"/>
      </w:tblGrid>
      <w:tr w14:paraId="74040848">
        <w:tblPrEx>
          <w:tblCellMar>
            <w:top w:w="0" w:type="dxa"/>
            <w:left w:w="108" w:type="dxa"/>
            <w:bottom w:w="0" w:type="dxa"/>
            <w:right w:w="108" w:type="dxa"/>
          </w:tblCellMar>
        </w:tblPrEx>
        <w:trPr>
          <w:trHeight w:val="285" w:hRule="atLeast"/>
        </w:trPr>
        <w:tc>
          <w:tcPr>
            <w:tcW w:w="1049" w:type="dxa"/>
            <w:tcBorders>
              <w:top w:val="single" w:color="auto" w:sz="4" w:space="0"/>
              <w:left w:val="single" w:color="auto" w:sz="4" w:space="0"/>
              <w:bottom w:val="single" w:color="auto" w:sz="4" w:space="0"/>
              <w:right w:val="single" w:color="auto" w:sz="4" w:space="0"/>
            </w:tcBorders>
            <w:shd w:val="clear" w:color="000000" w:fill="B7DEE8"/>
            <w:noWrap w:val="0"/>
            <w:vAlign w:val="center"/>
          </w:tcPr>
          <w:p w14:paraId="1552C7DC">
            <w:pPr>
              <w:rPr>
                <w:rFonts w:ascii="宋体" w:hAnsi="宋体" w:cs="宋体"/>
                <w:b/>
                <w:bCs/>
                <w:sz w:val="21"/>
                <w:szCs w:val="21"/>
              </w:rPr>
            </w:pPr>
            <w:r>
              <w:rPr>
                <w:rFonts w:hint="eastAsia" w:ascii="宋体" w:hAnsi="宋体" w:cs="宋体"/>
                <w:b/>
                <w:bCs/>
                <w:sz w:val="21"/>
                <w:szCs w:val="21"/>
              </w:rPr>
              <w:t>报文类型</w:t>
            </w:r>
          </w:p>
        </w:tc>
        <w:tc>
          <w:tcPr>
            <w:tcW w:w="1469" w:type="dxa"/>
            <w:tcBorders>
              <w:top w:val="single" w:color="auto" w:sz="4" w:space="0"/>
              <w:left w:val="nil"/>
              <w:bottom w:val="single" w:color="auto" w:sz="4" w:space="0"/>
              <w:right w:val="single" w:color="auto" w:sz="4" w:space="0"/>
            </w:tcBorders>
            <w:shd w:val="clear" w:color="000000" w:fill="B7DEE8"/>
            <w:noWrap w:val="0"/>
            <w:vAlign w:val="center"/>
          </w:tcPr>
          <w:p w14:paraId="3E708075">
            <w:pPr>
              <w:jc w:val="center"/>
              <w:rPr>
                <w:rFonts w:ascii="宋体" w:hAnsi="宋体" w:cs="宋体"/>
                <w:b/>
                <w:bCs/>
                <w:sz w:val="21"/>
                <w:szCs w:val="21"/>
              </w:rPr>
            </w:pPr>
            <w:r>
              <w:rPr>
                <w:rFonts w:hint="eastAsia" w:ascii="宋体" w:hAnsi="宋体" w:cs="宋体"/>
                <w:b/>
                <w:bCs/>
                <w:sz w:val="21"/>
                <w:szCs w:val="21"/>
              </w:rPr>
              <w:t>报文动作</w:t>
            </w:r>
          </w:p>
        </w:tc>
        <w:tc>
          <w:tcPr>
            <w:tcW w:w="1559" w:type="dxa"/>
            <w:tcBorders>
              <w:top w:val="single" w:color="auto" w:sz="4" w:space="0"/>
              <w:left w:val="nil"/>
              <w:bottom w:val="single" w:color="auto" w:sz="4" w:space="0"/>
              <w:right w:val="single" w:color="auto" w:sz="4" w:space="0"/>
            </w:tcBorders>
            <w:shd w:val="clear" w:color="000000" w:fill="B7DEE8"/>
            <w:noWrap/>
            <w:vAlign w:val="center"/>
          </w:tcPr>
          <w:p w14:paraId="663DB835">
            <w:pPr>
              <w:jc w:val="center"/>
              <w:rPr>
                <w:rFonts w:ascii="宋体" w:hAnsi="宋体" w:cs="宋体"/>
                <w:b/>
                <w:bCs/>
                <w:sz w:val="21"/>
                <w:szCs w:val="21"/>
              </w:rPr>
            </w:pPr>
            <w:r>
              <w:rPr>
                <w:rFonts w:hint="eastAsia" w:ascii="宋体" w:hAnsi="宋体" w:cs="宋体"/>
                <w:b/>
                <w:bCs/>
                <w:sz w:val="21"/>
                <w:szCs w:val="21"/>
              </w:rPr>
              <w:t>数据流向</w:t>
            </w:r>
          </w:p>
        </w:tc>
        <w:tc>
          <w:tcPr>
            <w:tcW w:w="3719" w:type="dxa"/>
            <w:tcBorders>
              <w:top w:val="single" w:color="auto" w:sz="4" w:space="0"/>
              <w:left w:val="nil"/>
              <w:bottom w:val="single" w:color="auto" w:sz="4" w:space="0"/>
              <w:right w:val="single" w:color="auto" w:sz="4" w:space="0"/>
            </w:tcBorders>
            <w:shd w:val="clear" w:color="000000" w:fill="B7DEE8"/>
            <w:noWrap/>
            <w:vAlign w:val="center"/>
          </w:tcPr>
          <w:p w14:paraId="3695E891">
            <w:pPr>
              <w:jc w:val="center"/>
              <w:rPr>
                <w:rFonts w:ascii="宋体" w:hAnsi="宋体" w:cs="宋体"/>
                <w:b/>
                <w:bCs/>
                <w:sz w:val="21"/>
                <w:szCs w:val="21"/>
              </w:rPr>
            </w:pPr>
            <w:r>
              <w:rPr>
                <w:rFonts w:hint="eastAsia" w:ascii="宋体" w:hAnsi="宋体" w:cs="宋体"/>
                <w:b/>
                <w:bCs/>
                <w:sz w:val="21"/>
                <w:szCs w:val="21"/>
              </w:rPr>
              <w:t>类型名称</w:t>
            </w:r>
          </w:p>
        </w:tc>
      </w:tr>
      <w:tr w14:paraId="6179D7CA">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bottom w:val="single" w:color="auto" w:sz="4" w:space="0"/>
              <w:right w:val="single" w:color="auto" w:sz="4" w:space="0"/>
            </w:tcBorders>
            <w:noWrap w:val="0"/>
            <w:vAlign w:val="center"/>
          </w:tcPr>
          <w:p w14:paraId="13079947">
            <w:pPr>
              <w:rPr>
                <w:rFonts w:ascii="宋体" w:hAnsi="宋体" w:cs="宋体"/>
                <w:sz w:val="21"/>
                <w:szCs w:val="21"/>
              </w:rPr>
            </w:pPr>
            <w:r>
              <w:rPr>
                <w:rFonts w:hint="eastAsia" w:ascii="宋体" w:hAnsi="宋体" w:cs="宋体"/>
                <w:sz w:val="21"/>
                <w:szCs w:val="21"/>
              </w:rPr>
              <w:t>FSU向SC注册</w:t>
            </w:r>
          </w:p>
        </w:tc>
        <w:tc>
          <w:tcPr>
            <w:tcW w:w="1469" w:type="dxa"/>
            <w:tcBorders>
              <w:top w:val="nil"/>
              <w:left w:val="nil"/>
              <w:bottom w:val="single" w:color="auto" w:sz="4" w:space="0"/>
              <w:right w:val="single" w:color="auto" w:sz="4" w:space="0"/>
            </w:tcBorders>
            <w:noWrap w:val="0"/>
            <w:vAlign w:val="center"/>
          </w:tcPr>
          <w:p w14:paraId="6EDA5C87">
            <w:pPr>
              <w:rPr>
                <w:rFonts w:ascii="宋体" w:hAnsi="宋体" w:cs="宋体"/>
                <w:sz w:val="21"/>
                <w:szCs w:val="21"/>
              </w:rPr>
            </w:pPr>
            <w:r>
              <w:rPr>
                <w:rFonts w:hint="eastAsia" w:ascii="宋体" w:hAnsi="宋体" w:cs="宋体"/>
                <w:sz w:val="21"/>
                <w:szCs w:val="21"/>
              </w:rPr>
              <w:t>注册</w:t>
            </w:r>
          </w:p>
        </w:tc>
        <w:tc>
          <w:tcPr>
            <w:tcW w:w="1559" w:type="dxa"/>
            <w:tcBorders>
              <w:top w:val="nil"/>
              <w:left w:val="nil"/>
              <w:bottom w:val="single" w:color="auto" w:sz="4" w:space="0"/>
              <w:right w:val="single" w:color="auto" w:sz="4" w:space="0"/>
            </w:tcBorders>
            <w:noWrap/>
            <w:vAlign w:val="center"/>
          </w:tcPr>
          <w:p w14:paraId="34462000">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106A5926">
            <w:pPr>
              <w:rPr>
                <w:rFonts w:ascii="宋体" w:hAnsi="宋体" w:cs="宋体"/>
                <w:sz w:val="21"/>
                <w:szCs w:val="21"/>
              </w:rPr>
            </w:pPr>
            <w:r>
              <w:rPr>
                <w:rFonts w:hint="eastAsia" w:ascii="宋体" w:hAnsi="宋体" w:cs="宋体"/>
                <w:sz w:val="21"/>
                <w:szCs w:val="21"/>
              </w:rPr>
              <w:t>LOGIN</w:t>
            </w:r>
          </w:p>
        </w:tc>
      </w:tr>
      <w:tr w14:paraId="7E1B36AB">
        <w:tblPrEx>
          <w:tblCellMar>
            <w:top w:w="0" w:type="dxa"/>
            <w:left w:w="108" w:type="dxa"/>
            <w:bottom w:w="0" w:type="dxa"/>
            <w:right w:w="108" w:type="dxa"/>
          </w:tblCellMar>
        </w:tblPrEx>
        <w:trPr>
          <w:trHeight w:val="240" w:hRule="atLeast"/>
        </w:trPr>
        <w:tc>
          <w:tcPr>
            <w:tcW w:w="1049" w:type="dxa"/>
            <w:vMerge w:val="continue"/>
            <w:tcBorders>
              <w:top w:val="nil"/>
              <w:left w:val="single" w:color="auto" w:sz="4" w:space="0"/>
              <w:bottom w:val="single" w:color="auto" w:sz="4" w:space="0"/>
              <w:right w:val="single" w:color="auto" w:sz="4" w:space="0"/>
            </w:tcBorders>
            <w:noWrap w:val="0"/>
            <w:vAlign w:val="center"/>
          </w:tcPr>
          <w:p w14:paraId="76398A04">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4A22ED97">
            <w:pPr>
              <w:rPr>
                <w:rFonts w:ascii="宋体" w:hAnsi="宋体" w:cs="宋体"/>
                <w:sz w:val="21"/>
                <w:szCs w:val="21"/>
              </w:rPr>
            </w:pPr>
            <w:r>
              <w:rPr>
                <w:rFonts w:hint="eastAsia" w:ascii="宋体" w:hAnsi="宋体" w:cs="宋体"/>
                <w:sz w:val="21"/>
                <w:szCs w:val="21"/>
              </w:rPr>
              <w:t>注册响应</w:t>
            </w:r>
          </w:p>
        </w:tc>
        <w:tc>
          <w:tcPr>
            <w:tcW w:w="1559" w:type="dxa"/>
            <w:tcBorders>
              <w:top w:val="nil"/>
              <w:left w:val="nil"/>
              <w:bottom w:val="single" w:color="auto" w:sz="4" w:space="0"/>
              <w:right w:val="single" w:color="auto" w:sz="4" w:space="0"/>
            </w:tcBorders>
            <w:noWrap/>
            <w:vAlign w:val="center"/>
          </w:tcPr>
          <w:p w14:paraId="66274259">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4CADA8D6">
            <w:pPr>
              <w:rPr>
                <w:rFonts w:ascii="宋体" w:hAnsi="宋体" w:cs="宋体"/>
                <w:sz w:val="21"/>
                <w:szCs w:val="21"/>
              </w:rPr>
            </w:pPr>
            <w:r>
              <w:rPr>
                <w:rFonts w:hint="eastAsia" w:ascii="宋体" w:hAnsi="宋体" w:cs="宋体"/>
                <w:sz w:val="21"/>
                <w:szCs w:val="21"/>
              </w:rPr>
              <w:t>LOGIN_ACK</w:t>
            </w:r>
          </w:p>
        </w:tc>
      </w:tr>
      <w:tr w14:paraId="7967BAA8">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12C608A5">
            <w:pPr>
              <w:rPr>
                <w:rFonts w:ascii="宋体" w:hAnsi="宋体" w:cs="宋体"/>
                <w:sz w:val="21"/>
                <w:szCs w:val="21"/>
              </w:rPr>
            </w:pPr>
            <w:r>
              <w:rPr>
                <w:rFonts w:hint="eastAsia" w:ascii="宋体" w:hAnsi="宋体" w:cs="宋体"/>
                <w:sz w:val="21"/>
                <w:szCs w:val="21"/>
              </w:rPr>
              <w:t>上报告警信息</w:t>
            </w:r>
          </w:p>
        </w:tc>
        <w:tc>
          <w:tcPr>
            <w:tcW w:w="1469" w:type="dxa"/>
            <w:tcBorders>
              <w:top w:val="nil"/>
              <w:left w:val="nil"/>
              <w:bottom w:val="single" w:color="auto" w:sz="4" w:space="0"/>
              <w:right w:val="single" w:color="auto" w:sz="4" w:space="0"/>
            </w:tcBorders>
            <w:noWrap w:val="0"/>
            <w:vAlign w:val="center"/>
          </w:tcPr>
          <w:p w14:paraId="6FA13EA4">
            <w:pPr>
              <w:rPr>
                <w:rFonts w:ascii="宋体" w:hAnsi="宋体" w:cs="宋体"/>
                <w:sz w:val="21"/>
                <w:szCs w:val="21"/>
              </w:rPr>
            </w:pPr>
            <w:r>
              <w:rPr>
                <w:rFonts w:hint="eastAsia" w:ascii="宋体" w:hAnsi="宋体" w:cs="宋体"/>
                <w:sz w:val="21"/>
                <w:szCs w:val="21"/>
              </w:rPr>
              <w:t>实时告警发送</w:t>
            </w:r>
          </w:p>
        </w:tc>
        <w:tc>
          <w:tcPr>
            <w:tcW w:w="1559" w:type="dxa"/>
            <w:tcBorders>
              <w:top w:val="nil"/>
              <w:left w:val="nil"/>
              <w:bottom w:val="single" w:color="auto" w:sz="4" w:space="0"/>
              <w:right w:val="single" w:color="auto" w:sz="4" w:space="0"/>
            </w:tcBorders>
            <w:noWrap/>
            <w:vAlign w:val="center"/>
          </w:tcPr>
          <w:p w14:paraId="6710C543">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793CE779">
            <w:pPr>
              <w:rPr>
                <w:rFonts w:ascii="宋体" w:hAnsi="宋体" w:cs="宋体"/>
                <w:sz w:val="21"/>
                <w:szCs w:val="21"/>
              </w:rPr>
            </w:pPr>
            <w:r>
              <w:rPr>
                <w:rFonts w:hint="eastAsia" w:ascii="宋体" w:hAnsi="宋体" w:cs="宋体"/>
                <w:sz w:val="21"/>
                <w:szCs w:val="21"/>
              </w:rPr>
              <w:t>SEND_ALARM</w:t>
            </w:r>
          </w:p>
        </w:tc>
      </w:tr>
      <w:tr w14:paraId="681E1BDF">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7FA735E">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2F56E30B">
            <w:pPr>
              <w:rPr>
                <w:rFonts w:ascii="宋体" w:hAnsi="宋体" w:cs="宋体"/>
                <w:sz w:val="21"/>
                <w:szCs w:val="21"/>
              </w:rPr>
            </w:pPr>
            <w:r>
              <w:rPr>
                <w:rFonts w:hint="eastAsia" w:ascii="宋体" w:hAnsi="宋体" w:cs="宋体"/>
                <w:sz w:val="21"/>
                <w:szCs w:val="21"/>
              </w:rPr>
              <w:t>实时告警发送确认</w:t>
            </w:r>
          </w:p>
        </w:tc>
        <w:tc>
          <w:tcPr>
            <w:tcW w:w="1559" w:type="dxa"/>
            <w:tcBorders>
              <w:top w:val="nil"/>
              <w:left w:val="nil"/>
              <w:bottom w:val="single" w:color="auto" w:sz="4" w:space="0"/>
              <w:right w:val="single" w:color="auto" w:sz="4" w:space="0"/>
            </w:tcBorders>
            <w:noWrap/>
            <w:vAlign w:val="center"/>
          </w:tcPr>
          <w:p w14:paraId="0E9E279E">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0A69BB75">
            <w:pPr>
              <w:rPr>
                <w:rFonts w:ascii="宋体" w:hAnsi="宋体" w:cs="宋体"/>
                <w:sz w:val="21"/>
                <w:szCs w:val="21"/>
              </w:rPr>
            </w:pPr>
            <w:r>
              <w:rPr>
                <w:rFonts w:hint="eastAsia" w:ascii="宋体" w:hAnsi="宋体" w:cs="宋体"/>
                <w:sz w:val="21"/>
                <w:szCs w:val="21"/>
              </w:rPr>
              <w:t>SEND_ALARM_ACK</w:t>
            </w:r>
          </w:p>
        </w:tc>
      </w:tr>
      <w:tr w14:paraId="36D61BD2">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180865BD">
            <w:pPr>
              <w:rPr>
                <w:rFonts w:ascii="宋体" w:hAnsi="宋体" w:cs="宋体"/>
                <w:sz w:val="21"/>
                <w:szCs w:val="21"/>
              </w:rPr>
            </w:pPr>
            <w:r>
              <w:rPr>
                <w:rFonts w:hint="eastAsia" w:ascii="宋体" w:hAnsi="宋体" w:cs="宋体"/>
                <w:sz w:val="21"/>
                <w:szCs w:val="21"/>
              </w:rPr>
              <w:t>请求监控点数据</w:t>
            </w:r>
          </w:p>
        </w:tc>
        <w:tc>
          <w:tcPr>
            <w:tcW w:w="1469" w:type="dxa"/>
            <w:tcBorders>
              <w:top w:val="nil"/>
              <w:left w:val="nil"/>
              <w:bottom w:val="single" w:color="auto" w:sz="4" w:space="0"/>
              <w:right w:val="single" w:color="auto" w:sz="4" w:space="0"/>
            </w:tcBorders>
            <w:noWrap w:val="0"/>
            <w:vAlign w:val="center"/>
          </w:tcPr>
          <w:p w14:paraId="4EE32384">
            <w:pPr>
              <w:rPr>
                <w:rFonts w:ascii="宋体" w:hAnsi="宋体" w:cs="宋体"/>
                <w:sz w:val="21"/>
                <w:szCs w:val="21"/>
              </w:rPr>
            </w:pPr>
            <w:r>
              <w:rPr>
                <w:rFonts w:hint="eastAsia" w:ascii="宋体" w:hAnsi="宋体" w:cs="宋体"/>
                <w:sz w:val="21"/>
                <w:szCs w:val="21"/>
              </w:rPr>
              <w:t>监控点数据请求</w:t>
            </w:r>
          </w:p>
        </w:tc>
        <w:tc>
          <w:tcPr>
            <w:tcW w:w="1559" w:type="dxa"/>
            <w:tcBorders>
              <w:top w:val="nil"/>
              <w:left w:val="nil"/>
              <w:bottom w:val="single" w:color="auto" w:sz="4" w:space="0"/>
              <w:right w:val="single" w:color="auto" w:sz="4" w:space="0"/>
            </w:tcBorders>
            <w:noWrap/>
            <w:vAlign w:val="center"/>
          </w:tcPr>
          <w:p w14:paraId="0ABE6EDF">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2D037E85">
            <w:pPr>
              <w:rPr>
                <w:rFonts w:ascii="宋体" w:hAnsi="宋体" w:cs="宋体"/>
                <w:sz w:val="21"/>
                <w:szCs w:val="21"/>
              </w:rPr>
            </w:pPr>
            <w:r>
              <w:rPr>
                <w:rFonts w:hint="eastAsia" w:ascii="宋体" w:hAnsi="宋体" w:cs="宋体"/>
                <w:sz w:val="21"/>
                <w:szCs w:val="21"/>
              </w:rPr>
              <w:t>GET_DATA</w:t>
            </w:r>
          </w:p>
        </w:tc>
      </w:tr>
      <w:tr w14:paraId="2CAEF3EB">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54545AC6">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7E503A66">
            <w:pPr>
              <w:rPr>
                <w:rFonts w:ascii="宋体" w:hAnsi="宋体" w:cs="宋体"/>
                <w:sz w:val="21"/>
                <w:szCs w:val="21"/>
              </w:rPr>
            </w:pPr>
            <w:r>
              <w:rPr>
                <w:rFonts w:hint="eastAsia" w:ascii="宋体" w:hAnsi="宋体" w:cs="宋体"/>
                <w:sz w:val="21"/>
                <w:szCs w:val="21"/>
              </w:rPr>
              <w:t>请求监控点数据响应</w:t>
            </w:r>
          </w:p>
        </w:tc>
        <w:tc>
          <w:tcPr>
            <w:tcW w:w="1559" w:type="dxa"/>
            <w:tcBorders>
              <w:top w:val="nil"/>
              <w:left w:val="nil"/>
              <w:bottom w:val="single" w:color="auto" w:sz="4" w:space="0"/>
              <w:right w:val="single" w:color="auto" w:sz="4" w:space="0"/>
            </w:tcBorders>
            <w:noWrap/>
            <w:vAlign w:val="center"/>
          </w:tcPr>
          <w:p w14:paraId="1C0C4A5A">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544C01B5">
            <w:pPr>
              <w:rPr>
                <w:rFonts w:ascii="宋体" w:hAnsi="宋体" w:cs="宋体"/>
                <w:sz w:val="21"/>
                <w:szCs w:val="21"/>
              </w:rPr>
            </w:pPr>
            <w:r>
              <w:rPr>
                <w:rFonts w:hint="eastAsia" w:ascii="宋体" w:hAnsi="宋体" w:cs="宋体"/>
                <w:sz w:val="21"/>
                <w:szCs w:val="21"/>
              </w:rPr>
              <w:t>GET_DATA_ACK</w:t>
            </w:r>
          </w:p>
        </w:tc>
      </w:tr>
      <w:tr w14:paraId="1A744296">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bottom w:val="single" w:color="auto" w:sz="4" w:space="0"/>
              <w:right w:val="single" w:color="auto" w:sz="4" w:space="0"/>
            </w:tcBorders>
            <w:noWrap w:val="0"/>
            <w:vAlign w:val="center"/>
          </w:tcPr>
          <w:p w14:paraId="40957715">
            <w:pPr>
              <w:rPr>
                <w:rFonts w:ascii="宋体" w:hAnsi="宋体" w:cs="宋体"/>
                <w:sz w:val="21"/>
                <w:szCs w:val="21"/>
              </w:rPr>
            </w:pPr>
            <w:r>
              <w:rPr>
                <w:rFonts w:hint="eastAsia" w:ascii="宋体" w:hAnsi="宋体" w:cs="宋体"/>
                <w:sz w:val="21"/>
                <w:szCs w:val="21"/>
              </w:rPr>
              <w:t>写监控点设置值</w:t>
            </w:r>
          </w:p>
        </w:tc>
        <w:tc>
          <w:tcPr>
            <w:tcW w:w="1469" w:type="dxa"/>
            <w:tcBorders>
              <w:top w:val="single" w:color="auto" w:sz="4" w:space="0"/>
              <w:left w:val="nil"/>
              <w:bottom w:val="single" w:color="auto" w:sz="4" w:space="0"/>
              <w:right w:val="single" w:color="auto" w:sz="4" w:space="0"/>
            </w:tcBorders>
            <w:noWrap w:val="0"/>
            <w:vAlign w:val="center"/>
          </w:tcPr>
          <w:p w14:paraId="62722C82">
            <w:pPr>
              <w:rPr>
                <w:rFonts w:ascii="宋体" w:hAnsi="宋体" w:cs="宋体"/>
                <w:sz w:val="21"/>
                <w:szCs w:val="21"/>
              </w:rPr>
            </w:pPr>
            <w:r>
              <w:rPr>
                <w:rFonts w:hint="eastAsia" w:ascii="宋体" w:hAnsi="宋体" w:cs="宋体"/>
                <w:sz w:val="21"/>
                <w:szCs w:val="21"/>
              </w:rPr>
              <w:t>写监控点</w:t>
            </w:r>
            <w:r>
              <w:rPr>
                <w:rFonts w:ascii="宋体" w:hAnsi="宋体" w:cs="宋体"/>
                <w:sz w:val="21"/>
                <w:szCs w:val="21"/>
              </w:rPr>
              <w:t>设置值</w:t>
            </w:r>
            <w:r>
              <w:rPr>
                <w:rFonts w:hint="eastAsia" w:ascii="宋体" w:hAnsi="宋体" w:cs="宋体"/>
                <w:sz w:val="21"/>
                <w:szCs w:val="21"/>
              </w:rPr>
              <w:t>请求</w:t>
            </w:r>
          </w:p>
        </w:tc>
        <w:tc>
          <w:tcPr>
            <w:tcW w:w="1559" w:type="dxa"/>
            <w:tcBorders>
              <w:top w:val="nil"/>
              <w:left w:val="nil"/>
              <w:bottom w:val="single" w:color="auto" w:sz="4" w:space="0"/>
              <w:right w:val="single" w:color="auto" w:sz="4" w:space="0"/>
            </w:tcBorders>
            <w:noWrap/>
            <w:vAlign w:val="center"/>
          </w:tcPr>
          <w:p w14:paraId="41ED2F6E">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393B9542">
            <w:pPr>
              <w:rPr>
                <w:rFonts w:ascii="宋体" w:hAnsi="宋体" w:cs="宋体"/>
                <w:sz w:val="21"/>
                <w:szCs w:val="21"/>
              </w:rPr>
            </w:pPr>
            <w:r>
              <w:rPr>
                <w:rFonts w:hint="eastAsia" w:ascii="宋体" w:hAnsi="宋体" w:cs="宋体"/>
                <w:sz w:val="21"/>
                <w:szCs w:val="21"/>
              </w:rPr>
              <w:t>SET_POINT</w:t>
            </w:r>
          </w:p>
        </w:tc>
      </w:tr>
      <w:tr w14:paraId="5193DE90">
        <w:tblPrEx>
          <w:tblCellMar>
            <w:top w:w="0" w:type="dxa"/>
            <w:left w:w="108" w:type="dxa"/>
            <w:bottom w:w="0" w:type="dxa"/>
            <w:right w:w="108" w:type="dxa"/>
          </w:tblCellMar>
        </w:tblPrEx>
        <w:trPr>
          <w:trHeight w:val="240" w:hRule="atLeast"/>
        </w:trPr>
        <w:tc>
          <w:tcPr>
            <w:tcW w:w="1049" w:type="dxa"/>
            <w:vMerge w:val="continue"/>
            <w:tcBorders>
              <w:top w:val="single" w:color="auto" w:sz="4" w:space="0"/>
              <w:left w:val="single" w:color="auto" w:sz="4" w:space="0"/>
              <w:bottom w:val="single" w:color="auto" w:sz="4" w:space="0"/>
              <w:right w:val="single" w:color="auto" w:sz="4" w:space="0"/>
            </w:tcBorders>
            <w:noWrap w:val="0"/>
            <w:vAlign w:val="center"/>
          </w:tcPr>
          <w:p w14:paraId="205DBC69">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40DC3566">
            <w:pPr>
              <w:rPr>
                <w:rFonts w:ascii="宋体" w:hAnsi="宋体" w:cs="宋体"/>
                <w:sz w:val="21"/>
                <w:szCs w:val="21"/>
              </w:rPr>
            </w:pPr>
            <w:r>
              <w:rPr>
                <w:rFonts w:hint="eastAsia" w:ascii="宋体" w:hAnsi="宋体" w:cs="宋体"/>
                <w:sz w:val="21"/>
                <w:szCs w:val="21"/>
              </w:rPr>
              <w:t>写监控点</w:t>
            </w:r>
            <w:r>
              <w:rPr>
                <w:rFonts w:ascii="宋体" w:hAnsi="宋体" w:cs="宋体"/>
                <w:sz w:val="21"/>
                <w:szCs w:val="21"/>
              </w:rPr>
              <w:t>设置值</w:t>
            </w:r>
            <w:r>
              <w:rPr>
                <w:rFonts w:hint="eastAsia" w:ascii="宋体" w:hAnsi="宋体" w:cs="宋体"/>
                <w:sz w:val="21"/>
                <w:szCs w:val="21"/>
              </w:rPr>
              <w:t>响应</w:t>
            </w:r>
          </w:p>
        </w:tc>
        <w:tc>
          <w:tcPr>
            <w:tcW w:w="1559" w:type="dxa"/>
            <w:tcBorders>
              <w:top w:val="nil"/>
              <w:left w:val="nil"/>
              <w:bottom w:val="single" w:color="auto" w:sz="4" w:space="0"/>
              <w:right w:val="single" w:color="auto" w:sz="4" w:space="0"/>
            </w:tcBorders>
            <w:noWrap/>
            <w:vAlign w:val="center"/>
          </w:tcPr>
          <w:p w14:paraId="48F9830F">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226AB14F">
            <w:pPr>
              <w:rPr>
                <w:rFonts w:ascii="宋体" w:hAnsi="宋体" w:cs="宋体"/>
                <w:sz w:val="21"/>
                <w:szCs w:val="21"/>
              </w:rPr>
            </w:pPr>
            <w:r>
              <w:rPr>
                <w:rFonts w:hint="eastAsia" w:ascii="宋体" w:hAnsi="宋体" w:cs="宋体"/>
                <w:sz w:val="21"/>
                <w:szCs w:val="21"/>
              </w:rPr>
              <w:t>SET_POINT_ACK</w:t>
            </w:r>
          </w:p>
        </w:tc>
      </w:tr>
      <w:tr w14:paraId="00D74236">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479B9A6C">
            <w:pPr>
              <w:rPr>
                <w:rFonts w:ascii="宋体" w:hAnsi="宋体" w:cs="宋体"/>
                <w:sz w:val="21"/>
                <w:szCs w:val="21"/>
              </w:rPr>
            </w:pPr>
            <w:r>
              <w:rPr>
                <w:rFonts w:hint="eastAsia" w:ascii="宋体" w:hAnsi="宋体" w:cs="宋体"/>
                <w:sz w:val="21"/>
                <w:szCs w:val="21"/>
              </w:rPr>
              <w:t>请求监控点门限数据</w:t>
            </w:r>
          </w:p>
        </w:tc>
        <w:tc>
          <w:tcPr>
            <w:tcW w:w="1469" w:type="dxa"/>
            <w:tcBorders>
              <w:top w:val="nil"/>
              <w:left w:val="nil"/>
              <w:bottom w:val="single" w:color="auto" w:sz="4" w:space="0"/>
              <w:right w:val="single" w:color="auto" w:sz="4" w:space="0"/>
            </w:tcBorders>
            <w:noWrap w:val="0"/>
            <w:vAlign w:val="center"/>
          </w:tcPr>
          <w:p w14:paraId="7067C4CE">
            <w:pPr>
              <w:rPr>
                <w:rFonts w:ascii="宋体" w:hAnsi="宋体" w:cs="宋体"/>
                <w:sz w:val="21"/>
                <w:szCs w:val="21"/>
              </w:rPr>
            </w:pPr>
            <w:r>
              <w:rPr>
                <w:rFonts w:hint="eastAsia" w:ascii="宋体" w:hAnsi="宋体" w:cs="宋体"/>
                <w:sz w:val="21"/>
                <w:szCs w:val="21"/>
              </w:rPr>
              <w:t>监控点门限数据请求</w:t>
            </w:r>
          </w:p>
        </w:tc>
        <w:tc>
          <w:tcPr>
            <w:tcW w:w="1559" w:type="dxa"/>
            <w:tcBorders>
              <w:top w:val="nil"/>
              <w:left w:val="nil"/>
              <w:bottom w:val="single" w:color="auto" w:sz="4" w:space="0"/>
              <w:right w:val="single" w:color="auto" w:sz="4" w:space="0"/>
            </w:tcBorders>
            <w:noWrap/>
            <w:vAlign w:val="center"/>
          </w:tcPr>
          <w:p w14:paraId="18EB42E8">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1C02C42F">
            <w:pPr>
              <w:rPr>
                <w:rFonts w:ascii="宋体" w:hAnsi="宋体" w:cs="宋体"/>
                <w:sz w:val="21"/>
                <w:szCs w:val="21"/>
              </w:rPr>
            </w:pPr>
            <w:r>
              <w:rPr>
                <w:rFonts w:hint="eastAsia" w:ascii="宋体" w:hAnsi="宋体" w:cs="宋体"/>
                <w:sz w:val="21"/>
                <w:szCs w:val="21"/>
              </w:rPr>
              <w:t>GET_THRESHOLD</w:t>
            </w:r>
          </w:p>
        </w:tc>
      </w:tr>
      <w:tr w14:paraId="275E3555">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07DED8A3">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4F908E20">
            <w:pPr>
              <w:rPr>
                <w:rFonts w:ascii="宋体" w:hAnsi="宋体" w:cs="宋体"/>
                <w:sz w:val="21"/>
                <w:szCs w:val="21"/>
              </w:rPr>
            </w:pPr>
            <w:r>
              <w:rPr>
                <w:rFonts w:hint="eastAsia" w:ascii="宋体" w:hAnsi="宋体" w:cs="宋体"/>
                <w:sz w:val="21"/>
                <w:szCs w:val="21"/>
              </w:rPr>
              <w:t>请求监控点门限数据响应</w:t>
            </w:r>
          </w:p>
        </w:tc>
        <w:tc>
          <w:tcPr>
            <w:tcW w:w="1559" w:type="dxa"/>
            <w:tcBorders>
              <w:top w:val="nil"/>
              <w:left w:val="nil"/>
              <w:bottom w:val="single" w:color="auto" w:sz="4" w:space="0"/>
              <w:right w:val="single" w:color="auto" w:sz="4" w:space="0"/>
            </w:tcBorders>
            <w:noWrap/>
            <w:vAlign w:val="center"/>
          </w:tcPr>
          <w:p w14:paraId="517FC12B">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00B68821">
            <w:pPr>
              <w:rPr>
                <w:rFonts w:ascii="宋体" w:hAnsi="宋体" w:cs="宋体"/>
                <w:sz w:val="21"/>
                <w:szCs w:val="21"/>
              </w:rPr>
            </w:pPr>
            <w:r>
              <w:rPr>
                <w:rFonts w:hint="eastAsia" w:ascii="宋体" w:hAnsi="宋体" w:cs="宋体"/>
                <w:sz w:val="21"/>
                <w:szCs w:val="21"/>
              </w:rPr>
              <w:t>GET_THRESHOLD_ACK</w:t>
            </w:r>
          </w:p>
        </w:tc>
      </w:tr>
      <w:tr w14:paraId="6213ABFC">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490D5D6F">
            <w:pPr>
              <w:rPr>
                <w:rFonts w:ascii="宋体" w:hAnsi="宋体" w:cs="宋体"/>
                <w:sz w:val="21"/>
                <w:szCs w:val="21"/>
              </w:rPr>
            </w:pPr>
            <w:r>
              <w:rPr>
                <w:rFonts w:hint="eastAsia" w:ascii="宋体" w:hAnsi="宋体" w:cs="宋体"/>
                <w:sz w:val="21"/>
                <w:szCs w:val="21"/>
              </w:rPr>
              <w:t>写监控点门限数据</w:t>
            </w:r>
          </w:p>
        </w:tc>
        <w:tc>
          <w:tcPr>
            <w:tcW w:w="1469" w:type="dxa"/>
            <w:tcBorders>
              <w:top w:val="nil"/>
              <w:left w:val="nil"/>
              <w:bottom w:val="single" w:color="auto" w:sz="4" w:space="0"/>
              <w:right w:val="single" w:color="auto" w:sz="4" w:space="0"/>
            </w:tcBorders>
            <w:noWrap w:val="0"/>
            <w:vAlign w:val="center"/>
          </w:tcPr>
          <w:p w14:paraId="513C65B4">
            <w:pPr>
              <w:rPr>
                <w:rFonts w:ascii="宋体" w:hAnsi="宋体" w:cs="宋体"/>
                <w:sz w:val="21"/>
                <w:szCs w:val="21"/>
              </w:rPr>
            </w:pPr>
            <w:r>
              <w:rPr>
                <w:rFonts w:hint="eastAsia" w:ascii="宋体" w:hAnsi="宋体" w:cs="宋体"/>
                <w:sz w:val="21"/>
                <w:szCs w:val="21"/>
              </w:rPr>
              <w:t>写监控点门限数据请求</w:t>
            </w:r>
          </w:p>
        </w:tc>
        <w:tc>
          <w:tcPr>
            <w:tcW w:w="1559" w:type="dxa"/>
            <w:tcBorders>
              <w:top w:val="nil"/>
              <w:left w:val="nil"/>
              <w:bottom w:val="single" w:color="auto" w:sz="4" w:space="0"/>
              <w:right w:val="single" w:color="auto" w:sz="4" w:space="0"/>
            </w:tcBorders>
            <w:noWrap/>
            <w:vAlign w:val="center"/>
          </w:tcPr>
          <w:p w14:paraId="18F087FD">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5B7A8146">
            <w:pPr>
              <w:rPr>
                <w:rFonts w:ascii="宋体" w:hAnsi="宋体" w:cs="宋体"/>
                <w:sz w:val="21"/>
                <w:szCs w:val="21"/>
              </w:rPr>
            </w:pPr>
            <w:r>
              <w:rPr>
                <w:rFonts w:hint="eastAsia" w:ascii="宋体" w:hAnsi="宋体" w:cs="宋体"/>
                <w:sz w:val="21"/>
                <w:szCs w:val="21"/>
              </w:rPr>
              <w:t>SET_THRESHOLD</w:t>
            </w:r>
          </w:p>
        </w:tc>
      </w:tr>
      <w:tr w14:paraId="36A0C8CD">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CAB2044">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69FC6526">
            <w:pPr>
              <w:rPr>
                <w:rFonts w:ascii="宋体" w:hAnsi="宋体" w:cs="宋体"/>
                <w:sz w:val="21"/>
                <w:szCs w:val="21"/>
              </w:rPr>
            </w:pPr>
            <w:r>
              <w:rPr>
                <w:rFonts w:hint="eastAsia" w:ascii="宋体" w:hAnsi="宋体" w:cs="宋体"/>
                <w:sz w:val="21"/>
                <w:szCs w:val="21"/>
              </w:rPr>
              <w:t>写监控点门限数据响应</w:t>
            </w:r>
          </w:p>
        </w:tc>
        <w:tc>
          <w:tcPr>
            <w:tcW w:w="1559" w:type="dxa"/>
            <w:tcBorders>
              <w:top w:val="nil"/>
              <w:left w:val="nil"/>
              <w:bottom w:val="single" w:color="auto" w:sz="4" w:space="0"/>
              <w:right w:val="single" w:color="auto" w:sz="4" w:space="0"/>
            </w:tcBorders>
            <w:noWrap/>
            <w:vAlign w:val="center"/>
          </w:tcPr>
          <w:p w14:paraId="17DAD30A">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34688095">
            <w:pPr>
              <w:rPr>
                <w:rFonts w:ascii="宋体" w:hAnsi="宋体" w:cs="宋体"/>
                <w:sz w:val="21"/>
                <w:szCs w:val="21"/>
              </w:rPr>
            </w:pPr>
            <w:r>
              <w:rPr>
                <w:rFonts w:hint="eastAsia" w:ascii="宋体" w:hAnsi="宋体" w:cs="宋体"/>
                <w:sz w:val="21"/>
                <w:szCs w:val="21"/>
              </w:rPr>
              <w:t>SET_THRESHOLD_ACK</w:t>
            </w:r>
          </w:p>
        </w:tc>
      </w:tr>
      <w:tr w14:paraId="384D3F4C">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47663918">
            <w:pPr>
              <w:rPr>
                <w:rFonts w:ascii="宋体" w:hAnsi="宋体" w:cs="宋体"/>
                <w:sz w:val="21"/>
                <w:szCs w:val="21"/>
              </w:rPr>
            </w:pPr>
            <w:r>
              <w:rPr>
                <w:rFonts w:hint="eastAsia" w:ascii="宋体" w:hAnsi="宋体" w:cs="宋体"/>
                <w:sz w:val="21"/>
                <w:szCs w:val="21"/>
              </w:rPr>
              <w:t>获取FSU注册信息</w:t>
            </w:r>
          </w:p>
        </w:tc>
        <w:tc>
          <w:tcPr>
            <w:tcW w:w="1469" w:type="dxa"/>
            <w:tcBorders>
              <w:top w:val="nil"/>
              <w:left w:val="nil"/>
              <w:bottom w:val="single" w:color="auto" w:sz="4" w:space="0"/>
              <w:right w:val="single" w:color="auto" w:sz="4" w:space="0"/>
            </w:tcBorders>
            <w:noWrap w:val="0"/>
            <w:vAlign w:val="center"/>
          </w:tcPr>
          <w:p w14:paraId="586DB66D">
            <w:pPr>
              <w:rPr>
                <w:rFonts w:ascii="宋体" w:hAnsi="宋体" w:cs="宋体"/>
                <w:sz w:val="21"/>
                <w:szCs w:val="21"/>
              </w:rPr>
            </w:pPr>
            <w:r>
              <w:rPr>
                <w:rFonts w:hint="eastAsia" w:ascii="宋体" w:hAnsi="宋体" w:cs="宋体"/>
                <w:sz w:val="21"/>
                <w:szCs w:val="21"/>
              </w:rPr>
              <w:t>获取FSU注册信息请求</w:t>
            </w:r>
          </w:p>
        </w:tc>
        <w:tc>
          <w:tcPr>
            <w:tcW w:w="1559" w:type="dxa"/>
            <w:tcBorders>
              <w:top w:val="nil"/>
              <w:left w:val="nil"/>
              <w:bottom w:val="single" w:color="auto" w:sz="4" w:space="0"/>
              <w:right w:val="single" w:color="auto" w:sz="4" w:space="0"/>
            </w:tcBorders>
            <w:noWrap/>
            <w:vAlign w:val="center"/>
          </w:tcPr>
          <w:p w14:paraId="190054A2">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18649E3E">
            <w:pPr>
              <w:rPr>
                <w:rFonts w:ascii="宋体" w:hAnsi="宋体" w:cs="宋体"/>
                <w:sz w:val="21"/>
                <w:szCs w:val="21"/>
              </w:rPr>
            </w:pPr>
            <w:r>
              <w:rPr>
                <w:rFonts w:hint="eastAsia" w:ascii="宋体" w:hAnsi="宋体" w:cs="宋体"/>
                <w:sz w:val="21"/>
                <w:szCs w:val="21"/>
              </w:rPr>
              <w:t>GET_LOGININFO</w:t>
            </w:r>
          </w:p>
        </w:tc>
      </w:tr>
      <w:tr w14:paraId="38FD51E0">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2FC40844">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7F645D8A">
            <w:pPr>
              <w:rPr>
                <w:rFonts w:ascii="宋体" w:hAnsi="宋体" w:cs="宋体"/>
                <w:sz w:val="21"/>
                <w:szCs w:val="21"/>
              </w:rPr>
            </w:pPr>
            <w:r>
              <w:rPr>
                <w:rFonts w:hint="eastAsia" w:ascii="宋体" w:hAnsi="宋体" w:cs="宋体"/>
                <w:sz w:val="21"/>
                <w:szCs w:val="21"/>
              </w:rPr>
              <w:t>获取FSU注册信息响应</w:t>
            </w:r>
          </w:p>
        </w:tc>
        <w:tc>
          <w:tcPr>
            <w:tcW w:w="1559" w:type="dxa"/>
            <w:tcBorders>
              <w:top w:val="nil"/>
              <w:left w:val="nil"/>
              <w:bottom w:val="single" w:color="auto" w:sz="4" w:space="0"/>
              <w:right w:val="single" w:color="auto" w:sz="4" w:space="0"/>
            </w:tcBorders>
            <w:noWrap/>
            <w:vAlign w:val="center"/>
          </w:tcPr>
          <w:p w14:paraId="1D9A3B47">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433160AF">
            <w:pPr>
              <w:rPr>
                <w:rFonts w:ascii="宋体" w:hAnsi="宋体" w:cs="宋体"/>
                <w:sz w:val="21"/>
                <w:szCs w:val="21"/>
              </w:rPr>
            </w:pPr>
            <w:r>
              <w:rPr>
                <w:rFonts w:hint="eastAsia" w:ascii="宋体" w:hAnsi="宋体" w:cs="宋体"/>
                <w:sz w:val="21"/>
                <w:szCs w:val="21"/>
              </w:rPr>
              <w:t>GET_LOGININFO_ACK</w:t>
            </w:r>
          </w:p>
        </w:tc>
      </w:tr>
      <w:tr w14:paraId="6E6AC630">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0C56FF73">
            <w:pPr>
              <w:rPr>
                <w:rFonts w:ascii="宋体" w:hAnsi="宋体" w:cs="宋体"/>
                <w:sz w:val="21"/>
                <w:szCs w:val="21"/>
              </w:rPr>
            </w:pPr>
            <w:r>
              <w:rPr>
                <w:rFonts w:hint="eastAsia" w:ascii="宋体" w:hAnsi="宋体" w:cs="宋体"/>
                <w:sz w:val="21"/>
                <w:szCs w:val="21"/>
              </w:rPr>
              <w:t>设置FSU注册信息</w:t>
            </w:r>
          </w:p>
        </w:tc>
        <w:tc>
          <w:tcPr>
            <w:tcW w:w="1469" w:type="dxa"/>
            <w:tcBorders>
              <w:top w:val="nil"/>
              <w:left w:val="nil"/>
              <w:bottom w:val="single" w:color="auto" w:sz="4" w:space="0"/>
              <w:right w:val="single" w:color="auto" w:sz="4" w:space="0"/>
            </w:tcBorders>
            <w:noWrap w:val="0"/>
            <w:vAlign w:val="center"/>
          </w:tcPr>
          <w:p w14:paraId="61A1B067">
            <w:pPr>
              <w:rPr>
                <w:rFonts w:ascii="宋体" w:hAnsi="宋体" w:cs="宋体"/>
                <w:sz w:val="21"/>
                <w:szCs w:val="21"/>
              </w:rPr>
            </w:pPr>
            <w:r>
              <w:rPr>
                <w:rFonts w:hint="eastAsia" w:ascii="宋体" w:hAnsi="宋体" w:cs="宋体"/>
                <w:sz w:val="21"/>
                <w:szCs w:val="21"/>
              </w:rPr>
              <w:t>设置FSU注册信息请求</w:t>
            </w:r>
          </w:p>
        </w:tc>
        <w:tc>
          <w:tcPr>
            <w:tcW w:w="1559" w:type="dxa"/>
            <w:tcBorders>
              <w:top w:val="nil"/>
              <w:left w:val="nil"/>
              <w:bottom w:val="single" w:color="auto" w:sz="4" w:space="0"/>
              <w:right w:val="single" w:color="auto" w:sz="4" w:space="0"/>
            </w:tcBorders>
            <w:noWrap/>
            <w:vAlign w:val="center"/>
          </w:tcPr>
          <w:p w14:paraId="2F6BFE61">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08A87E19">
            <w:pPr>
              <w:rPr>
                <w:rFonts w:ascii="宋体" w:hAnsi="宋体" w:cs="宋体"/>
                <w:sz w:val="21"/>
                <w:szCs w:val="21"/>
              </w:rPr>
            </w:pPr>
            <w:r>
              <w:rPr>
                <w:rFonts w:hint="eastAsia" w:ascii="宋体" w:hAnsi="宋体" w:cs="宋体"/>
                <w:sz w:val="21"/>
                <w:szCs w:val="21"/>
              </w:rPr>
              <w:t>SET_LOGININFO</w:t>
            </w:r>
          </w:p>
        </w:tc>
      </w:tr>
      <w:tr w14:paraId="15610941">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69EB9E57">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57362FAE">
            <w:pPr>
              <w:rPr>
                <w:rFonts w:ascii="宋体" w:hAnsi="宋体" w:cs="宋体"/>
                <w:sz w:val="21"/>
                <w:szCs w:val="21"/>
              </w:rPr>
            </w:pPr>
            <w:r>
              <w:rPr>
                <w:rFonts w:hint="eastAsia" w:ascii="宋体" w:hAnsi="宋体" w:cs="宋体"/>
                <w:sz w:val="21"/>
                <w:szCs w:val="21"/>
              </w:rPr>
              <w:t>设置FSU注册信息响应</w:t>
            </w:r>
          </w:p>
        </w:tc>
        <w:tc>
          <w:tcPr>
            <w:tcW w:w="1559" w:type="dxa"/>
            <w:tcBorders>
              <w:top w:val="nil"/>
              <w:left w:val="nil"/>
              <w:bottom w:val="single" w:color="auto" w:sz="4" w:space="0"/>
              <w:right w:val="single" w:color="auto" w:sz="4" w:space="0"/>
            </w:tcBorders>
            <w:noWrap/>
            <w:vAlign w:val="center"/>
          </w:tcPr>
          <w:p w14:paraId="58AEC6CF">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4F3ED75E">
            <w:pPr>
              <w:rPr>
                <w:rFonts w:ascii="宋体" w:hAnsi="宋体" w:cs="宋体"/>
                <w:sz w:val="21"/>
                <w:szCs w:val="21"/>
              </w:rPr>
            </w:pPr>
            <w:r>
              <w:rPr>
                <w:rFonts w:hint="eastAsia" w:ascii="宋体" w:hAnsi="宋体" w:cs="宋体"/>
                <w:sz w:val="21"/>
                <w:szCs w:val="21"/>
              </w:rPr>
              <w:t>SET_LOGININFO_ACK</w:t>
            </w:r>
          </w:p>
        </w:tc>
      </w:tr>
      <w:tr w14:paraId="482E88CB">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6EFADD42">
            <w:pPr>
              <w:rPr>
                <w:rFonts w:ascii="宋体" w:hAnsi="宋体" w:cs="宋体"/>
                <w:sz w:val="21"/>
                <w:szCs w:val="21"/>
              </w:rPr>
            </w:pPr>
            <w:r>
              <w:rPr>
                <w:rFonts w:hint="eastAsia" w:ascii="宋体" w:hAnsi="宋体" w:cs="宋体"/>
                <w:sz w:val="21"/>
                <w:szCs w:val="21"/>
              </w:rPr>
              <w:t>获取FSU的FTP信息</w:t>
            </w:r>
          </w:p>
        </w:tc>
        <w:tc>
          <w:tcPr>
            <w:tcW w:w="1469" w:type="dxa"/>
            <w:tcBorders>
              <w:top w:val="nil"/>
              <w:left w:val="nil"/>
              <w:bottom w:val="single" w:color="auto" w:sz="4" w:space="0"/>
              <w:right w:val="single" w:color="auto" w:sz="4" w:space="0"/>
            </w:tcBorders>
            <w:noWrap w:val="0"/>
            <w:vAlign w:val="center"/>
          </w:tcPr>
          <w:p w14:paraId="55688333">
            <w:pPr>
              <w:rPr>
                <w:rFonts w:ascii="宋体" w:hAnsi="宋体" w:cs="宋体"/>
                <w:sz w:val="21"/>
                <w:szCs w:val="21"/>
              </w:rPr>
            </w:pPr>
            <w:r>
              <w:rPr>
                <w:rFonts w:hint="eastAsia" w:ascii="宋体" w:hAnsi="宋体" w:cs="宋体"/>
                <w:sz w:val="21"/>
                <w:szCs w:val="21"/>
              </w:rPr>
              <w:t>获取FSU的FTP信息请求</w:t>
            </w:r>
          </w:p>
        </w:tc>
        <w:tc>
          <w:tcPr>
            <w:tcW w:w="1559" w:type="dxa"/>
            <w:tcBorders>
              <w:top w:val="nil"/>
              <w:left w:val="nil"/>
              <w:bottom w:val="single" w:color="auto" w:sz="4" w:space="0"/>
              <w:right w:val="single" w:color="auto" w:sz="4" w:space="0"/>
            </w:tcBorders>
            <w:noWrap/>
            <w:vAlign w:val="center"/>
          </w:tcPr>
          <w:p w14:paraId="717487A8">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509B8E57">
            <w:pPr>
              <w:rPr>
                <w:rFonts w:ascii="宋体" w:hAnsi="宋体" w:cs="宋体"/>
                <w:sz w:val="21"/>
                <w:szCs w:val="21"/>
              </w:rPr>
            </w:pPr>
            <w:r>
              <w:rPr>
                <w:rFonts w:hint="eastAsia" w:ascii="宋体" w:hAnsi="宋体" w:cs="宋体"/>
                <w:sz w:val="21"/>
                <w:szCs w:val="21"/>
              </w:rPr>
              <w:t>GET_FTP</w:t>
            </w:r>
          </w:p>
        </w:tc>
      </w:tr>
      <w:tr w14:paraId="0C6E9A64">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1C55447">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47481FF7">
            <w:pPr>
              <w:rPr>
                <w:rFonts w:ascii="宋体" w:hAnsi="宋体" w:cs="宋体"/>
                <w:sz w:val="21"/>
                <w:szCs w:val="21"/>
              </w:rPr>
            </w:pPr>
            <w:r>
              <w:rPr>
                <w:rFonts w:hint="eastAsia" w:ascii="宋体" w:hAnsi="宋体" w:cs="宋体"/>
                <w:sz w:val="21"/>
                <w:szCs w:val="21"/>
              </w:rPr>
              <w:t>获取FSU的FTP信息响应</w:t>
            </w:r>
          </w:p>
        </w:tc>
        <w:tc>
          <w:tcPr>
            <w:tcW w:w="1559" w:type="dxa"/>
            <w:tcBorders>
              <w:top w:val="nil"/>
              <w:left w:val="nil"/>
              <w:bottom w:val="single" w:color="auto" w:sz="4" w:space="0"/>
              <w:right w:val="single" w:color="auto" w:sz="4" w:space="0"/>
            </w:tcBorders>
            <w:noWrap/>
            <w:vAlign w:val="center"/>
          </w:tcPr>
          <w:p w14:paraId="49B5D016">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0F0CAE57">
            <w:pPr>
              <w:rPr>
                <w:rFonts w:ascii="宋体" w:hAnsi="宋体" w:cs="宋体"/>
                <w:sz w:val="21"/>
                <w:szCs w:val="21"/>
              </w:rPr>
            </w:pPr>
            <w:r>
              <w:rPr>
                <w:rFonts w:hint="eastAsia" w:ascii="宋体" w:hAnsi="宋体" w:cs="宋体"/>
                <w:sz w:val="21"/>
                <w:szCs w:val="21"/>
              </w:rPr>
              <w:t>GET_FTP_ACK</w:t>
            </w:r>
          </w:p>
        </w:tc>
      </w:tr>
      <w:tr w14:paraId="2A51FD00">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5733DB9B">
            <w:pPr>
              <w:rPr>
                <w:rFonts w:ascii="宋体" w:hAnsi="宋体" w:cs="宋体"/>
                <w:sz w:val="21"/>
                <w:szCs w:val="21"/>
              </w:rPr>
            </w:pPr>
            <w:r>
              <w:rPr>
                <w:rFonts w:hint="eastAsia" w:ascii="宋体" w:hAnsi="宋体" w:cs="宋体"/>
                <w:sz w:val="21"/>
                <w:szCs w:val="21"/>
              </w:rPr>
              <w:t>设置FSU的FTP信息</w:t>
            </w:r>
          </w:p>
        </w:tc>
        <w:tc>
          <w:tcPr>
            <w:tcW w:w="1469" w:type="dxa"/>
            <w:tcBorders>
              <w:top w:val="nil"/>
              <w:left w:val="nil"/>
              <w:bottom w:val="single" w:color="auto" w:sz="4" w:space="0"/>
              <w:right w:val="single" w:color="auto" w:sz="4" w:space="0"/>
            </w:tcBorders>
            <w:noWrap w:val="0"/>
            <w:vAlign w:val="center"/>
          </w:tcPr>
          <w:p w14:paraId="02512638">
            <w:pPr>
              <w:rPr>
                <w:rFonts w:ascii="宋体" w:hAnsi="宋体" w:cs="宋体"/>
                <w:sz w:val="21"/>
                <w:szCs w:val="21"/>
              </w:rPr>
            </w:pPr>
            <w:r>
              <w:rPr>
                <w:rFonts w:hint="eastAsia" w:ascii="宋体" w:hAnsi="宋体" w:cs="宋体"/>
                <w:sz w:val="21"/>
                <w:szCs w:val="21"/>
              </w:rPr>
              <w:t>设置FSU的FTP信息</w:t>
            </w:r>
            <w:r>
              <w:rPr>
                <w:rFonts w:ascii="宋体" w:hAnsi="宋体" w:cs="宋体"/>
                <w:sz w:val="21"/>
                <w:szCs w:val="21"/>
              </w:rPr>
              <w:t>请求</w:t>
            </w:r>
          </w:p>
        </w:tc>
        <w:tc>
          <w:tcPr>
            <w:tcW w:w="1559" w:type="dxa"/>
            <w:tcBorders>
              <w:top w:val="nil"/>
              <w:left w:val="nil"/>
              <w:bottom w:val="single" w:color="auto" w:sz="4" w:space="0"/>
              <w:right w:val="single" w:color="auto" w:sz="4" w:space="0"/>
            </w:tcBorders>
            <w:noWrap/>
            <w:vAlign w:val="center"/>
          </w:tcPr>
          <w:p w14:paraId="508C2E29">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78D69BDC">
            <w:pPr>
              <w:rPr>
                <w:rFonts w:ascii="宋体" w:hAnsi="宋体" w:cs="宋体"/>
                <w:sz w:val="21"/>
                <w:szCs w:val="21"/>
              </w:rPr>
            </w:pPr>
            <w:r>
              <w:rPr>
                <w:rFonts w:hint="eastAsia" w:ascii="宋体" w:hAnsi="宋体" w:cs="宋体"/>
                <w:sz w:val="21"/>
                <w:szCs w:val="21"/>
              </w:rPr>
              <w:t>SET_FTP</w:t>
            </w:r>
          </w:p>
        </w:tc>
      </w:tr>
      <w:tr w14:paraId="08BB3D53">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65D9316">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439B4C3D">
            <w:pPr>
              <w:rPr>
                <w:rFonts w:ascii="宋体" w:hAnsi="宋体" w:cs="宋体"/>
                <w:sz w:val="21"/>
                <w:szCs w:val="21"/>
              </w:rPr>
            </w:pPr>
            <w:r>
              <w:rPr>
                <w:rFonts w:hint="eastAsia" w:ascii="宋体" w:hAnsi="宋体" w:cs="宋体"/>
                <w:sz w:val="21"/>
                <w:szCs w:val="21"/>
              </w:rPr>
              <w:t>设置FSU的FTP信息响应</w:t>
            </w:r>
          </w:p>
        </w:tc>
        <w:tc>
          <w:tcPr>
            <w:tcW w:w="1559" w:type="dxa"/>
            <w:tcBorders>
              <w:top w:val="nil"/>
              <w:left w:val="nil"/>
              <w:bottom w:val="single" w:color="auto" w:sz="4" w:space="0"/>
              <w:right w:val="single" w:color="auto" w:sz="4" w:space="0"/>
            </w:tcBorders>
            <w:noWrap/>
            <w:vAlign w:val="center"/>
          </w:tcPr>
          <w:p w14:paraId="7AFA3F7D">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7E756D48">
            <w:pPr>
              <w:rPr>
                <w:rFonts w:ascii="宋体" w:hAnsi="宋体" w:cs="宋体"/>
                <w:sz w:val="21"/>
                <w:szCs w:val="21"/>
              </w:rPr>
            </w:pPr>
            <w:r>
              <w:rPr>
                <w:rFonts w:hint="eastAsia" w:ascii="宋体" w:hAnsi="宋体" w:cs="宋体"/>
                <w:sz w:val="21"/>
                <w:szCs w:val="21"/>
              </w:rPr>
              <w:t>SET_FTP_ACK</w:t>
            </w:r>
          </w:p>
        </w:tc>
      </w:tr>
      <w:tr w14:paraId="682C61BD">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6FCF70F1">
            <w:pPr>
              <w:rPr>
                <w:rFonts w:ascii="宋体" w:hAnsi="宋体" w:cs="宋体"/>
                <w:sz w:val="21"/>
                <w:szCs w:val="21"/>
              </w:rPr>
            </w:pPr>
            <w:r>
              <w:rPr>
                <w:rFonts w:hint="eastAsia" w:ascii="宋体" w:hAnsi="宋体" w:cs="宋体"/>
                <w:sz w:val="21"/>
                <w:szCs w:val="21"/>
              </w:rPr>
              <w:t>时间同步</w:t>
            </w:r>
          </w:p>
        </w:tc>
        <w:tc>
          <w:tcPr>
            <w:tcW w:w="1469" w:type="dxa"/>
            <w:tcBorders>
              <w:top w:val="nil"/>
              <w:left w:val="nil"/>
              <w:bottom w:val="single" w:color="auto" w:sz="4" w:space="0"/>
              <w:right w:val="single" w:color="auto" w:sz="4" w:space="0"/>
            </w:tcBorders>
            <w:noWrap w:val="0"/>
            <w:vAlign w:val="center"/>
          </w:tcPr>
          <w:p w14:paraId="4A136F8E">
            <w:pPr>
              <w:rPr>
                <w:rFonts w:ascii="宋体" w:hAnsi="宋体" w:cs="宋体"/>
                <w:sz w:val="21"/>
                <w:szCs w:val="21"/>
              </w:rPr>
            </w:pPr>
            <w:r>
              <w:rPr>
                <w:rFonts w:hint="eastAsia" w:ascii="宋体" w:hAnsi="宋体" w:cs="宋体"/>
                <w:sz w:val="21"/>
                <w:szCs w:val="21"/>
              </w:rPr>
              <w:t>时间同步请求</w:t>
            </w:r>
          </w:p>
        </w:tc>
        <w:tc>
          <w:tcPr>
            <w:tcW w:w="1559" w:type="dxa"/>
            <w:tcBorders>
              <w:top w:val="nil"/>
              <w:left w:val="nil"/>
              <w:bottom w:val="single" w:color="auto" w:sz="4" w:space="0"/>
              <w:right w:val="single" w:color="auto" w:sz="4" w:space="0"/>
            </w:tcBorders>
            <w:noWrap/>
            <w:vAlign w:val="center"/>
          </w:tcPr>
          <w:p w14:paraId="7719CD58">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40A1D090">
            <w:pPr>
              <w:rPr>
                <w:rFonts w:ascii="宋体" w:hAnsi="宋体" w:cs="宋体"/>
                <w:sz w:val="21"/>
                <w:szCs w:val="21"/>
              </w:rPr>
            </w:pPr>
            <w:r>
              <w:rPr>
                <w:rFonts w:hint="eastAsia" w:ascii="宋体" w:hAnsi="宋体" w:cs="宋体"/>
                <w:sz w:val="21"/>
                <w:szCs w:val="21"/>
              </w:rPr>
              <w:t>TIME_CHECK</w:t>
            </w:r>
          </w:p>
        </w:tc>
      </w:tr>
      <w:tr w14:paraId="5F5F67A1">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101D72C0">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65D20A50">
            <w:pPr>
              <w:rPr>
                <w:rFonts w:ascii="宋体" w:hAnsi="宋体" w:cs="宋体"/>
                <w:sz w:val="21"/>
                <w:szCs w:val="21"/>
              </w:rPr>
            </w:pPr>
            <w:r>
              <w:rPr>
                <w:rFonts w:hint="eastAsia" w:ascii="宋体" w:hAnsi="宋体" w:cs="宋体"/>
                <w:sz w:val="21"/>
                <w:szCs w:val="21"/>
              </w:rPr>
              <w:t>时间同步响应</w:t>
            </w:r>
          </w:p>
        </w:tc>
        <w:tc>
          <w:tcPr>
            <w:tcW w:w="1559" w:type="dxa"/>
            <w:tcBorders>
              <w:top w:val="nil"/>
              <w:left w:val="nil"/>
              <w:bottom w:val="single" w:color="auto" w:sz="4" w:space="0"/>
              <w:right w:val="single" w:color="auto" w:sz="4" w:space="0"/>
            </w:tcBorders>
            <w:noWrap/>
            <w:vAlign w:val="center"/>
          </w:tcPr>
          <w:p w14:paraId="115A365E">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11F37930">
            <w:pPr>
              <w:rPr>
                <w:rFonts w:ascii="宋体" w:hAnsi="宋体" w:cs="宋体"/>
                <w:sz w:val="21"/>
                <w:szCs w:val="21"/>
              </w:rPr>
            </w:pPr>
            <w:r>
              <w:rPr>
                <w:rFonts w:hint="eastAsia" w:ascii="宋体" w:hAnsi="宋体" w:cs="宋体"/>
                <w:sz w:val="21"/>
                <w:szCs w:val="21"/>
              </w:rPr>
              <w:t>TIME_CHECK_ACK</w:t>
            </w:r>
          </w:p>
        </w:tc>
      </w:tr>
      <w:tr w14:paraId="1AADD59B">
        <w:tblPrEx>
          <w:tblCellMar>
            <w:top w:w="0" w:type="dxa"/>
            <w:left w:w="108" w:type="dxa"/>
            <w:bottom w:w="0" w:type="dxa"/>
            <w:right w:w="108" w:type="dxa"/>
          </w:tblCellMar>
        </w:tblPrEx>
        <w:trPr>
          <w:trHeight w:val="480" w:hRule="atLeast"/>
        </w:trPr>
        <w:tc>
          <w:tcPr>
            <w:tcW w:w="1049" w:type="dxa"/>
            <w:vMerge w:val="restart"/>
            <w:tcBorders>
              <w:top w:val="nil"/>
              <w:left w:val="single" w:color="auto" w:sz="4" w:space="0"/>
              <w:bottom w:val="single" w:color="auto" w:sz="4" w:space="0"/>
              <w:right w:val="single" w:color="auto" w:sz="4" w:space="0"/>
            </w:tcBorders>
            <w:noWrap w:val="0"/>
            <w:vAlign w:val="center"/>
          </w:tcPr>
          <w:p w14:paraId="1D0C5B6F">
            <w:pPr>
              <w:rPr>
                <w:rFonts w:ascii="宋体" w:hAnsi="宋体" w:cs="宋体"/>
                <w:sz w:val="21"/>
                <w:szCs w:val="21"/>
              </w:rPr>
            </w:pPr>
            <w:r>
              <w:rPr>
                <w:rFonts w:hint="eastAsia" w:ascii="宋体" w:hAnsi="宋体" w:cs="宋体"/>
                <w:sz w:val="21"/>
                <w:szCs w:val="21"/>
              </w:rPr>
              <w:t>获取FSU的状态信息（心跳</w:t>
            </w:r>
            <w:r>
              <w:rPr>
                <w:rFonts w:ascii="宋体" w:hAnsi="宋体" w:cs="宋体"/>
                <w:sz w:val="21"/>
                <w:szCs w:val="21"/>
              </w:rPr>
              <w:t>机制）</w:t>
            </w:r>
          </w:p>
        </w:tc>
        <w:tc>
          <w:tcPr>
            <w:tcW w:w="1469" w:type="dxa"/>
            <w:tcBorders>
              <w:top w:val="nil"/>
              <w:left w:val="nil"/>
              <w:bottom w:val="single" w:color="auto" w:sz="4" w:space="0"/>
              <w:right w:val="single" w:color="auto" w:sz="4" w:space="0"/>
            </w:tcBorders>
            <w:noWrap w:val="0"/>
            <w:vAlign w:val="center"/>
          </w:tcPr>
          <w:p w14:paraId="1545252A">
            <w:pPr>
              <w:rPr>
                <w:rFonts w:ascii="宋体" w:hAnsi="宋体" w:cs="宋体"/>
                <w:sz w:val="21"/>
                <w:szCs w:val="21"/>
              </w:rPr>
            </w:pPr>
            <w:r>
              <w:rPr>
                <w:rFonts w:hint="eastAsia" w:ascii="宋体" w:hAnsi="宋体" w:cs="宋体"/>
                <w:sz w:val="21"/>
                <w:szCs w:val="21"/>
              </w:rPr>
              <w:t>获取FSU的状态参数请求</w:t>
            </w:r>
          </w:p>
        </w:tc>
        <w:tc>
          <w:tcPr>
            <w:tcW w:w="1559" w:type="dxa"/>
            <w:tcBorders>
              <w:top w:val="nil"/>
              <w:left w:val="nil"/>
              <w:bottom w:val="single" w:color="auto" w:sz="4" w:space="0"/>
              <w:right w:val="single" w:color="auto" w:sz="4" w:space="0"/>
            </w:tcBorders>
            <w:noWrap/>
            <w:vAlign w:val="center"/>
          </w:tcPr>
          <w:p w14:paraId="4DE0CD87">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3C53C905">
            <w:pPr>
              <w:rPr>
                <w:rFonts w:ascii="宋体" w:hAnsi="宋体" w:cs="宋体"/>
                <w:sz w:val="21"/>
                <w:szCs w:val="21"/>
              </w:rPr>
            </w:pPr>
            <w:r>
              <w:rPr>
                <w:rFonts w:hint="eastAsia" w:ascii="宋体" w:hAnsi="宋体" w:cs="宋体"/>
                <w:sz w:val="21"/>
                <w:szCs w:val="21"/>
              </w:rPr>
              <w:t>GET_FSUINFO</w:t>
            </w:r>
          </w:p>
        </w:tc>
      </w:tr>
      <w:tr w14:paraId="07FA6F56">
        <w:tblPrEx>
          <w:tblCellMar>
            <w:top w:w="0" w:type="dxa"/>
            <w:left w:w="108" w:type="dxa"/>
            <w:bottom w:w="0" w:type="dxa"/>
            <w:right w:w="108" w:type="dxa"/>
          </w:tblCellMar>
        </w:tblPrEx>
        <w:trPr>
          <w:trHeight w:val="240" w:hRule="atLeast"/>
        </w:trPr>
        <w:tc>
          <w:tcPr>
            <w:tcW w:w="1049" w:type="dxa"/>
            <w:vMerge w:val="continue"/>
            <w:tcBorders>
              <w:top w:val="nil"/>
              <w:left w:val="single" w:color="auto" w:sz="4" w:space="0"/>
              <w:bottom w:val="single" w:color="auto" w:sz="4" w:space="0"/>
              <w:right w:val="single" w:color="auto" w:sz="4" w:space="0"/>
            </w:tcBorders>
            <w:noWrap w:val="0"/>
            <w:vAlign w:val="center"/>
          </w:tcPr>
          <w:p w14:paraId="2E18E255">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25D7EF9B">
            <w:pPr>
              <w:rPr>
                <w:rFonts w:ascii="宋体" w:hAnsi="宋体" w:cs="宋体"/>
                <w:sz w:val="21"/>
                <w:szCs w:val="21"/>
              </w:rPr>
            </w:pPr>
            <w:r>
              <w:rPr>
                <w:rFonts w:hint="eastAsia" w:ascii="宋体" w:hAnsi="宋体" w:cs="宋体"/>
                <w:sz w:val="21"/>
                <w:szCs w:val="21"/>
              </w:rPr>
              <w:t>获取FSU的状态参数响应</w:t>
            </w:r>
          </w:p>
        </w:tc>
        <w:tc>
          <w:tcPr>
            <w:tcW w:w="1559" w:type="dxa"/>
            <w:tcBorders>
              <w:top w:val="nil"/>
              <w:left w:val="nil"/>
              <w:bottom w:val="single" w:color="auto" w:sz="4" w:space="0"/>
              <w:right w:val="single" w:color="auto" w:sz="4" w:space="0"/>
            </w:tcBorders>
            <w:noWrap/>
            <w:vAlign w:val="center"/>
          </w:tcPr>
          <w:p w14:paraId="14B343DC">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3418B144">
            <w:pPr>
              <w:rPr>
                <w:rFonts w:ascii="宋体" w:hAnsi="宋体" w:cs="宋体"/>
                <w:sz w:val="21"/>
                <w:szCs w:val="21"/>
              </w:rPr>
            </w:pPr>
            <w:r>
              <w:rPr>
                <w:rFonts w:hint="eastAsia" w:ascii="宋体" w:hAnsi="宋体" w:cs="宋体"/>
                <w:sz w:val="21"/>
                <w:szCs w:val="21"/>
              </w:rPr>
              <w:t>GET_FSUINFO_ACK</w:t>
            </w:r>
          </w:p>
        </w:tc>
      </w:tr>
      <w:tr w14:paraId="24B7A389">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right w:val="single" w:color="auto" w:sz="4" w:space="0"/>
            </w:tcBorders>
            <w:noWrap w:val="0"/>
            <w:vAlign w:val="center"/>
          </w:tcPr>
          <w:p w14:paraId="1AC65B95">
            <w:pPr>
              <w:rPr>
                <w:rFonts w:ascii="宋体" w:hAnsi="宋体" w:cs="宋体"/>
                <w:sz w:val="21"/>
                <w:szCs w:val="21"/>
                <w:highlight w:val="yellow"/>
              </w:rPr>
            </w:pPr>
            <w:r>
              <w:rPr>
                <w:rFonts w:hint="eastAsia" w:ascii="宋体" w:hAnsi="宋体" w:cs="宋体"/>
                <w:sz w:val="21"/>
                <w:szCs w:val="21"/>
              </w:rPr>
              <w:t>更新FSU状态信息获取周期（心跳机制）</w:t>
            </w:r>
          </w:p>
        </w:tc>
        <w:tc>
          <w:tcPr>
            <w:tcW w:w="1469" w:type="dxa"/>
            <w:tcBorders>
              <w:top w:val="nil"/>
              <w:left w:val="nil"/>
              <w:bottom w:val="single" w:color="auto" w:sz="4" w:space="0"/>
              <w:right w:val="single" w:color="auto" w:sz="4" w:space="0"/>
            </w:tcBorders>
            <w:noWrap w:val="0"/>
            <w:vAlign w:val="center"/>
          </w:tcPr>
          <w:p w14:paraId="007E341A">
            <w:pPr>
              <w:rPr>
                <w:rFonts w:ascii="宋体" w:hAnsi="宋体" w:cs="宋体"/>
                <w:sz w:val="21"/>
                <w:szCs w:val="21"/>
              </w:rPr>
            </w:pPr>
            <w:r>
              <w:rPr>
                <w:rFonts w:hint="eastAsia" w:ascii="宋体" w:hAnsi="宋体" w:cs="宋体"/>
                <w:sz w:val="21"/>
                <w:szCs w:val="21"/>
              </w:rPr>
              <w:t>更新FSU状态信息获取周期请求</w:t>
            </w:r>
          </w:p>
        </w:tc>
        <w:tc>
          <w:tcPr>
            <w:tcW w:w="1559" w:type="dxa"/>
            <w:tcBorders>
              <w:top w:val="nil"/>
              <w:left w:val="nil"/>
              <w:bottom w:val="single" w:color="auto" w:sz="4" w:space="0"/>
              <w:right w:val="single" w:color="auto" w:sz="4" w:space="0"/>
            </w:tcBorders>
            <w:noWrap/>
            <w:vAlign w:val="center"/>
          </w:tcPr>
          <w:p w14:paraId="1FCE7E71">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7D021FEB">
            <w:pPr>
              <w:rPr>
                <w:rFonts w:ascii="宋体" w:hAnsi="宋体" w:cs="宋体"/>
                <w:sz w:val="21"/>
                <w:szCs w:val="21"/>
              </w:rPr>
            </w:pPr>
            <w:r>
              <w:rPr>
                <w:rFonts w:hint="eastAsia" w:ascii="宋体" w:hAnsi="宋体" w:cs="宋体"/>
                <w:sz w:val="21"/>
                <w:szCs w:val="21"/>
              </w:rPr>
              <w:t>UPDATE_FSUINFO_INTERVAL</w:t>
            </w:r>
          </w:p>
        </w:tc>
      </w:tr>
      <w:tr w14:paraId="25E27EE5">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0619F2EB">
            <w:pPr>
              <w:rPr>
                <w:rFonts w:ascii="宋体" w:hAnsi="宋体" w:cs="宋体"/>
                <w:sz w:val="21"/>
                <w:szCs w:val="21"/>
                <w:highlight w:val="yellow"/>
              </w:rPr>
            </w:pPr>
          </w:p>
        </w:tc>
        <w:tc>
          <w:tcPr>
            <w:tcW w:w="1469" w:type="dxa"/>
            <w:tcBorders>
              <w:top w:val="nil"/>
              <w:left w:val="nil"/>
              <w:bottom w:val="single" w:color="auto" w:sz="4" w:space="0"/>
              <w:right w:val="single" w:color="auto" w:sz="4" w:space="0"/>
            </w:tcBorders>
            <w:noWrap w:val="0"/>
            <w:vAlign w:val="center"/>
          </w:tcPr>
          <w:p w14:paraId="7592E9FA">
            <w:pPr>
              <w:rPr>
                <w:rFonts w:ascii="宋体" w:hAnsi="宋体" w:cs="宋体"/>
                <w:sz w:val="21"/>
                <w:szCs w:val="21"/>
              </w:rPr>
            </w:pPr>
            <w:r>
              <w:rPr>
                <w:rFonts w:hint="eastAsia" w:ascii="宋体" w:hAnsi="宋体" w:cs="宋体"/>
                <w:sz w:val="21"/>
                <w:szCs w:val="21"/>
              </w:rPr>
              <w:t>更新FSU状态信息获取周期响应</w:t>
            </w:r>
          </w:p>
        </w:tc>
        <w:tc>
          <w:tcPr>
            <w:tcW w:w="1559" w:type="dxa"/>
            <w:tcBorders>
              <w:top w:val="nil"/>
              <w:left w:val="nil"/>
              <w:bottom w:val="single" w:color="auto" w:sz="4" w:space="0"/>
              <w:right w:val="single" w:color="auto" w:sz="4" w:space="0"/>
            </w:tcBorders>
            <w:noWrap/>
            <w:vAlign w:val="center"/>
          </w:tcPr>
          <w:p w14:paraId="6997CA7F">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73F1D0DB">
            <w:pPr>
              <w:rPr>
                <w:rFonts w:ascii="宋体" w:hAnsi="宋体" w:cs="宋体"/>
                <w:sz w:val="21"/>
                <w:szCs w:val="21"/>
              </w:rPr>
            </w:pPr>
            <w:r>
              <w:rPr>
                <w:rFonts w:hint="eastAsia" w:ascii="宋体" w:hAnsi="宋体" w:cs="宋体"/>
                <w:sz w:val="21"/>
                <w:szCs w:val="21"/>
              </w:rPr>
              <w:t>UPDATE_FSUINFO_INTERVAL_ACK</w:t>
            </w:r>
          </w:p>
        </w:tc>
      </w:tr>
      <w:tr w14:paraId="1F46A821">
        <w:tblPrEx>
          <w:tblCellMar>
            <w:top w:w="0" w:type="dxa"/>
            <w:left w:w="108" w:type="dxa"/>
            <w:bottom w:w="0" w:type="dxa"/>
            <w:right w:w="108" w:type="dxa"/>
          </w:tblCellMar>
        </w:tblPrEx>
        <w:trPr>
          <w:trHeight w:val="240" w:hRule="atLeast"/>
        </w:trPr>
        <w:tc>
          <w:tcPr>
            <w:tcW w:w="1049" w:type="dxa"/>
            <w:vMerge w:val="restart"/>
            <w:tcBorders>
              <w:top w:val="nil"/>
              <w:left w:val="single" w:color="auto" w:sz="4" w:space="0"/>
              <w:bottom w:val="single" w:color="auto" w:sz="4" w:space="0"/>
              <w:right w:val="single" w:color="auto" w:sz="4" w:space="0"/>
            </w:tcBorders>
            <w:noWrap w:val="0"/>
            <w:vAlign w:val="center"/>
          </w:tcPr>
          <w:p w14:paraId="0ECB69DC">
            <w:pPr>
              <w:rPr>
                <w:rFonts w:ascii="宋体" w:hAnsi="宋体" w:cs="宋体"/>
                <w:sz w:val="21"/>
                <w:szCs w:val="21"/>
              </w:rPr>
            </w:pPr>
            <w:r>
              <w:rPr>
                <w:rFonts w:hint="eastAsia" w:ascii="宋体" w:hAnsi="宋体" w:cs="宋体"/>
                <w:sz w:val="21"/>
                <w:szCs w:val="21"/>
              </w:rPr>
              <w:t>重启FSU</w:t>
            </w:r>
          </w:p>
        </w:tc>
        <w:tc>
          <w:tcPr>
            <w:tcW w:w="1469" w:type="dxa"/>
            <w:tcBorders>
              <w:top w:val="nil"/>
              <w:left w:val="nil"/>
              <w:bottom w:val="single" w:color="auto" w:sz="4" w:space="0"/>
              <w:right w:val="single" w:color="auto" w:sz="4" w:space="0"/>
            </w:tcBorders>
            <w:noWrap w:val="0"/>
            <w:vAlign w:val="center"/>
          </w:tcPr>
          <w:p w14:paraId="302D38B3">
            <w:pPr>
              <w:rPr>
                <w:rFonts w:ascii="宋体" w:hAnsi="宋体" w:cs="宋体"/>
                <w:sz w:val="21"/>
                <w:szCs w:val="21"/>
              </w:rPr>
            </w:pPr>
            <w:r>
              <w:rPr>
                <w:rFonts w:hint="eastAsia" w:ascii="宋体" w:hAnsi="宋体" w:cs="宋体"/>
                <w:sz w:val="21"/>
                <w:szCs w:val="21"/>
              </w:rPr>
              <w:t>重启FSU请求</w:t>
            </w:r>
          </w:p>
        </w:tc>
        <w:tc>
          <w:tcPr>
            <w:tcW w:w="1559" w:type="dxa"/>
            <w:tcBorders>
              <w:top w:val="nil"/>
              <w:left w:val="nil"/>
              <w:bottom w:val="single" w:color="auto" w:sz="4" w:space="0"/>
              <w:right w:val="single" w:color="auto" w:sz="4" w:space="0"/>
            </w:tcBorders>
            <w:noWrap/>
            <w:vAlign w:val="center"/>
          </w:tcPr>
          <w:p w14:paraId="48D1165F">
            <w:pPr>
              <w:rPr>
                <w:rFonts w:ascii="宋体" w:hAnsi="宋体" w:cs="宋体"/>
                <w:sz w:val="21"/>
                <w:szCs w:val="21"/>
              </w:rPr>
            </w:pPr>
            <w:r>
              <w:rPr>
                <w:rFonts w:hint="eastAsia" w:ascii="宋体" w:hAnsi="宋体" w:cs="宋体"/>
                <w:sz w:val="21"/>
                <w:szCs w:val="21"/>
              </w:rPr>
              <w:t>SC—&gt;FSU</w:t>
            </w:r>
          </w:p>
        </w:tc>
        <w:tc>
          <w:tcPr>
            <w:tcW w:w="3719" w:type="dxa"/>
            <w:tcBorders>
              <w:top w:val="nil"/>
              <w:left w:val="nil"/>
              <w:bottom w:val="single" w:color="auto" w:sz="4" w:space="0"/>
              <w:right w:val="single" w:color="auto" w:sz="4" w:space="0"/>
            </w:tcBorders>
            <w:noWrap/>
            <w:vAlign w:val="center"/>
          </w:tcPr>
          <w:p w14:paraId="066B064C">
            <w:pPr>
              <w:rPr>
                <w:rFonts w:ascii="宋体" w:hAnsi="宋体" w:cs="宋体"/>
                <w:sz w:val="21"/>
                <w:szCs w:val="21"/>
              </w:rPr>
            </w:pPr>
            <w:r>
              <w:rPr>
                <w:rFonts w:hint="eastAsia" w:ascii="宋体" w:hAnsi="宋体" w:cs="宋体"/>
                <w:sz w:val="21"/>
                <w:szCs w:val="21"/>
              </w:rPr>
              <w:t>SET_FSUREBOOT</w:t>
            </w:r>
          </w:p>
        </w:tc>
      </w:tr>
      <w:tr w14:paraId="0A7DA281">
        <w:tblPrEx>
          <w:tblCellMar>
            <w:top w:w="0" w:type="dxa"/>
            <w:left w:w="108" w:type="dxa"/>
            <w:bottom w:w="0" w:type="dxa"/>
            <w:right w:w="108" w:type="dxa"/>
          </w:tblCellMar>
        </w:tblPrEx>
        <w:trPr>
          <w:trHeight w:val="240" w:hRule="atLeast"/>
        </w:trPr>
        <w:tc>
          <w:tcPr>
            <w:tcW w:w="1049" w:type="dxa"/>
            <w:vMerge w:val="continue"/>
            <w:tcBorders>
              <w:top w:val="nil"/>
              <w:left w:val="single" w:color="auto" w:sz="4" w:space="0"/>
              <w:bottom w:val="single" w:color="auto" w:sz="4" w:space="0"/>
              <w:right w:val="single" w:color="auto" w:sz="4" w:space="0"/>
            </w:tcBorders>
            <w:noWrap w:val="0"/>
            <w:vAlign w:val="center"/>
          </w:tcPr>
          <w:p w14:paraId="53C17ADB">
            <w:pPr>
              <w:rPr>
                <w:rFonts w:ascii="宋体" w:hAnsi="宋体" w:cs="宋体"/>
                <w:sz w:val="21"/>
                <w:szCs w:val="21"/>
              </w:rPr>
            </w:pPr>
          </w:p>
        </w:tc>
        <w:tc>
          <w:tcPr>
            <w:tcW w:w="1469" w:type="dxa"/>
            <w:tcBorders>
              <w:top w:val="nil"/>
              <w:left w:val="nil"/>
              <w:bottom w:val="single" w:color="auto" w:sz="4" w:space="0"/>
              <w:right w:val="single" w:color="auto" w:sz="4" w:space="0"/>
            </w:tcBorders>
            <w:noWrap w:val="0"/>
            <w:vAlign w:val="center"/>
          </w:tcPr>
          <w:p w14:paraId="37312C22">
            <w:pPr>
              <w:rPr>
                <w:rFonts w:ascii="宋体" w:hAnsi="宋体" w:cs="宋体"/>
                <w:sz w:val="21"/>
                <w:szCs w:val="21"/>
              </w:rPr>
            </w:pPr>
            <w:r>
              <w:rPr>
                <w:rFonts w:hint="eastAsia" w:ascii="宋体" w:hAnsi="宋体" w:cs="宋体"/>
                <w:sz w:val="21"/>
                <w:szCs w:val="21"/>
              </w:rPr>
              <w:t>重启FSU响应</w:t>
            </w:r>
          </w:p>
        </w:tc>
        <w:tc>
          <w:tcPr>
            <w:tcW w:w="1559" w:type="dxa"/>
            <w:tcBorders>
              <w:top w:val="nil"/>
              <w:left w:val="nil"/>
              <w:bottom w:val="single" w:color="auto" w:sz="4" w:space="0"/>
              <w:right w:val="single" w:color="auto" w:sz="4" w:space="0"/>
            </w:tcBorders>
            <w:noWrap/>
            <w:vAlign w:val="center"/>
          </w:tcPr>
          <w:p w14:paraId="39BBD8E2">
            <w:pPr>
              <w:rPr>
                <w:rFonts w:ascii="宋体" w:hAnsi="宋体" w:cs="宋体"/>
                <w:sz w:val="21"/>
                <w:szCs w:val="21"/>
              </w:rPr>
            </w:pPr>
            <w:r>
              <w:rPr>
                <w:rFonts w:hint="eastAsia" w:ascii="宋体" w:hAnsi="宋体" w:cs="宋体"/>
                <w:sz w:val="21"/>
                <w:szCs w:val="21"/>
              </w:rPr>
              <w:t>SC&lt;—FSU</w:t>
            </w:r>
          </w:p>
        </w:tc>
        <w:tc>
          <w:tcPr>
            <w:tcW w:w="3719" w:type="dxa"/>
            <w:tcBorders>
              <w:top w:val="nil"/>
              <w:left w:val="nil"/>
              <w:bottom w:val="single" w:color="auto" w:sz="4" w:space="0"/>
              <w:right w:val="single" w:color="auto" w:sz="4" w:space="0"/>
            </w:tcBorders>
            <w:noWrap/>
            <w:vAlign w:val="center"/>
          </w:tcPr>
          <w:p w14:paraId="59AB856B">
            <w:pPr>
              <w:rPr>
                <w:rFonts w:ascii="宋体" w:hAnsi="宋体" w:cs="宋体"/>
                <w:sz w:val="21"/>
                <w:szCs w:val="21"/>
              </w:rPr>
            </w:pPr>
            <w:r>
              <w:rPr>
                <w:rFonts w:hint="eastAsia" w:ascii="宋体" w:hAnsi="宋体" w:cs="宋体"/>
                <w:sz w:val="21"/>
                <w:szCs w:val="21"/>
              </w:rPr>
              <w:t>SET_FSUREBOOT_ACK</w:t>
            </w:r>
          </w:p>
        </w:tc>
      </w:tr>
      <w:tr w14:paraId="394EFB98">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right w:val="single" w:color="auto" w:sz="4" w:space="0"/>
            </w:tcBorders>
            <w:noWrap w:val="0"/>
            <w:vAlign w:val="center"/>
          </w:tcPr>
          <w:p w14:paraId="5CB90782">
            <w:pPr>
              <w:rPr>
                <w:rFonts w:ascii="宋体" w:hAnsi="宋体" w:cs="宋体"/>
                <w:sz w:val="21"/>
                <w:szCs w:val="21"/>
              </w:rPr>
            </w:pPr>
            <w:r>
              <w:rPr>
                <w:rFonts w:hint="eastAsia" w:ascii="宋体" w:hAnsi="宋体" w:cs="宋体"/>
                <w:sz w:val="21"/>
                <w:szCs w:val="21"/>
              </w:rPr>
              <w:t>查询监控点存储规则</w:t>
            </w:r>
          </w:p>
        </w:tc>
        <w:tc>
          <w:tcPr>
            <w:tcW w:w="1469" w:type="dxa"/>
            <w:tcBorders>
              <w:top w:val="single" w:color="auto" w:sz="4" w:space="0"/>
              <w:left w:val="nil"/>
              <w:bottom w:val="single" w:color="auto" w:sz="4" w:space="0"/>
              <w:right w:val="single" w:color="auto" w:sz="4" w:space="0"/>
            </w:tcBorders>
            <w:noWrap w:val="0"/>
            <w:vAlign w:val="center"/>
          </w:tcPr>
          <w:p w14:paraId="3002867C">
            <w:pPr>
              <w:rPr>
                <w:rFonts w:ascii="宋体" w:hAnsi="宋体" w:cs="宋体"/>
                <w:sz w:val="21"/>
                <w:szCs w:val="21"/>
              </w:rPr>
            </w:pPr>
            <w:r>
              <w:rPr>
                <w:rFonts w:ascii="宋体" w:hAnsi="宋体" w:cs="宋体"/>
                <w:sz w:val="21"/>
                <w:szCs w:val="21"/>
              </w:rPr>
              <w:t>监控点存储规则</w:t>
            </w:r>
            <w:r>
              <w:rPr>
                <w:rFonts w:hint="eastAsia" w:ascii="宋体" w:hAnsi="宋体" w:cs="宋体"/>
                <w:sz w:val="21"/>
                <w:szCs w:val="21"/>
              </w:rPr>
              <w:t>查询</w:t>
            </w:r>
            <w:r>
              <w:rPr>
                <w:rFonts w:ascii="宋体" w:hAnsi="宋体" w:cs="宋体"/>
                <w:sz w:val="21"/>
                <w:szCs w:val="21"/>
              </w:rPr>
              <w:t>请求</w:t>
            </w:r>
          </w:p>
        </w:tc>
        <w:tc>
          <w:tcPr>
            <w:tcW w:w="1559" w:type="dxa"/>
            <w:tcBorders>
              <w:top w:val="single" w:color="auto" w:sz="4" w:space="0"/>
              <w:left w:val="nil"/>
              <w:bottom w:val="single" w:color="auto" w:sz="4" w:space="0"/>
              <w:right w:val="single" w:color="auto" w:sz="4" w:space="0"/>
            </w:tcBorders>
            <w:noWrap/>
            <w:vAlign w:val="center"/>
          </w:tcPr>
          <w:p w14:paraId="54BEC8BA">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7FB6C71D">
            <w:pPr>
              <w:rPr>
                <w:rFonts w:ascii="宋体" w:hAnsi="宋体" w:cs="宋体"/>
                <w:sz w:val="21"/>
                <w:szCs w:val="21"/>
              </w:rPr>
            </w:pPr>
            <w:r>
              <w:rPr>
                <w:rFonts w:ascii="宋体" w:hAnsi="宋体" w:cs="宋体"/>
                <w:sz w:val="21"/>
                <w:szCs w:val="21"/>
              </w:rPr>
              <w:t>GET_STORAGERULE</w:t>
            </w:r>
          </w:p>
        </w:tc>
      </w:tr>
      <w:tr w14:paraId="4E537D32">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71E02356">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10E8E51C">
            <w:pPr>
              <w:rPr>
                <w:rFonts w:ascii="宋体" w:hAnsi="宋体" w:cs="宋体"/>
                <w:sz w:val="21"/>
                <w:szCs w:val="21"/>
              </w:rPr>
            </w:pPr>
            <w:r>
              <w:rPr>
                <w:rFonts w:ascii="宋体" w:hAnsi="宋体" w:cs="宋体"/>
                <w:sz w:val="21"/>
                <w:szCs w:val="21"/>
              </w:rPr>
              <w:t>监控点存储规则</w:t>
            </w:r>
            <w:r>
              <w:rPr>
                <w:rFonts w:hint="eastAsia" w:ascii="宋体" w:hAnsi="宋体" w:cs="宋体"/>
                <w:sz w:val="21"/>
                <w:szCs w:val="21"/>
              </w:rPr>
              <w:t>查询响应</w:t>
            </w:r>
          </w:p>
        </w:tc>
        <w:tc>
          <w:tcPr>
            <w:tcW w:w="1559" w:type="dxa"/>
            <w:tcBorders>
              <w:top w:val="single" w:color="auto" w:sz="4" w:space="0"/>
              <w:left w:val="nil"/>
              <w:bottom w:val="single" w:color="auto" w:sz="4" w:space="0"/>
              <w:right w:val="single" w:color="auto" w:sz="4" w:space="0"/>
            </w:tcBorders>
            <w:noWrap/>
            <w:vAlign w:val="center"/>
          </w:tcPr>
          <w:p w14:paraId="116C72D6">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0BA317A5">
            <w:pPr>
              <w:rPr>
                <w:rFonts w:ascii="宋体" w:hAnsi="宋体" w:cs="宋体"/>
                <w:sz w:val="21"/>
                <w:szCs w:val="21"/>
              </w:rPr>
            </w:pPr>
            <w:r>
              <w:rPr>
                <w:rFonts w:hint="eastAsia"/>
                <w:sz w:val="21"/>
                <w:szCs w:val="21"/>
              </w:rPr>
              <w:t>GET_STORAGERULE</w:t>
            </w:r>
            <w:r>
              <w:rPr>
                <w:sz w:val="21"/>
                <w:szCs w:val="21"/>
              </w:rPr>
              <w:t>_ACK</w:t>
            </w:r>
          </w:p>
        </w:tc>
      </w:tr>
      <w:tr w14:paraId="05D5FA36">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right w:val="single" w:color="auto" w:sz="4" w:space="0"/>
            </w:tcBorders>
            <w:noWrap w:val="0"/>
            <w:vAlign w:val="center"/>
          </w:tcPr>
          <w:p w14:paraId="67670F2B">
            <w:pPr>
              <w:rPr>
                <w:rFonts w:ascii="宋体" w:hAnsi="宋体" w:cs="宋体"/>
                <w:sz w:val="21"/>
                <w:szCs w:val="21"/>
              </w:rPr>
            </w:pPr>
            <w:r>
              <w:rPr>
                <w:rFonts w:hint="eastAsia" w:ascii="宋体" w:hAnsi="宋体" w:cs="宋体"/>
                <w:sz w:val="21"/>
                <w:szCs w:val="21"/>
              </w:rPr>
              <w:t>请求</w:t>
            </w:r>
            <w:r>
              <w:rPr>
                <w:rFonts w:ascii="宋体" w:hAnsi="宋体" w:cs="宋体"/>
                <w:sz w:val="21"/>
                <w:szCs w:val="21"/>
              </w:rPr>
              <w:t>动环</w:t>
            </w:r>
            <w:r>
              <w:rPr>
                <w:rFonts w:hint="eastAsia" w:ascii="宋体" w:hAnsi="宋体" w:cs="宋体"/>
                <w:sz w:val="21"/>
                <w:szCs w:val="21"/>
              </w:rPr>
              <w:t>设备</w:t>
            </w:r>
            <w:r>
              <w:rPr>
                <w:rFonts w:ascii="宋体" w:hAnsi="宋体" w:cs="宋体"/>
                <w:sz w:val="21"/>
                <w:szCs w:val="21"/>
              </w:rPr>
              <w:t>配置数据</w:t>
            </w:r>
          </w:p>
        </w:tc>
        <w:tc>
          <w:tcPr>
            <w:tcW w:w="1469" w:type="dxa"/>
            <w:tcBorders>
              <w:top w:val="single" w:color="auto" w:sz="4" w:space="0"/>
              <w:left w:val="nil"/>
              <w:bottom w:val="single" w:color="auto" w:sz="4" w:space="0"/>
              <w:right w:val="single" w:color="auto" w:sz="4" w:space="0"/>
            </w:tcBorders>
            <w:noWrap w:val="0"/>
            <w:vAlign w:val="center"/>
          </w:tcPr>
          <w:p w14:paraId="0E0FA5F6">
            <w:pPr>
              <w:rPr>
                <w:rFonts w:ascii="宋体" w:hAnsi="宋体" w:cs="宋体"/>
                <w:sz w:val="21"/>
                <w:szCs w:val="21"/>
              </w:rPr>
            </w:pPr>
            <w:r>
              <w:rPr>
                <w:rFonts w:ascii="宋体" w:hAnsi="宋体" w:cs="宋体"/>
                <w:sz w:val="21"/>
                <w:szCs w:val="21"/>
              </w:rPr>
              <w:t>动环配置数据</w:t>
            </w:r>
            <w:r>
              <w:rPr>
                <w:rFonts w:hint="eastAsia" w:ascii="宋体" w:hAnsi="宋体" w:cs="宋体"/>
                <w:sz w:val="21"/>
                <w:szCs w:val="21"/>
              </w:rPr>
              <w:t>请求</w:t>
            </w:r>
          </w:p>
        </w:tc>
        <w:tc>
          <w:tcPr>
            <w:tcW w:w="1559" w:type="dxa"/>
            <w:tcBorders>
              <w:top w:val="single" w:color="auto" w:sz="4" w:space="0"/>
              <w:left w:val="nil"/>
              <w:bottom w:val="single" w:color="auto" w:sz="4" w:space="0"/>
              <w:right w:val="single" w:color="auto" w:sz="4" w:space="0"/>
            </w:tcBorders>
            <w:noWrap/>
            <w:vAlign w:val="center"/>
          </w:tcPr>
          <w:p w14:paraId="4E1C6513">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7EADF44E">
            <w:pPr>
              <w:rPr>
                <w:rFonts w:ascii="宋体" w:hAnsi="宋体"/>
                <w:sz w:val="21"/>
                <w:szCs w:val="21"/>
              </w:rPr>
            </w:pPr>
            <w:r>
              <w:rPr>
                <w:rFonts w:ascii="宋体" w:hAnsi="宋体" w:cs="宋体"/>
                <w:sz w:val="21"/>
                <w:szCs w:val="21"/>
              </w:rPr>
              <w:t>GET_DEV_CONF</w:t>
            </w:r>
          </w:p>
        </w:tc>
      </w:tr>
      <w:tr w14:paraId="4095A8D1">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62568E50">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2388E9ED">
            <w:pPr>
              <w:rPr>
                <w:rFonts w:ascii="宋体" w:hAnsi="宋体" w:cs="宋体"/>
                <w:sz w:val="21"/>
                <w:szCs w:val="21"/>
              </w:rPr>
            </w:pPr>
            <w:r>
              <w:rPr>
                <w:rFonts w:ascii="宋体" w:hAnsi="宋体" w:cs="宋体"/>
                <w:sz w:val="21"/>
                <w:szCs w:val="21"/>
              </w:rPr>
              <w:t>动环配置数据</w:t>
            </w:r>
            <w:r>
              <w:rPr>
                <w:rFonts w:hint="eastAsia" w:ascii="宋体" w:hAnsi="宋体" w:cs="宋体"/>
                <w:sz w:val="21"/>
                <w:szCs w:val="21"/>
              </w:rPr>
              <w:t>确认</w:t>
            </w:r>
          </w:p>
        </w:tc>
        <w:tc>
          <w:tcPr>
            <w:tcW w:w="1559" w:type="dxa"/>
            <w:tcBorders>
              <w:top w:val="single" w:color="auto" w:sz="4" w:space="0"/>
              <w:left w:val="nil"/>
              <w:bottom w:val="single" w:color="auto" w:sz="4" w:space="0"/>
              <w:right w:val="single" w:color="auto" w:sz="4" w:space="0"/>
            </w:tcBorders>
            <w:noWrap/>
            <w:vAlign w:val="center"/>
          </w:tcPr>
          <w:p w14:paraId="55E11D33">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42AB5392">
            <w:pPr>
              <w:rPr>
                <w:rFonts w:ascii="宋体" w:hAnsi="宋体" w:cs="宋体"/>
                <w:sz w:val="21"/>
                <w:szCs w:val="21"/>
              </w:rPr>
            </w:pPr>
            <w:r>
              <w:rPr>
                <w:rFonts w:ascii="宋体" w:hAnsi="宋体" w:cs="宋体"/>
                <w:sz w:val="21"/>
                <w:szCs w:val="21"/>
              </w:rPr>
              <w:t>GET_DEV_CONF_ACK</w:t>
            </w:r>
          </w:p>
        </w:tc>
      </w:tr>
      <w:tr w14:paraId="0C669760">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right w:val="single" w:color="auto" w:sz="4" w:space="0"/>
            </w:tcBorders>
            <w:noWrap w:val="0"/>
            <w:vAlign w:val="center"/>
          </w:tcPr>
          <w:p w14:paraId="14B13709">
            <w:pPr>
              <w:rPr>
                <w:rFonts w:ascii="宋体" w:hAnsi="宋体" w:cs="宋体"/>
                <w:sz w:val="21"/>
                <w:szCs w:val="21"/>
              </w:rPr>
            </w:pPr>
            <w:r>
              <w:rPr>
                <w:rFonts w:hint="eastAsia" w:ascii="宋体" w:hAnsi="宋体" w:cs="宋体"/>
                <w:sz w:val="21"/>
                <w:szCs w:val="21"/>
              </w:rPr>
              <w:t>上报</w:t>
            </w:r>
            <w:r>
              <w:rPr>
                <w:rFonts w:ascii="宋体" w:hAnsi="宋体" w:cs="宋体"/>
                <w:sz w:val="21"/>
                <w:szCs w:val="21"/>
              </w:rPr>
              <w:t>动环设备配置数据</w:t>
            </w:r>
          </w:p>
        </w:tc>
        <w:tc>
          <w:tcPr>
            <w:tcW w:w="1469" w:type="dxa"/>
            <w:tcBorders>
              <w:top w:val="single" w:color="auto" w:sz="4" w:space="0"/>
              <w:left w:val="nil"/>
              <w:bottom w:val="single" w:color="auto" w:sz="4" w:space="0"/>
              <w:right w:val="single" w:color="auto" w:sz="4" w:space="0"/>
            </w:tcBorders>
            <w:noWrap w:val="0"/>
            <w:vAlign w:val="center"/>
          </w:tcPr>
          <w:p w14:paraId="3E787BB7">
            <w:pPr>
              <w:rPr>
                <w:rFonts w:ascii="宋体" w:hAnsi="宋体" w:cs="宋体"/>
                <w:sz w:val="21"/>
                <w:szCs w:val="21"/>
              </w:rPr>
            </w:pPr>
            <w:r>
              <w:rPr>
                <w:rFonts w:ascii="宋体" w:hAnsi="宋体" w:cs="宋体"/>
                <w:sz w:val="21"/>
                <w:szCs w:val="21"/>
              </w:rPr>
              <w:t>上报动环</w:t>
            </w:r>
            <w:r>
              <w:rPr>
                <w:rFonts w:hint="eastAsia" w:ascii="宋体" w:hAnsi="宋体" w:cs="宋体"/>
                <w:sz w:val="21"/>
                <w:szCs w:val="21"/>
              </w:rPr>
              <w:t>设备</w:t>
            </w:r>
            <w:r>
              <w:rPr>
                <w:rFonts w:ascii="宋体" w:hAnsi="宋体" w:cs="宋体"/>
                <w:sz w:val="21"/>
                <w:szCs w:val="21"/>
              </w:rPr>
              <w:t>配置变更数据</w:t>
            </w:r>
            <w:r>
              <w:rPr>
                <w:rFonts w:hint="eastAsia" w:ascii="宋体" w:hAnsi="宋体" w:cs="宋体"/>
                <w:sz w:val="21"/>
                <w:szCs w:val="21"/>
              </w:rPr>
              <w:t>请求</w:t>
            </w:r>
          </w:p>
        </w:tc>
        <w:tc>
          <w:tcPr>
            <w:tcW w:w="1559" w:type="dxa"/>
            <w:tcBorders>
              <w:top w:val="single" w:color="auto" w:sz="4" w:space="0"/>
              <w:left w:val="nil"/>
              <w:bottom w:val="single" w:color="auto" w:sz="4" w:space="0"/>
              <w:right w:val="single" w:color="auto" w:sz="4" w:space="0"/>
            </w:tcBorders>
            <w:noWrap/>
            <w:vAlign w:val="center"/>
          </w:tcPr>
          <w:p w14:paraId="2C78CB56">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55BE01C5">
            <w:pPr>
              <w:rPr>
                <w:rFonts w:ascii="宋体" w:hAnsi="宋体"/>
                <w:sz w:val="21"/>
                <w:szCs w:val="21"/>
              </w:rPr>
            </w:pPr>
            <w:r>
              <w:rPr>
                <w:rFonts w:ascii="宋体" w:hAnsi="宋体" w:cs="宋体"/>
                <w:sz w:val="21"/>
                <w:szCs w:val="21"/>
              </w:rPr>
              <w:t>SEND_DEV_CONF_DATA</w:t>
            </w:r>
          </w:p>
        </w:tc>
      </w:tr>
      <w:tr w14:paraId="05E660F9">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1F112B60">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5E9F5E9A">
            <w:pPr>
              <w:rPr>
                <w:rFonts w:ascii="宋体" w:hAnsi="宋体" w:cs="宋体"/>
                <w:sz w:val="21"/>
                <w:szCs w:val="21"/>
              </w:rPr>
            </w:pPr>
            <w:r>
              <w:rPr>
                <w:rFonts w:ascii="宋体" w:hAnsi="宋体" w:cs="宋体"/>
                <w:sz w:val="21"/>
                <w:szCs w:val="21"/>
              </w:rPr>
              <w:t>上报动环</w:t>
            </w:r>
            <w:r>
              <w:rPr>
                <w:rFonts w:hint="eastAsia" w:ascii="宋体" w:hAnsi="宋体" w:cs="宋体"/>
                <w:sz w:val="21"/>
                <w:szCs w:val="21"/>
              </w:rPr>
              <w:t>设备</w:t>
            </w:r>
            <w:r>
              <w:rPr>
                <w:rFonts w:ascii="宋体" w:hAnsi="宋体" w:cs="宋体"/>
                <w:sz w:val="21"/>
                <w:szCs w:val="21"/>
              </w:rPr>
              <w:t>配置变更数据</w:t>
            </w:r>
            <w:r>
              <w:rPr>
                <w:rFonts w:hint="eastAsia" w:ascii="宋体" w:hAnsi="宋体" w:cs="宋体"/>
                <w:sz w:val="21"/>
                <w:szCs w:val="21"/>
              </w:rPr>
              <w:t>响应</w:t>
            </w:r>
          </w:p>
        </w:tc>
        <w:tc>
          <w:tcPr>
            <w:tcW w:w="1559" w:type="dxa"/>
            <w:tcBorders>
              <w:top w:val="single" w:color="auto" w:sz="4" w:space="0"/>
              <w:left w:val="nil"/>
              <w:bottom w:val="single" w:color="auto" w:sz="4" w:space="0"/>
              <w:right w:val="single" w:color="auto" w:sz="4" w:space="0"/>
            </w:tcBorders>
            <w:noWrap/>
            <w:vAlign w:val="center"/>
          </w:tcPr>
          <w:p w14:paraId="6853AF24">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6D261E53">
            <w:pPr>
              <w:rPr>
                <w:rFonts w:ascii="宋体" w:hAnsi="宋体"/>
                <w:sz w:val="21"/>
                <w:szCs w:val="21"/>
              </w:rPr>
            </w:pPr>
            <w:r>
              <w:rPr>
                <w:rFonts w:ascii="宋体" w:hAnsi="宋体" w:cs="宋体"/>
                <w:sz w:val="21"/>
                <w:szCs w:val="21"/>
              </w:rPr>
              <w:t>SEND_DEV_CONF_DATA_ACK</w:t>
            </w:r>
          </w:p>
        </w:tc>
      </w:tr>
      <w:tr w14:paraId="06E15BA7">
        <w:tblPrEx>
          <w:tblCellMar>
            <w:top w:w="0" w:type="dxa"/>
            <w:left w:w="108" w:type="dxa"/>
            <w:bottom w:w="0" w:type="dxa"/>
            <w:right w:w="108" w:type="dxa"/>
          </w:tblCellMar>
        </w:tblPrEx>
        <w:trPr>
          <w:trHeight w:val="240" w:hRule="atLeast"/>
        </w:trPr>
        <w:tc>
          <w:tcPr>
            <w:tcW w:w="1049" w:type="dxa"/>
            <w:vMerge w:val="restart"/>
            <w:tcBorders>
              <w:top w:val="single" w:color="auto" w:sz="4" w:space="0"/>
              <w:left w:val="single" w:color="auto" w:sz="4" w:space="0"/>
              <w:right w:val="single" w:color="auto" w:sz="4" w:space="0"/>
            </w:tcBorders>
            <w:noWrap w:val="0"/>
            <w:vAlign w:val="center"/>
          </w:tcPr>
          <w:p w14:paraId="259C6D37">
            <w:pPr>
              <w:rPr>
                <w:rFonts w:ascii="宋体" w:hAnsi="宋体" w:cs="宋体"/>
                <w:sz w:val="21"/>
                <w:szCs w:val="21"/>
              </w:rPr>
            </w:pPr>
            <w:r>
              <w:rPr>
                <w:rFonts w:ascii="宋体" w:hAnsi="宋体" w:cs="宋体"/>
                <w:sz w:val="21"/>
                <w:szCs w:val="21"/>
              </w:rPr>
              <w:t>写</w:t>
            </w:r>
            <w:r>
              <w:rPr>
                <w:rFonts w:hint="eastAsia" w:ascii="宋体" w:hAnsi="宋体" w:cs="宋体"/>
                <w:sz w:val="21"/>
                <w:szCs w:val="21"/>
              </w:rPr>
              <w:t>动环</w:t>
            </w:r>
            <w:r>
              <w:rPr>
                <w:rFonts w:ascii="宋体" w:hAnsi="宋体" w:cs="宋体"/>
                <w:sz w:val="21"/>
                <w:szCs w:val="21"/>
              </w:rPr>
              <w:t>设备配置数据</w:t>
            </w:r>
          </w:p>
        </w:tc>
        <w:tc>
          <w:tcPr>
            <w:tcW w:w="1469" w:type="dxa"/>
            <w:tcBorders>
              <w:top w:val="single" w:color="auto" w:sz="4" w:space="0"/>
              <w:left w:val="nil"/>
              <w:bottom w:val="single" w:color="auto" w:sz="4" w:space="0"/>
              <w:right w:val="single" w:color="auto" w:sz="4" w:space="0"/>
            </w:tcBorders>
            <w:noWrap w:val="0"/>
            <w:vAlign w:val="center"/>
          </w:tcPr>
          <w:p w14:paraId="5593E7B1">
            <w:pPr>
              <w:rPr>
                <w:rFonts w:ascii="宋体" w:hAnsi="宋体" w:cs="宋体"/>
                <w:sz w:val="21"/>
                <w:szCs w:val="21"/>
              </w:rPr>
            </w:pPr>
            <w:r>
              <w:rPr>
                <w:rFonts w:hint="eastAsia" w:ascii="宋体" w:hAnsi="宋体" w:cs="宋体"/>
                <w:sz w:val="21"/>
                <w:szCs w:val="21"/>
              </w:rPr>
              <w:t>写动环</w:t>
            </w:r>
            <w:r>
              <w:rPr>
                <w:rFonts w:ascii="宋体" w:hAnsi="宋体" w:cs="宋体"/>
                <w:sz w:val="21"/>
                <w:szCs w:val="21"/>
              </w:rPr>
              <w:t>设备配置数据</w:t>
            </w:r>
            <w:r>
              <w:rPr>
                <w:rFonts w:hint="eastAsia" w:ascii="宋体" w:hAnsi="宋体" w:cs="宋体"/>
                <w:sz w:val="21"/>
                <w:szCs w:val="21"/>
              </w:rPr>
              <w:t>请求</w:t>
            </w:r>
          </w:p>
        </w:tc>
        <w:tc>
          <w:tcPr>
            <w:tcW w:w="1559" w:type="dxa"/>
            <w:tcBorders>
              <w:top w:val="single" w:color="auto" w:sz="4" w:space="0"/>
              <w:left w:val="nil"/>
              <w:bottom w:val="single" w:color="auto" w:sz="4" w:space="0"/>
              <w:right w:val="single" w:color="auto" w:sz="4" w:space="0"/>
            </w:tcBorders>
            <w:noWrap/>
            <w:vAlign w:val="center"/>
          </w:tcPr>
          <w:p w14:paraId="7562E0D2">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0A952EBB">
            <w:pPr>
              <w:rPr>
                <w:rFonts w:ascii="宋体" w:hAnsi="宋体"/>
                <w:sz w:val="21"/>
                <w:szCs w:val="21"/>
              </w:rPr>
            </w:pPr>
            <w:r>
              <w:rPr>
                <w:rFonts w:ascii="宋体" w:hAnsi="宋体" w:cs="宋体"/>
                <w:sz w:val="21"/>
                <w:szCs w:val="21"/>
              </w:rPr>
              <w:t>SET_DEV_CONF_DATA</w:t>
            </w:r>
          </w:p>
        </w:tc>
      </w:tr>
      <w:tr w14:paraId="537114C0">
        <w:tblPrEx>
          <w:tblCellMar>
            <w:top w:w="0" w:type="dxa"/>
            <w:left w:w="108" w:type="dxa"/>
            <w:bottom w:w="0" w:type="dxa"/>
            <w:right w:w="108" w:type="dxa"/>
          </w:tblCellMar>
        </w:tblPrEx>
        <w:trPr>
          <w:trHeight w:val="240" w:hRule="atLeast"/>
        </w:trPr>
        <w:tc>
          <w:tcPr>
            <w:tcW w:w="1049" w:type="dxa"/>
            <w:vMerge w:val="continue"/>
            <w:tcBorders>
              <w:left w:val="single" w:color="auto" w:sz="4" w:space="0"/>
              <w:right w:val="single" w:color="auto" w:sz="4" w:space="0"/>
            </w:tcBorders>
            <w:noWrap w:val="0"/>
            <w:vAlign w:val="center"/>
          </w:tcPr>
          <w:p w14:paraId="674AE218">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3A690966">
            <w:pPr>
              <w:rPr>
                <w:rFonts w:ascii="宋体" w:hAnsi="宋体" w:cs="宋体"/>
                <w:sz w:val="21"/>
                <w:szCs w:val="21"/>
              </w:rPr>
            </w:pPr>
            <w:r>
              <w:rPr>
                <w:rFonts w:hint="eastAsia" w:ascii="宋体" w:hAnsi="宋体" w:cs="宋体"/>
                <w:sz w:val="21"/>
                <w:szCs w:val="21"/>
              </w:rPr>
              <w:t>写动环</w:t>
            </w:r>
            <w:r>
              <w:rPr>
                <w:rFonts w:ascii="宋体" w:hAnsi="宋体" w:cs="宋体"/>
                <w:sz w:val="21"/>
                <w:szCs w:val="21"/>
              </w:rPr>
              <w:t>设备配置数据</w:t>
            </w:r>
            <w:r>
              <w:rPr>
                <w:rFonts w:hint="eastAsia" w:ascii="宋体" w:hAnsi="宋体" w:cs="宋体"/>
                <w:sz w:val="21"/>
                <w:szCs w:val="21"/>
              </w:rPr>
              <w:t>响应</w:t>
            </w:r>
          </w:p>
        </w:tc>
        <w:tc>
          <w:tcPr>
            <w:tcW w:w="1559" w:type="dxa"/>
            <w:tcBorders>
              <w:top w:val="single" w:color="auto" w:sz="4" w:space="0"/>
              <w:left w:val="nil"/>
              <w:bottom w:val="single" w:color="auto" w:sz="4" w:space="0"/>
              <w:right w:val="single" w:color="auto" w:sz="4" w:space="0"/>
            </w:tcBorders>
            <w:noWrap/>
            <w:vAlign w:val="center"/>
          </w:tcPr>
          <w:p w14:paraId="5E66F73B">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2B8541E2">
            <w:pPr>
              <w:rPr>
                <w:rFonts w:ascii="宋体" w:hAnsi="宋体"/>
                <w:sz w:val="21"/>
                <w:szCs w:val="21"/>
              </w:rPr>
            </w:pPr>
            <w:r>
              <w:rPr>
                <w:rFonts w:ascii="宋体" w:hAnsi="宋体" w:cs="宋体"/>
                <w:sz w:val="21"/>
                <w:szCs w:val="21"/>
              </w:rPr>
              <w:t>SET_DEV_CONF_DATA _ACK</w:t>
            </w:r>
          </w:p>
        </w:tc>
      </w:tr>
      <w:tr w14:paraId="2BCB4447">
        <w:tblPrEx>
          <w:tblCellMar>
            <w:top w:w="0" w:type="dxa"/>
            <w:left w:w="108" w:type="dxa"/>
            <w:bottom w:w="0" w:type="dxa"/>
            <w:right w:w="108" w:type="dxa"/>
          </w:tblCellMar>
        </w:tblPrEx>
        <w:trPr>
          <w:trHeight w:val="240" w:hRule="atLeast"/>
        </w:trPr>
        <w:tc>
          <w:tcPr>
            <w:tcW w:w="1049" w:type="dxa"/>
            <w:vMerge w:val="restart"/>
            <w:tcBorders>
              <w:left w:val="single" w:color="auto" w:sz="4" w:space="0"/>
              <w:right w:val="single" w:color="auto" w:sz="4" w:space="0"/>
            </w:tcBorders>
            <w:noWrap w:val="0"/>
            <w:vAlign w:val="center"/>
          </w:tcPr>
          <w:p w14:paraId="406082FF">
            <w:pPr>
              <w:rPr>
                <w:rFonts w:ascii="宋体" w:hAnsi="宋体" w:cs="宋体"/>
                <w:sz w:val="21"/>
                <w:szCs w:val="21"/>
              </w:rPr>
            </w:pPr>
            <w:r>
              <w:rPr>
                <w:rFonts w:hint="eastAsia" w:ascii="宋体" w:hAnsi="宋体" w:cs="宋体"/>
                <w:sz w:val="21"/>
                <w:szCs w:val="21"/>
              </w:rPr>
              <w:t>写监控点存储规则</w:t>
            </w:r>
          </w:p>
        </w:tc>
        <w:tc>
          <w:tcPr>
            <w:tcW w:w="1469" w:type="dxa"/>
            <w:tcBorders>
              <w:top w:val="single" w:color="auto" w:sz="4" w:space="0"/>
              <w:left w:val="nil"/>
              <w:bottom w:val="single" w:color="auto" w:sz="4" w:space="0"/>
              <w:right w:val="single" w:color="auto" w:sz="4" w:space="0"/>
            </w:tcBorders>
            <w:noWrap w:val="0"/>
            <w:vAlign w:val="center"/>
          </w:tcPr>
          <w:p w14:paraId="23AFC9EB">
            <w:pPr>
              <w:rPr>
                <w:rFonts w:ascii="宋体" w:hAnsi="宋体" w:cs="宋体"/>
                <w:sz w:val="21"/>
                <w:szCs w:val="21"/>
              </w:rPr>
            </w:pPr>
            <w:r>
              <w:rPr>
                <w:rFonts w:hint="eastAsia" w:ascii="宋体" w:hAnsi="宋体" w:cs="宋体"/>
                <w:sz w:val="21"/>
                <w:szCs w:val="21"/>
              </w:rPr>
              <w:t>写</w:t>
            </w:r>
            <w:r>
              <w:rPr>
                <w:rFonts w:ascii="宋体" w:hAnsi="宋体" w:cs="宋体"/>
                <w:sz w:val="21"/>
                <w:szCs w:val="21"/>
              </w:rPr>
              <w:t>监控点存储规则请求</w:t>
            </w:r>
          </w:p>
        </w:tc>
        <w:tc>
          <w:tcPr>
            <w:tcW w:w="1559" w:type="dxa"/>
            <w:tcBorders>
              <w:top w:val="single" w:color="auto" w:sz="4" w:space="0"/>
              <w:left w:val="nil"/>
              <w:bottom w:val="single" w:color="auto" w:sz="4" w:space="0"/>
              <w:right w:val="single" w:color="auto" w:sz="4" w:space="0"/>
            </w:tcBorders>
            <w:noWrap/>
            <w:vAlign w:val="center"/>
          </w:tcPr>
          <w:p w14:paraId="0C9243E2">
            <w:pPr>
              <w:rPr>
                <w:rFonts w:ascii="宋体" w:hAnsi="宋体" w:cs="宋体"/>
                <w:sz w:val="21"/>
                <w:szCs w:val="21"/>
              </w:rPr>
            </w:pPr>
            <w:r>
              <w:rPr>
                <w:rFonts w:hint="eastAsia" w:ascii="宋体" w:hAnsi="宋体" w:cs="宋体"/>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26DE7BBC">
            <w:pPr>
              <w:rPr>
                <w:rFonts w:ascii="宋体" w:hAnsi="宋体" w:cs="宋体"/>
                <w:sz w:val="21"/>
                <w:szCs w:val="21"/>
              </w:rPr>
            </w:pPr>
            <w:r>
              <w:rPr>
                <w:rFonts w:ascii="宋体" w:hAnsi="宋体" w:cs="宋体"/>
                <w:sz w:val="21"/>
                <w:szCs w:val="21"/>
              </w:rPr>
              <w:t>SET_STORAGERULE</w:t>
            </w:r>
          </w:p>
        </w:tc>
      </w:tr>
      <w:tr w14:paraId="2833A421">
        <w:tblPrEx>
          <w:tblCellMar>
            <w:top w:w="0" w:type="dxa"/>
            <w:left w:w="108" w:type="dxa"/>
            <w:bottom w:w="0" w:type="dxa"/>
            <w:right w:w="108" w:type="dxa"/>
          </w:tblCellMar>
        </w:tblPrEx>
        <w:trPr>
          <w:trHeight w:val="240" w:hRule="atLeast"/>
        </w:trPr>
        <w:tc>
          <w:tcPr>
            <w:tcW w:w="1049" w:type="dxa"/>
            <w:vMerge w:val="continue"/>
            <w:tcBorders>
              <w:left w:val="single" w:color="auto" w:sz="4" w:space="0"/>
              <w:right w:val="single" w:color="auto" w:sz="4" w:space="0"/>
            </w:tcBorders>
            <w:noWrap w:val="0"/>
            <w:vAlign w:val="center"/>
          </w:tcPr>
          <w:p w14:paraId="6EB11CCA">
            <w:pPr>
              <w:rPr>
                <w:rFonts w:ascii="宋体" w:hAnsi="宋体" w:cs="宋体"/>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77D0BEE6">
            <w:pPr>
              <w:rPr>
                <w:rFonts w:ascii="宋体" w:hAnsi="宋体" w:cs="宋体"/>
                <w:sz w:val="21"/>
                <w:szCs w:val="21"/>
              </w:rPr>
            </w:pPr>
            <w:r>
              <w:rPr>
                <w:rFonts w:hint="eastAsia" w:ascii="宋体" w:hAnsi="宋体" w:cs="宋体"/>
                <w:sz w:val="21"/>
                <w:szCs w:val="21"/>
              </w:rPr>
              <w:t>写</w:t>
            </w:r>
            <w:r>
              <w:rPr>
                <w:rFonts w:ascii="宋体" w:hAnsi="宋体" w:cs="宋体"/>
                <w:sz w:val="21"/>
                <w:szCs w:val="21"/>
              </w:rPr>
              <w:t>监控点存储规则</w:t>
            </w:r>
            <w:r>
              <w:rPr>
                <w:rFonts w:hint="eastAsia" w:ascii="宋体" w:hAnsi="宋体" w:cs="宋体"/>
                <w:sz w:val="21"/>
                <w:szCs w:val="21"/>
              </w:rPr>
              <w:t>响应</w:t>
            </w:r>
          </w:p>
        </w:tc>
        <w:tc>
          <w:tcPr>
            <w:tcW w:w="1559" w:type="dxa"/>
            <w:tcBorders>
              <w:top w:val="single" w:color="auto" w:sz="4" w:space="0"/>
              <w:left w:val="nil"/>
              <w:bottom w:val="single" w:color="auto" w:sz="4" w:space="0"/>
              <w:right w:val="single" w:color="auto" w:sz="4" w:space="0"/>
            </w:tcBorders>
            <w:noWrap/>
            <w:vAlign w:val="center"/>
          </w:tcPr>
          <w:p w14:paraId="1D2D86B3">
            <w:pPr>
              <w:rPr>
                <w:rFonts w:ascii="宋体" w:hAnsi="宋体" w:cs="宋体"/>
                <w:sz w:val="21"/>
                <w:szCs w:val="21"/>
              </w:rPr>
            </w:pPr>
            <w:r>
              <w:rPr>
                <w:rFonts w:hint="eastAsia" w:ascii="宋体" w:hAnsi="宋体" w:cs="宋体"/>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01BE47F8">
            <w:pPr>
              <w:rPr>
                <w:rFonts w:ascii="宋体" w:hAnsi="宋体" w:cs="宋体"/>
                <w:sz w:val="21"/>
                <w:szCs w:val="21"/>
              </w:rPr>
            </w:pPr>
            <w:r>
              <w:rPr>
                <w:rFonts w:hint="eastAsia"/>
                <w:sz w:val="21"/>
                <w:szCs w:val="21"/>
              </w:rPr>
              <w:t>SET_STORAGERULE</w:t>
            </w:r>
            <w:r>
              <w:rPr>
                <w:sz w:val="21"/>
                <w:szCs w:val="21"/>
              </w:rPr>
              <w:t>_ACK</w:t>
            </w:r>
          </w:p>
        </w:tc>
      </w:tr>
      <w:tr w14:paraId="05D65D6F">
        <w:tblPrEx>
          <w:tblCellMar>
            <w:top w:w="0" w:type="dxa"/>
            <w:left w:w="108" w:type="dxa"/>
            <w:bottom w:w="0" w:type="dxa"/>
            <w:right w:w="108" w:type="dxa"/>
          </w:tblCellMar>
        </w:tblPrEx>
        <w:trPr>
          <w:trHeight w:val="240" w:hRule="atLeast"/>
        </w:trPr>
        <w:tc>
          <w:tcPr>
            <w:tcW w:w="1049" w:type="dxa"/>
            <w:vMerge w:val="restart"/>
            <w:tcBorders>
              <w:left w:val="single" w:color="auto" w:sz="4" w:space="0"/>
              <w:right w:val="single" w:color="auto" w:sz="4" w:space="0"/>
            </w:tcBorders>
            <w:noWrap w:val="0"/>
            <w:vAlign w:val="center"/>
          </w:tcPr>
          <w:p w14:paraId="0347B132">
            <w:pPr>
              <w:rPr>
                <w:rFonts w:hint="default" w:ascii="宋体" w:hAnsi="宋体" w:eastAsia="宋体" w:cs="宋体"/>
                <w:color w:val="FF0000"/>
                <w:sz w:val="21"/>
                <w:szCs w:val="21"/>
                <w:lang w:val="en-US" w:eastAsia="zh-CN"/>
              </w:rPr>
            </w:pPr>
            <w:bookmarkStart w:id="92" w:name="_Toc228250490"/>
            <w:bookmarkStart w:id="93" w:name="_Toc452036625"/>
            <w:bookmarkStart w:id="94" w:name="_Toc836938194"/>
            <w:bookmarkStart w:id="95" w:name="_Toc452036556"/>
            <w:commentRangeStart w:id="2"/>
            <w:r>
              <w:rPr>
                <w:rFonts w:hint="eastAsia" w:ascii="宋体" w:hAnsi="宋体" w:cs="宋体"/>
                <w:color w:val="FF0000"/>
                <w:sz w:val="21"/>
                <w:szCs w:val="21"/>
                <w:lang w:val="en-US" w:eastAsia="zh-CN"/>
              </w:rPr>
              <w:t>获取扩展信息</w:t>
            </w:r>
            <w:commentRangeEnd w:id="2"/>
            <w:r>
              <w:commentReference w:id="2"/>
            </w:r>
          </w:p>
        </w:tc>
        <w:tc>
          <w:tcPr>
            <w:tcW w:w="1469" w:type="dxa"/>
            <w:tcBorders>
              <w:top w:val="single" w:color="auto" w:sz="4" w:space="0"/>
              <w:left w:val="nil"/>
              <w:bottom w:val="single" w:color="auto" w:sz="4" w:space="0"/>
              <w:right w:val="single" w:color="auto" w:sz="4" w:space="0"/>
            </w:tcBorders>
            <w:noWrap w:val="0"/>
            <w:vAlign w:val="center"/>
          </w:tcPr>
          <w:p w14:paraId="1B0870E3">
            <w:pPr>
              <w:rPr>
                <w:rFonts w:hint="default" w:ascii="宋体" w:hAnsi="宋体" w:eastAsia="宋体" w:cs="宋体"/>
                <w:color w:val="FF0000"/>
                <w:sz w:val="21"/>
                <w:szCs w:val="21"/>
                <w:lang w:val="en-US" w:eastAsia="zh-CN"/>
              </w:rPr>
            </w:pPr>
            <w:r>
              <w:rPr>
                <w:rFonts w:hint="eastAsia" w:ascii="宋体" w:hAnsi="宋体" w:cs="宋体"/>
                <w:color w:val="FF0000"/>
                <w:sz w:val="21"/>
                <w:szCs w:val="21"/>
                <w:lang w:val="en-US" w:eastAsia="zh-CN"/>
              </w:rPr>
              <w:t>获取扩展信息请求</w:t>
            </w:r>
          </w:p>
        </w:tc>
        <w:tc>
          <w:tcPr>
            <w:tcW w:w="1559" w:type="dxa"/>
            <w:tcBorders>
              <w:top w:val="single" w:color="auto" w:sz="4" w:space="0"/>
              <w:left w:val="nil"/>
              <w:bottom w:val="single" w:color="auto" w:sz="4" w:space="0"/>
              <w:right w:val="single" w:color="auto" w:sz="4" w:space="0"/>
            </w:tcBorders>
            <w:noWrap/>
            <w:vAlign w:val="center"/>
          </w:tcPr>
          <w:p w14:paraId="6F80B292">
            <w:pPr>
              <w:rPr>
                <w:rFonts w:hint="eastAsia" w:ascii="宋体" w:hAnsi="宋体" w:cs="宋体"/>
                <w:color w:val="FF0000"/>
                <w:sz w:val="21"/>
                <w:szCs w:val="21"/>
                <w:lang w:val="en-US" w:eastAsia="zh-CN" w:bidi="ar-SA"/>
              </w:rPr>
            </w:pPr>
            <w:r>
              <w:rPr>
                <w:rFonts w:hint="eastAsia" w:ascii="宋体" w:hAnsi="宋体" w:cs="宋体"/>
                <w:color w:val="FF0000"/>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67A4210D">
            <w:pPr>
              <w:rPr>
                <w:rFonts w:hint="default" w:eastAsia="宋体"/>
                <w:color w:val="FF0000"/>
                <w:sz w:val="21"/>
                <w:szCs w:val="21"/>
                <w:lang w:val="en-US" w:eastAsia="zh-CN"/>
              </w:rPr>
            </w:pPr>
            <w:r>
              <w:rPr>
                <w:color w:val="FF0000"/>
                <w:sz w:val="21"/>
                <w:szCs w:val="21"/>
              </w:rPr>
              <w:t>GET_</w:t>
            </w:r>
            <w:r>
              <w:rPr>
                <w:rFonts w:hint="eastAsia"/>
                <w:color w:val="FF0000"/>
                <w:sz w:val="21"/>
                <w:szCs w:val="21"/>
                <w:lang w:val="en-US" w:eastAsia="zh-CN"/>
              </w:rPr>
              <w:t>EX_STR_DATA</w:t>
            </w:r>
          </w:p>
        </w:tc>
      </w:tr>
      <w:tr w14:paraId="51877CBE">
        <w:tblPrEx>
          <w:tblCellMar>
            <w:top w:w="0" w:type="dxa"/>
            <w:left w:w="108" w:type="dxa"/>
            <w:bottom w:w="0" w:type="dxa"/>
            <w:right w:w="108" w:type="dxa"/>
          </w:tblCellMar>
        </w:tblPrEx>
        <w:trPr>
          <w:trHeight w:val="240" w:hRule="atLeast"/>
        </w:trPr>
        <w:tc>
          <w:tcPr>
            <w:tcW w:w="1049" w:type="dxa"/>
            <w:vMerge w:val="continue"/>
            <w:tcBorders>
              <w:left w:val="single" w:color="auto" w:sz="4" w:space="0"/>
              <w:right w:val="single" w:color="auto" w:sz="4" w:space="0"/>
            </w:tcBorders>
            <w:noWrap w:val="0"/>
            <w:vAlign w:val="center"/>
          </w:tcPr>
          <w:p w14:paraId="626A34E9">
            <w:pPr>
              <w:rPr>
                <w:rFonts w:ascii="宋体" w:hAnsi="宋体" w:cs="宋体"/>
                <w:color w:val="FF0000"/>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7EBAEBC5">
            <w:pPr>
              <w:rPr>
                <w:rFonts w:hint="default" w:ascii="宋体" w:hAnsi="宋体" w:eastAsia="宋体" w:cs="宋体"/>
                <w:color w:val="FF0000"/>
                <w:sz w:val="21"/>
                <w:szCs w:val="21"/>
                <w:lang w:val="en-US" w:eastAsia="zh-CN"/>
              </w:rPr>
            </w:pPr>
            <w:r>
              <w:rPr>
                <w:rFonts w:hint="eastAsia" w:ascii="宋体" w:hAnsi="宋体" w:cs="宋体"/>
                <w:color w:val="FF0000"/>
                <w:sz w:val="21"/>
                <w:szCs w:val="21"/>
                <w:lang w:val="en-US" w:eastAsia="zh-CN"/>
              </w:rPr>
              <w:t>获取扩展信息响应</w:t>
            </w:r>
          </w:p>
        </w:tc>
        <w:tc>
          <w:tcPr>
            <w:tcW w:w="1559" w:type="dxa"/>
            <w:tcBorders>
              <w:top w:val="single" w:color="auto" w:sz="4" w:space="0"/>
              <w:left w:val="nil"/>
              <w:bottom w:val="single" w:color="auto" w:sz="4" w:space="0"/>
              <w:right w:val="single" w:color="auto" w:sz="4" w:space="0"/>
            </w:tcBorders>
            <w:noWrap/>
            <w:vAlign w:val="center"/>
          </w:tcPr>
          <w:p w14:paraId="3B9668BB">
            <w:pPr>
              <w:rPr>
                <w:rFonts w:hint="eastAsia" w:ascii="宋体" w:hAnsi="宋体" w:cs="宋体"/>
                <w:color w:val="FF0000"/>
                <w:sz w:val="21"/>
                <w:szCs w:val="21"/>
                <w:lang w:val="en-US" w:eastAsia="zh-CN" w:bidi="ar-SA"/>
              </w:rPr>
            </w:pPr>
            <w:r>
              <w:rPr>
                <w:rFonts w:hint="eastAsia" w:ascii="宋体" w:hAnsi="宋体" w:cs="宋体"/>
                <w:color w:val="FF0000"/>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0285E85C">
            <w:pPr>
              <w:rPr>
                <w:rFonts w:hint="default"/>
                <w:color w:val="FF0000"/>
                <w:sz w:val="21"/>
                <w:szCs w:val="21"/>
                <w:lang w:val="en-US"/>
              </w:rPr>
            </w:pPr>
            <w:r>
              <w:rPr>
                <w:color w:val="FF0000"/>
                <w:sz w:val="21"/>
                <w:szCs w:val="21"/>
              </w:rPr>
              <w:t>GET_</w:t>
            </w:r>
            <w:r>
              <w:rPr>
                <w:rFonts w:hint="eastAsia"/>
                <w:color w:val="FF0000"/>
                <w:sz w:val="21"/>
                <w:szCs w:val="21"/>
                <w:lang w:val="en-US" w:eastAsia="zh-CN"/>
              </w:rPr>
              <w:t>EX_STR_DATA</w:t>
            </w:r>
            <w:r>
              <w:rPr>
                <w:color w:val="FF0000"/>
                <w:sz w:val="21"/>
                <w:szCs w:val="21"/>
              </w:rPr>
              <w:t>_ACK</w:t>
            </w:r>
          </w:p>
        </w:tc>
      </w:tr>
      <w:tr w14:paraId="42749D8A">
        <w:tblPrEx>
          <w:tblCellMar>
            <w:top w:w="0" w:type="dxa"/>
            <w:left w:w="108" w:type="dxa"/>
            <w:bottom w:w="0" w:type="dxa"/>
            <w:right w:w="108" w:type="dxa"/>
          </w:tblCellMar>
        </w:tblPrEx>
        <w:trPr>
          <w:trHeight w:val="240" w:hRule="atLeast"/>
        </w:trPr>
        <w:tc>
          <w:tcPr>
            <w:tcW w:w="1049" w:type="dxa"/>
            <w:vMerge w:val="restart"/>
            <w:tcBorders>
              <w:left w:val="single" w:color="auto" w:sz="4" w:space="0"/>
              <w:right w:val="single" w:color="auto" w:sz="4" w:space="0"/>
            </w:tcBorders>
            <w:noWrap w:val="0"/>
            <w:vAlign w:val="center"/>
          </w:tcPr>
          <w:p w14:paraId="5E380CD4">
            <w:pPr>
              <w:rPr>
                <w:rFonts w:hint="default" w:ascii="宋体" w:hAnsi="宋体" w:eastAsia="宋体" w:cs="宋体"/>
                <w:color w:val="FF0000"/>
                <w:sz w:val="21"/>
                <w:szCs w:val="21"/>
                <w:lang w:val="en-US" w:eastAsia="zh-CN" w:bidi="ar-SA"/>
              </w:rPr>
            </w:pPr>
            <w:r>
              <w:rPr>
                <w:rFonts w:hint="eastAsia" w:ascii="宋体" w:hAnsi="宋体" w:cs="宋体"/>
                <w:color w:val="FF0000"/>
                <w:sz w:val="21"/>
                <w:szCs w:val="21"/>
                <w:lang w:val="en-US" w:eastAsia="zh-CN"/>
              </w:rPr>
              <w:t>写扩展信息</w:t>
            </w:r>
          </w:p>
        </w:tc>
        <w:tc>
          <w:tcPr>
            <w:tcW w:w="1469" w:type="dxa"/>
            <w:tcBorders>
              <w:top w:val="single" w:color="auto" w:sz="4" w:space="0"/>
              <w:left w:val="nil"/>
              <w:bottom w:val="single" w:color="auto" w:sz="4" w:space="0"/>
              <w:right w:val="single" w:color="auto" w:sz="4" w:space="0"/>
            </w:tcBorders>
            <w:noWrap w:val="0"/>
            <w:vAlign w:val="center"/>
          </w:tcPr>
          <w:p w14:paraId="04E2020F">
            <w:pPr>
              <w:rPr>
                <w:rFonts w:hint="eastAsia" w:ascii="宋体" w:hAnsi="宋体" w:eastAsia="宋体" w:cs="宋体"/>
                <w:color w:val="FF0000"/>
                <w:sz w:val="21"/>
                <w:szCs w:val="21"/>
                <w:lang w:val="en-US" w:eastAsia="zh-CN" w:bidi="ar-SA"/>
              </w:rPr>
            </w:pPr>
            <w:r>
              <w:rPr>
                <w:rFonts w:hint="eastAsia" w:ascii="宋体" w:hAnsi="宋体" w:cs="宋体"/>
                <w:color w:val="FF0000"/>
                <w:sz w:val="21"/>
                <w:szCs w:val="21"/>
                <w:lang w:val="en-US" w:eastAsia="zh-CN"/>
              </w:rPr>
              <w:t>写扩展信息请求</w:t>
            </w:r>
          </w:p>
        </w:tc>
        <w:tc>
          <w:tcPr>
            <w:tcW w:w="1559" w:type="dxa"/>
            <w:tcBorders>
              <w:top w:val="single" w:color="auto" w:sz="4" w:space="0"/>
              <w:left w:val="nil"/>
              <w:bottom w:val="single" w:color="auto" w:sz="4" w:space="0"/>
              <w:right w:val="single" w:color="auto" w:sz="4" w:space="0"/>
            </w:tcBorders>
            <w:noWrap/>
            <w:vAlign w:val="center"/>
          </w:tcPr>
          <w:p w14:paraId="73967ABF">
            <w:pPr>
              <w:rPr>
                <w:rFonts w:hint="eastAsia" w:ascii="宋体" w:hAnsi="宋体" w:cs="宋体"/>
                <w:color w:val="FF0000"/>
                <w:sz w:val="21"/>
                <w:szCs w:val="21"/>
                <w:lang w:val="en-US" w:eastAsia="zh-CN" w:bidi="ar-SA"/>
              </w:rPr>
            </w:pPr>
            <w:r>
              <w:rPr>
                <w:rFonts w:hint="eastAsia" w:ascii="宋体" w:hAnsi="宋体" w:cs="宋体"/>
                <w:color w:val="FF0000"/>
                <w:sz w:val="21"/>
                <w:szCs w:val="21"/>
              </w:rPr>
              <w:t>SC—&gt;FSU</w:t>
            </w:r>
          </w:p>
        </w:tc>
        <w:tc>
          <w:tcPr>
            <w:tcW w:w="3719" w:type="dxa"/>
            <w:tcBorders>
              <w:top w:val="single" w:color="auto" w:sz="4" w:space="0"/>
              <w:left w:val="nil"/>
              <w:bottom w:val="single" w:color="auto" w:sz="4" w:space="0"/>
              <w:right w:val="single" w:color="auto" w:sz="4" w:space="0"/>
            </w:tcBorders>
            <w:noWrap/>
            <w:vAlign w:val="center"/>
          </w:tcPr>
          <w:p w14:paraId="739E7A4E">
            <w:pPr>
              <w:rPr>
                <w:rFonts w:hint="eastAsia" w:eastAsia="宋体"/>
                <w:color w:val="FF0000"/>
                <w:sz w:val="21"/>
                <w:szCs w:val="21"/>
                <w:lang w:val="en-US" w:eastAsia="zh-CN" w:bidi="ar-SA"/>
              </w:rPr>
            </w:pPr>
            <w:r>
              <w:rPr>
                <w:rFonts w:hint="eastAsia"/>
                <w:color w:val="FF0000"/>
                <w:sz w:val="21"/>
                <w:szCs w:val="21"/>
                <w:lang w:val="en-US" w:eastAsia="zh-CN"/>
              </w:rPr>
              <w:t>SET</w:t>
            </w:r>
            <w:r>
              <w:rPr>
                <w:color w:val="FF0000"/>
                <w:sz w:val="21"/>
                <w:szCs w:val="21"/>
              </w:rPr>
              <w:t>_</w:t>
            </w:r>
            <w:r>
              <w:rPr>
                <w:rFonts w:hint="eastAsia"/>
                <w:color w:val="FF0000"/>
                <w:sz w:val="21"/>
                <w:szCs w:val="21"/>
                <w:lang w:val="en-US" w:eastAsia="zh-CN"/>
              </w:rPr>
              <w:t>EX_STR_DATA</w:t>
            </w:r>
          </w:p>
        </w:tc>
      </w:tr>
      <w:tr w14:paraId="2F60F44D">
        <w:tblPrEx>
          <w:tblCellMar>
            <w:top w:w="0" w:type="dxa"/>
            <w:left w:w="108" w:type="dxa"/>
            <w:bottom w:w="0" w:type="dxa"/>
            <w:right w:w="108" w:type="dxa"/>
          </w:tblCellMar>
        </w:tblPrEx>
        <w:trPr>
          <w:trHeight w:val="240" w:hRule="atLeast"/>
        </w:trPr>
        <w:tc>
          <w:tcPr>
            <w:tcW w:w="1049" w:type="dxa"/>
            <w:vMerge w:val="continue"/>
            <w:tcBorders>
              <w:left w:val="single" w:color="auto" w:sz="4" w:space="0"/>
              <w:bottom w:val="single" w:color="auto" w:sz="4" w:space="0"/>
              <w:right w:val="single" w:color="auto" w:sz="4" w:space="0"/>
            </w:tcBorders>
            <w:noWrap w:val="0"/>
            <w:vAlign w:val="center"/>
          </w:tcPr>
          <w:p w14:paraId="318E1AD0">
            <w:pPr>
              <w:rPr>
                <w:rFonts w:ascii="宋体" w:hAnsi="宋体" w:cs="宋体"/>
                <w:color w:val="FF0000"/>
                <w:sz w:val="21"/>
                <w:szCs w:val="21"/>
              </w:rPr>
            </w:pPr>
          </w:p>
        </w:tc>
        <w:tc>
          <w:tcPr>
            <w:tcW w:w="1469" w:type="dxa"/>
            <w:tcBorders>
              <w:top w:val="single" w:color="auto" w:sz="4" w:space="0"/>
              <w:left w:val="nil"/>
              <w:bottom w:val="single" w:color="auto" w:sz="4" w:space="0"/>
              <w:right w:val="single" w:color="auto" w:sz="4" w:space="0"/>
            </w:tcBorders>
            <w:noWrap w:val="0"/>
            <w:vAlign w:val="center"/>
          </w:tcPr>
          <w:p w14:paraId="666D96DB">
            <w:pPr>
              <w:rPr>
                <w:rFonts w:hint="eastAsia" w:ascii="宋体" w:hAnsi="宋体" w:eastAsia="宋体" w:cs="宋体"/>
                <w:color w:val="FF0000"/>
                <w:sz w:val="21"/>
                <w:szCs w:val="21"/>
                <w:lang w:val="en-US" w:eastAsia="zh-CN" w:bidi="ar-SA"/>
              </w:rPr>
            </w:pPr>
            <w:r>
              <w:rPr>
                <w:rFonts w:hint="eastAsia" w:ascii="宋体" w:hAnsi="宋体" w:cs="宋体"/>
                <w:color w:val="FF0000"/>
                <w:sz w:val="21"/>
                <w:szCs w:val="21"/>
                <w:lang w:val="en-US" w:eastAsia="zh-CN"/>
              </w:rPr>
              <w:t>写扩展信息响应</w:t>
            </w:r>
          </w:p>
        </w:tc>
        <w:tc>
          <w:tcPr>
            <w:tcW w:w="1559" w:type="dxa"/>
            <w:tcBorders>
              <w:top w:val="single" w:color="auto" w:sz="4" w:space="0"/>
              <w:left w:val="nil"/>
              <w:bottom w:val="single" w:color="auto" w:sz="4" w:space="0"/>
              <w:right w:val="single" w:color="auto" w:sz="4" w:space="0"/>
            </w:tcBorders>
            <w:noWrap/>
            <w:vAlign w:val="center"/>
          </w:tcPr>
          <w:p w14:paraId="32470169">
            <w:pPr>
              <w:rPr>
                <w:rFonts w:hint="eastAsia" w:ascii="宋体" w:hAnsi="宋体" w:cs="宋体"/>
                <w:color w:val="FF0000"/>
                <w:sz w:val="21"/>
                <w:szCs w:val="21"/>
                <w:lang w:val="en-US" w:eastAsia="zh-CN" w:bidi="ar-SA"/>
              </w:rPr>
            </w:pPr>
            <w:r>
              <w:rPr>
                <w:rFonts w:hint="eastAsia" w:ascii="宋体" w:hAnsi="宋体" w:cs="宋体"/>
                <w:color w:val="FF0000"/>
                <w:sz w:val="21"/>
                <w:szCs w:val="21"/>
              </w:rPr>
              <w:t>SC&lt;—FSU</w:t>
            </w:r>
          </w:p>
        </w:tc>
        <w:tc>
          <w:tcPr>
            <w:tcW w:w="3719" w:type="dxa"/>
            <w:tcBorders>
              <w:top w:val="single" w:color="auto" w:sz="4" w:space="0"/>
              <w:left w:val="nil"/>
              <w:bottom w:val="single" w:color="auto" w:sz="4" w:space="0"/>
              <w:right w:val="single" w:color="auto" w:sz="4" w:space="0"/>
            </w:tcBorders>
            <w:noWrap/>
            <w:vAlign w:val="center"/>
          </w:tcPr>
          <w:p w14:paraId="3112F2F4">
            <w:pPr>
              <w:rPr>
                <w:rFonts w:hint="eastAsia"/>
                <w:color w:val="FF0000"/>
                <w:sz w:val="21"/>
                <w:szCs w:val="21"/>
                <w:lang w:val="en-US" w:eastAsia="zh-CN" w:bidi="ar-SA"/>
              </w:rPr>
            </w:pPr>
            <w:r>
              <w:rPr>
                <w:rFonts w:hint="eastAsia"/>
                <w:color w:val="FF0000"/>
                <w:sz w:val="21"/>
                <w:szCs w:val="21"/>
                <w:lang w:val="en-US" w:eastAsia="zh-CN"/>
              </w:rPr>
              <w:t>SET</w:t>
            </w:r>
            <w:r>
              <w:rPr>
                <w:color w:val="FF0000"/>
                <w:sz w:val="21"/>
                <w:szCs w:val="21"/>
              </w:rPr>
              <w:t>_</w:t>
            </w:r>
            <w:r>
              <w:rPr>
                <w:rFonts w:hint="eastAsia"/>
                <w:color w:val="FF0000"/>
                <w:sz w:val="21"/>
                <w:szCs w:val="21"/>
                <w:lang w:val="en-US" w:eastAsia="zh-CN"/>
              </w:rPr>
              <w:t>EX_STR_DATA</w:t>
            </w:r>
            <w:r>
              <w:rPr>
                <w:color w:val="FF0000"/>
                <w:sz w:val="21"/>
                <w:szCs w:val="21"/>
              </w:rPr>
              <w:t>_ACK</w:t>
            </w:r>
          </w:p>
        </w:tc>
      </w:tr>
    </w:tbl>
    <w:p w14:paraId="76BE232D">
      <w:pPr>
        <w:pStyle w:val="3"/>
        <w:numPr>
          <w:ilvl w:val="1"/>
          <w:numId w:val="14"/>
        </w:numPr>
      </w:pPr>
      <w:r>
        <w:t>数据流方式</w:t>
      </w:r>
      <w:bookmarkEnd w:id="92"/>
      <w:r>
        <w:rPr>
          <w:rFonts w:hint="eastAsia"/>
        </w:rPr>
        <w:t>和</w:t>
      </w:r>
      <w:r>
        <w:t>格式定义</w:t>
      </w:r>
      <w:bookmarkEnd w:id="93"/>
      <w:bookmarkEnd w:id="94"/>
      <w:bookmarkEnd w:id="95"/>
    </w:p>
    <w:p w14:paraId="587B1729">
      <w:pPr>
        <w:pStyle w:val="4"/>
        <w:numPr>
          <w:ilvl w:val="2"/>
          <w:numId w:val="14"/>
        </w:numPr>
      </w:pPr>
      <w:bookmarkStart w:id="96" w:name="_Toc402338708"/>
      <w:bookmarkStart w:id="97" w:name="_Toc452036626"/>
      <w:bookmarkStart w:id="98" w:name="_Toc452036557"/>
      <w:r>
        <w:rPr>
          <w:rFonts w:hint="eastAsia"/>
        </w:rPr>
        <w:t>FSU向SC注册</w:t>
      </w:r>
      <w:bookmarkEnd w:id="96"/>
      <w:bookmarkEnd w:id="97"/>
      <w:bookmarkEnd w:id="98"/>
    </w:p>
    <w:p w14:paraId="7FF2C440">
      <w:pPr>
        <w:pStyle w:val="104"/>
        <w:numPr>
          <w:ilvl w:val="0"/>
          <w:numId w:val="18"/>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方式</w:t>
      </w:r>
    </w:p>
    <w:p w14:paraId="7C6C0750">
      <w:pPr>
        <w:pStyle w:val="147"/>
        <w:spacing w:line="360" w:lineRule="auto"/>
        <w:ind w:firstLine="480"/>
        <w:rPr>
          <w:sz w:val="24"/>
          <w:szCs w:val="24"/>
        </w:rPr>
      </w:pPr>
      <w:r>
        <w:rPr>
          <w:sz w:val="24"/>
          <w:szCs w:val="24"/>
        </w:rPr>
        <w:t>FSU向</w:t>
      </w:r>
      <w:r>
        <w:rPr>
          <w:rFonts w:hint="eastAsia"/>
          <w:sz w:val="24"/>
          <w:szCs w:val="24"/>
        </w:rPr>
        <w:t>SC</w:t>
      </w:r>
      <w:r>
        <w:rPr>
          <w:sz w:val="24"/>
          <w:szCs w:val="24"/>
        </w:rPr>
        <w:t>传送</w:t>
      </w:r>
      <w:r>
        <w:rPr>
          <w:rFonts w:hint="eastAsia"/>
          <w:sz w:val="24"/>
          <w:szCs w:val="24"/>
        </w:rPr>
        <w:t>FSU</w:t>
      </w:r>
      <w:r>
        <w:rPr>
          <w:sz w:val="24"/>
          <w:szCs w:val="24"/>
        </w:rPr>
        <w:t>ID、用户名、口令</w:t>
      </w:r>
      <w:r>
        <w:rPr>
          <w:rFonts w:hint="eastAsia"/>
          <w:sz w:val="24"/>
          <w:szCs w:val="24"/>
        </w:rPr>
        <w:t>、</w:t>
      </w:r>
      <w:r>
        <w:rPr>
          <w:sz w:val="24"/>
          <w:szCs w:val="24"/>
        </w:rPr>
        <w:t>内网IP</w:t>
      </w:r>
      <w:r>
        <w:rPr>
          <w:rFonts w:hint="eastAsia"/>
          <w:sz w:val="24"/>
          <w:szCs w:val="24"/>
        </w:rPr>
        <w:t>、</w:t>
      </w:r>
      <w:r>
        <w:rPr>
          <w:sz w:val="24"/>
          <w:szCs w:val="24"/>
        </w:rPr>
        <w:t>MAC地址</w:t>
      </w:r>
      <w:r>
        <w:rPr>
          <w:rFonts w:hint="eastAsia"/>
          <w:sz w:val="24"/>
          <w:szCs w:val="24"/>
        </w:rPr>
        <w:t>和</w:t>
      </w:r>
      <w:r>
        <w:rPr>
          <w:sz w:val="24"/>
          <w:szCs w:val="24"/>
        </w:rPr>
        <w:t>版本号</w:t>
      </w:r>
      <w:r>
        <w:rPr>
          <w:rFonts w:hint="eastAsia"/>
          <w:sz w:val="24"/>
          <w:szCs w:val="24"/>
        </w:rPr>
        <w:t>，</w:t>
      </w:r>
      <w:r>
        <w:rPr>
          <w:sz w:val="24"/>
          <w:szCs w:val="24"/>
        </w:rPr>
        <w:t>SC验证</w:t>
      </w:r>
      <w:r>
        <w:rPr>
          <w:rFonts w:hint="eastAsia"/>
          <w:sz w:val="24"/>
          <w:szCs w:val="24"/>
        </w:rPr>
        <w:t>用户名</w:t>
      </w:r>
      <w:r>
        <w:rPr>
          <w:sz w:val="24"/>
          <w:szCs w:val="24"/>
        </w:rPr>
        <w:t>和口令是否</w:t>
      </w:r>
      <w:r>
        <w:rPr>
          <w:rFonts w:hint="eastAsia"/>
          <w:sz w:val="24"/>
          <w:szCs w:val="24"/>
        </w:rPr>
        <w:t>正确</w:t>
      </w:r>
      <w:r>
        <w:rPr>
          <w:sz w:val="24"/>
          <w:szCs w:val="24"/>
        </w:rPr>
        <w:t>，如果</w:t>
      </w:r>
      <w:r>
        <w:rPr>
          <w:rFonts w:hint="eastAsia"/>
          <w:sz w:val="24"/>
          <w:szCs w:val="24"/>
        </w:rPr>
        <w:t>不正确</w:t>
      </w:r>
      <w:r>
        <w:rPr>
          <w:sz w:val="24"/>
          <w:szCs w:val="24"/>
        </w:rPr>
        <w:t>，则</w:t>
      </w:r>
      <w:r>
        <w:rPr>
          <w:rFonts w:hint="eastAsia"/>
          <w:sz w:val="24"/>
          <w:szCs w:val="24"/>
        </w:rPr>
        <w:t>向FSU</w:t>
      </w:r>
      <w:r>
        <w:rPr>
          <w:sz w:val="24"/>
          <w:szCs w:val="24"/>
        </w:rPr>
        <w:t>返回注册失败的</w:t>
      </w:r>
      <w:r>
        <w:rPr>
          <w:rFonts w:hint="eastAsia"/>
          <w:sz w:val="24"/>
          <w:szCs w:val="24"/>
        </w:rPr>
        <w:t>报文</w:t>
      </w:r>
      <w:r>
        <w:rPr>
          <w:sz w:val="24"/>
          <w:szCs w:val="24"/>
        </w:rPr>
        <w:t>，并给出失败具体原因</w:t>
      </w:r>
      <w:r>
        <w:rPr>
          <w:rFonts w:hint="eastAsia"/>
          <w:sz w:val="24"/>
          <w:szCs w:val="24"/>
        </w:rPr>
        <w:t>。</w:t>
      </w:r>
    </w:p>
    <w:p w14:paraId="34D174FC">
      <w:pPr>
        <w:pStyle w:val="147"/>
        <w:spacing w:line="360" w:lineRule="auto"/>
        <w:ind w:firstLine="480"/>
        <w:rPr>
          <w:sz w:val="24"/>
          <w:szCs w:val="24"/>
        </w:rPr>
      </w:pPr>
      <w:r>
        <w:rPr>
          <w:rFonts w:hint="eastAsia"/>
          <w:sz w:val="24"/>
          <w:szCs w:val="24"/>
        </w:rPr>
        <w:t>注</w:t>
      </w:r>
      <w:r>
        <w:rPr>
          <w:sz w:val="24"/>
          <w:szCs w:val="24"/>
        </w:rPr>
        <w:t>：</w:t>
      </w:r>
      <w:r>
        <w:rPr>
          <w:rFonts w:hint="eastAsia"/>
          <w:sz w:val="24"/>
          <w:szCs w:val="24"/>
        </w:rPr>
        <w:t>FSU</w:t>
      </w:r>
      <w:r>
        <w:rPr>
          <w:sz w:val="24"/>
          <w:szCs w:val="24"/>
        </w:rPr>
        <w:t>上报给SC的</w:t>
      </w:r>
      <w:r>
        <w:rPr>
          <w:rFonts w:hint="eastAsia"/>
          <w:sz w:val="24"/>
          <w:szCs w:val="24"/>
        </w:rPr>
        <w:t>账户</w:t>
      </w:r>
      <w:r>
        <w:rPr>
          <w:sz w:val="24"/>
          <w:szCs w:val="24"/>
        </w:rPr>
        <w:t>信息</w:t>
      </w:r>
      <w:r>
        <w:rPr>
          <w:rFonts w:hint="eastAsia"/>
          <w:sz w:val="24"/>
          <w:szCs w:val="24"/>
        </w:rPr>
        <w:t>均</w:t>
      </w:r>
      <w:r>
        <w:rPr>
          <w:sz w:val="24"/>
          <w:szCs w:val="24"/>
        </w:rPr>
        <w:t>具备对FSU管理的最高权限</w:t>
      </w:r>
      <w:r>
        <w:rPr>
          <w:rFonts w:hint="eastAsia"/>
          <w:sz w:val="24"/>
          <w:szCs w:val="24"/>
        </w:rPr>
        <w:t>（可读可写</w:t>
      </w:r>
      <w:r>
        <w:rPr>
          <w:sz w:val="24"/>
          <w:szCs w:val="24"/>
        </w:rPr>
        <w:t>）。</w:t>
      </w:r>
    </w:p>
    <w:p w14:paraId="444C03E1">
      <w:pPr>
        <w:pStyle w:val="147"/>
        <w:spacing w:line="360" w:lineRule="auto"/>
        <w:ind w:firstLine="480"/>
        <w:rPr>
          <w:sz w:val="24"/>
          <w:szCs w:val="24"/>
        </w:rPr>
      </w:pPr>
      <w:r>
        <w:rPr>
          <w:rFonts w:hint="eastAsia"/>
          <w:sz w:val="24"/>
          <w:szCs w:val="24"/>
        </w:rPr>
        <w:t>注册</w:t>
      </w:r>
      <w:r>
        <w:rPr>
          <w:sz w:val="24"/>
          <w:szCs w:val="24"/>
        </w:rPr>
        <w:t>失败时FSU和SC要分别记录日志。</w:t>
      </w:r>
    </w:p>
    <w:p w14:paraId="162647C1">
      <w:r>
        <mc:AlternateContent>
          <mc:Choice Requires="wpg">
            <w:drawing>
              <wp:anchor distT="0" distB="0" distL="114300" distR="114300" simplePos="0" relativeHeight="251660288" behindDoc="0" locked="0" layoutInCell="0" allowOverlap="1">
                <wp:simplePos x="0" y="0"/>
                <wp:positionH relativeFrom="column">
                  <wp:posOffset>224155</wp:posOffset>
                </wp:positionH>
                <wp:positionV relativeFrom="paragraph">
                  <wp:posOffset>49530</wp:posOffset>
                </wp:positionV>
                <wp:extent cx="4914900" cy="2080260"/>
                <wp:effectExtent l="0" t="0" r="0" b="2540"/>
                <wp:wrapNone/>
                <wp:docPr id="344" name="Group 866"/>
                <wp:cNvGraphicFramePr/>
                <a:graphic xmlns:a="http://schemas.openxmlformats.org/drawingml/2006/main">
                  <a:graphicData uri="http://schemas.microsoft.com/office/word/2010/wordprocessingGroup">
                    <wpg:wgp>
                      <wpg:cNvGrpSpPr/>
                      <wpg:grpSpPr>
                        <a:xfrm>
                          <a:off x="0" y="0"/>
                          <a:ext cx="4914900" cy="2080260"/>
                          <a:chOff x="2160" y="7524"/>
                          <a:chExt cx="7740" cy="3276"/>
                        </a:xfrm>
                        <a:effectLst/>
                      </wpg:grpSpPr>
                      <wps:wsp>
                        <wps:cNvPr id="345" name="Text Box 867"/>
                        <wps:cNvSpPr txBox="1">
                          <a:spLocks noChangeArrowheads="1"/>
                        </wps:cNvSpPr>
                        <wps:spPr bwMode="auto">
                          <a:xfrm>
                            <a:off x="3867" y="7524"/>
                            <a:ext cx="810" cy="468"/>
                          </a:xfrm>
                          <a:prstGeom prst="rect">
                            <a:avLst/>
                          </a:prstGeom>
                          <a:noFill/>
                          <a:ln>
                            <a:noFill/>
                          </a:ln>
                          <a:effectLst/>
                        </wps:spPr>
                        <wps:txbx>
                          <w:txbxContent>
                            <w:p w14:paraId="43B0D50F">
                              <w:pPr>
                                <w:rPr>
                                  <w:szCs w:val="21"/>
                                </w:rPr>
                              </w:pPr>
                              <w:r>
                                <w:rPr>
                                  <w:szCs w:val="21"/>
                                </w:rPr>
                                <w:t>FSU</w:t>
                              </w:r>
                            </w:p>
                          </w:txbxContent>
                        </wps:txbx>
                        <wps:bodyPr rot="0" vert="horz" wrap="square" lIns="91440" tIns="45720" rIns="91440" bIns="45720" anchor="t" anchorCtr="0" upright="1">
                          <a:noAutofit/>
                        </wps:bodyPr>
                      </wps:wsp>
                      <wps:wsp>
                        <wps:cNvPr id="346" name="Text Box 868"/>
                        <wps:cNvSpPr txBox="1">
                          <a:spLocks noChangeArrowheads="1"/>
                        </wps:cNvSpPr>
                        <wps:spPr bwMode="auto">
                          <a:xfrm>
                            <a:off x="7817" y="7524"/>
                            <a:ext cx="730" cy="468"/>
                          </a:xfrm>
                          <a:prstGeom prst="rect">
                            <a:avLst/>
                          </a:prstGeom>
                          <a:solidFill>
                            <a:srgbClr val="FFFFFF"/>
                          </a:solidFill>
                          <a:ln>
                            <a:noFill/>
                          </a:ln>
                          <a:effectLst/>
                        </wps:spPr>
                        <wps:txbx>
                          <w:txbxContent>
                            <w:p w14:paraId="40307F6A">
                              <w:pPr>
                                <w:rPr>
                                  <w:szCs w:val="21"/>
                                </w:rPr>
                              </w:pPr>
                              <w:r>
                                <w:rPr>
                                  <w:szCs w:val="21"/>
                                </w:rPr>
                                <w:t>SC</w:t>
                              </w:r>
                            </w:p>
                          </w:txbxContent>
                        </wps:txbx>
                        <wps:bodyPr rot="0" vert="horz" wrap="square" lIns="91440" tIns="45720" rIns="91440" bIns="45720" anchor="t" anchorCtr="0" upright="1">
                          <a:noAutofit/>
                        </wps:bodyPr>
                      </wps:wsp>
                      <wps:wsp>
                        <wps:cNvPr id="347" name="Line 869"/>
                        <wps:cNvCnPr>
                          <a:cxnSpLocks noChangeShapeType="1"/>
                        </wps:cNvCnPr>
                        <wps:spPr bwMode="auto">
                          <a:xfrm>
                            <a:off x="4140" y="8304"/>
                            <a:ext cx="3960" cy="156"/>
                          </a:xfrm>
                          <a:prstGeom prst="line">
                            <a:avLst/>
                          </a:prstGeom>
                          <a:noFill/>
                          <a:ln w="9525">
                            <a:solidFill>
                              <a:srgbClr val="000000"/>
                            </a:solidFill>
                            <a:round/>
                            <a:tailEnd type="triangle" w="med" len="med"/>
                          </a:ln>
                          <a:effectLst/>
                        </wps:spPr>
                        <wps:bodyPr/>
                      </wps:wsp>
                      <wps:wsp>
                        <wps:cNvPr id="348" name="Line 870"/>
                        <wps:cNvCnPr>
                          <a:cxnSpLocks noChangeShapeType="1"/>
                        </wps:cNvCnPr>
                        <wps:spPr bwMode="auto">
                          <a:xfrm flipH="1">
                            <a:off x="4140" y="8616"/>
                            <a:ext cx="3960" cy="156"/>
                          </a:xfrm>
                          <a:prstGeom prst="line">
                            <a:avLst/>
                          </a:prstGeom>
                          <a:noFill/>
                          <a:ln w="9525">
                            <a:solidFill>
                              <a:srgbClr val="000000"/>
                            </a:solidFill>
                            <a:round/>
                            <a:tailEnd type="triangle" w="med" len="med"/>
                          </a:ln>
                          <a:effectLst/>
                        </wps:spPr>
                        <wps:bodyPr/>
                      </wps:wsp>
                      <wps:wsp>
                        <wps:cNvPr id="349" name="Text Box 873"/>
                        <wps:cNvSpPr txBox="1">
                          <a:spLocks noChangeArrowheads="1"/>
                        </wps:cNvSpPr>
                        <wps:spPr bwMode="auto">
                          <a:xfrm>
                            <a:off x="4500" y="7992"/>
                            <a:ext cx="3060" cy="468"/>
                          </a:xfrm>
                          <a:prstGeom prst="rect">
                            <a:avLst/>
                          </a:prstGeom>
                          <a:noFill/>
                          <a:ln>
                            <a:noFill/>
                          </a:ln>
                          <a:effectLst/>
                        </wps:spPr>
                        <wps:txbx>
                          <w:txbxContent>
                            <w:p w14:paraId="4B885A1D">
                              <w:pPr>
                                <w:rPr>
                                  <w:szCs w:val="21"/>
                                </w:rPr>
                              </w:pPr>
                              <w:r>
                                <w:rPr>
                                  <w:rFonts w:hint="eastAsia"/>
                                  <w:szCs w:val="21"/>
                                </w:rPr>
                                <w:t>LOGIN</w:t>
                              </w:r>
                            </w:p>
                          </w:txbxContent>
                        </wps:txbx>
                        <wps:bodyPr rot="0" vert="horz" wrap="square" lIns="91440" tIns="45720" rIns="91440" bIns="45720" anchor="t" anchorCtr="0" upright="1">
                          <a:noAutofit/>
                        </wps:bodyPr>
                      </wps:wsp>
                      <wps:wsp>
                        <wps:cNvPr id="350" name="Line 874"/>
                        <wps:cNvCnPr>
                          <a:cxnSpLocks noChangeShapeType="1"/>
                        </wps:cNvCnPr>
                        <wps:spPr bwMode="auto">
                          <a:xfrm>
                            <a:off x="4140" y="7992"/>
                            <a:ext cx="0" cy="2808"/>
                          </a:xfrm>
                          <a:prstGeom prst="line">
                            <a:avLst/>
                          </a:prstGeom>
                          <a:noFill/>
                          <a:ln w="9525">
                            <a:solidFill>
                              <a:srgbClr val="000000"/>
                            </a:solidFill>
                            <a:round/>
                          </a:ln>
                          <a:effectLst/>
                        </wps:spPr>
                        <wps:bodyPr/>
                      </wps:wsp>
                      <wps:wsp>
                        <wps:cNvPr id="351" name="Line 875"/>
                        <wps:cNvCnPr>
                          <a:cxnSpLocks noChangeShapeType="1"/>
                        </wps:cNvCnPr>
                        <wps:spPr bwMode="auto">
                          <a:xfrm>
                            <a:off x="8100" y="8148"/>
                            <a:ext cx="0" cy="2652"/>
                          </a:xfrm>
                          <a:prstGeom prst="line">
                            <a:avLst/>
                          </a:prstGeom>
                          <a:noFill/>
                          <a:ln w="9525">
                            <a:solidFill>
                              <a:srgbClr val="000000"/>
                            </a:solidFill>
                            <a:round/>
                          </a:ln>
                          <a:effectLst/>
                        </wps:spPr>
                        <wps:bodyPr/>
                      </wps:wsp>
                      <wps:wsp>
                        <wps:cNvPr id="352" name="Text Box 876"/>
                        <wps:cNvSpPr txBox="1">
                          <a:spLocks noChangeArrowheads="1"/>
                        </wps:cNvSpPr>
                        <wps:spPr bwMode="auto">
                          <a:xfrm>
                            <a:off x="4500" y="8616"/>
                            <a:ext cx="3240" cy="468"/>
                          </a:xfrm>
                          <a:prstGeom prst="rect">
                            <a:avLst/>
                          </a:prstGeom>
                          <a:noFill/>
                          <a:ln>
                            <a:noFill/>
                          </a:ln>
                          <a:effectLst/>
                        </wps:spPr>
                        <wps:txbx>
                          <w:txbxContent>
                            <w:p w14:paraId="648D0447">
                              <w:pPr>
                                <w:rPr>
                                  <w:szCs w:val="21"/>
                                </w:rPr>
                              </w:pPr>
                              <w:r>
                                <w:rPr>
                                  <w:rFonts w:hint="eastAsia"/>
                                  <w:szCs w:val="21"/>
                                </w:rPr>
                                <w:t>LOGIN</w:t>
                              </w:r>
                              <w:r>
                                <w:rPr>
                                  <w:szCs w:val="21"/>
                                </w:rPr>
                                <w:t>_</w:t>
                              </w:r>
                              <w:r>
                                <w:rPr>
                                  <w:rFonts w:hint="eastAsia"/>
                                  <w:szCs w:val="21"/>
                                </w:rPr>
                                <w:t>ACK</w:t>
                              </w:r>
                            </w:p>
                          </w:txbxContent>
                        </wps:txbx>
                        <wps:bodyPr rot="0" vert="horz" wrap="square" lIns="91440" tIns="45720" rIns="91440" bIns="45720" anchor="t" anchorCtr="0" upright="1">
                          <a:noAutofit/>
                        </wps:bodyPr>
                      </wps:wsp>
                      <wps:wsp>
                        <wps:cNvPr id="353" name="Text Box 877"/>
                        <wps:cNvSpPr txBox="1">
                          <a:spLocks noChangeArrowheads="1"/>
                        </wps:cNvSpPr>
                        <wps:spPr bwMode="auto">
                          <a:xfrm>
                            <a:off x="2160" y="8460"/>
                            <a:ext cx="1620" cy="468"/>
                          </a:xfrm>
                          <a:prstGeom prst="rect">
                            <a:avLst/>
                          </a:prstGeom>
                          <a:noFill/>
                          <a:ln>
                            <a:noFill/>
                          </a:ln>
                          <a:effectLst/>
                        </wps:spPr>
                        <wps:txbx>
                          <w:txbxContent>
                            <w:p w14:paraId="756260AA">
                              <w:pPr>
                                <w:rPr>
                                  <w:szCs w:val="21"/>
                                </w:rPr>
                              </w:pPr>
                              <w:r>
                                <w:rPr>
                                  <w:szCs w:val="21"/>
                                </w:rPr>
                                <w:t>FSU注册</w:t>
                              </w:r>
                              <w:r>
                                <w:rPr>
                                  <w:rFonts w:hint="eastAsia"/>
                                  <w:szCs w:val="21"/>
                                </w:rPr>
                                <w:t>过程</w:t>
                              </w:r>
                            </w:p>
                          </w:txbxContent>
                        </wps:txbx>
                        <wps:bodyPr rot="0" vert="horz" wrap="square" lIns="91440" tIns="45720" rIns="91440" bIns="45720" anchor="t" anchorCtr="0" upright="1">
                          <a:noAutofit/>
                        </wps:bodyPr>
                      </wps:wsp>
                      <wps:wsp>
                        <wps:cNvPr id="354" name="Line 882"/>
                        <wps:cNvCnPr>
                          <a:cxnSpLocks noChangeShapeType="1"/>
                        </wps:cNvCnPr>
                        <wps:spPr bwMode="auto">
                          <a:xfrm>
                            <a:off x="4789" y="9845"/>
                            <a:ext cx="2520" cy="0"/>
                          </a:xfrm>
                          <a:prstGeom prst="line">
                            <a:avLst/>
                          </a:prstGeom>
                          <a:noFill/>
                          <a:ln w="9525" cap="rnd">
                            <a:solidFill>
                              <a:srgbClr val="000000"/>
                            </a:solidFill>
                            <a:prstDash val="sysDot"/>
                            <a:round/>
                            <a:headEnd type="triangle" w="med" len="med"/>
                            <a:tailEnd type="triangle" w="med" len="med"/>
                          </a:ln>
                          <a:effectLst/>
                        </wps:spPr>
                        <wps:bodyPr/>
                      </wps:wsp>
                      <wps:wsp>
                        <wps:cNvPr id="355" name="Text Box 883"/>
                        <wps:cNvSpPr txBox="1">
                          <a:spLocks noChangeArrowheads="1"/>
                        </wps:cNvSpPr>
                        <wps:spPr bwMode="auto">
                          <a:xfrm>
                            <a:off x="4413" y="9272"/>
                            <a:ext cx="3240" cy="468"/>
                          </a:xfrm>
                          <a:prstGeom prst="rect">
                            <a:avLst/>
                          </a:prstGeom>
                          <a:noFill/>
                          <a:ln>
                            <a:noFill/>
                          </a:ln>
                          <a:effectLst/>
                        </wps:spPr>
                        <wps:txbx>
                          <w:txbxContent>
                            <w:p w14:paraId="7816411E">
                              <w:pPr>
                                <w:rPr>
                                  <w:szCs w:val="21"/>
                                </w:rPr>
                              </w:pPr>
                              <w:r>
                                <w:rPr>
                                  <w:rFonts w:hint="eastAsia"/>
                                  <w:szCs w:val="21"/>
                                </w:rPr>
                                <w:t>注册</w:t>
                              </w:r>
                              <w:r>
                                <w:rPr>
                                  <w:szCs w:val="21"/>
                                </w:rPr>
                                <w:t>成功</w:t>
                              </w:r>
                              <w:r>
                                <w:rPr>
                                  <w:rFonts w:hint="eastAsia"/>
                                  <w:szCs w:val="21"/>
                                </w:rPr>
                                <w:t>后，可以进行数据交流</w:t>
                              </w:r>
                            </w:p>
                          </w:txbxContent>
                        </wps:txbx>
                        <wps:bodyPr rot="0" vert="horz" wrap="square" lIns="91440" tIns="45720" rIns="91440" bIns="45720" anchor="t" anchorCtr="0" upright="1">
                          <a:noAutofit/>
                        </wps:bodyPr>
                      </wps:wsp>
                      <wps:wsp>
                        <wps:cNvPr id="356" name="Text Box 884"/>
                        <wps:cNvSpPr txBox="1">
                          <a:spLocks noChangeArrowheads="1"/>
                        </wps:cNvSpPr>
                        <wps:spPr bwMode="auto">
                          <a:xfrm>
                            <a:off x="8280" y="8460"/>
                            <a:ext cx="1620" cy="936"/>
                          </a:xfrm>
                          <a:prstGeom prst="rect">
                            <a:avLst/>
                          </a:prstGeom>
                          <a:noFill/>
                          <a:ln>
                            <a:noFill/>
                          </a:ln>
                          <a:effectLst/>
                        </wps:spPr>
                        <wps:txbx>
                          <w:txbxContent>
                            <w:p w14:paraId="14485824">
                              <w:pPr>
                                <w:rPr>
                                  <w:szCs w:val="21"/>
                                </w:rPr>
                              </w:pPr>
                              <w:r>
                                <w:rPr>
                                  <w:rFonts w:hint="eastAsia"/>
                                  <w:szCs w:val="21"/>
                                </w:rPr>
                                <w:t>返回注册</w:t>
                              </w:r>
                              <w:r>
                                <w:rPr>
                                  <w:szCs w:val="21"/>
                                </w:rPr>
                                <w:t>确认</w:t>
                              </w:r>
                            </w:p>
                          </w:txbxContent>
                        </wps:txbx>
                        <wps:bodyPr rot="0" vert="horz" wrap="square" lIns="91440" tIns="45720" rIns="91440" bIns="45720" anchor="t" anchorCtr="0" upright="1">
                          <a:noAutofit/>
                        </wps:bodyPr>
                      </wps:wsp>
                    </wpg:wgp>
                  </a:graphicData>
                </a:graphic>
              </wp:anchor>
            </w:drawing>
          </mc:Choice>
          <mc:Fallback>
            <w:pict>
              <v:group id="Group 866" o:spid="_x0000_s1026" o:spt="203" style="position:absolute;left:0pt;margin-left:17.65pt;margin-top:3.9pt;height:163.8pt;width:387pt;z-index:251660288;mso-width-relative:page;mso-height-relative:page;" coordorigin="2160,7524" coordsize="7740,3276" o:allowincell="f" o:gfxdata="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">
                <o:lock v:ext="edit" aspectratio="f"/>
                <v:shape id="Text Box 867" o:spid="_x0000_s1026" o:spt="202" type="#_x0000_t202" style="position:absolute;left:3867;top:7524;height:468;width:810;" filled="f" stroked="f" coordsize="21600,21600" o:gfxdata="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XbN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3B0D50F">
                        <w:pPr>
                          <w:rPr>
                            <w:szCs w:val="21"/>
                          </w:rPr>
                        </w:pPr>
                        <w:r>
                          <w:rPr>
                            <w:szCs w:val="21"/>
                          </w:rPr>
                          <w:t>FSU</w:t>
                        </w:r>
                      </w:p>
                    </w:txbxContent>
                  </v:textbox>
                </v:shape>
                <v:shape id="Text Box 868" o:spid="_x0000_s1026" o:spt="202" type="#_x0000_t202" style="position:absolute;left:7817;top:7524;height:468;width:730;" fillcolor="#FFFFFF" filled="t" stroked="f" coordsize="21600,21600" o:gfxdata="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yaJSvQAA&#10;ANwAAAAPAAAAAAAAAAEAIAAAACIAAABkcnMvZG93bnJldi54bWxQSwECFAAUAAAACACHTuJAMy8F&#10;njsAAAA5AAAAEAAAAAAAAAABACAAAAAMAQAAZHJzL3NoYXBleG1sLnhtbFBLBQYAAAAABgAGAFsB&#10;AAC2AwAAAAA=&#10;">
                  <v:fill on="t" focussize="0,0"/>
                  <v:stroke on="f"/>
                  <v:imagedata o:title=""/>
                  <o:lock v:ext="edit" aspectratio="f"/>
                  <v:textbox>
                    <w:txbxContent>
                      <w:p w14:paraId="40307F6A">
                        <w:pPr>
                          <w:rPr>
                            <w:szCs w:val="21"/>
                          </w:rPr>
                        </w:pPr>
                        <w:r>
                          <w:rPr>
                            <w:szCs w:val="21"/>
                          </w:rPr>
                          <w:t>SC</w:t>
                        </w:r>
                      </w:p>
                    </w:txbxContent>
                  </v:textbox>
                </v:shape>
                <v:line id="Line 869" o:spid="_x0000_s1026" o:spt="20" style="position:absolute;left:4140;top:8304;height:156;width:3960;" filled="f" stroked="t" coordsize="21600,21600" o:gfxdata="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rHj&#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870" o:spid="_x0000_s1026" o:spt="20" style="position:absolute;left:4140;top:8616;flip:x;height:156;width:3960;" filled="f" stroked="t" coordsize="21600,21600" o:gfxdata="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2ykh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shape id="Text Box 873" o:spid="_x0000_s1026" o:spt="202" type="#_x0000_t202" style="position:absolute;left:4500;top:7992;height:468;width:3060;" filled="f" stroked="f" coordsize="21600,21600" o:gfxdata="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pm0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B885A1D">
                        <w:pPr>
                          <w:rPr>
                            <w:szCs w:val="21"/>
                          </w:rPr>
                        </w:pPr>
                        <w:r>
                          <w:rPr>
                            <w:rFonts w:hint="eastAsia"/>
                            <w:szCs w:val="21"/>
                          </w:rPr>
                          <w:t>LOGIN</w:t>
                        </w:r>
                      </w:p>
                    </w:txbxContent>
                  </v:textbox>
                </v:shape>
                <v:line id="Line 874" o:spid="_x0000_s1026" o:spt="20" style="position:absolute;left:4140;top:7992;height:2808;width:0;" filled="f" stroked="t" coordsize="21600,21600" o:gfxdata="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K2Nu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75" o:spid="_x0000_s1026" o:spt="20" style="position:absolute;left:8100;top:8148;height:2652;width:0;" filled="f" stroked="t" coordsize="21600,21600" o:gfxdata="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xn1A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876" o:spid="_x0000_s1026" o:spt="202" type="#_x0000_t202" style="position:absolute;left:4500;top:8616;height:468;width:3240;" filled="f" stroked="f" coordsize="21600,21600" o:gfxdata="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nYn2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48D0447">
                        <w:pPr>
                          <w:rPr>
                            <w:szCs w:val="21"/>
                          </w:rPr>
                        </w:pPr>
                        <w:r>
                          <w:rPr>
                            <w:rFonts w:hint="eastAsia"/>
                            <w:szCs w:val="21"/>
                          </w:rPr>
                          <w:t>LOGIN</w:t>
                        </w:r>
                        <w:r>
                          <w:rPr>
                            <w:szCs w:val="21"/>
                          </w:rPr>
                          <w:t>_</w:t>
                        </w:r>
                        <w:r>
                          <w:rPr>
                            <w:rFonts w:hint="eastAsia"/>
                            <w:szCs w:val="21"/>
                          </w:rPr>
                          <w:t>ACK</w:t>
                        </w:r>
                      </w:p>
                    </w:txbxContent>
                  </v:textbox>
                </v:shape>
                <v:shape id="Text Box 877" o:spid="_x0000_s1026" o:spt="202" type="#_x0000_t202" style="position:absolute;left:2160;top:8460;height:468;width:1620;" filled="f" stroked="f" coordsize="21600,21600" o:gfxdata="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KvH5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56260AA">
                        <w:pPr>
                          <w:rPr>
                            <w:szCs w:val="21"/>
                          </w:rPr>
                        </w:pPr>
                        <w:r>
                          <w:rPr>
                            <w:szCs w:val="21"/>
                          </w:rPr>
                          <w:t>FSU注册</w:t>
                        </w:r>
                        <w:r>
                          <w:rPr>
                            <w:rFonts w:hint="eastAsia"/>
                            <w:szCs w:val="21"/>
                          </w:rPr>
                          <w:t>过程</w:t>
                        </w:r>
                      </w:p>
                    </w:txbxContent>
                  </v:textbox>
                </v:shape>
                <v:line id="Line 882" o:spid="_x0000_s1026" o:spt="20" style="position:absolute;left:4789;top:9845;height:0;width:2520;" filled="f" stroked="t" coordsize="21600,21600" o:gfxdata="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xca6&#10;wAAAANwAAAAPAAAAAAAAAAEAIAAAACIAAABkcnMvZG93bnJldi54bWxQSwECFAAUAAAACACHTuJA&#10;My8FnjsAAAA5AAAAEAAAAAAAAAABACAAAAAPAQAAZHJzL3NoYXBleG1sLnhtbFBLBQYAAAAABgAG&#10;AFsBAAC5AwAAAAA=&#10;">
                  <v:fill on="f" focussize="0,0"/>
                  <v:stroke color="#000000" joinstyle="round" dashstyle="1 1" endcap="round" startarrow="block" endarrow="block"/>
                  <v:imagedata o:title=""/>
                  <o:lock v:ext="edit" aspectratio="f"/>
                </v:line>
                <v:shape id="Text Box 883" o:spid="_x0000_s1026" o:spt="202" type="#_x0000_t202" style="position:absolute;left:4413;top:9272;height:468;width:3240;" filled="f" stroked="f" coordsize="21600,21600" o:gfxdata="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DvoJ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816411E">
                        <w:pPr>
                          <w:rPr>
                            <w:szCs w:val="21"/>
                          </w:rPr>
                        </w:pPr>
                        <w:r>
                          <w:rPr>
                            <w:rFonts w:hint="eastAsia"/>
                            <w:szCs w:val="21"/>
                          </w:rPr>
                          <w:t>注册</w:t>
                        </w:r>
                        <w:r>
                          <w:rPr>
                            <w:szCs w:val="21"/>
                          </w:rPr>
                          <w:t>成功</w:t>
                        </w:r>
                        <w:r>
                          <w:rPr>
                            <w:rFonts w:hint="eastAsia"/>
                            <w:szCs w:val="21"/>
                          </w:rPr>
                          <w:t>后，可以进行数据交流</w:t>
                        </w:r>
                      </w:p>
                    </w:txbxContent>
                  </v:textbox>
                </v:shape>
                <v:shape id="Text Box 884" o:spid="_x0000_s1026" o:spt="202" type="#_x0000_t202" style="position:absolute;left:8280;top:8460;height:936;width:1620;" filled="f" stroked="f" coordsize="21600,21600" o:gfxdata="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xkf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4485824">
                        <w:pPr>
                          <w:rPr>
                            <w:szCs w:val="21"/>
                          </w:rPr>
                        </w:pPr>
                        <w:r>
                          <w:rPr>
                            <w:rFonts w:hint="eastAsia"/>
                            <w:szCs w:val="21"/>
                          </w:rPr>
                          <w:t>返回注册</w:t>
                        </w:r>
                        <w:r>
                          <w:rPr>
                            <w:szCs w:val="21"/>
                          </w:rPr>
                          <w:t>确认</w:t>
                        </w:r>
                      </w:p>
                    </w:txbxContent>
                  </v:textbox>
                </v:shape>
              </v:group>
            </w:pict>
          </mc:Fallback>
        </mc:AlternateContent>
      </w:r>
      <w:r>
        <mc:AlternateContent>
          <mc:Choice Requires="wpc">
            <w:drawing>
              <wp:inline distT="0" distB="0" distL="114300" distR="114300">
                <wp:extent cx="5940425" cy="2221865"/>
                <wp:effectExtent l="0" t="0" r="0" b="0"/>
                <wp:docPr id="3" name="画布 10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2" o:spid="_x0000_s1026" o:spt="203" style="height:174.95pt;width:467.75pt;" coordsize="5940425,2221865" editas="canvas" o:gfxdata="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SOt8a2AAAAAUBAAAPAAAAAAAAAAEAIAAAACIAAABkcnMvZG93bnJldi54bWxQSwECFAAUAAAA&#10;CACHTuJAeRqI0nwBAAASAwAADgAAAAAAAAABACAAAAAnAQAAZHJzL2Uyb0RvYy54bWxQSwUGAAAA&#10;AAYABgBZAQAAFQUAAAAA&#10;">
                <o:lock v:ext="edit" aspectratio="f"/>
                <v:shape id="画布 1012" o:spid="_x0000_s1026" style="position:absolute;left:0;top:0;height:2221865;width:5940425;" filled="f" stroked="f" coordsize="21600,21600" o:gfxdata="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">
                  <v:fill on="f" focussize="0,0"/>
                  <v:stroke on="f"/>
                  <v:imagedata o:title=""/>
                  <o:lock v:ext="edit" aspectratio="t"/>
                </v:shape>
                <w10:wrap type="none"/>
                <w10:anchorlock/>
              </v:group>
            </w:pict>
          </mc:Fallback>
        </mc:AlternateContent>
      </w:r>
    </w:p>
    <w:p w14:paraId="722A364D">
      <w:pPr>
        <w:pStyle w:val="223"/>
        <w:ind w:left="2"/>
      </w:pPr>
      <w:r>
        <w:rPr>
          <w:rFonts w:hint="eastAsia"/>
        </w:rPr>
        <w:t>注册过程</w:t>
      </w:r>
    </w:p>
    <w:p w14:paraId="12CAB01F">
      <w:pPr>
        <w:pStyle w:val="104"/>
        <w:numPr>
          <w:ilvl w:val="0"/>
          <w:numId w:val="18"/>
        </w:numPr>
        <w:spacing w:line="360" w:lineRule="auto"/>
        <w:ind w:firstLine="147"/>
        <w:rPr>
          <w:rFonts w:ascii="黑体" w:hAnsi="黑体" w:eastAsia="黑体"/>
        </w:rPr>
      </w:pPr>
      <w:r>
        <w:rPr>
          <w:rFonts w:hint="eastAsia" w:ascii="黑体" w:hAnsi="黑体" w:eastAsia="黑体"/>
        </w:rPr>
        <w:t>数据流格式</w:t>
      </w:r>
      <w:r>
        <w:rPr>
          <w:rFonts w:ascii="黑体" w:hAnsi="黑体" w:eastAsia="黑体"/>
        </w:rPr>
        <w:t>定义</w:t>
      </w:r>
    </w:p>
    <w:p w14:paraId="57BBA504">
      <w:pPr>
        <w:pStyle w:val="147"/>
        <w:ind w:firstLine="420"/>
        <w:rPr>
          <w:szCs w:val="21"/>
        </w:rPr>
      </w:pPr>
      <w:r>
        <w:rPr>
          <w:szCs w:val="21"/>
        </w:rPr>
        <w:t>动作：</w:t>
      </w:r>
      <w:r>
        <w:rPr>
          <w:rFonts w:hint="eastAsia"/>
          <w:szCs w:val="21"/>
        </w:rPr>
        <w:t>注册</w:t>
      </w:r>
    </w:p>
    <w:p w14:paraId="3B0C7260">
      <w:pPr>
        <w:pStyle w:val="147"/>
        <w:ind w:firstLine="420"/>
        <w:rPr>
          <w:szCs w:val="21"/>
        </w:rPr>
      </w:pPr>
      <w:r>
        <w:rPr>
          <w:szCs w:val="21"/>
        </w:rPr>
        <w:t>发起：</w:t>
      </w:r>
      <w:r>
        <w:rPr>
          <w:rFonts w:hint="eastAsia"/>
          <w:szCs w:val="21"/>
        </w:rPr>
        <w:t>FSU</w:t>
      </w:r>
    </w:p>
    <w:p w14:paraId="68FA7EB3">
      <w:pPr>
        <w:pStyle w:val="222"/>
        <w:jc w:val="left"/>
      </w:pPr>
      <w:r>
        <w:t>FSU向SC注册</w:t>
      </w:r>
      <w:r>
        <w:rPr>
          <w:rFonts w:hint="eastAsia"/>
        </w:rPr>
        <w:t>请求报文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55"/>
        <w:gridCol w:w="2310"/>
        <w:gridCol w:w="1890"/>
        <w:gridCol w:w="2940"/>
      </w:tblGrid>
      <w:tr w14:paraId="679CBC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5" w:type="dxa"/>
            <w:noWrap w:val="0"/>
            <w:vAlign w:val="top"/>
          </w:tcPr>
          <w:p w14:paraId="48477170">
            <w:pPr>
              <w:jc w:val="center"/>
              <w:rPr>
                <w:sz w:val="21"/>
                <w:szCs w:val="21"/>
              </w:rPr>
            </w:pPr>
            <w:r>
              <w:rPr>
                <w:rFonts w:hint="eastAsia"/>
                <w:sz w:val="21"/>
                <w:szCs w:val="21"/>
              </w:rPr>
              <w:t>发起</w:t>
            </w:r>
          </w:p>
        </w:tc>
        <w:tc>
          <w:tcPr>
            <w:tcW w:w="7140" w:type="dxa"/>
            <w:gridSpan w:val="3"/>
            <w:noWrap w:val="0"/>
            <w:vAlign w:val="top"/>
          </w:tcPr>
          <w:p w14:paraId="39902F5F">
            <w:pPr>
              <w:jc w:val="center"/>
              <w:rPr>
                <w:sz w:val="21"/>
                <w:szCs w:val="21"/>
              </w:rPr>
            </w:pPr>
            <w:r>
              <w:rPr>
                <w:rFonts w:hint="eastAsia"/>
                <w:sz w:val="21"/>
                <w:szCs w:val="21"/>
              </w:rPr>
              <w:t>客户端</w:t>
            </w:r>
          </w:p>
        </w:tc>
      </w:tr>
      <w:tr w14:paraId="541866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5" w:type="dxa"/>
            <w:noWrap w:val="0"/>
            <w:vAlign w:val="top"/>
          </w:tcPr>
          <w:p w14:paraId="33932A3E">
            <w:pPr>
              <w:jc w:val="center"/>
              <w:rPr>
                <w:sz w:val="21"/>
                <w:szCs w:val="21"/>
              </w:rPr>
            </w:pPr>
            <w:r>
              <w:rPr>
                <w:rFonts w:hint="eastAsia"/>
                <w:sz w:val="21"/>
                <w:szCs w:val="21"/>
              </w:rPr>
              <w:t>字段</w:t>
            </w:r>
          </w:p>
        </w:tc>
        <w:tc>
          <w:tcPr>
            <w:tcW w:w="2310" w:type="dxa"/>
            <w:noWrap w:val="0"/>
            <w:vAlign w:val="top"/>
          </w:tcPr>
          <w:p w14:paraId="557744D7">
            <w:pPr>
              <w:jc w:val="center"/>
              <w:rPr>
                <w:sz w:val="21"/>
                <w:szCs w:val="21"/>
              </w:rPr>
            </w:pPr>
            <w:r>
              <w:rPr>
                <w:sz w:val="21"/>
                <w:szCs w:val="21"/>
              </w:rPr>
              <w:t>变量名称/报文定义</w:t>
            </w:r>
          </w:p>
        </w:tc>
        <w:tc>
          <w:tcPr>
            <w:tcW w:w="1890" w:type="dxa"/>
            <w:noWrap w:val="0"/>
            <w:vAlign w:val="top"/>
          </w:tcPr>
          <w:p w14:paraId="06B987D2">
            <w:pPr>
              <w:jc w:val="center"/>
              <w:rPr>
                <w:sz w:val="21"/>
                <w:szCs w:val="21"/>
              </w:rPr>
            </w:pPr>
            <w:r>
              <w:rPr>
                <w:sz w:val="21"/>
                <w:szCs w:val="21"/>
              </w:rPr>
              <w:t>长度及类型</w:t>
            </w:r>
          </w:p>
        </w:tc>
        <w:tc>
          <w:tcPr>
            <w:tcW w:w="2940" w:type="dxa"/>
            <w:noWrap w:val="0"/>
            <w:vAlign w:val="top"/>
          </w:tcPr>
          <w:p w14:paraId="2A1A05C0">
            <w:pPr>
              <w:jc w:val="center"/>
              <w:rPr>
                <w:sz w:val="21"/>
                <w:szCs w:val="21"/>
              </w:rPr>
            </w:pPr>
            <w:r>
              <w:rPr>
                <w:sz w:val="21"/>
                <w:szCs w:val="21"/>
              </w:rPr>
              <w:t>描述</w:t>
            </w:r>
          </w:p>
        </w:tc>
      </w:tr>
      <w:tr w14:paraId="650FA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5" w:type="dxa"/>
            <w:noWrap w:val="0"/>
            <w:vAlign w:val="top"/>
          </w:tcPr>
          <w:p w14:paraId="0DCB9C1D">
            <w:pPr>
              <w:rPr>
                <w:sz w:val="21"/>
                <w:szCs w:val="21"/>
              </w:rPr>
            </w:pPr>
            <w:r>
              <w:rPr>
                <w:sz w:val="21"/>
                <w:szCs w:val="21"/>
              </w:rPr>
              <w:t>PK_Type</w:t>
            </w:r>
          </w:p>
        </w:tc>
        <w:tc>
          <w:tcPr>
            <w:tcW w:w="2310" w:type="dxa"/>
            <w:noWrap w:val="0"/>
            <w:vAlign w:val="top"/>
          </w:tcPr>
          <w:p w14:paraId="112AAFF4">
            <w:pPr>
              <w:rPr>
                <w:sz w:val="21"/>
                <w:szCs w:val="21"/>
              </w:rPr>
            </w:pPr>
            <w:r>
              <w:rPr>
                <w:sz w:val="21"/>
                <w:szCs w:val="21"/>
              </w:rPr>
              <w:t>Name</w:t>
            </w:r>
          </w:p>
        </w:tc>
        <w:tc>
          <w:tcPr>
            <w:tcW w:w="1890" w:type="dxa"/>
            <w:noWrap w:val="0"/>
            <w:vAlign w:val="top"/>
          </w:tcPr>
          <w:p w14:paraId="0D409887">
            <w:pPr>
              <w:rPr>
                <w:sz w:val="21"/>
                <w:szCs w:val="21"/>
              </w:rPr>
            </w:pPr>
            <w:r>
              <w:rPr>
                <w:sz w:val="21"/>
                <w:szCs w:val="21"/>
              </w:rPr>
              <w:t>Char</w:t>
            </w:r>
            <w:r>
              <w:rPr>
                <w:rFonts w:hint="eastAsia"/>
                <w:sz w:val="21"/>
                <w:szCs w:val="21"/>
              </w:rPr>
              <w:t>[</w:t>
            </w:r>
            <w:r>
              <w:rPr>
                <w:rFonts w:hint="eastAsia" w:ascii="宋体" w:hAnsi="宋体" w:cs="宋体"/>
                <w:sz w:val="21"/>
                <w:szCs w:val="21"/>
              </w:rPr>
              <w:t>LOGIN</w:t>
            </w:r>
            <w:r>
              <w:rPr>
                <w:sz w:val="21"/>
                <w:szCs w:val="21"/>
              </w:rPr>
              <w:t>]</w:t>
            </w:r>
          </w:p>
        </w:tc>
        <w:tc>
          <w:tcPr>
            <w:tcW w:w="2940" w:type="dxa"/>
            <w:noWrap w:val="0"/>
            <w:vAlign w:val="top"/>
          </w:tcPr>
          <w:p w14:paraId="18F6B8C6">
            <w:pPr>
              <w:rPr>
                <w:sz w:val="21"/>
                <w:szCs w:val="21"/>
              </w:rPr>
            </w:pPr>
            <w:r>
              <w:rPr>
                <w:rFonts w:hint="eastAsia"/>
                <w:sz w:val="21"/>
                <w:szCs w:val="21"/>
              </w:rPr>
              <w:t>登录</w:t>
            </w:r>
            <w:r>
              <w:rPr>
                <w:sz w:val="21"/>
                <w:szCs w:val="21"/>
              </w:rPr>
              <w:t>命令名</w:t>
            </w:r>
          </w:p>
        </w:tc>
      </w:tr>
      <w:tr w14:paraId="633337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restart"/>
            <w:noWrap w:val="0"/>
            <w:vAlign w:val="top"/>
          </w:tcPr>
          <w:p w14:paraId="15A2FC04">
            <w:pPr>
              <w:rPr>
                <w:sz w:val="21"/>
                <w:szCs w:val="21"/>
              </w:rPr>
            </w:pPr>
            <w:r>
              <w:rPr>
                <w:sz w:val="21"/>
                <w:szCs w:val="21"/>
              </w:rPr>
              <w:t>Info</w:t>
            </w:r>
          </w:p>
        </w:tc>
        <w:tc>
          <w:tcPr>
            <w:tcW w:w="2310" w:type="dxa"/>
            <w:noWrap w:val="0"/>
            <w:vAlign w:val="top"/>
          </w:tcPr>
          <w:p w14:paraId="13381DC9">
            <w:pPr>
              <w:rPr>
                <w:sz w:val="21"/>
                <w:szCs w:val="21"/>
              </w:rPr>
            </w:pPr>
            <w:r>
              <w:rPr>
                <w:sz w:val="21"/>
                <w:szCs w:val="21"/>
              </w:rPr>
              <w:t>UserName</w:t>
            </w:r>
          </w:p>
        </w:tc>
        <w:tc>
          <w:tcPr>
            <w:tcW w:w="1890" w:type="dxa"/>
            <w:noWrap w:val="0"/>
            <w:vAlign w:val="top"/>
          </w:tcPr>
          <w:p w14:paraId="466C094A">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940" w:type="dxa"/>
            <w:noWrap w:val="0"/>
            <w:vAlign w:val="top"/>
          </w:tcPr>
          <w:p w14:paraId="3C6D8096">
            <w:pPr>
              <w:rPr>
                <w:sz w:val="21"/>
                <w:szCs w:val="21"/>
              </w:rPr>
            </w:pPr>
            <w:r>
              <w:rPr>
                <w:sz w:val="21"/>
                <w:szCs w:val="21"/>
              </w:rPr>
              <w:t>用户名</w:t>
            </w:r>
          </w:p>
        </w:tc>
      </w:tr>
      <w:tr w14:paraId="67F231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4AD89EE5">
            <w:pPr>
              <w:rPr>
                <w:sz w:val="21"/>
                <w:szCs w:val="21"/>
              </w:rPr>
            </w:pPr>
          </w:p>
        </w:tc>
        <w:tc>
          <w:tcPr>
            <w:tcW w:w="2310" w:type="dxa"/>
            <w:noWrap w:val="0"/>
            <w:vAlign w:val="top"/>
          </w:tcPr>
          <w:p w14:paraId="076EC6FC">
            <w:pPr>
              <w:rPr>
                <w:sz w:val="21"/>
                <w:szCs w:val="21"/>
              </w:rPr>
            </w:pPr>
            <w:r>
              <w:rPr>
                <w:sz w:val="21"/>
                <w:szCs w:val="21"/>
              </w:rPr>
              <w:t>PassWord</w:t>
            </w:r>
          </w:p>
        </w:tc>
        <w:tc>
          <w:tcPr>
            <w:tcW w:w="1890" w:type="dxa"/>
            <w:noWrap w:val="0"/>
            <w:vAlign w:val="top"/>
          </w:tcPr>
          <w:p w14:paraId="3CDCF2D9">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940" w:type="dxa"/>
            <w:noWrap w:val="0"/>
            <w:vAlign w:val="top"/>
          </w:tcPr>
          <w:p w14:paraId="45D33ACB">
            <w:pPr>
              <w:rPr>
                <w:sz w:val="21"/>
                <w:szCs w:val="21"/>
              </w:rPr>
            </w:pPr>
            <w:r>
              <w:rPr>
                <w:sz w:val="21"/>
                <w:szCs w:val="21"/>
              </w:rPr>
              <w:t>口令</w:t>
            </w:r>
            <w:r>
              <w:rPr>
                <w:rFonts w:hint="eastAsia"/>
                <w:sz w:val="21"/>
                <w:szCs w:val="21"/>
              </w:rPr>
              <w:t>（采用</w:t>
            </w:r>
            <w:r>
              <w:rPr>
                <w:sz w:val="21"/>
                <w:szCs w:val="21"/>
              </w:rPr>
              <w:t>MD5</w:t>
            </w:r>
            <w:r>
              <w:rPr>
                <w:rFonts w:hint="eastAsia"/>
                <w:sz w:val="21"/>
                <w:szCs w:val="21"/>
              </w:rPr>
              <w:t>进行</w:t>
            </w:r>
            <w:r>
              <w:rPr>
                <w:sz w:val="21"/>
                <w:szCs w:val="21"/>
              </w:rPr>
              <w:t>加密）</w:t>
            </w:r>
          </w:p>
        </w:tc>
      </w:tr>
      <w:tr w14:paraId="09328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4A98075F">
            <w:pPr>
              <w:rPr>
                <w:sz w:val="21"/>
                <w:szCs w:val="21"/>
              </w:rPr>
            </w:pPr>
          </w:p>
        </w:tc>
        <w:tc>
          <w:tcPr>
            <w:tcW w:w="2310" w:type="dxa"/>
            <w:noWrap w:val="0"/>
            <w:vAlign w:val="top"/>
          </w:tcPr>
          <w:p w14:paraId="625E767E">
            <w:pPr>
              <w:rPr>
                <w:sz w:val="21"/>
                <w:szCs w:val="21"/>
              </w:rPr>
            </w:pPr>
            <w:r>
              <w:rPr>
                <w:sz w:val="21"/>
                <w:szCs w:val="21"/>
              </w:rPr>
              <w:t>FSUID</w:t>
            </w:r>
          </w:p>
        </w:tc>
        <w:tc>
          <w:tcPr>
            <w:tcW w:w="1890" w:type="dxa"/>
            <w:noWrap w:val="0"/>
            <w:vAlign w:val="top"/>
          </w:tcPr>
          <w:p w14:paraId="3820CD55">
            <w:pPr>
              <w:rPr>
                <w:sz w:val="21"/>
                <w:szCs w:val="21"/>
              </w:rPr>
            </w:pPr>
            <w:r>
              <w:rPr>
                <w:rFonts w:hint="eastAsia"/>
                <w:sz w:val="21"/>
                <w:szCs w:val="21"/>
              </w:rPr>
              <w:t>Char[FSUID_LEN]</w:t>
            </w:r>
          </w:p>
        </w:tc>
        <w:tc>
          <w:tcPr>
            <w:tcW w:w="2940" w:type="dxa"/>
            <w:noWrap w:val="0"/>
            <w:vAlign w:val="top"/>
          </w:tcPr>
          <w:p w14:paraId="76538253">
            <w:pPr>
              <w:rPr>
                <w:sz w:val="21"/>
                <w:szCs w:val="21"/>
              </w:rPr>
            </w:pPr>
            <w:r>
              <w:rPr>
                <w:sz w:val="21"/>
                <w:szCs w:val="21"/>
              </w:rPr>
              <w:t>FSU ID号</w:t>
            </w:r>
          </w:p>
        </w:tc>
      </w:tr>
      <w:tr w14:paraId="38F162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67757FED">
            <w:pPr>
              <w:rPr>
                <w:sz w:val="21"/>
                <w:szCs w:val="21"/>
              </w:rPr>
            </w:pPr>
          </w:p>
        </w:tc>
        <w:tc>
          <w:tcPr>
            <w:tcW w:w="2310" w:type="dxa"/>
            <w:noWrap w:val="0"/>
            <w:vAlign w:val="top"/>
          </w:tcPr>
          <w:p w14:paraId="182DD746">
            <w:pPr>
              <w:rPr>
                <w:sz w:val="21"/>
                <w:szCs w:val="21"/>
              </w:rPr>
            </w:pPr>
            <w:r>
              <w:rPr>
                <w:rFonts w:hint="eastAsia"/>
                <w:sz w:val="21"/>
                <w:szCs w:val="21"/>
              </w:rPr>
              <w:t>FSUIP</w:t>
            </w:r>
          </w:p>
        </w:tc>
        <w:tc>
          <w:tcPr>
            <w:tcW w:w="1890" w:type="dxa"/>
            <w:noWrap w:val="0"/>
            <w:vAlign w:val="top"/>
          </w:tcPr>
          <w:p w14:paraId="2634FFB9">
            <w:pPr>
              <w:rPr>
                <w:sz w:val="21"/>
                <w:szCs w:val="21"/>
              </w:rPr>
            </w:pPr>
            <w:r>
              <w:rPr>
                <w:rFonts w:hint="eastAsia"/>
                <w:sz w:val="21"/>
                <w:szCs w:val="21"/>
              </w:rPr>
              <w:t>Char[IP</w:t>
            </w:r>
            <w:r>
              <w:rPr>
                <w:sz w:val="21"/>
                <w:szCs w:val="21"/>
              </w:rPr>
              <w:t>_LENGTH</w:t>
            </w:r>
            <w:r>
              <w:rPr>
                <w:rFonts w:hint="eastAsia"/>
                <w:sz w:val="21"/>
                <w:szCs w:val="21"/>
              </w:rPr>
              <w:t>]</w:t>
            </w:r>
          </w:p>
        </w:tc>
        <w:tc>
          <w:tcPr>
            <w:tcW w:w="2940" w:type="dxa"/>
            <w:noWrap w:val="0"/>
            <w:vAlign w:val="top"/>
          </w:tcPr>
          <w:p w14:paraId="2ACCAC7A">
            <w:pPr>
              <w:rPr>
                <w:sz w:val="21"/>
                <w:szCs w:val="21"/>
              </w:rPr>
            </w:pPr>
            <w:r>
              <w:rPr>
                <w:rFonts w:hint="eastAsia"/>
                <w:sz w:val="21"/>
                <w:szCs w:val="21"/>
              </w:rPr>
              <w:t>FSU</w:t>
            </w:r>
            <w:r>
              <w:rPr>
                <w:sz w:val="21"/>
                <w:szCs w:val="21"/>
              </w:rPr>
              <w:t>的内网IP</w:t>
            </w:r>
          </w:p>
        </w:tc>
      </w:tr>
      <w:tr w14:paraId="36694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29DF73E5">
            <w:pPr>
              <w:rPr>
                <w:sz w:val="21"/>
                <w:szCs w:val="21"/>
              </w:rPr>
            </w:pPr>
          </w:p>
        </w:tc>
        <w:tc>
          <w:tcPr>
            <w:tcW w:w="2310" w:type="dxa"/>
            <w:noWrap w:val="0"/>
            <w:vAlign w:val="top"/>
          </w:tcPr>
          <w:p w14:paraId="6017F3F3">
            <w:pPr>
              <w:rPr>
                <w:sz w:val="21"/>
                <w:szCs w:val="21"/>
              </w:rPr>
            </w:pPr>
            <w:r>
              <w:rPr>
                <w:rFonts w:hint="eastAsia"/>
                <w:sz w:val="21"/>
                <w:szCs w:val="21"/>
              </w:rPr>
              <w:t>FSU</w:t>
            </w:r>
            <w:r>
              <w:rPr>
                <w:sz w:val="21"/>
                <w:szCs w:val="21"/>
              </w:rPr>
              <w:t>MAC</w:t>
            </w:r>
          </w:p>
        </w:tc>
        <w:tc>
          <w:tcPr>
            <w:tcW w:w="1890" w:type="dxa"/>
            <w:noWrap w:val="0"/>
            <w:vAlign w:val="top"/>
          </w:tcPr>
          <w:p w14:paraId="5CDEA688">
            <w:pPr>
              <w:rPr>
                <w:sz w:val="21"/>
                <w:szCs w:val="21"/>
              </w:rPr>
            </w:pPr>
            <w:r>
              <w:rPr>
                <w:rFonts w:hint="eastAsia"/>
                <w:sz w:val="21"/>
                <w:szCs w:val="21"/>
              </w:rPr>
              <w:t>Char[</w:t>
            </w:r>
            <w:r>
              <w:rPr>
                <w:sz w:val="21"/>
                <w:szCs w:val="21"/>
              </w:rPr>
              <w:t>MAC_LENGTH</w:t>
            </w:r>
            <w:r>
              <w:rPr>
                <w:rFonts w:hint="eastAsia"/>
                <w:sz w:val="21"/>
                <w:szCs w:val="21"/>
              </w:rPr>
              <w:t>]</w:t>
            </w:r>
          </w:p>
        </w:tc>
        <w:tc>
          <w:tcPr>
            <w:tcW w:w="2940" w:type="dxa"/>
            <w:noWrap w:val="0"/>
            <w:vAlign w:val="top"/>
          </w:tcPr>
          <w:p w14:paraId="373B1349">
            <w:pPr>
              <w:rPr>
                <w:rFonts w:hint="eastAsia"/>
                <w:sz w:val="21"/>
                <w:szCs w:val="21"/>
              </w:rPr>
            </w:pPr>
            <w:r>
              <w:rPr>
                <w:rFonts w:hint="eastAsia"/>
                <w:sz w:val="21"/>
                <w:szCs w:val="21"/>
              </w:rPr>
              <w:t>FSU</w:t>
            </w:r>
            <w:r>
              <w:rPr>
                <w:sz w:val="21"/>
                <w:szCs w:val="21"/>
              </w:rPr>
              <w:t>的MAC地址</w:t>
            </w:r>
            <w:r>
              <w:rPr>
                <w:rFonts w:hint="eastAsia"/>
                <w:sz w:val="21"/>
                <w:szCs w:val="21"/>
              </w:rPr>
              <w:t>，格式</w:t>
            </w:r>
            <w:r>
              <w:rPr>
                <w:sz w:val="21"/>
                <w:szCs w:val="21"/>
              </w:rPr>
              <w:t>定义如下：XX: XX: XX: XX: XX: XX</w:t>
            </w:r>
            <w:r>
              <w:rPr>
                <w:rFonts w:hint="eastAsia"/>
                <w:sz w:val="21"/>
                <w:szCs w:val="21"/>
              </w:rPr>
              <w:t>，</w:t>
            </w:r>
            <w:r>
              <w:rPr>
                <w:sz w:val="21"/>
                <w:szCs w:val="21"/>
              </w:rPr>
              <w:t>其中每一个X代表一</w:t>
            </w:r>
            <w:r>
              <w:rPr>
                <w:rFonts w:hint="eastAsia"/>
                <w:sz w:val="21"/>
                <w:szCs w:val="21"/>
              </w:rPr>
              <w:t>位16进制数</w:t>
            </w:r>
          </w:p>
        </w:tc>
      </w:tr>
      <w:tr w14:paraId="106C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155" w:type="dxa"/>
            <w:vMerge w:val="continue"/>
            <w:noWrap w:val="0"/>
            <w:vAlign w:val="top"/>
          </w:tcPr>
          <w:p w14:paraId="6D8831E9">
            <w:pPr>
              <w:rPr>
                <w:sz w:val="21"/>
                <w:szCs w:val="21"/>
              </w:rPr>
            </w:pPr>
          </w:p>
        </w:tc>
        <w:tc>
          <w:tcPr>
            <w:tcW w:w="2310" w:type="dxa"/>
            <w:noWrap w:val="0"/>
            <w:vAlign w:val="top"/>
          </w:tcPr>
          <w:p w14:paraId="42CD1E2A">
            <w:pPr>
              <w:rPr>
                <w:sz w:val="21"/>
                <w:szCs w:val="21"/>
              </w:rPr>
            </w:pPr>
            <w:r>
              <w:rPr>
                <w:rFonts w:hint="eastAsia"/>
                <w:sz w:val="21"/>
                <w:szCs w:val="21"/>
              </w:rPr>
              <w:t>F</w:t>
            </w:r>
            <w:r>
              <w:rPr>
                <w:sz w:val="21"/>
                <w:szCs w:val="21"/>
              </w:rPr>
              <w:t>SUVER</w:t>
            </w:r>
          </w:p>
        </w:tc>
        <w:tc>
          <w:tcPr>
            <w:tcW w:w="1890" w:type="dxa"/>
            <w:noWrap w:val="0"/>
            <w:vAlign w:val="top"/>
          </w:tcPr>
          <w:p w14:paraId="0DB95489">
            <w:pPr>
              <w:rPr>
                <w:sz w:val="21"/>
                <w:szCs w:val="21"/>
              </w:rPr>
            </w:pPr>
            <w:r>
              <w:rPr>
                <w:sz w:val="21"/>
                <w:szCs w:val="21"/>
              </w:rPr>
              <w:t>Char</w:t>
            </w:r>
            <w:r>
              <w:rPr>
                <w:rFonts w:hint="eastAsia"/>
                <w:sz w:val="21"/>
                <w:szCs w:val="21"/>
              </w:rPr>
              <w:t>[</w:t>
            </w:r>
            <w:r>
              <w:rPr>
                <w:sz w:val="21"/>
                <w:szCs w:val="21"/>
              </w:rPr>
              <w:t>VER_LENGTH]</w:t>
            </w:r>
          </w:p>
        </w:tc>
        <w:tc>
          <w:tcPr>
            <w:tcW w:w="2940" w:type="dxa"/>
            <w:noWrap w:val="0"/>
            <w:vAlign w:val="top"/>
          </w:tcPr>
          <w:p w14:paraId="63EDF226">
            <w:pPr>
              <w:rPr>
                <w:sz w:val="21"/>
                <w:szCs w:val="21"/>
              </w:rPr>
            </w:pPr>
            <w:r>
              <w:rPr>
                <w:rFonts w:hint="eastAsia"/>
                <w:sz w:val="21"/>
                <w:szCs w:val="21"/>
              </w:rPr>
              <w:t>FSU版本号</w:t>
            </w:r>
          </w:p>
        </w:tc>
      </w:tr>
    </w:tbl>
    <w:p w14:paraId="31B0BBF1">
      <w:pPr>
        <w:pStyle w:val="147"/>
        <w:ind w:firstLine="0" w:firstLineChars="0"/>
        <w:rPr>
          <w:b/>
        </w:rPr>
      </w:pPr>
      <w:r>
        <w:rPr>
          <w:rFonts w:hint="eastAsia"/>
          <w:b/>
        </w:rPr>
        <w:t>XML样例</w:t>
      </w:r>
    </w:p>
    <w:p w14:paraId="4E5664D8">
      <w:pPr>
        <w:pStyle w:val="147"/>
        <w:ind w:firstLine="0" w:firstLineChars="0"/>
      </w:pPr>
      <w:r>
        <w:t>&lt;?xml version="1.0" encoding="UTF-8"?&gt;</w:t>
      </w:r>
    </w:p>
    <w:p w14:paraId="0E9AB019">
      <w:pPr>
        <w:pStyle w:val="147"/>
        <w:ind w:firstLine="0" w:firstLineChars="0"/>
      </w:pPr>
      <w:r>
        <w:t>&lt;Request&gt;</w:t>
      </w:r>
    </w:p>
    <w:p w14:paraId="601715A6">
      <w:pPr>
        <w:pStyle w:val="147"/>
        <w:ind w:firstLine="0" w:firstLineChars="0"/>
      </w:pPr>
      <w:r>
        <w:tab/>
      </w:r>
      <w:r>
        <w:t>&lt;PK_Type&gt;</w:t>
      </w:r>
    </w:p>
    <w:p w14:paraId="153DC6C5">
      <w:pPr>
        <w:pStyle w:val="147"/>
        <w:ind w:firstLine="0" w:firstLineChars="0"/>
      </w:pPr>
      <w:r>
        <w:tab/>
      </w:r>
      <w:r>
        <w:tab/>
      </w:r>
      <w:r>
        <w:t>&lt;Name&gt;LOGIN&lt;/Name&gt;</w:t>
      </w:r>
    </w:p>
    <w:p w14:paraId="5A703357">
      <w:pPr>
        <w:pStyle w:val="147"/>
        <w:ind w:firstLine="0" w:firstLineChars="0"/>
      </w:pPr>
      <w:r>
        <w:tab/>
      </w:r>
      <w:r>
        <w:t>&lt;/PK_Type&gt;</w:t>
      </w:r>
    </w:p>
    <w:p w14:paraId="52958245">
      <w:pPr>
        <w:pStyle w:val="147"/>
        <w:ind w:firstLine="0" w:firstLineChars="0"/>
      </w:pPr>
      <w:r>
        <w:tab/>
      </w:r>
      <w:r>
        <w:t>&lt;Info&gt;</w:t>
      </w:r>
    </w:p>
    <w:p w14:paraId="3D08DB5D">
      <w:pPr>
        <w:pStyle w:val="147"/>
        <w:ind w:firstLine="0" w:firstLineChars="0"/>
      </w:pPr>
      <w:r>
        <w:tab/>
      </w:r>
      <w:r>
        <w:tab/>
      </w:r>
      <w:r>
        <w:t>&lt;UserName/&gt;</w:t>
      </w:r>
    </w:p>
    <w:p w14:paraId="6ACF5A84">
      <w:pPr>
        <w:pStyle w:val="147"/>
        <w:ind w:firstLine="0" w:firstLineChars="0"/>
      </w:pPr>
      <w:r>
        <w:tab/>
      </w:r>
      <w:r>
        <w:tab/>
      </w:r>
      <w:r>
        <w:t>&lt;PassWord/&gt;</w:t>
      </w:r>
    </w:p>
    <w:p w14:paraId="0977EFE5">
      <w:pPr>
        <w:pStyle w:val="147"/>
        <w:ind w:firstLine="0" w:firstLineChars="0"/>
      </w:pPr>
      <w:r>
        <w:tab/>
      </w:r>
      <w:r>
        <w:tab/>
      </w:r>
      <w:r>
        <w:t>&lt;FSUID/&gt;</w:t>
      </w:r>
    </w:p>
    <w:p w14:paraId="1F7187D4">
      <w:pPr>
        <w:pStyle w:val="147"/>
        <w:ind w:firstLine="0" w:firstLineChars="0"/>
      </w:pPr>
      <w:r>
        <w:tab/>
      </w:r>
      <w:r>
        <w:tab/>
      </w:r>
      <w:r>
        <w:t>&lt;FSUIP/&gt;</w:t>
      </w:r>
    </w:p>
    <w:p w14:paraId="137D814D">
      <w:pPr>
        <w:pStyle w:val="147"/>
        <w:ind w:firstLine="0" w:firstLineChars="0"/>
      </w:pPr>
      <w:r>
        <w:t xml:space="preserve">        &lt;FSUMAC/&gt;</w:t>
      </w:r>
    </w:p>
    <w:p w14:paraId="199F6DF6">
      <w:pPr>
        <w:pStyle w:val="147"/>
        <w:ind w:firstLine="0" w:firstLineChars="0"/>
      </w:pPr>
      <w:r>
        <w:rPr>
          <w:rFonts w:hint="eastAsia"/>
        </w:rPr>
        <w:tab/>
      </w:r>
      <w:r>
        <w:rPr>
          <w:rFonts w:hint="eastAsia"/>
        </w:rPr>
        <w:tab/>
      </w:r>
      <w:r>
        <w:t>&lt;</w:t>
      </w:r>
      <w:r>
        <w:rPr>
          <w:rFonts w:hint="eastAsia"/>
        </w:rPr>
        <w:t>F</w:t>
      </w:r>
      <w:r>
        <w:t>SUVER/&gt;</w:t>
      </w:r>
    </w:p>
    <w:p w14:paraId="722176F4">
      <w:pPr>
        <w:pStyle w:val="147"/>
        <w:ind w:firstLine="0" w:firstLineChars="0"/>
      </w:pPr>
      <w:r>
        <w:tab/>
      </w:r>
      <w:r>
        <w:t>&lt;/Info&gt;</w:t>
      </w:r>
    </w:p>
    <w:p w14:paraId="4F03C704">
      <w:pPr>
        <w:pStyle w:val="147"/>
        <w:ind w:firstLine="0" w:firstLineChars="0"/>
      </w:pPr>
      <w:r>
        <w:t>&lt;/Request&gt;</w:t>
      </w:r>
    </w:p>
    <w:p w14:paraId="4967357D">
      <w:pPr>
        <w:pStyle w:val="147"/>
        <w:ind w:firstLine="420"/>
      </w:pPr>
      <w:r>
        <w:t>响应：SC</w:t>
      </w:r>
    </w:p>
    <w:p w14:paraId="525327AB">
      <w:pPr>
        <w:pStyle w:val="222"/>
        <w:jc w:val="left"/>
      </w:pPr>
      <w:r>
        <w:rPr>
          <w:rFonts w:hint="eastAsia"/>
        </w:rPr>
        <w:t>SC应答</w:t>
      </w:r>
      <w:r>
        <w:t>FSU注册</w:t>
      </w:r>
      <w:r>
        <w:rPr>
          <w:rFonts w:hint="eastAsia"/>
        </w:rPr>
        <w:t>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46F75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637A750">
            <w:pPr>
              <w:jc w:val="center"/>
              <w:rPr>
                <w:sz w:val="21"/>
                <w:szCs w:val="21"/>
              </w:rPr>
            </w:pPr>
          </w:p>
        </w:tc>
        <w:tc>
          <w:tcPr>
            <w:tcW w:w="2205" w:type="dxa"/>
            <w:noWrap w:val="0"/>
            <w:vAlign w:val="top"/>
          </w:tcPr>
          <w:p w14:paraId="6AB3F8CA">
            <w:pPr>
              <w:jc w:val="center"/>
              <w:rPr>
                <w:sz w:val="21"/>
                <w:szCs w:val="21"/>
              </w:rPr>
            </w:pPr>
            <w:r>
              <w:rPr>
                <w:sz w:val="21"/>
                <w:szCs w:val="21"/>
              </w:rPr>
              <w:t>变量名称/报文定义</w:t>
            </w:r>
          </w:p>
        </w:tc>
        <w:tc>
          <w:tcPr>
            <w:tcW w:w="1890" w:type="dxa"/>
            <w:noWrap w:val="0"/>
            <w:vAlign w:val="top"/>
          </w:tcPr>
          <w:p w14:paraId="6A02B8B1">
            <w:pPr>
              <w:jc w:val="center"/>
              <w:rPr>
                <w:sz w:val="21"/>
                <w:szCs w:val="21"/>
              </w:rPr>
            </w:pPr>
            <w:r>
              <w:rPr>
                <w:sz w:val="21"/>
                <w:szCs w:val="21"/>
              </w:rPr>
              <w:t>长度及类型</w:t>
            </w:r>
          </w:p>
        </w:tc>
        <w:tc>
          <w:tcPr>
            <w:tcW w:w="2940" w:type="dxa"/>
            <w:noWrap w:val="0"/>
            <w:vAlign w:val="top"/>
          </w:tcPr>
          <w:p w14:paraId="684439EE">
            <w:pPr>
              <w:jc w:val="center"/>
              <w:rPr>
                <w:sz w:val="21"/>
                <w:szCs w:val="21"/>
              </w:rPr>
            </w:pPr>
            <w:r>
              <w:rPr>
                <w:sz w:val="21"/>
                <w:szCs w:val="21"/>
              </w:rPr>
              <w:t>描述</w:t>
            </w:r>
          </w:p>
        </w:tc>
      </w:tr>
      <w:tr w14:paraId="46C3E6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5F51DA8">
            <w:pPr>
              <w:rPr>
                <w:sz w:val="21"/>
                <w:szCs w:val="21"/>
              </w:rPr>
            </w:pPr>
            <w:r>
              <w:rPr>
                <w:sz w:val="21"/>
                <w:szCs w:val="21"/>
              </w:rPr>
              <w:t>PK_Type</w:t>
            </w:r>
          </w:p>
        </w:tc>
        <w:tc>
          <w:tcPr>
            <w:tcW w:w="2205" w:type="dxa"/>
            <w:noWrap w:val="0"/>
            <w:vAlign w:val="top"/>
          </w:tcPr>
          <w:p w14:paraId="1B0BD3A8">
            <w:pPr>
              <w:rPr>
                <w:sz w:val="21"/>
                <w:szCs w:val="21"/>
              </w:rPr>
            </w:pPr>
            <w:r>
              <w:rPr>
                <w:sz w:val="21"/>
                <w:szCs w:val="21"/>
              </w:rPr>
              <w:t>Name</w:t>
            </w:r>
          </w:p>
        </w:tc>
        <w:tc>
          <w:tcPr>
            <w:tcW w:w="1890" w:type="dxa"/>
            <w:noWrap w:val="0"/>
            <w:vAlign w:val="top"/>
          </w:tcPr>
          <w:p w14:paraId="00454B08">
            <w:pPr>
              <w:rPr>
                <w:sz w:val="21"/>
                <w:szCs w:val="21"/>
              </w:rPr>
            </w:pPr>
            <w:r>
              <w:rPr>
                <w:sz w:val="21"/>
                <w:szCs w:val="21"/>
              </w:rPr>
              <w:t>Char[LOGIN_ACK]</w:t>
            </w:r>
          </w:p>
        </w:tc>
        <w:tc>
          <w:tcPr>
            <w:tcW w:w="2940" w:type="dxa"/>
            <w:noWrap w:val="0"/>
            <w:vAlign w:val="top"/>
          </w:tcPr>
          <w:p w14:paraId="6A638945">
            <w:pPr>
              <w:rPr>
                <w:sz w:val="21"/>
                <w:szCs w:val="21"/>
              </w:rPr>
            </w:pPr>
            <w:r>
              <w:rPr>
                <w:sz w:val="21"/>
                <w:szCs w:val="21"/>
              </w:rPr>
              <w:t>登录命令相应</w:t>
            </w:r>
          </w:p>
        </w:tc>
      </w:tr>
      <w:tr w14:paraId="0C206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46D0390C">
            <w:pPr>
              <w:rPr>
                <w:sz w:val="21"/>
                <w:szCs w:val="21"/>
              </w:rPr>
            </w:pPr>
            <w:r>
              <w:rPr>
                <w:sz w:val="21"/>
                <w:szCs w:val="21"/>
              </w:rPr>
              <w:t>Info</w:t>
            </w:r>
          </w:p>
        </w:tc>
        <w:tc>
          <w:tcPr>
            <w:tcW w:w="2205" w:type="dxa"/>
            <w:noWrap w:val="0"/>
            <w:vAlign w:val="top"/>
          </w:tcPr>
          <w:p w14:paraId="4E24C405">
            <w:pPr>
              <w:rPr>
                <w:sz w:val="21"/>
                <w:szCs w:val="21"/>
              </w:rPr>
            </w:pPr>
            <w:r>
              <w:rPr>
                <w:sz w:val="21"/>
                <w:szCs w:val="21"/>
              </w:rPr>
              <w:t>Result</w:t>
            </w:r>
          </w:p>
        </w:tc>
        <w:tc>
          <w:tcPr>
            <w:tcW w:w="1890" w:type="dxa"/>
            <w:noWrap w:val="0"/>
            <w:vAlign w:val="top"/>
          </w:tcPr>
          <w:p w14:paraId="0A597AF9">
            <w:pPr>
              <w:rPr>
                <w:sz w:val="21"/>
                <w:szCs w:val="21"/>
              </w:rPr>
            </w:pPr>
            <w:r>
              <w:rPr>
                <w:sz w:val="21"/>
                <w:szCs w:val="21"/>
              </w:rPr>
              <w:t>EnumResult</w:t>
            </w:r>
          </w:p>
        </w:tc>
        <w:tc>
          <w:tcPr>
            <w:tcW w:w="2940" w:type="dxa"/>
            <w:noWrap w:val="0"/>
            <w:vAlign w:val="top"/>
          </w:tcPr>
          <w:p w14:paraId="25077E25">
            <w:pPr>
              <w:rPr>
                <w:sz w:val="21"/>
                <w:szCs w:val="21"/>
              </w:rPr>
            </w:pPr>
            <w:r>
              <w:rPr>
                <w:sz w:val="21"/>
                <w:szCs w:val="21"/>
              </w:rPr>
              <w:t>返回</w:t>
            </w:r>
            <w:r>
              <w:rPr>
                <w:rFonts w:hint="eastAsia"/>
                <w:sz w:val="21"/>
                <w:szCs w:val="21"/>
              </w:rPr>
              <w:t>注册</w:t>
            </w:r>
            <w:r>
              <w:rPr>
                <w:sz w:val="21"/>
                <w:szCs w:val="21"/>
              </w:rPr>
              <w:t>结果</w:t>
            </w:r>
            <w:r>
              <w:rPr>
                <w:rFonts w:hint="eastAsia"/>
                <w:sz w:val="21"/>
                <w:szCs w:val="21"/>
              </w:rPr>
              <w:t>。</w:t>
            </w:r>
          </w:p>
        </w:tc>
      </w:tr>
      <w:tr w14:paraId="515AD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6AA99E5">
            <w:pPr>
              <w:rPr>
                <w:sz w:val="21"/>
                <w:szCs w:val="21"/>
              </w:rPr>
            </w:pPr>
          </w:p>
        </w:tc>
        <w:tc>
          <w:tcPr>
            <w:tcW w:w="2205" w:type="dxa"/>
            <w:noWrap w:val="0"/>
            <w:vAlign w:val="top"/>
          </w:tcPr>
          <w:p w14:paraId="3DB2A27F">
            <w:pPr>
              <w:rPr>
                <w:sz w:val="21"/>
                <w:szCs w:val="21"/>
              </w:rPr>
            </w:pPr>
            <w:r>
              <w:rPr>
                <w:sz w:val="21"/>
                <w:szCs w:val="21"/>
              </w:rPr>
              <w:t>FailureCause</w:t>
            </w:r>
          </w:p>
        </w:tc>
        <w:tc>
          <w:tcPr>
            <w:tcW w:w="1890" w:type="dxa"/>
            <w:noWrap w:val="0"/>
            <w:vAlign w:val="top"/>
          </w:tcPr>
          <w:p w14:paraId="68069BB6">
            <w:pPr>
              <w:rPr>
                <w:sz w:val="21"/>
                <w:szCs w:val="21"/>
              </w:rPr>
            </w:pPr>
            <w:r>
              <w:rPr>
                <w:sz w:val="21"/>
                <w:szCs w:val="21"/>
              </w:rPr>
              <w:t>Char[FAILURE_CAUSE_LEN]</w:t>
            </w:r>
          </w:p>
        </w:tc>
        <w:tc>
          <w:tcPr>
            <w:tcW w:w="2940" w:type="dxa"/>
            <w:noWrap w:val="0"/>
            <w:vAlign w:val="top"/>
          </w:tcPr>
          <w:p w14:paraId="3F17E765">
            <w:pPr>
              <w:rPr>
                <w:sz w:val="21"/>
                <w:szCs w:val="21"/>
              </w:rPr>
            </w:pPr>
            <w:r>
              <w:rPr>
                <w:rFonts w:hint="eastAsia"/>
                <w:sz w:val="21"/>
                <w:szCs w:val="21"/>
              </w:rPr>
              <w:t>上报</w:t>
            </w:r>
            <w:r>
              <w:rPr>
                <w:sz w:val="21"/>
                <w:szCs w:val="21"/>
              </w:rPr>
              <w:t>告警</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38DC88AE">
      <w:pPr>
        <w:pStyle w:val="147"/>
        <w:ind w:firstLine="0" w:firstLineChars="0"/>
        <w:rPr>
          <w:b/>
        </w:rPr>
      </w:pPr>
      <w:r>
        <w:rPr>
          <w:rFonts w:hint="eastAsia"/>
          <w:b/>
        </w:rPr>
        <w:t>XML样例</w:t>
      </w:r>
    </w:p>
    <w:p w14:paraId="5B00BB1E">
      <w:pPr>
        <w:pStyle w:val="147"/>
        <w:ind w:firstLine="0" w:firstLineChars="0"/>
      </w:pPr>
      <w:r>
        <w:t>&lt;?xml version="1.0" encoding="UTF-8"?&gt;</w:t>
      </w:r>
    </w:p>
    <w:p w14:paraId="49158F81">
      <w:pPr>
        <w:pStyle w:val="147"/>
        <w:ind w:firstLine="0" w:firstLineChars="0"/>
      </w:pPr>
      <w:r>
        <w:t>&lt;Response&gt;</w:t>
      </w:r>
    </w:p>
    <w:p w14:paraId="22350704">
      <w:pPr>
        <w:pStyle w:val="147"/>
        <w:ind w:firstLine="420"/>
      </w:pPr>
      <w:r>
        <w:t>&lt;PK_Type&gt;</w:t>
      </w:r>
    </w:p>
    <w:p w14:paraId="26425B8B">
      <w:pPr>
        <w:pStyle w:val="147"/>
        <w:ind w:firstLine="0" w:firstLineChars="0"/>
      </w:pPr>
      <w:r>
        <w:tab/>
      </w:r>
      <w:r>
        <w:tab/>
      </w:r>
      <w:r>
        <w:t>&lt;Name&gt;LOGIN_ACK&lt;/Name&gt;</w:t>
      </w:r>
    </w:p>
    <w:p w14:paraId="221E79BF">
      <w:pPr>
        <w:pStyle w:val="147"/>
        <w:ind w:firstLine="0" w:firstLineChars="0"/>
      </w:pPr>
      <w:r>
        <w:tab/>
      </w:r>
      <w:r>
        <w:t>&lt;/PK_Type&gt;</w:t>
      </w:r>
    </w:p>
    <w:p w14:paraId="36CA4634">
      <w:pPr>
        <w:pStyle w:val="147"/>
        <w:ind w:firstLine="0" w:firstLineChars="0"/>
      </w:pPr>
      <w:r>
        <w:tab/>
      </w:r>
      <w:r>
        <w:t>&lt;Info&gt;</w:t>
      </w:r>
    </w:p>
    <w:p w14:paraId="13B47034">
      <w:pPr>
        <w:pStyle w:val="147"/>
        <w:ind w:firstLine="0" w:firstLineChars="0"/>
      </w:pPr>
      <w:r>
        <w:tab/>
      </w:r>
      <w:r>
        <w:tab/>
      </w:r>
      <w:r>
        <w:t>&lt;Result/&gt;</w:t>
      </w:r>
    </w:p>
    <w:p w14:paraId="73FA4A5A">
      <w:pPr>
        <w:pStyle w:val="147"/>
        <w:ind w:firstLine="0" w:firstLineChars="0"/>
      </w:pPr>
      <w:r>
        <w:t xml:space="preserve">        &lt;FailureCause/&gt;</w:t>
      </w:r>
    </w:p>
    <w:p w14:paraId="24B9645A">
      <w:pPr>
        <w:pStyle w:val="147"/>
        <w:ind w:firstLine="0" w:firstLineChars="0"/>
      </w:pPr>
      <w:r>
        <w:tab/>
      </w:r>
      <w:r>
        <w:t>&lt;/Info&gt;</w:t>
      </w:r>
    </w:p>
    <w:p w14:paraId="30A06E64">
      <w:pPr>
        <w:pStyle w:val="147"/>
        <w:ind w:firstLine="0" w:firstLineChars="0"/>
      </w:pPr>
      <w:r>
        <w:t>&lt;/Response&gt;</w:t>
      </w:r>
    </w:p>
    <w:p w14:paraId="061FD3BA">
      <w:pPr>
        <w:pStyle w:val="4"/>
        <w:numPr>
          <w:ilvl w:val="2"/>
          <w:numId w:val="14"/>
        </w:numPr>
      </w:pPr>
      <w:bookmarkStart w:id="99" w:name="_Toc1828144600"/>
      <w:bookmarkStart w:id="100" w:name="_Toc452036627"/>
      <w:bookmarkStart w:id="101" w:name="_Toc452036558"/>
      <w:r>
        <w:rPr>
          <w:rFonts w:hint="eastAsia"/>
        </w:rPr>
        <w:t>上报</w:t>
      </w:r>
      <w:r>
        <w:t>告警信息</w:t>
      </w:r>
      <w:bookmarkEnd w:id="99"/>
      <w:bookmarkEnd w:id="100"/>
      <w:bookmarkEnd w:id="101"/>
    </w:p>
    <w:p w14:paraId="7DD77845">
      <w:pPr>
        <w:pStyle w:val="104"/>
        <w:numPr>
          <w:ilvl w:val="0"/>
          <w:numId w:val="19"/>
        </w:numPr>
        <w:spacing w:line="360" w:lineRule="auto"/>
        <w:ind w:firstLine="6"/>
        <w:rPr>
          <w:rFonts w:ascii="黑体" w:hAnsi="黑体" w:eastAsia="黑体"/>
        </w:rPr>
      </w:pPr>
      <w:r>
        <w:rPr>
          <w:rFonts w:hint="eastAsia" w:ascii="黑体" w:hAnsi="黑体" w:eastAsia="黑体"/>
        </w:rPr>
        <w:t>数据流方式</w:t>
      </w:r>
    </w:p>
    <w:p w14:paraId="31FEF888">
      <w:pPr>
        <w:pStyle w:val="147"/>
        <w:spacing w:line="360" w:lineRule="auto"/>
        <w:ind w:firstLine="480"/>
        <w:rPr>
          <w:sz w:val="24"/>
          <w:szCs w:val="24"/>
        </w:rPr>
      </w:pPr>
      <w:r>
        <w:rPr>
          <w:sz w:val="24"/>
          <w:szCs w:val="24"/>
        </w:rPr>
        <w:t>FSU</w:t>
      </w:r>
      <w:r>
        <w:rPr>
          <w:rFonts w:hint="eastAsia"/>
          <w:sz w:val="24"/>
          <w:szCs w:val="24"/>
        </w:rPr>
        <w:t>根据设备</w:t>
      </w:r>
      <w:r>
        <w:rPr>
          <w:sz w:val="24"/>
          <w:szCs w:val="24"/>
        </w:rPr>
        <w:t>产生告警或者</w:t>
      </w:r>
      <w:r>
        <w:rPr>
          <w:rFonts w:hint="eastAsia"/>
          <w:sz w:val="24"/>
          <w:szCs w:val="24"/>
        </w:rPr>
        <w:t>根据遥测量</w:t>
      </w:r>
      <w:r>
        <w:rPr>
          <w:sz w:val="24"/>
          <w:szCs w:val="24"/>
        </w:rPr>
        <w:t>判断有告警需上报时，向SC上报告警信息，SC</w:t>
      </w:r>
      <w:r>
        <w:rPr>
          <w:rFonts w:hint="eastAsia"/>
          <w:sz w:val="24"/>
          <w:szCs w:val="24"/>
        </w:rPr>
        <w:t>返回</w:t>
      </w:r>
      <w:r>
        <w:rPr>
          <w:sz w:val="24"/>
          <w:szCs w:val="24"/>
        </w:rPr>
        <w:t>确认信息。</w:t>
      </w:r>
    </w:p>
    <w:p w14:paraId="2E6F6548">
      <w:pPr>
        <w:pStyle w:val="147"/>
        <w:spacing w:line="360" w:lineRule="auto"/>
        <w:ind w:firstLine="480"/>
        <w:rPr>
          <w:sz w:val="24"/>
          <w:szCs w:val="24"/>
        </w:rPr>
      </w:pPr>
      <w:r>
        <w:rPr>
          <w:sz w:val="24"/>
          <w:szCs w:val="24"/>
        </w:rPr>
        <w:t>如果</w:t>
      </w:r>
      <w:r>
        <w:rPr>
          <w:rFonts w:hint="eastAsia"/>
          <w:sz w:val="24"/>
          <w:szCs w:val="24"/>
        </w:rPr>
        <w:t>因</w:t>
      </w:r>
      <w:r>
        <w:rPr>
          <w:sz w:val="24"/>
          <w:szCs w:val="24"/>
        </w:rPr>
        <w:t>网络</w:t>
      </w:r>
      <w:r>
        <w:rPr>
          <w:rFonts w:hint="eastAsia"/>
          <w:sz w:val="24"/>
          <w:szCs w:val="24"/>
        </w:rPr>
        <w:t>中断</w:t>
      </w:r>
      <w:r>
        <w:rPr>
          <w:sz w:val="24"/>
          <w:szCs w:val="24"/>
        </w:rPr>
        <w:t>等原因导致</w:t>
      </w:r>
      <w:r>
        <w:rPr>
          <w:rFonts w:hint="eastAsia"/>
          <w:sz w:val="24"/>
          <w:szCs w:val="24"/>
        </w:rPr>
        <w:t>告警</w:t>
      </w:r>
      <w:r>
        <w:rPr>
          <w:sz w:val="24"/>
          <w:szCs w:val="24"/>
        </w:rPr>
        <w:t>数据</w:t>
      </w:r>
      <w:r>
        <w:rPr>
          <w:rFonts w:hint="eastAsia"/>
          <w:sz w:val="24"/>
          <w:szCs w:val="24"/>
        </w:rPr>
        <w:t>上报</w:t>
      </w:r>
      <w:r>
        <w:rPr>
          <w:sz w:val="24"/>
          <w:szCs w:val="24"/>
        </w:rPr>
        <w:t>失败，待网络恢复后，</w:t>
      </w:r>
      <w:r>
        <w:rPr>
          <w:rFonts w:hint="eastAsia"/>
          <w:sz w:val="24"/>
          <w:szCs w:val="24"/>
        </w:rPr>
        <w:t>FSU</w:t>
      </w:r>
      <w:r>
        <w:rPr>
          <w:sz w:val="24"/>
          <w:szCs w:val="24"/>
        </w:rPr>
        <w:t>需要重新</w:t>
      </w:r>
      <w:r>
        <w:rPr>
          <w:rFonts w:hint="eastAsia"/>
          <w:sz w:val="24"/>
          <w:szCs w:val="24"/>
        </w:rPr>
        <w:t>上报失败</w:t>
      </w:r>
      <w:r>
        <w:rPr>
          <w:sz w:val="24"/>
          <w:szCs w:val="24"/>
        </w:rPr>
        <w:t>的</w:t>
      </w:r>
      <w:r>
        <w:rPr>
          <w:rFonts w:hint="eastAsia"/>
          <w:sz w:val="24"/>
          <w:szCs w:val="24"/>
        </w:rPr>
        <w:t>告警</w:t>
      </w:r>
      <w:r>
        <w:rPr>
          <w:sz w:val="24"/>
          <w:szCs w:val="24"/>
        </w:rPr>
        <w:t>。</w:t>
      </w:r>
      <w:r>
        <w:rPr>
          <w:rFonts w:hint="eastAsia"/>
          <w:sz w:val="24"/>
          <w:szCs w:val="24"/>
        </w:rPr>
        <w:t>如果因</w:t>
      </w:r>
      <w:r>
        <w:rPr>
          <w:sz w:val="24"/>
          <w:szCs w:val="24"/>
        </w:rPr>
        <w:t>服务未及时响应</w:t>
      </w:r>
      <w:r>
        <w:rPr>
          <w:rFonts w:hint="eastAsia"/>
          <w:sz w:val="24"/>
          <w:szCs w:val="24"/>
        </w:rPr>
        <w:t>(请求</w:t>
      </w:r>
      <w:r>
        <w:rPr>
          <w:sz w:val="24"/>
          <w:szCs w:val="24"/>
        </w:rPr>
        <w:t>超时默认</w:t>
      </w:r>
      <w:r>
        <w:rPr>
          <w:rFonts w:hint="eastAsia"/>
          <w:sz w:val="24"/>
          <w:szCs w:val="24"/>
        </w:rPr>
        <w:t>30</w:t>
      </w:r>
      <w:r>
        <w:rPr>
          <w:sz w:val="24"/>
          <w:szCs w:val="24"/>
        </w:rPr>
        <w:t>s</w:t>
      </w:r>
      <w:r>
        <w:rPr>
          <w:rFonts w:hint="eastAsia"/>
          <w:sz w:val="24"/>
          <w:szCs w:val="24"/>
        </w:rPr>
        <w:t>)导致</w:t>
      </w:r>
      <w:r>
        <w:rPr>
          <w:sz w:val="24"/>
          <w:szCs w:val="24"/>
        </w:rPr>
        <w:t>告警上传失败</w:t>
      </w:r>
      <w:r>
        <w:rPr>
          <w:rFonts w:hint="eastAsia"/>
          <w:sz w:val="24"/>
          <w:szCs w:val="24"/>
        </w:rPr>
        <w:t>，需要</w:t>
      </w:r>
      <w:r>
        <w:rPr>
          <w:sz w:val="24"/>
          <w:szCs w:val="24"/>
        </w:rPr>
        <w:t>重新上报</w:t>
      </w:r>
      <w:r>
        <w:rPr>
          <w:rFonts w:hint="eastAsia"/>
          <w:sz w:val="24"/>
          <w:szCs w:val="24"/>
        </w:rPr>
        <w:t>（最多</w:t>
      </w:r>
      <w:r>
        <w:rPr>
          <w:sz w:val="24"/>
          <w:szCs w:val="24"/>
        </w:rPr>
        <w:t>尝试</w:t>
      </w:r>
      <w:r>
        <w:rPr>
          <w:rFonts w:hint="eastAsia"/>
          <w:sz w:val="24"/>
          <w:szCs w:val="24"/>
        </w:rPr>
        <w:t>3次</w:t>
      </w:r>
      <w:r>
        <w:rPr>
          <w:sz w:val="24"/>
          <w:szCs w:val="24"/>
        </w:rPr>
        <w:t>）。</w:t>
      </w:r>
    </w:p>
    <w:p w14:paraId="23DE26F6">
      <w:r>
        <mc:AlternateContent>
          <mc:Choice Requires="wpg">
            <w:drawing>
              <wp:anchor distT="0" distB="0" distL="114300" distR="114300" simplePos="0" relativeHeight="251670528" behindDoc="0" locked="0" layoutInCell="1" allowOverlap="1">
                <wp:simplePos x="0" y="0"/>
                <wp:positionH relativeFrom="column">
                  <wp:posOffset>107950</wp:posOffset>
                </wp:positionH>
                <wp:positionV relativeFrom="paragraph">
                  <wp:posOffset>635</wp:posOffset>
                </wp:positionV>
                <wp:extent cx="4991100" cy="2278380"/>
                <wp:effectExtent l="0" t="0" r="0" b="7620"/>
                <wp:wrapNone/>
                <wp:docPr id="332" name="Group 985"/>
                <wp:cNvGraphicFramePr/>
                <a:graphic xmlns:a="http://schemas.openxmlformats.org/drawingml/2006/main">
                  <a:graphicData uri="http://schemas.microsoft.com/office/word/2010/wordprocessingGroup">
                    <wpg:wgp>
                      <wpg:cNvGrpSpPr/>
                      <wpg:grpSpPr>
                        <a:xfrm>
                          <a:off x="0" y="0"/>
                          <a:ext cx="4991100" cy="2278380"/>
                          <a:chOff x="1965" y="3780"/>
                          <a:chExt cx="7860" cy="3588"/>
                        </a:xfrm>
                        <a:effectLst/>
                      </wpg:grpSpPr>
                      <wps:wsp>
                        <wps:cNvPr id="333" name="Text Box 986"/>
                        <wps:cNvSpPr txBox="1">
                          <a:spLocks noChangeArrowheads="1"/>
                        </wps:cNvSpPr>
                        <wps:spPr bwMode="auto">
                          <a:xfrm>
                            <a:off x="3595" y="3780"/>
                            <a:ext cx="760" cy="484"/>
                          </a:xfrm>
                          <a:prstGeom prst="rect">
                            <a:avLst/>
                          </a:prstGeom>
                          <a:noFill/>
                          <a:ln>
                            <a:noFill/>
                          </a:ln>
                          <a:effectLst/>
                        </wps:spPr>
                        <wps:txbx>
                          <w:txbxContent>
                            <w:p w14:paraId="375FCD62">
                              <w:r>
                                <w:t>SC</w:t>
                              </w:r>
                            </w:p>
                          </w:txbxContent>
                        </wps:txbx>
                        <wps:bodyPr rot="0" vert="horz" wrap="square" lIns="91440" tIns="45720" rIns="91440" bIns="45720" anchor="t" anchorCtr="0" upright="1">
                          <a:noAutofit/>
                        </wps:bodyPr>
                      </wps:wsp>
                      <wps:wsp>
                        <wps:cNvPr id="334" name="Text Box 987"/>
                        <wps:cNvSpPr txBox="1">
                          <a:spLocks noChangeArrowheads="1"/>
                        </wps:cNvSpPr>
                        <wps:spPr bwMode="auto">
                          <a:xfrm>
                            <a:off x="7555" y="3780"/>
                            <a:ext cx="720" cy="484"/>
                          </a:xfrm>
                          <a:prstGeom prst="rect">
                            <a:avLst/>
                          </a:prstGeom>
                          <a:solidFill>
                            <a:srgbClr val="FFFFFF"/>
                          </a:solidFill>
                          <a:ln>
                            <a:noFill/>
                          </a:ln>
                          <a:effectLst/>
                        </wps:spPr>
                        <wps:txbx>
                          <w:txbxContent>
                            <w:p w14:paraId="44F2AA92">
                              <w:r>
                                <w:t>FSU</w:t>
                              </w:r>
                            </w:p>
                          </w:txbxContent>
                        </wps:txbx>
                        <wps:bodyPr rot="0" vert="horz" wrap="square" lIns="91440" tIns="45720" rIns="91440" bIns="45720" anchor="t" anchorCtr="0" upright="1">
                          <a:noAutofit/>
                        </wps:bodyPr>
                      </wps:wsp>
                      <wps:wsp>
                        <wps:cNvPr id="335" name="Text Box 994"/>
                        <wps:cNvSpPr txBox="1">
                          <a:spLocks noChangeArrowheads="1"/>
                        </wps:cNvSpPr>
                        <wps:spPr bwMode="auto">
                          <a:xfrm>
                            <a:off x="8205" y="5447"/>
                            <a:ext cx="1620" cy="807"/>
                          </a:xfrm>
                          <a:prstGeom prst="rect">
                            <a:avLst/>
                          </a:prstGeom>
                          <a:noFill/>
                          <a:ln>
                            <a:noFill/>
                          </a:ln>
                          <a:effectLst/>
                        </wps:spPr>
                        <wps:txbx>
                          <w:txbxContent>
                            <w:p w14:paraId="5777834B">
                              <w:r>
                                <w:rPr>
                                  <w:rFonts w:hint="eastAsia"/>
                                </w:rPr>
                                <w:t>上报</w:t>
                              </w:r>
                              <w:r>
                                <w:t>告警信息</w:t>
                              </w:r>
                            </w:p>
                          </w:txbxContent>
                        </wps:txbx>
                        <wps:bodyPr rot="0" vert="horz" wrap="square" lIns="91440" tIns="45720" rIns="91440" bIns="45720" anchor="t" anchorCtr="0" upright="1">
                          <a:noAutofit/>
                        </wps:bodyPr>
                      </wps:wsp>
                      <wps:wsp>
                        <wps:cNvPr id="336" name="Line 995"/>
                        <wps:cNvCnPr>
                          <a:cxnSpLocks noChangeShapeType="1"/>
                        </wps:cNvCnPr>
                        <wps:spPr bwMode="auto">
                          <a:xfrm flipV="1">
                            <a:off x="3900" y="5641"/>
                            <a:ext cx="3990" cy="248"/>
                          </a:xfrm>
                          <a:prstGeom prst="line">
                            <a:avLst/>
                          </a:prstGeom>
                          <a:noFill/>
                          <a:ln w="9525">
                            <a:solidFill>
                              <a:srgbClr val="000000"/>
                            </a:solidFill>
                            <a:round/>
                            <a:headEnd type="triangle" w="med" len="med"/>
                          </a:ln>
                          <a:effectLst/>
                        </wps:spPr>
                        <wps:bodyPr/>
                      </wps:wsp>
                      <wps:wsp>
                        <wps:cNvPr id="337" name="Line 996"/>
                        <wps:cNvCnPr>
                          <a:cxnSpLocks noChangeShapeType="1"/>
                        </wps:cNvCnPr>
                        <wps:spPr bwMode="auto">
                          <a:xfrm flipH="1" flipV="1">
                            <a:off x="3900" y="6127"/>
                            <a:ext cx="3990" cy="124"/>
                          </a:xfrm>
                          <a:prstGeom prst="line">
                            <a:avLst/>
                          </a:prstGeom>
                          <a:noFill/>
                          <a:ln w="9525">
                            <a:solidFill>
                              <a:srgbClr val="000000"/>
                            </a:solidFill>
                            <a:round/>
                            <a:headEnd type="triangle" w="med" len="med"/>
                          </a:ln>
                          <a:effectLst/>
                        </wps:spPr>
                        <wps:bodyPr/>
                      </wps:wsp>
                      <wps:wsp>
                        <wps:cNvPr id="338" name="Text Box 997"/>
                        <wps:cNvSpPr txBox="1">
                          <a:spLocks noChangeArrowheads="1"/>
                        </wps:cNvSpPr>
                        <wps:spPr bwMode="auto">
                          <a:xfrm>
                            <a:off x="4530" y="5323"/>
                            <a:ext cx="3060" cy="485"/>
                          </a:xfrm>
                          <a:prstGeom prst="rect">
                            <a:avLst/>
                          </a:prstGeom>
                          <a:noFill/>
                          <a:ln>
                            <a:noFill/>
                          </a:ln>
                          <a:effectLst/>
                        </wps:spPr>
                        <wps:txbx>
                          <w:txbxContent>
                            <w:p w14:paraId="3289B0EA">
                              <w:pPr>
                                <w:rPr>
                                  <w:szCs w:val="21"/>
                                </w:rPr>
                              </w:pPr>
                              <w:r>
                                <w:rPr>
                                  <w:color w:val="000000"/>
                                  <w:szCs w:val="21"/>
                                </w:rPr>
                                <w:t>SEND_ALARM</w:t>
                              </w:r>
                            </w:p>
                          </w:txbxContent>
                        </wps:txbx>
                        <wps:bodyPr rot="0" vert="horz" wrap="square" lIns="91440" tIns="45720" rIns="91440" bIns="45720" anchor="t" anchorCtr="0" upright="1">
                          <a:noAutofit/>
                        </wps:bodyPr>
                      </wps:wsp>
                      <wps:wsp>
                        <wps:cNvPr id="339" name="Text Box 998"/>
                        <wps:cNvSpPr txBox="1">
                          <a:spLocks noChangeArrowheads="1"/>
                        </wps:cNvSpPr>
                        <wps:spPr bwMode="auto">
                          <a:xfrm>
                            <a:off x="4530" y="5733"/>
                            <a:ext cx="3240" cy="484"/>
                          </a:xfrm>
                          <a:prstGeom prst="rect">
                            <a:avLst/>
                          </a:prstGeom>
                          <a:noFill/>
                          <a:ln>
                            <a:noFill/>
                          </a:ln>
                          <a:effectLst/>
                        </wps:spPr>
                        <wps:txbx>
                          <w:txbxContent>
                            <w:p w14:paraId="215556B7">
                              <w:pPr>
                                <w:rPr>
                                  <w:szCs w:val="21"/>
                                </w:rPr>
                              </w:pPr>
                              <w:r>
                                <w:rPr>
                                  <w:color w:val="000000"/>
                                  <w:szCs w:val="21"/>
                                </w:rPr>
                                <w:t>SEND_ALARM_ACK</w:t>
                              </w:r>
                            </w:p>
                          </w:txbxContent>
                        </wps:txbx>
                        <wps:bodyPr rot="0" vert="horz" wrap="square" lIns="91440" tIns="45720" rIns="91440" bIns="45720" anchor="t" anchorCtr="0" upright="1">
                          <a:noAutofit/>
                        </wps:bodyPr>
                      </wps:wsp>
                      <wps:wsp>
                        <wps:cNvPr id="340" name="Text Box 1003"/>
                        <wps:cNvSpPr txBox="1">
                          <a:spLocks noChangeArrowheads="1"/>
                        </wps:cNvSpPr>
                        <wps:spPr bwMode="auto">
                          <a:xfrm>
                            <a:off x="1965" y="6093"/>
                            <a:ext cx="1770" cy="497"/>
                          </a:xfrm>
                          <a:prstGeom prst="rect">
                            <a:avLst/>
                          </a:prstGeom>
                          <a:noFill/>
                          <a:ln>
                            <a:noFill/>
                          </a:ln>
                          <a:effectLst/>
                        </wps:spPr>
                        <wps:txbx>
                          <w:txbxContent>
                            <w:p w14:paraId="4C9C843A">
                              <w:r>
                                <w:rPr>
                                  <w:rFonts w:hint="eastAsia"/>
                                </w:rPr>
                                <w:t>接收到告警返回</w:t>
                              </w:r>
                            </w:p>
                          </w:txbxContent>
                        </wps:txbx>
                        <wps:bodyPr rot="0" vert="horz" wrap="square" lIns="91440" tIns="45720" rIns="91440" bIns="45720" anchor="t" anchorCtr="0" upright="1">
                          <a:noAutofit/>
                        </wps:bodyPr>
                      </wps:wsp>
                      <wps:wsp>
                        <wps:cNvPr id="341" name="Line 1004"/>
                        <wps:cNvCnPr>
                          <a:cxnSpLocks noChangeShapeType="1"/>
                        </wps:cNvCnPr>
                        <wps:spPr bwMode="auto">
                          <a:xfrm>
                            <a:off x="3885" y="4482"/>
                            <a:ext cx="0" cy="2886"/>
                          </a:xfrm>
                          <a:prstGeom prst="line">
                            <a:avLst/>
                          </a:prstGeom>
                          <a:noFill/>
                          <a:ln w="9525">
                            <a:solidFill>
                              <a:srgbClr val="000000"/>
                            </a:solidFill>
                            <a:round/>
                          </a:ln>
                          <a:effectLst/>
                        </wps:spPr>
                        <wps:bodyPr/>
                      </wps:wsp>
                      <wps:wsp>
                        <wps:cNvPr id="342" name="Line 1005"/>
                        <wps:cNvCnPr>
                          <a:cxnSpLocks noChangeShapeType="1"/>
                        </wps:cNvCnPr>
                        <wps:spPr bwMode="auto">
                          <a:xfrm>
                            <a:off x="7890" y="4482"/>
                            <a:ext cx="0" cy="2886"/>
                          </a:xfrm>
                          <a:prstGeom prst="line">
                            <a:avLst/>
                          </a:prstGeom>
                          <a:noFill/>
                          <a:ln w="9525">
                            <a:solidFill>
                              <a:srgbClr val="000000"/>
                            </a:solidFill>
                            <a:round/>
                          </a:ln>
                          <a:effectLst/>
                        </wps:spPr>
                        <wps:bodyPr/>
                      </wps:wsp>
                    </wpg:wgp>
                  </a:graphicData>
                </a:graphic>
              </wp:anchor>
            </w:drawing>
          </mc:Choice>
          <mc:Fallback>
            <w:pict>
              <v:group id="Group 985" o:spid="_x0000_s1026" o:spt="203" style="position:absolute;left:0pt;margin-left:8.5pt;margin-top:0.05pt;height:179.4pt;width:393pt;z-index:251670528;mso-width-relative:page;mso-height-relative:page;" coordorigin="1965,3780" coordsize="7860,3588" o:gfxdata="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I2AE/vWAAAABwEAAA8AAAAAAAAAAQAg&#10;AAAAIgAAAGRycy9kb3ducmV2LnhtbFBLAQIUABQAAAAIAIdO4kC1mV6OSgQAANAYAAAOAAAAAAAA&#10;AAEAIAAAACUBAABkcnMvZTJvRG9jLnhtbFBLBQYAAAAABgAGAFkBAADhBwAAAAA=&#10;">
                <o:lock v:ext="edit" aspectratio="f"/>
                <v:shape id="Text Box 986" o:spid="_x0000_s1026" o:spt="202" type="#_x0000_t202" style="position:absolute;left:3595;top:3780;height:484;width:760;" filled="f" stroked="f" coordsize="21600,21600" o:gfxdata="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QiR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75FCD62">
                        <w:r>
                          <w:t>SC</w:t>
                        </w:r>
                      </w:p>
                    </w:txbxContent>
                  </v:textbox>
                </v:shape>
                <v:shape id="Text Box 987" o:spid="_x0000_s1026" o:spt="202" type="#_x0000_t202" style="position:absolute;left:7555;top:3780;height:484;width:720;" fillcolor="#FFFFFF" filled="t" stroked="f" coordsize="21600,21600" o:gfxdata="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R6sO5AAAA3A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44F2AA92">
                        <w:r>
                          <w:t>FSU</w:t>
                        </w:r>
                      </w:p>
                    </w:txbxContent>
                  </v:textbox>
                </v:shape>
                <v:shape id="Text Box 994" o:spid="_x0000_s1026" o:spt="202" type="#_x0000_t202" style="position:absolute;left:8205;top:5447;height:807;width:1620;" filled="f" stroked="f" coordsize="21600,21600" o:gfxdata="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Efq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777834B">
                        <w:r>
                          <w:rPr>
                            <w:rFonts w:hint="eastAsia"/>
                          </w:rPr>
                          <w:t>上报</w:t>
                        </w:r>
                        <w:r>
                          <w:t>告警信息</w:t>
                        </w:r>
                      </w:p>
                    </w:txbxContent>
                  </v:textbox>
                </v:shape>
                <v:line id="Line 995" o:spid="_x0000_s1026" o:spt="20" style="position:absolute;left:3900;top:5641;flip:y;height:248;width:3990;" filled="f" stroked="t" coordsize="21600,21600" o:gfxdata="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Gq5r4A&#10;AADcAAAADwAAAAAAAAABACAAAAAiAAAAZHJzL2Rvd25yZXYueG1sUEsBAhQAFAAAAAgAh07iQDMv&#10;BZ47AAAAOQAAABAAAAAAAAAAAQAgAAAADQEAAGRycy9zaGFwZXhtbC54bWxQSwUGAAAAAAYABgBb&#10;AQAAtwMAAAAA&#10;">
                  <v:fill on="f" focussize="0,0"/>
                  <v:stroke color="#000000" joinstyle="round" startarrow="block"/>
                  <v:imagedata o:title=""/>
                  <o:lock v:ext="edit" aspectratio="f"/>
                </v:line>
                <v:line id="Line 996" o:spid="_x0000_s1026" o:spt="20" style="position:absolute;left:3900;top:6127;flip:x y;height:124;width:3990;" filled="f" stroked="t" coordsize="21600,21600" o:gfxdata="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C2ye/&#10;AAAA3AAAAA8AAAAAAAAAAQAgAAAAIgAAAGRycy9kb3ducmV2LnhtbFBLAQIUABQAAAAIAIdO4kAz&#10;LwWeOwAAADkAAAAQAAAAAAAAAAEAIAAAAA4BAABkcnMvc2hhcGV4bWwueG1sUEsFBgAAAAAGAAYA&#10;WwEAALgDAAAAAA==&#10;">
                  <v:fill on="f" focussize="0,0"/>
                  <v:stroke color="#000000" joinstyle="round" startarrow="block"/>
                  <v:imagedata o:title=""/>
                  <o:lock v:ext="edit" aspectratio="f"/>
                </v:line>
                <v:shape id="Text Box 997" o:spid="_x0000_s1026" o:spt="202" type="#_x0000_t202" style="position:absolute;left:4530;top:5323;height:485;width:3060;" filled="f" stroked="f" coordsize="21600,21600" o:gfxdata="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0LA3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3289B0EA">
                        <w:pPr>
                          <w:rPr>
                            <w:szCs w:val="21"/>
                          </w:rPr>
                        </w:pPr>
                        <w:r>
                          <w:rPr>
                            <w:color w:val="000000"/>
                            <w:szCs w:val="21"/>
                          </w:rPr>
                          <w:t>SEND_ALARM</w:t>
                        </w:r>
                      </w:p>
                    </w:txbxContent>
                  </v:textbox>
                </v:shape>
                <v:shape id="Text Box 998" o:spid="_x0000_s1026" o:spt="202" type="#_x0000_t202" style="position:absolute;left:4530;top:5733;height:484;width:3240;" filled="f" stroked="f" coordsize="21600,21600" o:gfxdata="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wVr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15556B7">
                        <w:pPr>
                          <w:rPr>
                            <w:szCs w:val="21"/>
                          </w:rPr>
                        </w:pPr>
                        <w:r>
                          <w:rPr>
                            <w:color w:val="000000"/>
                            <w:szCs w:val="21"/>
                          </w:rPr>
                          <w:t>SEND_ALARM_ACK</w:t>
                        </w:r>
                      </w:p>
                    </w:txbxContent>
                  </v:textbox>
                </v:shape>
                <v:shape id="Text Box 1003" o:spid="_x0000_s1026" o:spt="202" type="#_x0000_t202" style="position:absolute;left:1965;top:6093;height:497;width:1770;" filled="f" stroked="f" coordsize="21600,21600" o:gfxdata="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Ggz0y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4C9C843A">
                        <w:r>
                          <w:rPr>
                            <w:rFonts w:hint="eastAsia"/>
                          </w:rPr>
                          <w:t>接收到告警返回</w:t>
                        </w:r>
                      </w:p>
                    </w:txbxContent>
                  </v:textbox>
                </v:shape>
                <v:line id="Line 1004" o:spid="_x0000_s1026" o:spt="20" style="position:absolute;left:3885;top:4482;height:2886;width:0;" filled="f" stroked="t" coordsize="21600,21600" o:gfxdata="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H+u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005" o:spid="_x0000_s1026" o:spt="20" style="position:absolute;left:7890;top:4482;height:2886;width:0;" filled="f" stroked="t" coordsize="21600,21600" o:gfxdata="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zXXq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w:pict>
          </mc:Fallback>
        </mc:AlternateContent>
      </w:r>
      <w:r>
        <mc:AlternateContent>
          <mc:Choice Requires="wpc">
            <w:drawing>
              <wp:inline distT="0" distB="0" distL="114300" distR="114300">
                <wp:extent cx="5940425" cy="2404745"/>
                <wp:effectExtent l="0" t="0" r="0" b="0"/>
                <wp:docPr id="4" name="画布 10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6" o:spid="_x0000_s1026" o:spt="203" style="height:189.35pt;width:467.75pt;" coordsize="5940425,2404745" editas="canvas" o:gfxdata="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">
                <o:lock v:ext="edit" aspectratio="f"/>
                <v:shape id="画布 1016" o:spid="_x0000_s1026" style="position:absolute;left:0;top:0;height:2404745;width:5940425;" filled="f" stroked="f" coordsize="21600,21600" o:gfxdata="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">
                  <v:fill on="f" focussize="0,0"/>
                  <v:stroke on="f"/>
                  <v:imagedata o:title=""/>
                  <o:lock v:ext="edit" aspectratio="t"/>
                </v:shape>
                <w10:wrap type="none"/>
                <w10:anchorlock/>
              </v:group>
            </w:pict>
          </mc:Fallback>
        </mc:AlternateContent>
      </w:r>
    </w:p>
    <w:p w14:paraId="614020C3">
      <w:pPr>
        <w:pStyle w:val="223"/>
        <w:ind w:left="2"/>
      </w:pPr>
      <w:r>
        <w:rPr>
          <w:rFonts w:hint="eastAsia"/>
        </w:rPr>
        <w:t>上报告警信息过程</w:t>
      </w:r>
    </w:p>
    <w:p w14:paraId="263DB399">
      <w:pPr>
        <w:pStyle w:val="104"/>
        <w:numPr>
          <w:ilvl w:val="0"/>
          <w:numId w:val="19"/>
        </w:numPr>
        <w:spacing w:line="360" w:lineRule="auto"/>
        <w:ind w:firstLine="6"/>
        <w:rPr>
          <w:rFonts w:ascii="黑体" w:hAnsi="黑体" w:eastAsia="黑体"/>
        </w:rPr>
      </w:pPr>
      <w:r>
        <w:rPr>
          <w:rFonts w:hint="eastAsia" w:ascii="黑体" w:hAnsi="黑体" w:eastAsia="黑体"/>
        </w:rPr>
        <w:t>数据流格式</w:t>
      </w:r>
      <w:r>
        <w:rPr>
          <w:rFonts w:ascii="黑体" w:hAnsi="黑体" w:eastAsia="黑体"/>
        </w:rPr>
        <w:t>定义</w:t>
      </w:r>
    </w:p>
    <w:p w14:paraId="0F1E7B0B">
      <w:pPr>
        <w:pStyle w:val="147"/>
        <w:ind w:firstLine="420"/>
      </w:pPr>
      <w:r>
        <w:t>发起：</w:t>
      </w:r>
      <w:r>
        <w:rPr>
          <w:rFonts w:hint="eastAsia"/>
        </w:rPr>
        <w:t>FSU</w:t>
      </w:r>
    </w:p>
    <w:p w14:paraId="2651961F">
      <w:pPr>
        <w:pStyle w:val="222"/>
        <w:jc w:val="left"/>
      </w:pPr>
      <w:r>
        <w:rPr>
          <w:rFonts w:hint="eastAsia"/>
        </w:rPr>
        <w:t>上报告警信息报文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621A8E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7B6C74E">
            <w:pPr>
              <w:jc w:val="center"/>
              <w:rPr>
                <w:sz w:val="21"/>
                <w:szCs w:val="21"/>
              </w:rPr>
            </w:pPr>
          </w:p>
        </w:tc>
        <w:tc>
          <w:tcPr>
            <w:tcW w:w="2205" w:type="dxa"/>
            <w:noWrap w:val="0"/>
            <w:vAlign w:val="top"/>
          </w:tcPr>
          <w:p w14:paraId="6805C949">
            <w:pPr>
              <w:jc w:val="center"/>
              <w:rPr>
                <w:sz w:val="21"/>
                <w:szCs w:val="21"/>
              </w:rPr>
            </w:pPr>
            <w:r>
              <w:rPr>
                <w:sz w:val="21"/>
                <w:szCs w:val="21"/>
              </w:rPr>
              <w:t>变量名称/报文定义</w:t>
            </w:r>
          </w:p>
        </w:tc>
        <w:tc>
          <w:tcPr>
            <w:tcW w:w="1890" w:type="dxa"/>
            <w:noWrap w:val="0"/>
            <w:vAlign w:val="top"/>
          </w:tcPr>
          <w:p w14:paraId="4E25B324">
            <w:pPr>
              <w:jc w:val="center"/>
              <w:rPr>
                <w:sz w:val="21"/>
                <w:szCs w:val="21"/>
              </w:rPr>
            </w:pPr>
            <w:r>
              <w:rPr>
                <w:sz w:val="21"/>
                <w:szCs w:val="21"/>
              </w:rPr>
              <w:t>长度及类型</w:t>
            </w:r>
          </w:p>
        </w:tc>
        <w:tc>
          <w:tcPr>
            <w:tcW w:w="2940" w:type="dxa"/>
            <w:noWrap w:val="0"/>
            <w:vAlign w:val="top"/>
          </w:tcPr>
          <w:p w14:paraId="7271E12A">
            <w:pPr>
              <w:jc w:val="center"/>
              <w:rPr>
                <w:sz w:val="21"/>
                <w:szCs w:val="21"/>
              </w:rPr>
            </w:pPr>
            <w:r>
              <w:rPr>
                <w:sz w:val="21"/>
                <w:szCs w:val="21"/>
              </w:rPr>
              <w:t>描述</w:t>
            </w:r>
          </w:p>
        </w:tc>
      </w:tr>
      <w:tr w14:paraId="690AD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D04FB7E">
            <w:pPr>
              <w:rPr>
                <w:sz w:val="21"/>
                <w:szCs w:val="21"/>
              </w:rPr>
            </w:pPr>
            <w:r>
              <w:rPr>
                <w:sz w:val="21"/>
                <w:szCs w:val="21"/>
              </w:rPr>
              <w:t>PK_Type</w:t>
            </w:r>
          </w:p>
        </w:tc>
        <w:tc>
          <w:tcPr>
            <w:tcW w:w="2205" w:type="dxa"/>
            <w:noWrap w:val="0"/>
            <w:vAlign w:val="center"/>
          </w:tcPr>
          <w:p w14:paraId="3DBD1F7A">
            <w:pPr>
              <w:rPr>
                <w:sz w:val="21"/>
                <w:szCs w:val="21"/>
              </w:rPr>
            </w:pPr>
            <w:r>
              <w:rPr>
                <w:rFonts w:hint="eastAsia"/>
                <w:sz w:val="21"/>
                <w:szCs w:val="21"/>
              </w:rPr>
              <w:t>Name</w:t>
            </w:r>
          </w:p>
        </w:tc>
        <w:tc>
          <w:tcPr>
            <w:tcW w:w="1890" w:type="dxa"/>
            <w:noWrap w:val="0"/>
            <w:vAlign w:val="top"/>
          </w:tcPr>
          <w:p w14:paraId="46B4B8BD">
            <w:pPr>
              <w:rPr>
                <w:sz w:val="21"/>
                <w:szCs w:val="21"/>
              </w:rPr>
            </w:pPr>
            <w:r>
              <w:rPr>
                <w:sz w:val="21"/>
                <w:szCs w:val="21"/>
              </w:rPr>
              <w:t>Char[SEND_ALARM]</w:t>
            </w:r>
          </w:p>
        </w:tc>
        <w:tc>
          <w:tcPr>
            <w:tcW w:w="2940" w:type="dxa"/>
            <w:noWrap w:val="0"/>
            <w:vAlign w:val="top"/>
          </w:tcPr>
          <w:p w14:paraId="44B8DD92">
            <w:pPr>
              <w:pStyle w:val="28"/>
              <w:rPr>
                <w:sz w:val="21"/>
                <w:szCs w:val="21"/>
              </w:rPr>
            </w:pPr>
            <w:r>
              <w:rPr>
                <w:sz w:val="21"/>
                <w:szCs w:val="21"/>
              </w:rPr>
              <w:t>告警上报</w:t>
            </w:r>
          </w:p>
        </w:tc>
      </w:tr>
      <w:tr w14:paraId="551E0E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5F8DC06F">
            <w:pPr>
              <w:rPr>
                <w:sz w:val="21"/>
                <w:szCs w:val="21"/>
              </w:rPr>
            </w:pPr>
            <w:r>
              <w:rPr>
                <w:rFonts w:hint="eastAsia"/>
                <w:sz w:val="21"/>
                <w:szCs w:val="21"/>
              </w:rPr>
              <w:t>Info</w:t>
            </w:r>
          </w:p>
        </w:tc>
        <w:tc>
          <w:tcPr>
            <w:tcW w:w="2205" w:type="dxa"/>
            <w:noWrap w:val="0"/>
            <w:vAlign w:val="top"/>
          </w:tcPr>
          <w:p w14:paraId="37E5CDF9">
            <w:pPr>
              <w:rPr>
                <w:sz w:val="21"/>
                <w:szCs w:val="21"/>
              </w:rPr>
            </w:pPr>
            <w:r>
              <w:rPr>
                <w:sz w:val="21"/>
                <w:szCs w:val="21"/>
              </w:rPr>
              <w:t>FSUID</w:t>
            </w:r>
          </w:p>
        </w:tc>
        <w:tc>
          <w:tcPr>
            <w:tcW w:w="1890" w:type="dxa"/>
            <w:noWrap w:val="0"/>
            <w:vAlign w:val="top"/>
          </w:tcPr>
          <w:p w14:paraId="257EDD4D">
            <w:pPr>
              <w:rPr>
                <w:sz w:val="21"/>
                <w:szCs w:val="21"/>
              </w:rPr>
            </w:pPr>
            <w:r>
              <w:rPr>
                <w:rFonts w:hint="eastAsia"/>
                <w:sz w:val="21"/>
                <w:szCs w:val="21"/>
              </w:rPr>
              <w:t>Char[FSUID_LEN]</w:t>
            </w:r>
          </w:p>
        </w:tc>
        <w:tc>
          <w:tcPr>
            <w:tcW w:w="2940" w:type="dxa"/>
            <w:noWrap w:val="0"/>
            <w:vAlign w:val="top"/>
          </w:tcPr>
          <w:p w14:paraId="3EC57EE7">
            <w:pPr>
              <w:rPr>
                <w:sz w:val="21"/>
                <w:szCs w:val="21"/>
              </w:rPr>
            </w:pPr>
            <w:r>
              <w:rPr>
                <w:rFonts w:hint="eastAsia"/>
                <w:sz w:val="21"/>
                <w:szCs w:val="21"/>
              </w:rPr>
              <w:t>FSU</w:t>
            </w:r>
            <w:r>
              <w:rPr>
                <w:sz w:val="21"/>
                <w:szCs w:val="21"/>
              </w:rPr>
              <w:t>ID</w:t>
            </w:r>
          </w:p>
        </w:tc>
      </w:tr>
      <w:tr w14:paraId="4AE159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D87332E">
            <w:pPr>
              <w:rPr>
                <w:sz w:val="21"/>
                <w:szCs w:val="21"/>
              </w:rPr>
            </w:pPr>
          </w:p>
        </w:tc>
        <w:tc>
          <w:tcPr>
            <w:tcW w:w="2205" w:type="dxa"/>
            <w:noWrap w:val="0"/>
            <w:vAlign w:val="top"/>
          </w:tcPr>
          <w:p w14:paraId="5D879D6F">
            <w:pPr>
              <w:rPr>
                <w:sz w:val="21"/>
                <w:szCs w:val="21"/>
              </w:rPr>
            </w:pPr>
            <w:r>
              <w:rPr>
                <w:rFonts w:hint="eastAsia"/>
                <w:sz w:val="21"/>
                <w:szCs w:val="21"/>
              </w:rPr>
              <w:t>Values</w:t>
            </w:r>
          </w:p>
        </w:tc>
        <w:tc>
          <w:tcPr>
            <w:tcW w:w="1890" w:type="dxa"/>
            <w:noWrap w:val="0"/>
            <w:vAlign w:val="top"/>
          </w:tcPr>
          <w:p w14:paraId="77B3EAC1">
            <w:pPr>
              <w:rPr>
                <w:sz w:val="21"/>
                <w:szCs w:val="21"/>
              </w:rPr>
            </w:pPr>
            <w:r>
              <w:rPr>
                <w:rFonts w:hint="eastAsia"/>
                <w:sz w:val="21"/>
                <w:szCs w:val="21"/>
              </w:rPr>
              <w:t>TAlarm</w:t>
            </w:r>
          </w:p>
        </w:tc>
        <w:tc>
          <w:tcPr>
            <w:tcW w:w="2940" w:type="dxa"/>
            <w:noWrap w:val="0"/>
            <w:vAlign w:val="top"/>
          </w:tcPr>
          <w:p w14:paraId="31457AB7">
            <w:pPr>
              <w:rPr>
                <w:sz w:val="21"/>
                <w:szCs w:val="21"/>
              </w:rPr>
            </w:pPr>
            <w:r>
              <w:rPr>
                <w:sz w:val="21"/>
                <w:szCs w:val="21"/>
              </w:rPr>
              <w:t>告警信息</w:t>
            </w:r>
          </w:p>
        </w:tc>
      </w:tr>
    </w:tbl>
    <w:p w14:paraId="1095654A">
      <w:pPr>
        <w:pStyle w:val="147"/>
        <w:ind w:firstLine="0" w:firstLineChars="0"/>
        <w:rPr>
          <w:b/>
        </w:rPr>
      </w:pPr>
      <w:r>
        <w:rPr>
          <w:rFonts w:hint="eastAsia"/>
          <w:b/>
        </w:rPr>
        <w:t>XML样例</w:t>
      </w:r>
    </w:p>
    <w:p w14:paraId="0B2963D6">
      <w:pPr>
        <w:pStyle w:val="147"/>
        <w:ind w:firstLine="0" w:firstLineChars="0"/>
      </w:pPr>
      <w:r>
        <w:t>&lt;?xml version="1.0" encoding="UTF-8"?&gt;</w:t>
      </w:r>
    </w:p>
    <w:p w14:paraId="2A433878">
      <w:pPr>
        <w:pStyle w:val="147"/>
        <w:ind w:firstLine="0" w:firstLineChars="0"/>
      </w:pPr>
      <w:r>
        <w:t>&lt;Request&gt;</w:t>
      </w:r>
    </w:p>
    <w:p w14:paraId="66BB1B01">
      <w:pPr>
        <w:pStyle w:val="147"/>
        <w:ind w:firstLine="0" w:firstLineChars="0"/>
      </w:pPr>
      <w:r>
        <w:tab/>
      </w:r>
      <w:r>
        <w:t>&lt;PK_Type&gt;</w:t>
      </w:r>
    </w:p>
    <w:p w14:paraId="503EC250">
      <w:pPr>
        <w:pStyle w:val="147"/>
        <w:ind w:firstLine="0" w:firstLineChars="0"/>
      </w:pPr>
      <w:r>
        <w:tab/>
      </w:r>
      <w:r>
        <w:tab/>
      </w:r>
      <w:r>
        <w:t>&lt;Name&gt;SEND_ALARM&lt;/Name&gt;</w:t>
      </w:r>
    </w:p>
    <w:p w14:paraId="2F51C140">
      <w:pPr>
        <w:pStyle w:val="147"/>
        <w:ind w:firstLine="0" w:firstLineChars="0"/>
      </w:pPr>
      <w:r>
        <w:tab/>
      </w:r>
      <w:r>
        <w:t>&lt;/PK_Type&gt;</w:t>
      </w:r>
    </w:p>
    <w:p w14:paraId="0FA8E372">
      <w:pPr>
        <w:pStyle w:val="147"/>
        <w:ind w:firstLine="0" w:firstLineChars="0"/>
      </w:pPr>
      <w:r>
        <w:tab/>
      </w:r>
      <w:r>
        <w:t>&lt;Info&gt;</w:t>
      </w:r>
    </w:p>
    <w:p w14:paraId="2574B8FC">
      <w:pPr>
        <w:pStyle w:val="147"/>
        <w:ind w:firstLine="0" w:firstLineChars="0"/>
      </w:pPr>
      <w:r>
        <w:t>&lt;FSUID/&gt;</w:t>
      </w:r>
    </w:p>
    <w:p w14:paraId="5268A4CF">
      <w:pPr>
        <w:pStyle w:val="147"/>
        <w:ind w:firstLine="0" w:firstLineChars="0"/>
      </w:pPr>
      <w:r>
        <w:tab/>
      </w:r>
      <w:r>
        <w:tab/>
      </w:r>
      <w:r>
        <w:t>&lt;Values&gt;</w:t>
      </w:r>
    </w:p>
    <w:p w14:paraId="52E1F406">
      <w:pPr>
        <w:pStyle w:val="147"/>
        <w:ind w:firstLine="0" w:firstLineChars="0"/>
      </w:pPr>
      <w:r>
        <w:tab/>
      </w:r>
      <w:r>
        <w:tab/>
      </w:r>
      <w:r>
        <w:tab/>
      </w:r>
      <w:r>
        <w:t>&lt;TAlarmList&gt;</w:t>
      </w:r>
    </w:p>
    <w:p w14:paraId="42C5328C">
      <w:pPr>
        <w:pStyle w:val="147"/>
        <w:ind w:firstLine="0" w:firstLineChars="0"/>
      </w:pPr>
      <w:r>
        <w:tab/>
      </w:r>
      <w:r>
        <w:tab/>
      </w:r>
      <w:r>
        <w:tab/>
      </w:r>
      <w:r>
        <w:tab/>
      </w:r>
      <w:r>
        <w:t>&lt;TAlarm&gt;</w:t>
      </w:r>
    </w:p>
    <w:p w14:paraId="2E649285">
      <w:pPr>
        <w:pStyle w:val="147"/>
        <w:ind w:firstLine="0" w:firstLineChars="0"/>
      </w:pPr>
      <w:r>
        <w:tab/>
      </w:r>
      <w:r>
        <w:tab/>
      </w:r>
      <w:r>
        <w:tab/>
      </w:r>
      <w:r>
        <w:tab/>
      </w:r>
      <w:r>
        <w:tab/>
      </w:r>
      <w:r>
        <w:t>&lt;SerialNo/&gt;</w:t>
      </w:r>
    </w:p>
    <w:p w14:paraId="2710988C">
      <w:pPr>
        <w:pStyle w:val="147"/>
        <w:ind w:firstLine="0" w:firstLineChars="0"/>
      </w:pPr>
      <w:r>
        <w:tab/>
      </w:r>
      <w:r>
        <w:tab/>
      </w:r>
      <w:r>
        <w:tab/>
      </w:r>
      <w:r>
        <w:tab/>
      </w:r>
      <w:r>
        <w:tab/>
      </w:r>
      <w:r>
        <w:t xml:space="preserve">&lt;ID/&gt;     </w:t>
      </w:r>
      <w:r>
        <w:tab/>
      </w:r>
      <w:r>
        <w:tab/>
      </w:r>
      <w:r>
        <w:tab/>
      </w:r>
      <w:r>
        <w:tab/>
      </w:r>
      <w:r>
        <w:tab/>
      </w:r>
    </w:p>
    <w:p w14:paraId="3C620408">
      <w:pPr>
        <w:pStyle w:val="147"/>
        <w:ind w:firstLine="0" w:firstLineChars="0"/>
      </w:pPr>
      <w:r>
        <w:tab/>
      </w:r>
      <w:r>
        <w:tab/>
      </w:r>
      <w:r>
        <w:tab/>
      </w:r>
      <w:r>
        <w:tab/>
      </w:r>
      <w:r>
        <w:tab/>
      </w:r>
      <w:r>
        <w:t>&lt;DeviceID/&gt;</w:t>
      </w:r>
    </w:p>
    <w:p w14:paraId="0CC28B1E">
      <w:pPr>
        <w:pStyle w:val="147"/>
        <w:ind w:firstLine="0" w:firstLineChars="0"/>
      </w:pPr>
      <w:r>
        <w:tab/>
      </w:r>
      <w:r>
        <w:tab/>
      </w:r>
      <w:r>
        <w:tab/>
      </w:r>
      <w:r>
        <w:tab/>
      </w:r>
      <w:r>
        <w:tab/>
      </w:r>
      <w:r>
        <w:rPr>
          <w:rFonts w:hint="eastAsia"/>
        </w:rPr>
        <w:t>&lt;</w:t>
      </w:r>
      <w:r>
        <w:t>NMAlarmID/&gt;</w:t>
      </w:r>
    </w:p>
    <w:p w14:paraId="39B465DE">
      <w:pPr>
        <w:pStyle w:val="147"/>
        <w:ind w:firstLine="0" w:firstLineChars="0"/>
      </w:pPr>
      <w:r>
        <w:tab/>
      </w:r>
      <w:r>
        <w:tab/>
      </w:r>
      <w:r>
        <w:tab/>
      </w:r>
      <w:r>
        <w:tab/>
      </w:r>
      <w:r>
        <w:tab/>
      </w:r>
      <w:r>
        <w:t>&lt;AlarmTime/&gt;</w:t>
      </w:r>
    </w:p>
    <w:p w14:paraId="4FC4F4CD">
      <w:pPr>
        <w:pStyle w:val="147"/>
        <w:ind w:firstLine="0" w:firstLineChars="0"/>
      </w:pPr>
      <w:r>
        <w:tab/>
      </w:r>
      <w:r>
        <w:tab/>
      </w:r>
      <w:r>
        <w:tab/>
      </w:r>
      <w:r>
        <w:tab/>
      </w:r>
      <w:r>
        <w:tab/>
      </w:r>
      <w:r>
        <w:t>&lt;AlarmLevel/&gt;</w:t>
      </w:r>
    </w:p>
    <w:p w14:paraId="29D7D1A4">
      <w:pPr>
        <w:pStyle w:val="147"/>
        <w:ind w:firstLine="0" w:firstLineChars="0"/>
      </w:pPr>
      <w:r>
        <w:tab/>
      </w:r>
      <w:r>
        <w:tab/>
      </w:r>
      <w:r>
        <w:tab/>
      </w:r>
      <w:r>
        <w:tab/>
      </w:r>
      <w:r>
        <w:tab/>
      </w:r>
      <w:r>
        <w:t>&lt;AlarmFlag/&gt;</w:t>
      </w:r>
    </w:p>
    <w:p w14:paraId="27143FC1">
      <w:pPr>
        <w:pStyle w:val="147"/>
        <w:ind w:firstLine="0" w:firstLineChars="0"/>
      </w:pPr>
      <w:r>
        <w:tab/>
      </w:r>
      <w:r>
        <w:tab/>
      </w:r>
      <w:r>
        <w:tab/>
      </w:r>
      <w:r>
        <w:tab/>
      </w:r>
      <w:r>
        <w:tab/>
      </w:r>
      <w:r>
        <w:t>&lt;AlarmDesc/&gt;</w:t>
      </w:r>
    </w:p>
    <w:p w14:paraId="3C9EEBF6">
      <w:pPr>
        <w:pStyle w:val="147"/>
        <w:ind w:left="1680" w:firstLine="420" w:firstLineChars="0"/>
      </w:pPr>
      <w:r>
        <w:t>&lt;EventValue/&gt;</w:t>
      </w:r>
    </w:p>
    <w:p w14:paraId="2BE8DCF0">
      <w:pPr>
        <w:pStyle w:val="147"/>
        <w:ind w:firstLine="0" w:firstLineChars="0"/>
        <w:rPr>
          <w:sz w:val="18"/>
          <w:szCs w:val="18"/>
        </w:rPr>
      </w:pPr>
      <w:r>
        <w:rPr>
          <w:rFonts w:hint="eastAsia"/>
        </w:rPr>
        <w:tab/>
      </w:r>
      <w:r>
        <w:rPr>
          <w:rFonts w:hint="eastAsia"/>
        </w:rPr>
        <w:tab/>
      </w:r>
      <w:r>
        <w:rPr>
          <w:rFonts w:hint="eastAsia"/>
        </w:rPr>
        <w:tab/>
      </w:r>
      <w:r>
        <w:rPr>
          <w:rFonts w:hint="eastAsia"/>
        </w:rPr>
        <w:tab/>
      </w:r>
      <w:r>
        <w:rPr>
          <w:rFonts w:hint="eastAsia"/>
        </w:rPr>
        <w:tab/>
      </w:r>
      <w:r>
        <w:rPr>
          <w:rFonts w:hint="eastAsia"/>
        </w:rPr>
        <w:t>&lt;</w:t>
      </w:r>
      <w:r>
        <w:t>SignalNumber</w:t>
      </w:r>
      <w:r>
        <w:rPr>
          <w:sz w:val="18"/>
          <w:szCs w:val="18"/>
        </w:rPr>
        <w:t>/&gt;</w:t>
      </w:r>
    </w:p>
    <w:p w14:paraId="52D59FB4">
      <w:pPr>
        <w:pStyle w:val="147"/>
        <w:ind w:firstLine="0" w:firstLineChars="0"/>
      </w:pPr>
      <w:r>
        <w:rPr>
          <w:sz w:val="18"/>
          <w:szCs w:val="18"/>
        </w:rPr>
        <w:tab/>
      </w:r>
      <w:r>
        <w:rPr>
          <w:sz w:val="18"/>
          <w:szCs w:val="18"/>
        </w:rPr>
        <w:tab/>
      </w:r>
      <w:r>
        <w:rPr>
          <w:sz w:val="18"/>
          <w:szCs w:val="18"/>
        </w:rPr>
        <w:tab/>
      </w:r>
      <w:r>
        <w:rPr>
          <w:sz w:val="18"/>
          <w:szCs w:val="18"/>
        </w:rPr>
        <w:tab/>
      </w:r>
      <w:r>
        <w:rPr>
          <w:sz w:val="18"/>
          <w:szCs w:val="18"/>
        </w:rPr>
        <w:tab/>
      </w:r>
      <w:r>
        <w:rPr>
          <w:rFonts w:hint="eastAsia"/>
        </w:rPr>
        <w:t>&lt;AlarmRemark</w:t>
      </w:r>
      <w:r>
        <w:rPr>
          <w:sz w:val="18"/>
          <w:szCs w:val="18"/>
        </w:rPr>
        <w:t>/&gt;</w:t>
      </w:r>
    </w:p>
    <w:p w14:paraId="11B877EC">
      <w:pPr>
        <w:pStyle w:val="147"/>
        <w:ind w:firstLine="0" w:firstLineChars="0"/>
      </w:pPr>
      <w:r>
        <w:tab/>
      </w:r>
      <w:r>
        <w:tab/>
      </w:r>
      <w:r>
        <w:tab/>
      </w:r>
      <w:r>
        <w:tab/>
      </w:r>
      <w:r>
        <w:t>&lt;/TAlarm&gt;</w:t>
      </w:r>
    </w:p>
    <w:p w14:paraId="7D2996E9">
      <w:pPr>
        <w:pStyle w:val="147"/>
        <w:ind w:firstLine="0" w:firstLineChars="0"/>
      </w:pPr>
      <w:r>
        <w:tab/>
      </w:r>
      <w:r>
        <w:tab/>
      </w:r>
      <w:r>
        <w:tab/>
      </w:r>
      <w:r>
        <w:tab/>
      </w:r>
      <w:r>
        <w:t>&lt;TAlarm&gt;</w:t>
      </w:r>
    </w:p>
    <w:p w14:paraId="2E79B992">
      <w:pPr>
        <w:pStyle w:val="147"/>
        <w:ind w:firstLine="0" w:firstLineChars="0"/>
      </w:pPr>
      <w:r>
        <w:tab/>
      </w:r>
      <w:r>
        <w:tab/>
      </w:r>
      <w:r>
        <w:tab/>
      </w:r>
      <w:r>
        <w:tab/>
      </w:r>
      <w:r>
        <w:tab/>
      </w:r>
      <w:r>
        <w:t>&lt;SerialNo/&gt;</w:t>
      </w:r>
    </w:p>
    <w:p w14:paraId="0E454F6E">
      <w:pPr>
        <w:pStyle w:val="147"/>
        <w:ind w:firstLine="0" w:firstLineChars="0"/>
      </w:pPr>
      <w:r>
        <w:tab/>
      </w:r>
      <w:r>
        <w:tab/>
      </w:r>
      <w:r>
        <w:tab/>
      </w:r>
      <w:r>
        <w:tab/>
      </w:r>
      <w:r>
        <w:tab/>
      </w:r>
      <w:r>
        <w:t>&lt;ID/&gt;</w:t>
      </w:r>
    </w:p>
    <w:p w14:paraId="79F5E6F8">
      <w:pPr>
        <w:pStyle w:val="147"/>
        <w:ind w:firstLine="0" w:firstLineChars="0"/>
      </w:pPr>
      <w:r>
        <w:tab/>
      </w:r>
      <w:r>
        <w:tab/>
      </w:r>
      <w:r>
        <w:tab/>
      </w:r>
      <w:r>
        <w:tab/>
      </w:r>
      <w:r>
        <w:tab/>
      </w:r>
      <w:r>
        <w:t>&lt;DeviceID/&gt;</w:t>
      </w:r>
    </w:p>
    <w:p w14:paraId="52C0A7E6">
      <w:pPr>
        <w:pStyle w:val="147"/>
        <w:ind w:firstLine="0" w:firstLineChars="0"/>
      </w:pPr>
      <w:r>
        <w:t xml:space="preserve">                    </w:t>
      </w:r>
      <w:r>
        <w:rPr>
          <w:rFonts w:hint="eastAsia"/>
        </w:rPr>
        <w:t>&lt;</w:t>
      </w:r>
      <w:r>
        <w:t>NMAlarmID/&gt;</w:t>
      </w:r>
    </w:p>
    <w:p w14:paraId="3D3C729D">
      <w:pPr>
        <w:pStyle w:val="147"/>
        <w:ind w:firstLine="0" w:firstLineChars="0"/>
      </w:pPr>
      <w:r>
        <w:tab/>
      </w:r>
      <w:r>
        <w:tab/>
      </w:r>
      <w:r>
        <w:tab/>
      </w:r>
      <w:r>
        <w:tab/>
      </w:r>
      <w:r>
        <w:tab/>
      </w:r>
      <w:r>
        <w:t>&lt;AlarmTime/&gt;</w:t>
      </w:r>
    </w:p>
    <w:p w14:paraId="4C33B598">
      <w:pPr>
        <w:pStyle w:val="147"/>
        <w:ind w:firstLine="0" w:firstLineChars="0"/>
      </w:pPr>
      <w:r>
        <w:tab/>
      </w:r>
      <w:r>
        <w:tab/>
      </w:r>
      <w:r>
        <w:tab/>
      </w:r>
      <w:r>
        <w:tab/>
      </w:r>
      <w:r>
        <w:tab/>
      </w:r>
      <w:r>
        <w:t>&lt;AlarmLevel/&gt;</w:t>
      </w:r>
    </w:p>
    <w:p w14:paraId="2D13645C">
      <w:pPr>
        <w:pStyle w:val="147"/>
        <w:ind w:firstLine="0" w:firstLineChars="0"/>
      </w:pPr>
      <w:r>
        <w:tab/>
      </w:r>
      <w:r>
        <w:tab/>
      </w:r>
      <w:r>
        <w:tab/>
      </w:r>
      <w:r>
        <w:tab/>
      </w:r>
      <w:r>
        <w:tab/>
      </w:r>
      <w:r>
        <w:t>&lt;AlarmFlag/&gt;</w:t>
      </w:r>
    </w:p>
    <w:p w14:paraId="6C8084C4">
      <w:pPr>
        <w:pStyle w:val="147"/>
        <w:ind w:firstLine="0" w:firstLineChars="0"/>
      </w:pPr>
      <w:r>
        <w:tab/>
      </w:r>
      <w:r>
        <w:tab/>
      </w:r>
      <w:r>
        <w:tab/>
      </w:r>
      <w:r>
        <w:tab/>
      </w:r>
      <w:r>
        <w:tab/>
      </w:r>
      <w:r>
        <w:t>&lt;AlarmDesc/&gt;</w:t>
      </w:r>
    </w:p>
    <w:p w14:paraId="0CBEC383">
      <w:pPr>
        <w:pStyle w:val="147"/>
        <w:ind w:firstLine="2100" w:firstLineChars="1000"/>
      </w:pPr>
      <w:r>
        <w:t>&lt;EventValue/&gt;</w:t>
      </w:r>
    </w:p>
    <w:p w14:paraId="73F7E6BE">
      <w:pPr>
        <w:pStyle w:val="147"/>
        <w:ind w:firstLine="0" w:firstLineChars="0"/>
        <w:rPr>
          <w:sz w:val="18"/>
          <w:szCs w:val="18"/>
        </w:rPr>
      </w:pPr>
      <w:r>
        <w:rPr>
          <w:rFonts w:hint="eastAsia"/>
        </w:rPr>
        <w:tab/>
      </w:r>
      <w:r>
        <w:rPr>
          <w:rFonts w:hint="eastAsia"/>
        </w:rPr>
        <w:tab/>
      </w:r>
      <w:r>
        <w:rPr>
          <w:rFonts w:hint="eastAsia"/>
        </w:rPr>
        <w:tab/>
      </w:r>
      <w:r>
        <w:rPr>
          <w:rFonts w:hint="eastAsia"/>
        </w:rPr>
        <w:tab/>
      </w:r>
      <w:r>
        <w:rPr>
          <w:rFonts w:hint="eastAsia"/>
        </w:rPr>
        <w:tab/>
      </w:r>
      <w:r>
        <w:rPr>
          <w:rFonts w:hint="eastAsia"/>
        </w:rPr>
        <w:t>&lt;</w:t>
      </w:r>
      <w:r>
        <w:t>SignalNumber</w:t>
      </w:r>
      <w:r>
        <w:rPr>
          <w:sz w:val="18"/>
          <w:szCs w:val="18"/>
        </w:rPr>
        <w:t>/&gt;</w:t>
      </w:r>
    </w:p>
    <w:p w14:paraId="67177994">
      <w:pPr>
        <w:pStyle w:val="147"/>
        <w:ind w:firstLine="0" w:firstLineChars="0"/>
      </w:pPr>
      <w:r>
        <w:rPr>
          <w:sz w:val="18"/>
          <w:szCs w:val="18"/>
        </w:rPr>
        <w:tab/>
      </w:r>
      <w:r>
        <w:rPr>
          <w:sz w:val="18"/>
          <w:szCs w:val="18"/>
        </w:rPr>
        <w:tab/>
      </w:r>
      <w:r>
        <w:rPr>
          <w:sz w:val="18"/>
          <w:szCs w:val="18"/>
        </w:rPr>
        <w:tab/>
      </w:r>
      <w:r>
        <w:rPr>
          <w:sz w:val="18"/>
          <w:szCs w:val="18"/>
        </w:rPr>
        <w:tab/>
      </w:r>
      <w:r>
        <w:rPr>
          <w:sz w:val="18"/>
          <w:szCs w:val="18"/>
        </w:rPr>
        <w:tab/>
      </w:r>
      <w:r>
        <w:rPr>
          <w:rFonts w:hint="eastAsia"/>
        </w:rPr>
        <w:t>&lt;AlarmRemark</w:t>
      </w:r>
      <w:r>
        <w:rPr>
          <w:sz w:val="18"/>
          <w:szCs w:val="18"/>
        </w:rPr>
        <w:t>/&gt;</w:t>
      </w:r>
    </w:p>
    <w:p w14:paraId="11EAA3CA">
      <w:pPr>
        <w:pStyle w:val="147"/>
        <w:ind w:firstLine="0" w:firstLineChars="0"/>
      </w:pPr>
      <w:r>
        <w:tab/>
      </w:r>
      <w:r>
        <w:tab/>
      </w:r>
      <w:r>
        <w:tab/>
      </w:r>
      <w:r>
        <w:tab/>
      </w:r>
      <w:r>
        <w:t>&lt;/TAlarm&gt;</w:t>
      </w:r>
    </w:p>
    <w:p w14:paraId="740F49B9">
      <w:pPr>
        <w:pStyle w:val="147"/>
        <w:ind w:firstLine="0" w:firstLineChars="0"/>
      </w:pPr>
      <w:r>
        <w:tab/>
      </w:r>
      <w:r>
        <w:tab/>
      </w:r>
      <w:r>
        <w:tab/>
      </w:r>
      <w:r>
        <w:t>&lt;/TAlarmList&gt;</w:t>
      </w:r>
    </w:p>
    <w:p w14:paraId="63AC7710">
      <w:pPr>
        <w:pStyle w:val="147"/>
        <w:ind w:firstLine="0" w:firstLineChars="0"/>
      </w:pPr>
      <w:r>
        <w:tab/>
      </w:r>
      <w:r>
        <w:tab/>
      </w:r>
      <w:r>
        <w:t>&lt;/Values&gt;</w:t>
      </w:r>
    </w:p>
    <w:p w14:paraId="4283BFC9">
      <w:pPr>
        <w:pStyle w:val="147"/>
        <w:ind w:firstLine="0" w:firstLineChars="0"/>
      </w:pPr>
      <w:r>
        <w:tab/>
      </w:r>
      <w:r>
        <w:t>&lt;/Info&gt;</w:t>
      </w:r>
    </w:p>
    <w:p w14:paraId="0930B34C">
      <w:pPr>
        <w:pStyle w:val="147"/>
        <w:ind w:firstLine="0" w:firstLineChars="0"/>
      </w:pPr>
      <w:r>
        <w:t>&lt;/Request&gt;</w:t>
      </w:r>
    </w:p>
    <w:p w14:paraId="50BBD160">
      <w:pPr>
        <w:pStyle w:val="147"/>
        <w:ind w:firstLine="420"/>
      </w:pPr>
      <w:r>
        <w:t>响应：</w:t>
      </w:r>
      <w:r>
        <w:rPr>
          <w:rFonts w:hint="eastAsia"/>
        </w:rPr>
        <w:t>SC</w:t>
      </w:r>
    </w:p>
    <w:p w14:paraId="0097B101">
      <w:pPr>
        <w:pStyle w:val="222"/>
        <w:jc w:val="left"/>
      </w:pPr>
      <w:r>
        <w:rPr>
          <w:rFonts w:hint="eastAsia"/>
        </w:rPr>
        <w:t>上报告警信息应答报文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1B16E5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00958E1">
            <w:pPr>
              <w:jc w:val="center"/>
              <w:rPr>
                <w:sz w:val="21"/>
                <w:szCs w:val="21"/>
              </w:rPr>
            </w:pPr>
          </w:p>
        </w:tc>
        <w:tc>
          <w:tcPr>
            <w:tcW w:w="2205" w:type="dxa"/>
            <w:noWrap w:val="0"/>
            <w:vAlign w:val="top"/>
          </w:tcPr>
          <w:p w14:paraId="4E361461">
            <w:pPr>
              <w:jc w:val="center"/>
              <w:rPr>
                <w:sz w:val="21"/>
                <w:szCs w:val="21"/>
              </w:rPr>
            </w:pPr>
            <w:r>
              <w:rPr>
                <w:sz w:val="21"/>
                <w:szCs w:val="21"/>
              </w:rPr>
              <w:t>变量名称/报文定义</w:t>
            </w:r>
          </w:p>
        </w:tc>
        <w:tc>
          <w:tcPr>
            <w:tcW w:w="1890" w:type="dxa"/>
            <w:noWrap w:val="0"/>
            <w:vAlign w:val="top"/>
          </w:tcPr>
          <w:p w14:paraId="50E2527B">
            <w:pPr>
              <w:jc w:val="center"/>
              <w:rPr>
                <w:sz w:val="21"/>
                <w:szCs w:val="21"/>
              </w:rPr>
            </w:pPr>
            <w:r>
              <w:rPr>
                <w:sz w:val="21"/>
                <w:szCs w:val="21"/>
              </w:rPr>
              <w:t>长度及类型</w:t>
            </w:r>
          </w:p>
        </w:tc>
        <w:tc>
          <w:tcPr>
            <w:tcW w:w="2940" w:type="dxa"/>
            <w:noWrap w:val="0"/>
            <w:vAlign w:val="top"/>
          </w:tcPr>
          <w:p w14:paraId="7E387190">
            <w:pPr>
              <w:jc w:val="center"/>
              <w:rPr>
                <w:sz w:val="21"/>
                <w:szCs w:val="21"/>
              </w:rPr>
            </w:pPr>
            <w:r>
              <w:rPr>
                <w:sz w:val="21"/>
                <w:szCs w:val="21"/>
              </w:rPr>
              <w:t>描述</w:t>
            </w:r>
          </w:p>
        </w:tc>
      </w:tr>
      <w:tr w14:paraId="72BBD6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CF7A0AE">
            <w:pPr>
              <w:rPr>
                <w:sz w:val="21"/>
                <w:szCs w:val="21"/>
              </w:rPr>
            </w:pPr>
            <w:r>
              <w:rPr>
                <w:sz w:val="21"/>
                <w:szCs w:val="21"/>
              </w:rPr>
              <w:t>PK_Type</w:t>
            </w:r>
          </w:p>
        </w:tc>
        <w:tc>
          <w:tcPr>
            <w:tcW w:w="2205" w:type="dxa"/>
            <w:noWrap w:val="0"/>
            <w:vAlign w:val="top"/>
          </w:tcPr>
          <w:p w14:paraId="51414F38">
            <w:pPr>
              <w:rPr>
                <w:sz w:val="21"/>
                <w:szCs w:val="21"/>
              </w:rPr>
            </w:pPr>
            <w:r>
              <w:rPr>
                <w:rFonts w:hint="eastAsia"/>
                <w:sz w:val="21"/>
                <w:szCs w:val="21"/>
              </w:rPr>
              <w:t>Name</w:t>
            </w:r>
          </w:p>
        </w:tc>
        <w:tc>
          <w:tcPr>
            <w:tcW w:w="1890" w:type="dxa"/>
            <w:noWrap w:val="0"/>
            <w:vAlign w:val="top"/>
          </w:tcPr>
          <w:p w14:paraId="150661A0">
            <w:pPr>
              <w:rPr>
                <w:sz w:val="21"/>
                <w:szCs w:val="21"/>
              </w:rPr>
            </w:pPr>
            <w:r>
              <w:rPr>
                <w:sz w:val="21"/>
                <w:szCs w:val="21"/>
              </w:rPr>
              <w:t>Char</w:t>
            </w:r>
            <w:r>
              <w:rPr>
                <w:rFonts w:hint="eastAsia"/>
                <w:sz w:val="21"/>
                <w:szCs w:val="21"/>
              </w:rPr>
              <w:t>[</w:t>
            </w:r>
            <w:r>
              <w:rPr>
                <w:sz w:val="21"/>
                <w:szCs w:val="21"/>
              </w:rPr>
              <w:t>SEND_ALARM_ACK</w:t>
            </w:r>
            <w:r>
              <w:rPr>
                <w:rFonts w:hint="eastAsia"/>
                <w:sz w:val="21"/>
                <w:szCs w:val="21"/>
              </w:rPr>
              <w:t>]</w:t>
            </w:r>
          </w:p>
        </w:tc>
        <w:tc>
          <w:tcPr>
            <w:tcW w:w="2940" w:type="dxa"/>
            <w:noWrap w:val="0"/>
            <w:vAlign w:val="top"/>
          </w:tcPr>
          <w:p w14:paraId="3A2D022F">
            <w:pPr>
              <w:rPr>
                <w:sz w:val="21"/>
                <w:szCs w:val="21"/>
              </w:rPr>
            </w:pPr>
            <w:r>
              <w:rPr>
                <w:sz w:val="21"/>
                <w:szCs w:val="21"/>
              </w:rPr>
              <w:t>告警信息</w:t>
            </w:r>
          </w:p>
        </w:tc>
      </w:tr>
      <w:tr w14:paraId="077122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7F8CDF9F">
            <w:pPr>
              <w:rPr>
                <w:sz w:val="21"/>
                <w:szCs w:val="21"/>
              </w:rPr>
            </w:pPr>
            <w:r>
              <w:rPr>
                <w:rFonts w:hint="eastAsia"/>
                <w:sz w:val="21"/>
                <w:szCs w:val="21"/>
              </w:rPr>
              <w:t>Info</w:t>
            </w:r>
          </w:p>
        </w:tc>
        <w:tc>
          <w:tcPr>
            <w:tcW w:w="2205" w:type="dxa"/>
            <w:noWrap w:val="0"/>
            <w:vAlign w:val="top"/>
          </w:tcPr>
          <w:p w14:paraId="49E69179">
            <w:pPr>
              <w:rPr>
                <w:sz w:val="21"/>
                <w:szCs w:val="21"/>
              </w:rPr>
            </w:pPr>
            <w:r>
              <w:rPr>
                <w:sz w:val="21"/>
                <w:szCs w:val="21"/>
              </w:rPr>
              <w:t>Result</w:t>
            </w:r>
          </w:p>
        </w:tc>
        <w:tc>
          <w:tcPr>
            <w:tcW w:w="1890" w:type="dxa"/>
            <w:noWrap w:val="0"/>
            <w:vAlign w:val="top"/>
          </w:tcPr>
          <w:p w14:paraId="41AE5BF7">
            <w:pPr>
              <w:rPr>
                <w:sz w:val="21"/>
                <w:szCs w:val="21"/>
              </w:rPr>
            </w:pPr>
            <w:r>
              <w:rPr>
                <w:sz w:val="21"/>
                <w:szCs w:val="21"/>
              </w:rPr>
              <w:t>EnumResult</w:t>
            </w:r>
          </w:p>
        </w:tc>
        <w:tc>
          <w:tcPr>
            <w:tcW w:w="2940" w:type="dxa"/>
            <w:noWrap w:val="0"/>
            <w:vAlign w:val="top"/>
          </w:tcPr>
          <w:p w14:paraId="1C7443C3">
            <w:pPr>
              <w:rPr>
                <w:sz w:val="21"/>
                <w:szCs w:val="21"/>
              </w:rPr>
            </w:pPr>
            <w:r>
              <w:rPr>
                <w:sz w:val="21"/>
                <w:szCs w:val="21"/>
              </w:rPr>
              <w:t>返回设置结果</w:t>
            </w:r>
          </w:p>
        </w:tc>
      </w:tr>
      <w:tr w14:paraId="180845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3E8D64C">
            <w:pPr>
              <w:rPr>
                <w:sz w:val="21"/>
                <w:szCs w:val="21"/>
              </w:rPr>
            </w:pPr>
          </w:p>
        </w:tc>
        <w:tc>
          <w:tcPr>
            <w:tcW w:w="2205" w:type="dxa"/>
            <w:noWrap w:val="0"/>
            <w:vAlign w:val="top"/>
          </w:tcPr>
          <w:p w14:paraId="29D876C2">
            <w:pPr>
              <w:rPr>
                <w:sz w:val="21"/>
                <w:szCs w:val="21"/>
              </w:rPr>
            </w:pPr>
            <w:r>
              <w:rPr>
                <w:sz w:val="21"/>
                <w:szCs w:val="21"/>
              </w:rPr>
              <w:t>FailureCause</w:t>
            </w:r>
          </w:p>
        </w:tc>
        <w:tc>
          <w:tcPr>
            <w:tcW w:w="1890" w:type="dxa"/>
            <w:noWrap w:val="0"/>
            <w:vAlign w:val="top"/>
          </w:tcPr>
          <w:p w14:paraId="7E62F5E7">
            <w:pPr>
              <w:rPr>
                <w:sz w:val="21"/>
                <w:szCs w:val="21"/>
              </w:rPr>
            </w:pPr>
            <w:r>
              <w:rPr>
                <w:sz w:val="21"/>
                <w:szCs w:val="21"/>
              </w:rPr>
              <w:t>Char[FAILURE_CAUSE_LEN]</w:t>
            </w:r>
          </w:p>
        </w:tc>
        <w:tc>
          <w:tcPr>
            <w:tcW w:w="2940" w:type="dxa"/>
            <w:noWrap w:val="0"/>
            <w:vAlign w:val="top"/>
          </w:tcPr>
          <w:p w14:paraId="2FE477AA">
            <w:pPr>
              <w:rPr>
                <w:sz w:val="21"/>
                <w:szCs w:val="21"/>
              </w:rPr>
            </w:pPr>
            <w:r>
              <w:rPr>
                <w:rFonts w:hint="eastAsia"/>
                <w:sz w:val="21"/>
                <w:szCs w:val="21"/>
              </w:rPr>
              <w:t>上报</w:t>
            </w:r>
            <w:r>
              <w:rPr>
                <w:sz w:val="21"/>
                <w:szCs w:val="21"/>
              </w:rPr>
              <w:t>告警</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31858A34">
      <w:pPr>
        <w:pStyle w:val="147"/>
        <w:ind w:firstLine="0" w:firstLineChars="0"/>
        <w:rPr>
          <w:b/>
        </w:rPr>
      </w:pPr>
      <w:r>
        <w:rPr>
          <w:rFonts w:hint="eastAsia"/>
          <w:b/>
        </w:rPr>
        <w:t>XML样例</w:t>
      </w:r>
    </w:p>
    <w:p w14:paraId="4D586A38">
      <w:pPr>
        <w:pStyle w:val="147"/>
        <w:ind w:firstLine="0" w:firstLineChars="0"/>
      </w:pPr>
      <w:r>
        <w:t>&lt;?xml version="1.0" encoding="UTF-8"?&gt;</w:t>
      </w:r>
    </w:p>
    <w:p w14:paraId="43B9E4CC">
      <w:pPr>
        <w:pStyle w:val="147"/>
        <w:ind w:firstLine="0" w:firstLineChars="0"/>
      </w:pPr>
      <w:r>
        <w:t>&lt;Response&gt;</w:t>
      </w:r>
    </w:p>
    <w:p w14:paraId="450586DC">
      <w:pPr>
        <w:pStyle w:val="147"/>
        <w:ind w:firstLine="420"/>
      </w:pPr>
      <w:r>
        <w:t>&lt;PK_Type&gt;</w:t>
      </w:r>
    </w:p>
    <w:p w14:paraId="6DBA222D">
      <w:pPr>
        <w:pStyle w:val="147"/>
        <w:ind w:firstLine="0" w:firstLineChars="0"/>
      </w:pPr>
      <w:r>
        <w:tab/>
      </w:r>
      <w:r>
        <w:tab/>
      </w:r>
      <w:r>
        <w:t>&lt;Name&gt;SEND_ALARM_ACK&lt;/Name&gt;</w:t>
      </w:r>
    </w:p>
    <w:p w14:paraId="6A71BB2D">
      <w:pPr>
        <w:pStyle w:val="147"/>
        <w:ind w:firstLine="0" w:firstLineChars="0"/>
      </w:pPr>
      <w:r>
        <w:tab/>
      </w:r>
      <w:r>
        <w:t>&lt;/PK_Type&gt;</w:t>
      </w:r>
    </w:p>
    <w:p w14:paraId="30C6E36B">
      <w:pPr>
        <w:pStyle w:val="147"/>
        <w:ind w:firstLine="0" w:firstLineChars="0"/>
      </w:pPr>
      <w:r>
        <w:tab/>
      </w:r>
      <w:r>
        <w:t>&lt;Info&gt;</w:t>
      </w:r>
    </w:p>
    <w:p w14:paraId="1355A64D">
      <w:pPr>
        <w:pStyle w:val="147"/>
        <w:ind w:firstLine="0" w:firstLineChars="0"/>
      </w:pPr>
      <w:r>
        <w:tab/>
      </w:r>
      <w:r>
        <w:tab/>
      </w:r>
      <w:r>
        <w:t>&lt;Result/&gt;</w:t>
      </w:r>
    </w:p>
    <w:p w14:paraId="4E1676C7">
      <w:pPr>
        <w:pStyle w:val="147"/>
        <w:ind w:firstLine="0" w:firstLineChars="0"/>
      </w:pPr>
      <w:r>
        <w:t xml:space="preserve">        &lt;FailureCause/&gt;</w:t>
      </w:r>
    </w:p>
    <w:p w14:paraId="069482A5">
      <w:pPr>
        <w:pStyle w:val="147"/>
        <w:ind w:firstLine="0" w:firstLineChars="0"/>
      </w:pPr>
      <w:r>
        <w:tab/>
      </w:r>
      <w:r>
        <w:t>&lt;/Info&gt;</w:t>
      </w:r>
    </w:p>
    <w:p w14:paraId="4EED8BA6">
      <w:pPr>
        <w:pStyle w:val="147"/>
        <w:ind w:firstLine="0" w:firstLineChars="0"/>
        <w:rPr>
          <w:b/>
        </w:rPr>
      </w:pPr>
      <w:r>
        <w:t>&lt;/Response&gt;</w:t>
      </w:r>
    </w:p>
    <w:p w14:paraId="1A063ACE">
      <w:pPr>
        <w:pStyle w:val="4"/>
        <w:numPr>
          <w:ilvl w:val="2"/>
          <w:numId w:val="14"/>
        </w:numPr>
      </w:pPr>
      <w:bookmarkStart w:id="102" w:name="_Toc452036559"/>
      <w:bookmarkStart w:id="103" w:name="_Toc1577754571"/>
      <w:bookmarkStart w:id="104" w:name="_Toc452036628"/>
      <w:r>
        <w:t>请求监控点数据</w:t>
      </w:r>
      <w:bookmarkEnd w:id="102"/>
      <w:bookmarkEnd w:id="103"/>
      <w:bookmarkEnd w:id="104"/>
    </w:p>
    <w:p w14:paraId="1DC3C6FE">
      <w:pPr>
        <w:pStyle w:val="104"/>
        <w:numPr>
          <w:ilvl w:val="0"/>
          <w:numId w:val="20"/>
        </w:numPr>
        <w:spacing w:line="360" w:lineRule="auto"/>
        <w:ind w:firstLine="6"/>
        <w:rPr>
          <w:rFonts w:ascii="黑体" w:hAnsi="黑体" w:eastAsia="黑体"/>
        </w:rPr>
      </w:pPr>
      <w:r>
        <w:rPr>
          <w:rFonts w:hint="eastAsia" w:ascii="黑体" w:hAnsi="黑体" w:eastAsia="黑体"/>
        </w:rPr>
        <w:t>数据流方式</w:t>
      </w:r>
    </w:p>
    <w:p w14:paraId="630C7415">
      <w:pPr>
        <w:pStyle w:val="147"/>
        <w:spacing w:line="360" w:lineRule="auto"/>
        <w:ind w:firstLine="480"/>
        <w:rPr>
          <w:sz w:val="24"/>
          <w:szCs w:val="24"/>
        </w:rPr>
      </w:pPr>
      <w:r>
        <w:rPr>
          <w:sz w:val="24"/>
          <w:szCs w:val="24"/>
        </w:rPr>
        <w:t>SC向</w:t>
      </w:r>
      <w:r>
        <w:rPr>
          <w:rFonts w:hint="eastAsia"/>
          <w:sz w:val="24"/>
          <w:szCs w:val="24"/>
        </w:rPr>
        <w:t>FSU</w:t>
      </w:r>
      <w:r>
        <w:rPr>
          <w:sz w:val="24"/>
          <w:szCs w:val="24"/>
        </w:rPr>
        <w:t>发送所需数据的标识，</w:t>
      </w:r>
      <w:r>
        <w:rPr>
          <w:rFonts w:hint="eastAsia"/>
          <w:sz w:val="24"/>
          <w:szCs w:val="24"/>
        </w:rPr>
        <w:t>FSU</w:t>
      </w:r>
      <w:r>
        <w:rPr>
          <w:sz w:val="24"/>
          <w:szCs w:val="24"/>
        </w:rPr>
        <w:t>向</w:t>
      </w:r>
      <w:r>
        <w:rPr>
          <w:rFonts w:hint="eastAsia"/>
          <w:sz w:val="24"/>
          <w:szCs w:val="24"/>
        </w:rPr>
        <w:t>SC</w:t>
      </w:r>
      <w:r>
        <w:rPr>
          <w:sz w:val="24"/>
          <w:szCs w:val="24"/>
        </w:rPr>
        <w:t>发送要求的监控点</w:t>
      </w:r>
      <w:r>
        <w:rPr>
          <w:rFonts w:hint="eastAsia"/>
          <w:sz w:val="24"/>
          <w:szCs w:val="24"/>
        </w:rPr>
        <w:t>实时采集</w:t>
      </w:r>
      <w:r>
        <w:rPr>
          <w:sz w:val="24"/>
          <w:szCs w:val="24"/>
        </w:rPr>
        <w:t>的</w:t>
      </w:r>
      <w:r>
        <w:rPr>
          <w:rFonts w:hint="eastAsia"/>
          <w:sz w:val="24"/>
          <w:szCs w:val="24"/>
        </w:rPr>
        <w:t>数据</w:t>
      </w:r>
      <w:r>
        <w:rPr>
          <w:sz w:val="24"/>
          <w:szCs w:val="24"/>
        </w:rPr>
        <w:t>信息。</w:t>
      </w:r>
    </w:p>
    <w:p w14:paraId="683E9992">
      <w:r>
        <mc:AlternateContent>
          <mc:Choice Requires="wpg">
            <w:drawing>
              <wp:anchor distT="0" distB="0" distL="114300" distR="114300" simplePos="0" relativeHeight="251661312" behindDoc="0" locked="0" layoutInCell="0" allowOverlap="1">
                <wp:simplePos x="0" y="0"/>
                <wp:positionH relativeFrom="column">
                  <wp:posOffset>203200</wp:posOffset>
                </wp:positionH>
                <wp:positionV relativeFrom="paragraph">
                  <wp:posOffset>126365</wp:posOffset>
                </wp:positionV>
                <wp:extent cx="5029200" cy="1564005"/>
                <wp:effectExtent l="0" t="0" r="0" b="0"/>
                <wp:wrapNone/>
                <wp:docPr id="320" name="Group 65"/>
                <wp:cNvGraphicFramePr/>
                <a:graphic xmlns:a="http://schemas.openxmlformats.org/drawingml/2006/main">
                  <a:graphicData uri="http://schemas.microsoft.com/office/word/2010/wordprocessingGroup">
                    <wpg:wgp>
                      <wpg:cNvGrpSpPr/>
                      <wpg:grpSpPr>
                        <a:xfrm>
                          <a:off x="0" y="0"/>
                          <a:ext cx="5029200" cy="1564005"/>
                          <a:chOff x="1980" y="7245"/>
                          <a:chExt cx="7920" cy="2463"/>
                        </a:xfrm>
                        <a:effectLst/>
                      </wpg:grpSpPr>
                      <wps:wsp>
                        <wps:cNvPr id="321" name="Text Box 887"/>
                        <wps:cNvSpPr txBox="1">
                          <a:spLocks noChangeArrowheads="1"/>
                        </wps:cNvSpPr>
                        <wps:spPr bwMode="auto">
                          <a:xfrm>
                            <a:off x="3600" y="7368"/>
                            <a:ext cx="830" cy="468"/>
                          </a:xfrm>
                          <a:prstGeom prst="rect">
                            <a:avLst/>
                          </a:prstGeom>
                          <a:noFill/>
                          <a:ln>
                            <a:noFill/>
                          </a:ln>
                          <a:effectLst/>
                        </wps:spPr>
                        <wps:txbx>
                          <w:txbxContent>
                            <w:p w14:paraId="7A59D6B5">
                              <w:pPr>
                                <w:rPr>
                                  <w:szCs w:val="21"/>
                                </w:rPr>
                              </w:pPr>
                              <w:r>
                                <w:rPr>
                                  <w:szCs w:val="21"/>
                                </w:rPr>
                                <w:t>SC</w:t>
                              </w:r>
                            </w:p>
                          </w:txbxContent>
                        </wps:txbx>
                        <wps:bodyPr rot="0" vert="horz" wrap="square" lIns="91440" tIns="45720" rIns="91440" bIns="45720" anchor="t" anchorCtr="0" upright="1">
                          <a:noAutofit/>
                        </wps:bodyPr>
                      </wps:wsp>
                      <wps:wsp>
                        <wps:cNvPr id="322" name="Text Box 888"/>
                        <wps:cNvSpPr txBox="1">
                          <a:spLocks noChangeArrowheads="1"/>
                        </wps:cNvSpPr>
                        <wps:spPr bwMode="auto">
                          <a:xfrm>
                            <a:off x="7530" y="7245"/>
                            <a:ext cx="780" cy="468"/>
                          </a:xfrm>
                          <a:prstGeom prst="rect">
                            <a:avLst/>
                          </a:prstGeom>
                          <a:solidFill>
                            <a:srgbClr val="FFFFFF"/>
                          </a:solidFill>
                          <a:ln>
                            <a:noFill/>
                          </a:ln>
                          <a:effectLst/>
                        </wps:spPr>
                        <wps:txbx>
                          <w:txbxContent>
                            <w:p w14:paraId="378D697F">
                              <w:pPr>
                                <w:rPr>
                                  <w:szCs w:val="21"/>
                                </w:rPr>
                              </w:pPr>
                              <w:r>
                                <w:rPr>
                                  <w:szCs w:val="21"/>
                                </w:rPr>
                                <w:t>FSU</w:t>
                              </w:r>
                            </w:p>
                          </w:txbxContent>
                        </wps:txbx>
                        <wps:bodyPr rot="0" vert="horz" wrap="square" lIns="91440" tIns="45720" rIns="91440" bIns="45720" anchor="t" anchorCtr="0" upright="1">
                          <a:noAutofit/>
                        </wps:bodyPr>
                      </wps:wsp>
                      <wps:wsp>
                        <wps:cNvPr id="323"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324"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325"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326"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327" name="Text Box 901"/>
                        <wps:cNvSpPr txBox="1">
                          <a:spLocks noChangeArrowheads="1"/>
                        </wps:cNvSpPr>
                        <wps:spPr bwMode="auto">
                          <a:xfrm>
                            <a:off x="4965" y="8089"/>
                            <a:ext cx="1815" cy="468"/>
                          </a:xfrm>
                          <a:prstGeom prst="rect">
                            <a:avLst/>
                          </a:prstGeom>
                          <a:noFill/>
                          <a:ln>
                            <a:noFill/>
                          </a:ln>
                          <a:effectLst/>
                        </wps:spPr>
                        <wps:txbx>
                          <w:txbxContent>
                            <w:p w14:paraId="0C7EE0D7">
                              <w:pPr>
                                <w:rPr>
                                  <w:szCs w:val="21"/>
                                </w:rPr>
                              </w:pPr>
                              <w:r>
                                <w:rPr>
                                  <w:color w:val="000000"/>
                                  <w:szCs w:val="21"/>
                                </w:rPr>
                                <w:t>GET_DATA</w:t>
                              </w:r>
                            </w:p>
                          </w:txbxContent>
                        </wps:txbx>
                        <wps:bodyPr rot="0" vert="horz" wrap="square" lIns="91440" tIns="45720" rIns="91440" bIns="45720" anchor="t" anchorCtr="0" upright="1">
                          <a:noAutofit/>
                        </wps:bodyPr>
                      </wps:wsp>
                      <wps:wsp>
                        <wps:cNvPr id="328" name="Text Box 902"/>
                        <wps:cNvSpPr txBox="1">
                          <a:spLocks noChangeArrowheads="1"/>
                        </wps:cNvSpPr>
                        <wps:spPr bwMode="auto">
                          <a:xfrm>
                            <a:off x="4845" y="9165"/>
                            <a:ext cx="1905" cy="468"/>
                          </a:xfrm>
                          <a:prstGeom prst="rect">
                            <a:avLst/>
                          </a:prstGeom>
                          <a:noFill/>
                          <a:ln>
                            <a:noFill/>
                          </a:ln>
                          <a:effectLst/>
                        </wps:spPr>
                        <wps:txbx>
                          <w:txbxContent>
                            <w:p w14:paraId="4FDE46AC">
                              <w:pPr>
                                <w:rPr>
                                  <w:szCs w:val="21"/>
                                </w:rPr>
                              </w:pPr>
                              <w:r>
                                <w:rPr>
                                  <w:color w:val="000000"/>
                                  <w:szCs w:val="21"/>
                                </w:rPr>
                                <w:t>GET_DATA_ACK</w:t>
                              </w:r>
                            </w:p>
                          </w:txbxContent>
                        </wps:txbx>
                        <wps:bodyPr rot="0" vert="horz" wrap="square" lIns="91440" tIns="45720" rIns="91440" bIns="45720" anchor="t" anchorCtr="0" upright="1">
                          <a:noAutofit/>
                        </wps:bodyPr>
                      </wps:wsp>
                      <wps:wsp>
                        <wps:cNvPr id="329" name="Text Box 905"/>
                        <wps:cNvSpPr txBox="1">
                          <a:spLocks noChangeArrowheads="1"/>
                        </wps:cNvSpPr>
                        <wps:spPr bwMode="auto">
                          <a:xfrm>
                            <a:off x="8100" y="8700"/>
                            <a:ext cx="1800" cy="1008"/>
                          </a:xfrm>
                          <a:prstGeom prst="rect">
                            <a:avLst/>
                          </a:prstGeom>
                          <a:noFill/>
                          <a:ln>
                            <a:noFill/>
                          </a:ln>
                          <a:effectLst/>
                        </wps:spPr>
                        <wps:txbx>
                          <w:txbxContent>
                            <w:p w14:paraId="646B7D74">
                              <w:pPr>
                                <w:rPr>
                                  <w:szCs w:val="21"/>
                                </w:rPr>
                              </w:pPr>
                              <w:r>
                                <w:rPr>
                                  <w:rFonts w:hint="eastAsia"/>
                                  <w:szCs w:val="21"/>
                                </w:rPr>
                                <w:t>FSU</w:t>
                              </w:r>
                              <w:r>
                                <w:rPr>
                                  <w:szCs w:val="21"/>
                                </w:rPr>
                                <w:t>返</w:t>
                              </w:r>
                              <w:r>
                                <w:rPr>
                                  <w:rFonts w:hint="eastAsia"/>
                                  <w:szCs w:val="21"/>
                                </w:rPr>
                                <w:t>回</w:t>
                              </w:r>
                              <w:r>
                                <w:rPr>
                                  <w:szCs w:val="21"/>
                                </w:rPr>
                                <w:t>数据</w:t>
                              </w:r>
                            </w:p>
                          </w:txbxContent>
                        </wps:txbx>
                        <wps:bodyPr rot="0" vert="horz" wrap="square" lIns="91440" tIns="45720" rIns="91440" bIns="45720" anchor="t" anchorCtr="0" upright="1">
                          <a:noAutofit/>
                        </wps:bodyPr>
                      </wps:wsp>
                      <wps:wsp>
                        <wps:cNvPr id="330" name="Text Box 906"/>
                        <wps:cNvSpPr txBox="1">
                          <a:spLocks noChangeArrowheads="1"/>
                        </wps:cNvSpPr>
                        <wps:spPr bwMode="auto">
                          <a:xfrm>
                            <a:off x="1980" y="8616"/>
                            <a:ext cx="1620" cy="936"/>
                          </a:xfrm>
                          <a:prstGeom prst="rect">
                            <a:avLst/>
                          </a:prstGeom>
                          <a:noFill/>
                          <a:ln>
                            <a:noFill/>
                          </a:ln>
                          <a:effectLst/>
                        </wps:spPr>
                        <wps:txbx>
                          <w:txbxContent>
                            <w:p w14:paraId="2925E869">
                              <w:pPr>
                                <w:rPr>
                                  <w:szCs w:val="21"/>
                                </w:rPr>
                              </w:pPr>
                              <w:r>
                                <w:rPr>
                                  <w:rFonts w:hint="eastAsia"/>
                                  <w:szCs w:val="21"/>
                                </w:rPr>
                                <w:t>监控点</w:t>
                              </w:r>
                              <w:r>
                                <w:rPr>
                                  <w:szCs w:val="21"/>
                                </w:rPr>
                                <w:t>数据</w:t>
                              </w:r>
                            </w:p>
                          </w:txbxContent>
                        </wps:txbx>
                        <wps:bodyPr rot="0" vert="horz" wrap="square" lIns="91440" tIns="45720" rIns="91440" bIns="45720" anchor="t" anchorCtr="0" upright="1">
                          <a:noAutofit/>
                        </wps:bodyPr>
                      </wps:wsp>
                    </wpg:wgp>
                  </a:graphicData>
                </a:graphic>
              </wp:anchor>
            </w:drawing>
          </mc:Choice>
          <mc:Fallback>
            <w:pict>
              <v:group id="Group 65" o:spid="_x0000_s1026" o:spt="203" style="position:absolute;left:0pt;margin-left:16pt;margin-top:9.95pt;height:123.15pt;width:396pt;z-index:251661312;mso-width-relative:page;mso-height-relative:page;" coordorigin="1980,7245" coordsize="7920,2463" o:allowincell="f" o:gfxdata="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">
                <o:lock v:ext="edit" aspectratio="f"/>
                <v:shape id="Text Box 887" o:spid="_x0000_s1026" o:spt="202" type="#_x0000_t202" style="position:absolute;left:3600;top:7368;height:468;width:830;" filled="f" stroked="f" coordsize="21600,21600" o:gfxdata="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OPd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A59D6B5">
                        <w:pPr>
                          <w:rPr>
                            <w:szCs w:val="21"/>
                          </w:rPr>
                        </w:pPr>
                        <w:r>
                          <w:rPr>
                            <w:szCs w:val="21"/>
                          </w:rPr>
                          <w:t>SC</w:t>
                        </w:r>
                      </w:p>
                    </w:txbxContent>
                  </v:textbox>
                </v:shape>
                <v:shape id="Text Box 888" o:spid="_x0000_s1026" o:spt="202" type="#_x0000_t202" style="position:absolute;left:7530;top:7245;height:468;width:780;" fillcolor="#FFFFFF" filled="t" stroked="f" coordsize="21600,21600" o:gfxdata="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C1B8b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378D697F">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8l410b0AAADc&#10;AAAADwAAAGRycy9kb3ducmV2LnhtbEWPT4vCMBTE74LfITzBi6yJLchSjR5WCx686Lrs9dE827LN&#10;S23i309vBGGPw8z8hpkvb7YRF+p87VjDZKxAEBfO1FxqOHznH58gfEA22DgmDXfysFz0e3PMjLvy&#10;ji77UIoIYZ+hhiqENpPSFxVZ9GPXEkfv6DqLIcqulKbDa4TbRiZKTaXFmuNChS19VVT87c9Wg89/&#10;6JQ/RsVI/aalo+S02q5R6+FgomYgAt3Cf/jd3hgNaZLC60w8An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XjXR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fbetpb0AAADc&#10;AAAADwAAAGRycy9kb3ducmV2LnhtbEWPzYvCMBTE7wv+D+EJXmRNrIssXaMHteDBi1/s9dE822Lz&#10;Upv4+dcbYWGPw8z8hpnM7rYWV2p95VjDcKBAEOfOVFxo2O+yz28QPiAbrB2Thgd5mE07HxNMjbvx&#10;hq7bUIgIYZ+ihjKEJpXS5yVZ9APXEEfv6FqLIcq2kKbFW4TbWiZKjaXFiuNCiQ3NS8pP24vV4LMD&#10;nbNnP++r31HhKDkv1kvUutcdqh8Qge7hP/zXXhkNo+QL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t62l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ELtvr8AAAADc&#10;AAAADwAAAGRycy9kb3ducmV2LnhtbEWPT2vCQBTE7wW/w/IEb3UTxRKiq4eCpeCfopait0f2mYRm&#10;34bdVdNv3xUEj8PM/IaZLTrTiCs5X1tWkA4TEMSF1TWXCr4Py9cMhA/IGhvLpOCPPCzmvZcZ5tre&#10;eEfXfShFhLDPUUEVQptL6YuKDPqhbYmjd7bOYIjSlVI7vEW4aeQoSd6kwZrjQoUtvVdU/O4vRsFu&#10;vVxlP6tLV7jTR7o9fK03R58pNeinyRREoC48w4/2p1YwHk3g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u2+v&#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Gdf9aMAAAADc&#10;AAAADwAAAGRycy9kb3ducmV2LnhtbEWPQWvCQBSE74X+h+UVequb2FY0dfVQFDxJqyJ4e2SfSWr2&#10;bbr7NLa/vlso9DjMzDfMdH51rbpQiI1nA/kgA0VcettwZWC3XT6MQUVBtth6JgNfFGE+u72ZYmF9&#10;z+902UilEoRjgQZqka7QOpY1OYwD3xEn7+iDQ0kyVNoG7BPctXqYZSPtsOG0UGNHrzWVp83ZGZhs&#10;+2f/Fk77p7z5PHwvPqRbrcWY+7s8ewEldJX/8F97ZQ08DkfweyYdAT3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1/1o&#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901" o:spid="_x0000_s1026" o:spt="202" type="#_x0000_t202" style="position:absolute;left:4965;top:8089;height:468;width:1815;" filled="f" stroked="f" coordsize="21600,21600" o:gfxdata="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aym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C7EE0D7">
                        <w:pPr>
                          <w:rPr>
                            <w:szCs w:val="21"/>
                          </w:rPr>
                        </w:pPr>
                        <w:r>
                          <w:rPr>
                            <w:color w:val="000000"/>
                            <w:szCs w:val="21"/>
                          </w:rPr>
                          <w:t>GET_DATA</w:t>
                        </w:r>
                      </w:p>
                    </w:txbxContent>
                  </v:textbox>
                </v:shape>
                <v:shape id="Text Box 902" o:spid="_x0000_s1026" o:spt="202" type="#_x0000_t202" style="position:absolute;left:4845;top:9165;height:468;width:1905;" filled="f" stroked="f" coordsize="21600,21600" o:gfxdata="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CSb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FDE46AC">
                        <w:pPr>
                          <w:rPr>
                            <w:szCs w:val="21"/>
                          </w:rPr>
                        </w:pPr>
                        <w:r>
                          <w:rPr>
                            <w:color w:val="000000"/>
                            <w:szCs w:val="21"/>
                          </w:rPr>
                          <w:t>GET_DATA_ACK</w:t>
                        </w:r>
                      </w:p>
                    </w:txbxContent>
                  </v:textbox>
                </v:shape>
                <v:shape id="Text Box 905" o:spid="_x0000_s1026" o:spt="202" type="#_x0000_t202" style="position:absolute;left:8100;top:8700;height:1008;width:1800;" filled="f" stroked="f" coordsize="21600,21600" o:gfxdata="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WDc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46B7D74">
                        <w:pPr>
                          <w:rPr>
                            <w:szCs w:val="21"/>
                          </w:rPr>
                        </w:pPr>
                        <w:r>
                          <w:rPr>
                            <w:rFonts w:hint="eastAsia"/>
                            <w:szCs w:val="21"/>
                          </w:rPr>
                          <w:t>FSU</w:t>
                        </w:r>
                        <w:r>
                          <w:rPr>
                            <w:szCs w:val="21"/>
                          </w:rPr>
                          <w:t>返</w:t>
                        </w:r>
                        <w:r>
                          <w:rPr>
                            <w:rFonts w:hint="eastAsia"/>
                            <w:szCs w:val="21"/>
                          </w:rPr>
                          <w:t>回</w:t>
                        </w:r>
                        <w:r>
                          <w:rPr>
                            <w:szCs w:val="21"/>
                          </w:rPr>
                          <w:t>数据</w:t>
                        </w:r>
                      </w:p>
                    </w:txbxContent>
                  </v:textbox>
                </v:shape>
                <v:shape id="Text Box 906" o:spid="_x0000_s1026" o:spt="202" type="#_x0000_t202" style="position:absolute;left:1980;top:8616;height:936;width:1620;" filled="f" stroked="f" coordsize="21600,21600" o:gfxdata="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prwx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2925E869">
                        <w:pPr>
                          <w:rPr>
                            <w:szCs w:val="21"/>
                          </w:rPr>
                        </w:pPr>
                        <w:r>
                          <w:rPr>
                            <w:rFonts w:hint="eastAsia"/>
                            <w:szCs w:val="21"/>
                          </w:rPr>
                          <w:t>监控点</w:t>
                        </w:r>
                        <w:r>
                          <w:rPr>
                            <w:szCs w:val="21"/>
                          </w:rPr>
                          <w:t>数据</w:t>
                        </w:r>
                      </w:p>
                    </w:txbxContent>
                  </v:textbox>
                </v:shape>
              </v:group>
            </w:pict>
          </mc:Fallback>
        </mc:AlternateContent>
      </w:r>
      <w:r>
        <mc:AlternateContent>
          <mc:Choice Requires="wpc">
            <w:drawing>
              <wp:inline distT="0" distB="0" distL="114300" distR="114300">
                <wp:extent cx="5229225" cy="1838325"/>
                <wp:effectExtent l="0" t="0" r="0" b="0"/>
                <wp:docPr id="5" name="画布 2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255" o:spid="_x0000_s1026" o:spt="203" style="height:144.75pt;width:411.75pt;" coordsize="5229225,1838325" editas="canvas"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uJjTedcAAAAFAQAADwAAAAAAAAABACAAAAAiAAAAZHJzL2Rvd25yZXYueG1sUEsBAhQAFAAAAAgA&#10;h07iQDXmOmt7AQAAEQMAAA4AAAAAAAAAAQAgAAAAJgEAAGRycy9lMm9Eb2MueG1sUEsFBgAAAAAG&#10;AAYAWQEAABMFAAAAAA==&#10;">
                <o:lock v:ext="edit" aspectratio="f"/>
                <v:shape id="画布 255" o:spid="_x0000_s1026" style="position:absolute;left:0;top:0;height:1838325;width:5229225;" filled="f" stroked="f" coordsize="21600,21600"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4mNN5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581AAC1A">
      <w:pPr>
        <w:pStyle w:val="223"/>
        <w:ind w:left="2"/>
      </w:pPr>
      <w:r>
        <w:rPr>
          <w:rFonts w:hint="eastAsia"/>
        </w:rPr>
        <w:t>监控点数据过程</w:t>
      </w:r>
    </w:p>
    <w:p w14:paraId="6FD3C4D4">
      <w:pPr>
        <w:pStyle w:val="104"/>
        <w:numPr>
          <w:ilvl w:val="0"/>
          <w:numId w:val="20"/>
        </w:numPr>
        <w:spacing w:line="360" w:lineRule="auto"/>
        <w:ind w:firstLine="6"/>
        <w:rPr>
          <w:rFonts w:ascii="黑体" w:hAnsi="黑体" w:eastAsia="黑体"/>
        </w:rPr>
      </w:pPr>
      <w:r>
        <w:rPr>
          <w:rFonts w:hint="eastAsia" w:ascii="黑体" w:hAnsi="黑体" w:eastAsia="黑体"/>
        </w:rPr>
        <w:t>数据流格式</w:t>
      </w:r>
      <w:r>
        <w:rPr>
          <w:rFonts w:ascii="黑体" w:hAnsi="黑体" w:eastAsia="黑体"/>
        </w:rPr>
        <w:t>定义</w:t>
      </w:r>
    </w:p>
    <w:p w14:paraId="268D4FA6">
      <w:pPr>
        <w:pStyle w:val="147"/>
        <w:ind w:firstLine="420"/>
      </w:pPr>
      <w:r>
        <w:t>发起：</w:t>
      </w:r>
      <w:r>
        <w:rPr>
          <w:rFonts w:hint="eastAsia"/>
        </w:rPr>
        <w:t>SC</w:t>
      </w:r>
    </w:p>
    <w:p w14:paraId="52CE80DD">
      <w:pPr>
        <w:pStyle w:val="222"/>
        <w:jc w:val="left"/>
      </w:pPr>
      <w:r>
        <w:rPr>
          <w:rFonts w:hint="eastAsia"/>
        </w:rPr>
        <w:t>监控点数据报文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082"/>
        <w:gridCol w:w="2748"/>
      </w:tblGrid>
      <w:tr w14:paraId="168B66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700EFD7">
            <w:pPr>
              <w:jc w:val="center"/>
              <w:rPr>
                <w:sz w:val="21"/>
                <w:szCs w:val="21"/>
              </w:rPr>
            </w:pPr>
          </w:p>
        </w:tc>
        <w:tc>
          <w:tcPr>
            <w:tcW w:w="2205" w:type="dxa"/>
            <w:noWrap w:val="0"/>
            <w:vAlign w:val="top"/>
          </w:tcPr>
          <w:p w14:paraId="14181C99">
            <w:pPr>
              <w:jc w:val="center"/>
              <w:rPr>
                <w:sz w:val="21"/>
                <w:szCs w:val="21"/>
              </w:rPr>
            </w:pPr>
            <w:r>
              <w:rPr>
                <w:sz w:val="21"/>
                <w:szCs w:val="21"/>
              </w:rPr>
              <w:t>变量名称/报文定义</w:t>
            </w:r>
          </w:p>
        </w:tc>
        <w:tc>
          <w:tcPr>
            <w:tcW w:w="2082" w:type="dxa"/>
            <w:noWrap w:val="0"/>
            <w:vAlign w:val="top"/>
          </w:tcPr>
          <w:p w14:paraId="528F796F">
            <w:pPr>
              <w:jc w:val="center"/>
              <w:rPr>
                <w:sz w:val="21"/>
                <w:szCs w:val="21"/>
              </w:rPr>
            </w:pPr>
            <w:r>
              <w:rPr>
                <w:sz w:val="21"/>
                <w:szCs w:val="21"/>
              </w:rPr>
              <w:t>长度及类型</w:t>
            </w:r>
          </w:p>
        </w:tc>
        <w:tc>
          <w:tcPr>
            <w:tcW w:w="2748" w:type="dxa"/>
            <w:noWrap w:val="0"/>
            <w:vAlign w:val="top"/>
          </w:tcPr>
          <w:p w14:paraId="28763382">
            <w:pPr>
              <w:jc w:val="center"/>
              <w:rPr>
                <w:sz w:val="21"/>
                <w:szCs w:val="21"/>
              </w:rPr>
            </w:pPr>
            <w:r>
              <w:rPr>
                <w:sz w:val="21"/>
                <w:szCs w:val="21"/>
              </w:rPr>
              <w:t>描述</w:t>
            </w:r>
          </w:p>
        </w:tc>
      </w:tr>
      <w:tr w14:paraId="5F78D9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C745E18">
            <w:pPr>
              <w:rPr>
                <w:sz w:val="21"/>
                <w:szCs w:val="21"/>
              </w:rPr>
            </w:pPr>
            <w:r>
              <w:rPr>
                <w:sz w:val="21"/>
                <w:szCs w:val="21"/>
              </w:rPr>
              <w:t>PK_Type</w:t>
            </w:r>
          </w:p>
        </w:tc>
        <w:tc>
          <w:tcPr>
            <w:tcW w:w="2205" w:type="dxa"/>
            <w:noWrap w:val="0"/>
            <w:vAlign w:val="top"/>
          </w:tcPr>
          <w:p w14:paraId="14FD5BCB">
            <w:pPr>
              <w:rPr>
                <w:sz w:val="21"/>
                <w:szCs w:val="21"/>
              </w:rPr>
            </w:pPr>
            <w:r>
              <w:rPr>
                <w:rFonts w:hint="eastAsia"/>
                <w:sz w:val="21"/>
                <w:szCs w:val="21"/>
              </w:rPr>
              <w:t>Name</w:t>
            </w:r>
          </w:p>
        </w:tc>
        <w:tc>
          <w:tcPr>
            <w:tcW w:w="2082" w:type="dxa"/>
            <w:noWrap w:val="0"/>
            <w:vAlign w:val="top"/>
          </w:tcPr>
          <w:p w14:paraId="1DAF9BCB">
            <w:pPr>
              <w:rPr>
                <w:sz w:val="21"/>
                <w:szCs w:val="21"/>
              </w:rPr>
            </w:pPr>
            <w:r>
              <w:rPr>
                <w:sz w:val="21"/>
                <w:szCs w:val="21"/>
              </w:rPr>
              <w:t>Char[GET_DATA]</w:t>
            </w:r>
          </w:p>
        </w:tc>
        <w:tc>
          <w:tcPr>
            <w:tcW w:w="2748" w:type="dxa"/>
            <w:noWrap w:val="0"/>
            <w:vAlign w:val="top"/>
          </w:tcPr>
          <w:p w14:paraId="2FFD10CF">
            <w:pPr>
              <w:rPr>
                <w:sz w:val="21"/>
                <w:szCs w:val="21"/>
              </w:rPr>
            </w:pPr>
            <w:r>
              <w:rPr>
                <w:rFonts w:hint="eastAsia"/>
                <w:sz w:val="21"/>
                <w:szCs w:val="21"/>
              </w:rPr>
              <w:t>监控点数据</w:t>
            </w:r>
          </w:p>
        </w:tc>
      </w:tr>
      <w:tr w14:paraId="6C0BB3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6F92D697">
            <w:pPr>
              <w:rPr>
                <w:sz w:val="21"/>
                <w:szCs w:val="21"/>
              </w:rPr>
            </w:pPr>
            <w:r>
              <w:rPr>
                <w:sz w:val="21"/>
                <w:szCs w:val="21"/>
              </w:rPr>
              <w:t>Info</w:t>
            </w:r>
          </w:p>
        </w:tc>
        <w:tc>
          <w:tcPr>
            <w:tcW w:w="2205" w:type="dxa"/>
            <w:noWrap w:val="0"/>
            <w:vAlign w:val="top"/>
          </w:tcPr>
          <w:p w14:paraId="5E51AE80">
            <w:pPr>
              <w:rPr>
                <w:sz w:val="21"/>
                <w:szCs w:val="21"/>
              </w:rPr>
            </w:pPr>
            <w:r>
              <w:rPr>
                <w:sz w:val="21"/>
                <w:szCs w:val="21"/>
              </w:rPr>
              <w:t>FSUID</w:t>
            </w:r>
          </w:p>
        </w:tc>
        <w:tc>
          <w:tcPr>
            <w:tcW w:w="2082" w:type="dxa"/>
            <w:noWrap w:val="0"/>
            <w:vAlign w:val="top"/>
          </w:tcPr>
          <w:p w14:paraId="380FE85B">
            <w:pPr>
              <w:rPr>
                <w:sz w:val="21"/>
                <w:szCs w:val="21"/>
              </w:rPr>
            </w:pPr>
            <w:r>
              <w:rPr>
                <w:rFonts w:hint="eastAsia"/>
                <w:sz w:val="21"/>
                <w:szCs w:val="21"/>
              </w:rPr>
              <w:t>Char[FSUID_LEN]</w:t>
            </w:r>
          </w:p>
        </w:tc>
        <w:tc>
          <w:tcPr>
            <w:tcW w:w="2748" w:type="dxa"/>
            <w:noWrap w:val="0"/>
            <w:vAlign w:val="top"/>
          </w:tcPr>
          <w:p w14:paraId="0B73B048">
            <w:pPr>
              <w:rPr>
                <w:sz w:val="21"/>
                <w:szCs w:val="21"/>
              </w:rPr>
            </w:pPr>
            <w:r>
              <w:rPr>
                <w:sz w:val="21"/>
                <w:szCs w:val="21"/>
              </w:rPr>
              <w:t>FSU ID号</w:t>
            </w:r>
          </w:p>
        </w:tc>
      </w:tr>
      <w:tr w14:paraId="24B3E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483B0495">
            <w:pPr>
              <w:rPr>
                <w:sz w:val="21"/>
                <w:szCs w:val="21"/>
              </w:rPr>
            </w:pPr>
          </w:p>
        </w:tc>
        <w:tc>
          <w:tcPr>
            <w:tcW w:w="2205" w:type="dxa"/>
            <w:noWrap w:val="0"/>
            <w:vAlign w:val="top"/>
          </w:tcPr>
          <w:p w14:paraId="3345ADFE">
            <w:pPr>
              <w:rPr>
                <w:sz w:val="21"/>
                <w:szCs w:val="21"/>
              </w:rPr>
            </w:pPr>
            <w:r>
              <w:rPr>
                <w:rFonts w:hint="eastAsia"/>
                <w:sz w:val="21"/>
                <w:szCs w:val="21"/>
              </w:rPr>
              <w:t>Device</w:t>
            </w:r>
            <w:r>
              <w:rPr>
                <w:sz w:val="21"/>
                <w:szCs w:val="21"/>
              </w:rPr>
              <w:t>ID</w:t>
            </w:r>
          </w:p>
        </w:tc>
        <w:tc>
          <w:tcPr>
            <w:tcW w:w="2082" w:type="dxa"/>
            <w:noWrap w:val="0"/>
            <w:vAlign w:val="top"/>
          </w:tcPr>
          <w:p w14:paraId="01E98CF4">
            <w:pPr>
              <w:rPr>
                <w:sz w:val="21"/>
                <w:szCs w:val="21"/>
              </w:rPr>
            </w:pPr>
            <w:r>
              <w:rPr>
                <w:rFonts w:hint="eastAsia"/>
                <w:sz w:val="21"/>
                <w:szCs w:val="21"/>
              </w:rPr>
              <w:t>Char[DEVICE</w:t>
            </w:r>
            <w:r>
              <w:rPr>
                <w:sz w:val="21"/>
                <w:szCs w:val="21"/>
              </w:rPr>
              <w:t>ID_LEN</w:t>
            </w:r>
            <w:r>
              <w:rPr>
                <w:rFonts w:hint="eastAsia"/>
                <w:sz w:val="21"/>
                <w:szCs w:val="21"/>
              </w:rPr>
              <w:t>]</w:t>
            </w:r>
          </w:p>
        </w:tc>
        <w:tc>
          <w:tcPr>
            <w:tcW w:w="2748" w:type="dxa"/>
            <w:noWrap w:val="0"/>
            <w:vAlign w:val="top"/>
          </w:tcPr>
          <w:p w14:paraId="19C36E94">
            <w:pPr>
              <w:rPr>
                <w:sz w:val="21"/>
                <w:szCs w:val="21"/>
              </w:rPr>
            </w:pPr>
            <w:r>
              <w:rPr>
                <w:rFonts w:hint="eastAsia"/>
                <w:sz w:val="21"/>
                <w:szCs w:val="21"/>
              </w:rPr>
              <w:t>设备</w:t>
            </w:r>
            <w:r>
              <w:rPr>
                <w:sz w:val="21"/>
                <w:szCs w:val="21"/>
              </w:rPr>
              <w:t>ID</w:t>
            </w:r>
            <w:r>
              <w:rPr>
                <w:rFonts w:hint="eastAsia"/>
                <w:sz w:val="21"/>
                <w:szCs w:val="21"/>
              </w:rPr>
              <w:t>。</w:t>
            </w:r>
            <w:r>
              <w:rPr>
                <w:sz w:val="21"/>
                <w:szCs w:val="21"/>
              </w:rPr>
              <w:t>当为空</w:t>
            </w:r>
            <w:r>
              <w:rPr>
                <w:rFonts w:hint="eastAsia"/>
                <w:sz w:val="21"/>
                <w:szCs w:val="21"/>
              </w:rPr>
              <w:t>，</w:t>
            </w:r>
            <w:r>
              <w:rPr>
                <w:sz w:val="21"/>
                <w:szCs w:val="21"/>
              </w:rPr>
              <w:t>则</w:t>
            </w:r>
            <w:r>
              <w:rPr>
                <w:rFonts w:hint="eastAsia"/>
                <w:sz w:val="21"/>
                <w:szCs w:val="21"/>
              </w:rPr>
              <w:t>返回</w:t>
            </w:r>
            <w:r>
              <w:rPr>
                <w:sz w:val="21"/>
                <w:szCs w:val="21"/>
              </w:rPr>
              <w:t>该FSU所监控的所有设备的监控点的值；</w:t>
            </w:r>
            <w:r>
              <w:rPr>
                <w:rFonts w:hint="eastAsia"/>
                <w:sz w:val="21"/>
                <w:szCs w:val="21"/>
              </w:rPr>
              <w:t>这</w:t>
            </w:r>
            <w:r>
              <w:rPr>
                <w:sz w:val="21"/>
                <w:szCs w:val="21"/>
              </w:rPr>
              <w:t>种情况下，</w:t>
            </w:r>
            <w:r>
              <w:rPr>
                <w:rFonts w:hint="eastAsia"/>
                <w:sz w:val="21"/>
                <w:szCs w:val="21"/>
              </w:rPr>
              <w:t>忽略ID</w:t>
            </w:r>
            <w:r>
              <w:rPr>
                <w:sz w:val="21"/>
                <w:szCs w:val="21"/>
              </w:rPr>
              <w:t>s参数</w:t>
            </w:r>
            <w:r>
              <w:rPr>
                <w:rFonts w:hint="eastAsia"/>
                <w:sz w:val="21"/>
                <w:szCs w:val="21"/>
              </w:rPr>
              <w:t>（即</w:t>
            </w:r>
            <w:r>
              <w:rPr>
                <w:sz w:val="21"/>
                <w:szCs w:val="21"/>
              </w:rPr>
              <w:t>监控点ID列表）。</w:t>
            </w:r>
          </w:p>
        </w:tc>
      </w:tr>
      <w:tr w14:paraId="03D5CF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7358E9C">
            <w:pPr>
              <w:rPr>
                <w:sz w:val="21"/>
                <w:szCs w:val="21"/>
              </w:rPr>
            </w:pPr>
          </w:p>
        </w:tc>
        <w:tc>
          <w:tcPr>
            <w:tcW w:w="2205" w:type="dxa"/>
            <w:noWrap w:val="0"/>
            <w:vAlign w:val="top"/>
          </w:tcPr>
          <w:p w14:paraId="44B5AE4F">
            <w:pPr>
              <w:rPr>
                <w:sz w:val="21"/>
                <w:szCs w:val="21"/>
              </w:rPr>
            </w:pPr>
            <w:r>
              <w:rPr>
                <w:sz w:val="21"/>
                <w:szCs w:val="21"/>
              </w:rPr>
              <w:t>IDs</w:t>
            </w:r>
          </w:p>
        </w:tc>
        <w:tc>
          <w:tcPr>
            <w:tcW w:w="2082" w:type="dxa"/>
            <w:noWrap w:val="0"/>
            <w:vAlign w:val="top"/>
          </w:tcPr>
          <w:p w14:paraId="284867DF">
            <w:pPr>
              <w:rPr>
                <w:sz w:val="21"/>
                <w:szCs w:val="21"/>
              </w:rPr>
            </w:pPr>
            <w:r>
              <w:rPr>
                <w:rFonts w:hint="eastAsia"/>
                <w:sz w:val="21"/>
                <w:szCs w:val="21"/>
              </w:rPr>
              <w:t>n*ID</w:t>
            </w:r>
            <w:r>
              <w:rPr>
                <w:sz w:val="21"/>
                <w:szCs w:val="21"/>
              </w:rPr>
              <w:t>_LENGTH</w:t>
            </w:r>
          </w:p>
        </w:tc>
        <w:tc>
          <w:tcPr>
            <w:tcW w:w="2748" w:type="dxa"/>
            <w:noWrap w:val="0"/>
            <w:vAlign w:val="top"/>
          </w:tcPr>
          <w:p w14:paraId="6F839E20">
            <w:pPr>
              <w:rPr>
                <w:sz w:val="21"/>
                <w:szCs w:val="21"/>
              </w:rPr>
            </w:pPr>
            <w:r>
              <w:rPr>
                <w:sz w:val="21"/>
                <w:szCs w:val="21"/>
              </w:rPr>
              <w:t>相应的</w:t>
            </w:r>
            <w:r>
              <w:rPr>
                <w:rFonts w:hint="eastAsia"/>
                <w:sz w:val="21"/>
                <w:szCs w:val="21"/>
              </w:rPr>
              <w:t>监控点</w:t>
            </w:r>
            <w:r>
              <w:rPr>
                <w:sz w:val="21"/>
                <w:szCs w:val="21"/>
              </w:rPr>
              <w:t>ID号</w:t>
            </w:r>
            <w:r>
              <w:rPr>
                <w:rFonts w:hint="eastAsia"/>
                <w:sz w:val="21"/>
                <w:szCs w:val="21"/>
              </w:rPr>
              <w:t>。</w:t>
            </w:r>
            <w:r>
              <w:rPr>
                <w:sz w:val="21"/>
                <w:szCs w:val="21"/>
              </w:rPr>
              <w:t>当为空</w:t>
            </w:r>
            <w:r>
              <w:rPr>
                <w:rFonts w:hint="eastAsia"/>
                <w:sz w:val="21"/>
                <w:szCs w:val="21"/>
              </w:rPr>
              <w:t>，则返回该</w:t>
            </w:r>
            <w:r>
              <w:rPr>
                <w:sz w:val="21"/>
                <w:szCs w:val="21"/>
              </w:rPr>
              <w:t>设备的所有监控点的值</w:t>
            </w:r>
            <w:r>
              <w:rPr>
                <w:rFonts w:hint="eastAsia"/>
                <w:sz w:val="21"/>
                <w:szCs w:val="21"/>
              </w:rPr>
              <w:t>。</w:t>
            </w:r>
          </w:p>
        </w:tc>
      </w:tr>
    </w:tbl>
    <w:p w14:paraId="17E5992D">
      <w:pPr>
        <w:pStyle w:val="147"/>
        <w:ind w:firstLine="0" w:firstLineChars="0"/>
        <w:rPr>
          <w:b/>
        </w:rPr>
      </w:pPr>
      <w:r>
        <w:rPr>
          <w:rFonts w:hint="eastAsia"/>
          <w:b/>
        </w:rPr>
        <w:t>XML样例</w:t>
      </w:r>
    </w:p>
    <w:p w14:paraId="12C3038B">
      <w:pPr>
        <w:pStyle w:val="147"/>
        <w:ind w:firstLine="0" w:firstLineChars="0"/>
        <w:rPr>
          <w:szCs w:val="18"/>
        </w:rPr>
      </w:pPr>
      <w:r>
        <w:rPr>
          <w:szCs w:val="18"/>
        </w:rPr>
        <w:t>&lt;?xml version="1.0" encoding="UTF-8"?&gt;</w:t>
      </w:r>
    </w:p>
    <w:p w14:paraId="04349E69">
      <w:pPr>
        <w:pStyle w:val="147"/>
        <w:ind w:firstLine="0" w:firstLineChars="0"/>
        <w:rPr>
          <w:szCs w:val="18"/>
        </w:rPr>
      </w:pPr>
      <w:r>
        <w:rPr>
          <w:szCs w:val="18"/>
        </w:rPr>
        <w:t>&lt;Request&gt;</w:t>
      </w:r>
    </w:p>
    <w:p w14:paraId="1341C7D0">
      <w:pPr>
        <w:pStyle w:val="147"/>
        <w:ind w:firstLine="0" w:firstLineChars="0"/>
        <w:rPr>
          <w:szCs w:val="18"/>
        </w:rPr>
      </w:pPr>
      <w:r>
        <w:rPr>
          <w:szCs w:val="18"/>
        </w:rPr>
        <w:tab/>
      </w:r>
      <w:r>
        <w:rPr>
          <w:szCs w:val="18"/>
        </w:rPr>
        <w:t>&lt;PK_Type&gt;</w:t>
      </w:r>
    </w:p>
    <w:p w14:paraId="1EBDABC6">
      <w:pPr>
        <w:pStyle w:val="147"/>
        <w:ind w:firstLine="0" w:firstLineChars="0"/>
        <w:rPr>
          <w:szCs w:val="18"/>
        </w:rPr>
      </w:pPr>
      <w:r>
        <w:rPr>
          <w:szCs w:val="18"/>
        </w:rPr>
        <w:tab/>
      </w:r>
      <w:r>
        <w:rPr>
          <w:szCs w:val="18"/>
        </w:rPr>
        <w:tab/>
      </w:r>
      <w:r>
        <w:rPr>
          <w:szCs w:val="18"/>
        </w:rPr>
        <w:t>&lt;Name&gt;GET_DATA&lt;/Name&gt;</w:t>
      </w:r>
    </w:p>
    <w:p w14:paraId="2BC2DEDF">
      <w:pPr>
        <w:pStyle w:val="147"/>
        <w:ind w:firstLine="0" w:firstLineChars="0"/>
        <w:rPr>
          <w:szCs w:val="18"/>
        </w:rPr>
      </w:pPr>
      <w:r>
        <w:rPr>
          <w:szCs w:val="18"/>
        </w:rPr>
        <w:tab/>
      </w:r>
      <w:r>
        <w:rPr>
          <w:szCs w:val="18"/>
        </w:rPr>
        <w:t>&lt;/PK_Type&gt;</w:t>
      </w:r>
    </w:p>
    <w:p w14:paraId="0D495979">
      <w:pPr>
        <w:pStyle w:val="147"/>
        <w:ind w:firstLine="0" w:firstLineChars="0"/>
        <w:rPr>
          <w:szCs w:val="18"/>
        </w:rPr>
      </w:pPr>
      <w:r>
        <w:rPr>
          <w:szCs w:val="18"/>
        </w:rPr>
        <w:tab/>
      </w:r>
      <w:r>
        <w:rPr>
          <w:szCs w:val="18"/>
        </w:rPr>
        <w:t>&lt;Info&gt;</w:t>
      </w:r>
    </w:p>
    <w:p w14:paraId="487D888E">
      <w:pPr>
        <w:pStyle w:val="147"/>
        <w:ind w:firstLine="0" w:firstLineChars="0"/>
        <w:rPr>
          <w:szCs w:val="18"/>
        </w:rPr>
      </w:pPr>
      <w:r>
        <w:rPr>
          <w:szCs w:val="18"/>
        </w:rPr>
        <w:tab/>
      </w:r>
      <w:r>
        <w:rPr>
          <w:szCs w:val="18"/>
        </w:rPr>
        <w:tab/>
      </w:r>
      <w:r>
        <w:rPr>
          <w:szCs w:val="18"/>
        </w:rPr>
        <w:t>&lt;FSUID/&gt;</w:t>
      </w:r>
    </w:p>
    <w:p w14:paraId="19777C06">
      <w:pPr>
        <w:pStyle w:val="147"/>
        <w:ind w:firstLine="0" w:firstLineChars="0"/>
        <w:rPr>
          <w:szCs w:val="18"/>
        </w:rPr>
      </w:pPr>
      <w:r>
        <w:rPr>
          <w:szCs w:val="18"/>
        </w:rPr>
        <w:tab/>
      </w:r>
      <w:r>
        <w:rPr>
          <w:szCs w:val="18"/>
        </w:rPr>
        <w:tab/>
      </w:r>
      <w:r>
        <w:rPr>
          <w:szCs w:val="18"/>
        </w:rPr>
        <w:t>&lt;DeviceList&gt;</w:t>
      </w:r>
    </w:p>
    <w:p w14:paraId="302F3A49">
      <w:pPr>
        <w:pStyle w:val="147"/>
        <w:ind w:firstLine="0" w:firstLineChars="0"/>
        <w:rPr>
          <w:szCs w:val="18"/>
        </w:rPr>
      </w:pPr>
      <w:r>
        <w:rPr>
          <w:szCs w:val="18"/>
        </w:rPr>
        <w:tab/>
      </w:r>
      <w:r>
        <w:rPr>
          <w:szCs w:val="18"/>
        </w:rPr>
        <w:tab/>
      </w:r>
      <w:r>
        <w:rPr>
          <w:szCs w:val="18"/>
        </w:rPr>
        <w:tab/>
      </w:r>
      <w:r>
        <w:rPr>
          <w:szCs w:val="18"/>
        </w:rPr>
        <w:t>&lt;Device ID="000000000001"&gt;</w:t>
      </w:r>
    </w:p>
    <w:p w14:paraId="6D55E10C">
      <w:pPr>
        <w:pStyle w:val="147"/>
        <w:ind w:firstLine="0" w:firstLineChars="0"/>
        <w:rPr>
          <w:szCs w:val="18"/>
        </w:rPr>
      </w:pPr>
      <w:r>
        <w:rPr>
          <w:szCs w:val="18"/>
        </w:rPr>
        <w:tab/>
      </w:r>
      <w:r>
        <w:rPr>
          <w:szCs w:val="18"/>
        </w:rPr>
        <w:tab/>
      </w:r>
      <w:r>
        <w:rPr>
          <w:szCs w:val="18"/>
        </w:rPr>
        <w:tab/>
      </w:r>
      <w:r>
        <w:rPr>
          <w:szCs w:val="18"/>
        </w:rPr>
        <w:tab/>
      </w:r>
      <w:r>
        <w:rPr>
          <w:szCs w:val="18"/>
        </w:rPr>
        <w:t>&lt;ID/&gt;</w:t>
      </w:r>
    </w:p>
    <w:p w14:paraId="127835A1">
      <w:pPr>
        <w:pStyle w:val="147"/>
        <w:ind w:firstLine="0" w:firstLineChars="0"/>
        <w:rPr>
          <w:szCs w:val="18"/>
        </w:rPr>
      </w:pPr>
      <w:r>
        <w:rPr>
          <w:szCs w:val="18"/>
        </w:rPr>
        <w:tab/>
      </w:r>
      <w:r>
        <w:rPr>
          <w:szCs w:val="18"/>
        </w:rPr>
        <w:tab/>
      </w:r>
      <w:r>
        <w:rPr>
          <w:szCs w:val="18"/>
        </w:rPr>
        <w:tab/>
      </w:r>
      <w:r>
        <w:rPr>
          <w:szCs w:val="18"/>
        </w:rPr>
        <w:tab/>
      </w:r>
      <w:r>
        <w:rPr>
          <w:szCs w:val="18"/>
        </w:rPr>
        <w:t>&lt;ID/&gt;</w:t>
      </w:r>
    </w:p>
    <w:p w14:paraId="7345E9B9">
      <w:pPr>
        <w:pStyle w:val="147"/>
        <w:ind w:firstLine="0" w:firstLineChars="0"/>
        <w:rPr>
          <w:szCs w:val="18"/>
        </w:rPr>
      </w:pPr>
      <w:r>
        <w:rPr>
          <w:szCs w:val="18"/>
        </w:rPr>
        <w:tab/>
      </w:r>
      <w:r>
        <w:rPr>
          <w:szCs w:val="18"/>
        </w:rPr>
        <w:tab/>
      </w:r>
      <w:r>
        <w:rPr>
          <w:szCs w:val="18"/>
        </w:rPr>
        <w:tab/>
      </w:r>
      <w:r>
        <w:rPr>
          <w:szCs w:val="18"/>
        </w:rPr>
        <w:tab/>
      </w:r>
      <w:r>
        <w:rPr>
          <w:szCs w:val="18"/>
        </w:rPr>
        <w:t>&lt;ID/&gt;</w:t>
      </w:r>
    </w:p>
    <w:p w14:paraId="67F306AE">
      <w:pPr>
        <w:pStyle w:val="147"/>
        <w:ind w:firstLine="0" w:firstLineChars="0"/>
        <w:rPr>
          <w:szCs w:val="18"/>
        </w:rPr>
      </w:pPr>
      <w:r>
        <w:rPr>
          <w:szCs w:val="18"/>
        </w:rPr>
        <w:tab/>
      </w:r>
      <w:r>
        <w:rPr>
          <w:szCs w:val="18"/>
        </w:rPr>
        <w:tab/>
      </w:r>
      <w:r>
        <w:rPr>
          <w:szCs w:val="18"/>
        </w:rPr>
        <w:tab/>
      </w:r>
      <w:r>
        <w:rPr>
          <w:szCs w:val="18"/>
        </w:rPr>
        <w:t>&lt;/Device&gt;</w:t>
      </w:r>
    </w:p>
    <w:p w14:paraId="6D2F418C">
      <w:pPr>
        <w:pStyle w:val="147"/>
        <w:ind w:firstLine="0" w:firstLineChars="0"/>
        <w:rPr>
          <w:szCs w:val="18"/>
        </w:rPr>
      </w:pPr>
      <w:r>
        <w:rPr>
          <w:szCs w:val="18"/>
        </w:rPr>
        <w:tab/>
      </w:r>
      <w:r>
        <w:rPr>
          <w:szCs w:val="18"/>
        </w:rPr>
        <w:tab/>
      </w:r>
      <w:r>
        <w:rPr>
          <w:szCs w:val="18"/>
        </w:rPr>
        <w:tab/>
      </w:r>
      <w:r>
        <w:rPr>
          <w:szCs w:val="18"/>
        </w:rPr>
        <w:t>&lt;Device ID="000000000002"&gt;</w:t>
      </w:r>
    </w:p>
    <w:p w14:paraId="09A6E7E8">
      <w:pPr>
        <w:pStyle w:val="147"/>
        <w:ind w:firstLine="0" w:firstLineChars="0"/>
        <w:rPr>
          <w:szCs w:val="18"/>
        </w:rPr>
      </w:pPr>
      <w:r>
        <w:rPr>
          <w:szCs w:val="18"/>
        </w:rPr>
        <w:tab/>
      </w:r>
      <w:r>
        <w:rPr>
          <w:szCs w:val="18"/>
        </w:rPr>
        <w:tab/>
      </w:r>
      <w:r>
        <w:rPr>
          <w:szCs w:val="18"/>
        </w:rPr>
        <w:tab/>
      </w:r>
      <w:r>
        <w:rPr>
          <w:szCs w:val="18"/>
        </w:rPr>
        <w:tab/>
      </w:r>
      <w:r>
        <w:rPr>
          <w:szCs w:val="18"/>
        </w:rPr>
        <w:t>&lt;ID/&gt;</w:t>
      </w:r>
    </w:p>
    <w:p w14:paraId="6FD8688C">
      <w:pPr>
        <w:pStyle w:val="147"/>
        <w:ind w:firstLine="0" w:firstLineChars="0"/>
        <w:rPr>
          <w:szCs w:val="18"/>
        </w:rPr>
      </w:pPr>
      <w:r>
        <w:rPr>
          <w:szCs w:val="18"/>
        </w:rPr>
        <w:tab/>
      </w:r>
      <w:r>
        <w:rPr>
          <w:szCs w:val="18"/>
        </w:rPr>
        <w:tab/>
      </w:r>
      <w:r>
        <w:rPr>
          <w:szCs w:val="18"/>
        </w:rPr>
        <w:tab/>
      </w:r>
      <w:r>
        <w:rPr>
          <w:szCs w:val="18"/>
        </w:rPr>
        <w:tab/>
      </w:r>
      <w:r>
        <w:rPr>
          <w:szCs w:val="18"/>
        </w:rPr>
        <w:t>&lt;ID/&gt;</w:t>
      </w:r>
    </w:p>
    <w:p w14:paraId="566B0C9A">
      <w:pPr>
        <w:pStyle w:val="147"/>
        <w:ind w:firstLine="0" w:firstLineChars="0"/>
        <w:rPr>
          <w:szCs w:val="18"/>
        </w:rPr>
      </w:pPr>
      <w:r>
        <w:rPr>
          <w:szCs w:val="18"/>
        </w:rPr>
        <w:tab/>
      </w:r>
      <w:r>
        <w:rPr>
          <w:szCs w:val="18"/>
        </w:rPr>
        <w:tab/>
      </w:r>
      <w:r>
        <w:rPr>
          <w:szCs w:val="18"/>
        </w:rPr>
        <w:tab/>
      </w:r>
      <w:r>
        <w:rPr>
          <w:szCs w:val="18"/>
        </w:rPr>
        <w:tab/>
      </w:r>
      <w:r>
        <w:rPr>
          <w:szCs w:val="18"/>
        </w:rPr>
        <w:t>&lt;ID/&gt;</w:t>
      </w:r>
    </w:p>
    <w:p w14:paraId="5966ABDE">
      <w:pPr>
        <w:pStyle w:val="147"/>
        <w:ind w:firstLine="0" w:firstLineChars="0"/>
        <w:rPr>
          <w:szCs w:val="18"/>
        </w:rPr>
      </w:pPr>
      <w:r>
        <w:rPr>
          <w:szCs w:val="18"/>
        </w:rPr>
        <w:tab/>
      </w:r>
      <w:r>
        <w:rPr>
          <w:szCs w:val="18"/>
        </w:rPr>
        <w:tab/>
      </w:r>
      <w:r>
        <w:rPr>
          <w:szCs w:val="18"/>
        </w:rPr>
        <w:tab/>
      </w:r>
      <w:r>
        <w:rPr>
          <w:szCs w:val="18"/>
        </w:rPr>
        <w:t>&lt;/Device&gt;</w:t>
      </w:r>
    </w:p>
    <w:p w14:paraId="180790F5">
      <w:pPr>
        <w:pStyle w:val="147"/>
        <w:ind w:firstLine="0" w:firstLineChars="0"/>
        <w:rPr>
          <w:szCs w:val="18"/>
        </w:rPr>
      </w:pPr>
      <w:r>
        <w:rPr>
          <w:szCs w:val="18"/>
        </w:rPr>
        <w:tab/>
      </w:r>
      <w:r>
        <w:rPr>
          <w:szCs w:val="18"/>
        </w:rPr>
        <w:tab/>
      </w:r>
      <w:r>
        <w:rPr>
          <w:szCs w:val="18"/>
        </w:rPr>
        <w:t>&lt;/DeviceList&gt;</w:t>
      </w:r>
    </w:p>
    <w:p w14:paraId="4E6D12A2">
      <w:pPr>
        <w:pStyle w:val="147"/>
        <w:ind w:firstLine="0" w:firstLineChars="0"/>
        <w:rPr>
          <w:szCs w:val="18"/>
        </w:rPr>
      </w:pPr>
      <w:r>
        <w:rPr>
          <w:szCs w:val="18"/>
        </w:rPr>
        <w:tab/>
      </w:r>
      <w:r>
        <w:rPr>
          <w:szCs w:val="18"/>
        </w:rPr>
        <w:t>&lt;/Info&gt;</w:t>
      </w:r>
    </w:p>
    <w:p w14:paraId="7CE0B05C">
      <w:pPr>
        <w:pStyle w:val="147"/>
        <w:ind w:firstLine="0" w:firstLineChars="0"/>
        <w:rPr>
          <w:szCs w:val="18"/>
        </w:rPr>
      </w:pPr>
      <w:r>
        <w:rPr>
          <w:szCs w:val="18"/>
        </w:rPr>
        <w:t>&lt;/Request&gt;</w:t>
      </w:r>
    </w:p>
    <w:p w14:paraId="13BACDFA">
      <w:pPr>
        <w:pStyle w:val="147"/>
        <w:ind w:firstLine="420"/>
      </w:pPr>
      <w:r>
        <w:t>响应：</w:t>
      </w:r>
      <w:r>
        <w:rPr>
          <w:rFonts w:hint="eastAsia"/>
        </w:rPr>
        <w:t>FSU</w:t>
      </w:r>
    </w:p>
    <w:p w14:paraId="1B81F0B4">
      <w:pPr>
        <w:pStyle w:val="222"/>
        <w:jc w:val="left"/>
      </w:pPr>
      <w:r>
        <w:rPr>
          <w:rFonts w:hint="eastAsia"/>
        </w:rPr>
        <w:t>监控点数据应答报文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05A9E1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9741AE2">
            <w:pPr>
              <w:jc w:val="center"/>
              <w:rPr>
                <w:sz w:val="21"/>
                <w:szCs w:val="21"/>
              </w:rPr>
            </w:pPr>
          </w:p>
        </w:tc>
        <w:tc>
          <w:tcPr>
            <w:tcW w:w="2205" w:type="dxa"/>
            <w:noWrap w:val="0"/>
            <w:vAlign w:val="top"/>
          </w:tcPr>
          <w:p w14:paraId="68104B14">
            <w:pPr>
              <w:jc w:val="center"/>
              <w:rPr>
                <w:sz w:val="21"/>
                <w:szCs w:val="21"/>
              </w:rPr>
            </w:pPr>
            <w:r>
              <w:rPr>
                <w:sz w:val="21"/>
                <w:szCs w:val="21"/>
              </w:rPr>
              <w:t>变量名称/报文定义</w:t>
            </w:r>
          </w:p>
        </w:tc>
        <w:tc>
          <w:tcPr>
            <w:tcW w:w="1890" w:type="dxa"/>
            <w:noWrap w:val="0"/>
            <w:vAlign w:val="top"/>
          </w:tcPr>
          <w:p w14:paraId="7428FDF9">
            <w:pPr>
              <w:jc w:val="center"/>
              <w:rPr>
                <w:sz w:val="21"/>
                <w:szCs w:val="21"/>
              </w:rPr>
            </w:pPr>
            <w:r>
              <w:rPr>
                <w:sz w:val="21"/>
                <w:szCs w:val="21"/>
              </w:rPr>
              <w:t>长度及类型</w:t>
            </w:r>
          </w:p>
        </w:tc>
        <w:tc>
          <w:tcPr>
            <w:tcW w:w="2940" w:type="dxa"/>
            <w:noWrap w:val="0"/>
            <w:vAlign w:val="top"/>
          </w:tcPr>
          <w:p w14:paraId="1A20E4C6">
            <w:pPr>
              <w:jc w:val="center"/>
              <w:rPr>
                <w:sz w:val="21"/>
                <w:szCs w:val="21"/>
              </w:rPr>
            </w:pPr>
            <w:r>
              <w:rPr>
                <w:sz w:val="21"/>
                <w:szCs w:val="21"/>
              </w:rPr>
              <w:t>描述</w:t>
            </w:r>
          </w:p>
        </w:tc>
      </w:tr>
      <w:tr w14:paraId="269FB5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161F158">
            <w:pPr>
              <w:rPr>
                <w:sz w:val="21"/>
                <w:szCs w:val="21"/>
              </w:rPr>
            </w:pPr>
            <w:r>
              <w:rPr>
                <w:sz w:val="21"/>
                <w:szCs w:val="21"/>
              </w:rPr>
              <w:t>PK_Type</w:t>
            </w:r>
          </w:p>
        </w:tc>
        <w:tc>
          <w:tcPr>
            <w:tcW w:w="2205" w:type="dxa"/>
            <w:noWrap w:val="0"/>
            <w:vAlign w:val="top"/>
          </w:tcPr>
          <w:p w14:paraId="2862DF0A">
            <w:pPr>
              <w:rPr>
                <w:sz w:val="21"/>
                <w:szCs w:val="21"/>
              </w:rPr>
            </w:pPr>
            <w:r>
              <w:rPr>
                <w:rFonts w:hint="eastAsia"/>
                <w:sz w:val="21"/>
                <w:szCs w:val="21"/>
              </w:rPr>
              <w:t>Name</w:t>
            </w:r>
          </w:p>
        </w:tc>
        <w:tc>
          <w:tcPr>
            <w:tcW w:w="1890" w:type="dxa"/>
            <w:noWrap w:val="0"/>
            <w:vAlign w:val="top"/>
          </w:tcPr>
          <w:p w14:paraId="32759C17">
            <w:pPr>
              <w:rPr>
                <w:sz w:val="21"/>
                <w:szCs w:val="21"/>
              </w:rPr>
            </w:pPr>
            <w:r>
              <w:rPr>
                <w:sz w:val="21"/>
                <w:szCs w:val="21"/>
              </w:rPr>
              <w:t>Char[GET_DATA_ACK]</w:t>
            </w:r>
          </w:p>
        </w:tc>
        <w:tc>
          <w:tcPr>
            <w:tcW w:w="2940" w:type="dxa"/>
            <w:noWrap w:val="0"/>
            <w:vAlign w:val="top"/>
          </w:tcPr>
          <w:p w14:paraId="03F15CDB">
            <w:pPr>
              <w:rPr>
                <w:sz w:val="21"/>
                <w:szCs w:val="21"/>
              </w:rPr>
            </w:pPr>
            <w:r>
              <w:rPr>
                <w:rFonts w:hint="eastAsia"/>
                <w:sz w:val="21"/>
                <w:szCs w:val="21"/>
              </w:rPr>
              <w:t>监控点数据响应</w:t>
            </w:r>
          </w:p>
        </w:tc>
      </w:tr>
      <w:tr w14:paraId="440A30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27AC4992">
            <w:pPr>
              <w:rPr>
                <w:sz w:val="21"/>
                <w:szCs w:val="21"/>
              </w:rPr>
            </w:pPr>
            <w:r>
              <w:rPr>
                <w:sz w:val="21"/>
                <w:szCs w:val="21"/>
              </w:rPr>
              <w:t>Info</w:t>
            </w:r>
          </w:p>
        </w:tc>
        <w:tc>
          <w:tcPr>
            <w:tcW w:w="2205" w:type="dxa"/>
            <w:noWrap w:val="0"/>
            <w:vAlign w:val="top"/>
          </w:tcPr>
          <w:p w14:paraId="3CE748B1">
            <w:pPr>
              <w:rPr>
                <w:sz w:val="21"/>
                <w:szCs w:val="21"/>
              </w:rPr>
            </w:pPr>
            <w:r>
              <w:rPr>
                <w:sz w:val="21"/>
                <w:szCs w:val="21"/>
              </w:rPr>
              <w:t>FSUID</w:t>
            </w:r>
          </w:p>
        </w:tc>
        <w:tc>
          <w:tcPr>
            <w:tcW w:w="1890" w:type="dxa"/>
            <w:noWrap w:val="0"/>
            <w:vAlign w:val="top"/>
          </w:tcPr>
          <w:p w14:paraId="3DC97789">
            <w:pPr>
              <w:rPr>
                <w:sz w:val="21"/>
                <w:szCs w:val="21"/>
              </w:rPr>
            </w:pPr>
            <w:r>
              <w:rPr>
                <w:rFonts w:hint="eastAsia"/>
                <w:sz w:val="21"/>
                <w:szCs w:val="21"/>
              </w:rPr>
              <w:t>Char[FSUID_LEN]</w:t>
            </w:r>
          </w:p>
        </w:tc>
        <w:tc>
          <w:tcPr>
            <w:tcW w:w="2940" w:type="dxa"/>
            <w:noWrap w:val="0"/>
            <w:vAlign w:val="top"/>
          </w:tcPr>
          <w:p w14:paraId="1211D831">
            <w:pPr>
              <w:rPr>
                <w:sz w:val="21"/>
                <w:szCs w:val="21"/>
              </w:rPr>
            </w:pPr>
            <w:r>
              <w:rPr>
                <w:sz w:val="21"/>
                <w:szCs w:val="21"/>
              </w:rPr>
              <w:t>FSU ID号</w:t>
            </w:r>
          </w:p>
        </w:tc>
      </w:tr>
      <w:tr w14:paraId="269659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B0F79F0">
            <w:pPr>
              <w:rPr>
                <w:sz w:val="21"/>
                <w:szCs w:val="21"/>
              </w:rPr>
            </w:pPr>
          </w:p>
        </w:tc>
        <w:tc>
          <w:tcPr>
            <w:tcW w:w="2205" w:type="dxa"/>
            <w:noWrap w:val="0"/>
            <w:vAlign w:val="top"/>
          </w:tcPr>
          <w:p w14:paraId="71D82CE7">
            <w:pPr>
              <w:rPr>
                <w:sz w:val="21"/>
                <w:szCs w:val="21"/>
              </w:rPr>
            </w:pPr>
            <w:r>
              <w:rPr>
                <w:sz w:val="21"/>
                <w:szCs w:val="21"/>
              </w:rPr>
              <w:t>Result</w:t>
            </w:r>
          </w:p>
        </w:tc>
        <w:tc>
          <w:tcPr>
            <w:tcW w:w="1890" w:type="dxa"/>
            <w:noWrap w:val="0"/>
            <w:vAlign w:val="top"/>
          </w:tcPr>
          <w:p w14:paraId="68B52861">
            <w:pPr>
              <w:rPr>
                <w:sz w:val="21"/>
                <w:szCs w:val="21"/>
              </w:rPr>
            </w:pPr>
            <w:r>
              <w:rPr>
                <w:sz w:val="21"/>
                <w:szCs w:val="21"/>
              </w:rPr>
              <w:t>EnumResult</w:t>
            </w:r>
          </w:p>
        </w:tc>
        <w:tc>
          <w:tcPr>
            <w:tcW w:w="2940" w:type="dxa"/>
            <w:noWrap w:val="0"/>
            <w:vAlign w:val="top"/>
          </w:tcPr>
          <w:p w14:paraId="799761B7">
            <w:pPr>
              <w:rPr>
                <w:sz w:val="21"/>
                <w:szCs w:val="21"/>
              </w:rPr>
            </w:pPr>
            <w:r>
              <w:rPr>
                <w:rFonts w:hint="eastAsia"/>
                <w:sz w:val="21"/>
                <w:szCs w:val="21"/>
              </w:rPr>
              <w:t>请求</w:t>
            </w:r>
            <w:r>
              <w:rPr>
                <w:sz w:val="21"/>
                <w:szCs w:val="21"/>
              </w:rPr>
              <w:t>数据成功与否的标志</w:t>
            </w:r>
            <w:r>
              <w:rPr>
                <w:rFonts w:hint="eastAsia"/>
                <w:sz w:val="21"/>
                <w:szCs w:val="21"/>
              </w:rPr>
              <w:t>。</w:t>
            </w:r>
          </w:p>
        </w:tc>
      </w:tr>
      <w:tr w14:paraId="62D2D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5D2A5205">
            <w:pPr>
              <w:rPr>
                <w:sz w:val="21"/>
                <w:szCs w:val="21"/>
              </w:rPr>
            </w:pPr>
          </w:p>
        </w:tc>
        <w:tc>
          <w:tcPr>
            <w:tcW w:w="2205" w:type="dxa"/>
            <w:noWrap w:val="0"/>
            <w:vAlign w:val="top"/>
          </w:tcPr>
          <w:p w14:paraId="462CEA5B">
            <w:pPr>
              <w:rPr>
                <w:sz w:val="21"/>
                <w:szCs w:val="21"/>
              </w:rPr>
            </w:pPr>
            <w:r>
              <w:rPr>
                <w:sz w:val="21"/>
                <w:szCs w:val="21"/>
              </w:rPr>
              <w:t>Values</w:t>
            </w:r>
          </w:p>
        </w:tc>
        <w:tc>
          <w:tcPr>
            <w:tcW w:w="1890" w:type="dxa"/>
            <w:noWrap w:val="0"/>
            <w:vAlign w:val="top"/>
          </w:tcPr>
          <w:p w14:paraId="31D7411A">
            <w:pPr>
              <w:rPr>
                <w:sz w:val="21"/>
                <w:szCs w:val="21"/>
              </w:rPr>
            </w:pPr>
            <w:r>
              <w:rPr>
                <w:sz w:val="21"/>
                <w:szCs w:val="21"/>
              </w:rPr>
              <w:t xml:space="preserve"> Sizeof(TSemaphore)</w:t>
            </w:r>
          </w:p>
        </w:tc>
        <w:tc>
          <w:tcPr>
            <w:tcW w:w="2940" w:type="dxa"/>
            <w:noWrap w:val="0"/>
            <w:vAlign w:val="top"/>
          </w:tcPr>
          <w:p w14:paraId="6F855D41">
            <w:pPr>
              <w:rPr>
                <w:sz w:val="21"/>
                <w:szCs w:val="21"/>
              </w:rPr>
            </w:pPr>
            <w:r>
              <w:rPr>
                <w:rFonts w:hint="eastAsia"/>
                <w:sz w:val="21"/>
                <w:szCs w:val="21"/>
              </w:rPr>
              <w:t>对应5.3中的</w:t>
            </w:r>
            <w:r>
              <w:rPr>
                <w:sz w:val="21"/>
                <w:szCs w:val="21"/>
              </w:rPr>
              <w:t>TSemaphore</w:t>
            </w:r>
            <w:r>
              <w:rPr>
                <w:rFonts w:hint="eastAsia"/>
                <w:sz w:val="21"/>
                <w:szCs w:val="21"/>
              </w:rPr>
              <w:t>的数据结构定义。</w:t>
            </w:r>
          </w:p>
        </w:tc>
      </w:tr>
      <w:tr w14:paraId="148396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0A043235">
            <w:pPr>
              <w:rPr>
                <w:sz w:val="21"/>
                <w:szCs w:val="21"/>
              </w:rPr>
            </w:pPr>
          </w:p>
        </w:tc>
        <w:tc>
          <w:tcPr>
            <w:tcW w:w="2205" w:type="dxa"/>
            <w:noWrap w:val="0"/>
            <w:vAlign w:val="top"/>
          </w:tcPr>
          <w:p w14:paraId="0D4801FD">
            <w:pPr>
              <w:rPr>
                <w:sz w:val="21"/>
                <w:szCs w:val="21"/>
              </w:rPr>
            </w:pPr>
            <w:r>
              <w:rPr>
                <w:sz w:val="21"/>
                <w:szCs w:val="21"/>
              </w:rPr>
              <w:t>FailureCause</w:t>
            </w:r>
          </w:p>
        </w:tc>
        <w:tc>
          <w:tcPr>
            <w:tcW w:w="1890" w:type="dxa"/>
            <w:noWrap w:val="0"/>
            <w:vAlign w:val="top"/>
          </w:tcPr>
          <w:p w14:paraId="1DEDB3F0">
            <w:pPr>
              <w:rPr>
                <w:sz w:val="21"/>
                <w:szCs w:val="21"/>
              </w:rPr>
            </w:pPr>
            <w:r>
              <w:rPr>
                <w:sz w:val="21"/>
                <w:szCs w:val="21"/>
              </w:rPr>
              <w:t>Char[FAILURE_CAUSE_LEN]</w:t>
            </w:r>
          </w:p>
        </w:tc>
        <w:tc>
          <w:tcPr>
            <w:tcW w:w="2940" w:type="dxa"/>
            <w:noWrap w:val="0"/>
            <w:vAlign w:val="top"/>
          </w:tcPr>
          <w:p w14:paraId="2D8E85A4">
            <w:pPr>
              <w:rPr>
                <w:sz w:val="21"/>
                <w:szCs w:val="21"/>
              </w:rPr>
            </w:pPr>
            <w:r>
              <w:rPr>
                <w:rFonts w:hint="eastAsia"/>
                <w:sz w:val="21"/>
                <w:szCs w:val="21"/>
              </w:rPr>
              <w:t>请求监控点数据失败的原因（厂家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5C7469F4">
      <w:pPr>
        <w:pStyle w:val="147"/>
        <w:ind w:firstLine="0" w:firstLineChars="0"/>
        <w:rPr>
          <w:b/>
        </w:rPr>
      </w:pPr>
      <w:r>
        <w:rPr>
          <w:rFonts w:hint="eastAsia"/>
          <w:b/>
        </w:rPr>
        <w:t>XML样例</w:t>
      </w:r>
    </w:p>
    <w:p w14:paraId="2DF95CE8">
      <w:pPr>
        <w:pStyle w:val="147"/>
        <w:ind w:firstLine="0" w:firstLineChars="0"/>
        <w:rPr>
          <w:szCs w:val="18"/>
        </w:rPr>
      </w:pPr>
      <w:r>
        <w:rPr>
          <w:szCs w:val="18"/>
        </w:rPr>
        <w:t>&lt;?xml version="1.0" encoding="UTF-8"?&gt;</w:t>
      </w:r>
    </w:p>
    <w:p w14:paraId="691FE321">
      <w:pPr>
        <w:pStyle w:val="147"/>
        <w:ind w:firstLine="0" w:firstLineChars="0"/>
        <w:rPr>
          <w:szCs w:val="18"/>
        </w:rPr>
      </w:pPr>
      <w:r>
        <w:rPr>
          <w:szCs w:val="18"/>
        </w:rPr>
        <w:t>&lt;Response&gt;</w:t>
      </w:r>
    </w:p>
    <w:p w14:paraId="6CAE44A6">
      <w:pPr>
        <w:pStyle w:val="147"/>
        <w:ind w:firstLine="0" w:firstLineChars="0"/>
        <w:rPr>
          <w:szCs w:val="18"/>
        </w:rPr>
      </w:pPr>
      <w:r>
        <w:rPr>
          <w:szCs w:val="18"/>
        </w:rPr>
        <w:tab/>
      </w:r>
      <w:r>
        <w:rPr>
          <w:szCs w:val="18"/>
        </w:rPr>
        <w:t>&lt;PK_Type&gt;</w:t>
      </w:r>
    </w:p>
    <w:p w14:paraId="15C0C9D2">
      <w:pPr>
        <w:pStyle w:val="147"/>
        <w:ind w:firstLine="0" w:firstLineChars="0"/>
        <w:rPr>
          <w:szCs w:val="18"/>
        </w:rPr>
      </w:pPr>
      <w:r>
        <w:rPr>
          <w:szCs w:val="18"/>
        </w:rPr>
        <w:tab/>
      </w:r>
      <w:r>
        <w:rPr>
          <w:szCs w:val="18"/>
        </w:rPr>
        <w:tab/>
      </w:r>
      <w:r>
        <w:rPr>
          <w:szCs w:val="18"/>
        </w:rPr>
        <w:t>&lt;Name&gt;GET_DATA_ACK&lt;/Name&gt;</w:t>
      </w:r>
    </w:p>
    <w:p w14:paraId="7186E3A6">
      <w:pPr>
        <w:pStyle w:val="147"/>
        <w:ind w:firstLine="0" w:firstLineChars="0"/>
        <w:rPr>
          <w:szCs w:val="18"/>
        </w:rPr>
      </w:pPr>
      <w:r>
        <w:rPr>
          <w:szCs w:val="18"/>
        </w:rPr>
        <w:tab/>
      </w:r>
      <w:r>
        <w:rPr>
          <w:szCs w:val="18"/>
        </w:rPr>
        <w:t>&lt;/PK_Type&gt;</w:t>
      </w:r>
    </w:p>
    <w:p w14:paraId="7B3969E6">
      <w:pPr>
        <w:pStyle w:val="147"/>
        <w:ind w:firstLine="0" w:firstLineChars="0"/>
        <w:rPr>
          <w:szCs w:val="18"/>
        </w:rPr>
      </w:pPr>
      <w:r>
        <w:rPr>
          <w:szCs w:val="18"/>
        </w:rPr>
        <w:tab/>
      </w:r>
      <w:r>
        <w:rPr>
          <w:szCs w:val="18"/>
        </w:rPr>
        <w:t>&lt;Info&gt;</w:t>
      </w:r>
    </w:p>
    <w:p w14:paraId="67DE5D82">
      <w:pPr>
        <w:pStyle w:val="147"/>
        <w:ind w:firstLine="945" w:firstLineChars="450"/>
        <w:rPr>
          <w:szCs w:val="18"/>
        </w:rPr>
      </w:pPr>
      <w:r>
        <w:rPr>
          <w:rFonts w:hint="eastAsia"/>
          <w:szCs w:val="18"/>
        </w:rPr>
        <w:t>&lt;</w:t>
      </w:r>
      <w:r>
        <w:rPr>
          <w:szCs w:val="18"/>
        </w:rPr>
        <w:t>FSUID/</w:t>
      </w:r>
      <w:r>
        <w:rPr>
          <w:rFonts w:hint="eastAsia"/>
          <w:szCs w:val="18"/>
        </w:rPr>
        <w:t>&gt;</w:t>
      </w:r>
    </w:p>
    <w:p w14:paraId="047D28CC">
      <w:pPr>
        <w:pStyle w:val="147"/>
        <w:ind w:firstLine="0" w:firstLineChars="0"/>
        <w:rPr>
          <w:szCs w:val="18"/>
        </w:rPr>
      </w:pPr>
      <w:r>
        <w:rPr>
          <w:szCs w:val="18"/>
        </w:rPr>
        <w:tab/>
      </w:r>
      <w:r>
        <w:rPr>
          <w:szCs w:val="18"/>
        </w:rPr>
        <w:tab/>
      </w:r>
      <w:r>
        <w:rPr>
          <w:szCs w:val="18"/>
        </w:rPr>
        <w:t>&lt;Result/&gt;</w:t>
      </w:r>
    </w:p>
    <w:p w14:paraId="222BEC1B">
      <w:pPr>
        <w:pStyle w:val="147"/>
        <w:ind w:firstLine="0" w:firstLineChars="0"/>
        <w:rPr>
          <w:szCs w:val="18"/>
        </w:rPr>
      </w:pPr>
      <w:r>
        <w:rPr>
          <w:szCs w:val="18"/>
        </w:rPr>
        <w:tab/>
      </w:r>
      <w:r>
        <w:rPr>
          <w:szCs w:val="18"/>
        </w:rPr>
        <w:tab/>
      </w:r>
      <w:r>
        <w:rPr>
          <w:szCs w:val="18"/>
        </w:rPr>
        <w:t>&lt;Values&gt;</w:t>
      </w:r>
    </w:p>
    <w:p w14:paraId="10E855FC">
      <w:pPr>
        <w:pStyle w:val="147"/>
        <w:ind w:firstLine="0" w:firstLineChars="0"/>
        <w:rPr>
          <w:szCs w:val="18"/>
        </w:rPr>
      </w:pPr>
      <w:r>
        <w:rPr>
          <w:szCs w:val="18"/>
        </w:rPr>
        <w:tab/>
      </w:r>
      <w:r>
        <w:rPr>
          <w:szCs w:val="18"/>
        </w:rPr>
        <w:tab/>
      </w:r>
      <w:r>
        <w:rPr>
          <w:szCs w:val="18"/>
        </w:rPr>
        <w:tab/>
      </w:r>
      <w:r>
        <w:rPr>
          <w:szCs w:val="18"/>
        </w:rPr>
        <w:t>&lt;DeviceList&gt;</w:t>
      </w:r>
    </w:p>
    <w:p w14:paraId="77C3AD51">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61628B2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 SetupVal="NULL" Status="" Time=""/&gt;</w:t>
      </w:r>
    </w:p>
    <w:p w14:paraId="522E992A">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 SetupVal="NULL" Status="" Time=""/&gt;</w:t>
      </w:r>
    </w:p>
    <w:p w14:paraId="5E1353B9">
      <w:pPr>
        <w:pStyle w:val="147"/>
        <w:ind w:firstLine="0" w:firstLineChars="0"/>
        <w:rPr>
          <w:szCs w:val="18"/>
        </w:rPr>
      </w:pPr>
      <w:r>
        <w:rPr>
          <w:szCs w:val="18"/>
        </w:rPr>
        <w:tab/>
      </w:r>
      <w:r>
        <w:rPr>
          <w:szCs w:val="18"/>
        </w:rPr>
        <w:tab/>
      </w:r>
      <w:r>
        <w:rPr>
          <w:szCs w:val="18"/>
        </w:rPr>
        <w:tab/>
      </w:r>
      <w:r>
        <w:rPr>
          <w:szCs w:val="18"/>
        </w:rPr>
        <w:tab/>
      </w:r>
      <w:r>
        <w:rPr>
          <w:szCs w:val="18"/>
        </w:rPr>
        <w:t>&lt;/Device&gt;</w:t>
      </w:r>
    </w:p>
    <w:p w14:paraId="5123B700">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65E13642">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 SetupVal="NULL" Status="" Time=""/&gt;</w:t>
      </w:r>
    </w:p>
    <w:p w14:paraId="466DD03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 SetupVal="NULL" Status="" Time=""/&gt;</w:t>
      </w:r>
    </w:p>
    <w:p w14:paraId="2127B2E9">
      <w:pPr>
        <w:pStyle w:val="147"/>
        <w:ind w:firstLine="0" w:firstLineChars="0"/>
        <w:rPr>
          <w:szCs w:val="18"/>
        </w:rPr>
      </w:pPr>
      <w:r>
        <w:rPr>
          <w:szCs w:val="18"/>
        </w:rPr>
        <w:tab/>
      </w:r>
      <w:r>
        <w:rPr>
          <w:szCs w:val="18"/>
        </w:rPr>
        <w:tab/>
      </w:r>
      <w:r>
        <w:rPr>
          <w:szCs w:val="18"/>
        </w:rPr>
        <w:tab/>
      </w:r>
      <w:r>
        <w:rPr>
          <w:szCs w:val="18"/>
        </w:rPr>
        <w:tab/>
      </w:r>
      <w:r>
        <w:rPr>
          <w:szCs w:val="18"/>
        </w:rPr>
        <w:t>&lt;/Device&gt;</w:t>
      </w:r>
    </w:p>
    <w:p w14:paraId="6F7C25D3">
      <w:pPr>
        <w:pStyle w:val="147"/>
        <w:ind w:firstLine="0" w:firstLineChars="0"/>
        <w:rPr>
          <w:szCs w:val="18"/>
        </w:rPr>
      </w:pPr>
      <w:r>
        <w:rPr>
          <w:szCs w:val="18"/>
        </w:rPr>
        <w:tab/>
      </w:r>
      <w:r>
        <w:rPr>
          <w:szCs w:val="18"/>
        </w:rPr>
        <w:tab/>
      </w:r>
      <w:r>
        <w:rPr>
          <w:szCs w:val="18"/>
        </w:rPr>
        <w:tab/>
      </w:r>
      <w:r>
        <w:rPr>
          <w:szCs w:val="18"/>
        </w:rPr>
        <w:t>&lt;/DeviceList&gt;</w:t>
      </w:r>
    </w:p>
    <w:p w14:paraId="0857E229">
      <w:pPr>
        <w:pStyle w:val="147"/>
        <w:ind w:firstLine="0" w:firstLineChars="0"/>
        <w:rPr>
          <w:szCs w:val="18"/>
        </w:rPr>
      </w:pPr>
      <w:r>
        <w:rPr>
          <w:szCs w:val="18"/>
        </w:rPr>
        <w:tab/>
      </w:r>
      <w:r>
        <w:rPr>
          <w:szCs w:val="18"/>
        </w:rPr>
        <w:tab/>
      </w:r>
      <w:r>
        <w:rPr>
          <w:szCs w:val="18"/>
        </w:rPr>
        <w:t>&lt;/Values&gt;</w:t>
      </w:r>
    </w:p>
    <w:p w14:paraId="7196E34E">
      <w:pPr>
        <w:pStyle w:val="147"/>
        <w:ind w:firstLine="0" w:firstLineChars="0"/>
        <w:rPr>
          <w:szCs w:val="18"/>
        </w:rPr>
      </w:pPr>
      <w:r>
        <w:rPr>
          <w:rFonts w:hint="eastAsia"/>
          <w:szCs w:val="18"/>
        </w:rPr>
        <w:t xml:space="preserve">      </w:t>
      </w:r>
      <w:r>
        <w:rPr>
          <w:szCs w:val="18"/>
        </w:rPr>
        <w:t xml:space="preserve">  &lt;FailureCause/&gt;</w:t>
      </w:r>
    </w:p>
    <w:p w14:paraId="758B12A9">
      <w:pPr>
        <w:pStyle w:val="147"/>
        <w:ind w:firstLine="0" w:firstLineChars="0"/>
        <w:rPr>
          <w:szCs w:val="18"/>
        </w:rPr>
      </w:pPr>
      <w:r>
        <w:rPr>
          <w:szCs w:val="18"/>
        </w:rPr>
        <w:tab/>
      </w:r>
      <w:r>
        <w:rPr>
          <w:szCs w:val="18"/>
        </w:rPr>
        <w:t>&lt;/Info&gt;</w:t>
      </w:r>
    </w:p>
    <w:p w14:paraId="177B2BE5">
      <w:pPr>
        <w:pStyle w:val="147"/>
        <w:ind w:firstLine="0" w:firstLineChars="0"/>
        <w:rPr>
          <w:szCs w:val="18"/>
        </w:rPr>
      </w:pPr>
      <w:r>
        <w:rPr>
          <w:szCs w:val="18"/>
        </w:rPr>
        <w:t>&lt;/Response&gt;</w:t>
      </w:r>
    </w:p>
    <w:p w14:paraId="62E7B70A">
      <w:pPr>
        <w:pStyle w:val="4"/>
        <w:numPr>
          <w:ilvl w:val="2"/>
          <w:numId w:val="14"/>
        </w:numPr>
      </w:pPr>
      <w:bookmarkStart w:id="105" w:name="_Toc193001641"/>
      <w:bookmarkStart w:id="106" w:name="_Toc452036560"/>
      <w:bookmarkStart w:id="107" w:name="_Toc452036629"/>
      <w:r>
        <w:t>写监控点</w:t>
      </w:r>
      <w:r>
        <w:rPr>
          <w:rFonts w:hint="eastAsia"/>
        </w:rPr>
        <w:t>设置</w:t>
      </w:r>
      <w:r>
        <w:t>值</w:t>
      </w:r>
      <w:bookmarkEnd w:id="105"/>
      <w:bookmarkEnd w:id="106"/>
      <w:bookmarkEnd w:id="107"/>
    </w:p>
    <w:p w14:paraId="7818AFBC">
      <w:pPr>
        <w:pStyle w:val="104"/>
        <w:numPr>
          <w:ilvl w:val="0"/>
          <w:numId w:val="21"/>
        </w:numPr>
        <w:spacing w:line="360" w:lineRule="auto"/>
        <w:rPr>
          <w:rFonts w:ascii="黑体" w:hAnsi="黑体" w:eastAsia="黑体"/>
        </w:rPr>
      </w:pPr>
      <w:r>
        <w:rPr>
          <w:rFonts w:hint="eastAsia" w:ascii="黑体" w:hAnsi="黑体" w:eastAsia="黑体"/>
        </w:rPr>
        <w:t>数据流方式</w:t>
      </w:r>
    </w:p>
    <w:p w14:paraId="067AC521">
      <w:pPr>
        <w:pStyle w:val="147"/>
        <w:spacing w:line="360" w:lineRule="auto"/>
        <w:ind w:firstLine="480"/>
        <w:rPr>
          <w:sz w:val="24"/>
          <w:szCs w:val="24"/>
        </w:rPr>
      </w:pPr>
      <w:r>
        <w:rPr>
          <w:sz w:val="24"/>
          <w:szCs w:val="24"/>
        </w:rPr>
        <w:t>SC向</w:t>
      </w:r>
      <w:r>
        <w:rPr>
          <w:rFonts w:hint="eastAsia"/>
          <w:sz w:val="24"/>
          <w:szCs w:val="24"/>
        </w:rPr>
        <w:t>F</w:t>
      </w:r>
      <w:r>
        <w:rPr>
          <w:sz w:val="24"/>
          <w:szCs w:val="24"/>
        </w:rPr>
        <w:t>SU发送监控点的标识ID和新</w:t>
      </w:r>
      <w:r>
        <w:rPr>
          <w:rFonts w:hint="eastAsia"/>
          <w:sz w:val="24"/>
          <w:szCs w:val="24"/>
        </w:rPr>
        <w:t>设置</w:t>
      </w:r>
      <w:r>
        <w:rPr>
          <w:sz w:val="24"/>
          <w:szCs w:val="24"/>
        </w:rPr>
        <w:t>值，</w:t>
      </w:r>
      <w:r>
        <w:rPr>
          <w:rFonts w:hint="eastAsia"/>
          <w:sz w:val="24"/>
          <w:szCs w:val="24"/>
        </w:rPr>
        <w:t>F</w:t>
      </w:r>
      <w:r>
        <w:rPr>
          <w:sz w:val="24"/>
          <w:szCs w:val="24"/>
        </w:rPr>
        <w:t>SU</w:t>
      </w:r>
      <w:r>
        <w:rPr>
          <w:rFonts w:hint="eastAsia"/>
          <w:sz w:val="24"/>
          <w:szCs w:val="24"/>
        </w:rPr>
        <w:t>设置</w:t>
      </w:r>
      <w:r>
        <w:rPr>
          <w:sz w:val="24"/>
          <w:szCs w:val="24"/>
        </w:rPr>
        <w:t>监控点的新设置值并向</w:t>
      </w:r>
      <w:r>
        <w:rPr>
          <w:rFonts w:hint="eastAsia"/>
          <w:sz w:val="24"/>
          <w:szCs w:val="24"/>
        </w:rPr>
        <w:t>SC返回设置结果</w:t>
      </w:r>
      <w:r>
        <w:rPr>
          <w:sz w:val="24"/>
          <w:szCs w:val="24"/>
        </w:rPr>
        <w:t>。</w:t>
      </w:r>
    </w:p>
    <w:p w14:paraId="33FE87AB">
      <w:r>
        <mc:AlternateContent>
          <mc:Choice Requires="wpg">
            <w:drawing>
              <wp:anchor distT="0" distB="0" distL="114300" distR="114300" simplePos="0" relativeHeight="251662336" behindDoc="0" locked="0" layoutInCell="0" allowOverlap="1">
                <wp:simplePos x="0" y="0"/>
                <wp:positionH relativeFrom="column">
                  <wp:posOffset>342900</wp:posOffset>
                </wp:positionH>
                <wp:positionV relativeFrom="paragraph">
                  <wp:posOffset>154305</wp:posOffset>
                </wp:positionV>
                <wp:extent cx="4800600" cy="1178560"/>
                <wp:effectExtent l="0" t="0" r="0" b="15240"/>
                <wp:wrapNone/>
                <wp:docPr id="308" name="Group 907"/>
                <wp:cNvGraphicFramePr/>
                <a:graphic xmlns:a="http://schemas.openxmlformats.org/drawingml/2006/main">
                  <a:graphicData uri="http://schemas.microsoft.com/office/word/2010/wordprocessingGroup">
                    <wpg:wgp>
                      <wpg:cNvGrpSpPr/>
                      <wpg:grpSpPr>
                        <a:xfrm>
                          <a:off x="0" y="0"/>
                          <a:ext cx="4800600" cy="1178560"/>
                          <a:chOff x="2340" y="2618"/>
                          <a:chExt cx="7560" cy="1856"/>
                        </a:xfrm>
                        <a:effectLst/>
                      </wpg:grpSpPr>
                      <wps:wsp>
                        <wps:cNvPr id="309" name="Text Box 77"/>
                        <wps:cNvSpPr txBox="1">
                          <a:spLocks noChangeArrowheads="1"/>
                        </wps:cNvSpPr>
                        <wps:spPr bwMode="auto">
                          <a:xfrm>
                            <a:off x="3760" y="2618"/>
                            <a:ext cx="740" cy="468"/>
                          </a:xfrm>
                          <a:prstGeom prst="rect">
                            <a:avLst/>
                          </a:prstGeom>
                          <a:noFill/>
                          <a:ln>
                            <a:noFill/>
                          </a:ln>
                          <a:effectLst/>
                        </wps:spPr>
                        <wps:txbx>
                          <w:txbxContent>
                            <w:p w14:paraId="19544B85">
                              <w:pPr>
                                <w:rPr>
                                  <w:szCs w:val="21"/>
                                </w:rPr>
                              </w:pPr>
                              <w:r>
                                <w:rPr>
                                  <w:szCs w:val="21"/>
                                </w:rPr>
                                <w:t>SC</w:t>
                              </w:r>
                            </w:p>
                          </w:txbxContent>
                        </wps:txbx>
                        <wps:bodyPr rot="0" vert="horz" wrap="square" lIns="91440" tIns="45720" rIns="91440" bIns="45720" anchor="t" anchorCtr="0" upright="1">
                          <a:noAutofit/>
                        </wps:bodyPr>
                      </wps:wsp>
                      <wps:wsp>
                        <wps:cNvPr id="310" name="Text Box 78"/>
                        <wps:cNvSpPr txBox="1">
                          <a:spLocks noChangeArrowheads="1"/>
                        </wps:cNvSpPr>
                        <wps:spPr bwMode="auto">
                          <a:xfrm>
                            <a:off x="7740" y="2618"/>
                            <a:ext cx="780" cy="468"/>
                          </a:xfrm>
                          <a:prstGeom prst="rect">
                            <a:avLst/>
                          </a:prstGeom>
                          <a:solidFill>
                            <a:srgbClr val="FFFFFF"/>
                          </a:solidFill>
                          <a:ln>
                            <a:noFill/>
                          </a:ln>
                          <a:effectLst/>
                        </wps:spPr>
                        <wps:txbx>
                          <w:txbxContent>
                            <w:p w14:paraId="72DCA5ED">
                              <w:pPr>
                                <w:rPr>
                                  <w:szCs w:val="21"/>
                                </w:rPr>
                              </w:pPr>
                              <w:r>
                                <w:rPr>
                                  <w:rFonts w:hint="eastAsia"/>
                                  <w:szCs w:val="21"/>
                                </w:rPr>
                                <w:t>FSU</w:t>
                              </w:r>
                            </w:p>
                          </w:txbxContent>
                        </wps:txbx>
                        <wps:bodyPr rot="0" vert="horz" wrap="square" lIns="91440" tIns="45720" rIns="91440" bIns="45720" anchor="t" anchorCtr="0" upright="1">
                          <a:noAutofit/>
                        </wps:bodyPr>
                      </wps:wsp>
                      <wps:wsp>
                        <wps:cNvPr id="311" name="Line 79"/>
                        <wps:cNvCnPr>
                          <a:cxnSpLocks noChangeShapeType="1"/>
                        </wps:cNvCnPr>
                        <wps:spPr bwMode="auto">
                          <a:xfrm>
                            <a:off x="4140" y="3398"/>
                            <a:ext cx="3960" cy="156"/>
                          </a:xfrm>
                          <a:prstGeom prst="line">
                            <a:avLst/>
                          </a:prstGeom>
                          <a:noFill/>
                          <a:ln w="9525">
                            <a:solidFill>
                              <a:srgbClr val="000000"/>
                            </a:solidFill>
                            <a:round/>
                            <a:tailEnd type="triangle" w="med" len="med"/>
                          </a:ln>
                          <a:effectLst/>
                        </wps:spPr>
                        <wps:bodyPr/>
                      </wps:wsp>
                      <wps:wsp>
                        <wps:cNvPr id="312" name="Line 80"/>
                        <wps:cNvCnPr>
                          <a:cxnSpLocks noChangeShapeType="1"/>
                        </wps:cNvCnPr>
                        <wps:spPr bwMode="auto">
                          <a:xfrm flipH="1">
                            <a:off x="4140" y="3710"/>
                            <a:ext cx="3960" cy="156"/>
                          </a:xfrm>
                          <a:prstGeom prst="line">
                            <a:avLst/>
                          </a:prstGeom>
                          <a:noFill/>
                          <a:ln w="9525">
                            <a:solidFill>
                              <a:srgbClr val="000000"/>
                            </a:solidFill>
                            <a:round/>
                            <a:tailEnd type="triangle" w="med" len="med"/>
                          </a:ln>
                          <a:effectLst/>
                        </wps:spPr>
                        <wps:bodyPr/>
                      </wps:wsp>
                      <wps:wsp>
                        <wps:cNvPr id="313" name="Text Box 81"/>
                        <wps:cNvSpPr txBox="1">
                          <a:spLocks noChangeArrowheads="1"/>
                        </wps:cNvSpPr>
                        <wps:spPr bwMode="auto">
                          <a:xfrm>
                            <a:off x="4500" y="3086"/>
                            <a:ext cx="3060" cy="468"/>
                          </a:xfrm>
                          <a:prstGeom prst="rect">
                            <a:avLst/>
                          </a:prstGeom>
                          <a:noFill/>
                          <a:ln>
                            <a:noFill/>
                          </a:ln>
                          <a:effectLst/>
                        </wps:spPr>
                        <wps:txbx>
                          <w:txbxContent>
                            <w:p w14:paraId="4AB7E917">
                              <w:pPr>
                                <w:rPr>
                                  <w:szCs w:val="21"/>
                                </w:rPr>
                              </w:pPr>
                              <w:r>
                                <w:rPr>
                                  <w:color w:val="000000"/>
                                  <w:szCs w:val="21"/>
                                </w:rPr>
                                <w:t>SET_POINT</w:t>
                              </w:r>
                            </w:p>
                          </w:txbxContent>
                        </wps:txbx>
                        <wps:bodyPr rot="0" vert="horz" wrap="square" lIns="91440" tIns="45720" rIns="91440" bIns="45720" anchor="t" anchorCtr="0" upright="1">
                          <a:noAutofit/>
                        </wps:bodyPr>
                      </wps:wsp>
                      <wps:wsp>
                        <wps:cNvPr id="314" name="Line 82"/>
                        <wps:cNvCnPr>
                          <a:cxnSpLocks noChangeShapeType="1"/>
                        </wps:cNvCnPr>
                        <wps:spPr bwMode="auto">
                          <a:xfrm>
                            <a:off x="4140" y="3086"/>
                            <a:ext cx="0" cy="1318"/>
                          </a:xfrm>
                          <a:prstGeom prst="line">
                            <a:avLst/>
                          </a:prstGeom>
                          <a:noFill/>
                          <a:ln w="9525">
                            <a:solidFill>
                              <a:srgbClr val="000000"/>
                            </a:solidFill>
                            <a:round/>
                          </a:ln>
                          <a:effectLst/>
                        </wps:spPr>
                        <wps:bodyPr/>
                      </wps:wsp>
                      <wps:wsp>
                        <wps:cNvPr id="315" name="Line 83"/>
                        <wps:cNvCnPr>
                          <a:cxnSpLocks noChangeShapeType="1"/>
                        </wps:cNvCnPr>
                        <wps:spPr bwMode="auto">
                          <a:xfrm>
                            <a:off x="8100" y="3156"/>
                            <a:ext cx="0" cy="1318"/>
                          </a:xfrm>
                          <a:prstGeom prst="line">
                            <a:avLst/>
                          </a:prstGeom>
                          <a:noFill/>
                          <a:ln w="9525">
                            <a:solidFill>
                              <a:srgbClr val="000000"/>
                            </a:solidFill>
                            <a:round/>
                          </a:ln>
                          <a:effectLst/>
                        </wps:spPr>
                        <wps:bodyPr/>
                      </wps:wsp>
                      <wps:wsp>
                        <wps:cNvPr id="316" name="Text Box 84"/>
                        <wps:cNvSpPr txBox="1">
                          <a:spLocks noChangeArrowheads="1"/>
                        </wps:cNvSpPr>
                        <wps:spPr bwMode="auto">
                          <a:xfrm>
                            <a:off x="4500" y="3710"/>
                            <a:ext cx="3240" cy="468"/>
                          </a:xfrm>
                          <a:prstGeom prst="rect">
                            <a:avLst/>
                          </a:prstGeom>
                          <a:noFill/>
                          <a:ln>
                            <a:noFill/>
                          </a:ln>
                          <a:effectLst/>
                        </wps:spPr>
                        <wps:txbx>
                          <w:txbxContent>
                            <w:p w14:paraId="1E875499">
                              <w:pPr>
                                <w:rPr>
                                  <w:szCs w:val="21"/>
                                </w:rPr>
                              </w:pPr>
                              <w:r>
                                <w:rPr>
                                  <w:color w:val="000000"/>
                                  <w:szCs w:val="21"/>
                                </w:rPr>
                                <w:t>SET_POINT_ACK</w:t>
                              </w:r>
                            </w:p>
                          </w:txbxContent>
                        </wps:txbx>
                        <wps:bodyPr rot="0" vert="horz" wrap="square" lIns="91440" tIns="45720" rIns="91440" bIns="45720" anchor="t" anchorCtr="0" upright="1">
                          <a:noAutofit/>
                        </wps:bodyPr>
                      </wps:wsp>
                      <wps:wsp>
                        <wps:cNvPr id="317" name="Text Box 85"/>
                        <wps:cNvSpPr txBox="1">
                          <a:spLocks noChangeArrowheads="1"/>
                        </wps:cNvSpPr>
                        <wps:spPr bwMode="auto">
                          <a:xfrm>
                            <a:off x="2340" y="3156"/>
                            <a:ext cx="1620" cy="782"/>
                          </a:xfrm>
                          <a:prstGeom prst="rect">
                            <a:avLst/>
                          </a:prstGeom>
                          <a:noFill/>
                          <a:ln>
                            <a:noFill/>
                          </a:ln>
                          <a:effectLst/>
                        </wps:spPr>
                        <wps:txbx>
                          <w:txbxContent>
                            <w:p w14:paraId="6EBA1902">
                              <w:pPr>
                                <w:rPr>
                                  <w:szCs w:val="21"/>
                                </w:rPr>
                              </w:pPr>
                              <w:r>
                                <w:rPr>
                                  <w:szCs w:val="21"/>
                                </w:rPr>
                                <w:t>写</w:t>
                              </w:r>
                              <w:r>
                                <w:rPr>
                                  <w:rFonts w:hint="eastAsia"/>
                                  <w:szCs w:val="21"/>
                                </w:rPr>
                                <w:t>监控点的</w:t>
                              </w:r>
                              <w:r>
                                <w:rPr>
                                  <w:szCs w:val="21"/>
                                </w:rPr>
                                <w:t>设置</w:t>
                              </w:r>
                              <w:r>
                                <w:rPr>
                                  <w:rFonts w:hint="eastAsia"/>
                                  <w:szCs w:val="21"/>
                                </w:rPr>
                                <w:t>值</w:t>
                              </w:r>
                            </w:p>
                          </w:txbxContent>
                        </wps:txbx>
                        <wps:bodyPr rot="0" vert="horz" wrap="square" lIns="91440" tIns="45720" rIns="91440" bIns="45720" anchor="t" anchorCtr="0" upright="1">
                          <a:noAutofit/>
                        </wps:bodyPr>
                      </wps:wsp>
                      <wps:wsp>
                        <wps:cNvPr id="318" name="Text Box 86"/>
                        <wps:cNvSpPr txBox="1">
                          <a:spLocks noChangeArrowheads="1"/>
                        </wps:cNvSpPr>
                        <wps:spPr bwMode="auto">
                          <a:xfrm>
                            <a:off x="8280" y="3468"/>
                            <a:ext cx="1620" cy="780"/>
                          </a:xfrm>
                          <a:prstGeom prst="rect">
                            <a:avLst/>
                          </a:prstGeom>
                          <a:noFill/>
                          <a:ln>
                            <a:noFill/>
                          </a:ln>
                          <a:effectLst/>
                        </wps:spPr>
                        <wps:txbx>
                          <w:txbxContent>
                            <w:p w14:paraId="24357813">
                              <w:pPr>
                                <w:rPr>
                                  <w:szCs w:val="21"/>
                                </w:rPr>
                              </w:pPr>
                              <w:r>
                                <w:rPr>
                                  <w:rFonts w:hint="eastAsia"/>
                                  <w:szCs w:val="21"/>
                                </w:rPr>
                                <w:t>返回设置成功与否标记</w:t>
                              </w:r>
                            </w:p>
                          </w:txbxContent>
                        </wps:txbx>
                        <wps:bodyPr rot="0" vert="horz" wrap="square" lIns="91440" tIns="45720" rIns="91440" bIns="45720" anchor="t" anchorCtr="0" upright="1">
                          <a:noAutofit/>
                        </wps:bodyPr>
                      </wps:wsp>
                    </wpg:wgp>
                  </a:graphicData>
                </a:graphic>
              </wp:anchor>
            </w:drawing>
          </mc:Choice>
          <mc:Fallback>
            <w:pict>
              <v:group id="Group 907" o:spid="_x0000_s1026" o:spt="203" style="position:absolute;left:0pt;margin-left:27pt;margin-top:12.15pt;height:92.8pt;width:378pt;z-index:251662336;mso-width-relative:page;mso-height-relative:page;" coordorigin="2340,2618" coordsize="7560,1856" o:allowincell="f" o:gfxdata="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iDJ0HtkAAAAJAQAADwAAAAAAAAABACAAAAAiAAAAZHJzL2Rvd25yZXYueG1sUEsBAhQA&#10;FAAAAAgAh07iQMbh8pgrBAAArxgAAA4AAAAAAAAAAQAgAAAAKAEAAGRycy9lMm9Eb2MueG1sUEsF&#10;BgAAAAAGAAYAWQEAAMUHAAAAAA==&#10;">
                <o:lock v:ext="edit" aspectratio="f"/>
                <v:shape id="Text Box 77" o:spid="_x0000_s1026" o:spt="202" type="#_x0000_t202" style="position:absolute;left:3760;top:2618;height:468;width:740;" filled="f" stroked="f" coordsize="21600,21600" o:gfxdata="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DfE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9544B85">
                        <w:pPr>
                          <w:rPr>
                            <w:szCs w:val="21"/>
                          </w:rPr>
                        </w:pPr>
                        <w:r>
                          <w:rPr>
                            <w:szCs w:val="21"/>
                          </w:rPr>
                          <w:t>SC</w:t>
                        </w:r>
                      </w:p>
                    </w:txbxContent>
                  </v:textbox>
                </v:shape>
                <v:shape id="Text Box 78" o:spid="_x0000_s1026" o:spt="202" type="#_x0000_t202" style="position:absolute;left:7740;top:2618;height:468;width:780;" fillcolor="#FFFFFF" filled="t" stroked="f" coordsize="21600,21600" o:gfxdata="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HfsKC2AAAA3A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2DCA5ED">
                        <w:pPr>
                          <w:rPr>
                            <w:szCs w:val="21"/>
                          </w:rPr>
                        </w:pPr>
                        <w:r>
                          <w:rPr>
                            <w:rFonts w:hint="eastAsia"/>
                            <w:szCs w:val="21"/>
                          </w:rPr>
                          <w:t>FSU</w:t>
                        </w:r>
                      </w:p>
                    </w:txbxContent>
                  </v:textbox>
                </v:shape>
                <v:line id="Line 79" o:spid="_x0000_s1026" o:spt="20" style="position:absolute;left:4140;top:3398;height:156;width:3960;" filled="f" stroked="t" coordsize="21600,21600" o:gfxdata="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soxG/&#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80" o:spid="_x0000_s1026" o:spt="20" style="position:absolute;left:4140;top:3710;flip:x;height:156;width:3960;" filled="f" stroked="t" coordsize="21600,21600" o:gfxdata="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gDHW&#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81" o:spid="_x0000_s1026" o:spt="202" type="#_x0000_t202" style="position:absolute;left:4500;top:3086;height:468;width:3060;" filled="f" stroked="f" coordsize="21600,21600" o:gfxdata="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F+J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AB7E917">
                        <w:pPr>
                          <w:rPr>
                            <w:szCs w:val="21"/>
                          </w:rPr>
                        </w:pPr>
                        <w:r>
                          <w:rPr>
                            <w:color w:val="000000"/>
                            <w:szCs w:val="21"/>
                          </w:rPr>
                          <w:t>SET_POINT</w:t>
                        </w:r>
                      </w:p>
                    </w:txbxContent>
                  </v:textbox>
                </v:shape>
                <v:line id="Line 82" o:spid="_x0000_s1026" o:spt="20" style="position:absolute;left:4140;top:3086;height:1318;width:0;" filled="f" stroked="t" coordsize="21600,21600" o:gfxdata="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22cY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3" o:spid="_x0000_s1026" o:spt="20" style="position:absolute;left:8100;top:3156;height:1318;width:0;" filled="f" stroked="t" coordsize="21600,21600" o:gfxdata="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l8KD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84" o:spid="_x0000_s1026" o:spt="202" type="#_x0000_t202" style="position:absolute;left:4500;top:3710;height:468;width:3240;" filled="f" stroked="f" coordsize="21600,21600" o:gfxdata="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rbdv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E875499">
                        <w:pPr>
                          <w:rPr>
                            <w:szCs w:val="21"/>
                          </w:rPr>
                        </w:pPr>
                        <w:r>
                          <w:rPr>
                            <w:color w:val="000000"/>
                            <w:szCs w:val="21"/>
                          </w:rPr>
                          <w:t>SET_POINT_ACK</w:t>
                        </w:r>
                      </w:p>
                    </w:txbxContent>
                  </v:textbox>
                </v:shape>
                <v:shape id="Text Box 85" o:spid="_x0000_s1026" o:spt="202" type="#_x0000_t202" style="position:absolute;left:2340;top:3156;height:782;width:1620;" filled="f" stroked="f" coordsize="21600,21600" o:gfxdata="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ngl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EBA1902">
                        <w:pPr>
                          <w:rPr>
                            <w:szCs w:val="21"/>
                          </w:rPr>
                        </w:pPr>
                        <w:r>
                          <w:rPr>
                            <w:szCs w:val="21"/>
                          </w:rPr>
                          <w:t>写</w:t>
                        </w:r>
                        <w:r>
                          <w:rPr>
                            <w:rFonts w:hint="eastAsia"/>
                            <w:szCs w:val="21"/>
                          </w:rPr>
                          <w:t>监控点的</w:t>
                        </w:r>
                        <w:r>
                          <w:rPr>
                            <w:szCs w:val="21"/>
                          </w:rPr>
                          <w:t>设置</w:t>
                        </w:r>
                        <w:r>
                          <w:rPr>
                            <w:rFonts w:hint="eastAsia"/>
                            <w:szCs w:val="21"/>
                          </w:rPr>
                          <w:t>值</w:t>
                        </w:r>
                      </w:p>
                    </w:txbxContent>
                  </v:textbox>
                </v:shape>
                <v:shape id="Text Box 86" o:spid="_x0000_s1026" o:spt="202" type="#_x0000_t202" style="position:absolute;left:8280;top:3468;height:780;width:1620;" filled="f" stroked="f" coordsize="21600,21600" o:gfxdata="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sV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357813">
                        <w:pPr>
                          <w:rPr>
                            <w:szCs w:val="21"/>
                          </w:rPr>
                        </w:pPr>
                        <w:r>
                          <w:rPr>
                            <w:rFonts w:hint="eastAsia"/>
                            <w:szCs w:val="21"/>
                          </w:rPr>
                          <w:t>返回设置成功与否标记</w:t>
                        </w:r>
                      </w:p>
                    </w:txbxContent>
                  </v:textbox>
                </v:shape>
              </v:group>
            </w:pict>
          </mc:Fallback>
        </mc:AlternateContent>
      </w:r>
      <w:r>
        <mc:AlternateContent>
          <mc:Choice Requires="wpc">
            <w:drawing>
              <wp:inline distT="0" distB="0" distL="114300" distR="114300">
                <wp:extent cx="5940425" cy="1397000"/>
                <wp:effectExtent l="0" t="0" r="0" b="0"/>
                <wp:docPr id="6" name="画布 10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8" o:spid="_x0000_s1026" o:spt="203" style="height:110pt;width:467.75pt;" coordsize="5940425,1397000" editas="canvas"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vSs13dYAAAAFAQAADwAAAAAAAAABACAAAAAiAAAAZHJzL2Rvd25yZXYueG1sUEsBAhQAFAAAAAgA&#10;h07iQBdXAah8AQAAEgMAAA4AAAAAAAAAAQAgAAAAJQEAAGRycy9lMm9Eb2MueG1sUEsFBgAAAAAG&#10;AAYAWQEAABMFAAAAAA==&#10;">
                <o:lock v:ext="edit" aspectratio="f"/>
                <v:shape id="画布 1018" o:spid="_x0000_s1026" style="position:absolute;left:0;top:0;height:1397000;width:5940425;" filled="f" stroked="f" coordsize="21600,21600"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L0rNd3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2FEA128C">
      <w:pPr>
        <w:pStyle w:val="223"/>
        <w:ind w:left="2"/>
      </w:pPr>
      <w:r>
        <w:rPr>
          <w:rFonts w:hint="eastAsia"/>
        </w:rPr>
        <w:t>写监控点的</w:t>
      </w:r>
      <w:r>
        <w:t>设置值</w:t>
      </w:r>
      <w:r>
        <w:rPr>
          <w:rFonts w:hint="eastAsia"/>
        </w:rPr>
        <w:t>过程</w:t>
      </w:r>
    </w:p>
    <w:p w14:paraId="28F99C14">
      <w:pPr>
        <w:pStyle w:val="104"/>
        <w:numPr>
          <w:ilvl w:val="0"/>
          <w:numId w:val="21"/>
        </w:numPr>
        <w:rPr>
          <w:b/>
        </w:rPr>
      </w:pPr>
      <w:r>
        <w:rPr>
          <w:rFonts w:hint="eastAsia"/>
          <w:b/>
        </w:rPr>
        <w:t>数据流格式</w:t>
      </w:r>
      <w:r>
        <w:rPr>
          <w:b/>
        </w:rPr>
        <w:t>定义</w:t>
      </w:r>
    </w:p>
    <w:p w14:paraId="5F9E50FD">
      <w:pPr>
        <w:pStyle w:val="147"/>
        <w:ind w:firstLine="420"/>
      </w:pPr>
      <w:r>
        <w:t>发起：SC</w:t>
      </w:r>
    </w:p>
    <w:p w14:paraId="5C168E6C">
      <w:pPr>
        <w:pStyle w:val="222"/>
        <w:jc w:val="left"/>
      </w:pPr>
      <w:r>
        <w:rPr>
          <w:rFonts w:hint="eastAsia"/>
        </w:rPr>
        <w:t>写监控点</w:t>
      </w:r>
      <w:r>
        <w:t>的</w:t>
      </w:r>
      <w:r>
        <w:rPr>
          <w:rFonts w:hint="eastAsia"/>
        </w:rPr>
        <w:t>设置值报文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366"/>
        <w:gridCol w:w="2464"/>
      </w:tblGrid>
      <w:tr w14:paraId="284BC4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4E9E92B">
            <w:pPr>
              <w:jc w:val="center"/>
              <w:rPr>
                <w:sz w:val="21"/>
                <w:szCs w:val="21"/>
              </w:rPr>
            </w:pPr>
          </w:p>
        </w:tc>
        <w:tc>
          <w:tcPr>
            <w:tcW w:w="2205" w:type="dxa"/>
            <w:noWrap w:val="0"/>
            <w:vAlign w:val="top"/>
          </w:tcPr>
          <w:p w14:paraId="4AF32D61">
            <w:pPr>
              <w:jc w:val="center"/>
              <w:rPr>
                <w:sz w:val="21"/>
                <w:szCs w:val="21"/>
              </w:rPr>
            </w:pPr>
            <w:r>
              <w:rPr>
                <w:sz w:val="21"/>
                <w:szCs w:val="21"/>
              </w:rPr>
              <w:t>变量名称/报文定义</w:t>
            </w:r>
          </w:p>
        </w:tc>
        <w:tc>
          <w:tcPr>
            <w:tcW w:w="2366" w:type="dxa"/>
            <w:noWrap w:val="0"/>
            <w:vAlign w:val="top"/>
          </w:tcPr>
          <w:p w14:paraId="1A1756CF">
            <w:pPr>
              <w:jc w:val="center"/>
              <w:rPr>
                <w:sz w:val="21"/>
                <w:szCs w:val="21"/>
              </w:rPr>
            </w:pPr>
            <w:r>
              <w:rPr>
                <w:sz w:val="21"/>
                <w:szCs w:val="21"/>
              </w:rPr>
              <w:t>长度及类型</w:t>
            </w:r>
          </w:p>
        </w:tc>
        <w:tc>
          <w:tcPr>
            <w:tcW w:w="2464" w:type="dxa"/>
            <w:noWrap w:val="0"/>
            <w:vAlign w:val="top"/>
          </w:tcPr>
          <w:p w14:paraId="10B9F7B2">
            <w:pPr>
              <w:jc w:val="center"/>
              <w:rPr>
                <w:sz w:val="21"/>
                <w:szCs w:val="21"/>
              </w:rPr>
            </w:pPr>
            <w:r>
              <w:rPr>
                <w:sz w:val="21"/>
                <w:szCs w:val="21"/>
              </w:rPr>
              <w:t>描述</w:t>
            </w:r>
          </w:p>
        </w:tc>
      </w:tr>
      <w:tr w14:paraId="67A75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3D94650">
            <w:pPr>
              <w:rPr>
                <w:sz w:val="21"/>
                <w:szCs w:val="21"/>
              </w:rPr>
            </w:pPr>
            <w:r>
              <w:rPr>
                <w:sz w:val="21"/>
                <w:szCs w:val="21"/>
              </w:rPr>
              <w:t>PK_Type</w:t>
            </w:r>
          </w:p>
        </w:tc>
        <w:tc>
          <w:tcPr>
            <w:tcW w:w="2205" w:type="dxa"/>
            <w:noWrap w:val="0"/>
            <w:vAlign w:val="top"/>
          </w:tcPr>
          <w:p w14:paraId="54140A60">
            <w:pPr>
              <w:rPr>
                <w:sz w:val="21"/>
                <w:szCs w:val="21"/>
              </w:rPr>
            </w:pPr>
            <w:r>
              <w:rPr>
                <w:rFonts w:hint="eastAsia"/>
                <w:sz w:val="21"/>
                <w:szCs w:val="21"/>
              </w:rPr>
              <w:t>Name</w:t>
            </w:r>
          </w:p>
        </w:tc>
        <w:tc>
          <w:tcPr>
            <w:tcW w:w="2366" w:type="dxa"/>
            <w:noWrap w:val="0"/>
            <w:vAlign w:val="center"/>
          </w:tcPr>
          <w:p w14:paraId="1BCB9FA0">
            <w:pPr>
              <w:rPr>
                <w:sz w:val="21"/>
                <w:szCs w:val="21"/>
              </w:rPr>
            </w:pPr>
            <w:r>
              <w:rPr>
                <w:sz w:val="21"/>
                <w:szCs w:val="21"/>
              </w:rPr>
              <w:t>Char[SET_POINT]</w:t>
            </w:r>
          </w:p>
        </w:tc>
        <w:tc>
          <w:tcPr>
            <w:tcW w:w="2464" w:type="dxa"/>
            <w:noWrap w:val="0"/>
            <w:vAlign w:val="top"/>
          </w:tcPr>
          <w:p w14:paraId="600C35F7">
            <w:pPr>
              <w:rPr>
                <w:sz w:val="21"/>
                <w:szCs w:val="21"/>
              </w:rPr>
            </w:pPr>
            <w:r>
              <w:rPr>
                <w:rFonts w:hint="eastAsia"/>
                <w:sz w:val="21"/>
                <w:szCs w:val="21"/>
              </w:rPr>
              <w:t>写监控点的设置值</w:t>
            </w:r>
          </w:p>
        </w:tc>
      </w:tr>
      <w:tr w14:paraId="49F19D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4B1D9C06">
            <w:pPr>
              <w:rPr>
                <w:sz w:val="21"/>
                <w:szCs w:val="21"/>
              </w:rPr>
            </w:pPr>
            <w:r>
              <w:rPr>
                <w:sz w:val="21"/>
                <w:szCs w:val="21"/>
              </w:rPr>
              <w:t>Info</w:t>
            </w:r>
          </w:p>
        </w:tc>
        <w:tc>
          <w:tcPr>
            <w:tcW w:w="2205" w:type="dxa"/>
            <w:noWrap w:val="0"/>
            <w:vAlign w:val="top"/>
          </w:tcPr>
          <w:p w14:paraId="5C93867B">
            <w:pPr>
              <w:rPr>
                <w:sz w:val="21"/>
                <w:szCs w:val="21"/>
              </w:rPr>
            </w:pPr>
            <w:r>
              <w:rPr>
                <w:sz w:val="21"/>
                <w:szCs w:val="21"/>
              </w:rPr>
              <w:t>FSUID</w:t>
            </w:r>
          </w:p>
        </w:tc>
        <w:tc>
          <w:tcPr>
            <w:tcW w:w="2366" w:type="dxa"/>
            <w:noWrap w:val="0"/>
            <w:vAlign w:val="top"/>
          </w:tcPr>
          <w:p w14:paraId="2E8DBCDF">
            <w:pPr>
              <w:rPr>
                <w:sz w:val="21"/>
                <w:szCs w:val="21"/>
              </w:rPr>
            </w:pPr>
            <w:r>
              <w:rPr>
                <w:rFonts w:hint="eastAsia"/>
                <w:sz w:val="21"/>
                <w:szCs w:val="21"/>
              </w:rPr>
              <w:t>Char[FSUID_LEN]</w:t>
            </w:r>
          </w:p>
        </w:tc>
        <w:tc>
          <w:tcPr>
            <w:tcW w:w="2464" w:type="dxa"/>
            <w:noWrap w:val="0"/>
            <w:vAlign w:val="top"/>
          </w:tcPr>
          <w:p w14:paraId="45071577">
            <w:pPr>
              <w:rPr>
                <w:sz w:val="21"/>
                <w:szCs w:val="21"/>
              </w:rPr>
            </w:pPr>
            <w:r>
              <w:rPr>
                <w:rFonts w:hint="eastAsia"/>
                <w:sz w:val="21"/>
                <w:szCs w:val="21"/>
              </w:rPr>
              <w:t>单个</w:t>
            </w:r>
            <w:r>
              <w:rPr>
                <w:sz w:val="21"/>
                <w:szCs w:val="21"/>
              </w:rPr>
              <w:t>FSU ID号</w:t>
            </w:r>
          </w:p>
        </w:tc>
      </w:tr>
      <w:tr w14:paraId="60AF78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455F51B">
            <w:pPr>
              <w:rPr>
                <w:sz w:val="21"/>
                <w:szCs w:val="21"/>
              </w:rPr>
            </w:pPr>
          </w:p>
        </w:tc>
        <w:tc>
          <w:tcPr>
            <w:tcW w:w="2205" w:type="dxa"/>
            <w:noWrap w:val="0"/>
            <w:vAlign w:val="top"/>
          </w:tcPr>
          <w:p w14:paraId="7E9FD903">
            <w:pPr>
              <w:rPr>
                <w:sz w:val="21"/>
                <w:szCs w:val="21"/>
              </w:rPr>
            </w:pPr>
            <w:r>
              <w:rPr>
                <w:sz w:val="21"/>
                <w:szCs w:val="21"/>
              </w:rPr>
              <w:t>n</w:t>
            </w:r>
            <w:r>
              <w:rPr>
                <w:rFonts w:hint="eastAsia"/>
                <w:sz w:val="21"/>
                <w:szCs w:val="21"/>
              </w:rPr>
              <w:t>*Device</w:t>
            </w:r>
            <w:r>
              <w:rPr>
                <w:sz w:val="21"/>
                <w:szCs w:val="21"/>
              </w:rPr>
              <w:t>ID</w:t>
            </w:r>
          </w:p>
        </w:tc>
        <w:tc>
          <w:tcPr>
            <w:tcW w:w="2366" w:type="dxa"/>
            <w:noWrap w:val="0"/>
            <w:vAlign w:val="top"/>
          </w:tcPr>
          <w:p w14:paraId="31A5DCE3">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464" w:type="dxa"/>
            <w:noWrap w:val="0"/>
            <w:vAlign w:val="top"/>
          </w:tcPr>
          <w:p w14:paraId="42B7A259">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1709E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73478F6">
            <w:pPr>
              <w:rPr>
                <w:sz w:val="21"/>
                <w:szCs w:val="21"/>
              </w:rPr>
            </w:pPr>
          </w:p>
        </w:tc>
        <w:tc>
          <w:tcPr>
            <w:tcW w:w="2205" w:type="dxa"/>
            <w:noWrap w:val="0"/>
            <w:vAlign w:val="top"/>
          </w:tcPr>
          <w:p w14:paraId="17CCFE47">
            <w:pPr>
              <w:rPr>
                <w:sz w:val="21"/>
                <w:szCs w:val="21"/>
              </w:rPr>
            </w:pPr>
            <w:r>
              <w:rPr>
                <w:sz w:val="21"/>
                <w:szCs w:val="21"/>
              </w:rPr>
              <w:t>m*Value</w:t>
            </w:r>
          </w:p>
        </w:tc>
        <w:tc>
          <w:tcPr>
            <w:tcW w:w="2366" w:type="dxa"/>
            <w:noWrap w:val="0"/>
            <w:vAlign w:val="center"/>
          </w:tcPr>
          <w:p w14:paraId="5A51351F">
            <w:pPr>
              <w:rPr>
                <w:sz w:val="21"/>
                <w:szCs w:val="21"/>
              </w:rPr>
            </w:pPr>
            <w:r>
              <w:rPr>
                <w:sz w:val="21"/>
                <w:szCs w:val="21"/>
              </w:rPr>
              <w:t>m*Sizeof(TSemaphore)</w:t>
            </w:r>
          </w:p>
        </w:tc>
        <w:tc>
          <w:tcPr>
            <w:tcW w:w="2464" w:type="dxa"/>
            <w:noWrap w:val="0"/>
            <w:vAlign w:val="top"/>
          </w:tcPr>
          <w:p w14:paraId="61A9224F">
            <w:pPr>
              <w:rPr>
                <w:sz w:val="21"/>
                <w:szCs w:val="21"/>
              </w:rPr>
            </w:pPr>
            <w:r>
              <w:rPr>
                <w:sz w:val="21"/>
                <w:szCs w:val="21"/>
              </w:rPr>
              <w:t>m个</w:t>
            </w:r>
            <w:r>
              <w:rPr>
                <w:rFonts w:hint="eastAsia"/>
                <w:sz w:val="21"/>
                <w:szCs w:val="21"/>
              </w:rPr>
              <w:t>监控点</w:t>
            </w:r>
            <w:r>
              <w:rPr>
                <w:sz w:val="21"/>
                <w:szCs w:val="21"/>
              </w:rPr>
              <w:t>的</w:t>
            </w:r>
            <w:r>
              <w:rPr>
                <w:rFonts w:hint="eastAsia"/>
                <w:sz w:val="21"/>
                <w:szCs w:val="21"/>
              </w:rPr>
              <w:t>设置</w:t>
            </w:r>
            <w:r>
              <w:rPr>
                <w:sz w:val="21"/>
                <w:szCs w:val="21"/>
              </w:rPr>
              <w:t>值</w:t>
            </w:r>
            <w:r>
              <w:rPr>
                <w:rFonts w:hint="eastAsia"/>
                <w:sz w:val="21"/>
                <w:szCs w:val="21"/>
              </w:rPr>
              <w:t>，</w:t>
            </w:r>
            <w:r>
              <w:rPr>
                <w:sz w:val="21"/>
                <w:szCs w:val="21"/>
              </w:rPr>
              <w:t>数据的值的类型由相应的数据结构决定</w:t>
            </w:r>
          </w:p>
        </w:tc>
      </w:tr>
    </w:tbl>
    <w:p w14:paraId="17E348A4">
      <w:pPr>
        <w:pStyle w:val="147"/>
        <w:ind w:firstLine="0" w:firstLineChars="0"/>
        <w:rPr>
          <w:b/>
        </w:rPr>
      </w:pPr>
      <w:r>
        <w:rPr>
          <w:rFonts w:hint="eastAsia"/>
          <w:b/>
        </w:rPr>
        <w:t>XML样例</w:t>
      </w:r>
    </w:p>
    <w:p w14:paraId="145117B3">
      <w:pPr>
        <w:pStyle w:val="147"/>
        <w:ind w:firstLine="0" w:firstLineChars="0"/>
        <w:rPr>
          <w:szCs w:val="18"/>
        </w:rPr>
      </w:pPr>
      <w:r>
        <w:rPr>
          <w:szCs w:val="18"/>
        </w:rPr>
        <w:t>&lt;?xml version="1.0" encoding="UTF-8"?&gt;</w:t>
      </w:r>
    </w:p>
    <w:p w14:paraId="64D3D08A">
      <w:pPr>
        <w:pStyle w:val="147"/>
        <w:ind w:firstLine="0" w:firstLineChars="0"/>
        <w:rPr>
          <w:szCs w:val="18"/>
        </w:rPr>
      </w:pPr>
      <w:r>
        <w:rPr>
          <w:szCs w:val="18"/>
        </w:rPr>
        <w:t>&lt;Request&gt;</w:t>
      </w:r>
    </w:p>
    <w:p w14:paraId="3B0CA8BA">
      <w:pPr>
        <w:pStyle w:val="147"/>
        <w:ind w:firstLine="0" w:firstLineChars="0"/>
        <w:rPr>
          <w:szCs w:val="18"/>
        </w:rPr>
      </w:pPr>
      <w:r>
        <w:rPr>
          <w:szCs w:val="18"/>
        </w:rPr>
        <w:tab/>
      </w:r>
      <w:r>
        <w:rPr>
          <w:szCs w:val="18"/>
        </w:rPr>
        <w:t>&lt;PK_Type&gt;</w:t>
      </w:r>
    </w:p>
    <w:p w14:paraId="1F869D26">
      <w:pPr>
        <w:pStyle w:val="147"/>
        <w:ind w:firstLine="0" w:firstLineChars="0"/>
        <w:rPr>
          <w:szCs w:val="18"/>
        </w:rPr>
      </w:pPr>
      <w:r>
        <w:rPr>
          <w:szCs w:val="18"/>
        </w:rPr>
        <w:tab/>
      </w:r>
      <w:r>
        <w:rPr>
          <w:szCs w:val="18"/>
        </w:rPr>
        <w:tab/>
      </w:r>
      <w:r>
        <w:rPr>
          <w:szCs w:val="18"/>
        </w:rPr>
        <w:t>&lt;Name&gt;SET_POINT&lt;/Name&gt;</w:t>
      </w:r>
    </w:p>
    <w:p w14:paraId="5F3A2379">
      <w:pPr>
        <w:pStyle w:val="147"/>
        <w:ind w:firstLine="0" w:firstLineChars="0"/>
        <w:rPr>
          <w:szCs w:val="18"/>
        </w:rPr>
      </w:pPr>
      <w:r>
        <w:rPr>
          <w:szCs w:val="18"/>
        </w:rPr>
        <w:tab/>
      </w:r>
      <w:r>
        <w:rPr>
          <w:szCs w:val="18"/>
        </w:rPr>
        <w:t>&lt;/PK_Type&gt;</w:t>
      </w:r>
    </w:p>
    <w:p w14:paraId="130904B0">
      <w:pPr>
        <w:pStyle w:val="147"/>
        <w:ind w:firstLine="0" w:firstLineChars="0"/>
        <w:rPr>
          <w:szCs w:val="18"/>
        </w:rPr>
      </w:pPr>
      <w:r>
        <w:rPr>
          <w:szCs w:val="18"/>
        </w:rPr>
        <w:tab/>
      </w:r>
      <w:r>
        <w:rPr>
          <w:szCs w:val="18"/>
        </w:rPr>
        <w:t>&lt;Info&gt;</w:t>
      </w:r>
    </w:p>
    <w:p w14:paraId="406AA2C7">
      <w:pPr>
        <w:pStyle w:val="147"/>
        <w:ind w:firstLine="0" w:firstLineChars="0"/>
        <w:rPr>
          <w:szCs w:val="18"/>
        </w:rPr>
      </w:pPr>
      <w:r>
        <w:rPr>
          <w:rFonts w:hint="eastAsia"/>
          <w:szCs w:val="18"/>
        </w:rPr>
        <w:t>&lt;</w:t>
      </w:r>
      <w:r>
        <w:rPr>
          <w:szCs w:val="18"/>
        </w:rPr>
        <w:t>FSUID/</w:t>
      </w:r>
      <w:r>
        <w:rPr>
          <w:rFonts w:hint="eastAsia"/>
          <w:szCs w:val="18"/>
        </w:rPr>
        <w:t>&gt;</w:t>
      </w:r>
    </w:p>
    <w:p w14:paraId="06A4B373">
      <w:pPr>
        <w:pStyle w:val="147"/>
        <w:ind w:firstLine="0" w:firstLineChars="0"/>
        <w:rPr>
          <w:szCs w:val="18"/>
        </w:rPr>
      </w:pPr>
      <w:r>
        <w:rPr>
          <w:szCs w:val="18"/>
        </w:rPr>
        <w:tab/>
      </w:r>
      <w:r>
        <w:rPr>
          <w:szCs w:val="18"/>
        </w:rPr>
        <w:tab/>
      </w:r>
      <w:r>
        <w:rPr>
          <w:szCs w:val="18"/>
        </w:rPr>
        <w:t>&lt;Value&gt;</w:t>
      </w:r>
    </w:p>
    <w:p w14:paraId="6DFD7B7A">
      <w:pPr>
        <w:pStyle w:val="147"/>
        <w:ind w:firstLine="0" w:firstLineChars="0"/>
        <w:rPr>
          <w:szCs w:val="18"/>
        </w:rPr>
      </w:pPr>
      <w:r>
        <w:rPr>
          <w:szCs w:val="18"/>
        </w:rPr>
        <w:tab/>
      </w:r>
      <w:r>
        <w:rPr>
          <w:szCs w:val="18"/>
        </w:rPr>
        <w:tab/>
      </w:r>
      <w:r>
        <w:rPr>
          <w:szCs w:val="18"/>
        </w:rPr>
        <w:tab/>
      </w:r>
      <w:r>
        <w:rPr>
          <w:szCs w:val="18"/>
        </w:rPr>
        <w:t>&lt;DeviceList&gt;</w:t>
      </w:r>
    </w:p>
    <w:p w14:paraId="1347C7C6">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55F9BD2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MeasuredVal="NULL" SetupVal="" Status="" Time=""/&gt;</w:t>
      </w:r>
    </w:p>
    <w:p w14:paraId="456B6CA6">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MeasuredVal="NULL" SetupVal="" Status="" Time=""/&gt;</w:t>
      </w:r>
    </w:p>
    <w:p w14:paraId="3B401EF1">
      <w:pPr>
        <w:pStyle w:val="147"/>
        <w:ind w:firstLine="0" w:firstLineChars="0"/>
        <w:rPr>
          <w:szCs w:val="18"/>
        </w:rPr>
      </w:pPr>
      <w:r>
        <w:rPr>
          <w:szCs w:val="18"/>
        </w:rPr>
        <w:tab/>
      </w:r>
      <w:r>
        <w:rPr>
          <w:szCs w:val="18"/>
        </w:rPr>
        <w:tab/>
      </w:r>
      <w:r>
        <w:rPr>
          <w:szCs w:val="18"/>
        </w:rPr>
        <w:tab/>
      </w:r>
      <w:r>
        <w:rPr>
          <w:szCs w:val="18"/>
        </w:rPr>
        <w:tab/>
      </w:r>
      <w:r>
        <w:rPr>
          <w:szCs w:val="18"/>
        </w:rPr>
        <w:t>&lt;/Device&gt;</w:t>
      </w:r>
    </w:p>
    <w:p w14:paraId="4363EF9A">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0B803FCC">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MeasuredVal="NULL" SetupVal="" Status="" Time=""/&gt;</w:t>
      </w:r>
    </w:p>
    <w:p w14:paraId="2D436CF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&lt;TSemaphore Type="" ID="" </w:t>
      </w:r>
      <w:r>
        <w:rPr>
          <w:szCs w:val="21"/>
        </w:rPr>
        <w:t>SignalNumber=</w:t>
      </w:r>
      <w:r>
        <w:rPr>
          <w:szCs w:val="18"/>
        </w:rPr>
        <w:t>""</w:t>
      </w:r>
      <w:r>
        <w:rPr>
          <w:szCs w:val="21"/>
        </w:rPr>
        <w:t xml:space="preserve"> </w:t>
      </w:r>
      <w:r>
        <w:rPr>
          <w:szCs w:val="18"/>
        </w:rPr>
        <w:t>MeasuredVal="NULL" SetupVal="" Status="" Time=""/&gt;</w:t>
      </w:r>
    </w:p>
    <w:p w14:paraId="7BC723A6">
      <w:pPr>
        <w:pStyle w:val="147"/>
        <w:ind w:firstLine="0" w:firstLineChars="0"/>
        <w:rPr>
          <w:szCs w:val="18"/>
        </w:rPr>
      </w:pPr>
      <w:r>
        <w:rPr>
          <w:szCs w:val="18"/>
        </w:rPr>
        <w:tab/>
      </w:r>
      <w:r>
        <w:rPr>
          <w:szCs w:val="18"/>
        </w:rPr>
        <w:tab/>
      </w:r>
      <w:r>
        <w:rPr>
          <w:szCs w:val="18"/>
        </w:rPr>
        <w:tab/>
      </w:r>
      <w:r>
        <w:rPr>
          <w:szCs w:val="18"/>
        </w:rPr>
        <w:tab/>
      </w:r>
      <w:r>
        <w:rPr>
          <w:szCs w:val="18"/>
        </w:rPr>
        <w:t>&lt;/Device&gt;</w:t>
      </w:r>
    </w:p>
    <w:p w14:paraId="10228224">
      <w:pPr>
        <w:pStyle w:val="147"/>
        <w:ind w:firstLine="0" w:firstLineChars="0"/>
        <w:rPr>
          <w:szCs w:val="18"/>
        </w:rPr>
      </w:pPr>
      <w:r>
        <w:rPr>
          <w:szCs w:val="18"/>
        </w:rPr>
        <w:tab/>
      </w:r>
      <w:r>
        <w:rPr>
          <w:szCs w:val="18"/>
        </w:rPr>
        <w:tab/>
      </w:r>
      <w:r>
        <w:rPr>
          <w:szCs w:val="18"/>
        </w:rPr>
        <w:tab/>
      </w:r>
      <w:r>
        <w:rPr>
          <w:szCs w:val="18"/>
        </w:rPr>
        <w:t>&lt;/DeviceList&gt;</w:t>
      </w:r>
    </w:p>
    <w:p w14:paraId="0555C8C5">
      <w:pPr>
        <w:pStyle w:val="147"/>
        <w:ind w:firstLine="0" w:firstLineChars="0"/>
        <w:rPr>
          <w:szCs w:val="18"/>
        </w:rPr>
      </w:pPr>
      <w:r>
        <w:rPr>
          <w:szCs w:val="18"/>
        </w:rPr>
        <w:tab/>
      </w:r>
      <w:r>
        <w:rPr>
          <w:szCs w:val="18"/>
        </w:rPr>
        <w:tab/>
      </w:r>
      <w:r>
        <w:rPr>
          <w:szCs w:val="18"/>
        </w:rPr>
        <w:t>&lt;/Value&gt;</w:t>
      </w:r>
    </w:p>
    <w:p w14:paraId="219F72B8">
      <w:pPr>
        <w:pStyle w:val="147"/>
        <w:ind w:firstLine="0" w:firstLineChars="0"/>
        <w:rPr>
          <w:szCs w:val="18"/>
        </w:rPr>
      </w:pPr>
      <w:r>
        <w:rPr>
          <w:szCs w:val="18"/>
        </w:rPr>
        <w:tab/>
      </w:r>
      <w:r>
        <w:rPr>
          <w:szCs w:val="18"/>
        </w:rPr>
        <w:t>&lt;/Info&gt;</w:t>
      </w:r>
    </w:p>
    <w:p w14:paraId="0727F7CA">
      <w:pPr>
        <w:pStyle w:val="147"/>
        <w:ind w:firstLine="0" w:firstLineChars="0"/>
        <w:rPr>
          <w:szCs w:val="18"/>
        </w:rPr>
      </w:pPr>
      <w:r>
        <w:rPr>
          <w:szCs w:val="18"/>
        </w:rPr>
        <w:t>&lt;/Request&gt;</w:t>
      </w:r>
    </w:p>
    <w:p w14:paraId="2F995FB1">
      <w:pPr>
        <w:pStyle w:val="147"/>
        <w:ind w:firstLine="420"/>
      </w:pPr>
      <w:r>
        <w:t>响应：FSU</w:t>
      </w:r>
    </w:p>
    <w:p w14:paraId="700A2A4D">
      <w:pPr>
        <w:pStyle w:val="222"/>
        <w:jc w:val="left"/>
      </w:pPr>
      <w:r>
        <w:rPr>
          <w:rFonts w:hint="eastAsia"/>
        </w:rPr>
        <w:t>写监控点</w:t>
      </w:r>
      <w:r>
        <w:t>的</w:t>
      </w:r>
      <w:r>
        <w:rPr>
          <w:rFonts w:hint="eastAsia"/>
        </w:rPr>
        <w:t>设置值应答报文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268"/>
        <w:gridCol w:w="2889"/>
      </w:tblGrid>
      <w:tr w14:paraId="050495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767E637">
            <w:pPr>
              <w:jc w:val="center"/>
              <w:rPr>
                <w:sz w:val="21"/>
                <w:szCs w:val="18"/>
              </w:rPr>
            </w:pPr>
          </w:p>
        </w:tc>
        <w:tc>
          <w:tcPr>
            <w:tcW w:w="1878" w:type="dxa"/>
            <w:noWrap w:val="0"/>
            <w:vAlign w:val="top"/>
          </w:tcPr>
          <w:p w14:paraId="7BE29CBC">
            <w:pPr>
              <w:jc w:val="center"/>
              <w:rPr>
                <w:sz w:val="21"/>
                <w:szCs w:val="18"/>
              </w:rPr>
            </w:pPr>
            <w:r>
              <w:rPr>
                <w:sz w:val="21"/>
                <w:szCs w:val="18"/>
              </w:rPr>
              <w:t>变量名称/报文定义</w:t>
            </w:r>
          </w:p>
        </w:tc>
        <w:tc>
          <w:tcPr>
            <w:tcW w:w="2268" w:type="dxa"/>
            <w:noWrap w:val="0"/>
            <w:vAlign w:val="top"/>
          </w:tcPr>
          <w:p w14:paraId="2E3D6EFC">
            <w:pPr>
              <w:jc w:val="center"/>
              <w:rPr>
                <w:sz w:val="21"/>
                <w:szCs w:val="18"/>
              </w:rPr>
            </w:pPr>
            <w:r>
              <w:rPr>
                <w:sz w:val="21"/>
                <w:szCs w:val="18"/>
              </w:rPr>
              <w:t>长度及类型</w:t>
            </w:r>
          </w:p>
        </w:tc>
        <w:tc>
          <w:tcPr>
            <w:tcW w:w="2889" w:type="dxa"/>
            <w:noWrap w:val="0"/>
            <w:vAlign w:val="top"/>
          </w:tcPr>
          <w:p w14:paraId="2720C578">
            <w:pPr>
              <w:jc w:val="center"/>
              <w:rPr>
                <w:sz w:val="21"/>
                <w:szCs w:val="18"/>
              </w:rPr>
            </w:pPr>
            <w:r>
              <w:rPr>
                <w:sz w:val="21"/>
                <w:szCs w:val="18"/>
              </w:rPr>
              <w:t>描述</w:t>
            </w:r>
          </w:p>
        </w:tc>
      </w:tr>
      <w:tr w14:paraId="6CBC3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E2AA1E7">
            <w:pPr>
              <w:rPr>
                <w:sz w:val="21"/>
                <w:szCs w:val="18"/>
              </w:rPr>
            </w:pPr>
            <w:r>
              <w:rPr>
                <w:sz w:val="21"/>
                <w:szCs w:val="18"/>
              </w:rPr>
              <w:t>PK_Type</w:t>
            </w:r>
          </w:p>
        </w:tc>
        <w:tc>
          <w:tcPr>
            <w:tcW w:w="1878" w:type="dxa"/>
            <w:noWrap w:val="0"/>
            <w:vAlign w:val="top"/>
          </w:tcPr>
          <w:p w14:paraId="2E895AC3">
            <w:pPr>
              <w:rPr>
                <w:sz w:val="21"/>
                <w:szCs w:val="18"/>
              </w:rPr>
            </w:pPr>
            <w:r>
              <w:rPr>
                <w:rFonts w:hint="eastAsia"/>
                <w:sz w:val="21"/>
                <w:szCs w:val="18"/>
              </w:rPr>
              <w:t>Name</w:t>
            </w:r>
          </w:p>
        </w:tc>
        <w:tc>
          <w:tcPr>
            <w:tcW w:w="2268" w:type="dxa"/>
            <w:noWrap w:val="0"/>
            <w:vAlign w:val="center"/>
          </w:tcPr>
          <w:p w14:paraId="4A363307">
            <w:pPr>
              <w:rPr>
                <w:sz w:val="21"/>
                <w:szCs w:val="18"/>
              </w:rPr>
            </w:pPr>
            <w:r>
              <w:rPr>
                <w:sz w:val="21"/>
                <w:szCs w:val="18"/>
              </w:rPr>
              <w:t>Char[SET_POINT_ACK]</w:t>
            </w:r>
          </w:p>
        </w:tc>
        <w:tc>
          <w:tcPr>
            <w:tcW w:w="2889" w:type="dxa"/>
            <w:noWrap w:val="0"/>
            <w:vAlign w:val="top"/>
          </w:tcPr>
          <w:p w14:paraId="744C8E98">
            <w:pPr>
              <w:rPr>
                <w:sz w:val="21"/>
                <w:szCs w:val="18"/>
              </w:rPr>
            </w:pPr>
            <w:r>
              <w:rPr>
                <w:rFonts w:hint="eastAsia"/>
                <w:sz w:val="21"/>
                <w:szCs w:val="18"/>
              </w:rPr>
              <w:t>写监控点的设置值</w:t>
            </w:r>
            <w:r>
              <w:rPr>
                <w:sz w:val="21"/>
                <w:szCs w:val="18"/>
              </w:rPr>
              <w:t>回应</w:t>
            </w:r>
          </w:p>
        </w:tc>
      </w:tr>
      <w:tr w14:paraId="46CB6A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176A2C2D">
            <w:pPr>
              <w:rPr>
                <w:sz w:val="21"/>
                <w:szCs w:val="18"/>
              </w:rPr>
            </w:pPr>
            <w:r>
              <w:rPr>
                <w:sz w:val="21"/>
                <w:szCs w:val="18"/>
              </w:rPr>
              <w:t>Info</w:t>
            </w:r>
          </w:p>
        </w:tc>
        <w:tc>
          <w:tcPr>
            <w:tcW w:w="1878" w:type="dxa"/>
            <w:noWrap w:val="0"/>
            <w:vAlign w:val="top"/>
          </w:tcPr>
          <w:p w14:paraId="26B8CDEB">
            <w:pPr>
              <w:rPr>
                <w:sz w:val="21"/>
                <w:szCs w:val="18"/>
              </w:rPr>
            </w:pPr>
            <w:r>
              <w:rPr>
                <w:sz w:val="21"/>
                <w:szCs w:val="18"/>
              </w:rPr>
              <w:t>FSUID</w:t>
            </w:r>
          </w:p>
        </w:tc>
        <w:tc>
          <w:tcPr>
            <w:tcW w:w="2268" w:type="dxa"/>
            <w:noWrap w:val="0"/>
            <w:vAlign w:val="top"/>
          </w:tcPr>
          <w:p w14:paraId="4F6D1A44">
            <w:pPr>
              <w:rPr>
                <w:sz w:val="21"/>
                <w:szCs w:val="18"/>
              </w:rPr>
            </w:pPr>
            <w:r>
              <w:rPr>
                <w:rFonts w:hint="eastAsia"/>
                <w:sz w:val="21"/>
                <w:szCs w:val="18"/>
              </w:rPr>
              <w:t>Char[FSUID_LEN]</w:t>
            </w:r>
          </w:p>
        </w:tc>
        <w:tc>
          <w:tcPr>
            <w:tcW w:w="2889" w:type="dxa"/>
            <w:noWrap w:val="0"/>
            <w:vAlign w:val="top"/>
          </w:tcPr>
          <w:p w14:paraId="4575AAB5">
            <w:pPr>
              <w:rPr>
                <w:sz w:val="21"/>
                <w:szCs w:val="18"/>
              </w:rPr>
            </w:pPr>
            <w:r>
              <w:rPr>
                <w:rFonts w:hint="eastAsia"/>
                <w:sz w:val="21"/>
                <w:szCs w:val="18"/>
              </w:rPr>
              <w:t>单个</w:t>
            </w:r>
            <w:r>
              <w:rPr>
                <w:sz w:val="21"/>
                <w:szCs w:val="18"/>
              </w:rPr>
              <w:t>FSU ID号</w:t>
            </w:r>
          </w:p>
        </w:tc>
      </w:tr>
      <w:tr w14:paraId="67DFC1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6C390BB">
            <w:pPr>
              <w:rPr>
                <w:sz w:val="21"/>
                <w:szCs w:val="18"/>
              </w:rPr>
            </w:pPr>
          </w:p>
        </w:tc>
        <w:tc>
          <w:tcPr>
            <w:tcW w:w="1878" w:type="dxa"/>
            <w:noWrap w:val="0"/>
            <w:vAlign w:val="top"/>
          </w:tcPr>
          <w:p w14:paraId="3D7F3D28">
            <w:pPr>
              <w:rPr>
                <w:sz w:val="21"/>
                <w:szCs w:val="18"/>
              </w:rPr>
            </w:pPr>
            <w:r>
              <w:rPr>
                <w:sz w:val="21"/>
                <w:szCs w:val="18"/>
              </w:rPr>
              <w:t>n</w:t>
            </w:r>
            <w:r>
              <w:rPr>
                <w:rFonts w:hint="eastAsia"/>
                <w:sz w:val="21"/>
                <w:szCs w:val="18"/>
              </w:rPr>
              <w:t>*Device</w:t>
            </w:r>
            <w:r>
              <w:rPr>
                <w:sz w:val="21"/>
                <w:szCs w:val="18"/>
              </w:rPr>
              <w:t>ID</w:t>
            </w:r>
          </w:p>
        </w:tc>
        <w:tc>
          <w:tcPr>
            <w:tcW w:w="2268" w:type="dxa"/>
            <w:noWrap w:val="0"/>
            <w:vAlign w:val="top"/>
          </w:tcPr>
          <w:p w14:paraId="7917BEDC">
            <w:pPr>
              <w:rPr>
                <w:sz w:val="21"/>
                <w:szCs w:val="18"/>
              </w:rPr>
            </w:pPr>
            <w:r>
              <w:rPr>
                <w:sz w:val="21"/>
                <w:szCs w:val="18"/>
              </w:rPr>
              <w:t>n*</w:t>
            </w:r>
            <w:r>
              <w:rPr>
                <w:rFonts w:hint="eastAsia"/>
                <w:sz w:val="21"/>
                <w:szCs w:val="18"/>
              </w:rPr>
              <w:t>Char[DEVICE</w:t>
            </w:r>
            <w:r>
              <w:rPr>
                <w:sz w:val="21"/>
                <w:szCs w:val="18"/>
              </w:rPr>
              <w:t>ID_LEN</w:t>
            </w:r>
            <w:r>
              <w:rPr>
                <w:rFonts w:hint="eastAsia"/>
                <w:sz w:val="21"/>
                <w:szCs w:val="18"/>
              </w:rPr>
              <w:t>]</w:t>
            </w:r>
          </w:p>
        </w:tc>
        <w:tc>
          <w:tcPr>
            <w:tcW w:w="2889" w:type="dxa"/>
            <w:noWrap w:val="0"/>
            <w:vAlign w:val="top"/>
          </w:tcPr>
          <w:p w14:paraId="219ACDB9">
            <w:pPr>
              <w:rPr>
                <w:sz w:val="21"/>
                <w:szCs w:val="18"/>
              </w:rPr>
            </w:pPr>
            <w:r>
              <w:rPr>
                <w:sz w:val="21"/>
                <w:szCs w:val="18"/>
              </w:rPr>
              <w:t>n</w:t>
            </w:r>
            <w:r>
              <w:rPr>
                <w:rFonts w:hint="eastAsia"/>
                <w:sz w:val="21"/>
                <w:szCs w:val="18"/>
              </w:rPr>
              <w:t>个设备</w:t>
            </w:r>
            <w:r>
              <w:rPr>
                <w:sz w:val="21"/>
                <w:szCs w:val="18"/>
              </w:rPr>
              <w:t>ID</w:t>
            </w:r>
            <w:r>
              <w:rPr>
                <w:rFonts w:hint="eastAsia"/>
                <w:sz w:val="21"/>
                <w:szCs w:val="18"/>
              </w:rPr>
              <w:t>的列表</w:t>
            </w:r>
          </w:p>
        </w:tc>
      </w:tr>
      <w:tr w14:paraId="673C2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66440298">
            <w:pPr>
              <w:rPr>
                <w:sz w:val="21"/>
                <w:szCs w:val="18"/>
              </w:rPr>
            </w:pPr>
          </w:p>
        </w:tc>
        <w:tc>
          <w:tcPr>
            <w:tcW w:w="1878" w:type="dxa"/>
            <w:noWrap w:val="0"/>
            <w:vAlign w:val="top"/>
          </w:tcPr>
          <w:p w14:paraId="077B83F9">
            <w:pPr>
              <w:rPr>
                <w:sz w:val="21"/>
                <w:szCs w:val="18"/>
              </w:rPr>
            </w:pPr>
            <w:r>
              <w:rPr>
                <w:sz w:val="21"/>
                <w:szCs w:val="18"/>
              </w:rPr>
              <w:t>m*</w:t>
            </w:r>
            <w:r>
              <w:rPr>
                <w:rFonts w:eastAsia="Times New Roman"/>
                <w:sz w:val="21"/>
                <w:szCs w:val="21"/>
              </w:rPr>
              <w:t>TSignalMeasurementId</w:t>
            </w:r>
          </w:p>
        </w:tc>
        <w:tc>
          <w:tcPr>
            <w:tcW w:w="2268" w:type="dxa"/>
            <w:noWrap w:val="0"/>
            <w:vAlign w:val="center"/>
          </w:tcPr>
          <w:p w14:paraId="64D703B6">
            <w:pPr>
              <w:rPr>
                <w:sz w:val="21"/>
                <w:szCs w:val="18"/>
              </w:rPr>
            </w:pPr>
            <w:r>
              <w:rPr>
                <w:sz w:val="21"/>
                <w:szCs w:val="18"/>
              </w:rPr>
              <w:t>m*Sizeof(</w:t>
            </w:r>
            <w:r>
              <w:rPr>
                <w:rFonts w:eastAsia="Times New Roman"/>
                <w:sz w:val="21"/>
                <w:szCs w:val="21"/>
              </w:rPr>
              <w:t>TSignalMeasurementId</w:t>
            </w:r>
            <w:r>
              <w:rPr>
                <w:sz w:val="21"/>
                <w:szCs w:val="18"/>
              </w:rPr>
              <w:t>)</w:t>
            </w:r>
          </w:p>
        </w:tc>
        <w:tc>
          <w:tcPr>
            <w:tcW w:w="2889" w:type="dxa"/>
            <w:noWrap w:val="0"/>
            <w:vAlign w:val="top"/>
          </w:tcPr>
          <w:p w14:paraId="5654EDD0">
            <w:pPr>
              <w:rPr>
                <w:sz w:val="21"/>
                <w:szCs w:val="18"/>
              </w:rPr>
            </w:pPr>
            <w:r>
              <w:rPr>
                <w:sz w:val="21"/>
                <w:szCs w:val="18"/>
              </w:rPr>
              <w:t>m</w:t>
            </w:r>
            <w:r>
              <w:rPr>
                <w:rFonts w:hint="eastAsia"/>
                <w:sz w:val="21"/>
                <w:szCs w:val="18"/>
              </w:rPr>
              <w:t>个</w:t>
            </w:r>
            <w:r>
              <w:rPr>
                <w:sz w:val="21"/>
                <w:szCs w:val="18"/>
              </w:rPr>
              <w:t>控制或调节</w:t>
            </w:r>
            <w:r>
              <w:rPr>
                <w:rFonts w:hint="eastAsia"/>
                <w:sz w:val="21"/>
                <w:szCs w:val="18"/>
              </w:rPr>
              <w:t>成功</w:t>
            </w:r>
            <w:r>
              <w:rPr>
                <w:sz w:val="21"/>
                <w:szCs w:val="18"/>
              </w:rPr>
              <w:t>的</w:t>
            </w:r>
            <w:r>
              <w:rPr>
                <w:rFonts w:hint="eastAsia"/>
                <w:sz w:val="21"/>
                <w:szCs w:val="18"/>
              </w:rPr>
              <w:t>设备采集</w:t>
            </w:r>
            <w:r>
              <w:rPr>
                <w:sz w:val="21"/>
                <w:szCs w:val="18"/>
              </w:rPr>
              <w:t>点</w:t>
            </w:r>
            <w:r>
              <w:rPr>
                <w:rFonts w:hint="eastAsia"/>
                <w:sz w:val="21"/>
                <w:szCs w:val="18"/>
              </w:rPr>
              <w:t>的</w:t>
            </w:r>
            <w:r>
              <w:rPr>
                <w:sz w:val="21"/>
                <w:szCs w:val="18"/>
              </w:rPr>
              <w:t>列表</w:t>
            </w:r>
          </w:p>
        </w:tc>
      </w:tr>
      <w:tr w14:paraId="6EEB27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4D0F9C73">
            <w:pPr>
              <w:rPr>
                <w:sz w:val="21"/>
                <w:szCs w:val="18"/>
              </w:rPr>
            </w:pPr>
          </w:p>
        </w:tc>
        <w:tc>
          <w:tcPr>
            <w:tcW w:w="1878" w:type="dxa"/>
            <w:noWrap w:val="0"/>
            <w:vAlign w:val="top"/>
          </w:tcPr>
          <w:p w14:paraId="7030FD9E">
            <w:pPr>
              <w:rPr>
                <w:sz w:val="21"/>
                <w:szCs w:val="18"/>
              </w:rPr>
            </w:pPr>
            <w:r>
              <w:rPr>
                <w:sz w:val="21"/>
                <w:szCs w:val="18"/>
              </w:rPr>
              <w:t>t*</w:t>
            </w:r>
            <w:r>
              <w:rPr>
                <w:rFonts w:eastAsia="Times New Roman"/>
                <w:sz w:val="21"/>
                <w:szCs w:val="21"/>
              </w:rPr>
              <w:t>TSignalMeasurementId</w:t>
            </w:r>
          </w:p>
        </w:tc>
        <w:tc>
          <w:tcPr>
            <w:tcW w:w="2268" w:type="dxa"/>
            <w:noWrap w:val="0"/>
            <w:vAlign w:val="center"/>
          </w:tcPr>
          <w:p w14:paraId="253A3B0F">
            <w:pPr>
              <w:rPr>
                <w:sz w:val="21"/>
                <w:szCs w:val="18"/>
              </w:rPr>
            </w:pPr>
            <w:r>
              <w:rPr>
                <w:sz w:val="21"/>
                <w:szCs w:val="18"/>
              </w:rPr>
              <w:t>t*Sizeof(</w:t>
            </w:r>
            <w:r>
              <w:rPr>
                <w:rFonts w:eastAsia="Times New Roman"/>
                <w:sz w:val="21"/>
                <w:szCs w:val="21"/>
              </w:rPr>
              <w:t>TSignalMeasurementId</w:t>
            </w:r>
            <w:r>
              <w:rPr>
                <w:sz w:val="21"/>
                <w:szCs w:val="18"/>
              </w:rPr>
              <w:t>)</w:t>
            </w:r>
          </w:p>
        </w:tc>
        <w:tc>
          <w:tcPr>
            <w:tcW w:w="2889" w:type="dxa"/>
            <w:noWrap w:val="0"/>
            <w:vAlign w:val="top"/>
          </w:tcPr>
          <w:p w14:paraId="77366AD8">
            <w:pPr>
              <w:rPr>
                <w:sz w:val="21"/>
                <w:szCs w:val="18"/>
              </w:rPr>
            </w:pPr>
            <w:r>
              <w:rPr>
                <w:sz w:val="21"/>
                <w:szCs w:val="18"/>
              </w:rPr>
              <w:t>t</w:t>
            </w:r>
            <w:r>
              <w:rPr>
                <w:rFonts w:hint="eastAsia"/>
                <w:sz w:val="21"/>
                <w:szCs w:val="18"/>
              </w:rPr>
              <w:t>个</w:t>
            </w:r>
            <w:r>
              <w:rPr>
                <w:sz w:val="21"/>
                <w:szCs w:val="18"/>
              </w:rPr>
              <w:t>控制或调节</w:t>
            </w:r>
            <w:r>
              <w:rPr>
                <w:rFonts w:hint="eastAsia"/>
                <w:sz w:val="21"/>
                <w:szCs w:val="18"/>
              </w:rPr>
              <w:t>失败</w:t>
            </w:r>
            <w:r>
              <w:rPr>
                <w:sz w:val="21"/>
                <w:szCs w:val="18"/>
              </w:rPr>
              <w:t>的</w:t>
            </w:r>
            <w:r>
              <w:rPr>
                <w:rFonts w:hint="eastAsia"/>
                <w:sz w:val="21"/>
                <w:szCs w:val="18"/>
              </w:rPr>
              <w:t>设备采集</w:t>
            </w:r>
            <w:r>
              <w:rPr>
                <w:sz w:val="21"/>
                <w:szCs w:val="18"/>
              </w:rPr>
              <w:t>点</w:t>
            </w:r>
            <w:r>
              <w:rPr>
                <w:rFonts w:hint="eastAsia"/>
                <w:sz w:val="21"/>
                <w:szCs w:val="18"/>
              </w:rPr>
              <w:t>的</w:t>
            </w:r>
            <w:r>
              <w:rPr>
                <w:sz w:val="21"/>
                <w:szCs w:val="18"/>
              </w:rPr>
              <w:t>列表</w:t>
            </w:r>
          </w:p>
        </w:tc>
      </w:tr>
      <w:tr w14:paraId="3A7C18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2233C15C">
            <w:pPr>
              <w:rPr>
                <w:sz w:val="21"/>
                <w:szCs w:val="18"/>
              </w:rPr>
            </w:pPr>
          </w:p>
        </w:tc>
        <w:tc>
          <w:tcPr>
            <w:tcW w:w="1878" w:type="dxa"/>
            <w:noWrap w:val="0"/>
            <w:vAlign w:val="top"/>
          </w:tcPr>
          <w:p w14:paraId="3144D72E">
            <w:pPr>
              <w:rPr>
                <w:sz w:val="21"/>
                <w:szCs w:val="18"/>
              </w:rPr>
            </w:pPr>
            <w:r>
              <w:rPr>
                <w:sz w:val="21"/>
                <w:szCs w:val="18"/>
              </w:rPr>
              <w:t>Result</w:t>
            </w:r>
          </w:p>
        </w:tc>
        <w:tc>
          <w:tcPr>
            <w:tcW w:w="2268" w:type="dxa"/>
            <w:noWrap w:val="0"/>
            <w:vAlign w:val="top"/>
          </w:tcPr>
          <w:p w14:paraId="2501D3B3">
            <w:pPr>
              <w:rPr>
                <w:sz w:val="21"/>
                <w:szCs w:val="18"/>
              </w:rPr>
            </w:pPr>
            <w:r>
              <w:rPr>
                <w:sz w:val="21"/>
                <w:szCs w:val="18"/>
              </w:rPr>
              <w:t>EnumResult</w:t>
            </w:r>
          </w:p>
        </w:tc>
        <w:tc>
          <w:tcPr>
            <w:tcW w:w="2889" w:type="dxa"/>
            <w:noWrap w:val="0"/>
            <w:vAlign w:val="top"/>
          </w:tcPr>
          <w:p w14:paraId="111A262E">
            <w:pPr>
              <w:rPr>
                <w:sz w:val="21"/>
                <w:szCs w:val="18"/>
              </w:rPr>
            </w:pPr>
            <w:r>
              <w:rPr>
                <w:sz w:val="21"/>
                <w:szCs w:val="18"/>
              </w:rPr>
              <w:t>写成功/失败（即控制的结果）</w:t>
            </w:r>
          </w:p>
        </w:tc>
      </w:tr>
      <w:tr w14:paraId="372EE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42360FE">
            <w:pPr>
              <w:rPr>
                <w:sz w:val="21"/>
                <w:szCs w:val="18"/>
              </w:rPr>
            </w:pPr>
          </w:p>
        </w:tc>
        <w:tc>
          <w:tcPr>
            <w:tcW w:w="1878" w:type="dxa"/>
            <w:noWrap w:val="0"/>
            <w:vAlign w:val="top"/>
          </w:tcPr>
          <w:p w14:paraId="7C8CDCB5">
            <w:pPr>
              <w:rPr>
                <w:sz w:val="21"/>
                <w:szCs w:val="18"/>
              </w:rPr>
            </w:pPr>
            <w:r>
              <w:rPr>
                <w:sz w:val="21"/>
                <w:szCs w:val="18"/>
              </w:rPr>
              <w:t>FailureCause</w:t>
            </w:r>
          </w:p>
        </w:tc>
        <w:tc>
          <w:tcPr>
            <w:tcW w:w="2268" w:type="dxa"/>
            <w:noWrap w:val="0"/>
            <w:vAlign w:val="top"/>
          </w:tcPr>
          <w:p w14:paraId="1CCA6070">
            <w:pPr>
              <w:rPr>
                <w:sz w:val="21"/>
                <w:szCs w:val="18"/>
              </w:rPr>
            </w:pPr>
            <w:r>
              <w:rPr>
                <w:sz w:val="21"/>
                <w:szCs w:val="18"/>
              </w:rPr>
              <w:t>Char[FAILURE_CAUSE_LEN]</w:t>
            </w:r>
          </w:p>
        </w:tc>
        <w:tc>
          <w:tcPr>
            <w:tcW w:w="2889" w:type="dxa"/>
            <w:noWrap w:val="0"/>
            <w:vAlign w:val="top"/>
          </w:tcPr>
          <w:p w14:paraId="0B1455D2">
            <w:pPr>
              <w:rPr>
                <w:sz w:val="21"/>
                <w:szCs w:val="18"/>
              </w:rPr>
            </w:pPr>
            <w:r>
              <w:rPr>
                <w:rFonts w:hint="eastAsia"/>
                <w:sz w:val="21"/>
                <w:szCs w:val="18"/>
              </w:rPr>
              <w:t>写监控点设置值失败的原因（厂家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65CE6854">
      <w:pPr>
        <w:pStyle w:val="147"/>
        <w:ind w:firstLine="0" w:firstLineChars="0"/>
        <w:rPr>
          <w:b/>
        </w:rPr>
      </w:pPr>
      <w:r>
        <w:rPr>
          <w:rFonts w:hint="eastAsia"/>
          <w:b/>
        </w:rPr>
        <w:t>XML样例</w:t>
      </w:r>
    </w:p>
    <w:p w14:paraId="33EE0502">
      <w:pPr>
        <w:pStyle w:val="147"/>
        <w:ind w:firstLine="0" w:firstLineChars="0"/>
        <w:rPr>
          <w:szCs w:val="18"/>
        </w:rPr>
      </w:pPr>
      <w:r>
        <w:rPr>
          <w:szCs w:val="18"/>
        </w:rPr>
        <w:t>&lt;?xml version="1.0" encoding="UTF-8"?&gt;</w:t>
      </w:r>
    </w:p>
    <w:p w14:paraId="57AC2808">
      <w:pPr>
        <w:pStyle w:val="147"/>
        <w:ind w:firstLine="0" w:firstLineChars="0"/>
        <w:rPr>
          <w:szCs w:val="18"/>
        </w:rPr>
      </w:pPr>
      <w:r>
        <w:rPr>
          <w:szCs w:val="18"/>
        </w:rPr>
        <w:t>&lt;Response&gt;</w:t>
      </w:r>
    </w:p>
    <w:p w14:paraId="03C1EF5D">
      <w:pPr>
        <w:pStyle w:val="147"/>
        <w:ind w:firstLine="0" w:firstLineChars="0"/>
        <w:rPr>
          <w:szCs w:val="18"/>
        </w:rPr>
      </w:pPr>
      <w:r>
        <w:rPr>
          <w:szCs w:val="18"/>
        </w:rPr>
        <w:tab/>
      </w:r>
      <w:r>
        <w:rPr>
          <w:szCs w:val="18"/>
        </w:rPr>
        <w:t>&lt;PK_Type&gt;</w:t>
      </w:r>
    </w:p>
    <w:p w14:paraId="33720BB4">
      <w:pPr>
        <w:pStyle w:val="147"/>
        <w:ind w:firstLine="0" w:firstLineChars="0"/>
        <w:rPr>
          <w:szCs w:val="18"/>
        </w:rPr>
      </w:pPr>
      <w:r>
        <w:rPr>
          <w:szCs w:val="18"/>
        </w:rPr>
        <w:tab/>
      </w:r>
      <w:r>
        <w:rPr>
          <w:szCs w:val="18"/>
        </w:rPr>
        <w:tab/>
      </w:r>
      <w:r>
        <w:rPr>
          <w:szCs w:val="18"/>
        </w:rPr>
        <w:t>&lt;Name&gt;SET_POINT_ACK&lt;/Name&gt;</w:t>
      </w:r>
    </w:p>
    <w:p w14:paraId="277E403F">
      <w:pPr>
        <w:pStyle w:val="147"/>
        <w:ind w:firstLine="0" w:firstLineChars="0"/>
        <w:rPr>
          <w:szCs w:val="18"/>
        </w:rPr>
      </w:pPr>
      <w:r>
        <w:rPr>
          <w:szCs w:val="18"/>
        </w:rPr>
        <w:tab/>
      </w:r>
      <w:r>
        <w:rPr>
          <w:szCs w:val="18"/>
        </w:rPr>
        <w:t>&lt;/PK_Type&gt;</w:t>
      </w:r>
    </w:p>
    <w:p w14:paraId="11673D9E">
      <w:pPr>
        <w:pStyle w:val="147"/>
        <w:ind w:firstLine="0" w:firstLineChars="0"/>
        <w:rPr>
          <w:szCs w:val="18"/>
        </w:rPr>
      </w:pPr>
      <w:r>
        <w:rPr>
          <w:szCs w:val="18"/>
        </w:rPr>
        <w:tab/>
      </w:r>
      <w:r>
        <w:rPr>
          <w:szCs w:val="18"/>
        </w:rPr>
        <w:t>&lt;Info&gt;</w:t>
      </w:r>
    </w:p>
    <w:p w14:paraId="784601F3">
      <w:pPr>
        <w:pStyle w:val="147"/>
        <w:ind w:firstLine="0" w:firstLineChars="0"/>
        <w:rPr>
          <w:szCs w:val="18"/>
        </w:rPr>
      </w:pPr>
      <w:r>
        <w:rPr>
          <w:szCs w:val="18"/>
        </w:rPr>
        <w:tab/>
      </w:r>
      <w:r>
        <w:rPr>
          <w:szCs w:val="18"/>
        </w:rPr>
        <w:tab/>
      </w:r>
      <w:r>
        <w:rPr>
          <w:szCs w:val="18"/>
        </w:rPr>
        <w:t>&lt;FSUID/&gt;</w:t>
      </w:r>
    </w:p>
    <w:p w14:paraId="3C3AE87D">
      <w:pPr>
        <w:pStyle w:val="147"/>
        <w:ind w:firstLine="0" w:firstLineChars="0"/>
        <w:rPr>
          <w:szCs w:val="18"/>
        </w:rPr>
      </w:pPr>
      <w:r>
        <w:rPr>
          <w:szCs w:val="18"/>
        </w:rPr>
        <w:tab/>
      </w:r>
      <w:r>
        <w:rPr>
          <w:szCs w:val="18"/>
        </w:rPr>
        <w:tab/>
      </w:r>
      <w:r>
        <w:rPr>
          <w:szCs w:val="18"/>
        </w:rPr>
        <w:t>&lt;Result/&gt;</w:t>
      </w:r>
    </w:p>
    <w:p w14:paraId="7155FC99">
      <w:pPr>
        <w:pStyle w:val="147"/>
        <w:ind w:firstLine="0" w:firstLineChars="0"/>
        <w:rPr>
          <w:szCs w:val="18"/>
        </w:rPr>
      </w:pPr>
      <w:r>
        <w:rPr>
          <w:szCs w:val="18"/>
        </w:rPr>
        <w:t xml:space="preserve">        &lt;FailureCause/&gt;</w:t>
      </w:r>
    </w:p>
    <w:p w14:paraId="3E42B023">
      <w:pPr>
        <w:pStyle w:val="147"/>
        <w:ind w:firstLine="0" w:firstLineChars="0"/>
        <w:rPr>
          <w:szCs w:val="18"/>
        </w:rPr>
      </w:pPr>
      <w:r>
        <w:rPr>
          <w:szCs w:val="18"/>
        </w:rPr>
        <w:tab/>
      </w:r>
      <w:r>
        <w:rPr>
          <w:szCs w:val="18"/>
        </w:rPr>
        <w:tab/>
      </w:r>
      <w:r>
        <w:rPr>
          <w:szCs w:val="18"/>
        </w:rPr>
        <w:t>&lt;DeviceList&gt;</w:t>
      </w:r>
    </w:p>
    <w:p w14:paraId="7A526FA4">
      <w:pPr>
        <w:pStyle w:val="147"/>
        <w:ind w:firstLine="0" w:firstLineChars="0"/>
        <w:rPr>
          <w:szCs w:val="18"/>
        </w:rPr>
      </w:pPr>
      <w:r>
        <w:rPr>
          <w:szCs w:val="18"/>
        </w:rPr>
        <w:tab/>
      </w:r>
      <w:r>
        <w:rPr>
          <w:szCs w:val="18"/>
        </w:rPr>
        <w:tab/>
      </w:r>
      <w:r>
        <w:rPr>
          <w:szCs w:val="18"/>
        </w:rPr>
        <w:tab/>
      </w:r>
      <w:r>
        <w:rPr>
          <w:szCs w:val="18"/>
        </w:rPr>
        <w:t>&lt;Device ID="000000000001"&gt;</w:t>
      </w:r>
    </w:p>
    <w:p w14:paraId="1C42838A">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6F2D9261">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0D11CF1">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BF18FAF">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790EA9ED">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7CC7B5E6">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5EDF923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58288AD2">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38866783">
      <w:pPr>
        <w:pStyle w:val="147"/>
        <w:ind w:firstLine="0" w:firstLineChars="0"/>
        <w:rPr>
          <w:szCs w:val="18"/>
        </w:rPr>
      </w:pPr>
      <w:r>
        <w:rPr>
          <w:szCs w:val="18"/>
        </w:rPr>
        <w:tab/>
      </w:r>
      <w:r>
        <w:rPr>
          <w:szCs w:val="18"/>
        </w:rPr>
        <w:tab/>
      </w:r>
      <w:r>
        <w:rPr>
          <w:szCs w:val="18"/>
        </w:rPr>
        <w:tab/>
      </w:r>
      <w:r>
        <w:rPr>
          <w:szCs w:val="18"/>
        </w:rPr>
        <w:t>&lt;/Device&gt;</w:t>
      </w:r>
    </w:p>
    <w:p w14:paraId="6FFA55FB">
      <w:pPr>
        <w:pStyle w:val="147"/>
        <w:ind w:firstLine="0" w:firstLineChars="0"/>
        <w:rPr>
          <w:szCs w:val="18"/>
        </w:rPr>
      </w:pPr>
      <w:r>
        <w:rPr>
          <w:szCs w:val="18"/>
        </w:rPr>
        <w:tab/>
      </w:r>
      <w:r>
        <w:rPr>
          <w:szCs w:val="18"/>
        </w:rPr>
        <w:tab/>
      </w:r>
      <w:r>
        <w:rPr>
          <w:szCs w:val="18"/>
        </w:rPr>
        <w:tab/>
      </w:r>
      <w:r>
        <w:rPr>
          <w:szCs w:val="18"/>
        </w:rPr>
        <w:t>&lt;Device ID="000000000002"&gt;</w:t>
      </w:r>
    </w:p>
    <w:p w14:paraId="741DB94C">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3396094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3BDBDC7">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3C0B277F">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52F5BBBD">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5707CA2B">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DE6E47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7230E8B3">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3532DF26">
      <w:pPr>
        <w:pStyle w:val="147"/>
        <w:ind w:firstLine="0" w:firstLineChars="0"/>
        <w:rPr>
          <w:szCs w:val="18"/>
        </w:rPr>
      </w:pPr>
      <w:r>
        <w:rPr>
          <w:szCs w:val="18"/>
        </w:rPr>
        <w:tab/>
      </w:r>
      <w:r>
        <w:rPr>
          <w:szCs w:val="18"/>
        </w:rPr>
        <w:tab/>
      </w:r>
      <w:r>
        <w:rPr>
          <w:szCs w:val="18"/>
        </w:rPr>
        <w:tab/>
      </w:r>
      <w:r>
        <w:rPr>
          <w:szCs w:val="18"/>
        </w:rPr>
        <w:t>&lt;/Device&gt;</w:t>
      </w:r>
    </w:p>
    <w:p w14:paraId="2F7A33D0">
      <w:pPr>
        <w:pStyle w:val="147"/>
        <w:ind w:firstLine="0" w:firstLineChars="0"/>
        <w:rPr>
          <w:szCs w:val="18"/>
        </w:rPr>
      </w:pPr>
      <w:r>
        <w:rPr>
          <w:szCs w:val="18"/>
        </w:rPr>
        <w:tab/>
      </w:r>
      <w:r>
        <w:rPr>
          <w:szCs w:val="18"/>
        </w:rPr>
        <w:tab/>
      </w:r>
      <w:r>
        <w:rPr>
          <w:szCs w:val="18"/>
        </w:rPr>
        <w:t>&lt;/DeviceList&gt;</w:t>
      </w:r>
    </w:p>
    <w:p w14:paraId="021440A5">
      <w:pPr>
        <w:pStyle w:val="147"/>
        <w:ind w:firstLine="0" w:firstLineChars="0"/>
        <w:rPr>
          <w:szCs w:val="18"/>
        </w:rPr>
      </w:pPr>
      <w:r>
        <w:rPr>
          <w:szCs w:val="18"/>
        </w:rPr>
        <w:t xml:space="preserve">          </w:t>
      </w:r>
    </w:p>
    <w:p w14:paraId="4E79882B">
      <w:pPr>
        <w:pStyle w:val="147"/>
        <w:ind w:firstLine="0" w:firstLineChars="0"/>
        <w:rPr>
          <w:szCs w:val="18"/>
        </w:rPr>
      </w:pPr>
      <w:r>
        <w:rPr>
          <w:szCs w:val="18"/>
        </w:rPr>
        <w:tab/>
      </w:r>
      <w:r>
        <w:rPr>
          <w:szCs w:val="18"/>
        </w:rPr>
        <w:t>&lt;/Info&gt;</w:t>
      </w:r>
    </w:p>
    <w:p w14:paraId="0F48754E">
      <w:pPr>
        <w:pStyle w:val="147"/>
        <w:ind w:firstLine="0" w:firstLineChars="0"/>
        <w:rPr>
          <w:szCs w:val="18"/>
        </w:rPr>
      </w:pPr>
      <w:r>
        <w:rPr>
          <w:szCs w:val="18"/>
        </w:rPr>
        <w:t>&lt;/Response&gt;</w:t>
      </w:r>
    </w:p>
    <w:p w14:paraId="12E44826">
      <w:pPr>
        <w:pStyle w:val="4"/>
        <w:numPr>
          <w:ilvl w:val="2"/>
          <w:numId w:val="14"/>
        </w:numPr>
      </w:pPr>
      <w:bookmarkStart w:id="108" w:name="_Toc452036561"/>
      <w:bookmarkStart w:id="109" w:name="_Toc452036630"/>
      <w:bookmarkStart w:id="110" w:name="_Toc1078273317"/>
      <w:r>
        <w:rPr>
          <w:rFonts w:hint="eastAsia"/>
        </w:rPr>
        <w:t>请求监控点门限数据</w:t>
      </w:r>
      <w:bookmarkEnd w:id="108"/>
      <w:bookmarkEnd w:id="109"/>
      <w:bookmarkEnd w:id="110"/>
    </w:p>
    <w:p w14:paraId="262F70E8">
      <w:pPr>
        <w:pStyle w:val="104"/>
        <w:numPr>
          <w:ilvl w:val="0"/>
          <w:numId w:val="22"/>
        </w:numPr>
        <w:spacing w:line="360" w:lineRule="auto"/>
        <w:ind w:firstLine="147"/>
        <w:rPr>
          <w:rFonts w:ascii="黑体" w:hAnsi="黑体" w:eastAsia="黑体"/>
        </w:rPr>
      </w:pPr>
      <w:r>
        <w:rPr>
          <w:rFonts w:hint="eastAsia" w:ascii="黑体" w:hAnsi="黑体" w:eastAsia="黑体"/>
        </w:rPr>
        <w:t>数据流方式</w:t>
      </w:r>
    </w:p>
    <w:p w14:paraId="4268BDCA">
      <w:pPr>
        <w:pStyle w:val="147"/>
        <w:spacing w:line="360" w:lineRule="auto"/>
        <w:ind w:firstLine="480"/>
        <w:rPr>
          <w:sz w:val="24"/>
          <w:szCs w:val="24"/>
        </w:rPr>
      </w:pPr>
      <w:r>
        <w:rPr>
          <w:rFonts w:hint="eastAsia"/>
          <w:sz w:val="24"/>
          <w:szCs w:val="24"/>
        </w:rPr>
        <w:t>SC</w:t>
      </w:r>
      <w:r>
        <w:rPr>
          <w:sz w:val="24"/>
          <w:szCs w:val="24"/>
        </w:rPr>
        <w:t>向</w:t>
      </w:r>
      <w:r>
        <w:rPr>
          <w:rFonts w:hint="eastAsia"/>
          <w:sz w:val="24"/>
          <w:szCs w:val="24"/>
        </w:rPr>
        <w:t>FSU</w:t>
      </w:r>
      <w:r>
        <w:rPr>
          <w:sz w:val="24"/>
          <w:szCs w:val="24"/>
        </w:rPr>
        <w:t>发送所需数据的标识，FSU向</w:t>
      </w:r>
      <w:r>
        <w:rPr>
          <w:rFonts w:hint="eastAsia"/>
          <w:sz w:val="24"/>
          <w:szCs w:val="24"/>
        </w:rPr>
        <w:t>SC</w:t>
      </w:r>
      <w:r>
        <w:rPr>
          <w:sz w:val="24"/>
          <w:szCs w:val="24"/>
        </w:rPr>
        <w:t>发送要求的监控点</w:t>
      </w:r>
      <w:r>
        <w:rPr>
          <w:rFonts w:hint="eastAsia"/>
          <w:sz w:val="24"/>
          <w:szCs w:val="24"/>
        </w:rPr>
        <w:t>门限</w:t>
      </w:r>
      <w:r>
        <w:rPr>
          <w:sz w:val="24"/>
          <w:szCs w:val="24"/>
        </w:rPr>
        <w:t>数据。</w:t>
      </w:r>
    </w:p>
    <w:p w14:paraId="3D71BCF4">
      <w:pPr>
        <w:ind w:left="324" w:leftChars="135"/>
      </w:pPr>
      <w:r>
        <mc:AlternateContent>
          <mc:Choice Requires="wpg">
            <w:drawing>
              <wp:inline distT="0" distB="0" distL="114300" distR="114300">
                <wp:extent cx="5029200" cy="1484630"/>
                <wp:effectExtent l="0" t="0" r="0" b="0"/>
                <wp:docPr id="296" name="Group 886"/>
                <wp:cNvGraphicFramePr/>
                <a:graphic xmlns:a="http://schemas.openxmlformats.org/drawingml/2006/main">
                  <a:graphicData uri="http://schemas.microsoft.com/office/word/2010/wordprocessingGroup">
                    <wpg:wgp>
                      <wpg:cNvGrpSpPr>
                        <a:grpSpLocks noRot="1"/>
                      </wpg:cNvGrpSpPr>
                      <wpg:grpSpPr>
                        <a:xfrm>
                          <a:off x="0" y="0"/>
                          <a:ext cx="5029200" cy="1484630"/>
                          <a:chOff x="1980" y="7368"/>
                          <a:chExt cx="7920" cy="2340"/>
                        </a:xfrm>
                        <a:effectLst/>
                      </wpg:grpSpPr>
                      <wps:wsp>
                        <wps:cNvPr id="297" name="Text Box 887"/>
                        <wps:cNvSpPr txBox="1">
                          <a:spLocks noChangeArrowheads="1"/>
                        </wps:cNvSpPr>
                        <wps:spPr bwMode="auto">
                          <a:xfrm>
                            <a:off x="3600" y="7368"/>
                            <a:ext cx="860" cy="468"/>
                          </a:xfrm>
                          <a:prstGeom prst="rect">
                            <a:avLst/>
                          </a:prstGeom>
                          <a:noFill/>
                          <a:ln>
                            <a:noFill/>
                          </a:ln>
                          <a:effectLst/>
                        </wps:spPr>
                        <wps:txbx>
                          <w:txbxContent>
                            <w:p w14:paraId="42BFCF1F">
                              <w:pPr>
                                <w:rPr>
                                  <w:szCs w:val="21"/>
                                </w:rPr>
                              </w:pPr>
                              <w:r>
                                <w:rPr>
                                  <w:szCs w:val="21"/>
                                </w:rPr>
                                <w:t>SC</w:t>
                              </w:r>
                            </w:p>
                          </w:txbxContent>
                        </wps:txbx>
                        <wps:bodyPr rot="0" vert="horz" wrap="square" lIns="91440" tIns="45720" rIns="91440" bIns="45720" anchor="t" anchorCtr="0" upright="1">
                          <a:noAutofit/>
                        </wps:bodyPr>
                      </wps:wsp>
                      <wps:wsp>
                        <wps:cNvPr id="298" name="Text Box 888"/>
                        <wps:cNvSpPr txBox="1">
                          <a:spLocks noChangeArrowheads="1"/>
                        </wps:cNvSpPr>
                        <wps:spPr bwMode="auto">
                          <a:xfrm>
                            <a:off x="7520" y="7368"/>
                            <a:ext cx="950" cy="468"/>
                          </a:xfrm>
                          <a:prstGeom prst="rect">
                            <a:avLst/>
                          </a:prstGeom>
                          <a:solidFill>
                            <a:srgbClr val="FFFFFF"/>
                          </a:solidFill>
                          <a:ln>
                            <a:noFill/>
                          </a:ln>
                          <a:effectLst/>
                        </wps:spPr>
                        <wps:txbx>
                          <w:txbxContent>
                            <w:p w14:paraId="76EC63DA">
                              <w:pPr>
                                <w:rPr>
                                  <w:szCs w:val="21"/>
                                </w:rPr>
                              </w:pPr>
                              <w:r>
                                <w:rPr>
                                  <w:szCs w:val="21"/>
                                </w:rPr>
                                <w:t>FSU</w:t>
                              </w:r>
                            </w:p>
                          </w:txbxContent>
                        </wps:txbx>
                        <wps:bodyPr rot="0" vert="horz" wrap="square" lIns="91440" tIns="45720" rIns="91440" bIns="45720" anchor="t" anchorCtr="0" upright="1">
                          <a:noAutofit/>
                        </wps:bodyPr>
                      </wps:wsp>
                      <wps:wsp>
                        <wps:cNvPr id="299"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300"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301"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302"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303" name="Text Box 901"/>
                        <wps:cNvSpPr txBox="1">
                          <a:spLocks noChangeArrowheads="1"/>
                        </wps:cNvSpPr>
                        <wps:spPr bwMode="auto">
                          <a:xfrm>
                            <a:off x="4965" y="8089"/>
                            <a:ext cx="2145" cy="468"/>
                          </a:xfrm>
                          <a:prstGeom prst="rect">
                            <a:avLst/>
                          </a:prstGeom>
                          <a:noFill/>
                          <a:ln>
                            <a:noFill/>
                          </a:ln>
                          <a:effectLst/>
                        </wps:spPr>
                        <wps:txbx>
                          <w:txbxContent>
                            <w:p w14:paraId="7A35B582">
                              <w:pPr>
                                <w:rPr>
                                  <w:szCs w:val="21"/>
                                </w:rPr>
                              </w:pPr>
                              <w:r>
                                <w:rPr>
                                  <w:szCs w:val="21"/>
                                </w:rPr>
                                <w:t>GET_THRESHOLD</w:t>
                              </w:r>
                            </w:p>
                          </w:txbxContent>
                        </wps:txbx>
                        <wps:bodyPr rot="0" vert="horz" wrap="square" lIns="91440" tIns="45720" rIns="91440" bIns="45720" anchor="t" anchorCtr="0" upright="1">
                          <a:noAutofit/>
                        </wps:bodyPr>
                      </wps:wsp>
                      <wps:wsp>
                        <wps:cNvPr id="304" name="Text Box 902"/>
                        <wps:cNvSpPr txBox="1">
                          <a:spLocks noChangeArrowheads="1"/>
                        </wps:cNvSpPr>
                        <wps:spPr bwMode="auto">
                          <a:xfrm>
                            <a:off x="4845" y="9165"/>
                            <a:ext cx="2955" cy="468"/>
                          </a:xfrm>
                          <a:prstGeom prst="rect">
                            <a:avLst/>
                          </a:prstGeom>
                          <a:noFill/>
                          <a:ln>
                            <a:noFill/>
                          </a:ln>
                          <a:effectLst/>
                        </wps:spPr>
                        <wps:txbx>
                          <w:txbxContent>
                            <w:p w14:paraId="37666774">
                              <w:pPr>
                                <w:rPr>
                                  <w:szCs w:val="21"/>
                                </w:rPr>
                              </w:pPr>
                              <w:r>
                                <w:rPr>
                                  <w:color w:val="000000"/>
                                  <w:szCs w:val="21"/>
                                </w:rPr>
                                <w:t>GET_THRESHOLD_ACK</w:t>
                              </w:r>
                            </w:p>
                          </w:txbxContent>
                        </wps:txbx>
                        <wps:bodyPr rot="0" vert="horz" wrap="square" lIns="91440" tIns="45720" rIns="91440" bIns="45720" anchor="t" anchorCtr="0" upright="1">
                          <a:noAutofit/>
                        </wps:bodyPr>
                      </wps:wsp>
                      <wps:wsp>
                        <wps:cNvPr id="305" name="Text Box 905"/>
                        <wps:cNvSpPr txBox="1">
                          <a:spLocks noChangeArrowheads="1"/>
                        </wps:cNvSpPr>
                        <wps:spPr bwMode="auto">
                          <a:xfrm>
                            <a:off x="8100" y="8700"/>
                            <a:ext cx="1800" cy="1008"/>
                          </a:xfrm>
                          <a:prstGeom prst="rect">
                            <a:avLst/>
                          </a:prstGeom>
                          <a:noFill/>
                          <a:ln>
                            <a:noFill/>
                          </a:ln>
                          <a:effectLst/>
                        </wps:spPr>
                        <wps:txbx>
                          <w:txbxContent>
                            <w:p w14:paraId="1E48861E">
                              <w:pPr>
                                <w:rPr>
                                  <w:szCs w:val="21"/>
                                </w:rPr>
                              </w:pPr>
                              <w:r>
                                <w:rPr>
                                  <w:rFonts w:hint="eastAsia"/>
                                  <w:szCs w:val="21"/>
                                </w:rPr>
                                <w:t>FSU</w:t>
                              </w:r>
                              <w:r>
                                <w:rPr>
                                  <w:szCs w:val="21"/>
                                </w:rPr>
                                <w:t>返还数据</w:t>
                              </w:r>
                            </w:p>
                          </w:txbxContent>
                        </wps:txbx>
                        <wps:bodyPr rot="0" vert="horz" wrap="square" lIns="91440" tIns="45720" rIns="91440" bIns="45720" anchor="t" anchorCtr="0" upright="1">
                          <a:noAutofit/>
                        </wps:bodyPr>
                      </wps:wsp>
                      <wps:wsp>
                        <wps:cNvPr id="306" name="Text Box 906"/>
                        <wps:cNvSpPr txBox="1">
                          <a:spLocks noChangeArrowheads="1"/>
                        </wps:cNvSpPr>
                        <wps:spPr bwMode="auto">
                          <a:xfrm>
                            <a:off x="1980" y="8616"/>
                            <a:ext cx="1620" cy="936"/>
                          </a:xfrm>
                          <a:prstGeom prst="rect">
                            <a:avLst/>
                          </a:prstGeom>
                          <a:noFill/>
                          <a:ln>
                            <a:noFill/>
                          </a:ln>
                          <a:effectLst/>
                        </wps:spPr>
                        <wps:txbx>
                          <w:txbxContent>
                            <w:p w14:paraId="670D3837">
                              <w:pPr>
                                <w:rPr>
                                  <w:szCs w:val="21"/>
                                </w:rPr>
                              </w:pPr>
                              <w:r>
                                <w:rPr>
                                  <w:rFonts w:hint="eastAsia"/>
                                  <w:szCs w:val="21"/>
                                </w:rPr>
                                <w:t>监控点</w:t>
                              </w:r>
                              <w:r>
                                <w:rPr>
                                  <w:szCs w:val="21"/>
                                </w:rPr>
                                <w:t>门限数据</w:t>
                              </w:r>
                            </w:p>
                          </w:txbxContent>
                        </wps:txbx>
                        <wps:bodyPr rot="0" vert="horz" wrap="square" lIns="91440" tIns="45720" rIns="91440" bIns="45720" anchor="t" anchorCtr="0" upright="1">
                          <a:noAutofit/>
                        </wps:bodyPr>
                      </wps:wsp>
                    </wpg:wgp>
                  </a:graphicData>
                </a:graphic>
              </wp:inline>
            </w:drawing>
          </mc:Choice>
          <mc:Fallback>
            <w:pict>
              <v:group id="Group 886" o:spid="_x0000_s1026" o:spt="203" style="height:116.9pt;width:396pt;" coordorigin="1980,7368" coordsize="7920,2340" o:gfxdata="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UA96e9YAAAAFAQAA&#10;DwAAAAAAAAABACAAAAAiAAAAZHJzL2Rvd25yZXYueG1sUEsBAhQAFAAAAAgAh07iQLXg3dVVBAAA&#10;4xgAAA4AAAAAAAAAAQAgAAAAJQEAAGRycy9lMm9Eb2MueG1sUEsFBgAAAAAGAAYAWQEAAOwHAAAA&#10;AA==&#10;">
                <o:lock v:ext="edit" rotation="t" aspectratio="f"/>
                <v:shape id="Text Box 887" o:spid="_x0000_s1026" o:spt="202" type="#_x0000_t202" style="position:absolute;left:3600;top:7368;height:468;width:860;" filled="f" stroked="f" coordsize="21600,21600" o:gfxdata="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h04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2BFCF1F">
                        <w:pPr>
                          <w:rPr>
                            <w:szCs w:val="21"/>
                          </w:rPr>
                        </w:pPr>
                        <w:r>
                          <w:rPr>
                            <w:szCs w:val="21"/>
                          </w:rPr>
                          <w:t>SC</w:t>
                        </w:r>
                      </w:p>
                    </w:txbxContent>
                  </v:textbox>
                </v:shape>
                <v:shape id="Text Box 888" o:spid="_x0000_s1026" o:spt="202" type="#_x0000_t202" style="position:absolute;left:7520;top:7368;height:468;width:950;" fillcolor="#FFFFFF" filled="t" stroked="f" coordsize="21600,21600" o:gfxdata="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SbsGG2AAAA3A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6EC63DA">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RujEQb4AAADc&#10;AAAADwAAAGRycy9kb3ducmV2LnhtbEWPzYvCMBTE74L/Q3iCF9HELohWowd3C3vYi194fTTPtti8&#10;1CZ+7P71G0HwOMzMb5jF6mFrcaPWV441jEcKBHHuTMWFhv0uG05B+IBssHZMGn7Jw2rZ7SwwNe7O&#10;G7ptQyEihH2KGsoQmlRKn5dk0Y9cQxy9k2sthijbQpoW7xFua5koNZEWK44LJTa0Lik/b69Wg88O&#10;dMn+BvlAHT8KR8nl8+cLte73xmoOItAjvMOv9rfRkMxm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jEQ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STn3xrwAAADc&#10;AAAADwAAAGRycy9kb3ducmV2LnhtbEVPu2rDMBTdA/0HcQtdTCIlgVAcKx7aGDp0qdvS9SLd2CbW&#10;lW0pj+bro6HQ8XDeRXl1vTjTFDrPGpYLBYLYeNtxo+Hrs5o/gwgR2WLvmTT8UoBy9zArMLf+wh90&#10;rmMjUgiHHDW0MQ65lMG05DAs/ECcuIOfHMYEp0baCS8p3PVypdRGOuw4NbQ40EtL5lifnIZQfdNY&#10;3TKTqZ9142k1vr7vUeunx6Xagoh0jf/iP/eb1bBWaX46k46A3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598a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JDU1zL8AAADc&#10;AAAADwAAAGRycy9kb3ducmV2LnhtbEWPQWsCMRSE7wX/Q3hCbzVZC7JsjR4KiqC1uJbS3h6b193F&#10;zcuSRN3++0YQehxm5htmvhxsJy7kQ+tYQzZRIIgrZ1quNXwcV085iBCRDXaOScMvBVguRg9zLIy7&#10;8oEuZaxFgnAoUEMTY19IGaqGLIaJ64mT9+O8xZikr6XxeE1w28mpUjNpseW00GBPrw1Vp/JsNRx2&#10;q23+uT0Plf9eZ/vj++7tK+RaP44z9QIi0hD/w/f2xmh4Vhnczq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1Ncy/&#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LVmnC8AAAADc&#10;AAAADwAAAGRycy9kb3ducmV2LnhtbEWPT0sDMRTE70K/Q3gFbzbZ+oe6Nu1BFHqS2orQ22Pz3F27&#10;eVmTZ7f20xuh4HGYmd8w8+XRd+pAMbWBLRQTA4q4Cq7l2sLb9vlqBioJssMuMFn4oQTLxehijqUL&#10;A7/SYSO1yhBOJVpoRPpS61Q15DFNQk+cvY8QPUqWsdYu4pDhvtNTY+60x5bzQoM9PTZU7Tff3sL9&#10;drgN67h/vynar93p6VP61YtYezkuzAMooaP8h8/tlbNwbabwdyYfAb3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WacL&#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901" o:spid="_x0000_s1026" o:spt="202" type="#_x0000_t202" style="position:absolute;left:4965;top:8089;height:468;width:2145;" filled="f" stroked="f" coordsize="21600,21600" o:gfxdata="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xjo+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A35B582">
                        <w:pPr>
                          <w:rPr>
                            <w:szCs w:val="21"/>
                          </w:rPr>
                        </w:pPr>
                        <w:r>
                          <w:rPr>
                            <w:szCs w:val="21"/>
                          </w:rPr>
                          <w:t>GET_THRESHOLD</w:t>
                        </w:r>
                      </w:p>
                    </w:txbxContent>
                  </v:textbox>
                </v:shape>
                <v:shape id="Text Box 902" o:spid="_x0000_s1026" o:spt="202" type="#_x0000_t202" style="position:absolute;left:4845;top:9165;height:468;width:2955;" filled="f" stroked="f" coordsize="21600,21600" o:gfxdata="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Fwj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7666774">
                        <w:pPr>
                          <w:rPr>
                            <w:szCs w:val="21"/>
                          </w:rPr>
                        </w:pPr>
                        <w:r>
                          <w:rPr>
                            <w:color w:val="000000"/>
                            <w:szCs w:val="21"/>
                          </w:rPr>
                          <w:t>GET_THRESHOLD_ACK</w:t>
                        </w:r>
                      </w:p>
                    </w:txbxContent>
                  </v:textbox>
                </v:shape>
                <v:shape id="Text Box 905" o:spid="_x0000_s1026" o:spt="202" type="#_x0000_t202" style="position:absolute;left:8100;top:8700;height:1008;width:1800;" filled="f" stroked="f" coordsize="21600,21600" o:gfxdata="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73VF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E48861E">
                        <w:pPr>
                          <w:rPr>
                            <w:szCs w:val="21"/>
                          </w:rPr>
                        </w:pPr>
                        <w:r>
                          <w:rPr>
                            <w:rFonts w:hint="eastAsia"/>
                            <w:szCs w:val="21"/>
                          </w:rPr>
                          <w:t>FSU</w:t>
                        </w:r>
                        <w:r>
                          <w:rPr>
                            <w:szCs w:val="21"/>
                          </w:rPr>
                          <w:t>返还数据</w:t>
                        </w:r>
                      </w:p>
                    </w:txbxContent>
                  </v:textbox>
                </v:shape>
                <v:shape id="Text Box 906" o:spid="_x0000_s1026" o:spt="202" type="#_x0000_t202" style="position:absolute;left:1980;top:8616;height:936;width:1620;" filled="f" stroked="f" coordsize="21600,21600" o:gfxdata="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vS2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70D3837">
                        <w:pPr>
                          <w:rPr>
                            <w:szCs w:val="21"/>
                          </w:rPr>
                        </w:pPr>
                        <w:r>
                          <w:rPr>
                            <w:rFonts w:hint="eastAsia"/>
                            <w:szCs w:val="21"/>
                          </w:rPr>
                          <w:t>监控点</w:t>
                        </w:r>
                        <w:r>
                          <w:rPr>
                            <w:szCs w:val="21"/>
                          </w:rPr>
                          <w:t>门限数据</w:t>
                        </w:r>
                      </w:p>
                    </w:txbxContent>
                  </v:textbox>
                </v:shape>
                <w10:wrap type="none"/>
                <w10:anchorlock/>
              </v:group>
            </w:pict>
          </mc:Fallback>
        </mc:AlternateContent>
      </w:r>
    </w:p>
    <w:p w14:paraId="4BBEC01C">
      <w:pPr>
        <w:pStyle w:val="223"/>
      </w:pPr>
      <w:r>
        <w:rPr>
          <w:rFonts w:hint="eastAsia"/>
        </w:rPr>
        <w:t>监控点门限数据</w:t>
      </w:r>
    </w:p>
    <w:p w14:paraId="07BD468B">
      <w:pPr>
        <w:pStyle w:val="104"/>
        <w:numPr>
          <w:ilvl w:val="0"/>
          <w:numId w:val="22"/>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3D973DCF">
      <w:pPr>
        <w:pStyle w:val="147"/>
        <w:ind w:firstLine="420"/>
      </w:pPr>
      <w:r>
        <w:t>发起：</w:t>
      </w:r>
      <w:r>
        <w:rPr>
          <w:rFonts w:hint="eastAsia"/>
        </w:rPr>
        <w:t>SC</w:t>
      </w:r>
    </w:p>
    <w:p w14:paraId="0D9F7FD2">
      <w:pPr>
        <w:pStyle w:val="222"/>
        <w:jc w:val="left"/>
      </w:pPr>
      <w:r>
        <w:rPr>
          <w:rFonts w:hint="eastAsia"/>
        </w:rPr>
        <w:t>监控点门限数据报文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082"/>
        <w:gridCol w:w="2748"/>
      </w:tblGrid>
      <w:tr w14:paraId="6BCCE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6BF16AF">
            <w:pPr>
              <w:jc w:val="center"/>
              <w:rPr>
                <w:sz w:val="21"/>
                <w:szCs w:val="18"/>
              </w:rPr>
            </w:pPr>
          </w:p>
        </w:tc>
        <w:tc>
          <w:tcPr>
            <w:tcW w:w="2205" w:type="dxa"/>
            <w:noWrap w:val="0"/>
            <w:vAlign w:val="top"/>
          </w:tcPr>
          <w:p w14:paraId="2392EFCF">
            <w:pPr>
              <w:jc w:val="center"/>
              <w:rPr>
                <w:sz w:val="21"/>
                <w:szCs w:val="18"/>
              </w:rPr>
            </w:pPr>
            <w:r>
              <w:rPr>
                <w:sz w:val="21"/>
                <w:szCs w:val="18"/>
              </w:rPr>
              <w:t>变量名称/报文定义</w:t>
            </w:r>
          </w:p>
        </w:tc>
        <w:tc>
          <w:tcPr>
            <w:tcW w:w="2082" w:type="dxa"/>
            <w:noWrap w:val="0"/>
            <w:vAlign w:val="top"/>
          </w:tcPr>
          <w:p w14:paraId="78A439C3">
            <w:pPr>
              <w:jc w:val="center"/>
              <w:rPr>
                <w:sz w:val="21"/>
                <w:szCs w:val="18"/>
              </w:rPr>
            </w:pPr>
            <w:r>
              <w:rPr>
                <w:sz w:val="21"/>
                <w:szCs w:val="18"/>
              </w:rPr>
              <w:t>长度及类型</w:t>
            </w:r>
          </w:p>
        </w:tc>
        <w:tc>
          <w:tcPr>
            <w:tcW w:w="2748" w:type="dxa"/>
            <w:noWrap w:val="0"/>
            <w:vAlign w:val="top"/>
          </w:tcPr>
          <w:p w14:paraId="1A6C7743">
            <w:pPr>
              <w:jc w:val="center"/>
              <w:rPr>
                <w:sz w:val="21"/>
                <w:szCs w:val="18"/>
              </w:rPr>
            </w:pPr>
            <w:r>
              <w:rPr>
                <w:sz w:val="21"/>
                <w:szCs w:val="18"/>
              </w:rPr>
              <w:t>描述</w:t>
            </w:r>
          </w:p>
        </w:tc>
      </w:tr>
      <w:tr w14:paraId="2F9A8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A02D5AF">
            <w:pPr>
              <w:rPr>
                <w:sz w:val="21"/>
                <w:szCs w:val="18"/>
              </w:rPr>
            </w:pPr>
            <w:r>
              <w:rPr>
                <w:sz w:val="21"/>
                <w:szCs w:val="18"/>
              </w:rPr>
              <w:t>PK_Type</w:t>
            </w:r>
          </w:p>
        </w:tc>
        <w:tc>
          <w:tcPr>
            <w:tcW w:w="2205" w:type="dxa"/>
            <w:noWrap w:val="0"/>
            <w:vAlign w:val="top"/>
          </w:tcPr>
          <w:p w14:paraId="54E8D5B4">
            <w:pPr>
              <w:rPr>
                <w:sz w:val="21"/>
                <w:szCs w:val="18"/>
              </w:rPr>
            </w:pPr>
            <w:r>
              <w:rPr>
                <w:rFonts w:hint="eastAsia"/>
                <w:sz w:val="21"/>
                <w:szCs w:val="18"/>
              </w:rPr>
              <w:t>Name</w:t>
            </w:r>
          </w:p>
        </w:tc>
        <w:tc>
          <w:tcPr>
            <w:tcW w:w="2082" w:type="dxa"/>
            <w:noWrap w:val="0"/>
            <w:vAlign w:val="top"/>
          </w:tcPr>
          <w:p w14:paraId="715F43E1">
            <w:pPr>
              <w:rPr>
                <w:sz w:val="21"/>
                <w:szCs w:val="18"/>
              </w:rPr>
            </w:pPr>
            <w:r>
              <w:rPr>
                <w:sz w:val="21"/>
                <w:szCs w:val="18"/>
              </w:rPr>
              <w:t>Char[GET_THRESHOLD]</w:t>
            </w:r>
          </w:p>
        </w:tc>
        <w:tc>
          <w:tcPr>
            <w:tcW w:w="2748" w:type="dxa"/>
            <w:noWrap w:val="0"/>
            <w:vAlign w:val="top"/>
          </w:tcPr>
          <w:p w14:paraId="0A8A9DBC">
            <w:pPr>
              <w:rPr>
                <w:sz w:val="21"/>
                <w:szCs w:val="18"/>
              </w:rPr>
            </w:pPr>
            <w:r>
              <w:rPr>
                <w:rFonts w:hint="eastAsia"/>
                <w:sz w:val="21"/>
                <w:szCs w:val="18"/>
              </w:rPr>
              <w:t>监控点门限数据</w:t>
            </w:r>
          </w:p>
        </w:tc>
      </w:tr>
      <w:tr w14:paraId="34898F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1C58D155">
            <w:pPr>
              <w:rPr>
                <w:sz w:val="21"/>
                <w:szCs w:val="18"/>
              </w:rPr>
            </w:pPr>
          </w:p>
        </w:tc>
        <w:tc>
          <w:tcPr>
            <w:tcW w:w="2205" w:type="dxa"/>
            <w:noWrap w:val="0"/>
            <w:vAlign w:val="top"/>
          </w:tcPr>
          <w:p w14:paraId="017622C4">
            <w:pPr>
              <w:rPr>
                <w:sz w:val="21"/>
                <w:szCs w:val="18"/>
              </w:rPr>
            </w:pPr>
            <w:r>
              <w:rPr>
                <w:sz w:val="21"/>
                <w:szCs w:val="18"/>
              </w:rPr>
              <w:t>FSUID</w:t>
            </w:r>
          </w:p>
        </w:tc>
        <w:tc>
          <w:tcPr>
            <w:tcW w:w="2082" w:type="dxa"/>
            <w:noWrap w:val="0"/>
            <w:vAlign w:val="top"/>
          </w:tcPr>
          <w:p w14:paraId="3104084D">
            <w:pPr>
              <w:rPr>
                <w:sz w:val="21"/>
                <w:szCs w:val="18"/>
              </w:rPr>
            </w:pPr>
            <w:r>
              <w:rPr>
                <w:rFonts w:hint="eastAsia"/>
                <w:sz w:val="21"/>
                <w:szCs w:val="18"/>
              </w:rPr>
              <w:t>Char[FSUID_LEN]</w:t>
            </w:r>
          </w:p>
        </w:tc>
        <w:tc>
          <w:tcPr>
            <w:tcW w:w="2748" w:type="dxa"/>
            <w:noWrap w:val="0"/>
            <w:vAlign w:val="top"/>
          </w:tcPr>
          <w:p w14:paraId="2576F824">
            <w:pPr>
              <w:rPr>
                <w:sz w:val="21"/>
                <w:szCs w:val="18"/>
              </w:rPr>
            </w:pPr>
            <w:r>
              <w:rPr>
                <w:sz w:val="21"/>
                <w:szCs w:val="18"/>
              </w:rPr>
              <w:t>FSU ID号</w:t>
            </w:r>
          </w:p>
        </w:tc>
      </w:tr>
      <w:tr w14:paraId="22697D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0F813BEC">
            <w:pPr>
              <w:rPr>
                <w:sz w:val="21"/>
                <w:szCs w:val="18"/>
              </w:rPr>
            </w:pPr>
          </w:p>
        </w:tc>
        <w:tc>
          <w:tcPr>
            <w:tcW w:w="2205" w:type="dxa"/>
            <w:noWrap w:val="0"/>
            <w:vAlign w:val="top"/>
          </w:tcPr>
          <w:p w14:paraId="42DC4FB8">
            <w:pPr>
              <w:rPr>
                <w:sz w:val="21"/>
                <w:szCs w:val="18"/>
              </w:rPr>
            </w:pPr>
            <w:r>
              <w:rPr>
                <w:rFonts w:hint="eastAsia"/>
                <w:sz w:val="21"/>
                <w:szCs w:val="18"/>
              </w:rPr>
              <w:t>Device</w:t>
            </w:r>
            <w:r>
              <w:rPr>
                <w:sz w:val="21"/>
                <w:szCs w:val="18"/>
              </w:rPr>
              <w:t>ID</w:t>
            </w:r>
          </w:p>
        </w:tc>
        <w:tc>
          <w:tcPr>
            <w:tcW w:w="2082" w:type="dxa"/>
            <w:noWrap w:val="0"/>
            <w:vAlign w:val="top"/>
          </w:tcPr>
          <w:p w14:paraId="159C19EE">
            <w:pPr>
              <w:rPr>
                <w:sz w:val="21"/>
                <w:szCs w:val="18"/>
              </w:rPr>
            </w:pPr>
            <w:r>
              <w:rPr>
                <w:rFonts w:hint="eastAsia"/>
                <w:sz w:val="21"/>
                <w:szCs w:val="18"/>
              </w:rPr>
              <w:t>Char[DEVICE</w:t>
            </w:r>
            <w:r>
              <w:rPr>
                <w:sz w:val="21"/>
                <w:szCs w:val="18"/>
              </w:rPr>
              <w:t>ID_LEN</w:t>
            </w:r>
            <w:r>
              <w:rPr>
                <w:rFonts w:hint="eastAsia"/>
                <w:sz w:val="21"/>
                <w:szCs w:val="18"/>
              </w:rPr>
              <w:t>]</w:t>
            </w:r>
          </w:p>
        </w:tc>
        <w:tc>
          <w:tcPr>
            <w:tcW w:w="2748" w:type="dxa"/>
            <w:noWrap w:val="0"/>
            <w:vAlign w:val="top"/>
          </w:tcPr>
          <w:p w14:paraId="1AE6ACA3">
            <w:pPr>
              <w:rPr>
                <w:sz w:val="21"/>
                <w:szCs w:val="18"/>
              </w:rPr>
            </w:pPr>
            <w:r>
              <w:rPr>
                <w:rFonts w:hint="eastAsia"/>
                <w:sz w:val="21"/>
                <w:szCs w:val="18"/>
              </w:rPr>
              <w:t>设备</w:t>
            </w:r>
            <w:r>
              <w:rPr>
                <w:sz w:val="21"/>
                <w:szCs w:val="18"/>
              </w:rPr>
              <w:t>ID</w:t>
            </w:r>
            <w:r>
              <w:rPr>
                <w:rFonts w:hint="eastAsia"/>
                <w:sz w:val="21"/>
                <w:szCs w:val="18"/>
              </w:rPr>
              <w:t>。</w:t>
            </w:r>
            <w:r>
              <w:rPr>
                <w:sz w:val="21"/>
                <w:szCs w:val="18"/>
              </w:rPr>
              <w:t>当为空</w:t>
            </w:r>
            <w:r>
              <w:rPr>
                <w:rFonts w:hint="eastAsia"/>
                <w:sz w:val="21"/>
                <w:szCs w:val="18"/>
              </w:rPr>
              <w:t>，</w:t>
            </w:r>
            <w:r>
              <w:rPr>
                <w:sz w:val="21"/>
                <w:szCs w:val="18"/>
              </w:rPr>
              <w:t>则</w:t>
            </w:r>
            <w:r>
              <w:rPr>
                <w:rFonts w:hint="eastAsia"/>
                <w:sz w:val="21"/>
                <w:szCs w:val="18"/>
              </w:rPr>
              <w:t>返回</w:t>
            </w:r>
            <w:r>
              <w:rPr>
                <w:sz w:val="21"/>
                <w:szCs w:val="18"/>
              </w:rPr>
              <w:t>该FSU所监控的所有设备的监控点</w:t>
            </w:r>
            <w:r>
              <w:rPr>
                <w:rFonts w:hint="eastAsia"/>
                <w:sz w:val="21"/>
                <w:szCs w:val="18"/>
              </w:rPr>
              <w:t>门限</w:t>
            </w:r>
            <w:r>
              <w:rPr>
                <w:sz w:val="21"/>
                <w:szCs w:val="18"/>
              </w:rPr>
              <w:t>数据</w:t>
            </w:r>
            <w:r>
              <w:rPr>
                <w:rFonts w:hint="eastAsia"/>
                <w:sz w:val="21"/>
                <w:szCs w:val="18"/>
              </w:rPr>
              <w:t>，</w:t>
            </w:r>
            <w:r>
              <w:rPr>
                <w:sz w:val="21"/>
                <w:szCs w:val="18"/>
              </w:rPr>
              <w:t>这</w:t>
            </w:r>
            <w:r>
              <w:rPr>
                <w:rFonts w:hint="eastAsia"/>
                <w:sz w:val="21"/>
                <w:szCs w:val="18"/>
              </w:rPr>
              <w:t>种</w:t>
            </w:r>
            <w:r>
              <w:rPr>
                <w:sz w:val="21"/>
                <w:szCs w:val="18"/>
              </w:rPr>
              <w:t>情况下，</w:t>
            </w:r>
            <w:r>
              <w:rPr>
                <w:rFonts w:hint="eastAsia"/>
                <w:sz w:val="21"/>
                <w:szCs w:val="18"/>
              </w:rPr>
              <w:t>忽略ID</w:t>
            </w:r>
            <w:r>
              <w:rPr>
                <w:sz w:val="21"/>
                <w:szCs w:val="18"/>
              </w:rPr>
              <w:t>s参数</w:t>
            </w:r>
            <w:r>
              <w:rPr>
                <w:rFonts w:hint="eastAsia"/>
                <w:sz w:val="21"/>
                <w:szCs w:val="18"/>
              </w:rPr>
              <w:t>（即</w:t>
            </w:r>
            <w:r>
              <w:rPr>
                <w:sz w:val="21"/>
                <w:szCs w:val="18"/>
              </w:rPr>
              <w:t>监控点ID列表）。</w:t>
            </w:r>
          </w:p>
        </w:tc>
      </w:tr>
      <w:tr w14:paraId="5A0106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9DBAAE1">
            <w:pPr>
              <w:rPr>
                <w:sz w:val="21"/>
                <w:szCs w:val="18"/>
              </w:rPr>
            </w:pPr>
          </w:p>
        </w:tc>
        <w:tc>
          <w:tcPr>
            <w:tcW w:w="2205" w:type="dxa"/>
            <w:noWrap w:val="0"/>
            <w:vAlign w:val="top"/>
          </w:tcPr>
          <w:p w14:paraId="38104CA5">
            <w:pPr>
              <w:rPr>
                <w:sz w:val="21"/>
                <w:szCs w:val="18"/>
              </w:rPr>
            </w:pPr>
            <w:r>
              <w:rPr>
                <w:sz w:val="21"/>
                <w:szCs w:val="18"/>
              </w:rPr>
              <w:t>IDs</w:t>
            </w:r>
          </w:p>
        </w:tc>
        <w:tc>
          <w:tcPr>
            <w:tcW w:w="2082" w:type="dxa"/>
            <w:noWrap w:val="0"/>
            <w:vAlign w:val="top"/>
          </w:tcPr>
          <w:p w14:paraId="7E3C6944">
            <w:pPr>
              <w:rPr>
                <w:sz w:val="21"/>
                <w:szCs w:val="18"/>
              </w:rPr>
            </w:pPr>
            <w:r>
              <w:rPr>
                <w:rFonts w:hint="eastAsia"/>
                <w:sz w:val="21"/>
                <w:szCs w:val="18"/>
              </w:rPr>
              <w:t>n*ID</w:t>
            </w:r>
            <w:r>
              <w:rPr>
                <w:sz w:val="21"/>
                <w:szCs w:val="18"/>
              </w:rPr>
              <w:t>_LENGTH</w:t>
            </w:r>
          </w:p>
        </w:tc>
        <w:tc>
          <w:tcPr>
            <w:tcW w:w="2748" w:type="dxa"/>
            <w:noWrap w:val="0"/>
            <w:vAlign w:val="top"/>
          </w:tcPr>
          <w:p w14:paraId="68EA5865">
            <w:pPr>
              <w:rPr>
                <w:sz w:val="21"/>
                <w:szCs w:val="18"/>
              </w:rPr>
            </w:pPr>
            <w:r>
              <w:rPr>
                <w:sz w:val="21"/>
                <w:szCs w:val="18"/>
              </w:rPr>
              <w:t>相应的</w:t>
            </w:r>
            <w:r>
              <w:rPr>
                <w:rFonts w:hint="eastAsia"/>
                <w:sz w:val="21"/>
                <w:szCs w:val="18"/>
              </w:rPr>
              <w:t>监控点</w:t>
            </w:r>
            <w:r>
              <w:rPr>
                <w:sz w:val="21"/>
                <w:szCs w:val="18"/>
              </w:rPr>
              <w:t>ID号</w:t>
            </w:r>
            <w:r>
              <w:rPr>
                <w:rFonts w:hint="eastAsia"/>
                <w:sz w:val="21"/>
                <w:szCs w:val="18"/>
              </w:rPr>
              <w:t>。</w:t>
            </w:r>
            <w:r>
              <w:rPr>
                <w:sz w:val="21"/>
                <w:szCs w:val="18"/>
              </w:rPr>
              <w:t>当为空</w:t>
            </w:r>
            <w:r>
              <w:rPr>
                <w:rFonts w:hint="eastAsia"/>
                <w:sz w:val="21"/>
                <w:szCs w:val="18"/>
              </w:rPr>
              <w:t>，则返回该</w:t>
            </w:r>
            <w:r>
              <w:rPr>
                <w:sz w:val="21"/>
                <w:szCs w:val="18"/>
              </w:rPr>
              <w:t>设备的所有监控点的</w:t>
            </w:r>
            <w:r>
              <w:rPr>
                <w:rFonts w:hint="eastAsia"/>
                <w:sz w:val="21"/>
                <w:szCs w:val="18"/>
              </w:rPr>
              <w:t>门限</w:t>
            </w:r>
            <w:r>
              <w:rPr>
                <w:sz w:val="21"/>
                <w:szCs w:val="18"/>
              </w:rPr>
              <w:t>数据。</w:t>
            </w:r>
          </w:p>
        </w:tc>
      </w:tr>
    </w:tbl>
    <w:p w14:paraId="1DD47029">
      <w:pPr>
        <w:pStyle w:val="147"/>
        <w:ind w:firstLine="0" w:firstLineChars="0"/>
        <w:rPr>
          <w:b/>
        </w:rPr>
      </w:pPr>
      <w:r>
        <w:rPr>
          <w:rFonts w:hint="eastAsia"/>
          <w:b/>
        </w:rPr>
        <w:t>XML样例</w:t>
      </w:r>
    </w:p>
    <w:p w14:paraId="659257A5">
      <w:pPr>
        <w:pStyle w:val="147"/>
        <w:ind w:left="-21" w:leftChars="-67" w:hanging="140" w:hangingChars="67"/>
        <w:rPr>
          <w:szCs w:val="18"/>
        </w:rPr>
      </w:pPr>
      <w:r>
        <w:rPr>
          <w:szCs w:val="18"/>
        </w:rPr>
        <w:t>&lt;?xml version="1.0" encoding="UTF-8"?&gt;</w:t>
      </w:r>
    </w:p>
    <w:p w14:paraId="314F0D09">
      <w:pPr>
        <w:pStyle w:val="147"/>
        <w:ind w:left="-21" w:leftChars="-67" w:hanging="140" w:hangingChars="67"/>
        <w:rPr>
          <w:szCs w:val="18"/>
        </w:rPr>
      </w:pPr>
      <w:r>
        <w:rPr>
          <w:szCs w:val="18"/>
        </w:rPr>
        <w:t>&lt;Request&gt;</w:t>
      </w:r>
    </w:p>
    <w:p w14:paraId="256432CF">
      <w:pPr>
        <w:pStyle w:val="147"/>
        <w:ind w:left="-21" w:leftChars="-67" w:hanging="140" w:hangingChars="67"/>
        <w:rPr>
          <w:szCs w:val="18"/>
        </w:rPr>
      </w:pPr>
      <w:r>
        <w:rPr>
          <w:szCs w:val="18"/>
        </w:rPr>
        <w:tab/>
      </w:r>
      <w:r>
        <w:rPr>
          <w:szCs w:val="18"/>
        </w:rPr>
        <w:t>&lt;PK_Type&gt;</w:t>
      </w:r>
    </w:p>
    <w:p w14:paraId="33E44E88">
      <w:pPr>
        <w:pStyle w:val="147"/>
        <w:ind w:left="-21" w:leftChars="-67" w:hanging="140" w:hangingChars="67"/>
        <w:rPr>
          <w:szCs w:val="18"/>
        </w:rPr>
      </w:pPr>
      <w:r>
        <w:rPr>
          <w:szCs w:val="18"/>
        </w:rPr>
        <w:tab/>
      </w:r>
      <w:r>
        <w:rPr>
          <w:szCs w:val="18"/>
        </w:rPr>
        <w:tab/>
      </w:r>
      <w:r>
        <w:rPr>
          <w:szCs w:val="18"/>
        </w:rPr>
        <w:t>&lt;Name&gt;GET_THRESHOLD&lt;/Name&gt;</w:t>
      </w:r>
    </w:p>
    <w:p w14:paraId="7EC8A494">
      <w:pPr>
        <w:pStyle w:val="147"/>
        <w:ind w:left="-21" w:leftChars="-67" w:hanging="140" w:hangingChars="67"/>
        <w:rPr>
          <w:szCs w:val="18"/>
        </w:rPr>
      </w:pPr>
      <w:r>
        <w:rPr>
          <w:szCs w:val="18"/>
        </w:rPr>
        <w:tab/>
      </w:r>
      <w:r>
        <w:rPr>
          <w:szCs w:val="18"/>
        </w:rPr>
        <w:t>&lt;/PK_Type&gt;</w:t>
      </w:r>
    </w:p>
    <w:p w14:paraId="30A62F39">
      <w:pPr>
        <w:pStyle w:val="147"/>
        <w:ind w:left="-21" w:leftChars="-67" w:hanging="140" w:hangingChars="67"/>
        <w:rPr>
          <w:szCs w:val="18"/>
        </w:rPr>
      </w:pPr>
      <w:r>
        <w:rPr>
          <w:szCs w:val="18"/>
        </w:rPr>
        <w:tab/>
      </w:r>
      <w:r>
        <w:rPr>
          <w:szCs w:val="18"/>
        </w:rPr>
        <w:t>&lt;Info&gt;</w:t>
      </w:r>
    </w:p>
    <w:p w14:paraId="51C4A4C7">
      <w:pPr>
        <w:pStyle w:val="147"/>
        <w:ind w:left="-21" w:leftChars="-67" w:hanging="140" w:hangingChars="67"/>
        <w:rPr>
          <w:szCs w:val="18"/>
        </w:rPr>
      </w:pPr>
      <w:r>
        <w:rPr>
          <w:szCs w:val="18"/>
        </w:rPr>
        <w:tab/>
      </w:r>
      <w:r>
        <w:rPr>
          <w:szCs w:val="18"/>
        </w:rPr>
        <w:tab/>
      </w:r>
      <w:r>
        <w:rPr>
          <w:szCs w:val="18"/>
        </w:rPr>
        <w:t>&lt;FSUID/&gt;</w:t>
      </w:r>
    </w:p>
    <w:p w14:paraId="0A136571">
      <w:pPr>
        <w:pStyle w:val="147"/>
        <w:ind w:left="-21" w:leftChars="-67" w:hanging="140" w:hangingChars="67"/>
        <w:rPr>
          <w:szCs w:val="18"/>
        </w:rPr>
      </w:pPr>
      <w:r>
        <w:rPr>
          <w:szCs w:val="18"/>
        </w:rPr>
        <w:tab/>
      </w:r>
      <w:r>
        <w:rPr>
          <w:szCs w:val="18"/>
        </w:rPr>
        <w:tab/>
      </w:r>
      <w:r>
        <w:rPr>
          <w:szCs w:val="18"/>
        </w:rPr>
        <w:t>&lt;DeviceList&gt;</w:t>
      </w:r>
    </w:p>
    <w:p w14:paraId="6E420237">
      <w:pPr>
        <w:pStyle w:val="147"/>
        <w:ind w:left="-21" w:leftChars="-67" w:hanging="140" w:hangingChars="67"/>
        <w:rPr>
          <w:szCs w:val="18"/>
        </w:rPr>
      </w:pPr>
      <w:r>
        <w:rPr>
          <w:szCs w:val="18"/>
        </w:rPr>
        <w:tab/>
      </w:r>
      <w:r>
        <w:rPr>
          <w:szCs w:val="18"/>
        </w:rPr>
        <w:tab/>
      </w:r>
      <w:r>
        <w:rPr>
          <w:szCs w:val="18"/>
        </w:rPr>
        <w:tab/>
      </w:r>
      <w:r>
        <w:rPr>
          <w:szCs w:val="18"/>
        </w:rPr>
        <w:t>&lt;Device ID="000000000001"&gt;</w:t>
      </w:r>
    </w:p>
    <w:p w14:paraId="73F307CC">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4144F333">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56CCCFA2">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6B1995D2">
      <w:pPr>
        <w:pStyle w:val="147"/>
        <w:ind w:left="-21" w:leftChars="-67" w:hanging="140" w:hangingChars="67"/>
        <w:rPr>
          <w:szCs w:val="18"/>
        </w:rPr>
      </w:pPr>
      <w:r>
        <w:rPr>
          <w:szCs w:val="18"/>
        </w:rPr>
        <w:tab/>
      </w:r>
      <w:r>
        <w:rPr>
          <w:szCs w:val="18"/>
        </w:rPr>
        <w:tab/>
      </w:r>
      <w:r>
        <w:rPr>
          <w:szCs w:val="18"/>
        </w:rPr>
        <w:tab/>
      </w:r>
      <w:r>
        <w:rPr>
          <w:szCs w:val="18"/>
        </w:rPr>
        <w:t>&lt;/Device&gt;</w:t>
      </w:r>
    </w:p>
    <w:p w14:paraId="2F16E07E">
      <w:pPr>
        <w:pStyle w:val="147"/>
        <w:ind w:left="-21" w:leftChars="-67" w:hanging="140" w:hangingChars="67"/>
        <w:rPr>
          <w:szCs w:val="18"/>
        </w:rPr>
      </w:pPr>
      <w:r>
        <w:rPr>
          <w:szCs w:val="18"/>
        </w:rPr>
        <w:tab/>
      </w:r>
      <w:r>
        <w:rPr>
          <w:szCs w:val="18"/>
        </w:rPr>
        <w:tab/>
      </w:r>
      <w:r>
        <w:rPr>
          <w:szCs w:val="18"/>
        </w:rPr>
        <w:tab/>
      </w:r>
      <w:r>
        <w:rPr>
          <w:szCs w:val="18"/>
        </w:rPr>
        <w:t>&lt;Device ID="000000000002"&gt;</w:t>
      </w:r>
    </w:p>
    <w:p w14:paraId="56303EDA">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0FB5F6A4">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07F1BB9C">
      <w:pPr>
        <w:pStyle w:val="147"/>
        <w:ind w:left="-21" w:leftChars="-67" w:hanging="140" w:hangingChars="67"/>
        <w:rPr>
          <w:szCs w:val="18"/>
        </w:rPr>
      </w:pPr>
      <w:r>
        <w:rPr>
          <w:szCs w:val="18"/>
        </w:rPr>
        <w:tab/>
      </w:r>
      <w:r>
        <w:rPr>
          <w:szCs w:val="18"/>
        </w:rPr>
        <w:tab/>
      </w:r>
      <w:r>
        <w:rPr>
          <w:szCs w:val="18"/>
        </w:rPr>
        <w:tab/>
      </w:r>
      <w:r>
        <w:rPr>
          <w:szCs w:val="18"/>
        </w:rPr>
        <w:tab/>
      </w:r>
      <w:r>
        <w:rPr>
          <w:szCs w:val="18"/>
        </w:rPr>
        <w:t>&lt;ID/&gt;</w:t>
      </w:r>
    </w:p>
    <w:p w14:paraId="7336F0BA">
      <w:pPr>
        <w:pStyle w:val="147"/>
        <w:ind w:left="-21" w:leftChars="-67" w:hanging="140" w:hangingChars="67"/>
        <w:rPr>
          <w:szCs w:val="18"/>
        </w:rPr>
      </w:pPr>
      <w:r>
        <w:rPr>
          <w:szCs w:val="18"/>
        </w:rPr>
        <w:tab/>
      </w:r>
      <w:r>
        <w:rPr>
          <w:szCs w:val="18"/>
        </w:rPr>
        <w:tab/>
      </w:r>
      <w:r>
        <w:rPr>
          <w:szCs w:val="18"/>
        </w:rPr>
        <w:tab/>
      </w:r>
      <w:r>
        <w:rPr>
          <w:szCs w:val="18"/>
        </w:rPr>
        <w:t>&lt;/Device&gt;</w:t>
      </w:r>
    </w:p>
    <w:p w14:paraId="05C14AA7">
      <w:pPr>
        <w:pStyle w:val="147"/>
        <w:ind w:left="-21" w:leftChars="-67" w:hanging="140" w:hangingChars="67"/>
        <w:rPr>
          <w:szCs w:val="18"/>
        </w:rPr>
      </w:pPr>
      <w:r>
        <w:rPr>
          <w:szCs w:val="18"/>
        </w:rPr>
        <w:tab/>
      </w:r>
      <w:r>
        <w:rPr>
          <w:szCs w:val="18"/>
        </w:rPr>
        <w:tab/>
      </w:r>
      <w:r>
        <w:rPr>
          <w:szCs w:val="18"/>
        </w:rPr>
        <w:t>&lt;/DeviceList&gt;</w:t>
      </w:r>
    </w:p>
    <w:p w14:paraId="3C77A1DD">
      <w:pPr>
        <w:pStyle w:val="147"/>
        <w:ind w:left="-21" w:leftChars="-67" w:hanging="140" w:hangingChars="67"/>
        <w:rPr>
          <w:szCs w:val="18"/>
        </w:rPr>
      </w:pPr>
      <w:r>
        <w:rPr>
          <w:szCs w:val="18"/>
        </w:rPr>
        <w:tab/>
      </w:r>
      <w:r>
        <w:rPr>
          <w:szCs w:val="18"/>
        </w:rPr>
        <w:t>&lt;/Info&gt;</w:t>
      </w:r>
    </w:p>
    <w:p w14:paraId="0A40FD72">
      <w:pPr>
        <w:pStyle w:val="147"/>
        <w:ind w:left="-21" w:leftChars="-67" w:hanging="140" w:hangingChars="67"/>
        <w:rPr>
          <w:szCs w:val="18"/>
        </w:rPr>
      </w:pPr>
      <w:r>
        <w:rPr>
          <w:szCs w:val="18"/>
        </w:rPr>
        <w:t>&lt;/Request&gt;</w:t>
      </w:r>
    </w:p>
    <w:p w14:paraId="2716E8DF">
      <w:pPr>
        <w:pStyle w:val="147"/>
        <w:ind w:firstLine="420"/>
      </w:pPr>
      <w:r>
        <w:t>响应：</w:t>
      </w:r>
      <w:r>
        <w:rPr>
          <w:rFonts w:hint="eastAsia"/>
        </w:rPr>
        <w:t>FSU</w:t>
      </w:r>
    </w:p>
    <w:p w14:paraId="3F675CCA">
      <w:pPr>
        <w:pStyle w:val="222"/>
        <w:jc w:val="left"/>
      </w:pPr>
      <w:r>
        <w:rPr>
          <w:rFonts w:hint="eastAsia"/>
        </w:rPr>
        <w:t>监控点门限数据应答报文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303"/>
        <w:gridCol w:w="1843"/>
        <w:gridCol w:w="2889"/>
      </w:tblGrid>
      <w:tr w14:paraId="4A9198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CD520E8">
            <w:pPr>
              <w:jc w:val="center"/>
              <w:rPr>
                <w:sz w:val="21"/>
                <w:szCs w:val="18"/>
              </w:rPr>
            </w:pPr>
          </w:p>
        </w:tc>
        <w:tc>
          <w:tcPr>
            <w:tcW w:w="2303" w:type="dxa"/>
            <w:noWrap w:val="0"/>
            <w:vAlign w:val="top"/>
          </w:tcPr>
          <w:p w14:paraId="3789AE46">
            <w:pPr>
              <w:jc w:val="center"/>
              <w:rPr>
                <w:sz w:val="21"/>
                <w:szCs w:val="18"/>
              </w:rPr>
            </w:pPr>
            <w:r>
              <w:rPr>
                <w:sz w:val="21"/>
                <w:szCs w:val="18"/>
              </w:rPr>
              <w:t>变量名称/报文定义</w:t>
            </w:r>
          </w:p>
        </w:tc>
        <w:tc>
          <w:tcPr>
            <w:tcW w:w="1843" w:type="dxa"/>
            <w:noWrap w:val="0"/>
            <w:vAlign w:val="top"/>
          </w:tcPr>
          <w:p w14:paraId="144DA520">
            <w:pPr>
              <w:jc w:val="center"/>
              <w:rPr>
                <w:sz w:val="21"/>
                <w:szCs w:val="18"/>
              </w:rPr>
            </w:pPr>
            <w:r>
              <w:rPr>
                <w:sz w:val="21"/>
                <w:szCs w:val="18"/>
              </w:rPr>
              <w:t>长度及类型</w:t>
            </w:r>
          </w:p>
        </w:tc>
        <w:tc>
          <w:tcPr>
            <w:tcW w:w="2889" w:type="dxa"/>
            <w:noWrap w:val="0"/>
            <w:vAlign w:val="top"/>
          </w:tcPr>
          <w:p w14:paraId="044805A8">
            <w:pPr>
              <w:jc w:val="center"/>
              <w:rPr>
                <w:sz w:val="21"/>
                <w:szCs w:val="18"/>
              </w:rPr>
            </w:pPr>
            <w:r>
              <w:rPr>
                <w:sz w:val="21"/>
                <w:szCs w:val="18"/>
              </w:rPr>
              <w:t>描述</w:t>
            </w:r>
          </w:p>
        </w:tc>
      </w:tr>
      <w:tr w14:paraId="5BCA1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1EC5E81">
            <w:pPr>
              <w:rPr>
                <w:sz w:val="21"/>
                <w:szCs w:val="18"/>
              </w:rPr>
            </w:pPr>
            <w:r>
              <w:rPr>
                <w:sz w:val="21"/>
                <w:szCs w:val="18"/>
              </w:rPr>
              <w:t>PK_Type</w:t>
            </w:r>
          </w:p>
        </w:tc>
        <w:tc>
          <w:tcPr>
            <w:tcW w:w="2303" w:type="dxa"/>
            <w:noWrap w:val="0"/>
            <w:vAlign w:val="top"/>
          </w:tcPr>
          <w:p w14:paraId="06FA1A56">
            <w:pPr>
              <w:rPr>
                <w:sz w:val="21"/>
                <w:szCs w:val="18"/>
              </w:rPr>
            </w:pPr>
            <w:r>
              <w:rPr>
                <w:rFonts w:hint="eastAsia"/>
                <w:sz w:val="21"/>
                <w:szCs w:val="18"/>
              </w:rPr>
              <w:t>Name</w:t>
            </w:r>
          </w:p>
        </w:tc>
        <w:tc>
          <w:tcPr>
            <w:tcW w:w="1843" w:type="dxa"/>
            <w:noWrap w:val="0"/>
            <w:vAlign w:val="top"/>
          </w:tcPr>
          <w:p w14:paraId="29B27026">
            <w:pPr>
              <w:rPr>
                <w:sz w:val="21"/>
                <w:szCs w:val="18"/>
              </w:rPr>
            </w:pPr>
            <w:r>
              <w:rPr>
                <w:sz w:val="21"/>
                <w:szCs w:val="18"/>
              </w:rPr>
              <w:t>Char[GET_THRESHOLD_ACK]</w:t>
            </w:r>
          </w:p>
        </w:tc>
        <w:tc>
          <w:tcPr>
            <w:tcW w:w="2889" w:type="dxa"/>
            <w:noWrap w:val="0"/>
            <w:vAlign w:val="top"/>
          </w:tcPr>
          <w:p w14:paraId="2DE445A3">
            <w:pPr>
              <w:rPr>
                <w:sz w:val="21"/>
                <w:szCs w:val="18"/>
              </w:rPr>
            </w:pPr>
            <w:r>
              <w:rPr>
                <w:rFonts w:hint="eastAsia"/>
                <w:sz w:val="21"/>
                <w:szCs w:val="18"/>
              </w:rPr>
              <w:t>监控点门限数据响应</w:t>
            </w:r>
          </w:p>
        </w:tc>
      </w:tr>
      <w:tr w14:paraId="49121E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06818DE0">
            <w:pPr>
              <w:rPr>
                <w:sz w:val="21"/>
                <w:szCs w:val="18"/>
              </w:rPr>
            </w:pPr>
            <w:r>
              <w:rPr>
                <w:sz w:val="21"/>
                <w:szCs w:val="18"/>
              </w:rPr>
              <w:t>Info</w:t>
            </w:r>
          </w:p>
        </w:tc>
        <w:tc>
          <w:tcPr>
            <w:tcW w:w="2303" w:type="dxa"/>
            <w:noWrap w:val="0"/>
            <w:vAlign w:val="top"/>
          </w:tcPr>
          <w:p w14:paraId="4E963DC6">
            <w:pPr>
              <w:rPr>
                <w:sz w:val="21"/>
                <w:szCs w:val="18"/>
              </w:rPr>
            </w:pPr>
            <w:r>
              <w:rPr>
                <w:sz w:val="21"/>
                <w:szCs w:val="18"/>
              </w:rPr>
              <w:t>Result</w:t>
            </w:r>
          </w:p>
        </w:tc>
        <w:tc>
          <w:tcPr>
            <w:tcW w:w="1843" w:type="dxa"/>
            <w:noWrap w:val="0"/>
            <w:vAlign w:val="top"/>
          </w:tcPr>
          <w:p w14:paraId="416EC96B">
            <w:pPr>
              <w:rPr>
                <w:sz w:val="21"/>
                <w:szCs w:val="18"/>
              </w:rPr>
            </w:pPr>
            <w:r>
              <w:rPr>
                <w:sz w:val="21"/>
                <w:szCs w:val="18"/>
              </w:rPr>
              <w:t>EnumResult</w:t>
            </w:r>
          </w:p>
        </w:tc>
        <w:tc>
          <w:tcPr>
            <w:tcW w:w="2889" w:type="dxa"/>
            <w:noWrap w:val="0"/>
            <w:vAlign w:val="top"/>
          </w:tcPr>
          <w:p w14:paraId="283C6C2E">
            <w:pPr>
              <w:rPr>
                <w:sz w:val="21"/>
                <w:szCs w:val="18"/>
              </w:rPr>
            </w:pPr>
            <w:r>
              <w:rPr>
                <w:rFonts w:hint="eastAsia"/>
                <w:sz w:val="21"/>
                <w:szCs w:val="18"/>
              </w:rPr>
              <w:t>请求</w:t>
            </w:r>
            <w:r>
              <w:rPr>
                <w:sz w:val="21"/>
                <w:szCs w:val="18"/>
              </w:rPr>
              <w:t>数据成功与否的标志</w:t>
            </w:r>
          </w:p>
        </w:tc>
      </w:tr>
      <w:tr w14:paraId="2EAAB1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928A755">
            <w:pPr>
              <w:rPr>
                <w:sz w:val="21"/>
                <w:szCs w:val="18"/>
              </w:rPr>
            </w:pPr>
          </w:p>
        </w:tc>
        <w:tc>
          <w:tcPr>
            <w:tcW w:w="2303" w:type="dxa"/>
            <w:noWrap w:val="0"/>
            <w:vAlign w:val="top"/>
          </w:tcPr>
          <w:p w14:paraId="36EFE724">
            <w:pPr>
              <w:rPr>
                <w:sz w:val="21"/>
                <w:szCs w:val="18"/>
              </w:rPr>
            </w:pPr>
            <w:r>
              <w:rPr>
                <w:sz w:val="21"/>
                <w:szCs w:val="18"/>
              </w:rPr>
              <w:t>FSUID</w:t>
            </w:r>
          </w:p>
        </w:tc>
        <w:tc>
          <w:tcPr>
            <w:tcW w:w="1843" w:type="dxa"/>
            <w:noWrap w:val="0"/>
            <w:vAlign w:val="top"/>
          </w:tcPr>
          <w:p w14:paraId="0301514A">
            <w:pPr>
              <w:rPr>
                <w:sz w:val="21"/>
                <w:szCs w:val="18"/>
              </w:rPr>
            </w:pPr>
            <w:r>
              <w:rPr>
                <w:rFonts w:hint="eastAsia"/>
                <w:sz w:val="21"/>
                <w:szCs w:val="18"/>
              </w:rPr>
              <w:t>Char[FSUID_LEN]</w:t>
            </w:r>
          </w:p>
        </w:tc>
        <w:tc>
          <w:tcPr>
            <w:tcW w:w="2889" w:type="dxa"/>
            <w:noWrap w:val="0"/>
            <w:vAlign w:val="top"/>
          </w:tcPr>
          <w:p w14:paraId="5F105A21">
            <w:pPr>
              <w:rPr>
                <w:sz w:val="21"/>
                <w:szCs w:val="18"/>
              </w:rPr>
            </w:pPr>
            <w:r>
              <w:rPr>
                <w:sz w:val="21"/>
                <w:szCs w:val="18"/>
              </w:rPr>
              <w:t>FSU ID号</w:t>
            </w:r>
          </w:p>
        </w:tc>
      </w:tr>
      <w:tr w14:paraId="681BC0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20977C40">
            <w:pPr>
              <w:rPr>
                <w:sz w:val="21"/>
                <w:szCs w:val="18"/>
              </w:rPr>
            </w:pPr>
          </w:p>
        </w:tc>
        <w:tc>
          <w:tcPr>
            <w:tcW w:w="2303" w:type="dxa"/>
            <w:noWrap w:val="0"/>
            <w:vAlign w:val="top"/>
          </w:tcPr>
          <w:p w14:paraId="03A7F44D">
            <w:pPr>
              <w:rPr>
                <w:sz w:val="21"/>
                <w:szCs w:val="18"/>
              </w:rPr>
            </w:pPr>
            <w:r>
              <w:rPr>
                <w:sz w:val="21"/>
                <w:szCs w:val="18"/>
              </w:rPr>
              <w:t>Values</w:t>
            </w:r>
          </w:p>
        </w:tc>
        <w:tc>
          <w:tcPr>
            <w:tcW w:w="1843" w:type="dxa"/>
            <w:noWrap w:val="0"/>
            <w:vAlign w:val="top"/>
          </w:tcPr>
          <w:p w14:paraId="43B1BB4D">
            <w:pPr>
              <w:rPr>
                <w:sz w:val="21"/>
                <w:szCs w:val="18"/>
              </w:rPr>
            </w:pPr>
            <w:r>
              <w:rPr>
                <w:sz w:val="21"/>
                <w:szCs w:val="18"/>
              </w:rPr>
              <w:t>Sizeof(TThreshold)</w:t>
            </w:r>
          </w:p>
        </w:tc>
        <w:tc>
          <w:tcPr>
            <w:tcW w:w="2889" w:type="dxa"/>
            <w:noWrap w:val="0"/>
            <w:vAlign w:val="top"/>
          </w:tcPr>
          <w:p w14:paraId="66B2575D">
            <w:pPr>
              <w:rPr>
                <w:sz w:val="21"/>
                <w:szCs w:val="18"/>
              </w:rPr>
            </w:pPr>
            <w:r>
              <w:rPr>
                <w:rFonts w:hint="eastAsia"/>
                <w:sz w:val="21"/>
                <w:szCs w:val="18"/>
              </w:rPr>
              <w:t>对应 5.</w:t>
            </w:r>
            <w:r>
              <w:rPr>
                <w:sz w:val="21"/>
                <w:szCs w:val="18"/>
              </w:rPr>
              <w:t>3</w:t>
            </w:r>
            <w:r>
              <w:rPr>
                <w:rFonts w:hint="eastAsia"/>
                <w:sz w:val="21"/>
                <w:szCs w:val="18"/>
              </w:rPr>
              <w:t>中的</w:t>
            </w:r>
            <w:r>
              <w:rPr>
                <w:sz w:val="21"/>
                <w:szCs w:val="18"/>
              </w:rPr>
              <w:t>TThreshold</w:t>
            </w:r>
            <w:r>
              <w:rPr>
                <w:rFonts w:hint="eastAsia"/>
                <w:sz w:val="21"/>
                <w:szCs w:val="18"/>
              </w:rPr>
              <w:t>的数据结构定义</w:t>
            </w:r>
          </w:p>
        </w:tc>
      </w:tr>
      <w:tr w14:paraId="603DF1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36F030F5">
            <w:pPr>
              <w:rPr>
                <w:sz w:val="21"/>
                <w:szCs w:val="18"/>
              </w:rPr>
            </w:pPr>
          </w:p>
        </w:tc>
        <w:tc>
          <w:tcPr>
            <w:tcW w:w="2303" w:type="dxa"/>
            <w:noWrap w:val="0"/>
            <w:vAlign w:val="top"/>
          </w:tcPr>
          <w:p w14:paraId="19E840D7">
            <w:pPr>
              <w:rPr>
                <w:sz w:val="21"/>
                <w:szCs w:val="18"/>
              </w:rPr>
            </w:pPr>
            <w:r>
              <w:rPr>
                <w:sz w:val="21"/>
                <w:szCs w:val="18"/>
              </w:rPr>
              <w:t>FailureCause</w:t>
            </w:r>
          </w:p>
        </w:tc>
        <w:tc>
          <w:tcPr>
            <w:tcW w:w="1843" w:type="dxa"/>
            <w:noWrap w:val="0"/>
            <w:vAlign w:val="top"/>
          </w:tcPr>
          <w:p w14:paraId="05DFE990">
            <w:pPr>
              <w:rPr>
                <w:sz w:val="21"/>
                <w:szCs w:val="18"/>
              </w:rPr>
            </w:pPr>
            <w:r>
              <w:rPr>
                <w:sz w:val="21"/>
                <w:szCs w:val="18"/>
              </w:rPr>
              <w:t>Char[FAILURE_CAUSE_LEN]</w:t>
            </w:r>
          </w:p>
        </w:tc>
        <w:tc>
          <w:tcPr>
            <w:tcW w:w="2889" w:type="dxa"/>
            <w:noWrap w:val="0"/>
            <w:vAlign w:val="top"/>
          </w:tcPr>
          <w:p w14:paraId="5D4188BF">
            <w:pPr>
              <w:rPr>
                <w:sz w:val="21"/>
                <w:szCs w:val="18"/>
              </w:rPr>
            </w:pPr>
            <w:r>
              <w:rPr>
                <w:rFonts w:hint="eastAsia"/>
                <w:sz w:val="21"/>
                <w:szCs w:val="18"/>
              </w:rPr>
              <w:t>请求监控点门限失败的原因（厂家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34702ED0">
      <w:pPr>
        <w:pStyle w:val="147"/>
        <w:ind w:firstLine="0" w:firstLineChars="0"/>
        <w:rPr>
          <w:b/>
        </w:rPr>
      </w:pPr>
      <w:r>
        <w:rPr>
          <w:rFonts w:hint="eastAsia"/>
          <w:b/>
        </w:rPr>
        <w:t>XML样例</w:t>
      </w:r>
    </w:p>
    <w:p w14:paraId="6E9E9D0C">
      <w:pPr>
        <w:pStyle w:val="147"/>
        <w:ind w:firstLine="0" w:firstLineChars="0"/>
        <w:rPr>
          <w:szCs w:val="18"/>
        </w:rPr>
      </w:pPr>
      <w:r>
        <w:rPr>
          <w:szCs w:val="18"/>
        </w:rPr>
        <w:t>&lt;?xml version="1.0" encoding="UTF-8"?&gt;</w:t>
      </w:r>
    </w:p>
    <w:p w14:paraId="29A957E6">
      <w:pPr>
        <w:pStyle w:val="147"/>
        <w:ind w:firstLine="0" w:firstLineChars="0"/>
        <w:rPr>
          <w:szCs w:val="18"/>
        </w:rPr>
      </w:pPr>
      <w:r>
        <w:rPr>
          <w:szCs w:val="18"/>
        </w:rPr>
        <w:t>&lt;Response&gt;</w:t>
      </w:r>
    </w:p>
    <w:p w14:paraId="77A2A2EF">
      <w:pPr>
        <w:pStyle w:val="147"/>
        <w:ind w:firstLine="0" w:firstLineChars="0"/>
        <w:rPr>
          <w:szCs w:val="18"/>
        </w:rPr>
      </w:pPr>
      <w:r>
        <w:rPr>
          <w:szCs w:val="18"/>
        </w:rPr>
        <w:tab/>
      </w:r>
      <w:r>
        <w:rPr>
          <w:szCs w:val="18"/>
        </w:rPr>
        <w:t>&lt;PK_Type&gt;</w:t>
      </w:r>
    </w:p>
    <w:p w14:paraId="12117F3F">
      <w:pPr>
        <w:pStyle w:val="147"/>
        <w:ind w:firstLine="0" w:firstLineChars="0"/>
        <w:rPr>
          <w:szCs w:val="18"/>
        </w:rPr>
      </w:pPr>
      <w:r>
        <w:rPr>
          <w:szCs w:val="18"/>
        </w:rPr>
        <w:tab/>
      </w:r>
      <w:r>
        <w:rPr>
          <w:szCs w:val="18"/>
        </w:rPr>
        <w:tab/>
      </w:r>
      <w:r>
        <w:rPr>
          <w:szCs w:val="18"/>
        </w:rPr>
        <w:t>&lt;Name&gt;GET_THRESHOLD_ACK&lt;/Name&gt;</w:t>
      </w:r>
    </w:p>
    <w:p w14:paraId="2F8AB8D7">
      <w:pPr>
        <w:pStyle w:val="147"/>
        <w:ind w:firstLine="0" w:firstLineChars="0"/>
        <w:rPr>
          <w:szCs w:val="18"/>
        </w:rPr>
      </w:pPr>
      <w:r>
        <w:rPr>
          <w:szCs w:val="18"/>
        </w:rPr>
        <w:tab/>
      </w:r>
      <w:r>
        <w:rPr>
          <w:szCs w:val="18"/>
        </w:rPr>
        <w:t>&lt;/PK_Type&gt;</w:t>
      </w:r>
    </w:p>
    <w:p w14:paraId="408B3063">
      <w:pPr>
        <w:pStyle w:val="147"/>
        <w:ind w:firstLine="0" w:firstLineChars="0"/>
        <w:rPr>
          <w:szCs w:val="18"/>
        </w:rPr>
      </w:pPr>
      <w:r>
        <w:rPr>
          <w:szCs w:val="18"/>
        </w:rPr>
        <w:tab/>
      </w:r>
      <w:r>
        <w:rPr>
          <w:szCs w:val="18"/>
        </w:rPr>
        <w:t>&lt;Info&gt;</w:t>
      </w:r>
    </w:p>
    <w:p w14:paraId="07ECFA2B">
      <w:pPr>
        <w:pStyle w:val="147"/>
        <w:ind w:firstLine="0" w:firstLineChars="0"/>
        <w:rPr>
          <w:szCs w:val="18"/>
        </w:rPr>
      </w:pPr>
      <w:r>
        <w:rPr>
          <w:szCs w:val="18"/>
        </w:rPr>
        <w:tab/>
      </w:r>
      <w:r>
        <w:rPr>
          <w:szCs w:val="18"/>
        </w:rPr>
        <w:tab/>
      </w:r>
      <w:r>
        <w:rPr>
          <w:szCs w:val="18"/>
        </w:rPr>
        <w:t>&lt;Result/&gt;</w:t>
      </w:r>
    </w:p>
    <w:p w14:paraId="2571EF07">
      <w:pPr>
        <w:pStyle w:val="147"/>
        <w:ind w:firstLine="0" w:firstLineChars="0"/>
        <w:rPr>
          <w:szCs w:val="18"/>
        </w:rPr>
      </w:pPr>
      <w:r>
        <w:rPr>
          <w:rFonts w:hint="eastAsia"/>
          <w:szCs w:val="18"/>
        </w:rPr>
        <w:t xml:space="preserve">        </w:t>
      </w:r>
      <w:r>
        <w:rPr>
          <w:szCs w:val="18"/>
        </w:rPr>
        <w:t>&lt;FSUID/&gt;</w:t>
      </w:r>
    </w:p>
    <w:p w14:paraId="620BAAA5">
      <w:pPr>
        <w:pStyle w:val="147"/>
        <w:ind w:firstLine="0" w:firstLineChars="0"/>
        <w:rPr>
          <w:szCs w:val="18"/>
        </w:rPr>
      </w:pPr>
      <w:r>
        <w:rPr>
          <w:szCs w:val="18"/>
        </w:rPr>
        <w:t xml:space="preserve">        &lt;FailureCause/&gt;</w:t>
      </w:r>
    </w:p>
    <w:p w14:paraId="3A021CDD">
      <w:pPr>
        <w:pStyle w:val="147"/>
        <w:ind w:firstLine="0" w:firstLineChars="0"/>
        <w:rPr>
          <w:szCs w:val="18"/>
        </w:rPr>
      </w:pPr>
      <w:r>
        <w:rPr>
          <w:szCs w:val="18"/>
        </w:rPr>
        <w:tab/>
      </w:r>
      <w:r>
        <w:rPr>
          <w:szCs w:val="18"/>
        </w:rPr>
        <w:tab/>
      </w:r>
      <w:r>
        <w:rPr>
          <w:szCs w:val="18"/>
        </w:rPr>
        <w:t>&lt;Values&gt;</w:t>
      </w:r>
    </w:p>
    <w:p w14:paraId="18521EFC">
      <w:pPr>
        <w:pStyle w:val="147"/>
        <w:ind w:firstLine="0" w:firstLineChars="0"/>
        <w:rPr>
          <w:szCs w:val="18"/>
        </w:rPr>
      </w:pPr>
      <w:r>
        <w:rPr>
          <w:szCs w:val="18"/>
        </w:rPr>
        <w:tab/>
      </w:r>
      <w:r>
        <w:rPr>
          <w:szCs w:val="18"/>
        </w:rPr>
        <w:tab/>
      </w:r>
      <w:r>
        <w:rPr>
          <w:szCs w:val="18"/>
        </w:rPr>
        <w:tab/>
      </w:r>
      <w:r>
        <w:rPr>
          <w:szCs w:val="18"/>
        </w:rPr>
        <w:t>&lt;DeviceList&gt;</w:t>
      </w:r>
    </w:p>
    <w:p w14:paraId="4271C1CE">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11421CC5">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5AE3A1B5">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C706BEC">
      <w:pPr>
        <w:pStyle w:val="147"/>
        <w:ind w:firstLine="0" w:firstLineChars="0"/>
        <w:rPr>
          <w:szCs w:val="18"/>
        </w:rPr>
      </w:pPr>
      <w:r>
        <w:rPr>
          <w:szCs w:val="18"/>
        </w:rPr>
        <w:tab/>
      </w:r>
      <w:r>
        <w:rPr>
          <w:szCs w:val="18"/>
        </w:rPr>
        <w:tab/>
      </w:r>
      <w:r>
        <w:rPr>
          <w:szCs w:val="18"/>
        </w:rPr>
        <w:tab/>
      </w:r>
      <w:r>
        <w:rPr>
          <w:szCs w:val="18"/>
        </w:rPr>
        <w:tab/>
      </w:r>
      <w:r>
        <w:rPr>
          <w:szCs w:val="18"/>
        </w:rPr>
        <w:t>&lt;/Device&gt;</w:t>
      </w:r>
    </w:p>
    <w:p w14:paraId="1705362D">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3CC5B8C2">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84EE9F7">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580B9CB">
      <w:pPr>
        <w:pStyle w:val="147"/>
        <w:ind w:firstLine="0" w:firstLineChars="0"/>
        <w:rPr>
          <w:szCs w:val="18"/>
        </w:rPr>
      </w:pPr>
      <w:r>
        <w:rPr>
          <w:szCs w:val="18"/>
        </w:rPr>
        <w:tab/>
      </w:r>
      <w:r>
        <w:rPr>
          <w:szCs w:val="18"/>
        </w:rPr>
        <w:tab/>
      </w:r>
      <w:r>
        <w:rPr>
          <w:szCs w:val="18"/>
        </w:rPr>
        <w:tab/>
      </w:r>
      <w:r>
        <w:rPr>
          <w:szCs w:val="18"/>
        </w:rPr>
        <w:tab/>
      </w:r>
      <w:r>
        <w:rPr>
          <w:szCs w:val="18"/>
        </w:rPr>
        <w:t>&lt;/Device&gt;</w:t>
      </w:r>
    </w:p>
    <w:p w14:paraId="06F7C1E9">
      <w:pPr>
        <w:pStyle w:val="147"/>
        <w:ind w:firstLine="0" w:firstLineChars="0"/>
        <w:rPr>
          <w:szCs w:val="18"/>
        </w:rPr>
      </w:pPr>
      <w:r>
        <w:rPr>
          <w:szCs w:val="18"/>
        </w:rPr>
        <w:tab/>
      </w:r>
      <w:r>
        <w:rPr>
          <w:szCs w:val="18"/>
        </w:rPr>
        <w:tab/>
      </w:r>
      <w:r>
        <w:rPr>
          <w:szCs w:val="18"/>
        </w:rPr>
        <w:tab/>
      </w:r>
      <w:r>
        <w:rPr>
          <w:szCs w:val="18"/>
        </w:rPr>
        <w:t>&lt;/DeviceList&gt;</w:t>
      </w:r>
    </w:p>
    <w:p w14:paraId="44740948">
      <w:pPr>
        <w:pStyle w:val="147"/>
        <w:ind w:firstLine="0" w:firstLineChars="0"/>
        <w:rPr>
          <w:szCs w:val="18"/>
        </w:rPr>
      </w:pPr>
      <w:r>
        <w:rPr>
          <w:szCs w:val="18"/>
        </w:rPr>
        <w:tab/>
      </w:r>
      <w:r>
        <w:rPr>
          <w:szCs w:val="18"/>
        </w:rPr>
        <w:tab/>
      </w:r>
      <w:r>
        <w:rPr>
          <w:szCs w:val="18"/>
        </w:rPr>
        <w:t>&lt;/Values&gt;</w:t>
      </w:r>
    </w:p>
    <w:p w14:paraId="4A3EDA9F">
      <w:pPr>
        <w:pStyle w:val="147"/>
        <w:ind w:firstLine="0" w:firstLineChars="0"/>
        <w:rPr>
          <w:szCs w:val="18"/>
        </w:rPr>
      </w:pPr>
      <w:r>
        <w:rPr>
          <w:szCs w:val="18"/>
        </w:rPr>
        <w:tab/>
      </w:r>
      <w:r>
        <w:rPr>
          <w:szCs w:val="18"/>
        </w:rPr>
        <w:t>&lt;/Info&gt;</w:t>
      </w:r>
    </w:p>
    <w:p w14:paraId="179E8617">
      <w:pPr>
        <w:pStyle w:val="147"/>
        <w:ind w:firstLine="0" w:firstLineChars="0"/>
        <w:rPr>
          <w:szCs w:val="18"/>
        </w:rPr>
      </w:pPr>
      <w:r>
        <w:rPr>
          <w:szCs w:val="18"/>
        </w:rPr>
        <w:t>&lt;/Response&gt;</w:t>
      </w:r>
    </w:p>
    <w:p w14:paraId="670BF166">
      <w:pPr>
        <w:pStyle w:val="4"/>
        <w:numPr>
          <w:ilvl w:val="2"/>
          <w:numId w:val="14"/>
        </w:numPr>
      </w:pPr>
      <w:bookmarkStart w:id="111" w:name="_Toc2072625433"/>
      <w:bookmarkStart w:id="112" w:name="_Toc452036562"/>
      <w:bookmarkStart w:id="113" w:name="_Toc452036631"/>
      <w:r>
        <w:t>写监控点</w:t>
      </w:r>
      <w:r>
        <w:rPr>
          <w:rFonts w:hint="eastAsia"/>
        </w:rPr>
        <w:t>门限数据</w:t>
      </w:r>
      <w:bookmarkEnd w:id="111"/>
      <w:bookmarkEnd w:id="112"/>
      <w:bookmarkEnd w:id="113"/>
    </w:p>
    <w:p w14:paraId="2D73B1AB">
      <w:pPr>
        <w:pStyle w:val="104"/>
        <w:numPr>
          <w:ilvl w:val="0"/>
          <w:numId w:val="23"/>
        </w:numPr>
        <w:spacing w:line="360" w:lineRule="auto"/>
        <w:ind w:firstLine="147"/>
        <w:rPr>
          <w:rFonts w:ascii="黑体" w:hAnsi="黑体" w:eastAsia="黑体"/>
        </w:rPr>
      </w:pPr>
      <w:r>
        <w:rPr>
          <w:rFonts w:hint="eastAsia" w:ascii="黑体" w:hAnsi="黑体" w:eastAsia="黑体"/>
        </w:rPr>
        <w:t>数据流方式</w:t>
      </w:r>
    </w:p>
    <w:p w14:paraId="68D2FEA9">
      <w:pPr>
        <w:pStyle w:val="147"/>
        <w:spacing w:line="360" w:lineRule="auto"/>
        <w:ind w:firstLine="480"/>
        <w:rPr>
          <w:sz w:val="24"/>
          <w:szCs w:val="24"/>
        </w:rPr>
      </w:pPr>
      <w:r>
        <w:rPr>
          <w:sz w:val="24"/>
          <w:szCs w:val="24"/>
        </w:rPr>
        <w:t>SC向</w:t>
      </w:r>
      <w:r>
        <w:rPr>
          <w:rFonts w:hint="eastAsia"/>
          <w:sz w:val="24"/>
          <w:szCs w:val="24"/>
        </w:rPr>
        <w:t>FSU</w:t>
      </w:r>
      <w:r>
        <w:rPr>
          <w:sz w:val="24"/>
          <w:szCs w:val="24"/>
        </w:rPr>
        <w:t>发送监控点的标识ID和新</w:t>
      </w:r>
      <w:r>
        <w:rPr>
          <w:rFonts w:hint="eastAsia"/>
          <w:sz w:val="24"/>
          <w:szCs w:val="24"/>
        </w:rPr>
        <w:t>门限数据</w:t>
      </w:r>
      <w:r>
        <w:rPr>
          <w:sz w:val="24"/>
          <w:szCs w:val="24"/>
        </w:rPr>
        <w:t>，</w:t>
      </w:r>
      <w:r>
        <w:rPr>
          <w:rFonts w:hint="eastAsia"/>
          <w:sz w:val="24"/>
          <w:szCs w:val="24"/>
        </w:rPr>
        <w:t>FSU设置</w:t>
      </w:r>
      <w:r>
        <w:rPr>
          <w:sz w:val="24"/>
          <w:szCs w:val="24"/>
        </w:rPr>
        <w:t>监控点的新</w:t>
      </w:r>
      <w:r>
        <w:rPr>
          <w:rFonts w:hint="eastAsia"/>
          <w:sz w:val="24"/>
          <w:szCs w:val="24"/>
        </w:rPr>
        <w:t>门限数据</w:t>
      </w:r>
      <w:r>
        <w:rPr>
          <w:sz w:val="24"/>
          <w:szCs w:val="24"/>
        </w:rPr>
        <w:t>并向</w:t>
      </w:r>
      <w:r>
        <w:rPr>
          <w:rFonts w:hint="eastAsia"/>
          <w:sz w:val="24"/>
          <w:szCs w:val="24"/>
        </w:rPr>
        <w:t>SC返回结果</w:t>
      </w:r>
      <w:r>
        <w:rPr>
          <w:sz w:val="24"/>
          <w:szCs w:val="24"/>
        </w:rPr>
        <w:t>。</w:t>
      </w:r>
    </w:p>
    <w:p w14:paraId="2F2B8A42">
      <w:pPr>
        <w:pStyle w:val="147"/>
        <w:spacing w:line="360" w:lineRule="auto"/>
        <w:ind w:firstLine="480"/>
        <w:rPr>
          <w:sz w:val="24"/>
          <w:szCs w:val="24"/>
        </w:rPr>
      </w:pPr>
      <w:r>
        <w:rPr>
          <w:rFonts w:hint="eastAsia"/>
          <w:sz w:val="24"/>
          <w:szCs w:val="24"/>
        </w:rPr>
        <w:t>如果写失败，则需自动重发一次。</w:t>
      </w:r>
    </w:p>
    <w:p w14:paraId="35D23E61">
      <w:r>
        <mc:AlternateContent>
          <mc:Choice Requires="wpg">
            <w:drawing>
              <wp:anchor distT="0" distB="0" distL="114300" distR="114300" simplePos="0" relativeHeight="251671552" behindDoc="0" locked="0" layoutInCell="0" allowOverlap="1">
                <wp:simplePos x="0" y="0"/>
                <wp:positionH relativeFrom="column">
                  <wp:posOffset>342900</wp:posOffset>
                </wp:positionH>
                <wp:positionV relativeFrom="paragraph">
                  <wp:posOffset>155575</wp:posOffset>
                </wp:positionV>
                <wp:extent cx="4800600" cy="1178560"/>
                <wp:effectExtent l="0" t="0" r="0" b="15240"/>
                <wp:wrapNone/>
                <wp:docPr id="220" name="Group 98"/>
                <wp:cNvGraphicFramePr/>
                <a:graphic xmlns:a="http://schemas.openxmlformats.org/drawingml/2006/main">
                  <a:graphicData uri="http://schemas.microsoft.com/office/word/2010/wordprocessingGroup">
                    <wpg:wgp>
                      <wpg:cNvGrpSpPr/>
                      <wpg:grpSpPr>
                        <a:xfrm>
                          <a:off x="0" y="0"/>
                          <a:ext cx="4800600" cy="1178560"/>
                          <a:chOff x="2340" y="2618"/>
                          <a:chExt cx="7560" cy="1856"/>
                        </a:xfrm>
                        <a:effectLst/>
                      </wpg:grpSpPr>
                      <wps:wsp>
                        <wps:cNvPr id="221" name="Text Box 99"/>
                        <wps:cNvSpPr txBox="1">
                          <a:spLocks noChangeArrowheads="1"/>
                        </wps:cNvSpPr>
                        <wps:spPr bwMode="auto">
                          <a:xfrm>
                            <a:off x="3770" y="2618"/>
                            <a:ext cx="730" cy="468"/>
                          </a:xfrm>
                          <a:prstGeom prst="rect">
                            <a:avLst/>
                          </a:prstGeom>
                          <a:noFill/>
                          <a:ln>
                            <a:noFill/>
                          </a:ln>
                          <a:effectLst/>
                        </wps:spPr>
                        <wps:txbx>
                          <w:txbxContent>
                            <w:p w14:paraId="06B2D1A9">
                              <w:pPr>
                                <w:rPr>
                                  <w:szCs w:val="21"/>
                                </w:rPr>
                              </w:pPr>
                              <w:r>
                                <w:rPr>
                                  <w:szCs w:val="21"/>
                                </w:rPr>
                                <w:t>SC</w:t>
                              </w:r>
                            </w:p>
                          </w:txbxContent>
                        </wps:txbx>
                        <wps:bodyPr rot="0" vert="horz" wrap="square" lIns="91440" tIns="45720" rIns="91440" bIns="45720" anchor="t" anchorCtr="0" upright="1">
                          <a:noAutofit/>
                        </wps:bodyPr>
                      </wps:wsp>
                      <wps:wsp>
                        <wps:cNvPr id="223" name="Text Box 100"/>
                        <wps:cNvSpPr txBox="1">
                          <a:spLocks noChangeArrowheads="1"/>
                        </wps:cNvSpPr>
                        <wps:spPr bwMode="auto">
                          <a:xfrm>
                            <a:off x="7740" y="2618"/>
                            <a:ext cx="680" cy="468"/>
                          </a:xfrm>
                          <a:prstGeom prst="rect">
                            <a:avLst/>
                          </a:prstGeom>
                          <a:solidFill>
                            <a:srgbClr val="FFFFFF"/>
                          </a:solidFill>
                          <a:ln>
                            <a:noFill/>
                          </a:ln>
                          <a:effectLst/>
                        </wps:spPr>
                        <wps:txbx>
                          <w:txbxContent>
                            <w:p w14:paraId="5C6092B5">
                              <w:pPr>
                                <w:rPr>
                                  <w:szCs w:val="21"/>
                                </w:rPr>
                              </w:pPr>
                              <w:r>
                                <w:rPr>
                                  <w:rFonts w:hint="eastAsia"/>
                                  <w:szCs w:val="21"/>
                                </w:rPr>
                                <w:t>FSU</w:t>
                              </w:r>
                            </w:p>
                          </w:txbxContent>
                        </wps:txbx>
                        <wps:bodyPr rot="0" vert="horz" wrap="square" lIns="91440" tIns="45720" rIns="91440" bIns="45720" anchor="t" anchorCtr="0" upright="1">
                          <a:noAutofit/>
                        </wps:bodyPr>
                      </wps:wsp>
                      <wps:wsp>
                        <wps:cNvPr id="288" name="Line 101"/>
                        <wps:cNvCnPr>
                          <a:cxnSpLocks noChangeShapeType="1"/>
                        </wps:cNvCnPr>
                        <wps:spPr bwMode="auto">
                          <a:xfrm>
                            <a:off x="4140" y="3398"/>
                            <a:ext cx="3960" cy="156"/>
                          </a:xfrm>
                          <a:prstGeom prst="line">
                            <a:avLst/>
                          </a:prstGeom>
                          <a:noFill/>
                          <a:ln w="9525">
                            <a:solidFill>
                              <a:srgbClr val="000000"/>
                            </a:solidFill>
                            <a:round/>
                            <a:tailEnd type="triangle" w="med" len="med"/>
                          </a:ln>
                          <a:effectLst/>
                        </wps:spPr>
                        <wps:bodyPr/>
                      </wps:wsp>
                      <wps:wsp>
                        <wps:cNvPr id="289" name="Line 102"/>
                        <wps:cNvCnPr>
                          <a:cxnSpLocks noChangeShapeType="1"/>
                        </wps:cNvCnPr>
                        <wps:spPr bwMode="auto">
                          <a:xfrm flipH="1">
                            <a:off x="4140" y="3710"/>
                            <a:ext cx="3960" cy="156"/>
                          </a:xfrm>
                          <a:prstGeom prst="line">
                            <a:avLst/>
                          </a:prstGeom>
                          <a:noFill/>
                          <a:ln w="9525">
                            <a:solidFill>
                              <a:srgbClr val="000000"/>
                            </a:solidFill>
                            <a:round/>
                            <a:tailEnd type="triangle" w="med" len="med"/>
                          </a:ln>
                          <a:effectLst/>
                        </wps:spPr>
                        <wps:bodyPr/>
                      </wps:wsp>
                      <wps:wsp>
                        <wps:cNvPr id="290" name="Text Box 103"/>
                        <wps:cNvSpPr txBox="1">
                          <a:spLocks noChangeArrowheads="1"/>
                        </wps:cNvSpPr>
                        <wps:spPr bwMode="auto">
                          <a:xfrm>
                            <a:off x="4500" y="3071"/>
                            <a:ext cx="2235" cy="468"/>
                          </a:xfrm>
                          <a:prstGeom prst="rect">
                            <a:avLst/>
                          </a:prstGeom>
                          <a:noFill/>
                          <a:ln>
                            <a:noFill/>
                          </a:ln>
                          <a:effectLst/>
                        </wps:spPr>
                        <wps:txbx>
                          <w:txbxContent>
                            <w:p w14:paraId="16B372E6">
                              <w:pPr>
                                <w:rPr>
                                  <w:szCs w:val="21"/>
                                </w:rPr>
                              </w:pPr>
                              <w:r>
                                <w:rPr>
                                  <w:color w:val="000000"/>
                                  <w:szCs w:val="21"/>
                                </w:rPr>
                                <w:t>SET_THRESHOLD</w:t>
                              </w:r>
                            </w:p>
                          </w:txbxContent>
                        </wps:txbx>
                        <wps:bodyPr rot="0" vert="horz" wrap="square" lIns="91440" tIns="45720" rIns="91440" bIns="45720" anchor="t" anchorCtr="0" upright="1">
                          <a:noAutofit/>
                        </wps:bodyPr>
                      </wps:wsp>
                      <wps:wsp>
                        <wps:cNvPr id="291" name="Line 104"/>
                        <wps:cNvCnPr>
                          <a:cxnSpLocks noChangeShapeType="1"/>
                        </wps:cNvCnPr>
                        <wps:spPr bwMode="auto">
                          <a:xfrm>
                            <a:off x="4140" y="3086"/>
                            <a:ext cx="0" cy="1318"/>
                          </a:xfrm>
                          <a:prstGeom prst="line">
                            <a:avLst/>
                          </a:prstGeom>
                          <a:noFill/>
                          <a:ln w="9525">
                            <a:solidFill>
                              <a:srgbClr val="000000"/>
                            </a:solidFill>
                            <a:round/>
                          </a:ln>
                          <a:effectLst/>
                        </wps:spPr>
                        <wps:bodyPr/>
                      </wps:wsp>
                      <wps:wsp>
                        <wps:cNvPr id="292" name="Line 105"/>
                        <wps:cNvCnPr>
                          <a:cxnSpLocks noChangeShapeType="1"/>
                        </wps:cNvCnPr>
                        <wps:spPr bwMode="auto">
                          <a:xfrm>
                            <a:off x="8100" y="3156"/>
                            <a:ext cx="0" cy="1318"/>
                          </a:xfrm>
                          <a:prstGeom prst="line">
                            <a:avLst/>
                          </a:prstGeom>
                          <a:noFill/>
                          <a:ln w="9525">
                            <a:solidFill>
                              <a:srgbClr val="000000"/>
                            </a:solidFill>
                            <a:round/>
                          </a:ln>
                          <a:effectLst/>
                        </wps:spPr>
                        <wps:bodyPr/>
                      </wps:wsp>
                      <wps:wsp>
                        <wps:cNvPr id="293" name="Text Box 106"/>
                        <wps:cNvSpPr txBox="1">
                          <a:spLocks noChangeArrowheads="1"/>
                        </wps:cNvSpPr>
                        <wps:spPr bwMode="auto">
                          <a:xfrm>
                            <a:off x="4500" y="3795"/>
                            <a:ext cx="3240" cy="468"/>
                          </a:xfrm>
                          <a:prstGeom prst="rect">
                            <a:avLst/>
                          </a:prstGeom>
                          <a:noFill/>
                          <a:ln>
                            <a:noFill/>
                          </a:ln>
                          <a:effectLst/>
                        </wps:spPr>
                        <wps:txbx>
                          <w:txbxContent>
                            <w:p w14:paraId="3F7EB31C">
                              <w:pPr>
                                <w:rPr>
                                  <w:szCs w:val="21"/>
                                </w:rPr>
                              </w:pPr>
                              <w:r>
                                <w:rPr>
                                  <w:color w:val="000000"/>
                                  <w:szCs w:val="21"/>
                                </w:rPr>
                                <w:t>SET_THRESHOLD_ACK</w:t>
                              </w:r>
                            </w:p>
                          </w:txbxContent>
                        </wps:txbx>
                        <wps:bodyPr rot="0" vert="horz" wrap="square" lIns="91440" tIns="45720" rIns="91440" bIns="45720" anchor="t" anchorCtr="0" upright="1">
                          <a:noAutofit/>
                        </wps:bodyPr>
                      </wps:wsp>
                      <wps:wsp>
                        <wps:cNvPr id="294" name="Text Box 107"/>
                        <wps:cNvSpPr txBox="1">
                          <a:spLocks noChangeArrowheads="1"/>
                        </wps:cNvSpPr>
                        <wps:spPr bwMode="auto">
                          <a:xfrm>
                            <a:off x="2340" y="3156"/>
                            <a:ext cx="1620" cy="812"/>
                          </a:xfrm>
                          <a:prstGeom prst="rect">
                            <a:avLst/>
                          </a:prstGeom>
                          <a:noFill/>
                          <a:ln>
                            <a:noFill/>
                          </a:ln>
                          <a:effectLst/>
                        </wps:spPr>
                        <wps:txbx>
                          <w:txbxContent>
                            <w:p w14:paraId="3B7F6CF1">
                              <w:pPr>
                                <w:rPr>
                                  <w:szCs w:val="21"/>
                                </w:rPr>
                              </w:pPr>
                              <w:r>
                                <w:rPr>
                                  <w:rFonts w:hint="eastAsia"/>
                                  <w:szCs w:val="21"/>
                                </w:rPr>
                                <w:t>写</w:t>
                              </w:r>
                              <w:r>
                                <w:rPr>
                                  <w:szCs w:val="21"/>
                                </w:rPr>
                                <w:t>监控点</w:t>
                              </w:r>
                              <w:r>
                                <w:rPr>
                                  <w:rFonts w:hint="eastAsia"/>
                                  <w:szCs w:val="21"/>
                                </w:rPr>
                                <w:t>门限数据</w:t>
                              </w:r>
                            </w:p>
                          </w:txbxContent>
                        </wps:txbx>
                        <wps:bodyPr rot="0" vert="horz" wrap="square" lIns="91440" tIns="45720" rIns="91440" bIns="45720" anchor="t" anchorCtr="0" upright="1">
                          <a:noAutofit/>
                        </wps:bodyPr>
                      </wps:wsp>
                      <wps:wsp>
                        <wps:cNvPr id="295" name="Text Box 108"/>
                        <wps:cNvSpPr txBox="1">
                          <a:spLocks noChangeArrowheads="1"/>
                        </wps:cNvSpPr>
                        <wps:spPr bwMode="auto">
                          <a:xfrm>
                            <a:off x="8280" y="3468"/>
                            <a:ext cx="1620" cy="780"/>
                          </a:xfrm>
                          <a:prstGeom prst="rect">
                            <a:avLst/>
                          </a:prstGeom>
                          <a:noFill/>
                          <a:ln>
                            <a:noFill/>
                          </a:ln>
                          <a:effectLst/>
                        </wps:spPr>
                        <wps:txbx>
                          <w:txbxContent>
                            <w:p w14:paraId="4A6DAE2B">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Group 98" o:spid="_x0000_s1026" o:spt="203" style="position:absolute;left:0pt;margin-left:27pt;margin-top:12.25pt;height:92.8pt;width:378pt;z-index:251671552;mso-width-relative:page;mso-height-relative:page;" coordorigin="2340,2618" coordsize="7560,1856" o:allowincell="f" o:gfxdata="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Kc/ccTYAAAACQEAAA8AAAAAAAAAAQAg&#10;AAAAIgAAAGRycy9kb3ducmV2LnhtbFBLAQIUABQAAAAIAIdO4kDGRTLWSAQAALcYAAAOAAAAAAAA&#10;AAEAIAAAACcBAABkcnMvZTJvRG9jLnhtbFBLBQYAAAAABgAGAFkBAADhBwAAAAA=&#10;">
                <o:lock v:ext="edit" aspectratio="f"/>
                <v:shape id="Text Box 99" o:spid="_x0000_s1026" o:spt="202" type="#_x0000_t202" style="position:absolute;left:3770;top:2618;height:468;width:730;" filled="f" stroked="f" coordsize="21600,21600" o:gfxdata="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KA6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6B2D1A9">
                        <w:pPr>
                          <w:rPr>
                            <w:szCs w:val="21"/>
                          </w:rPr>
                        </w:pPr>
                        <w:r>
                          <w:rPr>
                            <w:szCs w:val="21"/>
                          </w:rPr>
                          <w:t>SC</w:t>
                        </w:r>
                      </w:p>
                    </w:txbxContent>
                  </v:textbox>
                </v:shape>
                <v:shape id="Text Box 100" o:spid="_x0000_s1026" o:spt="202" type="#_x0000_t202" style="position:absolute;left:7740;top:2618;height:468;width:680;" fillcolor="#FFFFFF" filled="t" stroked="f" coordsize="21600,21600" o:gfxdata="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YDr97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5C6092B5">
                        <w:pPr>
                          <w:rPr>
                            <w:szCs w:val="21"/>
                          </w:rPr>
                        </w:pPr>
                        <w:r>
                          <w:rPr>
                            <w:rFonts w:hint="eastAsia"/>
                            <w:szCs w:val="21"/>
                          </w:rPr>
                          <w:t>FSU</w:t>
                        </w:r>
                      </w:p>
                    </w:txbxContent>
                  </v:textbox>
                </v:shape>
                <v:line id="Line 101" o:spid="_x0000_s1026" o:spt="20" style="position:absolute;left:4140;top:3398;height:156;width:3960;" filled="f" stroked="t" coordsize="21600,21600" o:gfxdata="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j2QlrsAAADc&#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Line 102" o:spid="_x0000_s1026" o:spt="20" style="position:absolute;left:4140;top:3710;flip:x;height:156;width:3960;" filled="f" stroked="t" coordsize="21600,21600" o:gfxdata="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POb2/&#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3" o:spid="_x0000_s1026" o:spt="202" type="#_x0000_t202" style="position:absolute;left:4500;top:3071;height:468;width:2235;" filled="f" stroked="f" coordsize="21600,21600" o:gfxdata="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SHsl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6B372E6">
                        <w:pPr>
                          <w:rPr>
                            <w:szCs w:val="21"/>
                          </w:rPr>
                        </w:pPr>
                        <w:r>
                          <w:rPr>
                            <w:color w:val="000000"/>
                            <w:szCs w:val="21"/>
                          </w:rPr>
                          <w:t>SET_THRESHOLD</w:t>
                        </w:r>
                      </w:p>
                    </w:txbxContent>
                  </v:textbox>
                </v:shape>
                <v:line id="Line 104" o:spid="_x0000_s1026" o:spt="20" style="position:absolute;left:4140;top:3086;height:1318;width:0;" filled="f" stroked="t" coordsize="21600,21600" o:gfxdata="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7IR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05" o:spid="_x0000_s1026" o:spt="20" style="position:absolute;left:8100;top:3156;height:1318;width:0;" filled="f" stroked="t" coordsize="21600,21600" o:gfxdata="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TFYw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106" o:spid="_x0000_s1026" o:spt="202" type="#_x0000_t202" style="position:absolute;left:4500;top:3795;height:468;width:324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F7EB31C">
                        <w:pPr>
                          <w:rPr>
                            <w:szCs w:val="21"/>
                          </w:rPr>
                        </w:pPr>
                        <w:r>
                          <w:rPr>
                            <w:color w:val="000000"/>
                            <w:szCs w:val="21"/>
                          </w:rPr>
                          <w:t>SET_THRESHOLD_ACK</w:t>
                        </w:r>
                      </w:p>
                    </w:txbxContent>
                  </v:textbox>
                </v:shape>
                <v:shape id="Text Box 107" o:spid="_x0000_s1026" o:spt="202" type="#_x0000_t202" style="position:absolute;left:2340;top:3156;height:812;width:1620;" filled="f" stroked="f" coordsize="21600,21600" o:gfxdata="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uq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B7F6CF1">
                        <w:pPr>
                          <w:rPr>
                            <w:szCs w:val="21"/>
                          </w:rPr>
                        </w:pPr>
                        <w:r>
                          <w:rPr>
                            <w:rFonts w:hint="eastAsia"/>
                            <w:szCs w:val="21"/>
                          </w:rPr>
                          <w:t>写</w:t>
                        </w:r>
                        <w:r>
                          <w:rPr>
                            <w:szCs w:val="21"/>
                          </w:rPr>
                          <w:t>监控点</w:t>
                        </w:r>
                        <w:r>
                          <w:rPr>
                            <w:rFonts w:hint="eastAsia"/>
                            <w:szCs w:val="21"/>
                          </w:rPr>
                          <w:t>门限数据</w:t>
                        </w:r>
                      </w:p>
                    </w:txbxContent>
                  </v:textbox>
                </v:shape>
                <v:shape id="Text Box 108" o:spid="_x0000_s1026" o:spt="202" type="#_x0000_t202" style="position:absolute;left:8280;top:3468;height:780;width:1620;" filled="f" stroked="f" coordsize="21600,21600" o:gfxdata="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ZPD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A6DAE2B">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940425" cy="1397000"/>
                <wp:effectExtent l="0" t="0" r="0" b="0"/>
                <wp:docPr id="7" name="画布 1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181" o:spid="_x0000_s1026" o:spt="203" style="height:110pt;width:467.75pt;" coordsize="5940425,1397000" editas="canvas"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vSs13dYAAAAFAQAADwAAAAAAAAABACAAAAAiAAAAZHJzL2Rvd25yZXYueG1sUEsBAhQAFAAAAAgA&#10;h07iQF6+8kJ8AQAAEgMAAA4AAAAAAAAAAQAgAAAAJQEAAGRycy9lMm9Eb2MueG1sUEsFBgAAAAAG&#10;AAYAWQEAABMFAAAAAA==&#10;">
                <o:lock v:ext="edit" aspectratio="f"/>
                <v:shape id="画布 1181" o:spid="_x0000_s1026" style="position:absolute;left:0;top:0;height:1397000;width:5940425;" filled="f" stroked="f" coordsize="21600,21600"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L0rNd3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629EFF59">
      <w:pPr>
        <w:pStyle w:val="223"/>
      </w:pPr>
      <w:r>
        <w:rPr>
          <w:rFonts w:hint="eastAsia"/>
        </w:rPr>
        <w:t>写监控点门限数据</w:t>
      </w:r>
    </w:p>
    <w:p w14:paraId="33CC0523">
      <w:pPr>
        <w:pStyle w:val="104"/>
        <w:numPr>
          <w:ilvl w:val="0"/>
          <w:numId w:val="23"/>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0E90F60A">
      <w:pPr>
        <w:pStyle w:val="147"/>
        <w:ind w:firstLine="420"/>
      </w:pPr>
      <w:r>
        <w:t>发起：</w:t>
      </w:r>
      <w:r>
        <w:rPr>
          <w:rFonts w:hint="eastAsia"/>
        </w:rPr>
        <w:t>SC</w:t>
      </w:r>
    </w:p>
    <w:p w14:paraId="722780AC">
      <w:pPr>
        <w:pStyle w:val="222"/>
        <w:jc w:val="left"/>
      </w:pPr>
      <w:r>
        <w:rPr>
          <w:rFonts w:hint="eastAsia"/>
        </w:rPr>
        <w:t>写监控点门限数据报文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551"/>
        <w:gridCol w:w="2606"/>
      </w:tblGrid>
      <w:tr w14:paraId="3C309F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2767F8F">
            <w:pPr>
              <w:jc w:val="center"/>
              <w:rPr>
                <w:sz w:val="21"/>
                <w:szCs w:val="18"/>
              </w:rPr>
            </w:pPr>
          </w:p>
        </w:tc>
        <w:tc>
          <w:tcPr>
            <w:tcW w:w="1878" w:type="dxa"/>
            <w:noWrap w:val="0"/>
            <w:vAlign w:val="top"/>
          </w:tcPr>
          <w:p w14:paraId="68C0A6D0">
            <w:pPr>
              <w:jc w:val="center"/>
              <w:rPr>
                <w:sz w:val="21"/>
                <w:szCs w:val="18"/>
              </w:rPr>
            </w:pPr>
            <w:r>
              <w:rPr>
                <w:sz w:val="21"/>
                <w:szCs w:val="18"/>
              </w:rPr>
              <w:t>变量名称/报文定义</w:t>
            </w:r>
          </w:p>
        </w:tc>
        <w:tc>
          <w:tcPr>
            <w:tcW w:w="2551" w:type="dxa"/>
            <w:noWrap w:val="0"/>
            <w:vAlign w:val="top"/>
          </w:tcPr>
          <w:p w14:paraId="6C26634C">
            <w:pPr>
              <w:jc w:val="center"/>
              <w:rPr>
                <w:sz w:val="21"/>
                <w:szCs w:val="18"/>
              </w:rPr>
            </w:pPr>
            <w:r>
              <w:rPr>
                <w:sz w:val="21"/>
                <w:szCs w:val="18"/>
              </w:rPr>
              <w:t>长度及类型</w:t>
            </w:r>
          </w:p>
        </w:tc>
        <w:tc>
          <w:tcPr>
            <w:tcW w:w="2606" w:type="dxa"/>
            <w:noWrap w:val="0"/>
            <w:vAlign w:val="top"/>
          </w:tcPr>
          <w:p w14:paraId="5E6CD3C3">
            <w:pPr>
              <w:jc w:val="center"/>
              <w:rPr>
                <w:sz w:val="21"/>
                <w:szCs w:val="18"/>
              </w:rPr>
            </w:pPr>
            <w:r>
              <w:rPr>
                <w:sz w:val="21"/>
                <w:szCs w:val="18"/>
              </w:rPr>
              <w:t>描述</w:t>
            </w:r>
          </w:p>
        </w:tc>
      </w:tr>
      <w:tr w14:paraId="2093EF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376EBEF">
            <w:pPr>
              <w:rPr>
                <w:sz w:val="21"/>
                <w:szCs w:val="18"/>
              </w:rPr>
            </w:pPr>
            <w:r>
              <w:rPr>
                <w:sz w:val="21"/>
                <w:szCs w:val="18"/>
              </w:rPr>
              <w:t>PK_Type</w:t>
            </w:r>
          </w:p>
        </w:tc>
        <w:tc>
          <w:tcPr>
            <w:tcW w:w="1878" w:type="dxa"/>
            <w:noWrap w:val="0"/>
            <w:vAlign w:val="top"/>
          </w:tcPr>
          <w:p w14:paraId="1C387EAE">
            <w:pPr>
              <w:rPr>
                <w:sz w:val="21"/>
                <w:szCs w:val="18"/>
              </w:rPr>
            </w:pPr>
            <w:r>
              <w:rPr>
                <w:rFonts w:hint="eastAsia"/>
                <w:sz w:val="21"/>
                <w:szCs w:val="18"/>
              </w:rPr>
              <w:t>Name</w:t>
            </w:r>
          </w:p>
        </w:tc>
        <w:tc>
          <w:tcPr>
            <w:tcW w:w="2551" w:type="dxa"/>
            <w:noWrap w:val="0"/>
            <w:vAlign w:val="center"/>
          </w:tcPr>
          <w:p w14:paraId="015AC1A0">
            <w:pPr>
              <w:rPr>
                <w:sz w:val="21"/>
                <w:szCs w:val="18"/>
              </w:rPr>
            </w:pPr>
            <w:r>
              <w:rPr>
                <w:sz w:val="21"/>
                <w:szCs w:val="18"/>
              </w:rPr>
              <w:t>Char[SET_THRESHOLD]</w:t>
            </w:r>
          </w:p>
        </w:tc>
        <w:tc>
          <w:tcPr>
            <w:tcW w:w="2606" w:type="dxa"/>
            <w:noWrap w:val="0"/>
            <w:vAlign w:val="top"/>
          </w:tcPr>
          <w:p w14:paraId="1182C55B">
            <w:pPr>
              <w:rPr>
                <w:sz w:val="21"/>
                <w:szCs w:val="18"/>
              </w:rPr>
            </w:pPr>
            <w:r>
              <w:rPr>
                <w:rFonts w:hint="eastAsia"/>
                <w:sz w:val="21"/>
                <w:szCs w:val="18"/>
              </w:rPr>
              <w:t>写监控点门限数据请求</w:t>
            </w:r>
          </w:p>
        </w:tc>
      </w:tr>
      <w:tr w14:paraId="63D86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197515BB">
            <w:pPr>
              <w:rPr>
                <w:sz w:val="21"/>
                <w:szCs w:val="18"/>
              </w:rPr>
            </w:pPr>
            <w:r>
              <w:rPr>
                <w:sz w:val="21"/>
                <w:szCs w:val="18"/>
              </w:rPr>
              <w:t>Info</w:t>
            </w:r>
          </w:p>
        </w:tc>
        <w:tc>
          <w:tcPr>
            <w:tcW w:w="1878" w:type="dxa"/>
            <w:noWrap w:val="0"/>
            <w:vAlign w:val="top"/>
          </w:tcPr>
          <w:p w14:paraId="74E43E45">
            <w:pPr>
              <w:rPr>
                <w:sz w:val="21"/>
                <w:szCs w:val="18"/>
              </w:rPr>
            </w:pPr>
            <w:r>
              <w:rPr>
                <w:sz w:val="21"/>
                <w:szCs w:val="18"/>
              </w:rPr>
              <w:t>FSUID</w:t>
            </w:r>
          </w:p>
        </w:tc>
        <w:tc>
          <w:tcPr>
            <w:tcW w:w="2551" w:type="dxa"/>
            <w:noWrap w:val="0"/>
            <w:vAlign w:val="top"/>
          </w:tcPr>
          <w:p w14:paraId="55D092CB">
            <w:pPr>
              <w:rPr>
                <w:sz w:val="21"/>
                <w:szCs w:val="18"/>
              </w:rPr>
            </w:pPr>
            <w:r>
              <w:rPr>
                <w:rFonts w:hint="eastAsia"/>
                <w:sz w:val="21"/>
                <w:szCs w:val="18"/>
              </w:rPr>
              <w:t>Char[FSUID_LEN]</w:t>
            </w:r>
          </w:p>
        </w:tc>
        <w:tc>
          <w:tcPr>
            <w:tcW w:w="2606" w:type="dxa"/>
            <w:noWrap w:val="0"/>
            <w:vAlign w:val="top"/>
          </w:tcPr>
          <w:p w14:paraId="5C2159F4">
            <w:pPr>
              <w:rPr>
                <w:sz w:val="21"/>
                <w:szCs w:val="18"/>
              </w:rPr>
            </w:pPr>
            <w:r>
              <w:rPr>
                <w:sz w:val="21"/>
                <w:szCs w:val="18"/>
              </w:rPr>
              <w:t>FSU ID号</w:t>
            </w:r>
          </w:p>
        </w:tc>
      </w:tr>
      <w:tr w14:paraId="54DABE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7995AD1">
            <w:pPr>
              <w:rPr>
                <w:sz w:val="21"/>
                <w:szCs w:val="18"/>
              </w:rPr>
            </w:pPr>
          </w:p>
        </w:tc>
        <w:tc>
          <w:tcPr>
            <w:tcW w:w="1878" w:type="dxa"/>
            <w:noWrap w:val="0"/>
            <w:vAlign w:val="top"/>
          </w:tcPr>
          <w:p w14:paraId="7BCD7221">
            <w:pPr>
              <w:rPr>
                <w:sz w:val="21"/>
                <w:szCs w:val="18"/>
              </w:rPr>
            </w:pPr>
            <w:r>
              <w:rPr>
                <w:sz w:val="21"/>
                <w:szCs w:val="18"/>
              </w:rPr>
              <w:t>n</w:t>
            </w:r>
            <w:r>
              <w:rPr>
                <w:rFonts w:hint="eastAsia"/>
                <w:sz w:val="21"/>
                <w:szCs w:val="18"/>
              </w:rPr>
              <w:t>*Device</w:t>
            </w:r>
            <w:r>
              <w:rPr>
                <w:sz w:val="21"/>
                <w:szCs w:val="18"/>
              </w:rPr>
              <w:t>ID</w:t>
            </w:r>
          </w:p>
        </w:tc>
        <w:tc>
          <w:tcPr>
            <w:tcW w:w="2551" w:type="dxa"/>
            <w:noWrap w:val="0"/>
            <w:vAlign w:val="top"/>
          </w:tcPr>
          <w:p w14:paraId="508D54F8">
            <w:pPr>
              <w:rPr>
                <w:sz w:val="21"/>
                <w:szCs w:val="18"/>
              </w:rPr>
            </w:pPr>
            <w:r>
              <w:rPr>
                <w:sz w:val="21"/>
                <w:szCs w:val="18"/>
              </w:rPr>
              <w:t>n*</w:t>
            </w:r>
            <w:r>
              <w:rPr>
                <w:rFonts w:hint="eastAsia"/>
                <w:sz w:val="21"/>
                <w:szCs w:val="18"/>
              </w:rPr>
              <w:t>Char[DEVICE</w:t>
            </w:r>
            <w:r>
              <w:rPr>
                <w:sz w:val="21"/>
                <w:szCs w:val="18"/>
              </w:rPr>
              <w:t>ID_LEN</w:t>
            </w:r>
            <w:r>
              <w:rPr>
                <w:rFonts w:hint="eastAsia"/>
                <w:sz w:val="21"/>
                <w:szCs w:val="18"/>
              </w:rPr>
              <w:t>]</w:t>
            </w:r>
          </w:p>
        </w:tc>
        <w:tc>
          <w:tcPr>
            <w:tcW w:w="2606" w:type="dxa"/>
            <w:noWrap w:val="0"/>
            <w:vAlign w:val="top"/>
          </w:tcPr>
          <w:p w14:paraId="720DB154">
            <w:pPr>
              <w:rPr>
                <w:sz w:val="21"/>
                <w:szCs w:val="18"/>
              </w:rPr>
            </w:pPr>
            <w:r>
              <w:rPr>
                <w:sz w:val="21"/>
                <w:szCs w:val="18"/>
              </w:rPr>
              <w:t>n</w:t>
            </w:r>
            <w:r>
              <w:rPr>
                <w:rFonts w:hint="eastAsia"/>
                <w:sz w:val="21"/>
                <w:szCs w:val="18"/>
              </w:rPr>
              <w:t>个设备</w:t>
            </w:r>
            <w:r>
              <w:rPr>
                <w:sz w:val="21"/>
                <w:szCs w:val="18"/>
              </w:rPr>
              <w:t>ID</w:t>
            </w:r>
            <w:r>
              <w:rPr>
                <w:rFonts w:hint="eastAsia"/>
                <w:sz w:val="21"/>
                <w:szCs w:val="18"/>
              </w:rPr>
              <w:t>的列表</w:t>
            </w:r>
          </w:p>
        </w:tc>
      </w:tr>
      <w:tr w14:paraId="4CD2CD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3670A41">
            <w:pPr>
              <w:rPr>
                <w:sz w:val="21"/>
                <w:szCs w:val="18"/>
              </w:rPr>
            </w:pPr>
          </w:p>
        </w:tc>
        <w:tc>
          <w:tcPr>
            <w:tcW w:w="1878" w:type="dxa"/>
            <w:noWrap w:val="0"/>
            <w:vAlign w:val="top"/>
          </w:tcPr>
          <w:p w14:paraId="0B1E1984">
            <w:pPr>
              <w:rPr>
                <w:sz w:val="21"/>
                <w:szCs w:val="18"/>
              </w:rPr>
            </w:pPr>
            <w:r>
              <w:rPr>
                <w:sz w:val="21"/>
                <w:szCs w:val="18"/>
              </w:rPr>
              <w:t>m*Value</w:t>
            </w:r>
          </w:p>
        </w:tc>
        <w:tc>
          <w:tcPr>
            <w:tcW w:w="2551" w:type="dxa"/>
            <w:noWrap w:val="0"/>
            <w:vAlign w:val="center"/>
          </w:tcPr>
          <w:p w14:paraId="1808CC6F">
            <w:pPr>
              <w:rPr>
                <w:sz w:val="21"/>
                <w:szCs w:val="18"/>
              </w:rPr>
            </w:pPr>
            <w:r>
              <w:rPr>
                <w:sz w:val="21"/>
                <w:szCs w:val="18"/>
              </w:rPr>
              <w:t>m*Sizeof(TThreshold)</w:t>
            </w:r>
          </w:p>
        </w:tc>
        <w:tc>
          <w:tcPr>
            <w:tcW w:w="2606" w:type="dxa"/>
            <w:noWrap w:val="0"/>
            <w:vAlign w:val="top"/>
          </w:tcPr>
          <w:p w14:paraId="72940DB5">
            <w:pPr>
              <w:rPr>
                <w:sz w:val="21"/>
                <w:szCs w:val="18"/>
              </w:rPr>
            </w:pPr>
            <w:r>
              <w:rPr>
                <w:sz w:val="21"/>
                <w:szCs w:val="18"/>
              </w:rPr>
              <w:t>m</w:t>
            </w:r>
            <w:r>
              <w:rPr>
                <w:rFonts w:hint="eastAsia"/>
                <w:sz w:val="21"/>
                <w:szCs w:val="18"/>
              </w:rPr>
              <w:t>个监控点门限</w:t>
            </w:r>
            <w:r>
              <w:rPr>
                <w:sz w:val="21"/>
                <w:szCs w:val="18"/>
              </w:rPr>
              <w:t>值，数据的值的类型由相应的数据结构决定</w:t>
            </w:r>
          </w:p>
        </w:tc>
      </w:tr>
    </w:tbl>
    <w:p w14:paraId="5C72A39F">
      <w:pPr>
        <w:pStyle w:val="147"/>
        <w:ind w:firstLine="0" w:firstLineChars="0"/>
        <w:rPr>
          <w:b/>
        </w:rPr>
      </w:pPr>
      <w:r>
        <w:rPr>
          <w:rFonts w:hint="eastAsia"/>
          <w:b/>
        </w:rPr>
        <w:t>XML样例</w:t>
      </w:r>
    </w:p>
    <w:p w14:paraId="75509C70">
      <w:pPr>
        <w:pStyle w:val="147"/>
        <w:ind w:firstLine="0" w:firstLineChars="0"/>
        <w:rPr>
          <w:szCs w:val="18"/>
        </w:rPr>
      </w:pPr>
      <w:r>
        <w:rPr>
          <w:szCs w:val="18"/>
        </w:rPr>
        <w:t>&lt;?xml version="1.0" encoding="UTF-8"?&gt;</w:t>
      </w:r>
    </w:p>
    <w:p w14:paraId="27EBD8DD">
      <w:pPr>
        <w:pStyle w:val="147"/>
        <w:ind w:firstLine="0" w:firstLineChars="0"/>
        <w:rPr>
          <w:szCs w:val="18"/>
        </w:rPr>
      </w:pPr>
      <w:r>
        <w:rPr>
          <w:szCs w:val="18"/>
        </w:rPr>
        <w:t>&lt;Request&gt;</w:t>
      </w:r>
    </w:p>
    <w:p w14:paraId="6E773B29">
      <w:pPr>
        <w:pStyle w:val="147"/>
        <w:ind w:firstLine="0" w:firstLineChars="0"/>
        <w:rPr>
          <w:szCs w:val="18"/>
        </w:rPr>
      </w:pPr>
      <w:r>
        <w:rPr>
          <w:szCs w:val="18"/>
        </w:rPr>
        <w:tab/>
      </w:r>
      <w:r>
        <w:rPr>
          <w:szCs w:val="18"/>
        </w:rPr>
        <w:t>&lt;PK_Type&gt;</w:t>
      </w:r>
    </w:p>
    <w:p w14:paraId="1C39F103">
      <w:pPr>
        <w:pStyle w:val="147"/>
        <w:ind w:firstLine="0" w:firstLineChars="0"/>
        <w:rPr>
          <w:szCs w:val="18"/>
        </w:rPr>
      </w:pPr>
      <w:r>
        <w:rPr>
          <w:szCs w:val="18"/>
        </w:rPr>
        <w:tab/>
      </w:r>
      <w:r>
        <w:rPr>
          <w:szCs w:val="18"/>
        </w:rPr>
        <w:tab/>
      </w:r>
      <w:r>
        <w:rPr>
          <w:szCs w:val="18"/>
        </w:rPr>
        <w:t>&lt;Name&gt;SET_THRESHOLD&lt;/Name&gt;</w:t>
      </w:r>
    </w:p>
    <w:p w14:paraId="6E041174">
      <w:pPr>
        <w:pStyle w:val="147"/>
        <w:ind w:firstLine="0" w:firstLineChars="0"/>
        <w:rPr>
          <w:szCs w:val="18"/>
        </w:rPr>
      </w:pPr>
      <w:r>
        <w:rPr>
          <w:szCs w:val="18"/>
        </w:rPr>
        <w:tab/>
      </w:r>
      <w:r>
        <w:rPr>
          <w:szCs w:val="18"/>
        </w:rPr>
        <w:t>&lt;/PK_Type&gt;</w:t>
      </w:r>
    </w:p>
    <w:p w14:paraId="18D8741A">
      <w:pPr>
        <w:pStyle w:val="147"/>
        <w:ind w:firstLine="0" w:firstLineChars="0"/>
        <w:rPr>
          <w:szCs w:val="18"/>
        </w:rPr>
      </w:pPr>
      <w:r>
        <w:rPr>
          <w:szCs w:val="18"/>
        </w:rPr>
        <w:tab/>
      </w:r>
      <w:r>
        <w:rPr>
          <w:szCs w:val="18"/>
        </w:rPr>
        <w:t>&lt;Info&gt;</w:t>
      </w:r>
    </w:p>
    <w:p w14:paraId="03C641AC">
      <w:pPr>
        <w:pStyle w:val="147"/>
        <w:ind w:firstLine="0" w:firstLineChars="0"/>
        <w:rPr>
          <w:szCs w:val="18"/>
        </w:rPr>
      </w:pPr>
      <w:r>
        <w:rPr>
          <w:szCs w:val="18"/>
        </w:rPr>
        <w:tab/>
      </w:r>
      <w:r>
        <w:rPr>
          <w:szCs w:val="18"/>
        </w:rPr>
        <w:t>&lt;FSUID/&gt;</w:t>
      </w:r>
    </w:p>
    <w:p w14:paraId="50EFEC84">
      <w:pPr>
        <w:pStyle w:val="147"/>
        <w:ind w:firstLine="0" w:firstLineChars="0"/>
        <w:rPr>
          <w:szCs w:val="18"/>
        </w:rPr>
      </w:pPr>
      <w:r>
        <w:rPr>
          <w:szCs w:val="18"/>
        </w:rPr>
        <w:tab/>
      </w:r>
      <w:r>
        <w:rPr>
          <w:szCs w:val="18"/>
        </w:rPr>
        <w:tab/>
      </w:r>
      <w:r>
        <w:rPr>
          <w:szCs w:val="18"/>
        </w:rPr>
        <w:t>&lt;Value&gt;</w:t>
      </w:r>
    </w:p>
    <w:p w14:paraId="0ECA5E85">
      <w:pPr>
        <w:pStyle w:val="147"/>
        <w:ind w:firstLine="0" w:firstLineChars="0"/>
        <w:rPr>
          <w:szCs w:val="18"/>
        </w:rPr>
      </w:pPr>
      <w:r>
        <w:rPr>
          <w:szCs w:val="18"/>
        </w:rPr>
        <w:tab/>
      </w:r>
      <w:r>
        <w:rPr>
          <w:szCs w:val="18"/>
        </w:rPr>
        <w:tab/>
      </w:r>
      <w:r>
        <w:rPr>
          <w:szCs w:val="18"/>
        </w:rPr>
        <w:tab/>
      </w:r>
      <w:r>
        <w:rPr>
          <w:szCs w:val="18"/>
        </w:rPr>
        <w:t>&lt;DeviceList&gt;</w:t>
      </w:r>
    </w:p>
    <w:p w14:paraId="4454287C">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35D87230">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6911FA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4230E7B6">
      <w:pPr>
        <w:pStyle w:val="147"/>
        <w:ind w:firstLine="0" w:firstLineChars="0"/>
        <w:rPr>
          <w:szCs w:val="18"/>
        </w:rPr>
      </w:pPr>
      <w:r>
        <w:rPr>
          <w:szCs w:val="18"/>
        </w:rPr>
        <w:tab/>
      </w:r>
      <w:r>
        <w:rPr>
          <w:szCs w:val="18"/>
        </w:rPr>
        <w:tab/>
      </w:r>
      <w:r>
        <w:rPr>
          <w:szCs w:val="18"/>
        </w:rPr>
        <w:tab/>
      </w:r>
      <w:r>
        <w:rPr>
          <w:szCs w:val="18"/>
        </w:rPr>
        <w:tab/>
      </w:r>
      <w:r>
        <w:rPr>
          <w:szCs w:val="18"/>
        </w:rPr>
        <w:t>&lt;/Device&gt;</w:t>
      </w:r>
    </w:p>
    <w:p w14:paraId="50FA4BB9">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2D8C786D">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DB88F3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 xml:space="preserve">&lt;TThreshold Type="" ID="" </w:t>
      </w:r>
      <w:r>
        <w:rPr>
          <w:szCs w:val="21"/>
        </w:rPr>
        <w:t>SignalNumber=</w:t>
      </w:r>
      <w:r>
        <w:rPr>
          <w:szCs w:val="18"/>
        </w:rPr>
        <w:t>""</w:t>
      </w:r>
      <w:r>
        <w:rPr>
          <w:szCs w:val="21"/>
        </w:rPr>
        <w:t xml:space="preserve"> </w:t>
      </w:r>
      <w:r>
        <w:rPr>
          <w:szCs w:val="18"/>
        </w:rPr>
        <w:t xml:space="preserve">Threshold="" </w:t>
      </w:r>
      <w:r>
        <w:rPr>
          <w:szCs w:val="21"/>
        </w:rPr>
        <w:t>AlarmLevel</w:t>
      </w:r>
      <w:r>
        <w:rPr>
          <w:szCs w:val="18"/>
        </w:rPr>
        <w:t>="" NMAlarmID=""/&gt;</w:t>
      </w:r>
    </w:p>
    <w:p w14:paraId="706AE548">
      <w:pPr>
        <w:pStyle w:val="147"/>
        <w:ind w:firstLine="0" w:firstLineChars="0"/>
        <w:rPr>
          <w:szCs w:val="18"/>
        </w:rPr>
      </w:pPr>
      <w:r>
        <w:rPr>
          <w:szCs w:val="18"/>
        </w:rPr>
        <w:tab/>
      </w:r>
      <w:r>
        <w:rPr>
          <w:szCs w:val="18"/>
        </w:rPr>
        <w:tab/>
      </w:r>
      <w:r>
        <w:rPr>
          <w:szCs w:val="18"/>
        </w:rPr>
        <w:tab/>
      </w:r>
      <w:r>
        <w:rPr>
          <w:szCs w:val="18"/>
        </w:rPr>
        <w:tab/>
      </w:r>
      <w:r>
        <w:rPr>
          <w:szCs w:val="18"/>
        </w:rPr>
        <w:t>&lt;/Device&gt;</w:t>
      </w:r>
    </w:p>
    <w:p w14:paraId="4DAD6BA5">
      <w:pPr>
        <w:pStyle w:val="147"/>
        <w:ind w:firstLine="0" w:firstLineChars="0"/>
        <w:rPr>
          <w:szCs w:val="18"/>
        </w:rPr>
      </w:pPr>
      <w:r>
        <w:rPr>
          <w:szCs w:val="18"/>
        </w:rPr>
        <w:tab/>
      </w:r>
      <w:r>
        <w:rPr>
          <w:szCs w:val="18"/>
        </w:rPr>
        <w:tab/>
      </w:r>
      <w:r>
        <w:rPr>
          <w:szCs w:val="18"/>
        </w:rPr>
        <w:tab/>
      </w:r>
      <w:r>
        <w:rPr>
          <w:szCs w:val="18"/>
        </w:rPr>
        <w:t>&lt;/DeviceList&gt;</w:t>
      </w:r>
    </w:p>
    <w:p w14:paraId="2923A9F7">
      <w:pPr>
        <w:pStyle w:val="147"/>
        <w:ind w:firstLine="0" w:firstLineChars="0"/>
        <w:rPr>
          <w:szCs w:val="18"/>
        </w:rPr>
      </w:pPr>
      <w:r>
        <w:rPr>
          <w:szCs w:val="18"/>
        </w:rPr>
        <w:tab/>
      </w:r>
      <w:r>
        <w:rPr>
          <w:szCs w:val="18"/>
        </w:rPr>
        <w:tab/>
      </w:r>
      <w:r>
        <w:rPr>
          <w:szCs w:val="18"/>
        </w:rPr>
        <w:t>&lt;/Value&gt;</w:t>
      </w:r>
    </w:p>
    <w:p w14:paraId="312BBDA0">
      <w:pPr>
        <w:pStyle w:val="147"/>
        <w:ind w:firstLine="0" w:firstLineChars="0"/>
        <w:rPr>
          <w:szCs w:val="18"/>
        </w:rPr>
      </w:pPr>
      <w:r>
        <w:rPr>
          <w:szCs w:val="18"/>
        </w:rPr>
        <w:tab/>
      </w:r>
      <w:r>
        <w:rPr>
          <w:szCs w:val="18"/>
        </w:rPr>
        <w:t>&lt;/Info&gt;</w:t>
      </w:r>
    </w:p>
    <w:p w14:paraId="0FF7BA97">
      <w:pPr>
        <w:pStyle w:val="147"/>
        <w:ind w:firstLine="0" w:firstLineChars="0"/>
        <w:rPr>
          <w:szCs w:val="18"/>
        </w:rPr>
      </w:pPr>
      <w:r>
        <w:rPr>
          <w:szCs w:val="18"/>
        </w:rPr>
        <w:t>&lt;/Request&gt;</w:t>
      </w:r>
    </w:p>
    <w:p w14:paraId="5D4A44E8">
      <w:pPr>
        <w:pStyle w:val="147"/>
        <w:ind w:firstLine="420"/>
      </w:pPr>
      <w:r>
        <w:t>响应：</w:t>
      </w:r>
      <w:r>
        <w:rPr>
          <w:rFonts w:hint="eastAsia"/>
        </w:rPr>
        <w:t>FSU</w:t>
      </w:r>
    </w:p>
    <w:p w14:paraId="30249BB1">
      <w:pPr>
        <w:pStyle w:val="222"/>
        <w:jc w:val="left"/>
      </w:pPr>
      <w:r>
        <w:rPr>
          <w:rFonts w:hint="eastAsia"/>
        </w:rPr>
        <w:t>写监控点门限数据应答报文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736"/>
        <w:gridCol w:w="2359"/>
        <w:gridCol w:w="2940"/>
      </w:tblGrid>
      <w:tr w14:paraId="1EBB82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3A0F7EF">
            <w:pPr>
              <w:jc w:val="center"/>
              <w:rPr>
                <w:sz w:val="21"/>
                <w:szCs w:val="21"/>
              </w:rPr>
            </w:pPr>
          </w:p>
        </w:tc>
        <w:tc>
          <w:tcPr>
            <w:tcW w:w="1736" w:type="dxa"/>
            <w:noWrap w:val="0"/>
            <w:vAlign w:val="top"/>
          </w:tcPr>
          <w:p w14:paraId="6299599C">
            <w:pPr>
              <w:jc w:val="center"/>
              <w:rPr>
                <w:sz w:val="21"/>
                <w:szCs w:val="21"/>
              </w:rPr>
            </w:pPr>
            <w:r>
              <w:rPr>
                <w:sz w:val="21"/>
                <w:szCs w:val="21"/>
              </w:rPr>
              <w:t>变量名称/报文定义</w:t>
            </w:r>
          </w:p>
        </w:tc>
        <w:tc>
          <w:tcPr>
            <w:tcW w:w="2359" w:type="dxa"/>
            <w:noWrap w:val="0"/>
            <w:vAlign w:val="top"/>
          </w:tcPr>
          <w:p w14:paraId="0F4E878E">
            <w:pPr>
              <w:jc w:val="center"/>
              <w:rPr>
                <w:sz w:val="21"/>
                <w:szCs w:val="21"/>
              </w:rPr>
            </w:pPr>
            <w:r>
              <w:rPr>
                <w:sz w:val="21"/>
                <w:szCs w:val="21"/>
              </w:rPr>
              <w:t>长度及类型</w:t>
            </w:r>
          </w:p>
        </w:tc>
        <w:tc>
          <w:tcPr>
            <w:tcW w:w="2940" w:type="dxa"/>
            <w:noWrap w:val="0"/>
            <w:vAlign w:val="top"/>
          </w:tcPr>
          <w:p w14:paraId="54868358">
            <w:pPr>
              <w:jc w:val="center"/>
              <w:rPr>
                <w:sz w:val="21"/>
                <w:szCs w:val="21"/>
              </w:rPr>
            </w:pPr>
            <w:r>
              <w:rPr>
                <w:sz w:val="21"/>
                <w:szCs w:val="21"/>
              </w:rPr>
              <w:t>描述</w:t>
            </w:r>
          </w:p>
        </w:tc>
      </w:tr>
      <w:tr w14:paraId="74E29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BB0D6B5">
            <w:pPr>
              <w:rPr>
                <w:sz w:val="21"/>
                <w:szCs w:val="21"/>
              </w:rPr>
            </w:pPr>
            <w:r>
              <w:rPr>
                <w:sz w:val="21"/>
                <w:szCs w:val="21"/>
              </w:rPr>
              <w:t>PK_Type</w:t>
            </w:r>
          </w:p>
        </w:tc>
        <w:tc>
          <w:tcPr>
            <w:tcW w:w="1736" w:type="dxa"/>
            <w:noWrap w:val="0"/>
            <w:vAlign w:val="top"/>
          </w:tcPr>
          <w:p w14:paraId="769A2776">
            <w:pPr>
              <w:rPr>
                <w:sz w:val="21"/>
                <w:szCs w:val="21"/>
              </w:rPr>
            </w:pPr>
            <w:r>
              <w:rPr>
                <w:rFonts w:hint="eastAsia"/>
                <w:sz w:val="21"/>
                <w:szCs w:val="21"/>
              </w:rPr>
              <w:t>Name</w:t>
            </w:r>
          </w:p>
        </w:tc>
        <w:tc>
          <w:tcPr>
            <w:tcW w:w="2359" w:type="dxa"/>
            <w:noWrap w:val="0"/>
            <w:vAlign w:val="center"/>
          </w:tcPr>
          <w:p w14:paraId="4D085890">
            <w:pPr>
              <w:rPr>
                <w:sz w:val="21"/>
                <w:szCs w:val="21"/>
              </w:rPr>
            </w:pPr>
            <w:r>
              <w:rPr>
                <w:sz w:val="21"/>
                <w:szCs w:val="21"/>
              </w:rPr>
              <w:t>Char[SET_THRESHOLD_ACK]</w:t>
            </w:r>
          </w:p>
        </w:tc>
        <w:tc>
          <w:tcPr>
            <w:tcW w:w="2940" w:type="dxa"/>
            <w:noWrap w:val="0"/>
            <w:vAlign w:val="top"/>
          </w:tcPr>
          <w:p w14:paraId="3227FBA4">
            <w:pPr>
              <w:rPr>
                <w:sz w:val="21"/>
                <w:szCs w:val="21"/>
              </w:rPr>
            </w:pPr>
            <w:r>
              <w:rPr>
                <w:rFonts w:hint="eastAsia"/>
                <w:sz w:val="21"/>
                <w:szCs w:val="21"/>
              </w:rPr>
              <w:t>写监控点门限数据请求</w:t>
            </w:r>
            <w:r>
              <w:rPr>
                <w:sz w:val="21"/>
                <w:szCs w:val="21"/>
              </w:rPr>
              <w:t>回应</w:t>
            </w:r>
          </w:p>
        </w:tc>
      </w:tr>
      <w:tr w14:paraId="67FE5E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59821928">
            <w:pPr>
              <w:rPr>
                <w:sz w:val="21"/>
                <w:szCs w:val="21"/>
              </w:rPr>
            </w:pPr>
            <w:r>
              <w:rPr>
                <w:sz w:val="21"/>
                <w:szCs w:val="21"/>
              </w:rPr>
              <w:t>Info</w:t>
            </w:r>
          </w:p>
        </w:tc>
        <w:tc>
          <w:tcPr>
            <w:tcW w:w="1736" w:type="dxa"/>
            <w:noWrap w:val="0"/>
            <w:vAlign w:val="top"/>
          </w:tcPr>
          <w:p w14:paraId="68892EA6">
            <w:pPr>
              <w:rPr>
                <w:sz w:val="21"/>
                <w:szCs w:val="21"/>
              </w:rPr>
            </w:pPr>
            <w:r>
              <w:rPr>
                <w:sz w:val="21"/>
                <w:szCs w:val="21"/>
              </w:rPr>
              <w:t>FSUID</w:t>
            </w:r>
          </w:p>
        </w:tc>
        <w:tc>
          <w:tcPr>
            <w:tcW w:w="2359" w:type="dxa"/>
            <w:noWrap w:val="0"/>
            <w:vAlign w:val="top"/>
          </w:tcPr>
          <w:p w14:paraId="056A1A2E">
            <w:pPr>
              <w:rPr>
                <w:sz w:val="21"/>
                <w:szCs w:val="21"/>
              </w:rPr>
            </w:pPr>
            <w:r>
              <w:rPr>
                <w:rFonts w:hint="eastAsia"/>
                <w:sz w:val="21"/>
                <w:szCs w:val="21"/>
              </w:rPr>
              <w:t>Char[FSUID_LEN]</w:t>
            </w:r>
          </w:p>
        </w:tc>
        <w:tc>
          <w:tcPr>
            <w:tcW w:w="2940" w:type="dxa"/>
            <w:noWrap w:val="0"/>
            <w:vAlign w:val="top"/>
          </w:tcPr>
          <w:p w14:paraId="13A3409D">
            <w:pPr>
              <w:rPr>
                <w:sz w:val="21"/>
                <w:szCs w:val="21"/>
              </w:rPr>
            </w:pPr>
            <w:r>
              <w:rPr>
                <w:sz w:val="21"/>
                <w:szCs w:val="21"/>
              </w:rPr>
              <w:t>FSU ID号</w:t>
            </w:r>
          </w:p>
        </w:tc>
      </w:tr>
      <w:tr w14:paraId="7460E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CCCDC7A">
            <w:pPr>
              <w:rPr>
                <w:sz w:val="21"/>
                <w:szCs w:val="21"/>
              </w:rPr>
            </w:pPr>
          </w:p>
        </w:tc>
        <w:tc>
          <w:tcPr>
            <w:tcW w:w="1736" w:type="dxa"/>
            <w:noWrap w:val="0"/>
            <w:vAlign w:val="top"/>
          </w:tcPr>
          <w:p w14:paraId="2DE4FE6B">
            <w:pPr>
              <w:rPr>
                <w:sz w:val="21"/>
                <w:szCs w:val="21"/>
              </w:rPr>
            </w:pPr>
            <w:r>
              <w:rPr>
                <w:sz w:val="21"/>
                <w:szCs w:val="21"/>
              </w:rPr>
              <w:t>n</w:t>
            </w:r>
            <w:r>
              <w:rPr>
                <w:rFonts w:hint="eastAsia"/>
                <w:sz w:val="21"/>
                <w:szCs w:val="21"/>
              </w:rPr>
              <w:t>*Device</w:t>
            </w:r>
            <w:r>
              <w:rPr>
                <w:sz w:val="21"/>
                <w:szCs w:val="21"/>
              </w:rPr>
              <w:t>ID</w:t>
            </w:r>
          </w:p>
        </w:tc>
        <w:tc>
          <w:tcPr>
            <w:tcW w:w="2359" w:type="dxa"/>
            <w:noWrap w:val="0"/>
            <w:vAlign w:val="top"/>
          </w:tcPr>
          <w:p w14:paraId="5534EB6E">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940" w:type="dxa"/>
            <w:noWrap w:val="0"/>
            <w:vAlign w:val="top"/>
          </w:tcPr>
          <w:p w14:paraId="5F8947E2">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38501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144778C9">
            <w:pPr>
              <w:rPr>
                <w:sz w:val="21"/>
                <w:szCs w:val="21"/>
              </w:rPr>
            </w:pPr>
          </w:p>
        </w:tc>
        <w:tc>
          <w:tcPr>
            <w:tcW w:w="1736" w:type="dxa"/>
            <w:noWrap w:val="0"/>
            <w:vAlign w:val="top"/>
          </w:tcPr>
          <w:p w14:paraId="31DE1468">
            <w:pPr>
              <w:rPr>
                <w:sz w:val="21"/>
                <w:szCs w:val="21"/>
              </w:rPr>
            </w:pPr>
            <w:r>
              <w:rPr>
                <w:sz w:val="21"/>
                <w:szCs w:val="18"/>
              </w:rPr>
              <w:t>m*</w:t>
            </w:r>
            <w:r>
              <w:rPr>
                <w:rFonts w:eastAsia="Times New Roman"/>
                <w:sz w:val="21"/>
                <w:szCs w:val="21"/>
              </w:rPr>
              <w:t>TSignalMeasurementId</w:t>
            </w:r>
          </w:p>
        </w:tc>
        <w:tc>
          <w:tcPr>
            <w:tcW w:w="2359" w:type="dxa"/>
            <w:noWrap w:val="0"/>
            <w:vAlign w:val="center"/>
          </w:tcPr>
          <w:p w14:paraId="40188261">
            <w:pPr>
              <w:rPr>
                <w:sz w:val="21"/>
                <w:szCs w:val="21"/>
              </w:rPr>
            </w:pPr>
            <w:r>
              <w:rPr>
                <w:sz w:val="21"/>
                <w:szCs w:val="18"/>
              </w:rPr>
              <w:t>m*Sizeof(</w:t>
            </w:r>
            <w:r>
              <w:rPr>
                <w:rFonts w:eastAsia="Times New Roman"/>
                <w:sz w:val="21"/>
                <w:szCs w:val="21"/>
              </w:rPr>
              <w:t>TSignalMeasurementId</w:t>
            </w:r>
            <w:r>
              <w:rPr>
                <w:sz w:val="21"/>
                <w:szCs w:val="18"/>
              </w:rPr>
              <w:t>)</w:t>
            </w:r>
          </w:p>
        </w:tc>
        <w:tc>
          <w:tcPr>
            <w:tcW w:w="2940" w:type="dxa"/>
            <w:noWrap w:val="0"/>
            <w:vAlign w:val="top"/>
          </w:tcPr>
          <w:p w14:paraId="09D07141">
            <w:pPr>
              <w:rPr>
                <w:sz w:val="21"/>
                <w:szCs w:val="21"/>
              </w:rPr>
            </w:pPr>
            <w:r>
              <w:rPr>
                <w:sz w:val="21"/>
                <w:szCs w:val="21"/>
              </w:rPr>
              <w:t>m</w:t>
            </w:r>
            <w:r>
              <w:rPr>
                <w:rFonts w:hint="eastAsia"/>
                <w:sz w:val="21"/>
                <w:szCs w:val="21"/>
              </w:rPr>
              <w:t>个写成功</w:t>
            </w:r>
            <w:r>
              <w:rPr>
                <w:sz w:val="21"/>
                <w:szCs w:val="21"/>
              </w:rPr>
              <w:t>的</w:t>
            </w:r>
            <w:r>
              <w:rPr>
                <w:rFonts w:hint="eastAsia"/>
                <w:sz w:val="21"/>
                <w:szCs w:val="21"/>
              </w:rPr>
              <w:t>设备</w:t>
            </w:r>
            <w:r>
              <w:rPr>
                <w:sz w:val="21"/>
                <w:szCs w:val="21"/>
              </w:rPr>
              <w:t>采集点</w:t>
            </w:r>
            <w:r>
              <w:rPr>
                <w:rFonts w:hint="eastAsia"/>
                <w:sz w:val="21"/>
                <w:szCs w:val="21"/>
              </w:rPr>
              <w:t>的</w:t>
            </w:r>
            <w:r>
              <w:rPr>
                <w:sz w:val="21"/>
                <w:szCs w:val="21"/>
              </w:rPr>
              <w:t>列表</w:t>
            </w:r>
          </w:p>
        </w:tc>
      </w:tr>
      <w:tr w14:paraId="6B09B6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5EA6B96">
            <w:pPr>
              <w:rPr>
                <w:sz w:val="21"/>
                <w:szCs w:val="21"/>
              </w:rPr>
            </w:pPr>
          </w:p>
        </w:tc>
        <w:tc>
          <w:tcPr>
            <w:tcW w:w="1736" w:type="dxa"/>
            <w:noWrap w:val="0"/>
            <w:vAlign w:val="top"/>
          </w:tcPr>
          <w:p w14:paraId="43B6710C">
            <w:pPr>
              <w:rPr>
                <w:sz w:val="21"/>
                <w:szCs w:val="21"/>
              </w:rPr>
            </w:pPr>
            <w:r>
              <w:rPr>
                <w:sz w:val="21"/>
                <w:szCs w:val="18"/>
              </w:rPr>
              <w:t>t*</w:t>
            </w:r>
            <w:r>
              <w:rPr>
                <w:rFonts w:eastAsia="Times New Roman"/>
                <w:sz w:val="21"/>
                <w:szCs w:val="21"/>
              </w:rPr>
              <w:t>TSignalMeasurementId</w:t>
            </w:r>
          </w:p>
        </w:tc>
        <w:tc>
          <w:tcPr>
            <w:tcW w:w="2359" w:type="dxa"/>
            <w:noWrap w:val="0"/>
            <w:vAlign w:val="center"/>
          </w:tcPr>
          <w:p w14:paraId="00F74574">
            <w:pPr>
              <w:rPr>
                <w:sz w:val="21"/>
                <w:szCs w:val="21"/>
              </w:rPr>
            </w:pPr>
            <w:r>
              <w:rPr>
                <w:sz w:val="21"/>
                <w:szCs w:val="18"/>
              </w:rPr>
              <w:t>t*Sizeof(</w:t>
            </w:r>
            <w:r>
              <w:rPr>
                <w:rFonts w:eastAsia="Times New Roman"/>
                <w:sz w:val="21"/>
                <w:szCs w:val="21"/>
              </w:rPr>
              <w:t>TSignalMeasurementId</w:t>
            </w:r>
            <w:r>
              <w:rPr>
                <w:sz w:val="21"/>
                <w:szCs w:val="18"/>
              </w:rPr>
              <w:t>)</w:t>
            </w:r>
          </w:p>
        </w:tc>
        <w:tc>
          <w:tcPr>
            <w:tcW w:w="2940" w:type="dxa"/>
            <w:noWrap w:val="0"/>
            <w:vAlign w:val="top"/>
          </w:tcPr>
          <w:p w14:paraId="4BA86FE0">
            <w:pPr>
              <w:rPr>
                <w:sz w:val="21"/>
                <w:szCs w:val="21"/>
              </w:rPr>
            </w:pPr>
            <w:r>
              <w:rPr>
                <w:sz w:val="21"/>
                <w:szCs w:val="21"/>
              </w:rPr>
              <w:t>t</w:t>
            </w:r>
            <w:r>
              <w:rPr>
                <w:rFonts w:hint="eastAsia"/>
                <w:sz w:val="21"/>
                <w:szCs w:val="21"/>
              </w:rPr>
              <w:t>个写失败</w:t>
            </w:r>
            <w:r>
              <w:rPr>
                <w:sz w:val="21"/>
                <w:szCs w:val="21"/>
              </w:rPr>
              <w:t>的</w:t>
            </w:r>
            <w:r>
              <w:rPr>
                <w:rFonts w:hint="eastAsia"/>
                <w:sz w:val="21"/>
                <w:szCs w:val="21"/>
              </w:rPr>
              <w:t>设备</w:t>
            </w:r>
            <w:r>
              <w:rPr>
                <w:sz w:val="21"/>
                <w:szCs w:val="21"/>
              </w:rPr>
              <w:t>采集点</w:t>
            </w:r>
            <w:r>
              <w:rPr>
                <w:rFonts w:hint="eastAsia"/>
                <w:sz w:val="21"/>
                <w:szCs w:val="21"/>
              </w:rPr>
              <w:t>的</w:t>
            </w:r>
            <w:r>
              <w:rPr>
                <w:sz w:val="21"/>
                <w:szCs w:val="21"/>
              </w:rPr>
              <w:t>列表</w:t>
            </w:r>
          </w:p>
        </w:tc>
      </w:tr>
      <w:tr w14:paraId="510BB1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4D904F4">
            <w:pPr>
              <w:rPr>
                <w:sz w:val="21"/>
                <w:szCs w:val="21"/>
              </w:rPr>
            </w:pPr>
          </w:p>
        </w:tc>
        <w:tc>
          <w:tcPr>
            <w:tcW w:w="1736" w:type="dxa"/>
            <w:noWrap w:val="0"/>
            <w:vAlign w:val="top"/>
          </w:tcPr>
          <w:p w14:paraId="79AF75E4">
            <w:pPr>
              <w:rPr>
                <w:sz w:val="21"/>
                <w:szCs w:val="21"/>
              </w:rPr>
            </w:pPr>
            <w:r>
              <w:rPr>
                <w:sz w:val="21"/>
                <w:szCs w:val="21"/>
              </w:rPr>
              <w:t>Result</w:t>
            </w:r>
          </w:p>
        </w:tc>
        <w:tc>
          <w:tcPr>
            <w:tcW w:w="2359" w:type="dxa"/>
            <w:noWrap w:val="0"/>
            <w:vAlign w:val="top"/>
          </w:tcPr>
          <w:p w14:paraId="055C2FE9">
            <w:pPr>
              <w:rPr>
                <w:sz w:val="21"/>
                <w:szCs w:val="21"/>
              </w:rPr>
            </w:pPr>
            <w:r>
              <w:rPr>
                <w:sz w:val="21"/>
                <w:szCs w:val="21"/>
              </w:rPr>
              <w:t>EnumResult</w:t>
            </w:r>
          </w:p>
        </w:tc>
        <w:tc>
          <w:tcPr>
            <w:tcW w:w="2940" w:type="dxa"/>
            <w:noWrap w:val="0"/>
            <w:vAlign w:val="top"/>
          </w:tcPr>
          <w:p w14:paraId="5432EE08">
            <w:pPr>
              <w:rPr>
                <w:sz w:val="21"/>
                <w:szCs w:val="21"/>
              </w:rPr>
            </w:pPr>
            <w:r>
              <w:rPr>
                <w:sz w:val="21"/>
                <w:szCs w:val="21"/>
              </w:rPr>
              <w:t>写成功/失败（即控制的结果）</w:t>
            </w:r>
          </w:p>
        </w:tc>
      </w:tr>
      <w:tr w14:paraId="4EDA5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7A01B15">
            <w:pPr>
              <w:rPr>
                <w:sz w:val="21"/>
                <w:szCs w:val="21"/>
              </w:rPr>
            </w:pPr>
          </w:p>
        </w:tc>
        <w:tc>
          <w:tcPr>
            <w:tcW w:w="1736" w:type="dxa"/>
            <w:noWrap w:val="0"/>
            <w:vAlign w:val="top"/>
          </w:tcPr>
          <w:p w14:paraId="6F7E7D82">
            <w:pPr>
              <w:rPr>
                <w:sz w:val="21"/>
                <w:szCs w:val="21"/>
              </w:rPr>
            </w:pPr>
            <w:r>
              <w:rPr>
                <w:sz w:val="21"/>
                <w:szCs w:val="21"/>
              </w:rPr>
              <w:t>FailureCause</w:t>
            </w:r>
          </w:p>
        </w:tc>
        <w:tc>
          <w:tcPr>
            <w:tcW w:w="2359" w:type="dxa"/>
            <w:noWrap w:val="0"/>
            <w:vAlign w:val="top"/>
          </w:tcPr>
          <w:p w14:paraId="685F0175">
            <w:pPr>
              <w:rPr>
                <w:sz w:val="21"/>
                <w:szCs w:val="21"/>
              </w:rPr>
            </w:pPr>
            <w:r>
              <w:rPr>
                <w:sz w:val="21"/>
                <w:szCs w:val="21"/>
              </w:rPr>
              <w:t>Char[FAILURE_CAUSE_LEN]</w:t>
            </w:r>
          </w:p>
        </w:tc>
        <w:tc>
          <w:tcPr>
            <w:tcW w:w="2940" w:type="dxa"/>
            <w:noWrap w:val="0"/>
            <w:vAlign w:val="top"/>
          </w:tcPr>
          <w:p w14:paraId="648738B7">
            <w:pPr>
              <w:rPr>
                <w:sz w:val="21"/>
                <w:szCs w:val="21"/>
              </w:rPr>
            </w:pPr>
            <w:r>
              <w:rPr>
                <w:rFonts w:hint="eastAsia"/>
                <w:sz w:val="21"/>
                <w:szCs w:val="21"/>
              </w:rPr>
              <w:t>写监控点门限失败的原因（厂家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22BA0206">
      <w:pPr>
        <w:pStyle w:val="147"/>
        <w:ind w:firstLine="0" w:firstLineChars="0"/>
        <w:rPr>
          <w:b/>
          <w:szCs w:val="21"/>
        </w:rPr>
      </w:pPr>
      <w:r>
        <w:rPr>
          <w:rFonts w:hint="eastAsia"/>
          <w:b/>
          <w:szCs w:val="21"/>
        </w:rPr>
        <w:t>XML样例</w:t>
      </w:r>
    </w:p>
    <w:p w14:paraId="377372B7">
      <w:pPr>
        <w:pStyle w:val="147"/>
        <w:ind w:firstLine="0" w:firstLineChars="0"/>
        <w:rPr>
          <w:szCs w:val="21"/>
        </w:rPr>
      </w:pPr>
      <w:r>
        <w:rPr>
          <w:szCs w:val="21"/>
        </w:rPr>
        <w:t>&lt;?xml version="1.0" encoding="UTF-8"?&gt;</w:t>
      </w:r>
    </w:p>
    <w:p w14:paraId="7897B926">
      <w:pPr>
        <w:pStyle w:val="147"/>
        <w:ind w:firstLine="0" w:firstLineChars="0"/>
        <w:rPr>
          <w:szCs w:val="21"/>
        </w:rPr>
      </w:pPr>
      <w:r>
        <w:rPr>
          <w:szCs w:val="21"/>
        </w:rPr>
        <w:t>&lt;Response&gt;</w:t>
      </w:r>
    </w:p>
    <w:p w14:paraId="2D57F7F3">
      <w:pPr>
        <w:pStyle w:val="147"/>
        <w:ind w:firstLine="0" w:firstLineChars="0"/>
        <w:rPr>
          <w:szCs w:val="21"/>
        </w:rPr>
      </w:pPr>
      <w:r>
        <w:rPr>
          <w:szCs w:val="21"/>
        </w:rPr>
        <w:tab/>
      </w:r>
      <w:r>
        <w:rPr>
          <w:szCs w:val="21"/>
        </w:rPr>
        <w:t>&lt;PK_Type&gt;</w:t>
      </w:r>
    </w:p>
    <w:p w14:paraId="293A2E87">
      <w:pPr>
        <w:pStyle w:val="147"/>
        <w:ind w:firstLine="0" w:firstLineChars="0"/>
        <w:rPr>
          <w:szCs w:val="21"/>
        </w:rPr>
      </w:pPr>
      <w:r>
        <w:rPr>
          <w:szCs w:val="21"/>
        </w:rPr>
        <w:tab/>
      </w:r>
      <w:r>
        <w:rPr>
          <w:szCs w:val="21"/>
        </w:rPr>
        <w:tab/>
      </w:r>
      <w:r>
        <w:rPr>
          <w:szCs w:val="21"/>
        </w:rPr>
        <w:t>&lt;Name&gt;SET_THRESHOLD_ACK&lt;/Name&gt;</w:t>
      </w:r>
    </w:p>
    <w:p w14:paraId="1EA04E9E">
      <w:pPr>
        <w:pStyle w:val="147"/>
        <w:ind w:firstLine="0" w:firstLineChars="0"/>
        <w:rPr>
          <w:szCs w:val="21"/>
        </w:rPr>
      </w:pPr>
      <w:r>
        <w:rPr>
          <w:szCs w:val="21"/>
        </w:rPr>
        <w:tab/>
      </w:r>
      <w:r>
        <w:rPr>
          <w:szCs w:val="21"/>
        </w:rPr>
        <w:t>&lt;/PK_Type&gt;</w:t>
      </w:r>
    </w:p>
    <w:p w14:paraId="6E96FD37">
      <w:pPr>
        <w:pStyle w:val="147"/>
        <w:ind w:firstLine="0" w:firstLineChars="0"/>
        <w:rPr>
          <w:szCs w:val="21"/>
        </w:rPr>
      </w:pPr>
      <w:r>
        <w:rPr>
          <w:szCs w:val="21"/>
        </w:rPr>
        <w:tab/>
      </w:r>
      <w:r>
        <w:rPr>
          <w:szCs w:val="21"/>
        </w:rPr>
        <w:t>&lt;Info&gt;</w:t>
      </w:r>
    </w:p>
    <w:p w14:paraId="416456E5">
      <w:pPr>
        <w:pStyle w:val="147"/>
        <w:ind w:firstLine="0" w:firstLineChars="0"/>
        <w:rPr>
          <w:szCs w:val="21"/>
        </w:rPr>
      </w:pPr>
      <w:r>
        <w:rPr>
          <w:szCs w:val="21"/>
        </w:rPr>
        <w:tab/>
      </w:r>
      <w:r>
        <w:rPr>
          <w:szCs w:val="21"/>
        </w:rPr>
        <w:tab/>
      </w:r>
      <w:r>
        <w:rPr>
          <w:szCs w:val="21"/>
        </w:rPr>
        <w:t>&lt;FSUID/&gt;</w:t>
      </w:r>
    </w:p>
    <w:p w14:paraId="66854EAF">
      <w:pPr>
        <w:pStyle w:val="147"/>
        <w:ind w:firstLine="0" w:firstLineChars="0"/>
        <w:rPr>
          <w:szCs w:val="21"/>
        </w:rPr>
      </w:pPr>
      <w:r>
        <w:rPr>
          <w:szCs w:val="21"/>
        </w:rPr>
        <w:tab/>
      </w:r>
      <w:r>
        <w:rPr>
          <w:szCs w:val="21"/>
        </w:rPr>
        <w:tab/>
      </w:r>
      <w:r>
        <w:rPr>
          <w:szCs w:val="21"/>
        </w:rPr>
        <w:t>&lt;Result/&gt;</w:t>
      </w:r>
    </w:p>
    <w:p w14:paraId="0B554FD8">
      <w:pPr>
        <w:pStyle w:val="147"/>
        <w:ind w:firstLine="0" w:firstLineChars="0"/>
        <w:rPr>
          <w:szCs w:val="21"/>
        </w:rPr>
      </w:pPr>
      <w:r>
        <w:rPr>
          <w:szCs w:val="21"/>
        </w:rPr>
        <w:t xml:space="preserve">        &lt;FailureCause/&gt;</w:t>
      </w:r>
    </w:p>
    <w:p w14:paraId="0482E4C3">
      <w:pPr>
        <w:pStyle w:val="147"/>
        <w:ind w:firstLine="0" w:firstLineChars="0"/>
        <w:rPr>
          <w:szCs w:val="21"/>
        </w:rPr>
      </w:pPr>
      <w:r>
        <w:rPr>
          <w:szCs w:val="21"/>
        </w:rPr>
        <w:tab/>
      </w:r>
      <w:r>
        <w:rPr>
          <w:szCs w:val="21"/>
        </w:rPr>
        <w:tab/>
      </w:r>
      <w:r>
        <w:rPr>
          <w:szCs w:val="21"/>
        </w:rPr>
        <w:t>&lt;DeviceList&gt;</w:t>
      </w:r>
    </w:p>
    <w:p w14:paraId="1F926F63">
      <w:pPr>
        <w:pStyle w:val="147"/>
        <w:ind w:firstLine="0" w:firstLineChars="0"/>
        <w:rPr>
          <w:szCs w:val="21"/>
        </w:rPr>
      </w:pPr>
      <w:r>
        <w:rPr>
          <w:szCs w:val="21"/>
        </w:rPr>
        <w:tab/>
      </w:r>
      <w:r>
        <w:rPr>
          <w:szCs w:val="21"/>
        </w:rPr>
        <w:tab/>
      </w:r>
      <w:r>
        <w:rPr>
          <w:szCs w:val="21"/>
        </w:rPr>
        <w:tab/>
      </w:r>
      <w:r>
        <w:rPr>
          <w:szCs w:val="21"/>
        </w:rPr>
        <w:t>&lt;Device ID="000000000001"&gt;</w:t>
      </w:r>
    </w:p>
    <w:p w14:paraId="4D33AC9B">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7C79E9F4">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CD2DB65">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009E8D4">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64975105">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6546E54B">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631ED200">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63BE2F26">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45EEC516">
      <w:pPr>
        <w:pStyle w:val="147"/>
        <w:ind w:firstLine="0" w:firstLineChars="0"/>
        <w:rPr>
          <w:szCs w:val="21"/>
        </w:rPr>
      </w:pPr>
      <w:r>
        <w:rPr>
          <w:szCs w:val="21"/>
        </w:rPr>
        <w:tab/>
      </w:r>
      <w:r>
        <w:rPr>
          <w:szCs w:val="21"/>
        </w:rPr>
        <w:tab/>
      </w:r>
      <w:r>
        <w:rPr>
          <w:szCs w:val="21"/>
        </w:rPr>
        <w:tab/>
      </w:r>
      <w:r>
        <w:rPr>
          <w:szCs w:val="21"/>
        </w:rPr>
        <w:t>&lt;/Device&gt;</w:t>
      </w:r>
    </w:p>
    <w:p w14:paraId="62CB14E2">
      <w:pPr>
        <w:pStyle w:val="147"/>
        <w:ind w:firstLine="0" w:firstLineChars="0"/>
        <w:rPr>
          <w:szCs w:val="21"/>
        </w:rPr>
      </w:pPr>
      <w:r>
        <w:rPr>
          <w:szCs w:val="21"/>
        </w:rPr>
        <w:tab/>
      </w:r>
      <w:r>
        <w:rPr>
          <w:szCs w:val="21"/>
        </w:rPr>
        <w:tab/>
      </w:r>
      <w:r>
        <w:rPr>
          <w:szCs w:val="21"/>
        </w:rPr>
        <w:tab/>
      </w:r>
      <w:r>
        <w:rPr>
          <w:szCs w:val="21"/>
        </w:rPr>
        <w:t>&lt;Device ID="000000000001"&gt;</w:t>
      </w:r>
    </w:p>
    <w:p w14:paraId="5E6FA6ED">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4E162347">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4D30B21C">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4E613AF7">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608E672E">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71FEB9C1">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D061820">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718E5AA7">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764BFE9A">
      <w:pPr>
        <w:pStyle w:val="147"/>
        <w:ind w:firstLine="0" w:firstLineChars="0"/>
        <w:rPr>
          <w:szCs w:val="21"/>
        </w:rPr>
      </w:pPr>
      <w:r>
        <w:rPr>
          <w:szCs w:val="21"/>
        </w:rPr>
        <w:tab/>
      </w:r>
      <w:r>
        <w:rPr>
          <w:szCs w:val="21"/>
        </w:rPr>
        <w:tab/>
      </w:r>
      <w:r>
        <w:rPr>
          <w:szCs w:val="21"/>
        </w:rPr>
        <w:tab/>
      </w:r>
      <w:r>
        <w:rPr>
          <w:szCs w:val="21"/>
        </w:rPr>
        <w:t>&lt;/Device&gt;</w:t>
      </w:r>
    </w:p>
    <w:p w14:paraId="33E1D413">
      <w:pPr>
        <w:pStyle w:val="147"/>
        <w:ind w:firstLine="0" w:firstLineChars="0"/>
        <w:rPr>
          <w:szCs w:val="21"/>
        </w:rPr>
      </w:pPr>
      <w:r>
        <w:rPr>
          <w:szCs w:val="21"/>
        </w:rPr>
        <w:tab/>
      </w:r>
      <w:r>
        <w:rPr>
          <w:szCs w:val="21"/>
        </w:rPr>
        <w:tab/>
      </w:r>
      <w:r>
        <w:rPr>
          <w:szCs w:val="21"/>
        </w:rPr>
        <w:t>&lt;/DeviceList&gt;</w:t>
      </w:r>
    </w:p>
    <w:p w14:paraId="1C54C044">
      <w:pPr>
        <w:pStyle w:val="147"/>
        <w:ind w:firstLine="0" w:firstLineChars="0"/>
        <w:rPr>
          <w:szCs w:val="21"/>
        </w:rPr>
      </w:pPr>
      <w:r>
        <w:rPr>
          <w:szCs w:val="21"/>
        </w:rPr>
        <w:tab/>
      </w:r>
      <w:r>
        <w:rPr>
          <w:szCs w:val="21"/>
        </w:rPr>
        <w:t>&lt;/Info&gt;</w:t>
      </w:r>
    </w:p>
    <w:p w14:paraId="7AABF07C">
      <w:pPr>
        <w:pStyle w:val="147"/>
        <w:ind w:firstLine="0" w:firstLineChars="0"/>
        <w:rPr>
          <w:szCs w:val="21"/>
        </w:rPr>
      </w:pPr>
      <w:r>
        <w:rPr>
          <w:szCs w:val="21"/>
        </w:rPr>
        <w:t>&lt;/Response&gt;</w:t>
      </w:r>
    </w:p>
    <w:p w14:paraId="6836BE88">
      <w:pPr>
        <w:pStyle w:val="4"/>
        <w:numPr>
          <w:ilvl w:val="2"/>
          <w:numId w:val="14"/>
        </w:numPr>
        <w:rPr>
          <w:sz w:val="28"/>
          <w:szCs w:val="28"/>
        </w:rPr>
      </w:pPr>
      <w:bookmarkStart w:id="114" w:name="_Toc452036632"/>
      <w:bookmarkStart w:id="115" w:name="_Toc452036563"/>
      <w:bookmarkStart w:id="116" w:name="_Toc283414444"/>
      <w:r>
        <w:rPr>
          <w:rFonts w:hint="eastAsia"/>
        </w:rPr>
        <w:t>获取</w:t>
      </w:r>
      <w:r>
        <w:t>FSU</w:t>
      </w:r>
      <w:r>
        <w:rPr>
          <w:rFonts w:hint="eastAsia"/>
        </w:rPr>
        <w:t>注册信息</w:t>
      </w:r>
      <w:bookmarkEnd w:id="114"/>
      <w:bookmarkEnd w:id="115"/>
      <w:bookmarkEnd w:id="116"/>
    </w:p>
    <w:p w14:paraId="25FF5F44">
      <w:pPr>
        <w:pStyle w:val="104"/>
        <w:numPr>
          <w:ilvl w:val="0"/>
          <w:numId w:val="24"/>
        </w:numPr>
        <w:spacing w:line="360" w:lineRule="auto"/>
        <w:ind w:firstLine="147"/>
        <w:rPr>
          <w:rFonts w:ascii="黑体" w:hAnsi="黑体" w:eastAsia="黑体"/>
        </w:rPr>
      </w:pPr>
      <w:r>
        <w:rPr>
          <w:rFonts w:hint="eastAsia" w:ascii="黑体" w:hAnsi="黑体" w:eastAsia="黑体"/>
        </w:rPr>
        <w:t>数据流方式</w:t>
      </w:r>
    </w:p>
    <w:p w14:paraId="42FB65F3">
      <w:pPr>
        <w:pStyle w:val="147"/>
        <w:spacing w:line="360" w:lineRule="auto"/>
        <w:ind w:firstLine="480"/>
        <w:rPr>
          <w:sz w:val="24"/>
          <w:szCs w:val="24"/>
        </w:rPr>
      </w:pPr>
      <w:r>
        <w:rPr>
          <w:sz w:val="24"/>
          <w:szCs w:val="24"/>
        </w:rPr>
        <w:t>SC向</w:t>
      </w:r>
      <w:r>
        <w:rPr>
          <w:rFonts w:hint="eastAsia"/>
          <w:sz w:val="24"/>
          <w:szCs w:val="24"/>
        </w:rPr>
        <w:t>FSU</w:t>
      </w:r>
      <w:r>
        <w:rPr>
          <w:sz w:val="24"/>
          <w:szCs w:val="24"/>
        </w:rPr>
        <w:t>发送</w:t>
      </w:r>
      <w:r>
        <w:rPr>
          <w:rFonts w:hint="eastAsia"/>
          <w:sz w:val="24"/>
          <w:szCs w:val="24"/>
        </w:rPr>
        <w:t>获取FSU</w:t>
      </w:r>
      <w:r>
        <w:rPr>
          <w:sz w:val="24"/>
          <w:szCs w:val="24"/>
        </w:rPr>
        <w:t>向SC注册信息，</w:t>
      </w:r>
      <w:r>
        <w:rPr>
          <w:rFonts w:hint="eastAsia"/>
          <w:sz w:val="24"/>
          <w:szCs w:val="24"/>
        </w:rPr>
        <w:t>FSU</w:t>
      </w:r>
      <w:r>
        <w:rPr>
          <w:sz w:val="24"/>
          <w:szCs w:val="24"/>
        </w:rPr>
        <w:t>返回</w:t>
      </w:r>
      <w:r>
        <w:rPr>
          <w:rFonts w:hint="eastAsia"/>
          <w:sz w:val="24"/>
          <w:szCs w:val="24"/>
        </w:rPr>
        <w:t>注册信息</w:t>
      </w:r>
      <w:r>
        <w:rPr>
          <w:sz w:val="24"/>
          <w:szCs w:val="24"/>
        </w:rPr>
        <w:t>。</w:t>
      </w:r>
    </w:p>
    <w:p w14:paraId="44C19E90">
      <w:r>
        <mc:AlternateContent>
          <mc:Choice Requires="wpg">
            <w:drawing>
              <wp:anchor distT="0" distB="0" distL="114300" distR="114300" simplePos="0" relativeHeight="251663360" behindDoc="0" locked="0" layoutInCell="1" allowOverlap="1">
                <wp:simplePos x="0" y="0"/>
                <wp:positionH relativeFrom="column">
                  <wp:posOffset>342900</wp:posOffset>
                </wp:positionH>
                <wp:positionV relativeFrom="paragraph">
                  <wp:posOffset>88265</wp:posOffset>
                </wp:positionV>
                <wp:extent cx="4457700" cy="1178560"/>
                <wp:effectExtent l="0" t="0" r="0" b="15240"/>
                <wp:wrapNone/>
                <wp:docPr id="205" name="Group 1094"/>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206" name="Text Box 1095"/>
                        <wps:cNvSpPr txBox="1">
                          <a:spLocks noChangeArrowheads="1"/>
                        </wps:cNvSpPr>
                        <wps:spPr bwMode="auto">
                          <a:xfrm>
                            <a:off x="3570" y="2376"/>
                            <a:ext cx="900" cy="468"/>
                          </a:xfrm>
                          <a:prstGeom prst="rect">
                            <a:avLst/>
                          </a:prstGeom>
                          <a:noFill/>
                          <a:ln>
                            <a:noFill/>
                          </a:ln>
                          <a:effectLst/>
                        </wps:spPr>
                        <wps:txbx>
                          <w:txbxContent>
                            <w:p w14:paraId="45B6908D">
                              <w:pPr>
                                <w:rPr>
                                  <w:szCs w:val="21"/>
                                </w:rPr>
                              </w:pPr>
                              <w:r>
                                <w:rPr>
                                  <w:szCs w:val="21"/>
                                </w:rPr>
                                <w:t>SC</w:t>
                              </w:r>
                            </w:p>
                          </w:txbxContent>
                        </wps:txbx>
                        <wps:bodyPr rot="0" vert="horz" wrap="square" lIns="91440" tIns="45720" rIns="91440" bIns="45720" anchor="t" anchorCtr="0" upright="1">
                          <a:noAutofit/>
                        </wps:bodyPr>
                      </wps:wsp>
                      <wps:wsp>
                        <wps:cNvPr id="207" name="Text Box 1096"/>
                        <wps:cNvSpPr txBox="1">
                          <a:spLocks noChangeArrowheads="1"/>
                        </wps:cNvSpPr>
                        <wps:spPr bwMode="auto">
                          <a:xfrm>
                            <a:off x="7560" y="2376"/>
                            <a:ext cx="740" cy="468"/>
                          </a:xfrm>
                          <a:prstGeom prst="rect">
                            <a:avLst/>
                          </a:prstGeom>
                          <a:solidFill>
                            <a:srgbClr val="FFFFFF"/>
                          </a:solidFill>
                          <a:ln>
                            <a:noFill/>
                          </a:ln>
                          <a:effectLst/>
                        </wps:spPr>
                        <wps:txbx>
                          <w:txbxContent>
                            <w:p w14:paraId="2518FD1D">
                              <w:pPr>
                                <w:rPr>
                                  <w:szCs w:val="21"/>
                                </w:rPr>
                              </w:pPr>
                              <w:r>
                                <w:rPr>
                                  <w:rFonts w:hint="eastAsia"/>
                                  <w:szCs w:val="21"/>
                                </w:rPr>
                                <w:t>FSU</w:t>
                              </w:r>
                            </w:p>
                          </w:txbxContent>
                        </wps:txbx>
                        <wps:bodyPr rot="0" vert="horz" wrap="square" lIns="91440" tIns="45720" rIns="91440" bIns="45720" anchor="t" anchorCtr="0" upright="1">
                          <a:noAutofit/>
                        </wps:bodyPr>
                      </wps:wsp>
                      <wps:wsp>
                        <wps:cNvPr id="208" name="Line 1097"/>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209" name="Line 1098"/>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211" name="Text Box 1099"/>
                        <wps:cNvSpPr txBox="1">
                          <a:spLocks noChangeArrowheads="1"/>
                        </wps:cNvSpPr>
                        <wps:spPr bwMode="auto">
                          <a:xfrm>
                            <a:off x="4320" y="2844"/>
                            <a:ext cx="3060" cy="468"/>
                          </a:xfrm>
                          <a:prstGeom prst="rect">
                            <a:avLst/>
                          </a:prstGeom>
                          <a:noFill/>
                          <a:ln>
                            <a:noFill/>
                          </a:ln>
                          <a:effectLst/>
                        </wps:spPr>
                        <wps:txbx>
                          <w:txbxContent>
                            <w:p w14:paraId="5F2A4C16">
                              <w:pPr>
                                <w:rPr>
                                  <w:szCs w:val="21"/>
                                </w:rPr>
                              </w:pPr>
                              <w:r>
                                <w:rPr>
                                  <w:color w:val="000000"/>
                                  <w:szCs w:val="21"/>
                                </w:rPr>
                                <w:t>GET_LOGININFO</w:t>
                              </w:r>
                            </w:p>
                          </w:txbxContent>
                        </wps:txbx>
                        <wps:bodyPr rot="0" vert="horz" wrap="square" lIns="91440" tIns="45720" rIns="91440" bIns="45720" anchor="t" anchorCtr="0" upright="1">
                          <a:noAutofit/>
                        </wps:bodyPr>
                      </wps:wsp>
                      <wps:wsp>
                        <wps:cNvPr id="212" name="Line 1100"/>
                        <wps:cNvCnPr>
                          <a:cxnSpLocks noChangeShapeType="1"/>
                        </wps:cNvCnPr>
                        <wps:spPr bwMode="auto">
                          <a:xfrm>
                            <a:off x="3960" y="2844"/>
                            <a:ext cx="0" cy="1318"/>
                          </a:xfrm>
                          <a:prstGeom prst="line">
                            <a:avLst/>
                          </a:prstGeom>
                          <a:noFill/>
                          <a:ln w="9525">
                            <a:solidFill>
                              <a:srgbClr val="000000"/>
                            </a:solidFill>
                            <a:round/>
                          </a:ln>
                          <a:effectLst/>
                        </wps:spPr>
                        <wps:bodyPr/>
                      </wps:wsp>
                      <wps:wsp>
                        <wps:cNvPr id="213" name="Line 1101"/>
                        <wps:cNvCnPr>
                          <a:cxnSpLocks noChangeShapeType="1"/>
                        </wps:cNvCnPr>
                        <wps:spPr bwMode="auto">
                          <a:xfrm>
                            <a:off x="7920" y="2914"/>
                            <a:ext cx="0" cy="1318"/>
                          </a:xfrm>
                          <a:prstGeom prst="line">
                            <a:avLst/>
                          </a:prstGeom>
                          <a:noFill/>
                          <a:ln w="9525">
                            <a:solidFill>
                              <a:srgbClr val="000000"/>
                            </a:solidFill>
                            <a:round/>
                          </a:ln>
                          <a:effectLst/>
                        </wps:spPr>
                        <wps:bodyPr/>
                      </wps:wsp>
                      <wps:wsp>
                        <wps:cNvPr id="214" name="Text Box 1102"/>
                        <wps:cNvSpPr txBox="1">
                          <a:spLocks noChangeArrowheads="1"/>
                        </wps:cNvSpPr>
                        <wps:spPr bwMode="auto">
                          <a:xfrm>
                            <a:off x="4320" y="3468"/>
                            <a:ext cx="3240" cy="468"/>
                          </a:xfrm>
                          <a:prstGeom prst="rect">
                            <a:avLst/>
                          </a:prstGeom>
                          <a:noFill/>
                          <a:ln>
                            <a:noFill/>
                          </a:ln>
                          <a:effectLst/>
                        </wps:spPr>
                        <wps:txbx>
                          <w:txbxContent>
                            <w:p w14:paraId="252CEC27">
                              <w:pPr>
                                <w:rPr>
                                  <w:szCs w:val="21"/>
                                </w:rPr>
                              </w:pPr>
                              <w:r>
                                <w:rPr>
                                  <w:color w:val="000000"/>
                                  <w:szCs w:val="21"/>
                                </w:rPr>
                                <w:t>GET_LOGININFO_ACK</w:t>
                              </w:r>
                            </w:p>
                          </w:txbxContent>
                        </wps:txbx>
                        <wps:bodyPr rot="0" vert="horz" wrap="square" lIns="91440" tIns="45720" rIns="91440" bIns="45720" anchor="t" anchorCtr="0" upright="1">
                          <a:noAutofit/>
                        </wps:bodyPr>
                      </wps:wsp>
                      <wps:wsp>
                        <wps:cNvPr id="215" name="Text Box 1103"/>
                        <wps:cNvSpPr txBox="1">
                          <a:spLocks noChangeArrowheads="1"/>
                        </wps:cNvSpPr>
                        <wps:spPr bwMode="auto">
                          <a:xfrm>
                            <a:off x="2160" y="2844"/>
                            <a:ext cx="1620" cy="780"/>
                          </a:xfrm>
                          <a:prstGeom prst="rect">
                            <a:avLst/>
                          </a:prstGeom>
                          <a:noFill/>
                          <a:ln>
                            <a:noFill/>
                          </a:ln>
                          <a:effectLst/>
                        </wps:spPr>
                        <wps:txbx>
                          <w:txbxContent>
                            <w:p w14:paraId="54AAEE48">
                              <w:pPr>
                                <w:rPr>
                                  <w:szCs w:val="21"/>
                                </w:rPr>
                              </w:pPr>
                              <w:r>
                                <w:rPr>
                                  <w:rFonts w:hint="eastAsia"/>
                                  <w:szCs w:val="21"/>
                                </w:rPr>
                                <w:t>发起获取注册信息请求</w:t>
                              </w:r>
                            </w:p>
                          </w:txbxContent>
                        </wps:txbx>
                        <wps:bodyPr rot="0" vert="horz" wrap="square" lIns="91440" tIns="45720" rIns="91440" bIns="45720" anchor="t" anchorCtr="0" upright="1">
                          <a:noAutofit/>
                        </wps:bodyPr>
                      </wps:wsp>
                      <wps:wsp>
                        <wps:cNvPr id="217" name="Text Box 1104"/>
                        <wps:cNvSpPr txBox="1">
                          <a:spLocks noChangeArrowheads="1"/>
                        </wps:cNvSpPr>
                        <wps:spPr bwMode="auto">
                          <a:xfrm>
                            <a:off x="7920" y="3156"/>
                            <a:ext cx="1260" cy="936"/>
                          </a:xfrm>
                          <a:prstGeom prst="rect">
                            <a:avLst/>
                          </a:prstGeom>
                          <a:noFill/>
                          <a:ln>
                            <a:noFill/>
                          </a:ln>
                          <a:effectLst/>
                        </wps:spPr>
                        <wps:txbx>
                          <w:txbxContent>
                            <w:p w14:paraId="2C0EAE2A">
                              <w:pPr>
                                <w:rPr>
                                  <w:szCs w:val="21"/>
                                </w:rPr>
                              </w:pPr>
                              <w:r>
                                <w:rPr>
                                  <w:rFonts w:hint="eastAsia"/>
                                  <w:szCs w:val="21"/>
                                </w:rPr>
                                <w:t>返回获取结果</w:t>
                              </w:r>
                            </w:p>
                          </w:txbxContent>
                        </wps:txbx>
                        <wps:bodyPr rot="0" vert="horz" wrap="square" lIns="91440" tIns="45720" rIns="91440" bIns="45720" anchor="t" anchorCtr="0" upright="1">
                          <a:noAutofit/>
                        </wps:bodyPr>
                      </wps:wsp>
                    </wpg:wgp>
                  </a:graphicData>
                </a:graphic>
              </wp:anchor>
            </w:drawing>
          </mc:Choice>
          <mc:Fallback>
            <w:pict>
              <v:group id="Group 1094" o:spid="_x0000_s1026" o:spt="203" style="position:absolute;left:0pt;margin-left:27pt;margin-top:6.95pt;height:92.8pt;width:351pt;z-index:251663360;mso-width-relative:page;mso-height-relative:page;" coordorigin="2160,2376" coordsize="7020,1856" o:gfxdata="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">
                <o:lock v:ext="edit" aspectratio="f"/>
                <v:shape id="Text Box 1095" o:spid="_x0000_s1026" o:spt="202" type="#_x0000_t202" style="position:absolute;left:3570;top:2376;height:468;width:900;" filled="f" stroked="f" coordsize="21600,21600" o:gfxdata="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5E/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5B6908D">
                        <w:pPr>
                          <w:rPr>
                            <w:szCs w:val="21"/>
                          </w:rPr>
                        </w:pPr>
                        <w:r>
                          <w:rPr>
                            <w:szCs w:val="21"/>
                          </w:rPr>
                          <w:t>SC</w:t>
                        </w:r>
                      </w:p>
                    </w:txbxContent>
                  </v:textbox>
                </v:shape>
                <v:shape id="Text Box 1096" o:spid="_x0000_s1026" o:spt="202" type="#_x0000_t202" style="position:absolute;left:7560;top:2376;height:468;width:740;" fillcolor="#FFFFFF" filled="t" stroked="f" coordsize="21600,21600" o:gfxdata="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Q6xlL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2518FD1D">
                        <w:pPr>
                          <w:rPr>
                            <w:szCs w:val="21"/>
                          </w:rPr>
                        </w:pPr>
                        <w:r>
                          <w:rPr>
                            <w:rFonts w:hint="eastAsia"/>
                            <w:szCs w:val="21"/>
                          </w:rPr>
                          <w:t>FSU</w:t>
                        </w:r>
                      </w:p>
                    </w:txbxContent>
                  </v:textbox>
                </v:shape>
                <v:line id="Line 1097" o:spid="_x0000_s1026" o:spt="20" style="position:absolute;left:3960;top:3156;height:156;width:3960;" filled="f" stroked="t" coordsize="21600,21600" o:gfxdata="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uk8y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Line 1098" o:spid="_x0000_s1026" o:spt="20" style="position:absolute;left:3960;top:3468;flip:x;height:156;width:3960;" filled="f" stroked="t" coordsize="21600,21600" o:gfxdata="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Oue/&#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99" o:spid="_x0000_s1026" o:spt="202" type="#_x0000_t202" style="position:absolute;left:4320;top:2844;height:468;width:3060;" filled="f" stroked="f" coordsize="21600,21600" o:gfxdata="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5KV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F2A4C16">
                        <w:pPr>
                          <w:rPr>
                            <w:szCs w:val="21"/>
                          </w:rPr>
                        </w:pPr>
                        <w:r>
                          <w:rPr>
                            <w:color w:val="000000"/>
                            <w:szCs w:val="21"/>
                          </w:rPr>
                          <w:t>GET_LOGININFO</w:t>
                        </w:r>
                      </w:p>
                    </w:txbxContent>
                  </v:textbox>
                </v:shape>
                <v:line id="Line 1100" o:spid="_x0000_s1026" o:spt="20" style="position:absolute;left:3960;top:2844;height:1318;width:0;" filled="f" stroked="t" coordsize="21600,21600" o:gfxdata="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9Va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101" o:spid="_x0000_s1026" o:spt="20" style="position:absolute;left:7920;top:2914;height:1318;width:0;" filled="f" stroked="t" coordsize="21600,21600" o:gfxdata="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T8PG/&#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Text Box 1102" o:spid="_x0000_s1026" o:spt="202" type="#_x0000_t202" style="position:absolute;left:4320;top:3468;height:468;width:3240;" filled="f" stroked="f" coordsize="21600,21600" o:gfxdata="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enP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52CEC27">
                        <w:pPr>
                          <w:rPr>
                            <w:szCs w:val="21"/>
                          </w:rPr>
                        </w:pPr>
                        <w:r>
                          <w:rPr>
                            <w:color w:val="000000"/>
                            <w:szCs w:val="21"/>
                          </w:rPr>
                          <w:t>GET_LOGININFO_ACK</w:t>
                        </w:r>
                      </w:p>
                    </w:txbxContent>
                  </v:textbox>
                </v:shape>
                <v:shape id="Text Box 1103" o:spid="_x0000_s1026" o:spt="202" type="#_x0000_t202" style="position:absolute;left:2160;top:2844;height:780;width:1620;" filled="f" stroked="f" coordsize="21600,21600" o:gfxdata="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VMV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4AAEE48">
                        <w:pPr>
                          <w:rPr>
                            <w:szCs w:val="21"/>
                          </w:rPr>
                        </w:pPr>
                        <w:r>
                          <w:rPr>
                            <w:rFonts w:hint="eastAsia"/>
                            <w:szCs w:val="21"/>
                          </w:rPr>
                          <w:t>发起获取注册信息请求</w:t>
                        </w:r>
                      </w:p>
                    </w:txbxContent>
                  </v:textbox>
                </v:shape>
                <v:shape id="Text Box 1104" o:spid="_x0000_s1026" o:spt="202" type="#_x0000_t202" style="position:absolute;left:7920;top:3156;height:936;width:1260;" filled="f" stroked="f" coordsize="21600,21600" o:gfxdata="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3u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C0EAE2A">
                        <w:pPr>
                          <w:rPr>
                            <w:szCs w:val="21"/>
                          </w:rPr>
                        </w:pPr>
                        <w:r>
                          <w:rPr>
                            <w:rFonts w:hint="eastAsia"/>
                            <w:szCs w:val="21"/>
                          </w:rPr>
                          <w:t>返回获取结果</w:t>
                        </w:r>
                      </w:p>
                    </w:txbxContent>
                  </v:textbox>
                </v:shape>
              </v:group>
            </w:pict>
          </mc:Fallback>
        </mc:AlternateContent>
      </w:r>
      <w:r>
        <mc:AlternateContent>
          <mc:Choice Requires="wpc">
            <w:drawing>
              <wp:inline distT="0" distB="0" distL="114300" distR="114300">
                <wp:extent cx="5940425" cy="1436370"/>
                <wp:effectExtent l="0" t="0" r="0" b="0"/>
                <wp:docPr id="8" name="画布 12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229"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">
                <o:lock v:ext="edit" aspectratio="f"/>
                <v:shape id="画布 1229"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2D089362">
      <w:pPr>
        <w:pStyle w:val="223"/>
      </w:pPr>
      <w:r>
        <w:rPr>
          <w:rFonts w:hint="eastAsia"/>
        </w:rPr>
        <w:t>获取FSU注册信息过程</w:t>
      </w:r>
    </w:p>
    <w:p w14:paraId="427760E6">
      <w:pPr>
        <w:pStyle w:val="104"/>
        <w:numPr>
          <w:ilvl w:val="0"/>
          <w:numId w:val="24"/>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66209D35">
      <w:pPr>
        <w:pStyle w:val="147"/>
        <w:ind w:firstLine="420"/>
      </w:pPr>
      <w:r>
        <w:t>发起：SC</w:t>
      </w:r>
    </w:p>
    <w:p w14:paraId="61CE6C50">
      <w:pPr>
        <w:pStyle w:val="222"/>
        <w:jc w:val="left"/>
      </w:pPr>
      <w:r>
        <w:rPr>
          <w:rFonts w:hint="eastAsia"/>
        </w:rPr>
        <w:t>获取FSU注册信息报文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28132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FC4F032">
            <w:pPr>
              <w:jc w:val="center"/>
              <w:rPr>
                <w:sz w:val="21"/>
                <w:szCs w:val="21"/>
              </w:rPr>
            </w:pPr>
          </w:p>
        </w:tc>
        <w:tc>
          <w:tcPr>
            <w:tcW w:w="2205" w:type="dxa"/>
            <w:noWrap w:val="0"/>
            <w:vAlign w:val="top"/>
          </w:tcPr>
          <w:p w14:paraId="66A15BEA">
            <w:pPr>
              <w:jc w:val="center"/>
              <w:rPr>
                <w:sz w:val="21"/>
                <w:szCs w:val="21"/>
              </w:rPr>
            </w:pPr>
            <w:r>
              <w:rPr>
                <w:sz w:val="21"/>
                <w:szCs w:val="21"/>
              </w:rPr>
              <w:t>变量名称/报文定义</w:t>
            </w:r>
          </w:p>
        </w:tc>
        <w:tc>
          <w:tcPr>
            <w:tcW w:w="1995" w:type="dxa"/>
            <w:noWrap w:val="0"/>
            <w:vAlign w:val="top"/>
          </w:tcPr>
          <w:p w14:paraId="3F4510E6">
            <w:pPr>
              <w:jc w:val="center"/>
              <w:rPr>
                <w:sz w:val="21"/>
                <w:szCs w:val="21"/>
              </w:rPr>
            </w:pPr>
            <w:r>
              <w:rPr>
                <w:sz w:val="21"/>
                <w:szCs w:val="21"/>
              </w:rPr>
              <w:t>长度及类型</w:t>
            </w:r>
          </w:p>
        </w:tc>
        <w:tc>
          <w:tcPr>
            <w:tcW w:w="2835" w:type="dxa"/>
            <w:noWrap w:val="0"/>
            <w:vAlign w:val="top"/>
          </w:tcPr>
          <w:p w14:paraId="60C2AF0B">
            <w:pPr>
              <w:jc w:val="center"/>
              <w:rPr>
                <w:sz w:val="21"/>
                <w:szCs w:val="21"/>
              </w:rPr>
            </w:pPr>
            <w:r>
              <w:rPr>
                <w:sz w:val="21"/>
                <w:szCs w:val="21"/>
              </w:rPr>
              <w:t>描述</w:t>
            </w:r>
          </w:p>
        </w:tc>
      </w:tr>
      <w:tr w14:paraId="4C0F31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4297EE7">
            <w:pPr>
              <w:rPr>
                <w:sz w:val="21"/>
                <w:szCs w:val="21"/>
              </w:rPr>
            </w:pPr>
            <w:r>
              <w:rPr>
                <w:sz w:val="21"/>
                <w:szCs w:val="21"/>
              </w:rPr>
              <w:t>PK_Type</w:t>
            </w:r>
          </w:p>
        </w:tc>
        <w:tc>
          <w:tcPr>
            <w:tcW w:w="2205" w:type="dxa"/>
            <w:noWrap w:val="0"/>
            <w:vAlign w:val="center"/>
          </w:tcPr>
          <w:p w14:paraId="1AEBE6BB">
            <w:pPr>
              <w:rPr>
                <w:sz w:val="21"/>
                <w:szCs w:val="21"/>
              </w:rPr>
            </w:pPr>
            <w:r>
              <w:rPr>
                <w:rFonts w:hint="eastAsia"/>
                <w:sz w:val="21"/>
                <w:szCs w:val="21"/>
              </w:rPr>
              <w:t>Name</w:t>
            </w:r>
          </w:p>
        </w:tc>
        <w:tc>
          <w:tcPr>
            <w:tcW w:w="1995" w:type="dxa"/>
            <w:noWrap w:val="0"/>
            <w:vAlign w:val="top"/>
          </w:tcPr>
          <w:p w14:paraId="596F363D">
            <w:pPr>
              <w:rPr>
                <w:sz w:val="21"/>
                <w:szCs w:val="21"/>
              </w:rPr>
            </w:pPr>
            <w:r>
              <w:rPr>
                <w:sz w:val="21"/>
                <w:szCs w:val="21"/>
              </w:rPr>
              <w:t>Char[GET_LOGININFO]</w:t>
            </w:r>
          </w:p>
        </w:tc>
        <w:tc>
          <w:tcPr>
            <w:tcW w:w="2835" w:type="dxa"/>
            <w:noWrap w:val="0"/>
            <w:vAlign w:val="top"/>
          </w:tcPr>
          <w:p w14:paraId="2F697A03">
            <w:pPr>
              <w:rPr>
                <w:sz w:val="21"/>
                <w:szCs w:val="21"/>
              </w:rPr>
            </w:pPr>
            <w:r>
              <w:rPr>
                <w:rFonts w:hint="eastAsia"/>
                <w:sz w:val="21"/>
                <w:szCs w:val="21"/>
              </w:rPr>
              <w:t>获取注册信息</w:t>
            </w:r>
          </w:p>
        </w:tc>
      </w:tr>
      <w:tr w14:paraId="45C164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27AF963">
            <w:pPr>
              <w:rPr>
                <w:sz w:val="21"/>
                <w:szCs w:val="21"/>
              </w:rPr>
            </w:pPr>
            <w:r>
              <w:rPr>
                <w:sz w:val="21"/>
                <w:szCs w:val="21"/>
              </w:rPr>
              <w:t>Info</w:t>
            </w:r>
          </w:p>
        </w:tc>
        <w:tc>
          <w:tcPr>
            <w:tcW w:w="2205" w:type="dxa"/>
            <w:noWrap w:val="0"/>
            <w:vAlign w:val="top"/>
          </w:tcPr>
          <w:p w14:paraId="23195AAF">
            <w:pPr>
              <w:rPr>
                <w:sz w:val="21"/>
                <w:szCs w:val="21"/>
              </w:rPr>
            </w:pPr>
            <w:r>
              <w:rPr>
                <w:sz w:val="21"/>
                <w:szCs w:val="21"/>
              </w:rPr>
              <w:t>FSUID</w:t>
            </w:r>
          </w:p>
        </w:tc>
        <w:tc>
          <w:tcPr>
            <w:tcW w:w="1995" w:type="dxa"/>
            <w:noWrap w:val="0"/>
            <w:vAlign w:val="top"/>
          </w:tcPr>
          <w:p w14:paraId="5949499E">
            <w:pPr>
              <w:rPr>
                <w:sz w:val="21"/>
                <w:szCs w:val="21"/>
              </w:rPr>
            </w:pPr>
            <w:r>
              <w:rPr>
                <w:rFonts w:hint="eastAsia"/>
                <w:sz w:val="21"/>
                <w:szCs w:val="21"/>
              </w:rPr>
              <w:t>Char[FSUID_LEN]</w:t>
            </w:r>
          </w:p>
        </w:tc>
        <w:tc>
          <w:tcPr>
            <w:tcW w:w="2835" w:type="dxa"/>
            <w:noWrap w:val="0"/>
            <w:vAlign w:val="top"/>
          </w:tcPr>
          <w:p w14:paraId="47670B41">
            <w:pPr>
              <w:rPr>
                <w:sz w:val="21"/>
                <w:szCs w:val="21"/>
              </w:rPr>
            </w:pPr>
            <w:r>
              <w:rPr>
                <w:sz w:val="21"/>
                <w:szCs w:val="21"/>
              </w:rPr>
              <w:t>FSU ID号</w:t>
            </w:r>
          </w:p>
        </w:tc>
      </w:tr>
    </w:tbl>
    <w:p w14:paraId="28F73088">
      <w:pPr>
        <w:pStyle w:val="147"/>
        <w:ind w:firstLine="0" w:firstLineChars="0"/>
        <w:rPr>
          <w:b/>
        </w:rPr>
      </w:pPr>
      <w:r>
        <w:rPr>
          <w:rFonts w:hint="eastAsia"/>
          <w:b/>
        </w:rPr>
        <w:t>XML样例</w:t>
      </w:r>
    </w:p>
    <w:p w14:paraId="27FFCF9F">
      <w:pPr>
        <w:pStyle w:val="147"/>
        <w:ind w:firstLine="420"/>
      </w:pPr>
      <w:r>
        <w:t>&lt;?xml version="1.0" encoding="UTF-8"?&gt;</w:t>
      </w:r>
    </w:p>
    <w:p w14:paraId="7C5BABAE">
      <w:pPr>
        <w:pStyle w:val="147"/>
        <w:ind w:firstLine="420"/>
      </w:pPr>
      <w:r>
        <w:t>&lt;Request&gt;</w:t>
      </w:r>
    </w:p>
    <w:p w14:paraId="444CCD9E">
      <w:pPr>
        <w:pStyle w:val="147"/>
        <w:ind w:firstLine="420"/>
      </w:pPr>
      <w:r>
        <w:t>&lt;PK_Type&gt;</w:t>
      </w:r>
    </w:p>
    <w:p w14:paraId="512F335A">
      <w:pPr>
        <w:pStyle w:val="147"/>
        <w:ind w:firstLine="420"/>
      </w:pPr>
      <w:r>
        <w:tab/>
      </w:r>
      <w:r>
        <w:tab/>
      </w:r>
      <w:r>
        <w:t>&lt;Name&gt;GET_LOGININFO&lt;/Name&gt;</w:t>
      </w:r>
    </w:p>
    <w:p w14:paraId="077C023F">
      <w:pPr>
        <w:pStyle w:val="147"/>
        <w:ind w:firstLine="420"/>
      </w:pPr>
      <w:r>
        <w:tab/>
      </w:r>
      <w:r>
        <w:t>&lt;/PK_Type&gt;</w:t>
      </w:r>
    </w:p>
    <w:p w14:paraId="696AD59D">
      <w:pPr>
        <w:pStyle w:val="147"/>
        <w:ind w:firstLine="420"/>
      </w:pPr>
      <w:r>
        <w:tab/>
      </w:r>
      <w:r>
        <w:t>&lt;Info&gt;</w:t>
      </w:r>
    </w:p>
    <w:p w14:paraId="3BB92450">
      <w:pPr>
        <w:pStyle w:val="147"/>
        <w:ind w:firstLine="420"/>
      </w:pPr>
      <w:r>
        <w:tab/>
      </w:r>
      <w:r>
        <w:tab/>
      </w:r>
      <w:r>
        <w:t>&lt;FSUID/&gt;</w:t>
      </w:r>
    </w:p>
    <w:p w14:paraId="198F9863">
      <w:pPr>
        <w:pStyle w:val="147"/>
        <w:ind w:firstLine="420"/>
      </w:pPr>
      <w:r>
        <w:tab/>
      </w:r>
      <w:r>
        <w:t>&lt;/Info&gt;</w:t>
      </w:r>
    </w:p>
    <w:p w14:paraId="523F7729">
      <w:pPr>
        <w:pStyle w:val="147"/>
        <w:ind w:firstLine="0" w:firstLineChars="0"/>
      </w:pPr>
      <w:r>
        <w:t>&lt;/Request&gt;</w:t>
      </w:r>
    </w:p>
    <w:p w14:paraId="420B9A9F">
      <w:pPr>
        <w:pStyle w:val="12"/>
      </w:pPr>
      <w:r>
        <w:t>响应：FSU</w:t>
      </w:r>
    </w:p>
    <w:p w14:paraId="0CAA7FC4">
      <w:pPr>
        <w:pStyle w:val="222"/>
        <w:jc w:val="left"/>
      </w:pPr>
      <w:r>
        <w:rPr>
          <w:rFonts w:hint="eastAsia"/>
        </w:rPr>
        <w:t>获取FSU注册信息响应报文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224"/>
        <w:gridCol w:w="2606"/>
      </w:tblGrid>
      <w:tr w14:paraId="3B76A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3CC36EA">
            <w:pPr>
              <w:jc w:val="center"/>
              <w:rPr>
                <w:sz w:val="21"/>
                <w:szCs w:val="21"/>
              </w:rPr>
            </w:pPr>
          </w:p>
        </w:tc>
        <w:tc>
          <w:tcPr>
            <w:tcW w:w="2205" w:type="dxa"/>
            <w:noWrap w:val="0"/>
            <w:vAlign w:val="top"/>
          </w:tcPr>
          <w:p w14:paraId="64D7EDBE">
            <w:pPr>
              <w:jc w:val="center"/>
              <w:rPr>
                <w:sz w:val="21"/>
                <w:szCs w:val="21"/>
              </w:rPr>
            </w:pPr>
            <w:r>
              <w:rPr>
                <w:sz w:val="21"/>
                <w:szCs w:val="21"/>
              </w:rPr>
              <w:t>变量名称/报文定义</w:t>
            </w:r>
          </w:p>
        </w:tc>
        <w:tc>
          <w:tcPr>
            <w:tcW w:w="2224" w:type="dxa"/>
            <w:noWrap w:val="0"/>
            <w:vAlign w:val="top"/>
          </w:tcPr>
          <w:p w14:paraId="2A55462A">
            <w:pPr>
              <w:jc w:val="center"/>
              <w:rPr>
                <w:sz w:val="21"/>
                <w:szCs w:val="21"/>
              </w:rPr>
            </w:pPr>
            <w:r>
              <w:rPr>
                <w:sz w:val="21"/>
                <w:szCs w:val="21"/>
              </w:rPr>
              <w:t>长度及类型</w:t>
            </w:r>
          </w:p>
        </w:tc>
        <w:tc>
          <w:tcPr>
            <w:tcW w:w="2606" w:type="dxa"/>
            <w:noWrap w:val="0"/>
            <w:vAlign w:val="top"/>
          </w:tcPr>
          <w:p w14:paraId="4EA75F02">
            <w:pPr>
              <w:jc w:val="center"/>
              <w:rPr>
                <w:sz w:val="21"/>
                <w:szCs w:val="21"/>
              </w:rPr>
            </w:pPr>
            <w:r>
              <w:rPr>
                <w:sz w:val="21"/>
                <w:szCs w:val="21"/>
              </w:rPr>
              <w:t>描述</w:t>
            </w:r>
          </w:p>
        </w:tc>
      </w:tr>
      <w:tr w14:paraId="05451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83F00A1">
            <w:pPr>
              <w:rPr>
                <w:sz w:val="21"/>
                <w:szCs w:val="21"/>
              </w:rPr>
            </w:pPr>
            <w:r>
              <w:rPr>
                <w:sz w:val="21"/>
                <w:szCs w:val="21"/>
              </w:rPr>
              <w:t>PK_Type</w:t>
            </w:r>
          </w:p>
        </w:tc>
        <w:tc>
          <w:tcPr>
            <w:tcW w:w="2205" w:type="dxa"/>
            <w:noWrap w:val="0"/>
            <w:vAlign w:val="top"/>
          </w:tcPr>
          <w:p w14:paraId="1F8CE4E0">
            <w:pPr>
              <w:rPr>
                <w:sz w:val="21"/>
                <w:szCs w:val="21"/>
              </w:rPr>
            </w:pPr>
            <w:r>
              <w:rPr>
                <w:rFonts w:hint="eastAsia"/>
                <w:sz w:val="21"/>
                <w:szCs w:val="21"/>
              </w:rPr>
              <w:t>Name</w:t>
            </w:r>
          </w:p>
        </w:tc>
        <w:tc>
          <w:tcPr>
            <w:tcW w:w="2224" w:type="dxa"/>
            <w:noWrap w:val="0"/>
            <w:vAlign w:val="top"/>
          </w:tcPr>
          <w:p w14:paraId="51085C06">
            <w:pPr>
              <w:rPr>
                <w:sz w:val="21"/>
                <w:szCs w:val="21"/>
              </w:rPr>
            </w:pPr>
            <w:r>
              <w:rPr>
                <w:sz w:val="21"/>
                <w:szCs w:val="21"/>
              </w:rPr>
              <w:t>Char[GET_LOGININFO_ACK]</w:t>
            </w:r>
          </w:p>
        </w:tc>
        <w:tc>
          <w:tcPr>
            <w:tcW w:w="2606" w:type="dxa"/>
            <w:noWrap w:val="0"/>
            <w:vAlign w:val="top"/>
          </w:tcPr>
          <w:p w14:paraId="233BD255">
            <w:pPr>
              <w:rPr>
                <w:sz w:val="21"/>
                <w:szCs w:val="21"/>
              </w:rPr>
            </w:pPr>
            <w:r>
              <w:rPr>
                <w:rFonts w:hint="eastAsia"/>
                <w:sz w:val="21"/>
                <w:szCs w:val="21"/>
              </w:rPr>
              <w:t>获注册信息响应</w:t>
            </w:r>
          </w:p>
        </w:tc>
      </w:tr>
      <w:tr w14:paraId="25DDD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4B8BB2DE">
            <w:pPr>
              <w:rPr>
                <w:sz w:val="21"/>
                <w:szCs w:val="21"/>
              </w:rPr>
            </w:pPr>
            <w:r>
              <w:rPr>
                <w:sz w:val="21"/>
                <w:szCs w:val="21"/>
              </w:rPr>
              <w:t>Info</w:t>
            </w:r>
          </w:p>
        </w:tc>
        <w:tc>
          <w:tcPr>
            <w:tcW w:w="2205" w:type="dxa"/>
            <w:noWrap w:val="0"/>
            <w:vAlign w:val="top"/>
          </w:tcPr>
          <w:p w14:paraId="2A61D08D">
            <w:pPr>
              <w:rPr>
                <w:sz w:val="21"/>
                <w:szCs w:val="21"/>
              </w:rPr>
            </w:pPr>
            <w:r>
              <w:rPr>
                <w:sz w:val="21"/>
                <w:szCs w:val="21"/>
              </w:rPr>
              <w:t>UserName</w:t>
            </w:r>
          </w:p>
        </w:tc>
        <w:tc>
          <w:tcPr>
            <w:tcW w:w="2224" w:type="dxa"/>
            <w:noWrap w:val="0"/>
            <w:vAlign w:val="top"/>
          </w:tcPr>
          <w:p w14:paraId="22433C0C">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606" w:type="dxa"/>
            <w:noWrap w:val="0"/>
            <w:vAlign w:val="top"/>
          </w:tcPr>
          <w:p w14:paraId="36025C53">
            <w:pPr>
              <w:rPr>
                <w:sz w:val="21"/>
                <w:szCs w:val="21"/>
              </w:rPr>
            </w:pPr>
            <w:r>
              <w:rPr>
                <w:sz w:val="21"/>
                <w:szCs w:val="21"/>
              </w:rPr>
              <w:t>用户名</w:t>
            </w:r>
          </w:p>
        </w:tc>
      </w:tr>
      <w:tr w14:paraId="4EDBB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1F65B9C">
            <w:pPr>
              <w:rPr>
                <w:sz w:val="21"/>
                <w:szCs w:val="21"/>
              </w:rPr>
            </w:pPr>
          </w:p>
        </w:tc>
        <w:tc>
          <w:tcPr>
            <w:tcW w:w="2205" w:type="dxa"/>
            <w:noWrap w:val="0"/>
            <w:vAlign w:val="top"/>
          </w:tcPr>
          <w:p w14:paraId="7D7D2B64">
            <w:pPr>
              <w:rPr>
                <w:sz w:val="21"/>
                <w:szCs w:val="21"/>
              </w:rPr>
            </w:pPr>
            <w:r>
              <w:rPr>
                <w:sz w:val="21"/>
                <w:szCs w:val="21"/>
              </w:rPr>
              <w:t>PassWord</w:t>
            </w:r>
          </w:p>
        </w:tc>
        <w:tc>
          <w:tcPr>
            <w:tcW w:w="2224" w:type="dxa"/>
            <w:noWrap w:val="0"/>
            <w:vAlign w:val="top"/>
          </w:tcPr>
          <w:p w14:paraId="17CD2860">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606" w:type="dxa"/>
            <w:noWrap w:val="0"/>
            <w:vAlign w:val="top"/>
          </w:tcPr>
          <w:p w14:paraId="62262F48">
            <w:pPr>
              <w:rPr>
                <w:sz w:val="21"/>
                <w:szCs w:val="21"/>
              </w:rPr>
            </w:pPr>
            <w:r>
              <w:rPr>
                <w:sz w:val="21"/>
                <w:szCs w:val="21"/>
              </w:rPr>
              <w:t>口令</w:t>
            </w:r>
          </w:p>
        </w:tc>
      </w:tr>
      <w:tr w14:paraId="6821D5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07A3C2C6">
            <w:pPr>
              <w:rPr>
                <w:sz w:val="21"/>
                <w:szCs w:val="21"/>
              </w:rPr>
            </w:pPr>
          </w:p>
        </w:tc>
        <w:tc>
          <w:tcPr>
            <w:tcW w:w="2205" w:type="dxa"/>
            <w:noWrap w:val="0"/>
            <w:vAlign w:val="top"/>
          </w:tcPr>
          <w:p w14:paraId="59B36D29">
            <w:pPr>
              <w:rPr>
                <w:sz w:val="21"/>
                <w:szCs w:val="21"/>
              </w:rPr>
            </w:pPr>
            <w:r>
              <w:rPr>
                <w:sz w:val="21"/>
                <w:szCs w:val="21"/>
              </w:rPr>
              <w:t>FSUID</w:t>
            </w:r>
          </w:p>
        </w:tc>
        <w:tc>
          <w:tcPr>
            <w:tcW w:w="2224" w:type="dxa"/>
            <w:noWrap w:val="0"/>
            <w:vAlign w:val="top"/>
          </w:tcPr>
          <w:p w14:paraId="6A162E5E">
            <w:pPr>
              <w:rPr>
                <w:sz w:val="21"/>
                <w:szCs w:val="21"/>
              </w:rPr>
            </w:pPr>
            <w:r>
              <w:rPr>
                <w:rFonts w:hint="eastAsia"/>
                <w:sz w:val="21"/>
                <w:szCs w:val="21"/>
              </w:rPr>
              <w:t>Char[FSUID_LEN]</w:t>
            </w:r>
          </w:p>
        </w:tc>
        <w:tc>
          <w:tcPr>
            <w:tcW w:w="2606" w:type="dxa"/>
            <w:noWrap w:val="0"/>
            <w:vAlign w:val="top"/>
          </w:tcPr>
          <w:p w14:paraId="5702E593">
            <w:pPr>
              <w:rPr>
                <w:sz w:val="21"/>
                <w:szCs w:val="21"/>
              </w:rPr>
            </w:pPr>
            <w:r>
              <w:rPr>
                <w:sz w:val="21"/>
                <w:szCs w:val="21"/>
              </w:rPr>
              <w:t>FSU ID号</w:t>
            </w:r>
          </w:p>
        </w:tc>
      </w:tr>
      <w:tr w14:paraId="16557D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EF3E809">
            <w:pPr>
              <w:rPr>
                <w:sz w:val="21"/>
                <w:szCs w:val="21"/>
              </w:rPr>
            </w:pPr>
          </w:p>
        </w:tc>
        <w:tc>
          <w:tcPr>
            <w:tcW w:w="2205" w:type="dxa"/>
            <w:noWrap w:val="0"/>
            <w:vAlign w:val="top"/>
          </w:tcPr>
          <w:p w14:paraId="5EB06B5C">
            <w:pPr>
              <w:rPr>
                <w:sz w:val="21"/>
                <w:szCs w:val="21"/>
              </w:rPr>
            </w:pPr>
            <w:r>
              <w:rPr>
                <w:rFonts w:hint="eastAsia"/>
                <w:sz w:val="21"/>
                <w:szCs w:val="21"/>
              </w:rPr>
              <w:t>FSUIP</w:t>
            </w:r>
          </w:p>
        </w:tc>
        <w:tc>
          <w:tcPr>
            <w:tcW w:w="2224" w:type="dxa"/>
            <w:noWrap w:val="0"/>
            <w:vAlign w:val="top"/>
          </w:tcPr>
          <w:p w14:paraId="7A73C27E">
            <w:pPr>
              <w:rPr>
                <w:sz w:val="21"/>
                <w:szCs w:val="21"/>
              </w:rPr>
            </w:pPr>
            <w:r>
              <w:rPr>
                <w:rFonts w:hint="eastAsia"/>
                <w:sz w:val="21"/>
                <w:szCs w:val="21"/>
              </w:rPr>
              <w:t>IP</w:t>
            </w:r>
            <w:r>
              <w:rPr>
                <w:sz w:val="21"/>
                <w:szCs w:val="21"/>
              </w:rPr>
              <w:t>_LENGTH</w:t>
            </w:r>
          </w:p>
        </w:tc>
        <w:tc>
          <w:tcPr>
            <w:tcW w:w="2606" w:type="dxa"/>
            <w:noWrap w:val="0"/>
            <w:vAlign w:val="top"/>
          </w:tcPr>
          <w:p w14:paraId="5F65FE90">
            <w:pPr>
              <w:rPr>
                <w:sz w:val="21"/>
                <w:szCs w:val="21"/>
              </w:rPr>
            </w:pPr>
            <w:r>
              <w:rPr>
                <w:rFonts w:hint="eastAsia"/>
                <w:sz w:val="21"/>
                <w:szCs w:val="21"/>
              </w:rPr>
              <w:t>FSU</w:t>
            </w:r>
            <w:r>
              <w:rPr>
                <w:sz w:val="21"/>
                <w:szCs w:val="21"/>
              </w:rPr>
              <w:t>的内网IP</w:t>
            </w:r>
          </w:p>
        </w:tc>
      </w:tr>
      <w:tr w14:paraId="441CF5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B57DA13">
            <w:pPr>
              <w:rPr>
                <w:sz w:val="21"/>
                <w:szCs w:val="21"/>
              </w:rPr>
            </w:pPr>
          </w:p>
        </w:tc>
        <w:tc>
          <w:tcPr>
            <w:tcW w:w="2205" w:type="dxa"/>
            <w:noWrap w:val="0"/>
            <w:vAlign w:val="top"/>
          </w:tcPr>
          <w:p w14:paraId="572DA052">
            <w:pPr>
              <w:rPr>
                <w:sz w:val="21"/>
                <w:szCs w:val="21"/>
              </w:rPr>
            </w:pPr>
            <w:r>
              <w:rPr>
                <w:rFonts w:hint="eastAsia"/>
                <w:sz w:val="21"/>
                <w:szCs w:val="21"/>
              </w:rPr>
              <w:t>FSU</w:t>
            </w:r>
            <w:r>
              <w:rPr>
                <w:sz w:val="21"/>
                <w:szCs w:val="21"/>
              </w:rPr>
              <w:t>MAC</w:t>
            </w:r>
          </w:p>
        </w:tc>
        <w:tc>
          <w:tcPr>
            <w:tcW w:w="2224" w:type="dxa"/>
            <w:noWrap w:val="0"/>
            <w:vAlign w:val="top"/>
          </w:tcPr>
          <w:p w14:paraId="3A64A60C">
            <w:pPr>
              <w:rPr>
                <w:sz w:val="21"/>
                <w:szCs w:val="21"/>
              </w:rPr>
            </w:pPr>
            <w:r>
              <w:rPr>
                <w:rFonts w:hint="eastAsia"/>
                <w:sz w:val="21"/>
                <w:szCs w:val="21"/>
              </w:rPr>
              <w:t>Char[</w:t>
            </w:r>
            <w:r>
              <w:rPr>
                <w:sz w:val="21"/>
                <w:szCs w:val="21"/>
              </w:rPr>
              <w:t>MAC_LENGTH</w:t>
            </w:r>
            <w:r>
              <w:rPr>
                <w:rFonts w:hint="eastAsia"/>
                <w:sz w:val="21"/>
                <w:szCs w:val="21"/>
              </w:rPr>
              <w:t>]</w:t>
            </w:r>
          </w:p>
        </w:tc>
        <w:tc>
          <w:tcPr>
            <w:tcW w:w="2606" w:type="dxa"/>
            <w:noWrap w:val="0"/>
            <w:vAlign w:val="top"/>
          </w:tcPr>
          <w:p w14:paraId="3EDAC7B7">
            <w:pPr>
              <w:rPr>
                <w:sz w:val="21"/>
                <w:szCs w:val="21"/>
              </w:rPr>
            </w:pPr>
            <w:r>
              <w:rPr>
                <w:rFonts w:hint="eastAsia"/>
                <w:sz w:val="21"/>
                <w:szCs w:val="21"/>
              </w:rPr>
              <w:t>FSU</w:t>
            </w:r>
            <w:r>
              <w:rPr>
                <w:sz w:val="21"/>
                <w:szCs w:val="21"/>
              </w:rPr>
              <w:t>的MAC地址</w:t>
            </w:r>
            <w:r>
              <w:rPr>
                <w:rFonts w:hint="eastAsia"/>
                <w:sz w:val="21"/>
                <w:szCs w:val="21"/>
              </w:rPr>
              <w:t>，格式定义如下：XX: XX: XX: XX: XX: XX，其中每一个X代表一位16进制数</w:t>
            </w:r>
          </w:p>
        </w:tc>
      </w:tr>
      <w:tr w14:paraId="142EE7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7FB45E7">
            <w:pPr>
              <w:rPr>
                <w:sz w:val="21"/>
                <w:szCs w:val="21"/>
              </w:rPr>
            </w:pPr>
          </w:p>
        </w:tc>
        <w:tc>
          <w:tcPr>
            <w:tcW w:w="2205" w:type="dxa"/>
            <w:noWrap w:val="0"/>
            <w:vAlign w:val="top"/>
          </w:tcPr>
          <w:p w14:paraId="0A4C93D4">
            <w:pPr>
              <w:rPr>
                <w:sz w:val="21"/>
                <w:szCs w:val="21"/>
              </w:rPr>
            </w:pPr>
            <w:r>
              <w:rPr>
                <w:rFonts w:hint="eastAsia"/>
                <w:sz w:val="21"/>
                <w:szCs w:val="21"/>
              </w:rPr>
              <w:t>F</w:t>
            </w:r>
            <w:r>
              <w:rPr>
                <w:sz w:val="21"/>
                <w:szCs w:val="21"/>
              </w:rPr>
              <w:t>SUVER</w:t>
            </w:r>
          </w:p>
        </w:tc>
        <w:tc>
          <w:tcPr>
            <w:tcW w:w="2224" w:type="dxa"/>
            <w:noWrap w:val="0"/>
            <w:vAlign w:val="top"/>
          </w:tcPr>
          <w:p w14:paraId="7D22F5F3">
            <w:pPr>
              <w:rPr>
                <w:sz w:val="21"/>
                <w:szCs w:val="21"/>
              </w:rPr>
            </w:pPr>
            <w:r>
              <w:rPr>
                <w:sz w:val="21"/>
                <w:szCs w:val="21"/>
              </w:rPr>
              <w:t>Char</w:t>
            </w:r>
            <w:r>
              <w:rPr>
                <w:rFonts w:hint="eastAsia"/>
                <w:sz w:val="21"/>
                <w:szCs w:val="21"/>
              </w:rPr>
              <w:t>[</w:t>
            </w:r>
            <w:r>
              <w:rPr>
                <w:sz w:val="21"/>
                <w:szCs w:val="21"/>
              </w:rPr>
              <w:t>VER_LENGTH]</w:t>
            </w:r>
          </w:p>
        </w:tc>
        <w:tc>
          <w:tcPr>
            <w:tcW w:w="2606" w:type="dxa"/>
            <w:noWrap w:val="0"/>
            <w:vAlign w:val="top"/>
          </w:tcPr>
          <w:p w14:paraId="12E8396C">
            <w:pPr>
              <w:rPr>
                <w:sz w:val="21"/>
                <w:szCs w:val="21"/>
              </w:rPr>
            </w:pPr>
            <w:r>
              <w:rPr>
                <w:rFonts w:hint="eastAsia"/>
                <w:sz w:val="21"/>
                <w:szCs w:val="21"/>
              </w:rPr>
              <w:t>FSU版本号</w:t>
            </w:r>
          </w:p>
        </w:tc>
      </w:tr>
      <w:tr w14:paraId="7DEC8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5A4ED1E">
            <w:pPr>
              <w:rPr>
                <w:sz w:val="21"/>
                <w:szCs w:val="21"/>
              </w:rPr>
            </w:pPr>
          </w:p>
        </w:tc>
        <w:tc>
          <w:tcPr>
            <w:tcW w:w="2205" w:type="dxa"/>
            <w:noWrap w:val="0"/>
            <w:vAlign w:val="top"/>
          </w:tcPr>
          <w:p w14:paraId="233DE9D4">
            <w:pPr>
              <w:rPr>
                <w:sz w:val="21"/>
                <w:szCs w:val="21"/>
              </w:rPr>
            </w:pPr>
            <w:r>
              <w:rPr>
                <w:rFonts w:hint="eastAsia"/>
                <w:sz w:val="21"/>
                <w:szCs w:val="21"/>
              </w:rPr>
              <w:t>SiteID</w:t>
            </w:r>
          </w:p>
        </w:tc>
        <w:tc>
          <w:tcPr>
            <w:tcW w:w="2224" w:type="dxa"/>
            <w:noWrap w:val="0"/>
            <w:vAlign w:val="top"/>
          </w:tcPr>
          <w:p w14:paraId="79740EA4">
            <w:pPr>
              <w:rPr>
                <w:sz w:val="21"/>
                <w:szCs w:val="21"/>
              </w:rPr>
            </w:pPr>
            <w:r>
              <w:rPr>
                <w:rFonts w:hint="eastAsia"/>
                <w:sz w:val="21"/>
                <w:szCs w:val="21"/>
              </w:rPr>
              <w:t>Char</w:t>
            </w:r>
            <w:r>
              <w:rPr>
                <w:sz w:val="21"/>
                <w:szCs w:val="21"/>
              </w:rPr>
              <w:t>[</w:t>
            </w:r>
            <w:r>
              <w:rPr>
                <w:rFonts w:hint="eastAsia"/>
                <w:sz w:val="21"/>
                <w:szCs w:val="21"/>
              </w:rPr>
              <w:t>ID</w:t>
            </w:r>
            <w:r>
              <w:rPr>
                <w:sz w:val="21"/>
                <w:szCs w:val="21"/>
              </w:rPr>
              <w:t>_LENGTH]</w:t>
            </w:r>
          </w:p>
        </w:tc>
        <w:tc>
          <w:tcPr>
            <w:tcW w:w="2606" w:type="dxa"/>
            <w:noWrap w:val="0"/>
            <w:vAlign w:val="top"/>
          </w:tcPr>
          <w:p w14:paraId="0EC57BCA">
            <w:pPr>
              <w:rPr>
                <w:sz w:val="21"/>
                <w:szCs w:val="21"/>
              </w:rPr>
            </w:pPr>
            <w:r>
              <w:rPr>
                <w:rFonts w:hint="eastAsia"/>
                <w:sz w:val="21"/>
                <w:szCs w:val="21"/>
              </w:rPr>
              <w:t>所属</w:t>
            </w:r>
            <w:r>
              <w:rPr>
                <w:sz w:val="21"/>
                <w:szCs w:val="21"/>
              </w:rPr>
              <w:t>站点编码</w:t>
            </w:r>
          </w:p>
        </w:tc>
      </w:tr>
      <w:tr w14:paraId="6669D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7A0E8AA">
            <w:pPr>
              <w:rPr>
                <w:sz w:val="21"/>
                <w:szCs w:val="21"/>
              </w:rPr>
            </w:pPr>
          </w:p>
        </w:tc>
        <w:tc>
          <w:tcPr>
            <w:tcW w:w="2205" w:type="dxa"/>
            <w:noWrap w:val="0"/>
            <w:vAlign w:val="top"/>
          </w:tcPr>
          <w:p w14:paraId="190967C6">
            <w:pPr>
              <w:rPr>
                <w:sz w:val="21"/>
                <w:szCs w:val="21"/>
              </w:rPr>
            </w:pPr>
            <w:r>
              <w:rPr>
                <w:sz w:val="21"/>
                <w:szCs w:val="21"/>
              </w:rPr>
              <w:t>SiteName</w:t>
            </w:r>
          </w:p>
        </w:tc>
        <w:tc>
          <w:tcPr>
            <w:tcW w:w="2224" w:type="dxa"/>
            <w:noWrap w:val="0"/>
            <w:vAlign w:val="top"/>
          </w:tcPr>
          <w:p w14:paraId="0E70B582">
            <w:pPr>
              <w:rPr>
                <w:sz w:val="21"/>
                <w:szCs w:val="21"/>
              </w:rPr>
            </w:pPr>
            <w:r>
              <w:rPr>
                <w:sz w:val="21"/>
                <w:szCs w:val="21"/>
              </w:rPr>
              <w:t>Char[NAME_LENGTH]</w:t>
            </w:r>
          </w:p>
        </w:tc>
        <w:tc>
          <w:tcPr>
            <w:tcW w:w="2606" w:type="dxa"/>
            <w:noWrap w:val="0"/>
            <w:vAlign w:val="top"/>
          </w:tcPr>
          <w:p w14:paraId="13926802">
            <w:pPr>
              <w:rPr>
                <w:sz w:val="21"/>
                <w:szCs w:val="21"/>
              </w:rPr>
            </w:pPr>
            <w:r>
              <w:rPr>
                <w:rFonts w:hint="eastAsia"/>
                <w:sz w:val="21"/>
                <w:szCs w:val="21"/>
              </w:rPr>
              <w:t>设备</w:t>
            </w:r>
            <w:r>
              <w:rPr>
                <w:sz w:val="21"/>
                <w:szCs w:val="21"/>
              </w:rPr>
              <w:t>所在的</w:t>
            </w:r>
            <w:r>
              <w:rPr>
                <w:rFonts w:hint="eastAsia"/>
                <w:sz w:val="21"/>
                <w:szCs w:val="21"/>
              </w:rPr>
              <w:t>站点名称</w:t>
            </w:r>
            <w:r>
              <w:rPr>
                <w:sz w:val="21"/>
                <w:szCs w:val="21"/>
              </w:rPr>
              <w:t>[</w:t>
            </w:r>
            <w:r>
              <w:rPr>
                <w:rFonts w:hint="eastAsia"/>
                <w:sz w:val="21"/>
                <w:szCs w:val="21"/>
              </w:rPr>
              <w:t>定义</w:t>
            </w:r>
            <w:r>
              <w:rPr>
                <w:sz w:val="21"/>
                <w:szCs w:val="21"/>
              </w:rPr>
              <w:t>参</w:t>
            </w:r>
            <w:r>
              <w:rPr>
                <w:rFonts w:hint="eastAsia"/>
                <w:sz w:val="21"/>
                <w:szCs w:val="21"/>
              </w:rPr>
              <w:t>考中国</w:t>
            </w:r>
            <w:r>
              <w:rPr>
                <w:sz w:val="21"/>
                <w:szCs w:val="21"/>
              </w:rPr>
              <w:t>移动</w:t>
            </w:r>
            <w:r>
              <w:rPr>
                <w:rFonts w:hint="eastAsia"/>
                <w:sz w:val="21"/>
                <w:szCs w:val="21"/>
              </w:rPr>
              <w:t>动环</w:t>
            </w:r>
            <w:r>
              <w:rPr>
                <w:sz w:val="21"/>
                <w:szCs w:val="21"/>
              </w:rPr>
              <w:t>命名及</w:t>
            </w:r>
            <w:r>
              <w:rPr>
                <w:rFonts w:hint="eastAsia"/>
                <w:sz w:val="21"/>
                <w:szCs w:val="21"/>
              </w:rPr>
              <w:t>编码指导</w:t>
            </w:r>
            <w:r>
              <w:rPr>
                <w:sz w:val="21"/>
                <w:szCs w:val="21"/>
              </w:rPr>
              <w:t>意见1</w:t>
            </w:r>
            <w:r>
              <w:rPr>
                <w:rFonts w:hint="eastAsia"/>
                <w:sz w:val="21"/>
                <w:szCs w:val="21"/>
              </w:rPr>
              <w:t>.1</w:t>
            </w:r>
            <w:r>
              <w:rPr>
                <w:sz w:val="21"/>
                <w:szCs w:val="21"/>
              </w:rPr>
              <w:t>]</w:t>
            </w:r>
          </w:p>
        </w:tc>
      </w:tr>
      <w:tr w14:paraId="772AA1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6D8F77F">
            <w:pPr>
              <w:rPr>
                <w:sz w:val="21"/>
                <w:szCs w:val="21"/>
              </w:rPr>
            </w:pPr>
          </w:p>
        </w:tc>
        <w:tc>
          <w:tcPr>
            <w:tcW w:w="2205" w:type="dxa"/>
            <w:noWrap w:val="0"/>
            <w:vAlign w:val="top"/>
          </w:tcPr>
          <w:p w14:paraId="7D4836DA">
            <w:pPr>
              <w:rPr>
                <w:sz w:val="21"/>
                <w:szCs w:val="21"/>
              </w:rPr>
            </w:pPr>
            <w:r>
              <w:rPr>
                <w:rFonts w:hint="eastAsia"/>
                <w:sz w:val="21"/>
                <w:szCs w:val="21"/>
              </w:rPr>
              <w:t>RoomID</w:t>
            </w:r>
          </w:p>
        </w:tc>
        <w:tc>
          <w:tcPr>
            <w:tcW w:w="2224" w:type="dxa"/>
            <w:noWrap w:val="0"/>
            <w:vAlign w:val="top"/>
          </w:tcPr>
          <w:p w14:paraId="69184DDA">
            <w:pPr>
              <w:rPr>
                <w:sz w:val="21"/>
                <w:szCs w:val="21"/>
              </w:rPr>
            </w:pPr>
            <w:r>
              <w:rPr>
                <w:rFonts w:hint="eastAsia"/>
                <w:sz w:val="21"/>
                <w:szCs w:val="21"/>
              </w:rPr>
              <w:t>Char[</w:t>
            </w:r>
            <w:r>
              <w:rPr>
                <w:sz w:val="21"/>
                <w:szCs w:val="21"/>
              </w:rPr>
              <w:t>n*</w:t>
            </w:r>
            <w:r>
              <w:rPr>
                <w:rFonts w:hint="eastAsia"/>
                <w:sz w:val="21"/>
                <w:szCs w:val="21"/>
              </w:rPr>
              <w:t xml:space="preserve"> ID</w:t>
            </w:r>
            <w:r>
              <w:rPr>
                <w:sz w:val="21"/>
                <w:szCs w:val="21"/>
              </w:rPr>
              <w:t>_LENGTH</w:t>
            </w:r>
            <w:r>
              <w:rPr>
                <w:rFonts w:hint="eastAsia"/>
                <w:sz w:val="21"/>
                <w:szCs w:val="21"/>
              </w:rPr>
              <w:t>]</w:t>
            </w:r>
          </w:p>
        </w:tc>
        <w:tc>
          <w:tcPr>
            <w:tcW w:w="2606" w:type="dxa"/>
            <w:noWrap w:val="0"/>
            <w:vAlign w:val="top"/>
          </w:tcPr>
          <w:p w14:paraId="3B797EB8">
            <w:pPr>
              <w:rPr>
                <w:sz w:val="21"/>
                <w:szCs w:val="21"/>
              </w:rPr>
            </w:pPr>
            <w:r>
              <w:rPr>
                <w:rFonts w:hint="eastAsia"/>
                <w:sz w:val="21"/>
                <w:szCs w:val="21"/>
              </w:rPr>
              <w:t>FSU物理</w:t>
            </w:r>
            <w:r>
              <w:rPr>
                <w:sz w:val="21"/>
                <w:szCs w:val="21"/>
              </w:rPr>
              <w:t>机房编码</w:t>
            </w:r>
          </w:p>
        </w:tc>
      </w:tr>
      <w:tr w14:paraId="05B00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C1A836C">
            <w:pPr>
              <w:rPr>
                <w:sz w:val="21"/>
                <w:szCs w:val="21"/>
              </w:rPr>
            </w:pPr>
          </w:p>
        </w:tc>
        <w:tc>
          <w:tcPr>
            <w:tcW w:w="2205" w:type="dxa"/>
            <w:noWrap w:val="0"/>
            <w:vAlign w:val="top"/>
          </w:tcPr>
          <w:p w14:paraId="4B4854F1">
            <w:pPr>
              <w:rPr>
                <w:sz w:val="21"/>
                <w:szCs w:val="21"/>
              </w:rPr>
            </w:pPr>
            <w:r>
              <w:rPr>
                <w:sz w:val="21"/>
                <w:szCs w:val="21"/>
              </w:rPr>
              <w:t>RoomName</w:t>
            </w:r>
          </w:p>
        </w:tc>
        <w:tc>
          <w:tcPr>
            <w:tcW w:w="2224" w:type="dxa"/>
            <w:noWrap w:val="0"/>
            <w:vAlign w:val="top"/>
          </w:tcPr>
          <w:p w14:paraId="0ACB7F3C">
            <w:pPr>
              <w:rPr>
                <w:sz w:val="21"/>
                <w:szCs w:val="21"/>
              </w:rPr>
            </w:pPr>
            <w:r>
              <w:rPr>
                <w:sz w:val="21"/>
                <w:szCs w:val="21"/>
              </w:rPr>
              <w:t>Char[NAME_LENGTH]</w:t>
            </w:r>
          </w:p>
        </w:tc>
        <w:tc>
          <w:tcPr>
            <w:tcW w:w="2606" w:type="dxa"/>
            <w:noWrap w:val="0"/>
            <w:vAlign w:val="top"/>
          </w:tcPr>
          <w:p w14:paraId="63474531">
            <w:pPr>
              <w:rPr>
                <w:sz w:val="21"/>
                <w:szCs w:val="21"/>
              </w:rPr>
            </w:pPr>
            <w:r>
              <w:rPr>
                <w:rFonts w:hint="eastAsia"/>
                <w:sz w:val="21"/>
                <w:szCs w:val="21"/>
              </w:rPr>
              <w:t>设备</w:t>
            </w:r>
            <w:r>
              <w:rPr>
                <w:sz w:val="21"/>
                <w:szCs w:val="21"/>
              </w:rPr>
              <w:t>所在的</w:t>
            </w:r>
            <w:r>
              <w:rPr>
                <w:rFonts w:hint="eastAsia"/>
                <w:sz w:val="21"/>
                <w:szCs w:val="21"/>
              </w:rPr>
              <w:t>机房名称</w:t>
            </w:r>
            <w:r>
              <w:rPr>
                <w:sz w:val="21"/>
                <w:szCs w:val="21"/>
              </w:rPr>
              <w:t>[</w:t>
            </w:r>
            <w:r>
              <w:rPr>
                <w:rFonts w:hint="eastAsia"/>
                <w:sz w:val="21"/>
                <w:szCs w:val="21"/>
              </w:rPr>
              <w:t>定义</w:t>
            </w:r>
            <w:r>
              <w:rPr>
                <w:sz w:val="21"/>
                <w:szCs w:val="21"/>
              </w:rPr>
              <w:t>参</w:t>
            </w:r>
            <w:r>
              <w:rPr>
                <w:rFonts w:hint="eastAsia"/>
                <w:sz w:val="21"/>
                <w:szCs w:val="21"/>
              </w:rPr>
              <w:t>考中国</w:t>
            </w:r>
            <w:r>
              <w:rPr>
                <w:sz w:val="21"/>
                <w:szCs w:val="21"/>
              </w:rPr>
              <w:t>移动</w:t>
            </w:r>
            <w:r>
              <w:rPr>
                <w:rFonts w:hint="eastAsia"/>
                <w:sz w:val="21"/>
                <w:szCs w:val="21"/>
              </w:rPr>
              <w:t>动环</w:t>
            </w:r>
            <w:r>
              <w:rPr>
                <w:sz w:val="21"/>
                <w:szCs w:val="21"/>
              </w:rPr>
              <w:t>命名及</w:t>
            </w:r>
            <w:r>
              <w:rPr>
                <w:rFonts w:hint="eastAsia"/>
                <w:sz w:val="21"/>
                <w:szCs w:val="21"/>
              </w:rPr>
              <w:t>编码指导</w:t>
            </w:r>
            <w:r>
              <w:rPr>
                <w:sz w:val="21"/>
                <w:szCs w:val="21"/>
              </w:rPr>
              <w:t>意见1</w:t>
            </w:r>
            <w:r>
              <w:rPr>
                <w:rFonts w:hint="eastAsia"/>
                <w:sz w:val="21"/>
                <w:szCs w:val="21"/>
              </w:rPr>
              <w:t>.2</w:t>
            </w:r>
            <w:r>
              <w:rPr>
                <w:sz w:val="21"/>
                <w:szCs w:val="21"/>
              </w:rPr>
              <w:t>]</w:t>
            </w:r>
          </w:p>
        </w:tc>
      </w:tr>
      <w:tr w14:paraId="0E7A21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0F93C68">
            <w:pPr>
              <w:rPr>
                <w:sz w:val="21"/>
                <w:szCs w:val="21"/>
              </w:rPr>
            </w:pPr>
          </w:p>
        </w:tc>
        <w:tc>
          <w:tcPr>
            <w:tcW w:w="2205" w:type="dxa"/>
            <w:noWrap w:val="0"/>
            <w:vAlign w:val="top"/>
          </w:tcPr>
          <w:p w14:paraId="34CA5BEC">
            <w:pPr>
              <w:rPr>
                <w:sz w:val="21"/>
                <w:szCs w:val="21"/>
              </w:rPr>
            </w:pPr>
            <w:r>
              <w:rPr>
                <w:sz w:val="21"/>
                <w:szCs w:val="21"/>
              </w:rPr>
              <w:t>Result</w:t>
            </w:r>
          </w:p>
        </w:tc>
        <w:tc>
          <w:tcPr>
            <w:tcW w:w="2224" w:type="dxa"/>
            <w:noWrap w:val="0"/>
            <w:vAlign w:val="center"/>
          </w:tcPr>
          <w:p w14:paraId="654588A5">
            <w:pPr>
              <w:rPr>
                <w:sz w:val="21"/>
                <w:szCs w:val="21"/>
              </w:rPr>
            </w:pPr>
            <w:r>
              <w:rPr>
                <w:sz w:val="21"/>
                <w:szCs w:val="21"/>
              </w:rPr>
              <w:t>EnumResult</w:t>
            </w:r>
          </w:p>
        </w:tc>
        <w:tc>
          <w:tcPr>
            <w:tcW w:w="2606" w:type="dxa"/>
            <w:noWrap w:val="0"/>
            <w:vAlign w:val="top"/>
          </w:tcPr>
          <w:p w14:paraId="0DD3C3FB">
            <w:pPr>
              <w:rPr>
                <w:sz w:val="21"/>
                <w:szCs w:val="21"/>
              </w:rPr>
            </w:pPr>
            <w:r>
              <w:rPr>
                <w:sz w:val="21"/>
                <w:szCs w:val="21"/>
              </w:rPr>
              <w:t>成功/失败</w:t>
            </w:r>
          </w:p>
        </w:tc>
      </w:tr>
      <w:tr w14:paraId="58ED9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6F574A21">
            <w:pPr>
              <w:rPr>
                <w:sz w:val="21"/>
                <w:szCs w:val="21"/>
              </w:rPr>
            </w:pPr>
          </w:p>
        </w:tc>
        <w:tc>
          <w:tcPr>
            <w:tcW w:w="2205" w:type="dxa"/>
            <w:noWrap w:val="0"/>
            <w:vAlign w:val="top"/>
          </w:tcPr>
          <w:p w14:paraId="4D57662D">
            <w:pPr>
              <w:rPr>
                <w:sz w:val="21"/>
                <w:szCs w:val="21"/>
              </w:rPr>
            </w:pPr>
            <w:r>
              <w:rPr>
                <w:sz w:val="21"/>
                <w:szCs w:val="21"/>
              </w:rPr>
              <w:t>FailureCause</w:t>
            </w:r>
          </w:p>
        </w:tc>
        <w:tc>
          <w:tcPr>
            <w:tcW w:w="2224" w:type="dxa"/>
            <w:noWrap w:val="0"/>
            <w:vAlign w:val="top"/>
          </w:tcPr>
          <w:p w14:paraId="759601F2">
            <w:pPr>
              <w:rPr>
                <w:sz w:val="21"/>
                <w:szCs w:val="21"/>
              </w:rPr>
            </w:pPr>
            <w:r>
              <w:rPr>
                <w:sz w:val="21"/>
                <w:szCs w:val="21"/>
              </w:rPr>
              <w:t>Char[FAILURE_CAUSE_LEN]</w:t>
            </w:r>
          </w:p>
        </w:tc>
        <w:tc>
          <w:tcPr>
            <w:tcW w:w="2606" w:type="dxa"/>
            <w:noWrap w:val="0"/>
            <w:vAlign w:val="top"/>
          </w:tcPr>
          <w:p w14:paraId="5F5E88C6">
            <w:pPr>
              <w:rPr>
                <w:sz w:val="21"/>
                <w:szCs w:val="21"/>
              </w:rPr>
            </w:pPr>
            <w:r>
              <w:rPr>
                <w:rFonts w:hint="eastAsia"/>
                <w:sz w:val="21"/>
                <w:szCs w:val="21"/>
              </w:rPr>
              <w:t>获取FSU</w:t>
            </w:r>
            <w:r>
              <w:rPr>
                <w:sz w:val="21"/>
                <w:szCs w:val="21"/>
              </w:rPr>
              <w:t>注册信息</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1D23C4BC">
      <w:pPr>
        <w:pStyle w:val="147"/>
        <w:ind w:firstLine="0" w:firstLineChars="0"/>
        <w:rPr>
          <w:b/>
        </w:rPr>
      </w:pPr>
      <w:r>
        <w:rPr>
          <w:rFonts w:hint="eastAsia"/>
          <w:b/>
        </w:rPr>
        <w:t>XML样例</w:t>
      </w:r>
    </w:p>
    <w:p w14:paraId="0E728996">
      <w:pPr>
        <w:pStyle w:val="147"/>
        <w:ind w:firstLine="0" w:firstLineChars="0"/>
      </w:pPr>
      <w:r>
        <w:t>&lt;?xml version="1.0" encoding="UTF-8"?&gt;</w:t>
      </w:r>
    </w:p>
    <w:p w14:paraId="68FA69E7">
      <w:pPr>
        <w:pStyle w:val="147"/>
        <w:ind w:firstLine="0" w:firstLineChars="0"/>
      </w:pPr>
      <w:r>
        <w:t>&lt;Response&gt;</w:t>
      </w:r>
    </w:p>
    <w:p w14:paraId="7FCB404F">
      <w:pPr>
        <w:pStyle w:val="147"/>
        <w:ind w:firstLine="0" w:firstLineChars="0"/>
      </w:pPr>
      <w:r>
        <w:tab/>
      </w:r>
      <w:r>
        <w:t>&lt;PK_Type&gt;</w:t>
      </w:r>
    </w:p>
    <w:p w14:paraId="52920ACB">
      <w:pPr>
        <w:pStyle w:val="147"/>
        <w:ind w:firstLine="0" w:firstLineChars="0"/>
      </w:pPr>
      <w:r>
        <w:tab/>
      </w:r>
      <w:r>
        <w:tab/>
      </w:r>
      <w:r>
        <w:t>&lt;Name&gt;GET_LOGININFO_ACK&lt;/Name&gt;</w:t>
      </w:r>
    </w:p>
    <w:p w14:paraId="27D08E85">
      <w:pPr>
        <w:pStyle w:val="147"/>
        <w:ind w:firstLine="0" w:firstLineChars="0"/>
      </w:pPr>
      <w:r>
        <w:tab/>
      </w:r>
      <w:r>
        <w:t>&lt;/PK_Type&gt;</w:t>
      </w:r>
    </w:p>
    <w:p w14:paraId="5F4F0295">
      <w:pPr>
        <w:pStyle w:val="147"/>
        <w:ind w:firstLine="0" w:firstLineChars="0"/>
      </w:pPr>
      <w:r>
        <w:tab/>
      </w:r>
      <w:r>
        <w:t>&lt;Info&gt;</w:t>
      </w:r>
    </w:p>
    <w:p w14:paraId="00198A87">
      <w:pPr>
        <w:pStyle w:val="147"/>
        <w:ind w:firstLine="0" w:firstLineChars="0"/>
      </w:pPr>
      <w:r>
        <w:tab/>
      </w:r>
      <w:r>
        <w:tab/>
      </w:r>
      <w:r>
        <w:t>&lt;UserName&gt;cmcc&lt;/UserName&gt;</w:t>
      </w:r>
    </w:p>
    <w:p w14:paraId="16C062B9">
      <w:pPr>
        <w:pStyle w:val="147"/>
        <w:ind w:firstLine="0" w:firstLineChars="0"/>
      </w:pPr>
      <w:r>
        <w:tab/>
      </w:r>
      <w:r>
        <w:tab/>
      </w:r>
      <w:r>
        <w:t>&lt;PassWord&gt;cmcc&lt;/PassWord&gt;</w:t>
      </w:r>
    </w:p>
    <w:p w14:paraId="65F2AFAB">
      <w:pPr>
        <w:pStyle w:val="147"/>
        <w:ind w:firstLine="0" w:firstLineChars="0"/>
      </w:pPr>
      <w:r>
        <w:tab/>
      </w:r>
      <w:r>
        <w:tab/>
      </w:r>
      <w:r>
        <w:t>&lt;FSUID/&gt;</w:t>
      </w:r>
    </w:p>
    <w:p w14:paraId="4D91A34F">
      <w:pPr>
        <w:pStyle w:val="147"/>
        <w:ind w:firstLine="0" w:firstLineChars="0"/>
      </w:pPr>
      <w:r>
        <w:tab/>
      </w:r>
      <w:r>
        <w:tab/>
      </w:r>
      <w:r>
        <w:t>&lt;FSUIP/&gt;</w:t>
      </w:r>
    </w:p>
    <w:p w14:paraId="45C70D85">
      <w:pPr>
        <w:pStyle w:val="147"/>
        <w:ind w:firstLine="0" w:firstLineChars="0"/>
      </w:pPr>
      <w:r>
        <w:rPr>
          <w:rFonts w:hint="eastAsia"/>
        </w:rPr>
        <w:tab/>
      </w:r>
      <w:r>
        <w:rPr>
          <w:rFonts w:hint="eastAsia"/>
        </w:rPr>
        <w:tab/>
      </w:r>
      <w:r>
        <w:t>&lt;</w:t>
      </w:r>
      <w:r>
        <w:rPr>
          <w:rFonts w:hint="eastAsia"/>
        </w:rPr>
        <w:t>F</w:t>
      </w:r>
      <w:r>
        <w:t>SUVER/&gt;</w:t>
      </w:r>
    </w:p>
    <w:p w14:paraId="30450288">
      <w:pPr>
        <w:pStyle w:val="147"/>
        <w:ind w:firstLine="0" w:firstLineChars="0"/>
      </w:pPr>
      <w:r>
        <w:t xml:space="preserve">        &lt;SiteID</w:t>
      </w:r>
      <w:r>
        <w:rPr>
          <w:rFonts w:hint="eastAsia"/>
        </w:rPr>
        <w:t>/&gt;</w:t>
      </w:r>
    </w:p>
    <w:p w14:paraId="7BE7208E">
      <w:pPr>
        <w:pStyle w:val="147"/>
        <w:ind w:firstLine="0" w:firstLineChars="0"/>
      </w:pPr>
      <w:r>
        <w:tab/>
      </w:r>
      <w:r>
        <w:tab/>
      </w:r>
      <w:r>
        <w:t>&lt;SiteName</w:t>
      </w:r>
      <w:r>
        <w:rPr>
          <w:rFonts w:hint="eastAsia"/>
        </w:rPr>
        <w:t>/&gt;</w:t>
      </w:r>
    </w:p>
    <w:p w14:paraId="38209A42">
      <w:pPr>
        <w:pStyle w:val="147"/>
        <w:ind w:firstLine="0" w:firstLineChars="0"/>
      </w:pPr>
      <w:r>
        <w:t xml:space="preserve">        &lt;RoomID/&gt;</w:t>
      </w:r>
    </w:p>
    <w:p w14:paraId="0540EF2C">
      <w:pPr>
        <w:pStyle w:val="147"/>
        <w:ind w:firstLine="0" w:firstLineChars="0"/>
      </w:pPr>
      <w:r>
        <w:tab/>
      </w:r>
      <w:r>
        <w:tab/>
      </w:r>
      <w:r>
        <w:t>&lt;RoomName</w:t>
      </w:r>
      <w:r>
        <w:rPr>
          <w:rFonts w:hint="eastAsia"/>
        </w:rPr>
        <w:t>/&gt;</w:t>
      </w:r>
    </w:p>
    <w:p w14:paraId="503F0114">
      <w:pPr>
        <w:pStyle w:val="147"/>
        <w:ind w:firstLine="0" w:firstLineChars="0"/>
      </w:pPr>
      <w:r>
        <w:tab/>
      </w:r>
      <w:r>
        <w:tab/>
      </w:r>
      <w:r>
        <w:t>&lt;Result/&gt;</w:t>
      </w:r>
    </w:p>
    <w:p w14:paraId="6215A103">
      <w:pPr>
        <w:pStyle w:val="147"/>
        <w:ind w:firstLine="0" w:firstLineChars="0"/>
      </w:pPr>
      <w:r>
        <w:t xml:space="preserve">        &lt;FailureCause/&gt;</w:t>
      </w:r>
    </w:p>
    <w:p w14:paraId="2242D6A1">
      <w:pPr>
        <w:pStyle w:val="147"/>
        <w:ind w:firstLine="0" w:firstLineChars="0"/>
      </w:pPr>
      <w:r>
        <w:tab/>
      </w:r>
      <w:r>
        <w:t>&lt;/Info&gt;</w:t>
      </w:r>
    </w:p>
    <w:p w14:paraId="01BCEB32">
      <w:pPr>
        <w:pStyle w:val="147"/>
        <w:ind w:firstLine="0" w:firstLineChars="0"/>
      </w:pPr>
      <w:r>
        <w:t>&lt;/Response&gt;</w:t>
      </w:r>
    </w:p>
    <w:p w14:paraId="2685A7C9">
      <w:pPr>
        <w:pStyle w:val="4"/>
        <w:numPr>
          <w:ilvl w:val="2"/>
          <w:numId w:val="14"/>
        </w:numPr>
      </w:pPr>
      <w:bookmarkStart w:id="117" w:name="_Toc452036564"/>
      <w:bookmarkStart w:id="118" w:name="_Toc227831262"/>
      <w:bookmarkStart w:id="119" w:name="_Toc452036633"/>
      <w:r>
        <w:rPr>
          <w:rFonts w:hint="eastAsia"/>
        </w:rPr>
        <w:t>批量</w:t>
      </w:r>
      <w:r>
        <w:t>设置FSU</w:t>
      </w:r>
      <w:r>
        <w:rPr>
          <w:rFonts w:hint="eastAsia"/>
        </w:rPr>
        <w:t>注册信息</w:t>
      </w:r>
      <w:bookmarkEnd w:id="117"/>
      <w:bookmarkEnd w:id="118"/>
      <w:bookmarkEnd w:id="119"/>
    </w:p>
    <w:p w14:paraId="3A103BB9">
      <w:pPr>
        <w:pStyle w:val="104"/>
        <w:numPr>
          <w:ilvl w:val="0"/>
          <w:numId w:val="25"/>
        </w:numPr>
        <w:spacing w:line="360" w:lineRule="auto"/>
        <w:ind w:firstLine="147"/>
        <w:rPr>
          <w:rFonts w:ascii="黑体" w:hAnsi="黑体" w:eastAsia="黑体"/>
        </w:rPr>
      </w:pPr>
      <w:r>
        <w:rPr>
          <w:rFonts w:hint="eastAsia" w:ascii="黑体" w:hAnsi="黑体" w:eastAsia="黑体"/>
        </w:rPr>
        <w:t>数据流方式</w:t>
      </w:r>
    </w:p>
    <w:p w14:paraId="473E973D">
      <w:pPr>
        <w:pStyle w:val="147"/>
        <w:spacing w:line="360" w:lineRule="auto"/>
        <w:ind w:firstLine="480"/>
        <w:rPr>
          <w:sz w:val="24"/>
          <w:szCs w:val="24"/>
        </w:rPr>
      </w:pPr>
      <w:r>
        <w:rPr>
          <w:sz w:val="24"/>
          <w:szCs w:val="24"/>
        </w:rPr>
        <w:t>SC向</w:t>
      </w:r>
      <w:r>
        <w:rPr>
          <w:rFonts w:hint="eastAsia"/>
          <w:sz w:val="24"/>
          <w:szCs w:val="24"/>
        </w:rPr>
        <w:t>FSU</w:t>
      </w:r>
      <w:r>
        <w:rPr>
          <w:sz w:val="24"/>
          <w:szCs w:val="24"/>
        </w:rPr>
        <w:t>发送</w:t>
      </w:r>
      <w:r>
        <w:rPr>
          <w:rFonts w:hint="eastAsia"/>
          <w:sz w:val="24"/>
          <w:szCs w:val="24"/>
        </w:rPr>
        <w:t>设置</w:t>
      </w:r>
      <w:r>
        <w:rPr>
          <w:sz w:val="24"/>
          <w:szCs w:val="24"/>
        </w:rPr>
        <w:t>注册</w:t>
      </w:r>
      <w:r>
        <w:rPr>
          <w:rFonts w:hint="eastAsia"/>
          <w:sz w:val="24"/>
          <w:szCs w:val="24"/>
        </w:rPr>
        <w:t>的数据</w:t>
      </w:r>
      <w:r>
        <w:rPr>
          <w:sz w:val="24"/>
          <w:szCs w:val="24"/>
        </w:rPr>
        <w:t>信息，</w:t>
      </w:r>
      <w:r>
        <w:rPr>
          <w:rFonts w:hint="eastAsia"/>
          <w:sz w:val="24"/>
          <w:szCs w:val="24"/>
        </w:rPr>
        <w:t>FSU存储注册</w:t>
      </w:r>
      <w:r>
        <w:rPr>
          <w:sz w:val="24"/>
          <w:szCs w:val="24"/>
        </w:rPr>
        <w:t>数据</w:t>
      </w:r>
      <w:r>
        <w:rPr>
          <w:rFonts w:hint="eastAsia"/>
          <w:sz w:val="24"/>
          <w:szCs w:val="24"/>
        </w:rPr>
        <w:t>并</w:t>
      </w:r>
      <w:r>
        <w:rPr>
          <w:sz w:val="24"/>
          <w:szCs w:val="24"/>
        </w:rPr>
        <w:t>返</w:t>
      </w:r>
      <w:r>
        <w:rPr>
          <w:rFonts w:hint="eastAsia"/>
          <w:sz w:val="24"/>
          <w:szCs w:val="24"/>
        </w:rPr>
        <w:t>回</w:t>
      </w:r>
      <w:r>
        <w:rPr>
          <w:sz w:val="24"/>
          <w:szCs w:val="24"/>
        </w:rPr>
        <w:t>设置结果。</w:t>
      </w:r>
      <w:r>
        <w:rPr>
          <w:rFonts w:hint="eastAsia"/>
          <w:sz w:val="24"/>
          <w:szCs w:val="24"/>
        </w:rPr>
        <w:t>如果</w:t>
      </w:r>
      <w:r>
        <w:rPr>
          <w:sz w:val="24"/>
          <w:szCs w:val="24"/>
        </w:rPr>
        <w:t>设置成功，更新后的用户名和密码在SC下次访问FSU</w:t>
      </w:r>
      <w:r>
        <w:rPr>
          <w:rFonts w:hint="eastAsia"/>
          <w:sz w:val="24"/>
          <w:szCs w:val="24"/>
        </w:rPr>
        <w:t>时</w:t>
      </w:r>
      <w:r>
        <w:rPr>
          <w:sz w:val="24"/>
          <w:szCs w:val="24"/>
        </w:rPr>
        <w:t>生效</w:t>
      </w:r>
      <w:r>
        <w:rPr>
          <w:rFonts w:hint="eastAsia"/>
          <w:sz w:val="24"/>
          <w:szCs w:val="24"/>
        </w:rPr>
        <w:t>；如果设置失败，则需SC自动重发且</w:t>
      </w:r>
      <w:r>
        <w:rPr>
          <w:sz w:val="24"/>
          <w:szCs w:val="24"/>
        </w:rPr>
        <w:t>仅允许重发</w:t>
      </w:r>
      <w:r>
        <w:rPr>
          <w:rFonts w:hint="eastAsia"/>
          <w:sz w:val="24"/>
          <w:szCs w:val="24"/>
        </w:rPr>
        <w:t>一次。</w:t>
      </w:r>
    </w:p>
    <w:p w14:paraId="3F732248">
      <w:pPr>
        <w:pStyle w:val="147"/>
        <w:spacing w:line="360" w:lineRule="auto"/>
        <w:ind w:firstLine="480"/>
        <w:rPr>
          <w:sz w:val="24"/>
          <w:szCs w:val="24"/>
        </w:rPr>
      </w:pPr>
      <w:r>
        <w:rPr>
          <w:rFonts w:hint="eastAsia"/>
          <w:sz w:val="24"/>
          <w:szCs w:val="24"/>
        </w:rPr>
        <w:t>注</w:t>
      </w:r>
      <w:r>
        <w:rPr>
          <w:sz w:val="24"/>
          <w:szCs w:val="24"/>
        </w:rPr>
        <w:t>：</w:t>
      </w:r>
      <w:r>
        <w:rPr>
          <w:rFonts w:hint="eastAsia"/>
          <w:sz w:val="24"/>
          <w:szCs w:val="24"/>
        </w:rPr>
        <w:t>“</w:t>
      </w:r>
      <w:r>
        <w:rPr>
          <w:sz w:val="24"/>
          <w:szCs w:val="24"/>
        </w:rPr>
        <w:t>设置失败”</w:t>
      </w:r>
      <w:r>
        <w:rPr>
          <w:rFonts w:hint="eastAsia"/>
          <w:sz w:val="24"/>
          <w:szCs w:val="24"/>
        </w:rPr>
        <w:t>包括FSU返回“Fail</w:t>
      </w:r>
      <w:r>
        <w:rPr>
          <w:sz w:val="24"/>
          <w:szCs w:val="24"/>
        </w:rPr>
        <w:t>ure</w:t>
      </w:r>
      <w:r>
        <w:rPr>
          <w:rFonts w:hint="eastAsia"/>
          <w:sz w:val="24"/>
          <w:szCs w:val="24"/>
        </w:rPr>
        <w:t>”消息</w:t>
      </w:r>
      <w:r>
        <w:rPr>
          <w:sz w:val="24"/>
          <w:szCs w:val="24"/>
        </w:rPr>
        <w:t>以及FSU</w:t>
      </w:r>
      <w:r>
        <w:rPr>
          <w:rFonts w:hint="eastAsia"/>
          <w:sz w:val="24"/>
          <w:szCs w:val="24"/>
        </w:rPr>
        <w:t>响应</w:t>
      </w:r>
      <w:r>
        <w:rPr>
          <w:sz w:val="24"/>
          <w:szCs w:val="24"/>
        </w:rPr>
        <w:t>超时</w:t>
      </w:r>
      <w:r>
        <w:rPr>
          <w:rFonts w:hint="eastAsia"/>
          <w:sz w:val="24"/>
          <w:szCs w:val="24"/>
        </w:rPr>
        <w:t>两种</w:t>
      </w:r>
      <w:r>
        <w:rPr>
          <w:sz w:val="24"/>
          <w:szCs w:val="24"/>
        </w:rPr>
        <w:t>情况</w:t>
      </w:r>
      <w:r>
        <w:rPr>
          <w:rFonts w:hint="eastAsia"/>
          <w:sz w:val="24"/>
          <w:szCs w:val="24"/>
        </w:rPr>
        <w:t>。</w:t>
      </w:r>
      <w:r>
        <w:rPr>
          <w:sz w:val="24"/>
          <w:szCs w:val="24"/>
        </w:rPr>
        <w:t>其中FSU响应超时定义</w:t>
      </w:r>
      <w:r>
        <w:rPr>
          <w:rFonts w:hint="eastAsia"/>
          <w:sz w:val="24"/>
          <w:szCs w:val="24"/>
        </w:rPr>
        <w:t>为</w:t>
      </w:r>
      <w:r>
        <w:rPr>
          <w:sz w:val="24"/>
          <w:szCs w:val="24"/>
        </w:rPr>
        <w:t>：从SC下发SET_LOGININFO</w:t>
      </w:r>
      <w:r>
        <w:rPr>
          <w:rFonts w:hint="eastAsia"/>
          <w:sz w:val="24"/>
          <w:szCs w:val="24"/>
        </w:rPr>
        <w:t>消息时刻</w:t>
      </w:r>
      <w:r>
        <w:rPr>
          <w:sz w:val="24"/>
          <w:szCs w:val="24"/>
        </w:rPr>
        <w:t>起，</w:t>
      </w:r>
      <w:r>
        <w:rPr>
          <w:rFonts w:hint="eastAsia"/>
          <w:sz w:val="24"/>
          <w:szCs w:val="24"/>
        </w:rPr>
        <w:t>SC</w:t>
      </w:r>
      <w:r>
        <w:rPr>
          <w:sz w:val="24"/>
          <w:szCs w:val="24"/>
        </w:rPr>
        <w:t>超过</w:t>
      </w:r>
      <w:r>
        <w:rPr>
          <w:rFonts w:hint="eastAsia"/>
          <w:sz w:val="24"/>
          <w:szCs w:val="24"/>
        </w:rPr>
        <w:t>5</w:t>
      </w:r>
      <w:r>
        <w:rPr>
          <w:sz w:val="24"/>
          <w:szCs w:val="24"/>
        </w:rPr>
        <w:t>s</w:t>
      </w:r>
      <w:r>
        <w:rPr>
          <w:rFonts w:hint="eastAsia"/>
          <w:sz w:val="24"/>
          <w:szCs w:val="24"/>
        </w:rPr>
        <w:t>未</w:t>
      </w:r>
      <w:r>
        <w:rPr>
          <w:sz w:val="24"/>
          <w:szCs w:val="24"/>
        </w:rPr>
        <w:t>收到FSU的响应</w:t>
      </w:r>
      <w:r>
        <w:rPr>
          <w:rFonts w:hint="eastAsia"/>
          <w:sz w:val="24"/>
          <w:szCs w:val="24"/>
        </w:rPr>
        <w:t>。</w:t>
      </w:r>
    </w:p>
    <w:p w14:paraId="472C6BAB">
      <w:r>
        <mc:AlternateContent>
          <mc:Choice Requires="wpg">
            <w:drawing>
              <wp:anchor distT="0" distB="0" distL="114300" distR="114300" simplePos="0" relativeHeight="251664384" behindDoc="0" locked="0" layoutInCell="1" allowOverlap="1">
                <wp:simplePos x="0" y="0"/>
                <wp:positionH relativeFrom="column">
                  <wp:posOffset>341630</wp:posOffset>
                </wp:positionH>
                <wp:positionV relativeFrom="paragraph">
                  <wp:posOffset>84455</wp:posOffset>
                </wp:positionV>
                <wp:extent cx="4457700" cy="1178560"/>
                <wp:effectExtent l="0" t="0" r="0" b="15240"/>
                <wp:wrapNone/>
                <wp:docPr id="193" name="Group 1120"/>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194" name="Text Box 1121"/>
                        <wps:cNvSpPr txBox="1">
                          <a:spLocks noChangeArrowheads="1"/>
                        </wps:cNvSpPr>
                        <wps:spPr bwMode="auto">
                          <a:xfrm>
                            <a:off x="3570" y="2376"/>
                            <a:ext cx="1470" cy="468"/>
                          </a:xfrm>
                          <a:prstGeom prst="rect">
                            <a:avLst/>
                          </a:prstGeom>
                          <a:noFill/>
                          <a:ln>
                            <a:noFill/>
                          </a:ln>
                          <a:effectLst/>
                        </wps:spPr>
                        <wps:txbx>
                          <w:txbxContent>
                            <w:p w14:paraId="4DBDDD70">
                              <w:pPr>
                                <w:rPr>
                                  <w:szCs w:val="21"/>
                                </w:rPr>
                              </w:pPr>
                              <w:r>
                                <w:rPr>
                                  <w:szCs w:val="21"/>
                                </w:rPr>
                                <w:t>SC</w:t>
                              </w:r>
                            </w:p>
                          </w:txbxContent>
                        </wps:txbx>
                        <wps:bodyPr rot="0" vert="horz" wrap="square" lIns="91440" tIns="45720" rIns="91440" bIns="45720" anchor="t" anchorCtr="0" upright="1">
                          <a:noAutofit/>
                        </wps:bodyPr>
                      </wps:wsp>
                      <wps:wsp>
                        <wps:cNvPr id="195" name="Text Box 1122"/>
                        <wps:cNvSpPr txBox="1">
                          <a:spLocks noChangeArrowheads="1"/>
                        </wps:cNvSpPr>
                        <wps:spPr bwMode="auto">
                          <a:xfrm>
                            <a:off x="7560" y="2376"/>
                            <a:ext cx="870" cy="468"/>
                          </a:xfrm>
                          <a:prstGeom prst="rect">
                            <a:avLst/>
                          </a:prstGeom>
                          <a:solidFill>
                            <a:srgbClr val="FFFFFF"/>
                          </a:solidFill>
                          <a:ln>
                            <a:noFill/>
                          </a:ln>
                          <a:effectLst/>
                        </wps:spPr>
                        <wps:txbx>
                          <w:txbxContent>
                            <w:p w14:paraId="23CAB145">
                              <w:pPr>
                                <w:rPr>
                                  <w:szCs w:val="21"/>
                                </w:rPr>
                              </w:pPr>
                              <w:r>
                                <w:rPr>
                                  <w:rFonts w:hint="eastAsia"/>
                                  <w:szCs w:val="21"/>
                                </w:rPr>
                                <w:t>FSU</w:t>
                              </w:r>
                            </w:p>
                          </w:txbxContent>
                        </wps:txbx>
                        <wps:bodyPr rot="0" vert="horz" wrap="square" lIns="91440" tIns="45720" rIns="91440" bIns="45720" anchor="t" anchorCtr="0" upright="1">
                          <a:noAutofit/>
                        </wps:bodyPr>
                      </wps:wsp>
                      <wps:wsp>
                        <wps:cNvPr id="196" name="Line 1123"/>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197" name="Line 1124"/>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198" name="Text Box 1125"/>
                        <wps:cNvSpPr txBox="1">
                          <a:spLocks noChangeArrowheads="1"/>
                        </wps:cNvSpPr>
                        <wps:spPr bwMode="auto">
                          <a:xfrm>
                            <a:off x="4320" y="2844"/>
                            <a:ext cx="3060" cy="468"/>
                          </a:xfrm>
                          <a:prstGeom prst="rect">
                            <a:avLst/>
                          </a:prstGeom>
                          <a:noFill/>
                          <a:ln>
                            <a:noFill/>
                          </a:ln>
                          <a:effectLst/>
                        </wps:spPr>
                        <wps:txbx>
                          <w:txbxContent>
                            <w:p w14:paraId="45BF8DBA">
                              <w:pPr>
                                <w:rPr>
                                  <w:szCs w:val="21"/>
                                </w:rPr>
                              </w:pPr>
                              <w:r>
                                <w:rPr>
                                  <w:color w:val="000000"/>
                                  <w:szCs w:val="21"/>
                                </w:rPr>
                                <w:t>SET_LOGININFO</w:t>
                              </w:r>
                            </w:p>
                          </w:txbxContent>
                        </wps:txbx>
                        <wps:bodyPr rot="0" vert="horz" wrap="square" lIns="91440" tIns="45720" rIns="91440" bIns="45720" anchor="t" anchorCtr="0" upright="1">
                          <a:noAutofit/>
                        </wps:bodyPr>
                      </wps:wsp>
                      <wps:wsp>
                        <wps:cNvPr id="199" name="Line 1126"/>
                        <wps:cNvCnPr>
                          <a:cxnSpLocks noChangeShapeType="1"/>
                        </wps:cNvCnPr>
                        <wps:spPr bwMode="auto">
                          <a:xfrm>
                            <a:off x="3960" y="2844"/>
                            <a:ext cx="0" cy="1318"/>
                          </a:xfrm>
                          <a:prstGeom prst="line">
                            <a:avLst/>
                          </a:prstGeom>
                          <a:noFill/>
                          <a:ln w="9525">
                            <a:solidFill>
                              <a:srgbClr val="000000"/>
                            </a:solidFill>
                            <a:round/>
                          </a:ln>
                          <a:effectLst/>
                        </wps:spPr>
                        <wps:bodyPr/>
                      </wps:wsp>
                      <wps:wsp>
                        <wps:cNvPr id="200" name="Line 1127"/>
                        <wps:cNvCnPr>
                          <a:cxnSpLocks noChangeShapeType="1"/>
                        </wps:cNvCnPr>
                        <wps:spPr bwMode="auto">
                          <a:xfrm>
                            <a:off x="7920" y="2914"/>
                            <a:ext cx="0" cy="1318"/>
                          </a:xfrm>
                          <a:prstGeom prst="line">
                            <a:avLst/>
                          </a:prstGeom>
                          <a:noFill/>
                          <a:ln w="9525">
                            <a:solidFill>
                              <a:srgbClr val="000000"/>
                            </a:solidFill>
                            <a:round/>
                          </a:ln>
                          <a:effectLst/>
                        </wps:spPr>
                        <wps:bodyPr/>
                      </wps:wsp>
                      <wps:wsp>
                        <wps:cNvPr id="201" name="Text Box 1128"/>
                        <wps:cNvSpPr txBox="1">
                          <a:spLocks noChangeArrowheads="1"/>
                        </wps:cNvSpPr>
                        <wps:spPr bwMode="auto">
                          <a:xfrm>
                            <a:off x="4320" y="3468"/>
                            <a:ext cx="3240" cy="468"/>
                          </a:xfrm>
                          <a:prstGeom prst="rect">
                            <a:avLst/>
                          </a:prstGeom>
                          <a:noFill/>
                          <a:ln>
                            <a:noFill/>
                          </a:ln>
                          <a:effectLst/>
                        </wps:spPr>
                        <wps:txbx>
                          <w:txbxContent>
                            <w:p w14:paraId="53666488">
                              <w:pPr>
                                <w:rPr>
                                  <w:szCs w:val="21"/>
                                </w:rPr>
                              </w:pPr>
                              <w:r>
                                <w:rPr>
                                  <w:color w:val="000000"/>
                                  <w:szCs w:val="21"/>
                                </w:rPr>
                                <w:t>SET_LOGININFO_ACK</w:t>
                              </w:r>
                            </w:p>
                          </w:txbxContent>
                        </wps:txbx>
                        <wps:bodyPr rot="0" vert="horz" wrap="square" lIns="91440" tIns="45720" rIns="91440" bIns="45720" anchor="t" anchorCtr="0" upright="1">
                          <a:noAutofit/>
                        </wps:bodyPr>
                      </wps:wsp>
                      <wps:wsp>
                        <wps:cNvPr id="202" name="Text Box 1129"/>
                        <wps:cNvSpPr txBox="1">
                          <a:spLocks noChangeArrowheads="1"/>
                        </wps:cNvSpPr>
                        <wps:spPr bwMode="auto">
                          <a:xfrm>
                            <a:off x="2160" y="2844"/>
                            <a:ext cx="1620" cy="858"/>
                          </a:xfrm>
                          <a:prstGeom prst="rect">
                            <a:avLst/>
                          </a:prstGeom>
                          <a:noFill/>
                          <a:ln>
                            <a:noFill/>
                          </a:ln>
                          <a:effectLst/>
                        </wps:spPr>
                        <wps:txbx>
                          <w:txbxContent>
                            <w:p w14:paraId="07BFF183">
                              <w:pPr>
                                <w:rPr>
                                  <w:szCs w:val="21"/>
                                </w:rPr>
                              </w:pPr>
                              <w:r>
                                <w:rPr>
                                  <w:rFonts w:hint="eastAsia"/>
                                  <w:szCs w:val="21"/>
                                </w:rPr>
                                <w:t>发起注册设置请求</w:t>
                              </w:r>
                            </w:p>
                          </w:txbxContent>
                        </wps:txbx>
                        <wps:bodyPr rot="0" vert="horz" wrap="square" lIns="91440" tIns="45720" rIns="91440" bIns="45720" anchor="t" anchorCtr="0" upright="1">
                          <a:noAutofit/>
                        </wps:bodyPr>
                      </wps:wsp>
                      <wps:wsp>
                        <wps:cNvPr id="203" name="Text Box 1130"/>
                        <wps:cNvSpPr txBox="1">
                          <a:spLocks noChangeArrowheads="1"/>
                        </wps:cNvSpPr>
                        <wps:spPr bwMode="auto">
                          <a:xfrm>
                            <a:off x="7920" y="3156"/>
                            <a:ext cx="1260" cy="936"/>
                          </a:xfrm>
                          <a:prstGeom prst="rect">
                            <a:avLst/>
                          </a:prstGeom>
                          <a:noFill/>
                          <a:ln>
                            <a:noFill/>
                          </a:ln>
                          <a:effectLst/>
                        </wps:spPr>
                        <wps:txbx>
                          <w:txbxContent>
                            <w:p w14:paraId="59AD5D2A">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Group 1120" o:spid="_x0000_s1026" o:spt="203" style="position:absolute;left:0pt;margin-left:26.9pt;margin-top:6.65pt;height:92.8pt;width:351pt;z-index:251664384;mso-width-relative:page;mso-height-relative:page;" coordorigin="2160,2376" coordsize="7020,1856" o:gfxdata="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LFmmEtgAAAAJAQAADwAAAAAAAAABACAAAAAiAAAAZHJzL2Rvd25yZXYueG1sUEsB&#10;AhQAFAAAAAgAh07iQOHQ0nwvBAAAxRgAAA4AAAAAAAAAAQAgAAAAJwEAAGRycy9lMm9Eb2MueG1s&#10;UEsFBgAAAAAGAAYAWQEAAMgHAAAAAA==&#10;">
                <o:lock v:ext="edit" aspectratio="f"/>
                <v:shape id="Text Box 1121" o:spid="_x0000_s1026" o:spt="202" type="#_x0000_t202" style="position:absolute;left:3570;top:2376;height:468;width:1470;" filled="f" stroked="f" coordsize="21600,21600" o:gfxdata="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0/i+m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4DBDDD70">
                        <w:pPr>
                          <w:rPr>
                            <w:szCs w:val="21"/>
                          </w:rPr>
                        </w:pPr>
                        <w:r>
                          <w:rPr>
                            <w:szCs w:val="21"/>
                          </w:rPr>
                          <w:t>SC</w:t>
                        </w:r>
                      </w:p>
                    </w:txbxContent>
                  </v:textbox>
                </v:shape>
                <v:shape id="Text Box 1122" o:spid="_x0000_s1026" o:spt="202" type="#_x0000_t202" style="position:absolute;left:7560;top:2376;height:468;width:870;" fillcolor="#FFFFFF" filled="t" stroked="f" coordsize="21600,21600" o:gfxdata="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v36D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14:paraId="23CAB145">
                        <w:pPr>
                          <w:rPr>
                            <w:szCs w:val="21"/>
                          </w:rPr>
                        </w:pPr>
                        <w:r>
                          <w:rPr>
                            <w:rFonts w:hint="eastAsia"/>
                            <w:szCs w:val="21"/>
                          </w:rPr>
                          <w:t>FSU</w:t>
                        </w:r>
                      </w:p>
                    </w:txbxContent>
                  </v:textbox>
                </v:shape>
                <v:line id="Line 1123" o:spid="_x0000_s1026" o:spt="20" style="position:absolute;left:3960;top:3156;height:156;width:3960;" filled="f" stroked="t" coordsize="21600,21600" o:gfxdata="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Elbe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Line 1124" o:spid="_x0000_s1026" o:spt="20" style="position:absolute;left:3960;top:3468;flip:x;height:156;width:3960;" filled="f" stroked="t" coordsize="21600,21600" o:gfxdata="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4P/1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shape id="Text Box 1125" o:spid="_x0000_s1026" o:spt="202" type="#_x0000_t202" style="position:absolute;left:4320;top:2844;height:468;width:3060;" filled="f" stroked="f" coordsize="21600,21600" o:gfxdata="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KB7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5BF8DBA">
                        <w:pPr>
                          <w:rPr>
                            <w:szCs w:val="21"/>
                          </w:rPr>
                        </w:pPr>
                        <w:r>
                          <w:rPr>
                            <w:color w:val="000000"/>
                            <w:szCs w:val="21"/>
                          </w:rPr>
                          <w:t>SET_LOGININFO</w:t>
                        </w:r>
                      </w:p>
                    </w:txbxContent>
                  </v:textbox>
                </v:shape>
                <v:line id="Line 1126" o:spid="_x0000_s1026" o:spt="20" style="position:absolute;left:3960;top:2844;height:1318;width:0;" filled="f" stroked="t" coordsize="21600,21600" o:gfxdata="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zaU9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1127" o:spid="_x0000_s1026" o:spt="20" style="position:absolute;left:7920;top:2914;height:1318;width:0;" filled="f" stroked="t" coordsize="21600,21600" o:gfxdata="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9j4W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Text Box 1128" o:spid="_x0000_s1026" o:spt="202" type="#_x0000_t202" style="position:absolute;left:4320;top:3468;height:468;width:3240;" filled="f" stroked="f" coordsize="21600,21600" o:gfxdata="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fci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3666488">
                        <w:pPr>
                          <w:rPr>
                            <w:szCs w:val="21"/>
                          </w:rPr>
                        </w:pPr>
                        <w:r>
                          <w:rPr>
                            <w:color w:val="000000"/>
                            <w:szCs w:val="21"/>
                          </w:rPr>
                          <w:t>SET_LOGININFO_ACK</w:t>
                        </w:r>
                      </w:p>
                    </w:txbxContent>
                  </v:textbox>
                </v:shape>
                <v:shape id="Text Box 1129" o:spid="_x0000_s1026" o:spt="202" type="#_x0000_t202" style="position:absolute;left:2160;top:2844;height:858;width:1620;" filled="f" stroked="f" coordsize="21600,21600" o:gfxdata="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tUL9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7BFF183">
                        <w:pPr>
                          <w:rPr>
                            <w:szCs w:val="21"/>
                          </w:rPr>
                        </w:pPr>
                        <w:r>
                          <w:rPr>
                            <w:rFonts w:hint="eastAsia"/>
                            <w:szCs w:val="21"/>
                          </w:rPr>
                          <w:t>发起注册设置请求</w:t>
                        </w:r>
                      </w:p>
                    </w:txbxContent>
                  </v:textbox>
                </v:shape>
                <v:shape id="Text Box 1130" o:spid="_x0000_s1026" o:spt="202" type="#_x0000_t202" style="position:absolute;left:7920;top:3156;height:936;width:1260;" filled="f" stroked="f" coordsize="21600,21600" o:gfxdata="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nZ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9AD5D2A">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940425" cy="1436370"/>
                <wp:effectExtent l="0" t="0" r="0" b="0"/>
                <wp:docPr id="9" name="画布 12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230"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mbCiLdcAAAAFAQAADwAAAAAAAAABACAAAAAiAAAAZHJzL2Rvd25yZXYueG1sUEsBAhQAFAAAAAgA&#10;h07iQFspFhV7AQAAEgMAAA4AAAAAAAAAAQAgAAAAJgEAAGRycy9lMm9Eb2MueG1sUEsFBgAAAAAG&#10;AAYAWQEAABMFAAAAAA==&#10;">
                <o:lock v:ext="edit" aspectratio="f"/>
                <v:shape id="画布 1230"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7D839F9D">
      <w:pPr>
        <w:pStyle w:val="223"/>
      </w:pPr>
      <w:r>
        <w:rPr>
          <w:rFonts w:hint="eastAsia"/>
        </w:rPr>
        <w:t>设置FSU注册信息过程</w:t>
      </w:r>
    </w:p>
    <w:p w14:paraId="6BA463B3">
      <w:pPr>
        <w:pStyle w:val="104"/>
        <w:numPr>
          <w:ilvl w:val="0"/>
          <w:numId w:val="25"/>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3F78533F">
      <w:pPr>
        <w:pStyle w:val="147"/>
        <w:ind w:firstLine="420"/>
      </w:pPr>
      <w:r>
        <w:t>发起：</w:t>
      </w:r>
      <w:r>
        <w:rPr>
          <w:rFonts w:hint="eastAsia"/>
        </w:rPr>
        <w:t>SC</w:t>
      </w:r>
    </w:p>
    <w:p w14:paraId="7A83A167">
      <w:pPr>
        <w:pStyle w:val="222"/>
        <w:jc w:val="left"/>
      </w:pPr>
      <w:r>
        <w:rPr>
          <w:rFonts w:hint="eastAsia"/>
        </w:rPr>
        <w:t>设置FSU注册信息报文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2B2F92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510FC55">
            <w:pPr>
              <w:jc w:val="center"/>
              <w:rPr>
                <w:sz w:val="21"/>
                <w:szCs w:val="21"/>
              </w:rPr>
            </w:pPr>
          </w:p>
        </w:tc>
        <w:tc>
          <w:tcPr>
            <w:tcW w:w="2205" w:type="dxa"/>
            <w:noWrap w:val="0"/>
            <w:vAlign w:val="top"/>
          </w:tcPr>
          <w:p w14:paraId="1B025BC2">
            <w:pPr>
              <w:jc w:val="center"/>
              <w:rPr>
                <w:sz w:val="21"/>
                <w:szCs w:val="21"/>
              </w:rPr>
            </w:pPr>
            <w:r>
              <w:rPr>
                <w:sz w:val="21"/>
                <w:szCs w:val="21"/>
              </w:rPr>
              <w:t>变量名称/报文定义</w:t>
            </w:r>
          </w:p>
        </w:tc>
        <w:tc>
          <w:tcPr>
            <w:tcW w:w="1890" w:type="dxa"/>
            <w:noWrap w:val="0"/>
            <w:vAlign w:val="top"/>
          </w:tcPr>
          <w:p w14:paraId="7B5F8540">
            <w:pPr>
              <w:jc w:val="center"/>
              <w:rPr>
                <w:sz w:val="21"/>
                <w:szCs w:val="21"/>
              </w:rPr>
            </w:pPr>
            <w:r>
              <w:rPr>
                <w:sz w:val="21"/>
                <w:szCs w:val="21"/>
              </w:rPr>
              <w:t>长度及类型</w:t>
            </w:r>
          </w:p>
        </w:tc>
        <w:tc>
          <w:tcPr>
            <w:tcW w:w="2940" w:type="dxa"/>
            <w:noWrap w:val="0"/>
            <w:vAlign w:val="top"/>
          </w:tcPr>
          <w:p w14:paraId="082157F0">
            <w:pPr>
              <w:jc w:val="center"/>
              <w:rPr>
                <w:sz w:val="21"/>
                <w:szCs w:val="21"/>
              </w:rPr>
            </w:pPr>
            <w:r>
              <w:rPr>
                <w:sz w:val="21"/>
                <w:szCs w:val="21"/>
              </w:rPr>
              <w:t>描述</w:t>
            </w:r>
          </w:p>
        </w:tc>
      </w:tr>
      <w:tr w14:paraId="59A660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05AAB04">
            <w:pPr>
              <w:rPr>
                <w:sz w:val="21"/>
                <w:szCs w:val="21"/>
              </w:rPr>
            </w:pPr>
            <w:r>
              <w:rPr>
                <w:sz w:val="21"/>
                <w:szCs w:val="21"/>
              </w:rPr>
              <w:t>PK_Type</w:t>
            </w:r>
          </w:p>
        </w:tc>
        <w:tc>
          <w:tcPr>
            <w:tcW w:w="2205" w:type="dxa"/>
            <w:noWrap w:val="0"/>
            <w:vAlign w:val="top"/>
          </w:tcPr>
          <w:p w14:paraId="62E91DE8">
            <w:pPr>
              <w:rPr>
                <w:sz w:val="21"/>
                <w:szCs w:val="21"/>
              </w:rPr>
            </w:pPr>
            <w:r>
              <w:rPr>
                <w:rFonts w:hint="eastAsia"/>
                <w:sz w:val="21"/>
                <w:szCs w:val="21"/>
              </w:rPr>
              <w:t>Name</w:t>
            </w:r>
          </w:p>
        </w:tc>
        <w:tc>
          <w:tcPr>
            <w:tcW w:w="1890" w:type="dxa"/>
            <w:noWrap w:val="0"/>
            <w:vAlign w:val="top"/>
          </w:tcPr>
          <w:p w14:paraId="5CA2776A">
            <w:pPr>
              <w:rPr>
                <w:sz w:val="21"/>
                <w:szCs w:val="21"/>
              </w:rPr>
            </w:pPr>
            <w:r>
              <w:rPr>
                <w:sz w:val="21"/>
                <w:szCs w:val="21"/>
              </w:rPr>
              <w:t>Char[SET_ LOGININFO]</w:t>
            </w:r>
          </w:p>
        </w:tc>
        <w:tc>
          <w:tcPr>
            <w:tcW w:w="2940" w:type="dxa"/>
            <w:noWrap w:val="0"/>
            <w:vAlign w:val="top"/>
          </w:tcPr>
          <w:p w14:paraId="6B035DC8">
            <w:pPr>
              <w:rPr>
                <w:sz w:val="21"/>
                <w:szCs w:val="21"/>
              </w:rPr>
            </w:pPr>
            <w:r>
              <w:rPr>
                <w:rFonts w:hint="eastAsia"/>
                <w:sz w:val="21"/>
                <w:szCs w:val="21"/>
              </w:rPr>
              <w:t>设置注册信息</w:t>
            </w:r>
          </w:p>
        </w:tc>
      </w:tr>
      <w:tr w14:paraId="18E607C9">
        <w:tblPrEx>
          <w:tblCellMar>
            <w:top w:w="0" w:type="dxa"/>
            <w:left w:w="108" w:type="dxa"/>
            <w:bottom w:w="0" w:type="dxa"/>
            <w:right w:w="108" w:type="dxa"/>
          </w:tblCellMar>
        </w:tblPrEx>
        <w:trPr>
          <w:cantSplit/>
        </w:trPr>
        <w:tc>
          <w:tcPr>
            <w:tcW w:w="1260" w:type="dxa"/>
            <w:vMerge w:val="restart"/>
            <w:noWrap w:val="0"/>
            <w:vAlign w:val="top"/>
          </w:tcPr>
          <w:p w14:paraId="2E21D3E1">
            <w:pPr>
              <w:rPr>
                <w:sz w:val="21"/>
                <w:szCs w:val="21"/>
              </w:rPr>
            </w:pPr>
            <w:r>
              <w:rPr>
                <w:sz w:val="21"/>
                <w:szCs w:val="21"/>
              </w:rPr>
              <w:t>Info</w:t>
            </w:r>
          </w:p>
        </w:tc>
        <w:tc>
          <w:tcPr>
            <w:tcW w:w="2205" w:type="dxa"/>
            <w:noWrap w:val="0"/>
            <w:vAlign w:val="top"/>
          </w:tcPr>
          <w:p w14:paraId="54504AC6">
            <w:pPr>
              <w:rPr>
                <w:sz w:val="21"/>
                <w:szCs w:val="21"/>
              </w:rPr>
            </w:pPr>
            <w:r>
              <w:rPr>
                <w:sz w:val="21"/>
                <w:szCs w:val="21"/>
              </w:rPr>
              <w:t>UserName</w:t>
            </w:r>
          </w:p>
        </w:tc>
        <w:tc>
          <w:tcPr>
            <w:tcW w:w="1890" w:type="dxa"/>
            <w:noWrap w:val="0"/>
            <w:vAlign w:val="top"/>
          </w:tcPr>
          <w:p w14:paraId="5CAD4B4B">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940" w:type="dxa"/>
            <w:noWrap w:val="0"/>
            <w:vAlign w:val="top"/>
          </w:tcPr>
          <w:p w14:paraId="744D5B2A">
            <w:pPr>
              <w:rPr>
                <w:sz w:val="21"/>
                <w:szCs w:val="21"/>
              </w:rPr>
            </w:pPr>
            <w:r>
              <w:rPr>
                <w:sz w:val="21"/>
                <w:szCs w:val="21"/>
              </w:rPr>
              <w:t>用户名</w:t>
            </w:r>
          </w:p>
        </w:tc>
      </w:tr>
      <w:tr w14:paraId="08C5DC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00BBFE9">
            <w:pPr>
              <w:rPr>
                <w:sz w:val="21"/>
                <w:szCs w:val="21"/>
              </w:rPr>
            </w:pPr>
          </w:p>
        </w:tc>
        <w:tc>
          <w:tcPr>
            <w:tcW w:w="2205" w:type="dxa"/>
            <w:noWrap w:val="0"/>
            <w:vAlign w:val="top"/>
          </w:tcPr>
          <w:p w14:paraId="12D7A6F8">
            <w:pPr>
              <w:rPr>
                <w:sz w:val="21"/>
                <w:szCs w:val="21"/>
              </w:rPr>
            </w:pPr>
            <w:r>
              <w:rPr>
                <w:sz w:val="21"/>
                <w:szCs w:val="21"/>
              </w:rPr>
              <w:t>PassWord</w:t>
            </w:r>
          </w:p>
        </w:tc>
        <w:tc>
          <w:tcPr>
            <w:tcW w:w="1890" w:type="dxa"/>
            <w:noWrap w:val="0"/>
            <w:vAlign w:val="top"/>
          </w:tcPr>
          <w:p w14:paraId="34065080">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940" w:type="dxa"/>
            <w:noWrap w:val="0"/>
            <w:vAlign w:val="top"/>
          </w:tcPr>
          <w:p w14:paraId="459AF38D">
            <w:pPr>
              <w:rPr>
                <w:sz w:val="21"/>
                <w:szCs w:val="21"/>
              </w:rPr>
            </w:pPr>
            <w:r>
              <w:rPr>
                <w:sz w:val="21"/>
                <w:szCs w:val="21"/>
              </w:rPr>
              <w:t>口令</w:t>
            </w:r>
          </w:p>
        </w:tc>
      </w:tr>
    </w:tbl>
    <w:p w14:paraId="4595CBE8">
      <w:pPr>
        <w:pStyle w:val="147"/>
        <w:ind w:firstLine="0" w:firstLineChars="0"/>
        <w:rPr>
          <w:b/>
        </w:rPr>
      </w:pPr>
      <w:r>
        <w:rPr>
          <w:rFonts w:hint="eastAsia"/>
          <w:b/>
        </w:rPr>
        <w:t>XML样例</w:t>
      </w:r>
    </w:p>
    <w:p w14:paraId="45072F25">
      <w:pPr>
        <w:pStyle w:val="147"/>
        <w:ind w:firstLine="0" w:firstLineChars="0"/>
      </w:pPr>
      <w:r>
        <w:t>&lt;?xml version="1.0" encoding="UTF-8"?&gt;</w:t>
      </w:r>
    </w:p>
    <w:p w14:paraId="1A586949">
      <w:pPr>
        <w:pStyle w:val="147"/>
        <w:ind w:firstLine="0" w:firstLineChars="0"/>
      </w:pPr>
      <w:r>
        <w:t>&lt;Request&gt;</w:t>
      </w:r>
    </w:p>
    <w:p w14:paraId="44AD976A">
      <w:pPr>
        <w:pStyle w:val="147"/>
        <w:ind w:firstLine="0" w:firstLineChars="0"/>
      </w:pPr>
      <w:r>
        <w:tab/>
      </w:r>
      <w:r>
        <w:t>&lt;PK_Type&gt;</w:t>
      </w:r>
    </w:p>
    <w:p w14:paraId="6BCE6E2E">
      <w:pPr>
        <w:pStyle w:val="147"/>
        <w:ind w:firstLine="0" w:firstLineChars="0"/>
      </w:pPr>
      <w:r>
        <w:tab/>
      </w:r>
      <w:r>
        <w:tab/>
      </w:r>
      <w:r>
        <w:t>&lt;Name&gt;SET_LOGININFO&lt;/Name&gt;</w:t>
      </w:r>
    </w:p>
    <w:p w14:paraId="2D5B7F43">
      <w:pPr>
        <w:pStyle w:val="147"/>
        <w:ind w:firstLine="0" w:firstLineChars="0"/>
      </w:pPr>
      <w:r>
        <w:tab/>
      </w:r>
      <w:r>
        <w:t>&lt;/PK_Type&gt;</w:t>
      </w:r>
    </w:p>
    <w:p w14:paraId="75EDB593">
      <w:pPr>
        <w:pStyle w:val="147"/>
        <w:ind w:firstLine="0" w:firstLineChars="0"/>
      </w:pPr>
      <w:r>
        <w:tab/>
      </w:r>
      <w:r>
        <w:t>&lt;Info&gt;</w:t>
      </w:r>
    </w:p>
    <w:p w14:paraId="14B0567E">
      <w:pPr>
        <w:pStyle w:val="147"/>
        <w:ind w:firstLine="0" w:firstLineChars="0"/>
      </w:pPr>
      <w:r>
        <w:tab/>
      </w:r>
      <w:r>
        <w:tab/>
      </w:r>
      <w:r>
        <w:t>&lt;UserName&gt;cmcc&lt;/UserName&gt;</w:t>
      </w:r>
    </w:p>
    <w:p w14:paraId="49EDEA75">
      <w:pPr>
        <w:pStyle w:val="147"/>
        <w:ind w:firstLine="0" w:firstLineChars="0"/>
      </w:pPr>
      <w:r>
        <w:tab/>
      </w:r>
      <w:r>
        <w:tab/>
      </w:r>
      <w:r>
        <w:t>&lt;PassWord&gt;cmcc&lt;/PassWord&gt;</w:t>
      </w:r>
      <w:r>
        <w:tab/>
      </w:r>
      <w:r>
        <w:tab/>
      </w:r>
    </w:p>
    <w:p w14:paraId="1723AB7E">
      <w:pPr>
        <w:pStyle w:val="147"/>
        <w:ind w:firstLine="0" w:firstLineChars="0"/>
      </w:pPr>
      <w:r>
        <w:tab/>
      </w:r>
      <w:r>
        <w:t>&lt;/Info&gt;</w:t>
      </w:r>
    </w:p>
    <w:p w14:paraId="4C953D63">
      <w:pPr>
        <w:pStyle w:val="147"/>
        <w:ind w:firstLine="0" w:firstLineChars="0"/>
      </w:pPr>
      <w:r>
        <w:t>&lt;/Request&gt;</w:t>
      </w:r>
    </w:p>
    <w:p w14:paraId="004F954C">
      <w:pPr>
        <w:pStyle w:val="12"/>
        <w:ind w:hanging="368"/>
      </w:pPr>
      <w:r>
        <w:t>响应：</w:t>
      </w:r>
      <w:r>
        <w:rPr>
          <w:rFonts w:hint="eastAsia"/>
        </w:rPr>
        <w:t>FSU</w:t>
      </w:r>
    </w:p>
    <w:p w14:paraId="0343A48A">
      <w:pPr>
        <w:pStyle w:val="222"/>
        <w:jc w:val="left"/>
      </w:pPr>
      <w:r>
        <w:rPr>
          <w:rFonts w:hint="eastAsia"/>
        </w:rPr>
        <w:t>设置注册信息响应报文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053F1E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DA5B2D8">
            <w:pPr>
              <w:jc w:val="center"/>
              <w:rPr>
                <w:sz w:val="21"/>
                <w:szCs w:val="21"/>
              </w:rPr>
            </w:pPr>
          </w:p>
        </w:tc>
        <w:tc>
          <w:tcPr>
            <w:tcW w:w="2205" w:type="dxa"/>
            <w:noWrap w:val="0"/>
            <w:vAlign w:val="top"/>
          </w:tcPr>
          <w:p w14:paraId="068CCBA7">
            <w:pPr>
              <w:jc w:val="center"/>
              <w:rPr>
                <w:sz w:val="21"/>
                <w:szCs w:val="21"/>
              </w:rPr>
            </w:pPr>
            <w:r>
              <w:rPr>
                <w:sz w:val="21"/>
                <w:szCs w:val="21"/>
              </w:rPr>
              <w:t>变量名称/报文定义</w:t>
            </w:r>
          </w:p>
        </w:tc>
        <w:tc>
          <w:tcPr>
            <w:tcW w:w="1995" w:type="dxa"/>
            <w:noWrap w:val="0"/>
            <w:vAlign w:val="top"/>
          </w:tcPr>
          <w:p w14:paraId="2A658517">
            <w:pPr>
              <w:jc w:val="center"/>
              <w:rPr>
                <w:sz w:val="21"/>
                <w:szCs w:val="21"/>
              </w:rPr>
            </w:pPr>
            <w:r>
              <w:rPr>
                <w:sz w:val="21"/>
                <w:szCs w:val="21"/>
              </w:rPr>
              <w:t>长度及类型</w:t>
            </w:r>
          </w:p>
        </w:tc>
        <w:tc>
          <w:tcPr>
            <w:tcW w:w="2835" w:type="dxa"/>
            <w:noWrap w:val="0"/>
            <w:vAlign w:val="top"/>
          </w:tcPr>
          <w:p w14:paraId="0D11B40B">
            <w:pPr>
              <w:jc w:val="center"/>
              <w:rPr>
                <w:sz w:val="21"/>
                <w:szCs w:val="21"/>
              </w:rPr>
            </w:pPr>
            <w:r>
              <w:rPr>
                <w:sz w:val="21"/>
                <w:szCs w:val="21"/>
              </w:rPr>
              <w:t>描述</w:t>
            </w:r>
          </w:p>
        </w:tc>
      </w:tr>
      <w:tr w14:paraId="28DFE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3662C6F">
            <w:pPr>
              <w:rPr>
                <w:sz w:val="21"/>
                <w:szCs w:val="21"/>
              </w:rPr>
            </w:pPr>
            <w:r>
              <w:rPr>
                <w:sz w:val="21"/>
                <w:szCs w:val="21"/>
              </w:rPr>
              <w:t>PK_Type</w:t>
            </w:r>
          </w:p>
        </w:tc>
        <w:tc>
          <w:tcPr>
            <w:tcW w:w="2205" w:type="dxa"/>
            <w:noWrap w:val="0"/>
            <w:vAlign w:val="center"/>
          </w:tcPr>
          <w:p w14:paraId="3D073F7A">
            <w:pPr>
              <w:rPr>
                <w:sz w:val="21"/>
                <w:szCs w:val="21"/>
              </w:rPr>
            </w:pPr>
            <w:r>
              <w:rPr>
                <w:rFonts w:hint="eastAsia"/>
                <w:sz w:val="21"/>
                <w:szCs w:val="21"/>
              </w:rPr>
              <w:t>Name</w:t>
            </w:r>
          </w:p>
        </w:tc>
        <w:tc>
          <w:tcPr>
            <w:tcW w:w="1995" w:type="dxa"/>
            <w:noWrap w:val="0"/>
            <w:vAlign w:val="top"/>
          </w:tcPr>
          <w:p w14:paraId="2AF06F01">
            <w:pPr>
              <w:rPr>
                <w:sz w:val="21"/>
                <w:szCs w:val="21"/>
              </w:rPr>
            </w:pPr>
            <w:r>
              <w:rPr>
                <w:sz w:val="21"/>
                <w:szCs w:val="21"/>
              </w:rPr>
              <w:t>Char</w:t>
            </w:r>
            <w:r>
              <w:rPr>
                <w:rFonts w:hint="eastAsia"/>
                <w:sz w:val="21"/>
                <w:szCs w:val="21"/>
              </w:rPr>
              <w:t>[</w:t>
            </w:r>
            <w:r>
              <w:rPr>
                <w:sz w:val="21"/>
                <w:szCs w:val="21"/>
              </w:rPr>
              <w:t>SET_ LOGININFO_ACK</w:t>
            </w:r>
            <w:r>
              <w:rPr>
                <w:rFonts w:hint="eastAsia"/>
                <w:sz w:val="21"/>
                <w:szCs w:val="21"/>
              </w:rPr>
              <w:t>]</w:t>
            </w:r>
          </w:p>
        </w:tc>
        <w:tc>
          <w:tcPr>
            <w:tcW w:w="2835" w:type="dxa"/>
            <w:noWrap w:val="0"/>
            <w:vAlign w:val="top"/>
          </w:tcPr>
          <w:p w14:paraId="7D5FCF1F">
            <w:pPr>
              <w:rPr>
                <w:sz w:val="21"/>
                <w:szCs w:val="21"/>
              </w:rPr>
            </w:pPr>
            <w:r>
              <w:rPr>
                <w:rFonts w:hint="eastAsia"/>
                <w:sz w:val="21"/>
                <w:szCs w:val="21"/>
              </w:rPr>
              <w:t>设置注册信息响应</w:t>
            </w:r>
          </w:p>
        </w:tc>
      </w:tr>
      <w:tr w14:paraId="10AA1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48777E20">
            <w:pPr>
              <w:rPr>
                <w:sz w:val="21"/>
                <w:szCs w:val="21"/>
              </w:rPr>
            </w:pPr>
            <w:r>
              <w:rPr>
                <w:sz w:val="21"/>
                <w:szCs w:val="21"/>
              </w:rPr>
              <w:t>Info</w:t>
            </w:r>
          </w:p>
        </w:tc>
        <w:tc>
          <w:tcPr>
            <w:tcW w:w="2205" w:type="dxa"/>
            <w:noWrap w:val="0"/>
            <w:vAlign w:val="top"/>
          </w:tcPr>
          <w:p w14:paraId="1927ED7E">
            <w:pPr>
              <w:rPr>
                <w:sz w:val="21"/>
                <w:szCs w:val="21"/>
              </w:rPr>
            </w:pPr>
            <w:r>
              <w:rPr>
                <w:sz w:val="21"/>
                <w:szCs w:val="21"/>
              </w:rPr>
              <w:t>FSUID</w:t>
            </w:r>
          </w:p>
        </w:tc>
        <w:tc>
          <w:tcPr>
            <w:tcW w:w="1995" w:type="dxa"/>
            <w:noWrap w:val="0"/>
            <w:vAlign w:val="top"/>
          </w:tcPr>
          <w:p w14:paraId="35D7E69E">
            <w:pPr>
              <w:rPr>
                <w:sz w:val="21"/>
                <w:szCs w:val="21"/>
              </w:rPr>
            </w:pPr>
            <w:r>
              <w:rPr>
                <w:rFonts w:hint="eastAsia"/>
                <w:sz w:val="21"/>
                <w:szCs w:val="21"/>
              </w:rPr>
              <w:t>Char[FSUID_LEN]</w:t>
            </w:r>
          </w:p>
        </w:tc>
        <w:tc>
          <w:tcPr>
            <w:tcW w:w="2835" w:type="dxa"/>
            <w:noWrap w:val="0"/>
            <w:vAlign w:val="top"/>
          </w:tcPr>
          <w:p w14:paraId="6E7F5BAE">
            <w:pPr>
              <w:rPr>
                <w:sz w:val="21"/>
                <w:szCs w:val="21"/>
              </w:rPr>
            </w:pPr>
            <w:r>
              <w:rPr>
                <w:sz w:val="21"/>
                <w:szCs w:val="21"/>
              </w:rPr>
              <w:t>FSU ID号</w:t>
            </w:r>
          </w:p>
        </w:tc>
      </w:tr>
      <w:tr w14:paraId="520DE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F015087">
            <w:pPr>
              <w:rPr>
                <w:sz w:val="21"/>
                <w:szCs w:val="21"/>
              </w:rPr>
            </w:pPr>
          </w:p>
        </w:tc>
        <w:tc>
          <w:tcPr>
            <w:tcW w:w="2205" w:type="dxa"/>
            <w:noWrap w:val="0"/>
            <w:vAlign w:val="top"/>
          </w:tcPr>
          <w:p w14:paraId="1707B712">
            <w:pPr>
              <w:rPr>
                <w:sz w:val="21"/>
                <w:szCs w:val="21"/>
              </w:rPr>
            </w:pPr>
            <w:r>
              <w:rPr>
                <w:sz w:val="21"/>
                <w:szCs w:val="21"/>
              </w:rPr>
              <w:t>Result</w:t>
            </w:r>
          </w:p>
        </w:tc>
        <w:tc>
          <w:tcPr>
            <w:tcW w:w="1995" w:type="dxa"/>
            <w:noWrap w:val="0"/>
            <w:vAlign w:val="top"/>
          </w:tcPr>
          <w:p w14:paraId="551E57BC">
            <w:pPr>
              <w:rPr>
                <w:sz w:val="21"/>
                <w:szCs w:val="21"/>
              </w:rPr>
            </w:pPr>
            <w:r>
              <w:rPr>
                <w:sz w:val="21"/>
                <w:szCs w:val="21"/>
              </w:rPr>
              <w:t>EnumResult</w:t>
            </w:r>
          </w:p>
        </w:tc>
        <w:tc>
          <w:tcPr>
            <w:tcW w:w="2835" w:type="dxa"/>
            <w:noWrap w:val="0"/>
            <w:vAlign w:val="top"/>
          </w:tcPr>
          <w:p w14:paraId="747B2E78">
            <w:pPr>
              <w:rPr>
                <w:sz w:val="21"/>
                <w:szCs w:val="21"/>
              </w:rPr>
            </w:pPr>
            <w:r>
              <w:rPr>
                <w:rFonts w:hint="eastAsia"/>
                <w:sz w:val="21"/>
                <w:szCs w:val="21"/>
              </w:rPr>
              <w:t>设置</w:t>
            </w:r>
            <w:r>
              <w:rPr>
                <w:sz w:val="21"/>
                <w:szCs w:val="21"/>
              </w:rPr>
              <w:t>成功/失败</w:t>
            </w:r>
          </w:p>
        </w:tc>
      </w:tr>
      <w:tr w14:paraId="262BFF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4D90BC0">
            <w:pPr>
              <w:rPr>
                <w:sz w:val="21"/>
                <w:szCs w:val="21"/>
              </w:rPr>
            </w:pPr>
          </w:p>
        </w:tc>
        <w:tc>
          <w:tcPr>
            <w:tcW w:w="2205" w:type="dxa"/>
            <w:noWrap w:val="0"/>
            <w:vAlign w:val="top"/>
          </w:tcPr>
          <w:p w14:paraId="77DF9DBF">
            <w:pPr>
              <w:rPr>
                <w:sz w:val="21"/>
                <w:szCs w:val="21"/>
              </w:rPr>
            </w:pPr>
            <w:r>
              <w:rPr>
                <w:sz w:val="21"/>
                <w:szCs w:val="21"/>
              </w:rPr>
              <w:t>FailureCause</w:t>
            </w:r>
          </w:p>
        </w:tc>
        <w:tc>
          <w:tcPr>
            <w:tcW w:w="1995" w:type="dxa"/>
            <w:noWrap w:val="0"/>
            <w:vAlign w:val="top"/>
          </w:tcPr>
          <w:p w14:paraId="11A0ADE9">
            <w:pPr>
              <w:rPr>
                <w:sz w:val="21"/>
                <w:szCs w:val="21"/>
              </w:rPr>
            </w:pPr>
            <w:r>
              <w:rPr>
                <w:sz w:val="21"/>
                <w:szCs w:val="21"/>
              </w:rPr>
              <w:t>Char[FAILURE_CAUSE_LEN]</w:t>
            </w:r>
          </w:p>
        </w:tc>
        <w:tc>
          <w:tcPr>
            <w:tcW w:w="2835" w:type="dxa"/>
            <w:noWrap w:val="0"/>
            <w:vAlign w:val="top"/>
          </w:tcPr>
          <w:p w14:paraId="263F8B08">
            <w:pPr>
              <w:rPr>
                <w:sz w:val="21"/>
                <w:szCs w:val="21"/>
              </w:rPr>
            </w:pPr>
            <w:r>
              <w:rPr>
                <w:rFonts w:hint="eastAsia"/>
                <w:sz w:val="21"/>
                <w:szCs w:val="21"/>
              </w:rPr>
              <w:t>设置</w:t>
            </w:r>
            <w:r>
              <w:rPr>
                <w:sz w:val="21"/>
                <w:szCs w:val="21"/>
              </w:rPr>
              <w:t>FSU注册信息</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490AFBCF">
      <w:pPr>
        <w:pStyle w:val="147"/>
        <w:ind w:firstLine="0" w:firstLineChars="0"/>
        <w:rPr>
          <w:b/>
        </w:rPr>
      </w:pPr>
      <w:r>
        <w:rPr>
          <w:rFonts w:hint="eastAsia"/>
          <w:b/>
        </w:rPr>
        <w:t>XML样例</w:t>
      </w:r>
    </w:p>
    <w:p w14:paraId="208433C7">
      <w:pPr>
        <w:pStyle w:val="147"/>
        <w:ind w:firstLine="199" w:firstLineChars="95"/>
      </w:pPr>
      <w:r>
        <w:t>&lt;?xml version="1.0" encoding="UTF-8"?&gt;</w:t>
      </w:r>
    </w:p>
    <w:p w14:paraId="30D5FD37">
      <w:pPr>
        <w:pStyle w:val="147"/>
        <w:ind w:firstLine="199" w:firstLineChars="95"/>
      </w:pPr>
      <w:r>
        <w:t>&lt;Response&gt;</w:t>
      </w:r>
    </w:p>
    <w:p w14:paraId="1682824A">
      <w:pPr>
        <w:pStyle w:val="147"/>
        <w:ind w:firstLine="199" w:firstLineChars="95"/>
      </w:pPr>
      <w:r>
        <w:t>&lt;PK_Type&gt;</w:t>
      </w:r>
    </w:p>
    <w:p w14:paraId="0B263319">
      <w:pPr>
        <w:pStyle w:val="147"/>
        <w:ind w:firstLine="199" w:firstLineChars="95"/>
      </w:pPr>
      <w:r>
        <w:tab/>
      </w:r>
      <w:r>
        <w:tab/>
      </w:r>
      <w:r>
        <w:t>&lt;Name&gt;SET_ LOGININFO_ACK&lt;/Name&gt;</w:t>
      </w:r>
    </w:p>
    <w:p w14:paraId="366BCF2A">
      <w:pPr>
        <w:pStyle w:val="147"/>
        <w:ind w:firstLine="199" w:firstLineChars="95"/>
      </w:pPr>
      <w:r>
        <w:tab/>
      </w:r>
      <w:r>
        <w:t>&lt;/PK_Type&gt;</w:t>
      </w:r>
    </w:p>
    <w:p w14:paraId="136EF387">
      <w:pPr>
        <w:pStyle w:val="147"/>
        <w:ind w:firstLine="199" w:firstLineChars="95"/>
      </w:pPr>
      <w:r>
        <w:tab/>
      </w:r>
      <w:r>
        <w:t>&lt;Info&gt;</w:t>
      </w:r>
    </w:p>
    <w:p w14:paraId="0E76CDE3">
      <w:pPr>
        <w:pStyle w:val="147"/>
        <w:ind w:firstLine="199" w:firstLineChars="95"/>
      </w:pPr>
      <w:r>
        <w:tab/>
      </w:r>
      <w:r>
        <w:tab/>
      </w:r>
      <w:r>
        <w:t>&lt;FSUID/&gt;</w:t>
      </w:r>
    </w:p>
    <w:p w14:paraId="57EA49A5">
      <w:pPr>
        <w:pStyle w:val="147"/>
        <w:ind w:firstLine="199" w:firstLineChars="95"/>
      </w:pPr>
      <w:r>
        <w:tab/>
      </w:r>
      <w:r>
        <w:tab/>
      </w:r>
      <w:r>
        <w:t>&lt;Result/&gt;</w:t>
      </w:r>
    </w:p>
    <w:p w14:paraId="267874B3">
      <w:pPr>
        <w:pStyle w:val="147"/>
        <w:ind w:firstLine="199" w:firstLineChars="95"/>
      </w:pPr>
      <w:r>
        <w:tab/>
      </w:r>
      <w:r>
        <w:tab/>
      </w:r>
      <w:r>
        <w:t>&lt;FailureCause/&gt;</w:t>
      </w:r>
    </w:p>
    <w:p w14:paraId="084AD002">
      <w:pPr>
        <w:pStyle w:val="147"/>
        <w:ind w:firstLine="199" w:firstLineChars="95"/>
      </w:pPr>
      <w:r>
        <w:tab/>
      </w:r>
      <w:r>
        <w:t>&lt;/Info&gt;</w:t>
      </w:r>
    </w:p>
    <w:p w14:paraId="633E44AB">
      <w:pPr>
        <w:pStyle w:val="147"/>
        <w:ind w:firstLine="199" w:firstLineChars="95"/>
      </w:pPr>
      <w:r>
        <w:t>&lt;/Response&gt;</w:t>
      </w:r>
    </w:p>
    <w:p w14:paraId="5E3E141C">
      <w:pPr>
        <w:pStyle w:val="4"/>
        <w:numPr>
          <w:ilvl w:val="2"/>
          <w:numId w:val="14"/>
        </w:numPr>
      </w:pPr>
      <w:bookmarkStart w:id="120" w:name="_Toc196677833"/>
      <w:bookmarkStart w:id="121" w:name="_Toc452036634"/>
      <w:bookmarkStart w:id="122" w:name="_Toc452036565"/>
      <w:r>
        <w:rPr>
          <w:rFonts w:hint="eastAsia"/>
        </w:rPr>
        <w:t>获取</w:t>
      </w:r>
      <w:r>
        <w:t>FSU的FTP信息</w:t>
      </w:r>
      <w:bookmarkEnd w:id="120"/>
      <w:bookmarkEnd w:id="121"/>
      <w:bookmarkEnd w:id="122"/>
    </w:p>
    <w:p w14:paraId="6AD62005">
      <w:pPr>
        <w:pStyle w:val="104"/>
        <w:numPr>
          <w:ilvl w:val="0"/>
          <w:numId w:val="26"/>
        </w:numPr>
        <w:spacing w:line="360" w:lineRule="auto"/>
        <w:ind w:firstLine="147"/>
        <w:rPr>
          <w:rFonts w:ascii="黑体" w:hAnsi="黑体" w:eastAsia="黑体"/>
        </w:rPr>
      </w:pPr>
      <w:r>
        <w:rPr>
          <w:rFonts w:hint="eastAsia" w:ascii="黑体" w:hAnsi="黑体" w:eastAsia="黑体"/>
        </w:rPr>
        <w:t>数据流方式</w:t>
      </w:r>
    </w:p>
    <w:p w14:paraId="5220BBD6">
      <w:pPr>
        <w:pStyle w:val="147"/>
        <w:spacing w:line="360" w:lineRule="auto"/>
        <w:ind w:firstLine="480"/>
        <w:rPr>
          <w:sz w:val="24"/>
          <w:szCs w:val="24"/>
        </w:rPr>
      </w:pPr>
      <w:r>
        <w:rPr>
          <w:sz w:val="24"/>
          <w:szCs w:val="24"/>
        </w:rPr>
        <w:t>SC向</w:t>
      </w:r>
      <w:r>
        <w:rPr>
          <w:rFonts w:hint="eastAsia"/>
          <w:sz w:val="24"/>
          <w:szCs w:val="24"/>
        </w:rPr>
        <w:t>F</w:t>
      </w:r>
      <w:r>
        <w:rPr>
          <w:sz w:val="24"/>
          <w:szCs w:val="24"/>
        </w:rPr>
        <w:t>SU发送</w:t>
      </w:r>
      <w:r>
        <w:rPr>
          <w:rFonts w:hint="eastAsia"/>
          <w:sz w:val="24"/>
          <w:szCs w:val="24"/>
        </w:rPr>
        <w:t>获取</w:t>
      </w:r>
      <w:r>
        <w:rPr>
          <w:sz w:val="24"/>
          <w:szCs w:val="24"/>
        </w:rPr>
        <w:t>FTP</w:t>
      </w:r>
      <w:r>
        <w:rPr>
          <w:rFonts w:hint="eastAsia"/>
          <w:sz w:val="24"/>
          <w:szCs w:val="24"/>
        </w:rPr>
        <w:t>用户</w:t>
      </w:r>
      <w:r>
        <w:rPr>
          <w:sz w:val="24"/>
          <w:szCs w:val="24"/>
        </w:rPr>
        <w:t>、密码信息，</w:t>
      </w:r>
      <w:r>
        <w:rPr>
          <w:rFonts w:hint="eastAsia"/>
          <w:sz w:val="24"/>
          <w:szCs w:val="24"/>
        </w:rPr>
        <w:t>FSU</w:t>
      </w:r>
      <w:r>
        <w:rPr>
          <w:sz w:val="24"/>
          <w:szCs w:val="24"/>
        </w:rPr>
        <w:t>返回FTP</w:t>
      </w:r>
      <w:r>
        <w:rPr>
          <w:rFonts w:hint="eastAsia"/>
          <w:sz w:val="24"/>
          <w:szCs w:val="24"/>
        </w:rPr>
        <w:t>信息</w:t>
      </w:r>
      <w:r>
        <w:rPr>
          <w:sz w:val="24"/>
          <w:szCs w:val="24"/>
        </w:rPr>
        <w:t>。</w:t>
      </w:r>
    </w:p>
    <w:p w14:paraId="7FE0CEC3">
      <w:r>
        <mc:AlternateContent>
          <mc:Choice Requires="wpg">
            <w:drawing>
              <wp:anchor distT="0" distB="0" distL="114300" distR="114300" simplePos="0" relativeHeight="251665408" behindDoc="0" locked="0" layoutInCell="1" allowOverlap="1">
                <wp:simplePos x="0" y="0"/>
                <wp:positionH relativeFrom="column">
                  <wp:posOffset>342900</wp:posOffset>
                </wp:positionH>
                <wp:positionV relativeFrom="paragraph">
                  <wp:posOffset>88265</wp:posOffset>
                </wp:positionV>
                <wp:extent cx="4457700" cy="1178560"/>
                <wp:effectExtent l="0" t="0" r="0" b="15240"/>
                <wp:wrapNone/>
                <wp:docPr id="43" name="Group 116"/>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44" name="Text Box 1095"/>
                        <wps:cNvSpPr txBox="1">
                          <a:spLocks noChangeArrowheads="1"/>
                        </wps:cNvSpPr>
                        <wps:spPr bwMode="auto">
                          <a:xfrm>
                            <a:off x="3560" y="2376"/>
                            <a:ext cx="840" cy="468"/>
                          </a:xfrm>
                          <a:prstGeom prst="rect">
                            <a:avLst/>
                          </a:prstGeom>
                          <a:noFill/>
                          <a:ln>
                            <a:noFill/>
                          </a:ln>
                          <a:effectLst/>
                        </wps:spPr>
                        <wps:txbx>
                          <w:txbxContent>
                            <w:p w14:paraId="5A7AEFD5">
                              <w:pPr>
                                <w:rPr>
                                  <w:szCs w:val="21"/>
                                </w:rPr>
                              </w:pPr>
                              <w:r>
                                <w:rPr>
                                  <w:szCs w:val="21"/>
                                </w:rPr>
                                <w:t>SC</w:t>
                              </w:r>
                            </w:p>
                          </w:txbxContent>
                        </wps:txbx>
                        <wps:bodyPr rot="0" vert="horz" wrap="square" lIns="91440" tIns="45720" rIns="91440" bIns="45720" anchor="t" anchorCtr="0" upright="1">
                          <a:noAutofit/>
                        </wps:bodyPr>
                      </wps:wsp>
                      <wps:wsp>
                        <wps:cNvPr id="45" name="Text Box 1096"/>
                        <wps:cNvSpPr txBox="1">
                          <a:spLocks noChangeArrowheads="1"/>
                        </wps:cNvSpPr>
                        <wps:spPr bwMode="auto">
                          <a:xfrm>
                            <a:off x="7560" y="2376"/>
                            <a:ext cx="730" cy="468"/>
                          </a:xfrm>
                          <a:prstGeom prst="rect">
                            <a:avLst/>
                          </a:prstGeom>
                          <a:solidFill>
                            <a:srgbClr val="FFFFFF"/>
                          </a:solidFill>
                          <a:ln>
                            <a:noFill/>
                          </a:ln>
                          <a:effectLst/>
                        </wps:spPr>
                        <wps:txbx>
                          <w:txbxContent>
                            <w:p w14:paraId="5921503B">
                              <w:pPr>
                                <w:rPr>
                                  <w:szCs w:val="21"/>
                                </w:rPr>
                              </w:pPr>
                              <w:r>
                                <w:rPr>
                                  <w:rFonts w:hint="eastAsia"/>
                                  <w:szCs w:val="21"/>
                                </w:rPr>
                                <w:t>FSU</w:t>
                              </w:r>
                            </w:p>
                          </w:txbxContent>
                        </wps:txbx>
                        <wps:bodyPr rot="0" vert="horz" wrap="square" lIns="91440" tIns="45720" rIns="91440" bIns="45720" anchor="t" anchorCtr="0" upright="1">
                          <a:noAutofit/>
                        </wps:bodyPr>
                      </wps:wsp>
                      <wps:wsp>
                        <wps:cNvPr id="46" name="Line 1097"/>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57" name="Line 1098"/>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58" name="Text Box 1099"/>
                        <wps:cNvSpPr txBox="1">
                          <a:spLocks noChangeArrowheads="1"/>
                        </wps:cNvSpPr>
                        <wps:spPr bwMode="auto">
                          <a:xfrm>
                            <a:off x="4320" y="2844"/>
                            <a:ext cx="3060" cy="468"/>
                          </a:xfrm>
                          <a:prstGeom prst="rect">
                            <a:avLst/>
                          </a:prstGeom>
                          <a:noFill/>
                          <a:ln>
                            <a:noFill/>
                          </a:ln>
                          <a:effectLst/>
                        </wps:spPr>
                        <wps:txbx>
                          <w:txbxContent>
                            <w:p w14:paraId="61D9E41E">
                              <w:pPr>
                                <w:rPr>
                                  <w:szCs w:val="21"/>
                                </w:rPr>
                              </w:pPr>
                              <w:r>
                                <w:rPr>
                                  <w:color w:val="000000"/>
                                  <w:szCs w:val="21"/>
                                </w:rPr>
                                <w:t>GET_FTP</w:t>
                              </w:r>
                            </w:p>
                          </w:txbxContent>
                        </wps:txbx>
                        <wps:bodyPr rot="0" vert="horz" wrap="square" lIns="91440" tIns="45720" rIns="91440" bIns="45720" anchor="t" anchorCtr="0" upright="1">
                          <a:noAutofit/>
                        </wps:bodyPr>
                      </wps:wsp>
                      <wps:wsp>
                        <wps:cNvPr id="59" name="Line 1100"/>
                        <wps:cNvCnPr>
                          <a:cxnSpLocks noChangeShapeType="1"/>
                        </wps:cNvCnPr>
                        <wps:spPr bwMode="auto">
                          <a:xfrm>
                            <a:off x="3960" y="2844"/>
                            <a:ext cx="0" cy="1318"/>
                          </a:xfrm>
                          <a:prstGeom prst="line">
                            <a:avLst/>
                          </a:prstGeom>
                          <a:noFill/>
                          <a:ln w="9525">
                            <a:solidFill>
                              <a:srgbClr val="000000"/>
                            </a:solidFill>
                            <a:round/>
                          </a:ln>
                          <a:effectLst/>
                        </wps:spPr>
                        <wps:bodyPr/>
                      </wps:wsp>
                      <wps:wsp>
                        <wps:cNvPr id="60" name="Line 1101"/>
                        <wps:cNvCnPr>
                          <a:cxnSpLocks noChangeShapeType="1"/>
                        </wps:cNvCnPr>
                        <wps:spPr bwMode="auto">
                          <a:xfrm>
                            <a:off x="7920" y="2914"/>
                            <a:ext cx="0" cy="1318"/>
                          </a:xfrm>
                          <a:prstGeom prst="line">
                            <a:avLst/>
                          </a:prstGeom>
                          <a:noFill/>
                          <a:ln w="9525">
                            <a:solidFill>
                              <a:srgbClr val="000000"/>
                            </a:solidFill>
                            <a:round/>
                          </a:ln>
                          <a:effectLst/>
                        </wps:spPr>
                        <wps:bodyPr/>
                      </wps:wsp>
                      <wps:wsp>
                        <wps:cNvPr id="61" name="Text Box 1102"/>
                        <wps:cNvSpPr txBox="1">
                          <a:spLocks noChangeArrowheads="1"/>
                        </wps:cNvSpPr>
                        <wps:spPr bwMode="auto">
                          <a:xfrm>
                            <a:off x="4320" y="3468"/>
                            <a:ext cx="3240" cy="468"/>
                          </a:xfrm>
                          <a:prstGeom prst="rect">
                            <a:avLst/>
                          </a:prstGeom>
                          <a:noFill/>
                          <a:ln>
                            <a:noFill/>
                          </a:ln>
                          <a:effectLst/>
                        </wps:spPr>
                        <wps:txbx>
                          <w:txbxContent>
                            <w:p w14:paraId="5F76DC06">
                              <w:pPr>
                                <w:rPr>
                                  <w:szCs w:val="21"/>
                                </w:rPr>
                              </w:pPr>
                              <w:r>
                                <w:rPr>
                                  <w:color w:val="000000"/>
                                  <w:szCs w:val="21"/>
                                </w:rPr>
                                <w:t>GET_FTP _ACK</w:t>
                              </w:r>
                            </w:p>
                          </w:txbxContent>
                        </wps:txbx>
                        <wps:bodyPr rot="0" vert="horz" wrap="square" lIns="91440" tIns="45720" rIns="91440" bIns="45720" anchor="t" anchorCtr="0" upright="1">
                          <a:noAutofit/>
                        </wps:bodyPr>
                      </wps:wsp>
                      <wps:wsp>
                        <wps:cNvPr id="62" name="Text Box 1103"/>
                        <wps:cNvSpPr txBox="1">
                          <a:spLocks noChangeArrowheads="1"/>
                        </wps:cNvSpPr>
                        <wps:spPr bwMode="auto">
                          <a:xfrm>
                            <a:off x="2160" y="2844"/>
                            <a:ext cx="1620" cy="468"/>
                          </a:xfrm>
                          <a:prstGeom prst="rect">
                            <a:avLst/>
                          </a:prstGeom>
                          <a:noFill/>
                          <a:ln>
                            <a:noFill/>
                          </a:ln>
                          <a:effectLst/>
                        </wps:spPr>
                        <wps:txbx>
                          <w:txbxContent>
                            <w:p w14:paraId="1D04F7D0">
                              <w:pPr>
                                <w:rPr>
                                  <w:szCs w:val="21"/>
                                </w:rPr>
                              </w:pPr>
                              <w:r>
                                <w:rPr>
                                  <w:rFonts w:hint="eastAsia"/>
                                  <w:szCs w:val="21"/>
                                </w:rPr>
                                <w:t>发起获取要求</w:t>
                              </w:r>
                            </w:p>
                          </w:txbxContent>
                        </wps:txbx>
                        <wps:bodyPr rot="0" vert="horz" wrap="square" lIns="91440" tIns="45720" rIns="91440" bIns="45720" anchor="t" anchorCtr="0" upright="1">
                          <a:noAutofit/>
                        </wps:bodyPr>
                      </wps:wsp>
                      <wps:wsp>
                        <wps:cNvPr id="63" name="Text Box 1104"/>
                        <wps:cNvSpPr txBox="1">
                          <a:spLocks noChangeArrowheads="1"/>
                        </wps:cNvSpPr>
                        <wps:spPr bwMode="auto">
                          <a:xfrm>
                            <a:off x="7920" y="3156"/>
                            <a:ext cx="1260" cy="936"/>
                          </a:xfrm>
                          <a:prstGeom prst="rect">
                            <a:avLst/>
                          </a:prstGeom>
                          <a:noFill/>
                          <a:ln>
                            <a:noFill/>
                          </a:ln>
                          <a:effectLst/>
                        </wps:spPr>
                        <wps:txbx>
                          <w:txbxContent>
                            <w:p w14:paraId="0C94A39D">
                              <w:pPr>
                                <w:rPr>
                                  <w:szCs w:val="21"/>
                                </w:rPr>
                              </w:pPr>
                              <w:r>
                                <w:rPr>
                                  <w:rFonts w:hint="eastAsia"/>
                                  <w:szCs w:val="21"/>
                                </w:rPr>
                                <w:t>返回获取结果</w:t>
                              </w:r>
                            </w:p>
                          </w:txbxContent>
                        </wps:txbx>
                        <wps:bodyPr rot="0" vert="horz" wrap="square" lIns="91440" tIns="45720" rIns="91440" bIns="45720" anchor="t" anchorCtr="0" upright="1">
                          <a:noAutofit/>
                        </wps:bodyPr>
                      </wps:wsp>
                    </wpg:wgp>
                  </a:graphicData>
                </a:graphic>
              </wp:anchor>
            </w:drawing>
          </mc:Choice>
          <mc:Fallback>
            <w:pict>
              <v:group id="Group 116" o:spid="_x0000_s1026" o:spt="203" style="position:absolute;left:0pt;margin-left:27pt;margin-top:6.95pt;height:92.8pt;width:351pt;z-index:251665408;mso-width-relative:page;mso-height-relative:page;" coordorigin="2160,2376" coordsize="7020,1856" o:gfxdata="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">
                <o:lock v:ext="edit" aspectratio="f"/>
                <v:shape id="Text Box 1095" o:spid="_x0000_s1026" o:spt="202" type="#_x0000_t202" style="position:absolute;left:3560;top:2376;height:468;width:840;" filled="f" stroked="f" coordsize="21600,21600" o:gfxdata="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O6/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A7AEFD5">
                        <w:pPr>
                          <w:rPr>
                            <w:szCs w:val="21"/>
                          </w:rPr>
                        </w:pPr>
                        <w:r>
                          <w:rPr>
                            <w:szCs w:val="21"/>
                          </w:rPr>
                          <w:t>SC</w:t>
                        </w:r>
                      </w:p>
                    </w:txbxContent>
                  </v:textbox>
                </v:shape>
                <v:shape id="Text Box 1096" o:spid="_x0000_s1026" o:spt="202" type="#_x0000_t202" style="position:absolute;left:7560;top:2376;height:468;width:730;" fillcolor="#FFFFFF" filled="t" stroked="f" coordsize="21600,21600" o:gfxdata="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ZYk9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5921503B">
                        <w:pPr>
                          <w:rPr>
                            <w:szCs w:val="21"/>
                          </w:rPr>
                        </w:pPr>
                        <w:r>
                          <w:rPr>
                            <w:rFonts w:hint="eastAsia"/>
                            <w:szCs w:val="21"/>
                          </w:rPr>
                          <w:t>FSU</w:t>
                        </w:r>
                      </w:p>
                    </w:txbxContent>
                  </v:textbox>
                </v:shape>
                <v:line id="Line 1097" o:spid="_x0000_s1026" o:spt="20" style="position:absolute;left:3960;top:3156;height:156;width:3960;" filled="f" stroked="t" coordsize="21600,21600" o:gfxdata="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7l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098" o:spid="_x0000_s1026" o:spt="20" style="position:absolute;left:3960;top:3468;flip:x;height:156;width:3960;" filled="f" stroked="t" coordsize="21600,21600" o:gfxdata="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x+8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99" o:spid="_x0000_s1026" o:spt="202" type="#_x0000_t202" style="position:absolute;left:4320;top:2844;height:468;width:3060;" filled="f" stroked="f" coordsize="21600,21600" o:gfxdata="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rzMw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14:paraId="61D9E41E">
                        <w:pPr>
                          <w:rPr>
                            <w:szCs w:val="21"/>
                          </w:rPr>
                        </w:pPr>
                        <w:r>
                          <w:rPr>
                            <w:color w:val="000000"/>
                            <w:szCs w:val="21"/>
                          </w:rPr>
                          <w:t>GET_FTP</w:t>
                        </w:r>
                      </w:p>
                    </w:txbxContent>
                  </v:textbox>
                </v:shape>
                <v:line id="Line 1100" o:spid="_x0000_s1026" o:spt="20" style="position:absolute;left:3960;top:2844;height:1318;width:0;" filled="f" stroked="t" coordsize="21600,21600" o:gfxdata="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swPW/&#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1101" o:spid="_x0000_s1026" o:spt="20" style="position:absolute;left:7920;top:2914;height:1318;width:0;" filled="f" stroked="t" coordsize="21600,21600" o:gfxdata="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6o9W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Text Box 1102" o:spid="_x0000_s1026" o:spt="202" type="#_x0000_t202" style="position:absolute;left:4320;top:3468;height:468;width:3240;" filled="f" stroked="f" coordsize="21600,21600" o:gfxdata="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F76DC06">
                        <w:pPr>
                          <w:rPr>
                            <w:szCs w:val="21"/>
                          </w:rPr>
                        </w:pPr>
                        <w:r>
                          <w:rPr>
                            <w:color w:val="000000"/>
                            <w:szCs w:val="21"/>
                          </w:rPr>
                          <w:t>GET_FTP _ACK</w:t>
                        </w:r>
                      </w:p>
                    </w:txbxContent>
                  </v:textbox>
                </v:shape>
                <v:shape id="Text Box 1103" o:spid="_x0000_s1026" o:spt="202" type="#_x0000_t202" style="position:absolute;left:2160;top:2844;height:468;width:1620;" filled="f" stroked="f" coordsize="21600,21600" o:gfxdata="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85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D04F7D0">
                        <w:pPr>
                          <w:rPr>
                            <w:szCs w:val="21"/>
                          </w:rPr>
                        </w:pPr>
                        <w:r>
                          <w:rPr>
                            <w:rFonts w:hint="eastAsia"/>
                            <w:szCs w:val="21"/>
                          </w:rPr>
                          <w:t>发起获取要求</w:t>
                        </w:r>
                      </w:p>
                    </w:txbxContent>
                  </v:textbox>
                </v:shape>
                <v:shape id="Text Box 1104" o:spid="_x0000_s1026" o:spt="202" type="#_x0000_t202" style="position:absolute;left:7920;top:3156;height:936;width:1260;" filled="f" stroked="f" coordsize="21600,21600" o:gfxdata="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na/y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C94A39D">
                        <w:pPr>
                          <w:rPr>
                            <w:szCs w:val="21"/>
                          </w:rPr>
                        </w:pPr>
                        <w:r>
                          <w:rPr>
                            <w:rFonts w:hint="eastAsia"/>
                            <w:szCs w:val="21"/>
                          </w:rPr>
                          <w:t>返回获取结果</w:t>
                        </w:r>
                      </w:p>
                    </w:txbxContent>
                  </v:textbox>
                </v:shape>
              </v:group>
            </w:pict>
          </mc:Fallback>
        </mc:AlternateContent>
      </w:r>
      <w:r>
        <mc:AlternateContent>
          <mc:Choice Requires="wpc">
            <w:drawing>
              <wp:inline distT="0" distB="0" distL="114300" distR="114300">
                <wp:extent cx="5940425" cy="1436370"/>
                <wp:effectExtent l="0" t="0" r="0" b="0"/>
                <wp:docPr id="10" name="画布 125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253"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">
                <o:lock v:ext="edit" aspectratio="f"/>
                <v:shape id="画布 1253"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092924A7">
      <w:pPr>
        <w:pStyle w:val="223"/>
      </w:pPr>
      <w:r>
        <w:rPr>
          <w:rFonts w:hint="eastAsia"/>
        </w:rPr>
        <w:t>获取FSU</w:t>
      </w:r>
      <w:r>
        <w:t>的FTP</w:t>
      </w:r>
      <w:r>
        <w:rPr>
          <w:rFonts w:hint="eastAsia"/>
        </w:rPr>
        <w:t>信息过程</w:t>
      </w:r>
    </w:p>
    <w:p w14:paraId="34D551FE">
      <w:pPr>
        <w:pStyle w:val="104"/>
        <w:numPr>
          <w:ilvl w:val="0"/>
          <w:numId w:val="26"/>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62D71DC8">
      <w:pPr>
        <w:pStyle w:val="147"/>
        <w:ind w:firstLine="420"/>
      </w:pPr>
      <w:r>
        <w:rPr>
          <w:rFonts w:hint="eastAsia"/>
        </w:rPr>
        <w:t>发起：SC</w:t>
      </w:r>
    </w:p>
    <w:p w14:paraId="44559BBB">
      <w:pPr>
        <w:pStyle w:val="222"/>
        <w:jc w:val="left"/>
      </w:pPr>
      <w:r>
        <w:rPr>
          <w:rFonts w:hint="eastAsia"/>
        </w:rPr>
        <w:t>获取</w:t>
      </w:r>
      <w:r>
        <w:t>FSU</w:t>
      </w:r>
      <w:r>
        <w:rPr>
          <w:rFonts w:hint="eastAsia"/>
        </w:rPr>
        <w:t>的</w:t>
      </w:r>
      <w:r>
        <w:t>FTP数据</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7865D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6A6A9B0">
            <w:pPr>
              <w:jc w:val="center"/>
              <w:rPr>
                <w:sz w:val="21"/>
                <w:szCs w:val="21"/>
              </w:rPr>
            </w:pPr>
          </w:p>
        </w:tc>
        <w:tc>
          <w:tcPr>
            <w:tcW w:w="2205" w:type="dxa"/>
            <w:noWrap w:val="0"/>
            <w:vAlign w:val="top"/>
          </w:tcPr>
          <w:p w14:paraId="46709BBD">
            <w:pPr>
              <w:jc w:val="center"/>
              <w:rPr>
                <w:sz w:val="21"/>
                <w:szCs w:val="21"/>
              </w:rPr>
            </w:pPr>
            <w:r>
              <w:rPr>
                <w:sz w:val="21"/>
                <w:szCs w:val="21"/>
              </w:rPr>
              <w:t>变量名称/报文定义</w:t>
            </w:r>
          </w:p>
        </w:tc>
        <w:tc>
          <w:tcPr>
            <w:tcW w:w="1995" w:type="dxa"/>
            <w:noWrap w:val="0"/>
            <w:vAlign w:val="top"/>
          </w:tcPr>
          <w:p w14:paraId="3F7FCD2B">
            <w:pPr>
              <w:jc w:val="center"/>
              <w:rPr>
                <w:sz w:val="21"/>
                <w:szCs w:val="21"/>
              </w:rPr>
            </w:pPr>
            <w:r>
              <w:rPr>
                <w:sz w:val="21"/>
                <w:szCs w:val="21"/>
              </w:rPr>
              <w:t>长度及类型</w:t>
            </w:r>
          </w:p>
        </w:tc>
        <w:tc>
          <w:tcPr>
            <w:tcW w:w="2835" w:type="dxa"/>
            <w:noWrap w:val="0"/>
            <w:vAlign w:val="top"/>
          </w:tcPr>
          <w:p w14:paraId="65348504">
            <w:pPr>
              <w:jc w:val="center"/>
              <w:rPr>
                <w:sz w:val="21"/>
                <w:szCs w:val="21"/>
              </w:rPr>
            </w:pPr>
            <w:r>
              <w:rPr>
                <w:sz w:val="21"/>
                <w:szCs w:val="21"/>
              </w:rPr>
              <w:t>描述</w:t>
            </w:r>
          </w:p>
        </w:tc>
      </w:tr>
      <w:tr w14:paraId="69757F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FE57CF7">
            <w:pPr>
              <w:rPr>
                <w:sz w:val="21"/>
                <w:szCs w:val="21"/>
              </w:rPr>
            </w:pPr>
            <w:r>
              <w:rPr>
                <w:sz w:val="21"/>
                <w:szCs w:val="21"/>
              </w:rPr>
              <w:t>PK_Type</w:t>
            </w:r>
          </w:p>
        </w:tc>
        <w:tc>
          <w:tcPr>
            <w:tcW w:w="2205" w:type="dxa"/>
            <w:noWrap w:val="0"/>
            <w:vAlign w:val="center"/>
          </w:tcPr>
          <w:p w14:paraId="35A52DB8">
            <w:pPr>
              <w:rPr>
                <w:sz w:val="21"/>
                <w:szCs w:val="21"/>
              </w:rPr>
            </w:pPr>
            <w:r>
              <w:rPr>
                <w:rFonts w:hint="eastAsia"/>
                <w:sz w:val="21"/>
                <w:szCs w:val="21"/>
              </w:rPr>
              <w:t>Name</w:t>
            </w:r>
          </w:p>
        </w:tc>
        <w:tc>
          <w:tcPr>
            <w:tcW w:w="1995" w:type="dxa"/>
            <w:noWrap w:val="0"/>
            <w:vAlign w:val="top"/>
          </w:tcPr>
          <w:p w14:paraId="4E173120">
            <w:pPr>
              <w:rPr>
                <w:sz w:val="21"/>
                <w:szCs w:val="21"/>
              </w:rPr>
            </w:pPr>
            <w:r>
              <w:rPr>
                <w:sz w:val="21"/>
                <w:szCs w:val="21"/>
              </w:rPr>
              <w:t>Char[GET_FTP]</w:t>
            </w:r>
          </w:p>
        </w:tc>
        <w:tc>
          <w:tcPr>
            <w:tcW w:w="2835" w:type="dxa"/>
            <w:noWrap w:val="0"/>
            <w:vAlign w:val="top"/>
          </w:tcPr>
          <w:p w14:paraId="771DC9AC">
            <w:pPr>
              <w:rPr>
                <w:sz w:val="21"/>
                <w:szCs w:val="21"/>
              </w:rPr>
            </w:pPr>
            <w:r>
              <w:rPr>
                <w:rFonts w:hint="eastAsia"/>
                <w:sz w:val="21"/>
                <w:szCs w:val="21"/>
              </w:rPr>
              <w:t>获取</w:t>
            </w:r>
            <w:r>
              <w:rPr>
                <w:sz w:val="21"/>
                <w:szCs w:val="21"/>
              </w:rPr>
              <w:t>FTP用户、密码</w:t>
            </w:r>
          </w:p>
        </w:tc>
      </w:tr>
      <w:tr w14:paraId="476BAA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4E427F7">
            <w:pPr>
              <w:rPr>
                <w:sz w:val="21"/>
                <w:szCs w:val="21"/>
              </w:rPr>
            </w:pPr>
            <w:r>
              <w:rPr>
                <w:sz w:val="21"/>
                <w:szCs w:val="21"/>
              </w:rPr>
              <w:t>Info</w:t>
            </w:r>
          </w:p>
        </w:tc>
        <w:tc>
          <w:tcPr>
            <w:tcW w:w="2205" w:type="dxa"/>
            <w:noWrap w:val="0"/>
            <w:vAlign w:val="top"/>
          </w:tcPr>
          <w:p w14:paraId="6A62B08A">
            <w:pPr>
              <w:rPr>
                <w:sz w:val="21"/>
                <w:szCs w:val="21"/>
              </w:rPr>
            </w:pPr>
            <w:r>
              <w:rPr>
                <w:sz w:val="21"/>
                <w:szCs w:val="21"/>
              </w:rPr>
              <w:t>FSUID</w:t>
            </w:r>
          </w:p>
        </w:tc>
        <w:tc>
          <w:tcPr>
            <w:tcW w:w="1995" w:type="dxa"/>
            <w:noWrap w:val="0"/>
            <w:vAlign w:val="top"/>
          </w:tcPr>
          <w:p w14:paraId="2118D0A1">
            <w:pPr>
              <w:rPr>
                <w:sz w:val="21"/>
                <w:szCs w:val="21"/>
              </w:rPr>
            </w:pPr>
            <w:r>
              <w:rPr>
                <w:rFonts w:hint="eastAsia"/>
                <w:sz w:val="21"/>
                <w:szCs w:val="21"/>
              </w:rPr>
              <w:t>Char[FSUID_LEN]</w:t>
            </w:r>
          </w:p>
        </w:tc>
        <w:tc>
          <w:tcPr>
            <w:tcW w:w="2835" w:type="dxa"/>
            <w:noWrap w:val="0"/>
            <w:vAlign w:val="top"/>
          </w:tcPr>
          <w:p w14:paraId="304E2002">
            <w:pPr>
              <w:rPr>
                <w:sz w:val="21"/>
                <w:szCs w:val="21"/>
              </w:rPr>
            </w:pPr>
            <w:r>
              <w:rPr>
                <w:sz w:val="21"/>
                <w:szCs w:val="21"/>
              </w:rPr>
              <w:t>FSU ID号</w:t>
            </w:r>
          </w:p>
        </w:tc>
      </w:tr>
    </w:tbl>
    <w:p w14:paraId="661AF0EA">
      <w:pPr>
        <w:pStyle w:val="147"/>
        <w:ind w:firstLine="0" w:firstLineChars="0"/>
        <w:rPr>
          <w:b/>
        </w:rPr>
      </w:pPr>
      <w:r>
        <w:rPr>
          <w:rFonts w:hint="eastAsia"/>
          <w:b/>
        </w:rPr>
        <w:t>XML样例</w:t>
      </w:r>
    </w:p>
    <w:p w14:paraId="31BB6E56">
      <w:pPr>
        <w:pStyle w:val="147"/>
        <w:ind w:firstLine="199" w:firstLineChars="95"/>
      </w:pPr>
      <w:r>
        <w:t>&lt;?xml version="1.0" encoding="UTF-8"?&gt;</w:t>
      </w:r>
    </w:p>
    <w:p w14:paraId="00DA0A44">
      <w:pPr>
        <w:pStyle w:val="147"/>
        <w:ind w:firstLine="199" w:firstLineChars="95"/>
      </w:pPr>
      <w:r>
        <w:t>&lt;Request&gt;</w:t>
      </w:r>
    </w:p>
    <w:p w14:paraId="4A78351A">
      <w:pPr>
        <w:pStyle w:val="147"/>
        <w:ind w:firstLine="199" w:firstLineChars="95"/>
      </w:pPr>
      <w:r>
        <w:t>&lt;PK_Type&gt;</w:t>
      </w:r>
    </w:p>
    <w:p w14:paraId="114DEBA0">
      <w:pPr>
        <w:pStyle w:val="147"/>
        <w:ind w:firstLine="199" w:firstLineChars="95"/>
      </w:pPr>
      <w:r>
        <w:tab/>
      </w:r>
      <w:r>
        <w:tab/>
      </w:r>
      <w:r>
        <w:t>&lt;Name&gt;GET_FTP&lt;/Name&gt;</w:t>
      </w:r>
    </w:p>
    <w:p w14:paraId="7634C968">
      <w:pPr>
        <w:pStyle w:val="147"/>
        <w:ind w:firstLine="199" w:firstLineChars="95"/>
      </w:pPr>
      <w:r>
        <w:tab/>
      </w:r>
      <w:r>
        <w:t>&lt;/PK_Type&gt;</w:t>
      </w:r>
    </w:p>
    <w:p w14:paraId="44F94668">
      <w:pPr>
        <w:pStyle w:val="147"/>
        <w:ind w:firstLine="199" w:firstLineChars="95"/>
      </w:pPr>
      <w:r>
        <w:tab/>
      </w:r>
      <w:r>
        <w:t>&lt;Info&gt;</w:t>
      </w:r>
    </w:p>
    <w:p w14:paraId="7882C16A">
      <w:pPr>
        <w:pStyle w:val="147"/>
        <w:ind w:firstLine="199" w:firstLineChars="95"/>
      </w:pPr>
      <w:r>
        <w:tab/>
      </w:r>
      <w:r>
        <w:tab/>
      </w:r>
      <w:r>
        <w:t>&lt;FSUID/&gt;</w:t>
      </w:r>
    </w:p>
    <w:p w14:paraId="0BE39034">
      <w:pPr>
        <w:pStyle w:val="147"/>
        <w:ind w:firstLine="199" w:firstLineChars="95"/>
      </w:pPr>
      <w:r>
        <w:tab/>
      </w:r>
      <w:r>
        <w:t>&lt;/Info&gt;</w:t>
      </w:r>
    </w:p>
    <w:p w14:paraId="3EF374DC">
      <w:pPr>
        <w:pStyle w:val="147"/>
        <w:ind w:firstLine="199" w:firstLineChars="95"/>
      </w:pPr>
      <w:r>
        <w:t>&lt;/Request&gt;</w:t>
      </w:r>
    </w:p>
    <w:p w14:paraId="56BFF605">
      <w:pPr>
        <w:pStyle w:val="12"/>
        <w:ind w:hanging="84"/>
      </w:pPr>
      <w:r>
        <w:t>响应：FSU</w:t>
      </w:r>
    </w:p>
    <w:p w14:paraId="70CCB793">
      <w:pPr>
        <w:pStyle w:val="222"/>
        <w:jc w:val="left"/>
      </w:pPr>
      <w:r>
        <w:rPr>
          <w:rFonts w:hint="eastAsia"/>
        </w:rPr>
        <w:t>获取</w:t>
      </w:r>
      <w:r>
        <w:t>FSU</w:t>
      </w:r>
      <w:r>
        <w:rPr>
          <w:rFonts w:hint="eastAsia"/>
        </w:rPr>
        <w:t>的</w:t>
      </w:r>
      <w:r>
        <w:t>FTP</w:t>
      </w:r>
      <w:r>
        <w:rPr>
          <w:rFonts w:hint="eastAsia"/>
        </w:rPr>
        <w:t>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60C79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D9BC423">
            <w:pPr>
              <w:jc w:val="center"/>
              <w:rPr>
                <w:sz w:val="21"/>
                <w:szCs w:val="21"/>
              </w:rPr>
            </w:pPr>
          </w:p>
        </w:tc>
        <w:tc>
          <w:tcPr>
            <w:tcW w:w="2205" w:type="dxa"/>
            <w:noWrap w:val="0"/>
            <w:vAlign w:val="top"/>
          </w:tcPr>
          <w:p w14:paraId="5DBF5F0A">
            <w:pPr>
              <w:jc w:val="center"/>
              <w:rPr>
                <w:sz w:val="21"/>
                <w:szCs w:val="21"/>
              </w:rPr>
            </w:pPr>
            <w:r>
              <w:rPr>
                <w:sz w:val="21"/>
                <w:szCs w:val="21"/>
              </w:rPr>
              <w:t>变量名称/报文定义</w:t>
            </w:r>
          </w:p>
        </w:tc>
        <w:tc>
          <w:tcPr>
            <w:tcW w:w="1890" w:type="dxa"/>
            <w:noWrap w:val="0"/>
            <w:vAlign w:val="top"/>
          </w:tcPr>
          <w:p w14:paraId="00EC38A3">
            <w:pPr>
              <w:jc w:val="center"/>
              <w:rPr>
                <w:sz w:val="21"/>
                <w:szCs w:val="21"/>
              </w:rPr>
            </w:pPr>
            <w:r>
              <w:rPr>
                <w:sz w:val="21"/>
                <w:szCs w:val="21"/>
              </w:rPr>
              <w:t>长度及类型</w:t>
            </w:r>
          </w:p>
        </w:tc>
        <w:tc>
          <w:tcPr>
            <w:tcW w:w="2940" w:type="dxa"/>
            <w:noWrap w:val="0"/>
            <w:vAlign w:val="top"/>
          </w:tcPr>
          <w:p w14:paraId="4402868A">
            <w:pPr>
              <w:jc w:val="center"/>
              <w:rPr>
                <w:sz w:val="21"/>
                <w:szCs w:val="21"/>
              </w:rPr>
            </w:pPr>
            <w:r>
              <w:rPr>
                <w:sz w:val="21"/>
                <w:szCs w:val="21"/>
              </w:rPr>
              <w:t>描述</w:t>
            </w:r>
          </w:p>
        </w:tc>
      </w:tr>
      <w:tr w14:paraId="1848A2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400EF3D">
            <w:pPr>
              <w:rPr>
                <w:sz w:val="21"/>
                <w:szCs w:val="21"/>
              </w:rPr>
            </w:pPr>
            <w:r>
              <w:rPr>
                <w:sz w:val="21"/>
                <w:szCs w:val="21"/>
              </w:rPr>
              <w:t>PK_Type</w:t>
            </w:r>
          </w:p>
        </w:tc>
        <w:tc>
          <w:tcPr>
            <w:tcW w:w="2205" w:type="dxa"/>
            <w:noWrap w:val="0"/>
            <w:vAlign w:val="top"/>
          </w:tcPr>
          <w:p w14:paraId="55DCCED3">
            <w:pPr>
              <w:rPr>
                <w:sz w:val="21"/>
                <w:szCs w:val="21"/>
              </w:rPr>
            </w:pPr>
            <w:r>
              <w:rPr>
                <w:rFonts w:hint="eastAsia"/>
                <w:sz w:val="21"/>
                <w:szCs w:val="21"/>
              </w:rPr>
              <w:t>Name</w:t>
            </w:r>
          </w:p>
        </w:tc>
        <w:tc>
          <w:tcPr>
            <w:tcW w:w="1890" w:type="dxa"/>
            <w:noWrap w:val="0"/>
            <w:vAlign w:val="top"/>
          </w:tcPr>
          <w:p w14:paraId="0F6F56E1">
            <w:pPr>
              <w:rPr>
                <w:sz w:val="21"/>
                <w:szCs w:val="21"/>
              </w:rPr>
            </w:pPr>
            <w:r>
              <w:rPr>
                <w:sz w:val="21"/>
                <w:szCs w:val="21"/>
              </w:rPr>
              <w:t>Char[GET_FTP_ACK]</w:t>
            </w:r>
          </w:p>
        </w:tc>
        <w:tc>
          <w:tcPr>
            <w:tcW w:w="2940" w:type="dxa"/>
            <w:noWrap w:val="0"/>
            <w:vAlign w:val="top"/>
          </w:tcPr>
          <w:p w14:paraId="16C3A71E">
            <w:pPr>
              <w:rPr>
                <w:sz w:val="21"/>
                <w:szCs w:val="21"/>
              </w:rPr>
            </w:pPr>
            <w:r>
              <w:rPr>
                <w:rFonts w:hint="eastAsia"/>
                <w:sz w:val="21"/>
                <w:szCs w:val="21"/>
              </w:rPr>
              <w:t>获取</w:t>
            </w:r>
            <w:r>
              <w:rPr>
                <w:sz w:val="21"/>
                <w:szCs w:val="21"/>
              </w:rPr>
              <w:t>FTP用户、密码</w:t>
            </w:r>
            <w:r>
              <w:rPr>
                <w:rFonts w:hint="eastAsia"/>
                <w:sz w:val="21"/>
                <w:szCs w:val="21"/>
              </w:rPr>
              <w:t>响应</w:t>
            </w:r>
          </w:p>
        </w:tc>
      </w:tr>
      <w:tr w14:paraId="7A1027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399CE12C">
            <w:pPr>
              <w:rPr>
                <w:sz w:val="21"/>
                <w:szCs w:val="21"/>
              </w:rPr>
            </w:pPr>
            <w:r>
              <w:rPr>
                <w:sz w:val="21"/>
                <w:szCs w:val="21"/>
              </w:rPr>
              <w:t>Info</w:t>
            </w:r>
          </w:p>
        </w:tc>
        <w:tc>
          <w:tcPr>
            <w:tcW w:w="2205" w:type="dxa"/>
            <w:noWrap w:val="0"/>
            <w:vAlign w:val="top"/>
          </w:tcPr>
          <w:p w14:paraId="524FE77B">
            <w:pPr>
              <w:rPr>
                <w:sz w:val="21"/>
                <w:szCs w:val="21"/>
              </w:rPr>
            </w:pPr>
            <w:r>
              <w:rPr>
                <w:sz w:val="21"/>
                <w:szCs w:val="21"/>
              </w:rPr>
              <w:t>FSUID</w:t>
            </w:r>
          </w:p>
        </w:tc>
        <w:tc>
          <w:tcPr>
            <w:tcW w:w="1890" w:type="dxa"/>
            <w:noWrap w:val="0"/>
            <w:vAlign w:val="top"/>
          </w:tcPr>
          <w:p w14:paraId="0A400EFB">
            <w:pPr>
              <w:rPr>
                <w:sz w:val="21"/>
                <w:szCs w:val="21"/>
              </w:rPr>
            </w:pPr>
            <w:r>
              <w:rPr>
                <w:rFonts w:hint="eastAsia"/>
                <w:sz w:val="21"/>
                <w:szCs w:val="21"/>
              </w:rPr>
              <w:t>Char[FSUID_LEN]</w:t>
            </w:r>
          </w:p>
        </w:tc>
        <w:tc>
          <w:tcPr>
            <w:tcW w:w="2940" w:type="dxa"/>
            <w:noWrap w:val="0"/>
            <w:vAlign w:val="top"/>
          </w:tcPr>
          <w:p w14:paraId="56DC7617">
            <w:pPr>
              <w:rPr>
                <w:sz w:val="21"/>
                <w:szCs w:val="21"/>
              </w:rPr>
            </w:pPr>
            <w:r>
              <w:rPr>
                <w:sz w:val="21"/>
                <w:szCs w:val="21"/>
              </w:rPr>
              <w:t>FSU ID号</w:t>
            </w:r>
          </w:p>
        </w:tc>
      </w:tr>
      <w:tr w14:paraId="13FC8E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6E91742">
            <w:pPr>
              <w:rPr>
                <w:sz w:val="21"/>
                <w:szCs w:val="21"/>
              </w:rPr>
            </w:pPr>
          </w:p>
        </w:tc>
        <w:tc>
          <w:tcPr>
            <w:tcW w:w="2205" w:type="dxa"/>
            <w:noWrap w:val="0"/>
            <w:vAlign w:val="top"/>
          </w:tcPr>
          <w:p w14:paraId="31E9912C">
            <w:pPr>
              <w:rPr>
                <w:sz w:val="21"/>
                <w:szCs w:val="21"/>
              </w:rPr>
            </w:pPr>
            <w:r>
              <w:rPr>
                <w:sz w:val="21"/>
                <w:szCs w:val="21"/>
              </w:rPr>
              <w:t>UserName</w:t>
            </w:r>
          </w:p>
        </w:tc>
        <w:tc>
          <w:tcPr>
            <w:tcW w:w="1890" w:type="dxa"/>
            <w:noWrap w:val="0"/>
            <w:vAlign w:val="top"/>
          </w:tcPr>
          <w:p w14:paraId="216ECEEE">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940" w:type="dxa"/>
            <w:noWrap w:val="0"/>
            <w:vAlign w:val="top"/>
          </w:tcPr>
          <w:p w14:paraId="5582AD2F">
            <w:pPr>
              <w:rPr>
                <w:sz w:val="21"/>
                <w:szCs w:val="21"/>
              </w:rPr>
            </w:pPr>
            <w:r>
              <w:rPr>
                <w:sz w:val="21"/>
                <w:szCs w:val="21"/>
              </w:rPr>
              <w:t>用户登录名</w:t>
            </w:r>
          </w:p>
        </w:tc>
      </w:tr>
      <w:tr w14:paraId="4262FF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6DAA33DD">
            <w:pPr>
              <w:rPr>
                <w:sz w:val="21"/>
                <w:szCs w:val="21"/>
              </w:rPr>
            </w:pPr>
          </w:p>
        </w:tc>
        <w:tc>
          <w:tcPr>
            <w:tcW w:w="2205" w:type="dxa"/>
            <w:noWrap w:val="0"/>
            <w:vAlign w:val="top"/>
          </w:tcPr>
          <w:p w14:paraId="5CDD85C0">
            <w:pPr>
              <w:rPr>
                <w:sz w:val="21"/>
                <w:szCs w:val="21"/>
              </w:rPr>
            </w:pPr>
            <w:r>
              <w:rPr>
                <w:sz w:val="21"/>
                <w:szCs w:val="21"/>
              </w:rPr>
              <w:t>PassWord</w:t>
            </w:r>
          </w:p>
        </w:tc>
        <w:tc>
          <w:tcPr>
            <w:tcW w:w="1890" w:type="dxa"/>
            <w:noWrap w:val="0"/>
            <w:vAlign w:val="top"/>
          </w:tcPr>
          <w:p w14:paraId="342C37EB">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940" w:type="dxa"/>
            <w:noWrap w:val="0"/>
            <w:vAlign w:val="top"/>
          </w:tcPr>
          <w:p w14:paraId="295D5A21">
            <w:pPr>
              <w:rPr>
                <w:sz w:val="21"/>
                <w:szCs w:val="21"/>
              </w:rPr>
            </w:pPr>
            <w:r>
              <w:rPr>
                <w:rFonts w:hint="eastAsia"/>
                <w:sz w:val="21"/>
                <w:szCs w:val="21"/>
              </w:rPr>
              <w:t>密码</w:t>
            </w:r>
          </w:p>
        </w:tc>
      </w:tr>
      <w:tr w14:paraId="4184D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776B3ED6">
            <w:pPr>
              <w:rPr>
                <w:sz w:val="21"/>
                <w:szCs w:val="21"/>
              </w:rPr>
            </w:pPr>
          </w:p>
        </w:tc>
        <w:tc>
          <w:tcPr>
            <w:tcW w:w="2205" w:type="dxa"/>
            <w:noWrap w:val="0"/>
            <w:vAlign w:val="top"/>
          </w:tcPr>
          <w:p w14:paraId="29904015">
            <w:pPr>
              <w:rPr>
                <w:sz w:val="21"/>
                <w:szCs w:val="21"/>
              </w:rPr>
            </w:pPr>
            <w:r>
              <w:rPr>
                <w:sz w:val="21"/>
                <w:szCs w:val="21"/>
              </w:rPr>
              <w:t>Result</w:t>
            </w:r>
          </w:p>
        </w:tc>
        <w:tc>
          <w:tcPr>
            <w:tcW w:w="1890" w:type="dxa"/>
            <w:noWrap w:val="0"/>
            <w:vAlign w:val="center"/>
          </w:tcPr>
          <w:p w14:paraId="2634729F">
            <w:pPr>
              <w:rPr>
                <w:sz w:val="21"/>
                <w:szCs w:val="21"/>
              </w:rPr>
            </w:pPr>
            <w:r>
              <w:rPr>
                <w:sz w:val="21"/>
                <w:szCs w:val="21"/>
              </w:rPr>
              <w:t>EnumResult</w:t>
            </w:r>
          </w:p>
        </w:tc>
        <w:tc>
          <w:tcPr>
            <w:tcW w:w="2940" w:type="dxa"/>
            <w:noWrap w:val="0"/>
            <w:vAlign w:val="top"/>
          </w:tcPr>
          <w:p w14:paraId="7834D862">
            <w:pPr>
              <w:rPr>
                <w:sz w:val="21"/>
                <w:szCs w:val="21"/>
              </w:rPr>
            </w:pPr>
            <w:r>
              <w:rPr>
                <w:sz w:val="21"/>
                <w:szCs w:val="21"/>
              </w:rPr>
              <w:t>成功/失败</w:t>
            </w:r>
          </w:p>
        </w:tc>
      </w:tr>
      <w:tr w14:paraId="254F43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7822D541">
            <w:pPr>
              <w:rPr>
                <w:sz w:val="21"/>
                <w:szCs w:val="21"/>
              </w:rPr>
            </w:pPr>
          </w:p>
        </w:tc>
        <w:tc>
          <w:tcPr>
            <w:tcW w:w="2205" w:type="dxa"/>
            <w:noWrap w:val="0"/>
            <w:vAlign w:val="top"/>
          </w:tcPr>
          <w:p w14:paraId="3D6AB3B9">
            <w:pPr>
              <w:rPr>
                <w:sz w:val="21"/>
                <w:szCs w:val="21"/>
              </w:rPr>
            </w:pPr>
            <w:r>
              <w:rPr>
                <w:sz w:val="21"/>
                <w:szCs w:val="21"/>
              </w:rPr>
              <w:t>FailureCause</w:t>
            </w:r>
          </w:p>
        </w:tc>
        <w:tc>
          <w:tcPr>
            <w:tcW w:w="1890" w:type="dxa"/>
            <w:noWrap w:val="0"/>
            <w:vAlign w:val="top"/>
          </w:tcPr>
          <w:p w14:paraId="311DE47C">
            <w:pPr>
              <w:rPr>
                <w:sz w:val="21"/>
                <w:szCs w:val="21"/>
              </w:rPr>
            </w:pPr>
            <w:r>
              <w:rPr>
                <w:sz w:val="21"/>
                <w:szCs w:val="21"/>
              </w:rPr>
              <w:t>Char[FAILURE_CAUSE_LEN]</w:t>
            </w:r>
          </w:p>
        </w:tc>
        <w:tc>
          <w:tcPr>
            <w:tcW w:w="2940" w:type="dxa"/>
            <w:noWrap w:val="0"/>
            <w:vAlign w:val="top"/>
          </w:tcPr>
          <w:p w14:paraId="242D02AB">
            <w:pPr>
              <w:rPr>
                <w:sz w:val="21"/>
                <w:szCs w:val="21"/>
              </w:rPr>
            </w:pPr>
            <w:r>
              <w:rPr>
                <w:rFonts w:hint="eastAsia"/>
                <w:sz w:val="21"/>
                <w:szCs w:val="21"/>
              </w:rPr>
              <w:t>获取</w:t>
            </w:r>
            <w:r>
              <w:rPr>
                <w:sz w:val="21"/>
                <w:szCs w:val="21"/>
              </w:rPr>
              <w:t>FSU</w:t>
            </w:r>
            <w:r>
              <w:rPr>
                <w:rFonts w:hint="eastAsia"/>
                <w:sz w:val="21"/>
                <w:szCs w:val="21"/>
              </w:rPr>
              <w:t>的</w:t>
            </w:r>
            <w:r>
              <w:rPr>
                <w:sz w:val="21"/>
                <w:szCs w:val="21"/>
              </w:rPr>
              <w:t>FTP信息</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22DB2688">
      <w:pPr>
        <w:pStyle w:val="147"/>
        <w:ind w:firstLine="0" w:firstLineChars="0"/>
        <w:rPr>
          <w:b/>
        </w:rPr>
      </w:pPr>
      <w:r>
        <w:rPr>
          <w:rFonts w:hint="eastAsia"/>
          <w:b/>
        </w:rPr>
        <w:t>XML样例</w:t>
      </w:r>
    </w:p>
    <w:p w14:paraId="6381343E">
      <w:pPr>
        <w:pStyle w:val="147"/>
        <w:ind w:firstLine="199" w:firstLineChars="95"/>
      </w:pPr>
      <w:r>
        <w:t>&lt;?xml version="1.0" encoding="UTF-8"?&gt;</w:t>
      </w:r>
    </w:p>
    <w:p w14:paraId="0FE3E8E1">
      <w:pPr>
        <w:pStyle w:val="147"/>
        <w:ind w:firstLine="199" w:firstLineChars="95"/>
      </w:pPr>
      <w:r>
        <w:t>&lt;Response&gt;</w:t>
      </w:r>
    </w:p>
    <w:p w14:paraId="0E77567C">
      <w:pPr>
        <w:pStyle w:val="147"/>
        <w:ind w:firstLine="199" w:firstLineChars="95"/>
      </w:pPr>
      <w:r>
        <w:t>&lt;PK_Type&gt;</w:t>
      </w:r>
    </w:p>
    <w:p w14:paraId="69739EC0">
      <w:pPr>
        <w:pStyle w:val="147"/>
        <w:ind w:firstLine="199" w:firstLineChars="95"/>
      </w:pPr>
      <w:r>
        <w:tab/>
      </w:r>
      <w:r>
        <w:tab/>
      </w:r>
      <w:r>
        <w:t>&lt;Name&gt;GET_FTP_ACK&lt;/Name&gt;</w:t>
      </w:r>
    </w:p>
    <w:p w14:paraId="12CA528A">
      <w:pPr>
        <w:pStyle w:val="147"/>
        <w:ind w:firstLine="199" w:firstLineChars="95"/>
      </w:pPr>
      <w:r>
        <w:tab/>
      </w:r>
      <w:r>
        <w:t>&lt;/PK_Type&gt;</w:t>
      </w:r>
    </w:p>
    <w:p w14:paraId="1189C7F1">
      <w:pPr>
        <w:pStyle w:val="147"/>
        <w:ind w:firstLine="199" w:firstLineChars="95"/>
      </w:pPr>
      <w:r>
        <w:tab/>
      </w:r>
      <w:r>
        <w:t>&lt;Info&gt;</w:t>
      </w:r>
    </w:p>
    <w:p w14:paraId="6B95CDC6">
      <w:pPr>
        <w:pStyle w:val="147"/>
        <w:ind w:firstLine="199" w:firstLineChars="95"/>
      </w:pPr>
      <w:r>
        <w:tab/>
      </w:r>
      <w:r>
        <w:tab/>
      </w:r>
      <w:r>
        <w:t>&lt;FSUID/&gt;</w:t>
      </w:r>
    </w:p>
    <w:p w14:paraId="49E6B183">
      <w:pPr>
        <w:pStyle w:val="147"/>
        <w:ind w:firstLine="199" w:firstLineChars="95"/>
      </w:pPr>
      <w:r>
        <w:tab/>
      </w:r>
      <w:r>
        <w:tab/>
      </w:r>
      <w:r>
        <w:t>&lt;UserName/&gt;</w:t>
      </w:r>
    </w:p>
    <w:p w14:paraId="4D15BEF8">
      <w:pPr>
        <w:pStyle w:val="147"/>
        <w:ind w:firstLine="199" w:firstLineChars="95"/>
      </w:pPr>
      <w:r>
        <w:tab/>
      </w:r>
      <w:r>
        <w:tab/>
      </w:r>
      <w:r>
        <w:t>&lt;PassWord/&gt;</w:t>
      </w:r>
    </w:p>
    <w:p w14:paraId="396968F8">
      <w:pPr>
        <w:pStyle w:val="147"/>
        <w:ind w:firstLine="199" w:firstLineChars="95"/>
      </w:pPr>
      <w:r>
        <w:tab/>
      </w:r>
      <w:r>
        <w:tab/>
      </w:r>
      <w:r>
        <w:t>&lt;Result/&gt;</w:t>
      </w:r>
    </w:p>
    <w:p w14:paraId="2FBA152E">
      <w:pPr>
        <w:pStyle w:val="147"/>
        <w:ind w:firstLine="199" w:firstLineChars="95"/>
      </w:pPr>
      <w:r>
        <w:t xml:space="preserve"> </w:t>
      </w:r>
      <w:r>
        <w:tab/>
      </w:r>
      <w:r>
        <w:tab/>
      </w:r>
      <w:r>
        <w:t>&lt;FailureCause/&gt;</w:t>
      </w:r>
    </w:p>
    <w:p w14:paraId="40DD26DF">
      <w:pPr>
        <w:pStyle w:val="147"/>
        <w:ind w:firstLine="199" w:firstLineChars="95"/>
      </w:pPr>
      <w:r>
        <w:tab/>
      </w:r>
      <w:r>
        <w:t>&lt;/Info&gt;</w:t>
      </w:r>
    </w:p>
    <w:p w14:paraId="7815D64A">
      <w:pPr>
        <w:pStyle w:val="147"/>
        <w:ind w:firstLine="199" w:firstLineChars="95"/>
      </w:pPr>
      <w:r>
        <w:t>&lt;/Response&gt;</w:t>
      </w:r>
    </w:p>
    <w:p w14:paraId="42AB0627">
      <w:pPr>
        <w:pStyle w:val="4"/>
        <w:numPr>
          <w:ilvl w:val="2"/>
          <w:numId w:val="14"/>
        </w:numPr>
      </w:pPr>
      <w:bookmarkStart w:id="123" w:name="_Toc452036635"/>
      <w:bookmarkStart w:id="124" w:name="_Toc587006498"/>
      <w:bookmarkStart w:id="125" w:name="_Toc452036566"/>
      <w:r>
        <w:t>设置FSU的FTP信息</w:t>
      </w:r>
      <w:bookmarkEnd w:id="123"/>
      <w:bookmarkEnd w:id="124"/>
      <w:bookmarkEnd w:id="125"/>
    </w:p>
    <w:p w14:paraId="7612F95A">
      <w:pPr>
        <w:pStyle w:val="104"/>
        <w:numPr>
          <w:ilvl w:val="0"/>
          <w:numId w:val="27"/>
        </w:numPr>
        <w:spacing w:line="360" w:lineRule="auto"/>
        <w:ind w:firstLine="147"/>
        <w:rPr>
          <w:rFonts w:ascii="黑体" w:hAnsi="黑体" w:eastAsia="黑体"/>
        </w:rPr>
      </w:pPr>
      <w:r>
        <w:rPr>
          <w:rFonts w:hint="eastAsia" w:ascii="黑体" w:hAnsi="黑体" w:eastAsia="黑体"/>
        </w:rPr>
        <w:t>数据流方式</w:t>
      </w:r>
    </w:p>
    <w:p w14:paraId="4608CAA9">
      <w:pPr>
        <w:pStyle w:val="147"/>
        <w:spacing w:line="360" w:lineRule="auto"/>
        <w:ind w:firstLine="480"/>
        <w:rPr>
          <w:sz w:val="24"/>
          <w:szCs w:val="24"/>
        </w:rPr>
      </w:pPr>
      <w:r>
        <w:rPr>
          <w:sz w:val="24"/>
          <w:szCs w:val="24"/>
        </w:rPr>
        <w:t>SC向</w:t>
      </w:r>
      <w:r>
        <w:rPr>
          <w:rFonts w:hint="eastAsia"/>
          <w:sz w:val="24"/>
          <w:szCs w:val="24"/>
        </w:rPr>
        <w:t>FSU</w:t>
      </w:r>
      <w:r>
        <w:rPr>
          <w:sz w:val="24"/>
          <w:szCs w:val="24"/>
        </w:rPr>
        <w:t>发送</w:t>
      </w:r>
      <w:r>
        <w:rPr>
          <w:rFonts w:hint="eastAsia"/>
          <w:sz w:val="24"/>
          <w:szCs w:val="24"/>
        </w:rPr>
        <w:t>设置</w:t>
      </w:r>
      <w:r>
        <w:rPr>
          <w:sz w:val="24"/>
          <w:szCs w:val="24"/>
        </w:rPr>
        <w:t>FTP</w:t>
      </w:r>
      <w:r>
        <w:rPr>
          <w:rFonts w:hint="eastAsia"/>
          <w:sz w:val="24"/>
          <w:szCs w:val="24"/>
        </w:rPr>
        <w:t>用户</w:t>
      </w:r>
      <w:r>
        <w:rPr>
          <w:sz w:val="24"/>
          <w:szCs w:val="24"/>
        </w:rPr>
        <w:t>、密码</w:t>
      </w:r>
      <w:r>
        <w:rPr>
          <w:rFonts w:hint="eastAsia"/>
          <w:sz w:val="24"/>
          <w:szCs w:val="24"/>
        </w:rPr>
        <w:t>数据</w:t>
      </w:r>
      <w:r>
        <w:rPr>
          <w:sz w:val="24"/>
          <w:szCs w:val="24"/>
        </w:rPr>
        <w:t>的信息，</w:t>
      </w:r>
      <w:r>
        <w:rPr>
          <w:rFonts w:hint="eastAsia"/>
          <w:sz w:val="24"/>
          <w:szCs w:val="24"/>
        </w:rPr>
        <w:t>FSU存储和设置</w:t>
      </w:r>
      <w:r>
        <w:rPr>
          <w:sz w:val="24"/>
          <w:szCs w:val="24"/>
        </w:rPr>
        <w:t>FTP</w:t>
      </w:r>
      <w:r>
        <w:rPr>
          <w:rFonts w:hint="eastAsia"/>
          <w:sz w:val="24"/>
          <w:szCs w:val="24"/>
        </w:rPr>
        <w:t>信息</w:t>
      </w:r>
      <w:r>
        <w:rPr>
          <w:sz w:val="24"/>
          <w:szCs w:val="24"/>
        </w:rPr>
        <w:t>，</w:t>
      </w:r>
      <w:r>
        <w:rPr>
          <w:rFonts w:hint="eastAsia"/>
          <w:sz w:val="24"/>
          <w:szCs w:val="24"/>
        </w:rPr>
        <w:t>并返回</w:t>
      </w:r>
      <w:r>
        <w:rPr>
          <w:sz w:val="24"/>
          <w:szCs w:val="24"/>
        </w:rPr>
        <w:t>设置结果。</w:t>
      </w:r>
    </w:p>
    <w:p w14:paraId="022A94E2">
      <w:r>
        <mc:AlternateContent>
          <mc:Choice Requires="wpg">
            <w:drawing>
              <wp:anchor distT="0" distB="0" distL="114300" distR="114300" simplePos="0" relativeHeight="251666432" behindDoc="0" locked="0" layoutInCell="1" allowOverlap="1">
                <wp:simplePos x="0" y="0"/>
                <wp:positionH relativeFrom="column">
                  <wp:posOffset>342900</wp:posOffset>
                </wp:positionH>
                <wp:positionV relativeFrom="paragraph">
                  <wp:posOffset>86995</wp:posOffset>
                </wp:positionV>
                <wp:extent cx="4457700" cy="1178560"/>
                <wp:effectExtent l="0" t="0" r="0" b="15240"/>
                <wp:wrapNone/>
                <wp:docPr id="255" name="Group 127"/>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32" name="Text Box 1121"/>
                        <wps:cNvSpPr txBox="1">
                          <a:spLocks noChangeArrowheads="1"/>
                        </wps:cNvSpPr>
                        <wps:spPr bwMode="auto">
                          <a:xfrm>
                            <a:off x="3660" y="2376"/>
                            <a:ext cx="1380" cy="468"/>
                          </a:xfrm>
                          <a:prstGeom prst="rect">
                            <a:avLst/>
                          </a:prstGeom>
                          <a:noFill/>
                          <a:ln>
                            <a:noFill/>
                          </a:ln>
                          <a:effectLst/>
                        </wps:spPr>
                        <wps:txbx>
                          <w:txbxContent>
                            <w:p w14:paraId="5A0812C9">
                              <w:pPr>
                                <w:rPr>
                                  <w:szCs w:val="21"/>
                                </w:rPr>
                              </w:pPr>
                              <w:r>
                                <w:rPr>
                                  <w:szCs w:val="21"/>
                                </w:rPr>
                                <w:t>SC</w:t>
                              </w:r>
                            </w:p>
                          </w:txbxContent>
                        </wps:txbx>
                        <wps:bodyPr rot="0" vert="horz" wrap="square" lIns="91440" tIns="45720" rIns="91440" bIns="45720" anchor="t" anchorCtr="0" upright="1">
                          <a:noAutofit/>
                        </wps:bodyPr>
                      </wps:wsp>
                      <wps:wsp>
                        <wps:cNvPr id="33" name="Text Box 1122"/>
                        <wps:cNvSpPr txBox="1">
                          <a:spLocks noChangeArrowheads="1"/>
                        </wps:cNvSpPr>
                        <wps:spPr bwMode="auto">
                          <a:xfrm>
                            <a:off x="7560" y="2376"/>
                            <a:ext cx="1440" cy="468"/>
                          </a:xfrm>
                          <a:prstGeom prst="rect">
                            <a:avLst/>
                          </a:prstGeom>
                          <a:solidFill>
                            <a:srgbClr val="FFFFFF"/>
                          </a:solidFill>
                          <a:ln>
                            <a:noFill/>
                          </a:ln>
                          <a:effectLst/>
                        </wps:spPr>
                        <wps:txbx>
                          <w:txbxContent>
                            <w:p w14:paraId="62055838">
                              <w:pPr>
                                <w:rPr>
                                  <w:szCs w:val="21"/>
                                </w:rPr>
                              </w:pPr>
                              <w:r>
                                <w:rPr>
                                  <w:rFonts w:hint="eastAsia"/>
                                  <w:szCs w:val="21"/>
                                </w:rPr>
                                <w:t>FSU</w:t>
                              </w:r>
                            </w:p>
                          </w:txbxContent>
                        </wps:txbx>
                        <wps:bodyPr rot="0" vert="horz" wrap="square" lIns="91440" tIns="45720" rIns="91440" bIns="45720" anchor="t" anchorCtr="0" upright="1">
                          <a:noAutofit/>
                        </wps:bodyPr>
                      </wps:wsp>
                      <wps:wsp>
                        <wps:cNvPr id="34" name="Line 1123"/>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35" name="Line 1124"/>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36" name="Text Box 1125"/>
                        <wps:cNvSpPr txBox="1">
                          <a:spLocks noChangeArrowheads="1"/>
                        </wps:cNvSpPr>
                        <wps:spPr bwMode="auto">
                          <a:xfrm>
                            <a:off x="4320" y="2844"/>
                            <a:ext cx="3060" cy="468"/>
                          </a:xfrm>
                          <a:prstGeom prst="rect">
                            <a:avLst/>
                          </a:prstGeom>
                          <a:noFill/>
                          <a:ln>
                            <a:noFill/>
                          </a:ln>
                          <a:effectLst/>
                        </wps:spPr>
                        <wps:txbx>
                          <w:txbxContent>
                            <w:p w14:paraId="5506AF52">
                              <w:pPr>
                                <w:rPr>
                                  <w:szCs w:val="21"/>
                                </w:rPr>
                              </w:pPr>
                              <w:r>
                                <w:rPr>
                                  <w:color w:val="000000"/>
                                  <w:szCs w:val="21"/>
                                </w:rPr>
                                <w:t>SET_FTP</w:t>
                              </w:r>
                            </w:p>
                          </w:txbxContent>
                        </wps:txbx>
                        <wps:bodyPr rot="0" vert="horz" wrap="square" lIns="91440" tIns="45720" rIns="91440" bIns="45720" anchor="t" anchorCtr="0" upright="1">
                          <a:noAutofit/>
                        </wps:bodyPr>
                      </wps:wsp>
                      <wps:wsp>
                        <wps:cNvPr id="37" name="Line 1126"/>
                        <wps:cNvCnPr>
                          <a:cxnSpLocks noChangeShapeType="1"/>
                        </wps:cNvCnPr>
                        <wps:spPr bwMode="auto">
                          <a:xfrm>
                            <a:off x="3960" y="2844"/>
                            <a:ext cx="0" cy="1318"/>
                          </a:xfrm>
                          <a:prstGeom prst="line">
                            <a:avLst/>
                          </a:prstGeom>
                          <a:noFill/>
                          <a:ln w="9525">
                            <a:solidFill>
                              <a:srgbClr val="000000"/>
                            </a:solidFill>
                            <a:round/>
                          </a:ln>
                          <a:effectLst/>
                        </wps:spPr>
                        <wps:bodyPr/>
                      </wps:wsp>
                      <wps:wsp>
                        <wps:cNvPr id="38" name="Line 1127"/>
                        <wps:cNvCnPr>
                          <a:cxnSpLocks noChangeShapeType="1"/>
                        </wps:cNvCnPr>
                        <wps:spPr bwMode="auto">
                          <a:xfrm>
                            <a:off x="7920" y="2914"/>
                            <a:ext cx="0" cy="1318"/>
                          </a:xfrm>
                          <a:prstGeom prst="line">
                            <a:avLst/>
                          </a:prstGeom>
                          <a:noFill/>
                          <a:ln w="9525">
                            <a:solidFill>
                              <a:srgbClr val="000000"/>
                            </a:solidFill>
                            <a:round/>
                          </a:ln>
                          <a:effectLst/>
                        </wps:spPr>
                        <wps:bodyPr/>
                      </wps:wsp>
                      <wps:wsp>
                        <wps:cNvPr id="39" name="Text Box 1128"/>
                        <wps:cNvSpPr txBox="1">
                          <a:spLocks noChangeArrowheads="1"/>
                        </wps:cNvSpPr>
                        <wps:spPr bwMode="auto">
                          <a:xfrm>
                            <a:off x="4320" y="3468"/>
                            <a:ext cx="3240" cy="468"/>
                          </a:xfrm>
                          <a:prstGeom prst="rect">
                            <a:avLst/>
                          </a:prstGeom>
                          <a:noFill/>
                          <a:ln>
                            <a:noFill/>
                          </a:ln>
                          <a:effectLst/>
                        </wps:spPr>
                        <wps:txbx>
                          <w:txbxContent>
                            <w:p w14:paraId="3BD60749">
                              <w:pPr>
                                <w:rPr>
                                  <w:szCs w:val="21"/>
                                </w:rPr>
                              </w:pPr>
                              <w:r>
                                <w:rPr>
                                  <w:color w:val="000000"/>
                                  <w:szCs w:val="21"/>
                                </w:rPr>
                                <w:t>SET_FTP _ACK</w:t>
                              </w:r>
                            </w:p>
                          </w:txbxContent>
                        </wps:txbx>
                        <wps:bodyPr rot="0" vert="horz" wrap="square" lIns="91440" tIns="45720" rIns="91440" bIns="45720" anchor="t" anchorCtr="0" upright="1">
                          <a:noAutofit/>
                        </wps:bodyPr>
                      </wps:wsp>
                      <wps:wsp>
                        <wps:cNvPr id="40" name="Text Box 1129"/>
                        <wps:cNvSpPr txBox="1">
                          <a:spLocks noChangeArrowheads="1"/>
                        </wps:cNvSpPr>
                        <wps:spPr bwMode="auto">
                          <a:xfrm>
                            <a:off x="2160" y="2844"/>
                            <a:ext cx="1620" cy="468"/>
                          </a:xfrm>
                          <a:prstGeom prst="rect">
                            <a:avLst/>
                          </a:prstGeom>
                          <a:noFill/>
                          <a:ln>
                            <a:noFill/>
                          </a:ln>
                          <a:effectLst/>
                        </wps:spPr>
                        <wps:txbx>
                          <w:txbxContent>
                            <w:p w14:paraId="4251495E">
                              <w:pPr>
                                <w:rPr>
                                  <w:szCs w:val="21"/>
                                </w:rPr>
                              </w:pPr>
                              <w:r>
                                <w:rPr>
                                  <w:rFonts w:hint="eastAsia"/>
                                  <w:szCs w:val="21"/>
                                </w:rPr>
                                <w:t>发起设置要求</w:t>
                              </w:r>
                            </w:p>
                          </w:txbxContent>
                        </wps:txbx>
                        <wps:bodyPr rot="0" vert="horz" wrap="square" lIns="91440" tIns="45720" rIns="91440" bIns="45720" anchor="t" anchorCtr="0" upright="1">
                          <a:noAutofit/>
                        </wps:bodyPr>
                      </wps:wsp>
                      <wps:wsp>
                        <wps:cNvPr id="41" name="Text Box 1130"/>
                        <wps:cNvSpPr txBox="1">
                          <a:spLocks noChangeArrowheads="1"/>
                        </wps:cNvSpPr>
                        <wps:spPr bwMode="auto">
                          <a:xfrm>
                            <a:off x="7920" y="3156"/>
                            <a:ext cx="1260" cy="936"/>
                          </a:xfrm>
                          <a:prstGeom prst="rect">
                            <a:avLst/>
                          </a:prstGeom>
                          <a:noFill/>
                          <a:ln>
                            <a:noFill/>
                          </a:ln>
                          <a:effectLst/>
                        </wps:spPr>
                        <wps:txbx>
                          <w:txbxContent>
                            <w:p w14:paraId="4D835BC2">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Group 127" o:spid="_x0000_s1026" o:spt="203" style="position:absolute;left:0pt;margin-left:27pt;margin-top:6.85pt;height:92.8pt;width:351pt;z-index:251666432;mso-width-relative:page;mso-height-relative:page;" coordorigin="2160,2376" coordsize="7020,1856" o:gfxdata="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OjnLdNkAAAAJAQAADwAAAAAAAAABACAAAAAiAAAAZHJzL2Rvd25yZXYueG1sUEsBAhQA&#10;FAAAAAgAh07iQKtCmlArBAAAuxgAAA4AAAAAAAAAAQAgAAAAKAEAAGRycy9lMm9Eb2MueG1sUEsF&#10;BgAAAAAGAAYAWQEAAMUHAAAAAA==&#10;">
                <o:lock v:ext="edit" aspectratio="f"/>
                <v:shape id="Text Box 1121" o:spid="_x0000_s1026" o:spt="202" type="#_x0000_t202" style="position:absolute;left:3660;top:2376;height:468;width:1380;" filled="f" stroked="f" coordsize="21600,21600" o:gfxdata="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mOF6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A0812C9">
                        <w:pPr>
                          <w:rPr>
                            <w:szCs w:val="21"/>
                          </w:rPr>
                        </w:pPr>
                        <w:r>
                          <w:rPr>
                            <w:szCs w:val="21"/>
                          </w:rPr>
                          <w:t>SC</w:t>
                        </w:r>
                      </w:p>
                    </w:txbxContent>
                  </v:textbox>
                </v:shape>
                <v:shape id="Text Box 1122" o:spid="_x0000_s1026" o:spt="202" type="#_x0000_t202" style="position:absolute;left:7560;top:2376;height:468;width:1440;" fillcolor="#FFFFFF" filled="t" stroked="f" coordsize="21600,21600" o:gfxdata="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TVqZb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62055838">
                        <w:pPr>
                          <w:rPr>
                            <w:szCs w:val="21"/>
                          </w:rPr>
                        </w:pPr>
                        <w:r>
                          <w:rPr>
                            <w:rFonts w:hint="eastAsia"/>
                            <w:szCs w:val="21"/>
                          </w:rPr>
                          <w:t>FSU</w:t>
                        </w:r>
                      </w:p>
                    </w:txbxContent>
                  </v:textbox>
                </v:shape>
                <v:line id="Line 1123" o:spid="_x0000_s1026" o:spt="20" style="position:absolute;left:3960;top:3156;height:156;width:3960;" filled="f" stroked="t" coordsize="21600,21600" o:gfxdata="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npsi/&#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124" o:spid="_x0000_s1026" o:spt="20" style="position:absolute;left:3960;top:3468;flip:x;height:156;width:3960;" filled="f" stroked="t" coordsize="21600,21600" o:gfxdata="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wJY+/&#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125" o:spid="_x0000_s1026" o:spt="202" type="#_x0000_t202" style="position:absolute;left:4320;top:2844;height:468;width:3060;" filled="f" stroked="f" coordsize="21600,21600" o:gfxdata="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j53m8AAAA&#10;2w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5506AF52">
                        <w:pPr>
                          <w:rPr>
                            <w:szCs w:val="21"/>
                          </w:rPr>
                        </w:pPr>
                        <w:r>
                          <w:rPr>
                            <w:color w:val="000000"/>
                            <w:szCs w:val="21"/>
                          </w:rPr>
                          <w:t>SET_FTP</w:t>
                        </w:r>
                      </w:p>
                    </w:txbxContent>
                  </v:textbox>
                </v:shape>
                <v:line id="Line 1126" o:spid="_x0000_s1026" o:spt="20" style="position:absolute;left:3960;top:2844;height:1318;width:0;" filled="f" stroked="t" coordsize="21600,21600" o:gfxdata="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2AUv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127" o:spid="_x0000_s1026" o:spt="20" style="position:absolute;left:7920;top:2914;height:1318;width:0;" filled="f" stroked="t" coordsize="21600,21600" o:gfxdata="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gM6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Text Box 1128" o:spid="_x0000_s1026" o:spt="202" type="#_x0000_t202" style="position:absolute;left:4320;top:3468;height:468;width:3240;"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BD60749">
                        <w:pPr>
                          <w:rPr>
                            <w:szCs w:val="21"/>
                          </w:rPr>
                        </w:pPr>
                        <w:r>
                          <w:rPr>
                            <w:color w:val="000000"/>
                            <w:szCs w:val="21"/>
                          </w:rPr>
                          <w:t>SET_FTP _ACK</w:t>
                        </w:r>
                      </w:p>
                    </w:txbxContent>
                  </v:textbox>
                </v:shape>
                <v:shape id="Text Box 1129" o:spid="_x0000_s1026" o:spt="202" type="#_x0000_t202" style="position:absolute;left:2160;top:2844;height:468;width:1620;" filled="f" stroked="f" coordsize="21600,21600" o:gfxdata="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ACp67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4251495E">
                        <w:pPr>
                          <w:rPr>
                            <w:szCs w:val="21"/>
                          </w:rPr>
                        </w:pPr>
                        <w:r>
                          <w:rPr>
                            <w:rFonts w:hint="eastAsia"/>
                            <w:szCs w:val="21"/>
                          </w:rPr>
                          <w:t>发起设置要求</w:t>
                        </w:r>
                      </w:p>
                    </w:txbxContent>
                  </v:textbox>
                </v:shape>
                <v:shape id="Text Box 1130" o:spid="_x0000_s1026" o:spt="202" type="#_x0000_t202" style="position:absolute;left:7920;top:3156;height:936;width:1260;" filled="f" stroked="f" coordsize="21600,21600" o:gfxdata="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x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D835BC2">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940425" cy="1436370"/>
                <wp:effectExtent l="0" t="0" r="0" b="0"/>
                <wp:docPr id="11" name="画布 12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254"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ZsKIt1wAAAAUBAAAPAAAAAAAAAAEAIAAAACIAAABkcnMvZG93bnJldi54bWxQSwECFAAUAAAA&#10;CACHTuJAdy/b730BAAATAwAADgAAAAAAAAABACAAAAAmAQAAZHJzL2Uyb0RvYy54bWxQSwUGAAAA&#10;AAYABgBZAQAAFQUAAAAA&#10;">
                <o:lock v:ext="edit" aspectratio="f"/>
                <v:shape id="画布 1254"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7AE8CB05">
      <w:pPr>
        <w:pStyle w:val="223"/>
      </w:pPr>
      <w:r>
        <w:rPr>
          <w:rFonts w:hint="eastAsia"/>
        </w:rPr>
        <w:t>设置FSU</w:t>
      </w:r>
      <w:r>
        <w:t>的FTP</w:t>
      </w:r>
      <w:r>
        <w:rPr>
          <w:rFonts w:hint="eastAsia"/>
        </w:rPr>
        <w:t>信息过程</w:t>
      </w:r>
    </w:p>
    <w:p w14:paraId="5B92A9BB">
      <w:pPr>
        <w:pStyle w:val="104"/>
        <w:numPr>
          <w:ilvl w:val="0"/>
          <w:numId w:val="27"/>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2EDD8D70">
      <w:pPr>
        <w:pStyle w:val="147"/>
        <w:ind w:firstLine="420"/>
      </w:pPr>
      <w:r>
        <w:t>发起：</w:t>
      </w:r>
      <w:r>
        <w:rPr>
          <w:rFonts w:hint="eastAsia"/>
        </w:rPr>
        <w:t>SC</w:t>
      </w:r>
    </w:p>
    <w:p w14:paraId="6E777ACE">
      <w:pPr>
        <w:pStyle w:val="222"/>
        <w:jc w:val="left"/>
      </w:pPr>
      <w:r>
        <w:rPr>
          <w:rFonts w:hint="eastAsia"/>
        </w:rPr>
        <w:t>设置FSU</w:t>
      </w:r>
      <w:r>
        <w:t>的FTP</w:t>
      </w:r>
      <w:r>
        <w:rPr>
          <w:rFonts w:hint="eastAsia"/>
        </w:rPr>
        <w:t>信息</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09AFE0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4BA8812">
            <w:pPr>
              <w:jc w:val="center"/>
              <w:rPr>
                <w:sz w:val="21"/>
                <w:szCs w:val="21"/>
              </w:rPr>
            </w:pPr>
          </w:p>
        </w:tc>
        <w:tc>
          <w:tcPr>
            <w:tcW w:w="2205" w:type="dxa"/>
            <w:noWrap w:val="0"/>
            <w:vAlign w:val="top"/>
          </w:tcPr>
          <w:p w14:paraId="670CCF75">
            <w:pPr>
              <w:jc w:val="center"/>
              <w:rPr>
                <w:sz w:val="21"/>
                <w:szCs w:val="21"/>
              </w:rPr>
            </w:pPr>
            <w:r>
              <w:rPr>
                <w:sz w:val="21"/>
                <w:szCs w:val="21"/>
              </w:rPr>
              <w:t>变量名称/报文定义</w:t>
            </w:r>
          </w:p>
        </w:tc>
        <w:tc>
          <w:tcPr>
            <w:tcW w:w="1890" w:type="dxa"/>
            <w:noWrap w:val="0"/>
            <w:vAlign w:val="top"/>
          </w:tcPr>
          <w:p w14:paraId="0279E9F8">
            <w:pPr>
              <w:jc w:val="center"/>
              <w:rPr>
                <w:sz w:val="21"/>
                <w:szCs w:val="21"/>
              </w:rPr>
            </w:pPr>
            <w:r>
              <w:rPr>
                <w:sz w:val="21"/>
                <w:szCs w:val="21"/>
              </w:rPr>
              <w:t>长度及类型</w:t>
            </w:r>
          </w:p>
        </w:tc>
        <w:tc>
          <w:tcPr>
            <w:tcW w:w="2940" w:type="dxa"/>
            <w:noWrap w:val="0"/>
            <w:vAlign w:val="top"/>
          </w:tcPr>
          <w:p w14:paraId="0E3AD3D6">
            <w:pPr>
              <w:jc w:val="center"/>
              <w:rPr>
                <w:sz w:val="21"/>
                <w:szCs w:val="21"/>
              </w:rPr>
            </w:pPr>
            <w:r>
              <w:rPr>
                <w:sz w:val="21"/>
                <w:szCs w:val="21"/>
              </w:rPr>
              <w:t>描述</w:t>
            </w:r>
          </w:p>
        </w:tc>
      </w:tr>
      <w:tr w14:paraId="4E2DC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94456A3">
            <w:pPr>
              <w:rPr>
                <w:sz w:val="21"/>
                <w:szCs w:val="21"/>
              </w:rPr>
            </w:pPr>
            <w:r>
              <w:rPr>
                <w:sz w:val="21"/>
                <w:szCs w:val="21"/>
              </w:rPr>
              <w:t>PK_Type</w:t>
            </w:r>
          </w:p>
        </w:tc>
        <w:tc>
          <w:tcPr>
            <w:tcW w:w="2205" w:type="dxa"/>
            <w:noWrap w:val="0"/>
            <w:vAlign w:val="top"/>
          </w:tcPr>
          <w:p w14:paraId="1B5DDBEA">
            <w:pPr>
              <w:rPr>
                <w:sz w:val="21"/>
                <w:szCs w:val="21"/>
              </w:rPr>
            </w:pPr>
            <w:r>
              <w:rPr>
                <w:rFonts w:hint="eastAsia"/>
                <w:sz w:val="21"/>
                <w:szCs w:val="21"/>
              </w:rPr>
              <w:t>Name</w:t>
            </w:r>
          </w:p>
        </w:tc>
        <w:tc>
          <w:tcPr>
            <w:tcW w:w="1890" w:type="dxa"/>
            <w:noWrap w:val="0"/>
            <w:vAlign w:val="top"/>
          </w:tcPr>
          <w:p w14:paraId="2DEBFA3D">
            <w:pPr>
              <w:rPr>
                <w:sz w:val="21"/>
                <w:szCs w:val="21"/>
              </w:rPr>
            </w:pPr>
            <w:r>
              <w:rPr>
                <w:sz w:val="21"/>
                <w:szCs w:val="21"/>
              </w:rPr>
              <w:t>Char[SET_FTP]</w:t>
            </w:r>
          </w:p>
        </w:tc>
        <w:tc>
          <w:tcPr>
            <w:tcW w:w="2940" w:type="dxa"/>
            <w:noWrap w:val="0"/>
            <w:vAlign w:val="top"/>
          </w:tcPr>
          <w:p w14:paraId="7AE6070A">
            <w:pPr>
              <w:rPr>
                <w:sz w:val="21"/>
                <w:szCs w:val="21"/>
              </w:rPr>
            </w:pPr>
            <w:r>
              <w:rPr>
                <w:rFonts w:hint="eastAsia"/>
                <w:sz w:val="21"/>
                <w:szCs w:val="21"/>
              </w:rPr>
              <w:t>设置</w:t>
            </w:r>
            <w:r>
              <w:rPr>
                <w:sz w:val="21"/>
                <w:szCs w:val="21"/>
              </w:rPr>
              <w:t>FTP用户、密码</w:t>
            </w:r>
          </w:p>
        </w:tc>
      </w:tr>
      <w:tr w14:paraId="33ADAE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36BB0A80">
            <w:pPr>
              <w:rPr>
                <w:sz w:val="21"/>
                <w:szCs w:val="21"/>
              </w:rPr>
            </w:pPr>
            <w:r>
              <w:rPr>
                <w:sz w:val="21"/>
                <w:szCs w:val="21"/>
              </w:rPr>
              <w:t>Info</w:t>
            </w:r>
          </w:p>
        </w:tc>
        <w:tc>
          <w:tcPr>
            <w:tcW w:w="2205" w:type="dxa"/>
            <w:noWrap w:val="0"/>
            <w:vAlign w:val="top"/>
          </w:tcPr>
          <w:p w14:paraId="23519317">
            <w:pPr>
              <w:rPr>
                <w:sz w:val="21"/>
                <w:szCs w:val="21"/>
              </w:rPr>
            </w:pPr>
            <w:r>
              <w:rPr>
                <w:sz w:val="21"/>
                <w:szCs w:val="21"/>
              </w:rPr>
              <w:t>FSUID</w:t>
            </w:r>
          </w:p>
        </w:tc>
        <w:tc>
          <w:tcPr>
            <w:tcW w:w="1890" w:type="dxa"/>
            <w:noWrap w:val="0"/>
            <w:vAlign w:val="top"/>
          </w:tcPr>
          <w:p w14:paraId="258C3A57">
            <w:pPr>
              <w:rPr>
                <w:sz w:val="21"/>
                <w:szCs w:val="21"/>
              </w:rPr>
            </w:pPr>
            <w:r>
              <w:rPr>
                <w:rFonts w:hint="eastAsia"/>
                <w:sz w:val="21"/>
                <w:szCs w:val="21"/>
              </w:rPr>
              <w:t>Char[FSUID_LEN]</w:t>
            </w:r>
          </w:p>
        </w:tc>
        <w:tc>
          <w:tcPr>
            <w:tcW w:w="2940" w:type="dxa"/>
            <w:noWrap w:val="0"/>
            <w:vAlign w:val="top"/>
          </w:tcPr>
          <w:p w14:paraId="3B9D8110">
            <w:pPr>
              <w:rPr>
                <w:sz w:val="21"/>
                <w:szCs w:val="21"/>
              </w:rPr>
            </w:pPr>
            <w:r>
              <w:rPr>
                <w:sz w:val="21"/>
                <w:szCs w:val="21"/>
              </w:rPr>
              <w:t>FSU ID号</w:t>
            </w:r>
          </w:p>
        </w:tc>
      </w:tr>
      <w:tr w14:paraId="7F4721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4D69E41">
            <w:pPr>
              <w:rPr>
                <w:sz w:val="21"/>
                <w:szCs w:val="21"/>
              </w:rPr>
            </w:pPr>
          </w:p>
        </w:tc>
        <w:tc>
          <w:tcPr>
            <w:tcW w:w="2205" w:type="dxa"/>
            <w:noWrap w:val="0"/>
            <w:vAlign w:val="top"/>
          </w:tcPr>
          <w:p w14:paraId="6D13CC82">
            <w:pPr>
              <w:rPr>
                <w:sz w:val="21"/>
                <w:szCs w:val="21"/>
              </w:rPr>
            </w:pPr>
            <w:r>
              <w:rPr>
                <w:sz w:val="21"/>
                <w:szCs w:val="21"/>
              </w:rPr>
              <w:t>UserName</w:t>
            </w:r>
          </w:p>
        </w:tc>
        <w:tc>
          <w:tcPr>
            <w:tcW w:w="1890" w:type="dxa"/>
            <w:noWrap w:val="0"/>
            <w:vAlign w:val="top"/>
          </w:tcPr>
          <w:p w14:paraId="2B7CA4E9">
            <w:pPr>
              <w:rPr>
                <w:sz w:val="21"/>
                <w:szCs w:val="21"/>
              </w:rPr>
            </w:pPr>
            <w:r>
              <w:rPr>
                <w:sz w:val="21"/>
                <w:szCs w:val="21"/>
              </w:rPr>
              <w:t>Char</w:t>
            </w:r>
            <w:r>
              <w:rPr>
                <w:rFonts w:hint="eastAsia"/>
                <w:sz w:val="21"/>
                <w:szCs w:val="21"/>
              </w:rPr>
              <w:t>[</w:t>
            </w:r>
            <w:r>
              <w:rPr>
                <w:sz w:val="21"/>
                <w:szCs w:val="21"/>
              </w:rPr>
              <w:t>USER_LENGTH</w:t>
            </w:r>
            <w:r>
              <w:rPr>
                <w:rFonts w:hint="eastAsia"/>
                <w:sz w:val="21"/>
                <w:szCs w:val="21"/>
              </w:rPr>
              <w:t>]</w:t>
            </w:r>
          </w:p>
        </w:tc>
        <w:tc>
          <w:tcPr>
            <w:tcW w:w="2940" w:type="dxa"/>
            <w:noWrap w:val="0"/>
            <w:vAlign w:val="top"/>
          </w:tcPr>
          <w:p w14:paraId="1A36F5E4">
            <w:pPr>
              <w:rPr>
                <w:sz w:val="21"/>
                <w:szCs w:val="21"/>
              </w:rPr>
            </w:pPr>
            <w:r>
              <w:rPr>
                <w:sz w:val="21"/>
                <w:szCs w:val="21"/>
              </w:rPr>
              <w:t>用户登录名</w:t>
            </w:r>
          </w:p>
        </w:tc>
      </w:tr>
      <w:tr w14:paraId="3155FD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087B1036">
            <w:pPr>
              <w:rPr>
                <w:sz w:val="21"/>
                <w:szCs w:val="21"/>
              </w:rPr>
            </w:pPr>
          </w:p>
        </w:tc>
        <w:tc>
          <w:tcPr>
            <w:tcW w:w="2205" w:type="dxa"/>
            <w:noWrap w:val="0"/>
            <w:vAlign w:val="top"/>
          </w:tcPr>
          <w:p w14:paraId="698A5749">
            <w:pPr>
              <w:rPr>
                <w:sz w:val="21"/>
                <w:szCs w:val="21"/>
              </w:rPr>
            </w:pPr>
            <w:r>
              <w:rPr>
                <w:sz w:val="21"/>
                <w:szCs w:val="21"/>
              </w:rPr>
              <w:t>PassWord</w:t>
            </w:r>
          </w:p>
        </w:tc>
        <w:tc>
          <w:tcPr>
            <w:tcW w:w="1890" w:type="dxa"/>
            <w:noWrap w:val="0"/>
            <w:vAlign w:val="top"/>
          </w:tcPr>
          <w:p w14:paraId="24747F2A">
            <w:pPr>
              <w:rPr>
                <w:sz w:val="21"/>
                <w:szCs w:val="21"/>
              </w:rPr>
            </w:pPr>
            <w:r>
              <w:rPr>
                <w:sz w:val="21"/>
                <w:szCs w:val="21"/>
              </w:rPr>
              <w:t>Char</w:t>
            </w:r>
            <w:r>
              <w:rPr>
                <w:rFonts w:hint="eastAsia"/>
                <w:sz w:val="21"/>
                <w:szCs w:val="21"/>
              </w:rPr>
              <w:t>[</w:t>
            </w:r>
            <w:r>
              <w:rPr>
                <w:sz w:val="21"/>
                <w:szCs w:val="21"/>
              </w:rPr>
              <w:t>PASSWORD_LEN</w:t>
            </w:r>
            <w:r>
              <w:rPr>
                <w:rFonts w:hint="eastAsia"/>
                <w:sz w:val="21"/>
                <w:szCs w:val="21"/>
              </w:rPr>
              <w:t>]</w:t>
            </w:r>
          </w:p>
        </w:tc>
        <w:tc>
          <w:tcPr>
            <w:tcW w:w="2940" w:type="dxa"/>
            <w:noWrap w:val="0"/>
            <w:vAlign w:val="top"/>
          </w:tcPr>
          <w:p w14:paraId="5A1458CB">
            <w:pPr>
              <w:rPr>
                <w:sz w:val="21"/>
                <w:szCs w:val="21"/>
              </w:rPr>
            </w:pPr>
            <w:r>
              <w:rPr>
                <w:rFonts w:hint="eastAsia"/>
                <w:sz w:val="21"/>
                <w:szCs w:val="21"/>
              </w:rPr>
              <w:t>密码</w:t>
            </w:r>
          </w:p>
        </w:tc>
      </w:tr>
    </w:tbl>
    <w:p w14:paraId="46F345FB">
      <w:pPr>
        <w:pStyle w:val="147"/>
        <w:ind w:firstLine="0" w:firstLineChars="0"/>
        <w:rPr>
          <w:b/>
        </w:rPr>
      </w:pPr>
      <w:r>
        <w:rPr>
          <w:rFonts w:hint="eastAsia"/>
          <w:b/>
        </w:rPr>
        <w:t>XML样例</w:t>
      </w:r>
    </w:p>
    <w:p w14:paraId="0C65386D">
      <w:pPr>
        <w:pStyle w:val="147"/>
        <w:ind w:firstLine="199" w:firstLineChars="95"/>
      </w:pPr>
      <w:r>
        <w:t>&lt;?xml version="1.0" encoding="UTF-8"?&gt;</w:t>
      </w:r>
    </w:p>
    <w:p w14:paraId="1696B5B1">
      <w:pPr>
        <w:pStyle w:val="147"/>
        <w:ind w:firstLine="199" w:firstLineChars="95"/>
      </w:pPr>
      <w:r>
        <w:t>&lt;Request&gt;</w:t>
      </w:r>
    </w:p>
    <w:p w14:paraId="3BCFB39C">
      <w:pPr>
        <w:pStyle w:val="147"/>
        <w:ind w:firstLine="420"/>
      </w:pPr>
      <w:r>
        <w:t>&lt;PK_Type&gt;</w:t>
      </w:r>
    </w:p>
    <w:p w14:paraId="6144FC5B">
      <w:pPr>
        <w:pStyle w:val="147"/>
        <w:ind w:firstLine="199" w:firstLineChars="95"/>
      </w:pPr>
      <w:r>
        <w:tab/>
      </w:r>
      <w:r>
        <w:tab/>
      </w:r>
      <w:r>
        <w:t>&lt;Name&gt;SET_FTP&lt;/Name&gt;</w:t>
      </w:r>
      <w:r>
        <w:tab/>
      </w:r>
      <w:r>
        <w:tab/>
      </w:r>
    </w:p>
    <w:p w14:paraId="611DE051">
      <w:pPr>
        <w:pStyle w:val="147"/>
        <w:ind w:firstLine="199" w:firstLineChars="95"/>
      </w:pPr>
      <w:r>
        <w:tab/>
      </w:r>
      <w:r>
        <w:t>&lt;/PK_Type&gt;</w:t>
      </w:r>
    </w:p>
    <w:p w14:paraId="262B4C4A">
      <w:pPr>
        <w:pStyle w:val="147"/>
        <w:ind w:firstLine="199" w:firstLineChars="95"/>
      </w:pPr>
      <w:r>
        <w:tab/>
      </w:r>
      <w:r>
        <w:t>&lt;Info&gt;</w:t>
      </w:r>
    </w:p>
    <w:p w14:paraId="09AA6E75">
      <w:pPr>
        <w:pStyle w:val="147"/>
        <w:ind w:firstLine="199" w:firstLineChars="95"/>
      </w:pPr>
      <w:r>
        <w:tab/>
      </w:r>
      <w:r>
        <w:tab/>
      </w:r>
      <w:r>
        <w:t>&lt;FSUID/&gt;</w:t>
      </w:r>
    </w:p>
    <w:p w14:paraId="0B382A70">
      <w:pPr>
        <w:pStyle w:val="147"/>
        <w:ind w:firstLine="199" w:firstLineChars="95"/>
      </w:pPr>
      <w:r>
        <w:tab/>
      </w:r>
      <w:r>
        <w:tab/>
      </w:r>
      <w:r>
        <w:t>&lt;UserName/&gt;</w:t>
      </w:r>
    </w:p>
    <w:p w14:paraId="42FB605A">
      <w:pPr>
        <w:pStyle w:val="147"/>
        <w:ind w:firstLine="199" w:firstLineChars="95"/>
      </w:pPr>
      <w:r>
        <w:tab/>
      </w:r>
      <w:r>
        <w:tab/>
      </w:r>
      <w:r>
        <w:t>&lt;PassWord/&gt;</w:t>
      </w:r>
    </w:p>
    <w:p w14:paraId="3C0BBE67">
      <w:pPr>
        <w:pStyle w:val="147"/>
        <w:ind w:firstLine="199" w:firstLineChars="95"/>
      </w:pPr>
      <w:r>
        <w:tab/>
      </w:r>
      <w:r>
        <w:t>&lt;/Info&gt;</w:t>
      </w:r>
    </w:p>
    <w:p w14:paraId="61FB2E58">
      <w:pPr>
        <w:pStyle w:val="147"/>
        <w:ind w:firstLine="199" w:firstLineChars="95"/>
      </w:pPr>
      <w:r>
        <w:t>&lt;/Request&gt;</w:t>
      </w:r>
    </w:p>
    <w:p w14:paraId="1CC2C9A8">
      <w:pPr>
        <w:pStyle w:val="12"/>
        <w:ind w:hanging="84"/>
      </w:pPr>
      <w:r>
        <w:t>响应：</w:t>
      </w:r>
      <w:r>
        <w:rPr>
          <w:rFonts w:hint="eastAsia"/>
        </w:rPr>
        <w:t>FSU</w:t>
      </w:r>
    </w:p>
    <w:p w14:paraId="3FB8F52A">
      <w:pPr>
        <w:pStyle w:val="222"/>
        <w:jc w:val="left"/>
      </w:pPr>
      <w:r>
        <w:rPr>
          <w:rFonts w:hint="eastAsia"/>
        </w:rPr>
        <w:t>设置FSU</w:t>
      </w:r>
      <w:r>
        <w:t>的FTP</w:t>
      </w:r>
      <w:r>
        <w:rPr>
          <w:rFonts w:hint="eastAsia"/>
        </w:rPr>
        <w:t>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4C9DD8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160D9A9">
            <w:pPr>
              <w:jc w:val="center"/>
              <w:rPr>
                <w:sz w:val="21"/>
                <w:szCs w:val="21"/>
              </w:rPr>
            </w:pPr>
          </w:p>
        </w:tc>
        <w:tc>
          <w:tcPr>
            <w:tcW w:w="2205" w:type="dxa"/>
            <w:noWrap w:val="0"/>
            <w:vAlign w:val="top"/>
          </w:tcPr>
          <w:p w14:paraId="4DE97CCA">
            <w:pPr>
              <w:jc w:val="center"/>
              <w:rPr>
                <w:sz w:val="21"/>
                <w:szCs w:val="21"/>
              </w:rPr>
            </w:pPr>
            <w:r>
              <w:rPr>
                <w:sz w:val="21"/>
                <w:szCs w:val="21"/>
              </w:rPr>
              <w:t>变量名称/报文定义</w:t>
            </w:r>
          </w:p>
        </w:tc>
        <w:tc>
          <w:tcPr>
            <w:tcW w:w="1995" w:type="dxa"/>
            <w:noWrap w:val="0"/>
            <w:vAlign w:val="top"/>
          </w:tcPr>
          <w:p w14:paraId="72674277">
            <w:pPr>
              <w:jc w:val="center"/>
              <w:rPr>
                <w:sz w:val="21"/>
                <w:szCs w:val="21"/>
              </w:rPr>
            </w:pPr>
            <w:r>
              <w:rPr>
                <w:sz w:val="21"/>
                <w:szCs w:val="21"/>
              </w:rPr>
              <w:t>长度及类型</w:t>
            </w:r>
          </w:p>
        </w:tc>
        <w:tc>
          <w:tcPr>
            <w:tcW w:w="2835" w:type="dxa"/>
            <w:noWrap w:val="0"/>
            <w:vAlign w:val="top"/>
          </w:tcPr>
          <w:p w14:paraId="3A0B7283">
            <w:pPr>
              <w:jc w:val="center"/>
              <w:rPr>
                <w:sz w:val="21"/>
                <w:szCs w:val="21"/>
              </w:rPr>
            </w:pPr>
            <w:r>
              <w:rPr>
                <w:sz w:val="21"/>
                <w:szCs w:val="21"/>
              </w:rPr>
              <w:t>描述</w:t>
            </w:r>
          </w:p>
        </w:tc>
      </w:tr>
      <w:tr w14:paraId="18E612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C0A95E7">
            <w:pPr>
              <w:rPr>
                <w:sz w:val="21"/>
                <w:szCs w:val="21"/>
              </w:rPr>
            </w:pPr>
            <w:r>
              <w:rPr>
                <w:sz w:val="21"/>
                <w:szCs w:val="21"/>
              </w:rPr>
              <w:t>PK_Type</w:t>
            </w:r>
          </w:p>
        </w:tc>
        <w:tc>
          <w:tcPr>
            <w:tcW w:w="2205" w:type="dxa"/>
            <w:noWrap w:val="0"/>
            <w:vAlign w:val="center"/>
          </w:tcPr>
          <w:p w14:paraId="448555DB">
            <w:pPr>
              <w:rPr>
                <w:sz w:val="21"/>
                <w:szCs w:val="21"/>
              </w:rPr>
            </w:pPr>
            <w:r>
              <w:rPr>
                <w:rFonts w:hint="eastAsia"/>
                <w:sz w:val="21"/>
                <w:szCs w:val="21"/>
              </w:rPr>
              <w:t>Name</w:t>
            </w:r>
          </w:p>
        </w:tc>
        <w:tc>
          <w:tcPr>
            <w:tcW w:w="1995" w:type="dxa"/>
            <w:noWrap w:val="0"/>
            <w:vAlign w:val="top"/>
          </w:tcPr>
          <w:p w14:paraId="62015E22">
            <w:pPr>
              <w:rPr>
                <w:sz w:val="21"/>
                <w:szCs w:val="21"/>
              </w:rPr>
            </w:pPr>
            <w:r>
              <w:rPr>
                <w:sz w:val="21"/>
                <w:szCs w:val="21"/>
              </w:rPr>
              <w:t>Char[SET_FTP_ACK]</w:t>
            </w:r>
          </w:p>
        </w:tc>
        <w:tc>
          <w:tcPr>
            <w:tcW w:w="2835" w:type="dxa"/>
            <w:noWrap w:val="0"/>
            <w:vAlign w:val="top"/>
          </w:tcPr>
          <w:p w14:paraId="7438501A">
            <w:pPr>
              <w:rPr>
                <w:sz w:val="21"/>
                <w:szCs w:val="21"/>
              </w:rPr>
            </w:pPr>
            <w:r>
              <w:rPr>
                <w:rFonts w:hint="eastAsia"/>
                <w:sz w:val="21"/>
                <w:szCs w:val="21"/>
              </w:rPr>
              <w:t>设置</w:t>
            </w:r>
            <w:r>
              <w:rPr>
                <w:sz w:val="21"/>
                <w:szCs w:val="21"/>
              </w:rPr>
              <w:t>FTP用户、密码</w:t>
            </w:r>
            <w:r>
              <w:rPr>
                <w:rFonts w:hint="eastAsia"/>
                <w:sz w:val="21"/>
                <w:szCs w:val="21"/>
              </w:rPr>
              <w:t>响应</w:t>
            </w:r>
          </w:p>
        </w:tc>
      </w:tr>
      <w:tr w14:paraId="7274FE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5D6034D5">
            <w:pPr>
              <w:rPr>
                <w:sz w:val="21"/>
                <w:szCs w:val="21"/>
              </w:rPr>
            </w:pPr>
            <w:r>
              <w:rPr>
                <w:sz w:val="21"/>
                <w:szCs w:val="21"/>
              </w:rPr>
              <w:t>Info</w:t>
            </w:r>
          </w:p>
        </w:tc>
        <w:tc>
          <w:tcPr>
            <w:tcW w:w="2205" w:type="dxa"/>
            <w:noWrap w:val="0"/>
            <w:vAlign w:val="top"/>
          </w:tcPr>
          <w:p w14:paraId="596AB02B">
            <w:pPr>
              <w:rPr>
                <w:sz w:val="21"/>
                <w:szCs w:val="21"/>
              </w:rPr>
            </w:pPr>
            <w:r>
              <w:rPr>
                <w:sz w:val="21"/>
                <w:szCs w:val="21"/>
              </w:rPr>
              <w:t>FSUID</w:t>
            </w:r>
          </w:p>
        </w:tc>
        <w:tc>
          <w:tcPr>
            <w:tcW w:w="1995" w:type="dxa"/>
            <w:noWrap w:val="0"/>
            <w:vAlign w:val="top"/>
          </w:tcPr>
          <w:p w14:paraId="145BA573">
            <w:pPr>
              <w:rPr>
                <w:sz w:val="21"/>
                <w:szCs w:val="21"/>
              </w:rPr>
            </w:pPr>
            <w:r>
              <w:rPr>
                <w:rFonts w:hint="eastAsia"/>
                <w:sz w:val="21"/>
                <w:szCs w:val="21"/>
              </w:rPr>
              <w:t>Char[FSUID_LEN]</w:t>
            </w:r>
          </w:p>
        </w:tc>
        <w:tc>
          <w:tcPr>
            <w:tcW w:w="2835" w:type="dxa"/>
            <w:noWrap w:val="0"/>
            <w:vAlign w:val="top"/>
          </w:tcPr>
          <w:p w14:paraId="4F8184D5">
            <w:pPr>
              <w:rPr>
                <w:sz w:val="21"/>
                <w:szCs w:val="21"/>
              </w:rPr>
            </w:pPr>
            <w:r>
              <w:rPr>
                <w:sz w:val="21"/>
                <w:szCs w:val="21"/>
              </w:rPr>
              <w:t>FSU ID号</w:t>
            </w:r>
          </w:p>
        </w:tc>
      </w:tr>
      <w:tr w14:paraId="2BAC9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4097CF9F">
            <w:pPr>
              <w:rPr>
                <w:sz w:val="21"/>
                <w:szCs w:val="21"/>
              </w:rPr>
            </w:pPr>
          </w:p>
        </w:tc>
        <w:tc>
          <w:tcPr>
            <w:tcW w:w="2205" w:type="dxa"/>
            <w:noWrap w:val="0"/>
            <w:vAlign w:val="top"/>
          </w:tcPr>
          <w:p w14:paraId="2A4CBE82">
            <w:pPr>
              <w:rPr>
                <w:sz w:val="21"/>
                <w:szCs w:val="21"/>
              </w:rPr>
            </w:pPr>
            <w:r>
              <w:rPr>
                <w:sz w:val="21"/>
                <w:szCs w:val="21"/>
              </w:rPr>
              <w:t>Result</w:t>
            </w:r>
          </w:p>
        </w:tc>
        <w:tc>
          <w:tcPr>
            <w:tcW w:w="1995" w:type="dxa"/>
            <w:noWrap w:val="0"/>
            <w:vAlign w:val="top"/>
          </w:tcPr>
          <w:p w14:paraId="1BFF252D">
            <w:pPr>
              <w:rPr>
                <w:sz w:val="21"/>
                <w:szCs w:val="21"/>
              </w:rPr>
            </w:pPr>
            <w:r>
              <w:rPr>
                <w:sz w:val="21"/>
                <w:szCs w:val="21"/>
              </w:rPr>
              <w:t>EnumResult</w:t>
            </w:r>
          </w:p>
        </w:tc>
        <w:tc>
          <w:tcPr>
            <w:tcW w:w="2835" w:type="dxa"/>
            <w:noWrap w:val="0"/>
            <w:vAlign w:val="top"/>
          </w:tcPr>
          <w:p w14:paraId="1A98E985">
            <w:pPr>
              <w:rPr>
                <w:sz w:val="21"/>
                <w:szCs w:val="21"/>
              </w:rPr>
            </w:pPr>
            <w:r>
              <w:rPr>
                <w:rFonts w:hint="eastAsia"/>
                <w:sz w:val="21"/>
                <w:szCs w:val="21"/>
              </w:rPr>
              <w:t>设置</w:t>
            </w:r>
            <w:r>
              <w:rPr>
                <w:sz w:val="21"/>
                <w:szCs w:val="21"/>
              </w:rPr>
              <w:t>成功/失败</w:t>
            </w:r>
          </w:p>
        </w:tc>
      </w:tr>
      <w:tr w14:paraId="3D5F20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4D385530">
            <w:pPr>
              <w:rPr>
                <w:sz w:val="21"/>
                <w:szCs w:val="21"/>
              </w:rPr>
            </w:pPr>
          </w:p>
        </w:tc>
        <w:tc>
          <w:tcPr>
            <w:tcW w:w="2205" w:type="dxa"/>
            <w:noWrap w:val="0"/>
            <w:vAlign w:val="top"/>
          </w:tcPr>
          <w:p w14:paraId="077F5A15">
            <w:pPr>
              <w:rPr>
                <w:sz w:val="21"/>
                <w:szCs w:val="21"/>
              </w:rPr>
            </w:pPr>
            <w:r>
              <w:rPr>
                <w:sz w:val="21"/>
                <w:szCs w:val="21"/>
              </w:rPr>
              <w:t>FailureCause</w:t>
            </w:r>
          </w:p>
        </w:tc>
        <w:tc>
          <w:tcPr>
            <w:tcW w:w="1995" w:type="dxa"/>
            <w:noWrap w:val="0"/>
            <w:vAlign w:val="top"/>
          </w:tcPr>
          <w:p w14:paraId="6B19BA38">
            <w:pPr>
              <w:rPr>
                <w:sz w:val="21"/>
                <w:szCs w:val="21"/>
              </w:rPr>
            </w:pPr>
            <w:r>
              <w:rPr>
                <w:sz w:val="21"/>
                <w:szCs w:val="21"/>
              </w:rPr>
              <w:t>Char[FAILURE_CAUSE_LEN]</w:t>
            </w:r>
          </w:p>
        </w:tc>
        <w:tc>
          <w:tcPr>
            <w:tcW w:w="2835" w:type="dxa"/>
            <w:noWrap w:val="0"/>
            <w:vAlign w:val="top"/>
          </w:tcPr>
          <w:p w14:paraId="2011325D">
            <w:pPr>
              <w:rPr>
                <w:sz w:val="21"/>
                <w:szCs w:val="21"/>
              </w:rPr>
            </w:pPr>
            <w:r>
              <w:rPr>
                <w:rFonts w:hint="eastAsia"/>
                <w:sz w:val="21"/>
                <w:szCs w:val="21"/>
              </w:rPr>
              <w:t>设置FSU</w:t>
            </w:r>
            <w:r>
              <w:rPr>
                <w:sz w:val="21"/>
                <w:szCs w:val="21"/>
              </w:rPr>
              <w:t>的FTP信息</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071490F6">
      <w:pPr>
        <w:pStyle w:val="147"/>
        <w:ind w:firstLine="0" w:firstLineChars="0"/>
        <w:rPr>
          <w:b/>
        </w:rPr>
      </w:pPr>
      <w:r>
        <w:rPr>
          <w:rFonts w:hint="eastAsia"/>
          <w:b/>
        </w:rPr>
        <w:t>XML样例</w:t>
      </w:r>
    </w:p>
    <w:p w14:paraId="1CE87139">
      <w:pPr>
        <w:pStyle w:val="147"/>
        <w:ind w:firstLine="199" w:firstLineChars="95"/>
      </w:pPr>
      <w:r>
        <w:t>&lt;?xml version="1.0" encoding="UTF-8"?&gt;</w:t>
      </w:r>
    </w:p>
    <w:p w14:paraId="44541CCD">
      <w:pPr>
        <w:pStyle w:val="147"/>
        <w:ind w:firstLine="199" w:firstLineChars="95"/>
      </w:pPr>
      <w:r>
        <w:t>&lt;Response&gt;</w:t>
      </w:r>
    </w:p>
    <w:p w14:paraId="3D4B7EF8">
      <w:pPr>
        <w:pStyle w:val="147"/>
        <w:ind w:firstLine="199" w:firstLineChars="95"/>
      </w:pPr>
      <w:r>
        <w:t>&lt;PK_Type&gt;</w:t>
      </w:r>
    </w:p>
    <w:p w14:paraId="01916C95">
      <w:pPr>
        <w:pStyle w:val="147"/>
        <w:ind w:firstLine="199" w:firstLineChars="95"/>
      </w:pPr>
      <w:r>
        <w:tab/>
      </w:r>
      <w:r>
        <w:tab/>
      </w:r>
      <w:r>
        <w:t>&lt;Name&gt;SET_FTP_ACK&lt;/Name&gt;</w:t>
      </w:r>
    </w:p>
    <w:p w14:paraId="2AC0FA96">
      <w:pPr>
        <w:pStyle w:val="147"/>
        <w:ind w:firstLine="199" w:firstLineChars="95"/>
      </w:pPr>
      <w:r>
        <w:tab/>
      </w:r>
      <w:r>
        <w:t>&lt;/PK_Type&gt;</w:t>
      </w:r>
    </w:p>
    <w:p w14:paraId="0A33BA9E">
      <w:pPr>
        <w:pStyle w:val="147"/>
        <w:ind w:firstLine="199" w:firstLineChars="95"/>
      </w:pPr>
      <w:r>
        <w:tab/>
      </w:r>
      <w:r>
        <w:t>&lt;Info&gt;</w:t>
      </w:r>
    </w:p>
    <w:p w14:paraId="74F45A4B">
      <w:pPr>
        <w:pStyle w:val="147"/>
        <w:ind w:firstLine="199" w:firstLineChars="95"/>
      </w:pPr>
      <w:r>
        <w:tab/>
      </w:r>
      <w:r>
        <w:tab/>
      </w:r>
      <w:r>
        <w:t>&lt;FSUID/&gt;</w:t>
      </w:r>
    </w:p>
    <w:p w14:paraId="675771E2">
      <w:pPr>
        <w:pStyle w:val="147"/>
        <w:ind w:firstLine="199" w:firstLineChars="95"/>
      </w:pPr>
      <w:r>
        <w:tab/>
      </w:r>
      <w:r>
        <w:tab/>
      </w:r>
      <w:r>
        <w:t>&lt;Result/&gt;</w:t>
      </w:r>
    </w:p>
    <w:p w14:paraId="398E004C">
      <w:pPr>
        <w:pStyle w:val="147"/>
        <w:ind w:firstLine="199" w:firstLineChars="95"/>
      </w:pPr>
      <w:r>
        <w:t xml:space="preserve">      &lt;FailureCause/&gt;</w:t>
      </w:r>
    </w:p>
    <w:p w14:paraId="132E40D9">
      <w:pPr>
        <w:pStyle w:val="147"/>
        <w:ind w:firstLine="199" w:firstLineChars="95"/>
      </w:pPr>
      <w:r>
        <w:tab/>
      </w:r>
      <w:r>
        <w:t>&lt;/Info&gt;</w:t>
      </w:r>
    </w:p>
    <w:p w14:paraId="65E9B4F7">
      <w:pPr>
        <w:pStyle w:val="147"/>
        <w:ind w:firstLine="199" w:firstLineChars="95"/>
      </w:pPr>
      <w:r>
        <w:t>&lt;/Response&gt;</w:t>
      </w:r>
    </w:p>
    <w:p w14:paraId="1F937CA8">
      <w:pPr>
        <w:pStyle w:val="4"/>
        <w:numPr>
          <w:ilvl w:val="2"/>
          <w:numId w:val="14"/>
        </w:numPr>
      </w:pPr>
      <w:bookmarkStart w:id="126" w:name="_Toc452036636"/>
      <w:bookmarkStart w:id="127" w:name="_Toc278337568"/>
      <w:bookmarkStart w:id="128" w:name="_Toc452036567"/>
      <w:r>
        <w:rPr>
          <w:rFonts w:hint="eastAsia"/>
        </w:rPr>
        <w:t>时间</w:t>
      </w:r>
      <w:r>
        <w:t>同步</w:t>
      </w:r>
      <w:bookmarkEnd w:id="126"/>
      <w:bookmarkEnd w:id="127"/>
      <w:bookmarkEnd w:id="128"/>
    </w:p>
    <w:p w14:paraId="5C133180">
      <w:pPr>
        <w:pStyle w:val="104"/>
        <w:numPr>
          <w:ilvl w:val="0"/>
          <w:numId w:val="28"/>
        </w:numPr>
        <w:spacing w:line="360" w:lineRule="auto"/>
        <w:ind w:firstLine="147"/>
        <w:rPr>
          <w:rFonts w:ascii="黑体" w:hAnsi="黑体" w:eastAsia="黑体"/>
        </w:rPr>
      </w:pPr>
      <w:r>
        <w:rPr>
          <w:rFonts w:hint="eastAsia" w:ascii="黑体" w:hAnsi="黑体" w:eastAsia="黑体"/>
        </w:rPr>
        <w:t>数据流方式</w:t>
      </w:r>
    </w:p>
    <w:p w14:paraId="64075851">
      <w:pPr>
        <w:pStyle w:val="147"/>
        <w:spacing w:line="360" w:lineRule="auto"/>
        <w:ind w:firstLine="480"/>
        <w:rPr>
          <w:sz w:val="24"/>
          <w:szCs w:val="24"/>
        </w:rPr>
      </w:pPr>
      <w:r>
        <w:rPr>
          <w:sz w:val="24"/>
          <w:szCs w:val="24"/>
        </w:rPr>
        <w:t>SC向</w:t>
      </w:r>
      <w:r>
        <w:rPr>
          <w:rFonts w:hint="eastAsia"/>
          <w:sz w:val="24"/>
          <w:szCs w:val="24"/>
        </w:rPr>
        <w:t>FSU</w:t>
      </w:r>
      <w:r>
        <w:rPr>
          <w:sz w:val="24"/>
          <w:szCs w:val="24"/>
        </w:rPr>
        <w:t>发送标准时间信息，该信息在</w:t>
      </w:r>
      <w:r>
        <w:rPr>
          <w:rFonts w:hint="eastAsia"/>
          <w:sz w:val="24"/>
          <w:szCs w:val="24"/>
        </w:rPr>
        <w:t>FSU向SC注册成功</w:t>
      </w:r>
      <w:r>
        <w:rPr>
          <w:sz w:val="24"/>
          <w:szCs w:val="24"/>
        </w:rPr>
        <w:t>后发送，也可以进行手动发送，</w:t>
      </w:r>
      <w:r>
        <w:rPr>
          <w:rFonts w:hint="eastAsia"/>
          <w:sz w:val="24"/>
          <w:szCs w:val="24"/>
        </w:rPr>
        <w:t>FSU按</w:t>
      </w:r>
      <w:r>
        <w:rPr>
          <w:sz w:val="24"/>
          <w:szCs w:val="24"/>
        </w:rPr>
        <w:t>参数</w:t>
      </w:r>
      <w:r>
        <w:rPr>
          <w:rFonts w:hint="eastAsia"/>
          <w:sz w:val="24"/>
          <w:szCs w:val="24"/>
        </w:rPr>
        <w:t>更新</w:t>
      </w:r>
      <w:r>
        <w:rPr>
          <w:sz w:val="24"/>
          <w:szCs w:val="24"/>
        </w:rPr>
        <w:t>时间并返回</w:t>
      </w:r>
      <w:r>
        <w:rPr>
          <w:rFonts w:hint="eastAsia"/>
          <w:sz w:val="24"/>
          <w:szCs w:val="24"/>
        </w:rPr>
        <w:t>对时结果</w:t>
      </w:r>
      <w:r>
        <w:rPr>
          <w:sz w:val="24"/>
          <w:szCs w:val="24"/>
        </w:rPr>
        <w:t>。</w:t>
      </w:r>
    </w:p>
    <w:p w14:paraId="735773CA">
      <w:r>
        <mc:AlternateContent>
          <mc:Choice Requires="wpg">
            <w:drawing>
              <wp:anchor distT="0" distB="0" distL="114300" distR="114300" simplePos="0" relativeHeight="251667456" behindDoc="0" locked="0" layoutInCell="1" allowOverlap="1">
                <wp:simplePos x="0" y="0"/>
                <wp:positionH relativeFrom="column">
                  <wp:posOffset>342900</wp:posOffset>
                </wp:positionH>
                <wp:positionV relativeFrom="paragraph">
                  <wp:posOffset>83820</wp:posOffset>
                </wp:positionV>
                <wp:extent cx="4457700" cy="1178560"/>
                <wp:effectExtent l="0" t="0" r="0" b="15240"/>
                <wp:wrapNone/>
                <wp:docPr id="242" name="Group 1081"/>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243" name="Text Box 1082"/>
                        <wps:cNvSpPr txBox="1">
                          <a:spLocks noChangeArrowheads="1"/>
                        </wps:cNvSpPr>
                        <wps:spPr bwMode="auto">
                          <a:xfrm>
                            <a:off x="3560" y="2376"/>
                            <a:ext cx="760" cy="468"/>
                          </a:xfrm>
                          <a:prstGeom prst="rect">
                            <a:avLst/>
                          </a:prstGeom>
                          <a:noFill/>
                          <a:ln>
                            <a:noFill/>
                          </a:ln>
                          <a:effectLst/>
                        </wps:spPr>
                        <wps:txbx>
                          <w:txbxContent>
                            <w:p w14:paraId="0FB7B69D">
                              <w:pPr>
                                <w:rPr>
                                  <w:szCs w:val="21"/>
                                </w:rPr>
                              </w:pPr>
                              <w:r>
                                <w:rPr>
                                  <w:szCs w:val="21"/>
                                </w:rPr>
                                <w:t>SC</w:t>
                              </w:r>
                            </w:p>
                          </w:txbxContent>
                        </wps:txbx>
                        <wps:bodyPr rot="0" vert="horz" wrap="square" lIns="91440" tIns="45720" rIns="91440" bIns="45720" anchor="t" anchorCtr="0" upright="1">
                          <a:noAutofit/>
                        </wps:bodyPr>
                      </wps:wsp>
                      <wps:wsp>
                        <wps:cNvPr id="244" name="Text Box 1083"/>
                        <wps:cNvSpPr txBox="1">
                          <a:spLocks noChangeArrowheads="1"/>
                        </wps:cNvSpPr>
                        <wps:spPr bwMode="auto">
                          <a:xfrm>
                            <a:off x="7560" y="2376"/>
                            <a:ext cx="1440" cy="468"/>
                          </a:xfrm>
                          <a:prstGeom prst="rect">
                            <a:avLst/>
                          </a:prstGeom>
                          <a:solidFill>
                            <a:srgbClr val="FFFFFF"/>
                          </a:solidFill>
                          <a:ln>
                            <a:noFill/>
                          </a:ln>
                          <a:effectLst/>
                        </wps:spPr>
                        <wps:txbx>
                          <w:txbxContent>
                            <w:p w14:paraId="13CC1DC5">
                              <w:pPr>
                                <w:rPr>
                                  <w:szCs w:val="21"/>
                                </w:rPr>
                              </w:pPr>
                              <w:r>
                                <w:rPr>
                                  <w:rFonts w:hint="eastAsia"/>
                                  <w:szCs w:val="21"/>
                                </w:rPr>
                                <w:t>FSU</w:t>
                              </w:r>
                            </w:p>
                          </w:txbxContent>
                        </wps:txbx>
                        <wps:bodyPr rot="0" vert="horz" wrap="square" lIns="91440" tIns="45720" rIns="91440" bIns="45720" anchor="t" anchorCtr="0" upright="1">
                          <a:noAutofit/>
                        </wps:bodyPr>
                      </wps:wsp>
                      <wps:wsp>
                        <wps:cNvPr id="245" name="Line 1084"/>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246" name="Line 1085"/>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247" name="Text Box 1086"/>
                        <wps:cNvSpPr txBox="1">
                          <a:spLocks noChangeArrowheads="1"/>
                        </wps:cNvSpPr>
                        <wps:spPr bwMode="auto">
                          <a:xfrm>
                            <a:off x="4320" y="2844"/>
                            <a:ext cx="3060" cy="468"/>
                          </a:xfrm>
                          <a:prstGeom prst="rect">
                            <a:avLst/>
                          </a:prstGeom>
                          <a:noFill/>
                          <a:ln>
                            <a:noFill/>
                          </a:ln>
                          <a:effectLst/>
                        </wps:spPr>
                        <wps:txbx>
                          <w:txbxContent>
                            <w:p w14:paraId="014BEC23">
                              <w:pPr>
                                <w:rPr>
                                  <w:szCs w:val="21"/>
                                </w:rPr>
                              </w:pPr>
                              <w:r>
                                <w:rPr>
                                  <w:color w:val="000000"/>
                                  <w:szCs w:val="21"/>
                                </w:rPr>
                                <w:t>TIME_CHECK</w:t>
                              </w:r>
                            </w:p>
                          </w:txbxContent>
                        </wps:txbx>
                        <wps:bodyPr rot="0" vert="horz" wrap="square" lIns="91440" tIns="45720" rIns="91440" bIns="45720" anchor="t" anchorCtr="0" upright="1">
                          <a:noAutofit/>
                        </wps:bodyPr>
                      </wps:wsp>
                      <wps:wsp>
                        <wps:cNvPr id="248" name="Line 1087"/>
                        <wps:cNvCnPr>
                          <a:cxnSpLocks noChangeShapeType="1"/>
                        </wps:cNvCnPr>
                        <wps:spPr bwMode="auto">
                          <a:xfrm>
                            <a:off x="3960" y="2844"/>
                            <a:ext cx="0" cy="1318"/>
                          </a:xfrm>
                          <a:prstGeom prst="line">
                            <a:avLst/>
                          </a:prstGeom>
                          <a:noFill/>
                          <a:ln w="9525">
                            <a:solidFill>
                              <a:srgbClr val="000000"/>
                            </a:solidFill>
                            <a:round/>
                          </a:ln>
                          <a:effectLst/>
                        </wps:spPr>
                        <wps:bodyPr/>
                      </wps:wsp>
                      <wps:wsp>
                        <wps:cNvPr id="249" name="Line 1088"/>
                        <wps:cNvCnPr>
                          <a:cxnSpLocks noChangeShapeType="1"/>
                        </wps:cNvCnPr>
                        <wps:spPr bwMode="auto">
                          <a:xfrm>
                            <a:off x="7920" y="2914"/>
                            <a:ext cx="0" cy="1318"/>
                          </a:xfrm>
                          <a:prstGeom prst="line">
                            <a:avLst/>
                          </a:prstGeom>
                          <a:noFill/>
                          <a:ln w="9525">
                            <a:solidFill>
                              <a:srgbClr val="000000"/>
                            </a:solidFill>
                            <a:round/>
                          </a:ln>
                          <a:effectLst/>
                        </wps:spPr>
                        <wps:bodyPr/>
                      </wps:wsp>
                      <wps:wsp>
                        <wps:cNvPr id="250" name="Text Box 1089"/>
                        <wps:cNvSpPr txBox="1">
                          <a:spLocks noChangeArrowheads="1"/>
                        </wps:cNvSpPr>
                        <wps:spPr bwMode="auto">
                          <a:xfrm>
                            <a:off x="4320" y="3468"/>
                            <a:ext cx="3240" cy="468"/>
                          </a:xfrm>
                          <a:prstGeom prst="rect">
                            <a:avLst/>
                          </a:prstGeom>
                          <a:noFill/>
                          <a:ln>
                            <a:noFill/>
                          </a:ln>
                          <a:effectLst/>
                        </wps:spPr>
                        <wps:txbx>
                          <w:txbxContent>
                            <w:p w14:paraId="51694A84">
                              <w:pPr>
                                <w:rPr>
                                  <w:szCs w:val="21"/>
                                </w:rPr>
                              </w:pPr>
                              <w:r>
                                <w:rPr>
                                  <w:color w:val="000000"/>
                                  <w:szCs w:val="21"/>
                                </w:rPr>
                                <w:t>TIME_CHECK_ACK</w:t>
                              </w:r>
                            </w:p>
                          </w:txbxContent>
                        </wps:txbx>
                        <wps:bodyPr rot="0" vert="horz" wrap="square" lIns="91440" tIns="45720" rIns="91440" bIns="45720" anchor="t" anchorCtr="0" upright="1">
                          <a:noAutofit/>
                        </wps:bodyPr>
                      </wps:wsp>
                      <wps:wsp>
                        <wps:cNvPr id="251" name="Text Box 1090"/>
                        <wps:cNvSpPr txBox="1">
                          <a:spLocks noChangeArrowheads="1"/>
                        </wps:cNvSpPr>
                        <wps:spPr bwMode="auto">
                          <a:xfrm>
                            <a:off x="2160" y="2844"/>
                            <a:ext cx="1620" cy="468"/>
                          </a:xfrm>
                          <a:prstGeom prst="rect">
                            <a:avLst/>
                          </a:prstGeom>
                          <a:noFill/>
                          <a:ln>
                            <a:noFill/>
                          </a:ln>
                          <a:effectLst/>
                        </wps:spPr>
                        <wps:txbx>
                          <w:txbxContent>
                            <w:p w14:paraId="0BF6B475">
                              <w:pPr>
                                <w:rPr>
                                  <w:szCs w:val="21"/>
                                </w:rPr>
                              </w:pPr>
                              <w:r>
                                <w:rPr>
                                  <w:rFonts w:hint="eastAsia"/>
                                  <w:szCs w:val="21"/>
                                </w:rPr>
                                <w:t>发起对时要求</w:t>
                              </w:r>
                            </w:p>
                          </w:txbxContent>
                        </wps:txbx>
                        <wps:bodyPr rot="0" vert="horz" wrap="square" lIns="91440" tIns="45720" rIns="91440" bIns="45720" anchor="t" anchorCtr="0" upright="1">
                          <a:noAutofit/>
                        </wps:bodyPr>
                      </wps:wsp>
                      <wps:wsp>
                        <wps:cNvPr id="253" name="Text Box 1091"/>
                        <wps:cNvSpPr txBox="1">
                          <a:spLocks noChangeArrowheads="1"/>
                        </wps:cNvSpPr>
                        <wps:spPr bwMode="auto">
                          <a:xfrm>
                            <a:off x="7920" y="3156"/>
                            <a:ext cx="1260" cy="936"/>
                          </a:xfrm>
                          <a:prstGeom prst="rect">
                            <a:avLst/>
                          </a:prstGeom>
                          <a:noFill/>
                          <a:ln>
                            <a:noFill/>
                          </a:ln>
                          <a:effectLst/>
                        </wps:spPr>
                        <wps:txbx>
                          <w:txbxContent>
                            <w:p w14:paraId="449E1BC5">
                              <w:pPr>
                                <w:rPr>
                                  <w:szCs w:val="21"/>
                                </w:rPr>
                              </w:pPr>
                              <w:r>
                                <w:rPr>
                                  <w:rFonts w:hint="eastAsia"/>
                                  <w:szCs w:val="21"/>
                                </w:rPr>
                                <w:t>返回对时结果</w:t>
                              </w:r>
                            </w:p>
                          </w:txbxContent>
                        </wps:txbx>
                        <wps:bodyPr rot="0" vert="horz" wrap="square" lIns="91440" tIns="45720" rIns="91440" bIns="45720" anchor="t" anchorCtr="0" upright="1">
                          <a:noAutofit/>
                        </wps:bodyPr>
                      </wps:wsp>
                    </wpg:wgp>
                  </a:graphicData>
                </a:graphic>
              </wp:anchor>
            </w:drawing>
          </mc:Choice>
          <mc:Fallback>
            <w:pict>
              <v:group id="Group 1081" o:spid="_x0000_s1026" o:spt="203" style="position:absolute;left:0pt;margin-left:27pt;margin-top:6.6pt;height:92.8pt;width:351pt;z-index:251667456;mso-width-relative:page;mso-height-relative:page;" coordorigin="2160,2376" coordsize="7020,1856" o:gfxdata="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">
                <o:lock v:ext="edit" aspectratio="f"/>
                <v:shape id="Text Box 1082" o:spid="_x0000_s1026" o:spt="202" type="#_x0000_t202" style="position:absolute;left:3560;top:2376;height:468;width:760;" filled="f" stroked="f" coordsize="21600,21600" o:gfxdata="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Nep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B7B69D">
                        <w:pPr>
                          <w:rPr>
                            <w:szCs w:val="21"/>
                          </w:rPr>
                        </w:pPr>
                        <w:r>
                          <w:rPr>
                            <w:szCs w:val="21"/>
                          </w:rPr>
                          <w:t>SC</w:t>
                        </w:r>
                      </w:p>
                    </w:txbxContent>
                  </v:textbox>
                </v:shape>
                <v:shape id="Text Box 1083" o:spid="_x0000_s1026" o:spt="202" type="#_x0000_t202" style="position:absolute;left:7560;top:2376;height:468;width:1440;" fillcolor="#FFFFFF" filled="t" stroked="f" coordsize="21600,21600" o:gfxdata="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2liO5AAAA3A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13CC1DC5">
                        <w:pPr>
                          <w:rPr>
                            <w:szCs w:val="21"/>
                          </w:rPr>
                        </w:pPr>
                        <w:r>
                          <w:rPr>
                            <w:rFonts w:hint="eastAsia"/>
                            <w:szCs w:val="21"/>
                          </w:rPr>
                          <w:t>FSU</w:t>
                        </w:r>
                      </w:p>
                    </w:txbxContent>
                  </v:textbox>
                </v:shape>
                <v:line id="Line 1084" o:spid="_x0000_s1026" o:spt="20" style="position:absolute;left:3960;top:3156;height:156;width:3960;" filled="f" stroked="t" coordsize="21600,21600" o:gfxdata="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hYWS&#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1085" o:spid="_x0000_s1026" o:spt="20" style="position:absolute;left:3960;top:3468;flip:x;height:156;width:3960;" filled="f" stroked="t" coordsize="21600,21600" o:gfxdata="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pF1W/&#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86" o:spid="_x0000_s1026" o:spt="202" type="#_x0000_t202" style="position:absolute;left:4320;top:2844;height:468;width:3060;" filled="f" stroked="f" coordsize="21600,21600" o:gfxdata="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KhYp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14BEC23">
                        <w:pPr>
                          <w:rPr>
                            <w:szCs w:val="21"/>
                          </w:rPr>
                        </w:pPr>
                        <w:r>
                          <w:rPr>
                            <w:color w:val="000000"/>
                            <w:szCs w:val="21"/>
                          </w:rPr>
                          <w:t>TIME_CHECK</w:t>
                        </w:r>
                      </w:p>
                    </w:txbxContent>
                  </v:textbox>
                </v:shape>
                <v:line id="Line 1087" o:spid="_x0000_s1026" o:spt="20" style="position:absolute;left:3960;top:2844;height:1318;width:0;" filled="f" stroked="t" coordsize="21600,21600" o:gfxdata="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xE2d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1088" o:spid="_x0000_s1026" o:spt="20" style="position:absolute;left:7920;top:2914;height:1318;width:0;" filled="f" stroked="t" coordsize="21600,21600" o:gfxdata="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I6Aa/&#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Text Box 1089" o:spid="_x0000_s1026" o:spt="202" type="#_x0000_t202" style="position:absolute;left:4320;top:3468;height:468;width:3240;" filled="f" stroked="f" coordsize="21600,21600" o:gfxdata="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mFY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1694A84">
                        <w:pPr>
                          <w:rPr>
                            <w:szCs w:val="21"/>
                          </w:rPr>
                        </w:pPr>
                        <w:r>
                          <w:rPr>
                            <w:color w:val="000000"/>
                            <w:szCs w:val="21"/>
                          </w:rPr>
                          <w:t>TIME_CHECK_ACK</w:t>
                        </w:r>
                      </w:p>
                    </w:txbxContent>
                  </v:textbox>
                </v:shape>
                <v:shape id="Text Box 1090" o:spid="_x0000_s1026" o:spt="202" type="#_x0000_t202" style="position:absolute;left:2160;top:2844;height:468;width:1620;" filled="f" stroked="f" coordsize="21600,21600" o:gfxdata="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dTzl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BF6B475">
                        <w:pPr>
                          <w:rPr>
                            <w:szCs w:val="21"/>
                          </w:rPr>
                        </w:pPr>
                        <w:r>
                          <w:rPr>
                            <w:rFonts w:hint="eastAsia"/>
                            <w:szCs w:val="21"/>
                          </w:rPr>
                          <w:t>发起对时要求</w:t>
                        </w:r>
                      </w:p>
                    </w:txbxContent>
                  </v:textbox>
                </v:shape>
                <v:shape id="Text Box 1091" o:spid="_x0000_s1026" o:spt="202" type="#_x0000_t202" style="position:absolute;left:7920;top:3156;height:936;width:1260;" filled="f" stroked="f" coordsize="21600,21600" o:gfxdata="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KyHu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49E1BC5">
                        <w:pPr>
                          <w:rPr>
                            <w:szCs w:val="21"/>
                          </w:rPr>
                        </w:pPr>
                        <w:r>
                          <w:rPr>
                            <w:rFonts w:hint="eastAsia"/>
                            <w:szCs w:val="21"/>
                          </w:rPr>
                          <w:t>返回对时结果</w:t>
                        </w:r>
                      </w:p>
                    </w:txbxContent>
                  </v:textbox>
                </v:shape>
              </v:group>
            </w:pict>
          </mc:Fallback>
        </mc:AlternateContent>
      </w:r>
      <w:r>
        <mc:AlternateContent>
          <mc:Choice Requires="wpc">
            <w:drawing>
              <wp:inline distT="0" distB="0" distL="114300" distR="114300">
                <wp:extent cx="5940425" cy="1436370"/>
                <wp:effectExtent l="0" t="0" r="0" b="0"/>
                <wp:docPr id="12" name="画布 107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79"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ZsKIt1wAAAAUBAAAPAAAAAAAAAAEAIAAAACIAAABkcnMvZG93bnJldi54bWxQSwECFAAUAAAA&#10;CACHTuJAATOS930BAAATAwAADgAAAAAAAAABACAAAAAmAQAAZHJzL2Uyb0RvYy54bWxQSwUGAAAA&#10;AAYABgBZAQAAFQUAAAAA&#10;">
                <o:lock v:ext="edit" aspectratio="f"/>
                <v:shape id="画布 1079"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343B4E18">
      <w:pPr>
        <w:pStyle w:val="223"/>
      </w:pPr>
      <w:r>
        <w:rPr>
          <w:rFonts w:hint="eastAsia"/>
        </w:rPr>
        <w:t>时间同步过程</w:t>
      </w:r>
    </w:p>
    <w:p w14:paraId="67472D38">
      <w:pPr>
        <w:pStyle w:val="104"/>
        <w:numPr>
          <w:ilvl w:val="0"/>
          <w:numId w:val="28"/>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2728A632">
      <w:pPr>
        <w:pStyle w:val="147"/>
        <w:ind w:firstLine="420"/>
      </w:pPr>
      <w:r>
        <w:t>发起：</w:t>
      </w:r>
      <w:r>
        <w:rPr>
          <w:rFonts w:hint="eastAsia"/>
        </w:rPr>
        <w:t>SC</w:t>
      </w:r>
    </w:p>
    <w:p w14:paraId="130769D9">
      <w:pPr>
        <w:pStyle w:val="222"/>
        <w:jc w:val="left"/>
      </w:pPr>
      <w:r>
        <w:rPr>
          <w:rFonts w:hint="eastAsia"/>
        </w:rPr>
        <w:t>时间同步报文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26A5D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5DB7876">
            <w:pPr>
              <w:jc w:val="center"/>
              <w:rPr>
                <w:sz w:val="21"/>
                <w:szCs w:val="21"/>
              </w:rPr>
            </w:pPr>
          </w:p>
        </w:tc>
        <w:tc>
          <w:tcPr>
            <w:tcW w:w="2205" w:type="dxa"/>
            <w:noWrap w:val="0"/>
            <w:vAlign w:val="top"/>
          </w:tcPr>
          <w:p w14:paraId="51AE409C">
            <w:pPr>
              <w:jc w:val="center"/>
              <w:rPr>
                <w:sz w:val="21"/>
                <w:szCs w:val="21"/>
              </w:rPr>
            </w:pPr>
            <w:r>
              <w:rPr>
                <w:sz w:val="21"/>
                <w:szCs w:val="21"/>
              </w:rPr>
              <w:t>变量名称/报文定义</w:t>
            </w:r>
          </w:p>
        </w:tc>
        <w:tc>
          <w:tcPr>
            <w:tcW w:w="1995" w:type="dxa"/>
            <w:noWrap w:val="0"/>
            <w:vAlign w:val="top"/>
          </w:tcPr>
          <w:p w14:paraId="54909C71">
            <w:pPr>
              <w:jc w:val="center"/>
              <w:rPr>
                <w:sz w:val="21"/>
                <w:szCs w:val="21"/>
              </w:rPr>
            </w:pPr>
            <w:r>
              <w:rPr>
                <w:sz w:val="21"/>
                <w:szCs w:val="21"/>
              </w:rPr>
              <w:t>长度及类型</w:t>
            </w:r>
          </w:p>
        </w:tc>
        <w:tc>
          <w:tcPr>
            <w:tcW w:w="2835" w:type="dxa"/>
            <w:noWrap w:val="0"/>
            <w:vAlign w:val="top"/>
          </w:tcPr>
          <w:p w14:paraId="588CA055">
            <w:pPr>
              <w:jc w:val="center"/>
              <w:rPr>
                <w:sz w:val="21"/>
                <w:szCs w:val="21"/>
              </w:rPr>
            </w:pPr>
            <w:r>
              <w:rPr>
                <w:sz w:val="21"/>
                <w:szCs w:val="21"/>
              </w:rPr>
              <w:t>描述</w:t>
            </w:r>
          </w:p>
        </w:tc>
      </w:tr>
      <w:tr w14:paraId="6027A9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62A7B85">
            <w:pPr>
              <w:rPr>
                <w:sz w:val="21"/>
                <w:szCs w:val="21"/>
              </w:rPr>
            </w:pPr>
            <w:r>
              <w:rPr>
                <w:sz w:val="21"/>
                <w:szCs w:val="21"/>
              </w:rPr>
              <w:t>PK_Type</w:t>
            </w:r>
          </w:p>
        </w:tc>
        <w:tc>
          <w:tcPr>
            <w:tcW w:w="2205" w:type="dxa"/>
            <w:noWrap w:val="0"/>
            <w:vAlign w:val="top"/>
          </w:tcPr>
          <w:p w14:paraId="5E0D0BD7">
            <w:pPr>
              <w:rPr>
                <w:sz w:val="21"/>
                <w:szCs w:val="21"/>
              </w:rPr>
            </w:pPr>
            <w:r>
              <w:rPr>
                <w:rFonts w:hint="eastAsia"/>
                <w:sz w:val="21"/>
                <w:szCs w:val="21"/>
              </w:rPr>
              <w:t>Name</w:t>
            </w:r>
          </w:p>
        </w:tc>
        <w:tc>
          <w:tcPr>
            <w:tcW w:w="1995" w:type="dxa"/>
            <w:noWrap w:val="0"/>
            <w:vAlign w:val="top"/>
          </w:tcPr>
          <w:p w14:paraId="4C845BF0">
            <w:pPr>
              <w:rPr>
                <w:sz w:val="21"/>
                <w:szCs w:val="21"/>
              </w:rPr>
            </w:pPr>
            <w:r>
              <w:rPr>
                <w:sz w:val="21"/>
                <w:szCs w:val="21"/>
              </w:rPr>
              <w:t>Char</w:t>
            </w:r>
            <w:r>
              <w:rPr>
                <w:rFonts w:hint="eastAsia"/>
                <w:sz w:val="21"/>
                <w:szCs w:val="21"/>
              </w:rPr>
              <w:t>[</w:t>
            </w:r>
            <w:r>
              <w:rPr>
                <w:sz w:val="21"/>
                <w:szCs w:val="21"/>
              </w:rPr>
              <w:t>TIME_CHECK</w:t>
            </w:r>
            <w:r>
              <w:rPr>
                <w:rFonts w:hint="eastAsia"/>
                <w:sz w:val="21"/>
                <w:szCs w:val="21"/>
              </w:rPr>
              <w:t>]</w:t>
            </w:r>
          </w:p>
        </w:tc>
        <w:tc>
          <w:tcPr>
            <w:tcW w:w="2835" w:type="dxa"/>
            <w:noWrap w:val="0"/>
            <w:vAlign w:val="top"/>
          </w:tcPr>
          <w:p w14:paraId="16A74F67">
            <w:pPr>
              <w:rPr>
                <w:sz w:val="21"/>
                <w:szCs w:val="21"/>
              </w:rPr>
            </w:pPr>
            <w:r>
              <w:rPr>
                <w:sz w:val="21"/>
                <w:szCs w:val="21"/>
              </w:rPr>
              <w:t>时间同步报文</w:t>
            </w:r>
          </w:p>
        </w:tc>
      </w:tr>
      <w:tr w14:paraId="5DC753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0B4A0833">
            <w:pPr>
              <w:rPr>
                <w:sz w:val="21"/>
                <w:szCs w:val="21"/>
              </w:rPr>
            </w:pPr>
            <w:r>
              <w:rPr>
                <w:sz w:val="21"/>
                <w:szCs w:val="21"/>
              </w:rPr>
              <w:t>Info</w:t>
            </w:r>
          </w:p>
          <w:p w14:paraId="19E0CB2E">
            <w:pPr>
              <w:rPr>
                <w:sz w:val="21"/>
                <w:szCs w:val="21"/>
              </w:rPr>
            </w:pPr>
          </w:p>
        </w:tc>
        <w:tc>
          <w:tcPr>
            <w:tcW w:w="2205" w:type="dxa"/>
            <w:noWrap w:val="0"/>
            <w:vAlign w:val="top"/>
          </w:tcPr>
          <w:p w14:paraId="57D4167B">
            <w:pPr>
              <w:rPr>
                <w:sz w:val="21"/>
                <w:szCs w:val="21"/>
              </w:rPr>
            </w:pPr>
            <w:r>
              <w:rPr>
                <w:sz w:val="21"/>
                <w:szCs w:val="21"/>
              </w:rPr>
              <w:t>FSUID</w:t>
            </w:r>
          </w:p>
        </w:tc>
        <w:tc>
          <w:tcPr>
            <w:tcW w:w="1995" w:type="dxa"/>
            <w:noWrap w:val="0"/>
            <w:vAlign w:val="top"/>
          </w:tcPr>
          <w:p w14:paraId="6723C80D">
            <w:pPr>
              <w:rPr>
                <w:sz w:val="21"/>
                <w:szCs w:val="21"/>
              </w:rPr>
            </w:pPr>
            <w:r>
              <w:rPr>
                <w:rFonts w:hint="eastAsia"/>
                <w:sz w:val="21"/>
                <w:szCs w:val="21"/>
              </w:rPr>
              <w:t>Char[FSUID_LEN]</w:t>
            </w:r>
          </w:p>
        </w:tc>
        <w:tc>
          <w:tcPr>
            <w:tcW w:w="2835" w:type="dxa"/>
            <w:noWrap w:val="0"/>
            <w:vAlign w:val="top"/>
          </w:tcPr>
          <w:p w14:paraId="631456CF">
            <w:pPr>
              <w:rPr>
                <w:sz w:val="21"/>
                <w:szCs w:val="21"/>
              </w:rPr>
            </w:pPr>
            <w:r>
              <w:rPr>
                <w:sz w:val="21"/>
                <w:szCs w:val="21"/>
              </w:rPr>
              <w:t>FSU ID号</w:t>
            </w:r>
          </w:p>
        </w:tc>
      </w:tr>
      <w:tr w14:paraId="00148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21A1067E">
            <w:pPr>
              <w:rPr>
                <w:sz w:val="21"/>
                <w:szCs w:val="21"/>
              </w:rPr>
            </w:pPr>
          </w:p>
        </w:tc>
        <w:tc>
          <w:tcPr>
            <w:tcW w:w="2205" w:type="dxa"/>
            <w:noWrap w:val="0"/>
            <w:vAlign w:val="top"/>
          </w:tcPr>
          <w:p w14:paraId="1BA77BCF">
            <w:pPr>
              <w:rPr>
                <w:sz w:val="21"/>
                <w:szCs w:val="21"/>
              </w:rPr>
            </w:pPr>
            <w:r>
              <w:rPr>
                <w:sz w:val="21"/>
                <w:szCs w:val="21"/>
              </w:rPr>
              <w:t>Time</w:t>
            </w:r>
          </w:p>
        </w:tc>
        <w:tc>
          <w:tcPr>
            <w:tcW w:w="1995" w:type="dxa"/>
            <w:noWrap w:val="0"/>
            <w:vAlign w:val="top"/>
          </w:tcPr>
          <w:p w14:paraId="2375F93E">
            <w:pPr>
              <w:rPr>
                <w:sz w:val="21"/>
                <w:szCs w:val="21"/>
              </w:rPr>
            </w:pPr>
            <w:r>
              <w:rPr>
                <w:sz w:val="21"/>
                <w:szCs w:val="21"/>
              </w:rPr>
              <w:t>Sizeof(TTime)</w:t>
            </w:r>
          </w:p>
        </w:tc>
        <w:tc>
          <w:tcPr>
            <w:tcW w:w="2835" w:type="dxa"/>
            <w:noWrap w:val="0"/>
            <w:vAlign w:val="top"/>
          </w:tcPr>
          <w:p w14:paraId="60CE0EF4">
            <w:pPr>
              <w:rPr>
                <w:sz w:val="21"/>
                <w:szCs w:val="21"/>
              </w:rPr>
            </w:pPr>
            <w:r>
              <w:rPr>
                <w:sz w:val="21"/>
                <w:szCs w:val="21"/>
              </w:rPr>
              <w:t>本机时间</w:t>
            </w:r>
          </w:p>
        </w:tc>
      </w:tr>
    </w:tbl>
    <w:p w14:paraId="2B88B013">
      <w:pPr>
        <w:pStyle w:val="147"/>
        <w:ind w:firstLine="0" w:firstLineChars="0"/>
        <w:rPr>
          <w:b/>
        </w:rPr>
      </w:pPr>
      <w:r>
        <w:rPr>
          <w:rFonts w:hint="eastAsia"/>
          <w:b/>
        </w:rPr>
        <w:t>XML样例</w:t>
      </w:r>
    </w:p>
    <w:p w14:paraId="4B974A95">
      <w:pPr>
        <w:pStyle w:val="147"/>
        <w:ind w:firstLine="199" w:firstLineChars="95"/>
      </w:pPr>
      <w:r>
        <w:t>&lt;?xml version="1.0" encoding="UTF-8"?&gt;</w:t>
      </w:r>
    </w:p>
    <w:p w14:paraId="688F3DA8">
      <w:pPr>
        <w:pStyle w:val="147"/>
        <w:ind w:firstLine="199" w:firstLineChars="95"/>
      </w:pPr>
      <w:r>
        <w:t>&lt;Request&gt;</w:t>
      </w:r>
    </w:p>
    <w:p w14:paraId="4CE75FDB">
      <w:pPr>
        <w:pStyle w:val="147"/>
        <w:ind w:firstLine="199" w:firstLineChars="95"/>
      </w:pPr>
      <w:r>
        <w:tab/>
      </w:r>
      <w:r>
        <w:t>&lt;PK_Type&gt;</w:t>
      </w:r>
    </w:p>
    <w:p w14:paraId="78084E4A">
      <w:pPr>
        <w:pStyle w:val="147"/>
        <w:ind w:firstLine="199" w:firstLineChars="95"/>
      </w:pPr>
      <w:r>
        <w:tab/>
      </w:r>
      <w:r>
        <w:tab/>
      </w:r>
      <w:r>
        <w:t>&lt;Name&gt;TIME_CHECK&lt;/Name&gt;</w:t>
      </w:r>
    </w:p>
    <w:p w14:paraId="0164ABEE">
      <w:pPr>
        <w:pStyle w:val="147"/>
        <w:ind w:firstLine="199" w:firstLineChars="95"/>
      </w:pPr>
      <w:r>
        <w:tab/>
      </w:r>
      <w:r>
        <w:t>&lt;/PK_Type&gt;</w:t>
      </w:r>
    </w:p>
    <w:p w14:paraId="288CA953">
      <w:pPr>
        <w:pStyle w:val="147"/>
        <w:ind w:firstLine="199" w:firstLineChars="95"/>
      </w:pPr>
      <w:r>
        <w:tab/>
      </w:r>
      <w:r>
        <w:t>&lt;Info&gt;</w:t>
      </w:r>
    </w:p>
    <w:p w14:paraId="503DAE5D">
      <w:pPr>
        <w:pStyle w:val="147"/>
        <w:ind w:firstLine="199" w:firstLineChars="95"/>
      </w:pPr>
      <w:r>
        <w:t xml:space="preserve">      &lt;FSUID/&gt;</w:t>
      </w:r>
    </w:p>
    <w:p w14:paraId="69C0A13B">
      <w:pPr>
        <w:pStyle w:val="147"/>
        <w:ind w:firstLine="199" w:firstLineChars="95"/>
      </w:pPr>
      <w:r>
        <w:tab/>
      </w:r>
      <w:r>
        <w:tab/>
      </w:r>
      <w:r>
        <w:t>&lt;Time&gt;</w:t>
      </w:r>
    </w:p>
    <w:p w14:paraId="1105F083">
      <w:pPr>
        <w:pStyle w:val="147"/>
        <w:ind w:firstLine="199" w:firstLineChars="95"/>
      </w:pPr>
      <w:r>
        <w:tab/>
      </w:r>
      <w:r>
        <w:tab/>
      </w:r>
      <w:r>
        <w:tab/>
      </w:r>
      <w:r>
        <w:t>&lt;Year/&gt;</w:t>
      </w:r>
    </w:p>
    <w:p w14:paraId="3DB5CE59">
      <w:pPr>
        <w:pStyle w:val="147"/>
        <w:ind w:firstLine="199" w:firstLineChars="95"/>
      </w:pPr>
      <w:r>
        <w:tab/>
      </w:r>
      <w:r>
        <w:tab/>
      </w:r>
      <w:r>
        <w:tab/>
      </w:r>
      <w:r>
        <w:t>&lt;Month/&gt;</w:t>
      </w:r>
    </w:p>
    <w:p w14:paraId="6FB272A6">
      <w:pPr>
        <w:pStyle w:val="147"/>
        <w:ind w:firstLine="199" w:firstLineChars="95"/>
      </w:pPr>
      <w:r>
        <w:tab/>
      </w:r>
      <w:r>
        <w:tab/>
      </w:r>
      <w:r>
        <w:tab/>
      </w:r>
      <w:r>
        <w:t>&lt;Day/&gt;</w:t>
      </w:r>
    </w:p>
    <w:p w14:paraId="43264DD5">
      <w:pPr>
        <w:pStyle w:val="147"/>
        <w:ind w:firstLine="199" w:firstLineChars="95"/>
      </w:pPr>
      <w:r>
        <w:tab/>
      </w:r>
      <w:r>
        <w:tab/>
      </w:r>
      <w:r>
        <w:tab/>
      </w:r>
      <w:r>
        <w:t>&lt;Hour/&gt;</w:t>
      </w:r>
    </w:p>
    <w:p w14:paraId="564ACCD9">
      <w:pPr>
        <w:pStyle w:val="147"/>
        <w:ind w:firstLine="199" w:firstLineChars="95"/>
      </w:pPr>
      <w:r>
        <w:tab/>
      </w:r>
      <w:r>
        <w:tab/>
      </w:r>
      <w:r>
        <w:tab/>
      </w:r>
      <w:r>
        <w:t>&lt;Minute/&gt;</w:t>
      </w:r>
    </w:p>
    <w:p w14:paraId="65D2A528">
      <w:pPr>
        <w:pStyle w:val="147"/>
        <w:ind w:firstLine="199" w:firstLineChars="95"/>
      </w:pPr>
      <w:r>
        <w:tab/>
      </w:r>
      <w:r>
        <w:tab/>
      </w:r>
      <w:r>
        <w:tab/>
      </w:r>
      <w:r>
        <w:t>&lt;Second/&gt;</w:t>
      </w:r>
    </w:p>
    <w:p w14:paraId="6EE384E3">
      <w:pPr>
        <w:pStyle w:val="147"/>
        <w:ind w:firstLine="199" w:firstLineChars="95"/>
      </w:pPr>
      <w:r>
        <w:tab/>
      </w:r>
      <w:r>
        <w:tab/>
      </w:r>
      <w:r>
        <w:t>&lt;/Time&gt;</w:t>
      </w:r>
    </w:p>
    <w:p w14:paraId="7B0CD88E">
      <w:pPr>
        <w:pStyle w:val="147"/>
        <w:ind w:firstLine="199" w:firstLineChars="95"/>
      </w:pPr>
      <w:r>
        <w:tab/>
      </w:r>
      <w:r>
        <w:t>&lt;/Info&gt;</w:t>
      </w:r>
    </w:p>
    <w:p w14:paraId="472A6396">
      <w:pPr>
        <w:pStyle w:val="147"/>
        <w:ind w:firstLine="199" w:firstLineChars="95"/>
      </w:pPr>
      <w:r>
        <w:t>&lt;/Request&gt;</w:t>
      </w:r>
    </w:p>
    <w:p w14:paraId="37EF0282">
      <w:pPr>
        <w:pStyle w:val="147"/>
        <w:ind w:firstLine="420"/>
      </w:pPr>
      <w:r>
        <w:t>响应：</w:t>
      </w:r>
      <w:r>
        <w:rPr>
          <w:rFonts w:hint="eastAsia"/>
        </w:rPr>
        <w:t>FSU</w:t>
      </w:r>
    </w:p>
    <w:p w14:paraId="059D622E">
      <w:pPr>
        <w:pStyle w:val="222"/>
        <w:jc w:val="left"/>
      </w:pPr>
      <w:r>
        <w:rPr>
          <w:rFonts w:hint="eastAsia"/>
        </w:rPr>
        <w:t>时间同步应答报文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3A43C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D55BB4B">
            <w:pPr>
              <w:jc w:val="center"/>
              <w:rPr>
                <w:sz w:val="21"/>
                <w:szCs w:val="21"/>
              </w:rPr>
            </w:pPr>
          </w:p>
        </w:tc>
        <w:tc>
          <w:tcPr>
            <w:tcW w:w="2205" w:type="dxa"/>
            <w:noWrap w:val="0"/>
            <w:vAlign w:val="top"/>
          </w:tcPr>
          <w:p w14:paraId="2D1C5D58">
            <w:pPr>
              <w:jc w:val="center"/>
              <w:rPr>
                <w:sz w:val="21"/>
                <w:szCs w:val="21"/>
              </w:rPr>
            </w:pPr>
            <w:r>
              <w:rPr>
                <w:sz w:val="21"/>
                <w:szCs w:val="21"/>
              </w:rPr>
              <w:t>变量名称/报文定义</w:t>
            </w:r>
          </w:p>
        </w:tc>
        <w:tc>
          <w:tcPr>
            <w:tcW w:w="1995" w:type="dxa"/>
            <w:noWrap w:val="0"/>
            <w:vAlign w:val="top"/>
          </w:tcPr>
          <w:p w14:paraId="11317938">
            <w:pPr>
              <w:jc w:val="center"/>
              <w:rPr>
                <w:sz w:val="21"/>
                <w:szCs w:val="21"/>
              </w:rPr>
            </w:pPr>
            <w:r>
              <w:rPr>
                <w:sz w:val="21"/>
                <w:szCs w:val="21"/>
              </w:rPr>
              <w:t>长度及类型</w:t>
            </w:r>
          </w:p>
        </w:tc>
        <w:tc>
          <w:tcPr>
            <w:tcW w:w="2835" w:type="dxa"/>
            <w:noWrap w:val="0"/>
            <w:vAlign w:val="top"/>
          </w:tcPr>
          <w:p w14:paraId="0ECA77B0">
            <w:pPr>
              <w:jc w:val="center"/>
              <w:rPr>
                <w:sz w:val="21"/>
                <w:szCs w:val="21"/>
              </w:rPr>
            </w:pPr>
            <w:r>
              <w:rPr>
                <w:sz w:val="21"/>
                <w:szCs w:val="21"/>
              </w:rPr>
              <w:t>描述</w:t>
            </w:r>
          </w:p>
        </w:tc>
      </w:tr>
      <w:tr w14:paraId="43A11A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9F7AE71">
            <w:pPr>
              <w:rPr>
                <w:sz w:val="21"/>
                <w:szCs w:val="21"/>
              </w:rPr>
            </w:pPr>
            <w:r>
              <w:rPr>
                <w:sz w:val="21"/>
                <w:szCs w:val="21"/>
              </w:rPr>
              <w:t>PK_Type</w:t>
            </w:r>
          </w:p>
        </w:tc>
        <w:tc>
          <w:tcPr>
            <w:tcW w:w="2205" w:type="dxa"/>
            <w:noWrap w:val="0"/>
            <w:vAlign w:val="top"/>
          </w:tcPr>
          <w:p w14:paraId="03D3E34F">
            <w:pPr>
              <w:rPr>
                <w:sz w:val="21"/>
                <w:szCs w:val="21"/>
              </w:rPr>
            </w:pPr>
            <w:r>
              <w:rPr>
                <w:rFonts w:hint="eastAsia"/>
                <w:sz w:val="21"/>
                <w:szCs w:val="21"/>
              </w:rPr>
              <w:t>Name</w:t>
            </w:r>
          </w:p>
        </w:tc>
        <w:tc>
          <w:tcPr>
            <w:tcW w:w="1995" w:type="dxa"/>
            <w:noWrap w:val="0"/>
            <w:vAlign w:val="top"/>
          </w:tcPr>
          <w:p w14:paraId="330A84DC">
            <w:pPr>
              <w:rPr>
                <w:sz w:val="21"/>
                <w:szCs w:val="21"/>
              </w:rPr>
            </w:pPr>
            <w:r>
              <w:rPr>
                <w:sz w:val="21"/>
                <w:szCs w:val="21"/>
              </w:rPr>
              <w:t>Char[TIME_CHECK_ACK]</w:t>
            </w:r>
          </w:p>
        </w:tc>
        <w:tc>
          <w:tcPr>
            <w:tcW w:w="2835" w:type="dxa"/>
            <w:noWrap w:val="0"/>
            <w:vAlign w:val="top"/>
          </w:tcPr>
          <w:p w14:paraId="7CEBEDC6">
            <w:pPr>
              <w:rPr>
                <w:sz w:val="21"/>
                <w:szCs w:val="21"/>
              </w:rPr>
            </w:pPr>
            <w:r>
              <w:rPr>
                <w:sz w:val="21"/>
                <w:szCs w:val="21"/>
              </w:rPr>
              <w:t>时间同步回应</w:t>
            </w:r>
          </w:p>
        </w:tc>
      </w:tr>
      <w:tr w14:paraId="6A91A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540F4B2D">
            <w:pPr>
              <w:rPr>
                <w:sz w:val="21"/>
                <w:szCs w:val="21"/>
              </w:rPr>
            </w:pPr>
            <w:r>
              <w:rPr>
                <w:sz w:val="21"/>
                <w:szCs w:val="21"/>
              </w:rPr>
              <w:t>Info</w:t>
            </w:r>
          </w:p>
        </w:tc>
        <w:tc>
          <w:tcPr>
            <w:tcW w:w="2205" w:type="dxa"/>
            <w:noWrap w:val="0"/>
            <w:vAlign w:val="top"/>
          </w:tcPr>
          <w:p w14:paraId="087E1E9F">
            <w:pPr>
              <w:rPr>
                <w:sz w:val="21"/>
                <w:szCs w:val="21"/>
              </w:rPr>
            </w:pPr>
            <w:r>
              <w:rPr>
                <w:sz w:val="21"/>
                <w:szCs w:val="21"/>
              </w:rPr>
              <w:t>FSUID</w:t>
            </w:r>
          </w:p>
        </w:tc>
        <w:tc>
          <w:tcPr>
            <w:tcW w:w="1995" w:type="dxa"/>
            <w:noWrap w:val="0"/>
            <w:vAlign w:val="top"/>
          </w:tcPr>
          <w:p w14:paraId="757D1E83">
            <w:pPr>
              <w:rPr>
                <w:sz w:val="21"/>
                <w:szCs w:val="21"/>
              </w:rPr>
            </w:pPr>
            <w:r>
              <w:rPr>
                <w:rFonts w:hint="eastAsia"/>
                <w:sz w:val="21"/>
                <w:szCs w:val="21"/>
              </w:rPr>
              <w:t>Char[FSUID_LEN]</w:t>
            </w:r>
          </w:p>
        </w:tc>
        <w:tc>
          <w:tcPr>
            <w:tcW w:w="2835" w:type="dxa"/>
            <w:noWrap w:val="0"/>
            <w:vAlign w:val="top"/>
          </w:tcPr>
          <w:p w14:paraId="7285DE74">
            <w:pPr>
              <w:rPr>
                <w:sz w:val="21"/>
                <w:szCs w:val="21"/>
              </w:rPr>
            </w:pPr>
            <w:r>
              <w:rPr>
                <w:sz w:val="21"/>
                <w:szCs w:val="21"/>
              </w:rPr>
              <w:t>FSU ID号</w:t>
            </w:r>
          </w:p>
        </w:tc>
      </w:tr>
      <w:tr w14:paraId="7B234A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2683E1D">
            <w:pPr>
              <w:rPr>
                <w:sz w:val="21"/>
                <w:szCs w:val="21"/>
              </w:rPr>
            </w:pPr>
          </w:p>
        </w:tc>
        <w:tc>
          <w:tcPr>
            <w:tcW w:w="2205" w:type="dxa"/>
            <w:noWrap w:val="0"/>
            <w:vAlign w:val="top"/>
          </w:tcPr>
          <w:p w14:paraId="2BCD1609">
            <w:pPr>
              <w:rPr>
                <w:sz w:val="21"/>
                <w:szCs w:val="21"/>
              </w:rPr>
            </w:pPr>
            <w:r>
              <w:rPr>
                <w:sz w:val="21"/>
                <w:szCs w:val="21"/>
              </w:rPr>
              <w:t>Result</w:t>
            </w:r>
          </w:p>
        </w:tc>
        <w:tc>
          <w:tcPr>
            <w:tcW w:w="1995" w:type="dxa"/>
            <w:noWrap w:val="0"/>
            <w:vAlign w:val="top"/>
          </w:tcPr>
          <w:p w14:paraId="008A41A1">
            <w:pPr>
              <w:rPr>
                <w:sz w:val="21"/>
                <w:szCs w:val="21"/>
              </w:rPr>
            </w:pPr>
            <w:r>
              <w:rPr>
                <w:sz w:val="21"/>
                <w:szCs w:val="21"/>
              </w:rPr>
              <w:t>EnumResult</w:t>
            </w:r>
          </w:p>
        </w:tc>
        <w:tc>
          <w:tcPr>
            <w:tcW w:w="2835" w:type="dxa"/>
            <w:noWrap w:val="0"/>
            <w:vAlign w:val="top"/>
          </w:tcPr>
          <w:p w14:paraId="44F5A790">
            <w:pPr>
              <w:rPr>
                <w:sz w:val="21"/>
                <w:szCs w:val="21"/>
              </w:rPr>
            </w:pPr>
            <w:r>
              <w:rPr>
                <w:sz w:val="21"/>
                <w:szCs w:val="21"/>
              </w:rPr>
              <w:t>同步成功/失败</w:t>
            </w:r>
          </w:p>
        </w:tc>
      </w:tr>
      <w:tr w14:paraId="34D838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B1F3F0F">
            <w:pPr>
              <w:rPr>
                <w:sz w:val="21"/>
                <w:szCs w:val="21"/>
              </w:rPr>
            </w:pPr>
          </w:p>
        </w:tc>
        <w:tc>
          <w:tcPr>
            <w:tcW w:w="2205" w:type="dxa"/>
            <w:noWrap w:val="0"/>
            <w:vAlign w:val="top"/>
          </w:tcPr>
          <w:p w14:paraId="64F035D6">
            <w:pPr>
              <w:rPr>
                <w:sz w:val="21"/>
                <w:szCs w:val="21"/>
              </w:rPr>
            </w:pPr>
            <w:r>
              <w:rPr>
                <w:sz w:val="21"/>
                <w:szCs w:val="21"/>
              </w:rPr>
              <w:t>FailureCause</w:t>
            </w:r>
          </w:p>
        </w:tc>
        <w:tc>
          <w:tcPr>
            <w:tcW w:w="1995" w:type="dxa"/>
            <w:noWrap w:val="0"/>
            <w:vAlign w:val="top"/>
          </w:tcPr>
          <w:p w14:paraId="197D32A8">
            <w:pPr>
              <w:rPr>
                <w:sz w:val="21"/>
                <w:szCs w:val="21"/>
              </w:rPr>
            </w:pPr>
            <w:r>
              <w:rPr>
                <w:sz w:val="21"/>
                <w:szCs w:val="21"/>
              </w:rPr>
              <w:t>Char[FAILURE_CAUSE_LEN]</w:t>
            </w:r>
          </w:p>
        </w:tc>
        <w:tc>
          <w:tcPr>
            <w:tcW w:w="2835" w:type="dxa"/>
            <w:noWrap w:val="0"/>
            <w:vAlign w:val="top"/>
          </w:tcPr>
          <w:p w14:paraId="19F9A2DC">
            <w:pPr>
              <w:rPr>
                <w:sz w:val="21"/>
                <w:szCs w:val="21"/>
              </w:rPr>
            </w:pPr>
            <w:r>
              <w:rPr>
                <w:rFonts w:hint="eastAsia"/>
                <w:sz w:val="21"/>
                <w:szCs w:val="21"/>
              </w:rPr>
              <w:t>时间同步失败的原因（厂家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33EDA0BB">
      <w:pPr>
        <w:pStyle w:val="147"/>
        <w:ind w:firstLine="0" w:firstLineChars="0"/>
        <w:rPr>
          <w:b/>
        </w:rPr>
      </w:pPr>
      <w:r>
        <w:rPr>
          <w:rFonts w:hint="eastAsia"/>
          <w:b/>
        </w:rPr>
        <w:t>XML样例</w:t>
      </w:r>
    </w:p>
    <w:p w14:paraId="2D635EA4">
      <w:pPr>
        <w:pStyle w:val="147"/>
        <w:ind w:firstLine="0" w:firstLineChars="0"/>
      </w:pPr>
      <w:r>
        <w:t>&lt;?xml version="1.0" encoding="UTF-8"?&gt;</w:t>
      </w:r>
    </w:p>
    <w:p w14:paraId="52AAD0E4">
      <w:pPr>
        <w:pStyle w:val="147"/>
        <w:ind w:firstLine="0" w:firstLineChars="0"/>
      </w:pPr>
      <w:r>
        <w:t>&lt;Response&gt;</w:t>
      </w:r>
    </w:p>
    <w:p w14:paraId="409733E0">
      <w:pPr>
        <w:pStyle w:val="147"/>
        <w:ind w:firstLine="409" w:firstLineChars="195"/>
      </w:pPr>
      <w:r>
        <w:t>&lt;PK_Type&gt;</w:t>
      </w:r>
    </w:p>
    <w:p w14:paraId="42EE3EE9">
      <w:pPr>
        <w:pStyle w:val="147"/>
        <w:ind w:firstLine="0" w:firstLineChars="0"/>
      </w:pPr>
      <w:r>
        <w:tab/>
      </w:r>
      <w:r>
        <w:tab/>
      </w:r>
      <w:r>
        <w:t>&lt;Name&gt;TIME_CHECK_ACK&lt;/Name&gt;</w:t>
      </w:r>
    </w:p>
    <w:p w14:paraId="1CA60B0B">
      <w:pPr>
        <w:pStyle w:val="147"/>
        <w:ind w:firstLine="0" w:firstLineChars="0"/>
      </w:pPr>
      <w:r>
        <w:tab/>
      </w:r>
      <w:r>
        <w:t>&lt;/PK_Type&gt;</w:t>
      </w:r>
    </w:p>
    <w:p w14:paraId="2F103114">
      <w:pPr>
        <w:pStyle w:val="147"/>
        <w:ind w:firstLine="0" w:firstLineChars="0"/>
      </w:pPr>
      <w:r>
        <w:tab/>
      </w:r>
      <w:r>
        <w:t>&lt;Info&gt;</w:t>
      </w:r>
    </w:p>
    <w:p w14:paraId="72D36E4B">
      <w:pPr>
        <w:pStyle w:val="147"/>
        <w:ind w:firstLine="0" w:firstLineChars="0"/>
      </w:pPr>
      <w:r>
        <w:t xml:space="preserve">        &lt;FSUID/&gt;</w:t>
      </w:r>
    </w:p>
    <w:p w14:paraId="48F2DA9C">
      <w:pPr>
        <w:pStyle w:val="147"/>
        <w:ind w:firstLine="0" w:firstLineChars="0"/>
      </w:pPr>
      <w:r>
        <w:tab/>
      </w:r>
      <w:r>
        <w:tab/>
      </w:r>
      <w:r>
        <w:t>&lt;Result/&gt;</w:t>
      </w:r>
    </w:p>
    <w:p w14:paraId="188F1AB5">
      <w:pPr>
        <w:pStyle w:val="147"/>
        <w:ind w:firstLine="0" w:firstLineChars="0"/>
      </w:pPr>
      <w:r>
        <w:t xml:space="preserve">        &lt;FailureCause/&gt;</w:t>
      </w:r>
    </w:p>
    <w:p w14:paraId="21E5E058">
      <w:pPr>
        <w:pStyle w:val="147"/>
        <w:ind w:firstLine="0" w:firstLineChars="0"/>
      </w:pPr>
      <w:r>
        <w:tab/>
      </w:r>
      <w:r>
        <w:t>&lt;/Info&gt;</w:t>
      </w:r>
    </w:p>
    <w:p w14:paraId="6A9B78FC">
      <w:pPr>
        <w:pStyle w:val="147"/>
        <w:ind w:firstLine="0" w:firstLineChars="0"/>
      </w:pPr>
      <w:r>
        <w:t>&lt;/Response&gt;</w:t>
      </w:r>
    </w:p>
    <w:p w14:paraId="4B2A6E89">
      <w:pPr>
        <w:pStyle w:val="4"/>
        <w:numPr>
          <w:ilvl w:val="2"/>
          <w:numId w:val="14"/>
        </w:numPr>
      </w:pPr>
      <w:bookmarkStart w:id="129" w:name="_Toc452036637"/>
      <w:bookmarkStart w:id="130" w:name="_Toc800122210"/>
      <w:bookmarkStart w:id="131" w:name="_Toc452036568"/>
      <w:r>
        <w:t>获取FSU</w:t>
      </w:r>
      <w:r>
        <w:rPr>
          <w:rFonts w:hint="eastAsia"/>
        </w:rPr>
        <w:t>状态信息</w:t>
      </w:r>
      <w:bookmarkEnd w:id="129"/>
      <w:bookmarkEnd w:id="130"/>
      <w:bookmarkEnd w:id="131"/>
    </w:p>
    <w:p w14:paraId="174DEFA7">
      <w:pPr>
        <w:pStyle w:val="104"/>
        <w:numPr>
          <w:ilvl w:val="0"/>
          <w:numId w:val="29"/>
        </w:numPr>
        <w:spacing w:line="360" w:lineRule="auto"/>
        <w:ind w:firstLine="147"/>
        <w:rPr>
          <w:rFonts w:ascii="黑体" w:hAnsi="黑体" w:eastAsia="黑体"/>
        </w:rPr>
      </w:pPr>
      <w:r>
        <w:rPr>
          <w:rFonts w:hint="eastAsia" w:ascii="黑体" w:hAnsi="黑体" w:eastAsia="黑体"/>
        </w:rPr>
        <w:t>数据流方式</w:t>
      </w:r>
    </w:p>
    <w:p w14:paraId="4B976C1E">
      <w:pPr>
        <w:pStyle w:val="147"/>
        <w:spacing w:line="360" w:lineRule="auto"/>
        <w:ind w:firstLine="480"/>
        <w:rPr>
          <w:sz w:val="24"/>
          <w:szCs w:val="24"/>
        </w:rPr>
      </w:pPr>
      <w:r>
        <w:rPr>
          <w:sz w:val="24"/>
          <w:szCs w:val="24"/>
        </w:rPr>
        <w:t>SC向</w:t>
      </w:r>
      <w:r>
        <w:rPr>
          <w:rFonts w:hint="eastAsia"/>
          <w:sz w:val="24"/>
          <w:szCs w:val="24"/>
        </w:rPr>
        <w:t>FSU定期</w:t>
      </w:r>
      <w:r>
        <w:rPr>
          <w:sz w:val="24"/>
          <w:szCs w:val="24"/>
        </w:rPr>
        <w:t>发送</w:t>
      </w:r>
      <w:r>
        <w:rPr>
          <w:rFonts w:hint="eastAsia"/>
          <w:sz w:val="24"/>
          <w:szCs w:val="24"/>
        </w:rPr>
        <w:t>获取</w:t>
      </w:r>
      <w:r>
        <w:rPr>
          <w:sz w:val="24"/>
          <w:szCs w:val="24"/>
        </w:rPr>
        <w:t>FSU</w:t>
      </w:r>
      <w:r>
        <w:rPr>
          <w:rFonts w:hint="eastAsia"/>
          <w:sz w:val="24"/>
          <w:szCs w:val="24"/>
        </w:rPr>
        <w:t>状态</w:t>
      </w:r>
      <w:r>
        <w:rPr>
          <w:sz w:val="24"/>
          <w:szCs w:val="24"/>
        </w:rPr>
        <w:t>信息的</w:t>
      </w:r>
      <w:r>
        <w:rPr>
          <w:rFonts w:hint="eastAsia"/>
          <w:sz w:val="24"/>
          <w:szCs w:val="24"/>
        </w:rPr>
        <w:t>请求</w:t>
      </w:r>
      <w:r>
        <w:rPr>
          <w:sz w:val="24"/>
          <w:szCs w:val="24"/>
        </w:rPr>
        <w:t>，</w:t>
      </w:r>
      <w:r>
        <w:rPr>
          <w:rFonts w:hint="eastAsia"/>
          <w:sz w:val="24"/>
          <w:szCs w:val="24"/>
        </w:rPr>
        <w:t>FSU返回</w:t>
      </w:r>
      <w:r>
        <w:rPr>
          <w:sz w:val="24"/>
          <w:szCs w:val="24"/>
        </w:rPr>
        <w:t>当前</w:t>
      </w:r>
      <w:r>
        <w:rPr>
          <w:rFonts w:hint="eastAsia"/>
          <w:sz w:val="24"/>
          <w:szCs w:val="24"/>
        </w:rPr>
        <w:t>FSU</w:t>
      </w:r>
      <w:r>
        <w:rPr>
          <w:sz w:val="24"/>
          <w:szCs w:val="24"/>
        </w:rPr>
        <w:t>状态参数</w:t>
      </w:r>
      <w:r>
        <w:rPr>
          <w:rFonts w:hint="eastAsia"/>
          <w:sz w:val="24"/>
          <w:szCs w:val="24"/>
        </w:rPr>
        <w:t>，时间间隔可设置，</w:t>
      </w:r>
      <w:r>
        <w:rPr>
          <w:sz w:val="24"/>
          <w:szCs w:val="24"/>
        </w:rPr>
        <w:t>默认</w:t>
      </w:r>
      <w:r>
        <w:rPr>
          <w:rFonts w:hint="eastAsia"/>
          <w:sz w:val="24"/>
          <w:szCs w:val="24"/>
        </w:rPr>
        <w:t>为10分钟</w:t>
      </w:r>
      <w:r>
        <w:rPr>
          <w:sz w:val="24"/>
          <w:szCs w:val="24"/>
        </w:rPr>
        <w:t>。</w:t>
      </w:r>
    </w:p>
    <w:p w14:paraId="4367B84E">
      <w:r>
        <mc:AlternateContent>
          <mc:Choice Requires="wpg">
            <w:drawing>
              <wp:anchor distT="0" distB="0" distL="114300" distR="114300" simplePos="0" relativeHeight="251668480" behindDoc="0" locked="0" layoutInCell="1" allowOverlap="1">
                <wp:simplePos x="0" y="0"/>
                <wp:positionH relativeFrom="column">
                  <wp:posOffset>342900</wp:posOffset>
                </wp:positionH>
                <wp:positionV relativeFrom="paragraph">
                  <wp:posOffset>85725</wp:posOffset>
                </wp:positionV>
                <wp:extent cx="4514850" cy="1178560"/>
                <wp:effectExtent l="0" t="0" r="0" b="15240"/>
                <wp:wrapNone/>
                <wp:docPr id="230" name="Group 149"/>
                <wp:cNvGraphicFramePr/>
                <a:graphic xmlns:a="http://schemas.openxmlformats.org/drawingml/2006/main">
                  <a:graphicData uri="http://schemas.microsoft.com/office/word/2010/wordprocessingGroup">
                    <wpg:wgp>
                      <wpg:cNvGrpSpPr/>
                      <wpg:grpSpPr>
                        <a:xfrm>
                          <a:off x="0" y="0"/>
                          <a:ext cx="4514850" cy="1178560"/>
                          <a:chOff x="2160" y="2376"/>
                          <a:chExt cx="7110" cy="1856"/>
                        </a:xfrm>
                        <a:effectLst/>
                      </wpg:grpSpPr>
                      <wps:wsp>
                        <wps:cNvPr id="231" name="Text Box 1082"/>
                        <wps:cNvSpPr txBox="1">
                          <a:spLocks noChangeArrowheads="1"/>
                        </wps:cNvSpPr>
                        <wps:spPr bwMode="auto">
                          <a:xfrm>
                            <a:off x="3650" y="2376"/>
                            <a:ext cx="1390" cy="468"/>
                          </a:xfrm>
                          <a:prstGeom prst="rect">
                            <a:avLst/>
                          </a:prstGeom>
                          <a:noFill/>
                          <a:ln>
                            <a:noFill/>
                          </a:ln>
                          <a:effectLst/>
                        </wps:spPr>
                        <wps:txbx>
                          <w:txbxContent>
                            <w:p w14:paraId="380E7C97">
                              <w:pPr>
                                <w:rPr>
                                  <w:szCs w:val="21"/>
                                </w:rPr>
                              </w:pPr>
                              <w:r>
                                <w:rPr>
                                  <w:szCs w:val="21"/>
                                </w:rPr>
                                <w:t>SC</w:t>
                              </w:r>
                            </w:p>
                          </w:txbxContent>
                        </wps:txbx>
                        <wps:bodyPr rot="0" vert="horz" wrap="square" lIns="91440" tIns="45720" rIns="91440" bIns="45720" anchor="t" anchorCtr="0" upright="1">
                          <a:noAutofit/>
                        </wps:bodyPr>
                      </wps:wsp>
                      <wps:wsp>
                        <wps:cNvPr id="232" name="Text Box 1083"/>
                        <wps:cNvSpPr txBox="1">
                          <a:spLocks noChangeArrowheads="1"/>
                        </wps:cNvSpPr>
                        <wps:spPr bwMode="auto">
                          <a:xfrm>
                            <a:off x="7610" y="2376"/>
                            <a:ext cx="1390" cy="468"/>
                          </a:xfrm>
                          <a:prstGeom prst="rect">
                            <a:avLst/>
                          </a:prstGeom>
                          <a:solidFill>
                            <a:srgbClr val="FFFFFF"/>
                          </a:solidFill>
                          <a:ln>
                            <a:noFill/>
                          </a:ln>
                          <a:effectLst/>
                        </wps:spPr>
                        <wps:txbx>
                          <w:txbxContent>
                            <w:p w14:paraId="64AE9770">
                              <w:pPr>
                                <w:rPr>
                                  <w:szCs w:val="21"/>
                                </w:rPr>
                              </w:pPr>
                              <w:r>
                                <w:rPr>
                                  <w:rFonts w:hint="eastAsia"/>
                                  <w:szCs w:val="21"/>
                                </w:rPr>
                                <w:t>FSU</w:t>
                              </w:r>
                            </w:p>
                          </w:txbxContent>
                        </wps:txbx>
                        <wps:bodyPr rot="0" vert="horz" wrap="square" lIns="91440" tIns="45720" rIns="91440" bIns="45720" anchor="t" anchorCtr="0" upright="1">
                          <a:noAutofit/>
                        </wps:bodyPr>
                      </wps:wsp>
                      <wps:wsp>
                        <wps:cNvPr id="233" name="Line 1084"/>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234" name="Line 1085"/>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235" name="Text Box 1086"/>
                        <wps:cNvSpPr txBox="1">
                          <a:spLocks noChangeArrowheads="1"/>
                        </wps:cNvSpPr>
                        <wps:spPr bwMode="auto">
                          <a:xfrm>
                            <a:off x="4320" y="2844"/>
                            <a:ext cx="3060" cy="468"/>
                          </a:xfrm>
                          <a:prstGeom prst="rect">
                            <a:avLst/>
                          </a:prstGeom>
                          <a:noFill/>
                          <a:ln>
                            <a:noFill/>
                          </a:ln>
                          <a:effectLst/>
                        </wps:spPr>
                        <wps:txbx>
                          <w:txbxContent>
                            <w:p w14:paraId="6BDF8A5D">
                              <w:pPr>
                                <w:rPr>
                                  <w:szCs w:val="21"/>
                                </w:rPr>
                              </w:pPr>
                              <w:r>
                                <w:rPr>
                                  <w:color w:val="000000"/>
                                  <w:szCs w:val="21"/>
                                </w:rPr>
                                <w:t>GET_FSUINFO</w:t>
                              </w:r>
                            </w:p>
                          </w:txbxContent>
                        </wps:txbx>
                        <wps:bodyPr rot="0" vert="horz" wrap="square" lIns="91440" tIns="45720" rIns="91440" bIns="45720" anchor="t" anchorCtr="0" upright="1">
                          <a:noAutofit/>
                        </wps:bodyPr>
                      </wps:wsp>
                      <wps:wsp>
                        <wps:cNvPr id="236" name="Line 1087"/>
                        <wps:cNvCnPr>
                          <a:cxnSpLocks noChangeShapeType="1"/>
                        </wps:cNvCnPr>
                        <wps:spPr bwMode="auto">
                          <a:xfrm>
                            <a:off x="3960" y="2844"/>
                            <a:ext cx="0" cy="1318"/>
                          </a:xfrm>
                          <a:prstGeom prst="line">
                            <a:avLst/>
                          </a:prstGeom>
                          <a:noFill/>
                          <a:ln w="9525">
                            <a:solidFill>
                              <a:srgbClr val="000000"/>
                            </a:solidFill>
                            <a:round/>
                          </a:ln>
                          <a:effectLst/>
                        </wps:spPr>
                        <wps:bodyPr/>
                      </wps:wsp>
                      <wps:wsp>
                        <wps:cNvPr id="237" name="Line 1088"/>
                        <wps:cNvCnPr>
                          <a:cxnSpLocks noChangeShapeType="1"/>
                        </wps:cNvCnPr>
                        <wps:spPr bwMode="auto">
                          <a:xfrm>
                            <a:off x="7920" y="2914"/>
                            <a:ext cx="0" cy="1318"/>
                          </a:xfrm>
                          <a:prstGeom prst="line">
                            <a:avLst/>
                          </a:prstGeom>
                          <a:noFill/>
                          <a:ln w="9525">
                            <a:solidFill>
                              <a:srgbClr val="000000"/>
                            </a:solidFill>
                            <a:round/>
                          </a:ln>
                          <a:effectLst/>
                        </wps:spPr>
                        <wps:bodyPr/>
                      </wps:wsp>
                      <wps:wsp>
                        <wps:cNvPr id="238" name="Text Box 1089"/>
                        <wps:cNvSpPr txBox="1">
                          <a:spLocks noChangeArrowheads="1"/>
                        </wps:cNvSpPr>
                        <wps:spPr bwMode="auto">
                          <a:xfrm>
                            <a:off x="4320" y="3468"/>
                            <a:ext cx="3240" cy="468"/>
                          </a:xfrm>
                          <a:prstGeom prst="rect">
                            <a:avLst/>
                          </a:prstGeom>
                          <a:noFill/>
                          <a:ln>
                            <a:noFill/>
                          </a:ln>
                          <a:effectLst/>
                        </wps:spPr>
                        <wps:txbx>
                          <w:txbxContent>
                            <w:p w14:paraId="4425B1A9">
                              <w:pPr>
                                <w:rPr>
                                  <w:szCs w:val="21"/>
                                </w:rPr>
                              </w:pPr>
                              <w:r>
                                <w:rPr>
                                  <w:color w:val="000000"/>
                                  <w:szCs w:val="21"/>
                                </w:rPr>
                                <w:t>GET_FSUINFO_ACK</w:t>
                              </w:r>
                            </w:p>
                          </w:txbxContent>
                        </wps:txbx>
                        <wps:bodyPr rot="0" vert="horz" wrap="square" lIns="91440" tIns="45720" rIns="91440" bIns="45720" anchor="t" anchorCtr="0" upright="1">
                          <a:noAutofit/>
                        </wps:bodyPr>
                      </wps:wsp>
                      <wps:wsp>
                        <wps:cNvPr id="239" name="Text Box 1090"/>
                        <wps:cNvSpPr txBox="1">
                          <a:spLocks noChangeArrowheads="1"/>
                        </wps:cNvSpPr>
                        <wps:spPr bwMode="auto">
                          <a:xfrm>
                            <a:off x="2160" y="2889"/>
                            <a:ext cx="1620" cy="468"/>
                          </a:xfrm>
                          <a:prstGeom prst="rect">
                            <a:avLst/>
                          </a:prstGeom>
                          <a:noFill/>
                          <a:ln>
                            <a:noFill/>
                          </a:ln>
                          <a:effectLst/>
                        </wps:spPr>
                        <wps:txbx>
                          <w:txbxContent>
                            <w:p w14:paraId="11C52C7A">
                              <w:pPr>
                                <w:rPr>
                                  <w:szCs w:val="21"/>
                                </w:rPr>
                              </w:pPr>
                              <w:r>
                                <w:rPr>
                                  <w:rFonts w:hint="eastAsia"/>
                                  <w:szCs w:val="21"/>
                                </w:rPr>
                                <w:t>发起</w:t>
                              </w:r>
                              <w:r>
                                <w:rPr>
                                  <w:szCs w:val="21"/>
                                </w:rPr>
                                <w:t>获取</w:t>
                              </w:r>
                              <w:r>
                                <w:rPr>
                                  <w:rFonts w:hint="eastAsia"/>
                                  <w:szCs w:val="21"/>
                                </w:rPr>
                                <w:t>要求</w:t>
                              </w:r>
                            </w:p>
                          </w:txbxContent>
                        </wps:txbx>
                        <wps:bodyPr rot="0" vert="horz" wrap="square" lIns="91440" tIns="45720" rIns="91440" bIns="45720" anchor="t" anchorCtr="0" upright="1">
                          <a:noAutofit/>
                        </wps:bodyPr>
                      </wps:wsp>
                      <wps:wsp>
                        <wps:cNvPr id="240" name="Text Box 1091"/>
                        <wps:cNvSpPr txBox="1">
                          <a:spLocks noChangeArrowheads="1"/>
                        </wps:cNvSpPr>
                        <wps:spPr bwMode="auto">
                          <a:xfrm>
                            <a:off x="8010" y="3015"/>
                            <a:ext cx="1260" cy="936"/>
                          </a:xfrm>
                          <a:prstGeom prst="rect">
                            <a:avLst/>
                          </a:prstGeom>
                          <a:noFill/>
                          <a:ln>
                            <a:noFill/>
                          </a:ln>
                          <a:effectLst/>
                        </wps:spPr>
                        <wps:txbx>
                          <w:txbxContent>
                            <w:p w14:paraId="7D71D2AC">
                              <w:pPr>
                                <w:rPr>
                                  <w:szCs w:val="21"/>
                                </w:rPr>
                              </w:pPr>
                              <w:r>
                                <w:rPr>
                                  <w:rFonts w:hint="eastAsia"/>
                                  <w:szCs w:val="21"/>
                                </w:rPr>
                                <w:t>返回FSU</w:t>
                              </w:r>
                              <w:r>
                                <w:rPr>
                                  <w:szCs w:val="21"/>
                                </w:rPr>
                                <w:t>状态参数</w:t>
                              </w:r>
                            </w:p>
                          </w:txbxContent>
                        </wps:txbx>
                        <wps:bodyPr rot="0" vert="horz" wrap="square" lIns="91440" tIns="45720" rIns="91440" bIns="45720" anchor="t" anchorCtr="0" upright="1">
                          <a:noAutofit/>
                        </wps:bodyPr>
                      </wps:wsp>
                    </wpg:wgp>
                  </a:graphicData>
                </a:graphic>
              </wp:anchor>
            </w:drawing>
          </mc:Choice>
          <mc:Fallback>
            <w:pict>
              <v:group id="Group 149" o:spid="_x0000_s1026" o:spt="203" style="position:absolute;left:0pt;margin-left:27pt;margin-top:6.75pt;height:92.8pt;width:355.5pt;z-index:251668480;mso-width-relative:page;mso-height-relative:page;" coordorigin="2160,2376" coordsize="7110,1856" o:gfxdata="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">
                <o:lock v:ext="edit" aspectratio="f"/>
                <v:shape id="Text Box 1082" o:spid="_x0000_s1026" o:spt="202" type="#_x0000_t202" style="position:absolute;left:3650;top:2376;height:468;width:1390;" filled="f" stroked="f" coordsize="21600,21600" o:gfxdata="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sWN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80E7C97">
                        <w:pPr>
                          <w:rPr>
                            <w:szCs w:val="21"/>
                          </w:rPr>
                        </w:pPr>
                        <w:r>
                          <w:rPr>
                            <w:szCs w:val="21"/>
                          </w:rPr>
                          <w:t>SC</w:t>
                        </w:r>
                      </w:p>
                    </w:txbxContent>
                  </v:textbox>
                </v:shape>
                <v:shape id="Text Box 1083" o:spid="_x0000_s1026" o:spt="202" type="#_x0000_t202" style="position:absolute;left:7610;top:2376;height:468;width:1390;" fillcolor="#FFFFFF" filled="t" stroked="f" coordsize="21600,21600" o:gfxdata="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XYsb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64AE9770">
                        <w:pPr>
                          <w:rPr>
                            <w:szCs w:val="21"/>
                          </w:rPr>
                        </w:pPr>
                        <w:r>
                          <w:rPr>
                            <w:rFonts w:hint="eastAsia"/>
                            <w:szCs w:val="21"/>
                          </w:rPr>
                          <w:t>FSU</w:t>
                        </w:r>
                      </w:p>
                    </w:txbxContent>
                  </v:textbox>
                </v:shape>
                <v:line id="Line 1084" o:spid="_x0000_s1026" o:spt="20" style="position:absolute;left:3960;top:3156;height:156;width:3960;" filled="f" stroked="t" coordsize="21600,21600" o:gfxdata="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mywC/&#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085" o:spid="_x0000_s1026" o:spt="20" style="position:absolute;left:3960;top:3468;flip:x;height:156;width:3960;" filled="f" stroked="t" coordsize="21600,21600" o:gfxdata="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cV/E&#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1086" o:spid="_x0000_s1026" o:spt="202" type="#_x0000_t202" style="position:absolute;left:4320;top:2844;height:468;width:3060;" filled="f" stroked="f" coordsize="21600,21600" o:gfxdata="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wED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BDF8A5D">
                        <w:pPr>
                          <w:rPr>
                            <w:szCs w:val="21"/>
                          </w:rPr>
                        </w:pPr>
                        <w:r>
                          <w:rPr>
                            <w:color w:val="000000"/>
                            <w:szCs w:val="21"/>
                          </w:rPr>
                          <w:t>GET_FSUINFO</w:t>
                        </w:r>
                      </w:p>
                    </w:txbxContent>
                  </v:textbox>
                </v:shape>
                <v:line id="Line 1087" o:spid="_x0000_s1026" o:spt="20" style="position:absolute;left:3960;top:2844;height:1318;width:0;" filled="f" stroked="t" coordsize="21600,21600" o:gfxdata="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EQ8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088" o:spid="_x0000_s1026" o:spt="20" style="position:absolute;left:7920;top:2914;height:1318;width:0;" filled="f" stroked="t" coordsize="21600,21600" o:gfxdata="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qS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1089" o:spid="_x0000_s1026" o:spt="202" type="#_x0000_t202" style="position:absolute;left:4320;top:3468;height:468;width:3240;" filled="f" stroked="f" coordsize="21600,21600" o:gfxdata="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Mb+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425B1A9">
                        <w:pPr>
                          <w:rPr>
                            <w:szCs w:val="21"/>
                          </w:rPr>
                        </w:pPr>
                        <w:r>
                          <w:rPr>
                            <w:color w:val="000000"/>
                            <w:szCs w:val="21"/>
                          </w:rPr>
                          <w:t>GET_FSUINFO_ACK</w:t>
                        </w:r>
                      </w:p>
                    </w:txbxContent>
                  </v:textbox>
                </v:shape>
                <v:shape id="Text Box 1090" o:spid="_x0000_s1026" o:spt="202" type="#_x0000_t202" style="position:absolute;left:2160;top:2889;height:468;width:1620;" filled="f" stroked="f" coordsize="21600,21600" o:gfxdata="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0aM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1C52C7A">
                        <w:pPr>
                          <w:rPr>
                            <w:szCs w:val="21"/>
                          </w:rPr>
                        </w:pPr>
                        <w:r>
                          <w:rPr>
                            <w:rFonts w:hint="eastAsia"/>
                            <w:szCs w:val="21"/>
                          </w:rPr>
                          <w:t>发起</w:t>
                        </w:r>
                        <w:r>
                          <w:rPr>
                            <w:szCs w:val="21"/>
                          </w:rPr>
                          <w:t>获取</w:t>
                        </w:r>
                        <w:r>
                          <w:rPr>
                            <w:rFonts w:hint="eastAsia"/>
                            <w:szCs w:val="21"/>
                          </w:rPr>
                          <w:t>要求</w:t>
                        </w:r>
                      </w:p>
                    </w:txbxContent>
                  </v:textbox>
                </v:shape>
                <v:shape id="Text Box 1091" o:spid="_x0000_s1026" o:spt="202" type="#_x0000_t202" style="position:absolute;left:8010;top:3015;height:936;width:1260;" filled="f" stroked="f" coordsize="21600,21600" o:gfxdata="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dBwNG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7D71D2AC">
                        <w:pPr>
                          <w:rPr>
                            <w:szCs w:val="21"/>
                          </w:rPr>
                        </w:pPr>
                        <w:r>
                          <w:rPr>
                            <w:rFonts w:hint="eastAsia"/>
                            <w:szCs w:val="21"/>
                          </w:rPr>
                          <w:t>返回FSU</w:t>
                        </w:r>
                        <w:r>
                          <w:rPr>
                            <w:szCs w:val="21"/>
                          </w:rPr>
                          <w:t>状态参数</w:t>
                        </w:r>
                      </w:p>
                    </w:txbxContent>
                  </v:textbox>
                </v:shape>
              </v:group>
            </w:pict>
          </mc:Fallback>
        </mc:AlternateContent>
      </w:r>
      <w:r>
        <mc:AlternateContent>
          <mc:Choice Requires="wpc">
            <w:drawing>
              <wp:inline distT="0" distB="0" distL="114300" distR="114300">
                <wp:extent cx="5940425" cy="1436370"/>
                <wp:effectExtent l="0" t="0" r="0" b="0"/>
                <wp:docPr id="13" name="画布 11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163"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ZsKIt1wAAAAUBAAAPAAAAAAAAAAEAIAAAACIAAABkcnMvZG93bnJldi54bWxQSwECFAAUAAAA&#10;CACHTuJAdReZlX0BAAATAwAADgAAAAAAAAABACAAAAAmAQAAZHJzL2Uyb0RvYy54bWxQSwUGAAAA&#10;AAYABgBZAQAAFQUAAAAA&#10;">
                <o:lock v:ext="edit" aspectratio="f"/>
                <v:shape id="画布 1163"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1D77A015">
      <w:pPr>
        <w:pStyle w:val="223"/>
      </w:pPr>
      <w:r>
        <w:rPr>
          <w:rFonts w:hint="eastAsia"/>
        </w:rPr>
        <w:t>获取</w:t>
      </w:r>
      <w:r>
        <w:t>FSU</w:t>
      </w:r>
      <w:r>
        <w:rPr>
          <w:rFonts w:hint="eastAsia"/>
        </w:rPr>
        <w:t>状态</w:t>
      </w:r>
      <w:r>
        <w:t>信息</w:t>
      </w:r>
      <w:r>
        <w:rPr>
          <w:rFonts w:hint="eastAsia"/>
        </w:rPr>
        <w:t>过程</w:t>
      </w:r>
    </w:p>
    <w:p w14:paraId="1AF51F41">
      <w:pPr>
        <w:pStyle w:val="104"/>
        <w:numPr>
          <w:ilvl w:val="0"/>
          <w:numId w:val="29"/>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1C878634">
      <w:pPr>
        <w:pStyle w:val="147"/>
        <w:ind w:firstLine="420"/>
      </w:pPr>
      <w:r>
        <w:t>发起：</w:t>
      </w:r>
      <w:r>
        <w:rPr>
          <w:rFonts w:hint="eastAsia"/>
        </w:rPr>
        <w:t>SC</w:t>
      </w:r>
    </w:p>
    <w:p w14:paraId="7FD9E810">
      <w:pPr>
        <w:pStyle w:val="222"/>
        <w:jc w:val="left"/>
      </w:pPr>
      <w:r>
        <w:rPr>
          <w:rFonts w:hint="eastAsia"/>
        </w:rPr>
        <w:t>获取FSU</w:t>
      </w:r>
      <w:r>
        <w:t>状态</w:t>
      </w:r>
      <w:r>
        <w:rPr>
          <w:rFonts w:hint="eastAsia"/>
        </w:rPr>
        <w:t>信息信息</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45EAB0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DB5FCC9">
            <w:pPr>
              <w:jc w:val="center"/>
              <w:rPr>
                <w:sz w:val="21"/>
                <w:szCs w:val="18"/>
              </w:rPr>
            </w:pPr>
          </w:p>
        </w:tc>
        <w:tc>
          <w:tcPr>
            <w:tcW w:w="2205" w:type="dxa"/>
            <w:noWrap w:val="0"/>
            <w:vAlign w:val="top"/>
          </w:tcPr>
          <w:p w14:paraId="440BC14B">
            <w:pPr>
              <w:jc w:val="center"/>
              <w:rPr>
                <w:sz w:val="21"/>
                <w:szCs w:val="18"/>
              </w:rPr>
            </w:pPr>
            <w:r>
              <w:rPr>
                <w:sz w:val="21"/>
                <w:szCs w:val="18"/>
              </w:rPr>
              <w:t>变量名称/报文定义</w:t>
            </w:r>
          </w:p>
        </w:tc>
        <w:tc>
          <w:tcPr>
            <w:tcW w:w="1995" w:type="dxa"/>
            <w:noWrap w:val="0"/>
            <w:vAlign w:val="top"/>
          </w:tcPr>
          <w:p w14:paraId="30F21944">
            <w:pPr>
              <w:jc w:val="center"/>
              <w:rPr>
                <w:sz w:val="21"/>
                <w:szCs w:val="18"/>
              </w:rPr>
            </w:pPr>
            <w:r>
              <w:rPr>
                <w:sz w:val="21"/>
                <w:szCs w:val="18"/>
              </w:rPr>
              <w:t>长度及类型</w:t>
            </w:r>
          </w:p>
        </w:tc>
        <w:tc>
          <w:tcPr>
            <w:tcW w:w="2835" w:type="dxa"/>
            <w:noWrap w:val="0"/>
            <w:vAlign w:val="top"/>
          </w:tcPr>
          <w:p w14:paraId="230CF089">
            <w:pPr>
              <w:jc w:val="center"/>
              <w:rPr>
                <w:sz w:val="21"/>
                <w:szCs w:val="18"/>
              </w:rPr>
            </w:pPr>
            <w:r>
              <w:rPr>
                <w:sz w:val="21"/>
                <w:szCs w:val="18"/>
              </w:rPr>
              <w:t>描述</w:t>
            </w:r>
          </w:p>
        </w:tc>
      </w:tr>
      <w:tr w14:paraId="26F0F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7F7B044">
            <w:pPr>
              <w:rPr>
                <w:sz w:val="21"/>
                <w:szCs w:val="18"/>
              </w:rPr>
            </w:pPr>
            <w:r>
              <w:rPr>
                <w:sz w:val="21"/>
                <w:szCs w:val="18"/>
              </w:rPr>
              <w:t>PK_Type</w:t>
            </w:r>
          </w:p>
        </w:tc>
        <w:tc>
          <w:tcPr>
            <w:tcW w:w="2205" w:type="dxa"/>
            <w:noWrap w:val="0"/>
            <w:vAlign w:val="center"/>
          </w:tcPr>
          <w:p w14:paraId="1D84E34C">
            <w:pPr>
              <w:rPr>
                <w:sz w:val="21"/>
                <w:szCs w:val="18"/>
              </w:rPr>
            </w:pPr>
            <w:r>
              <w:rPr>
                <w:rFonts w:hint="eastAsia"/>
                <w:sz w:val="21"/>
                <w:szCs w:val="18"/>
              </w:rPr>
              <w:t>Name</w:t>
            </w:r>
          </w:p>
        </w:tc>
        <w:tc>
          <w:tcPr>
            <w:tcW w:w="1995" w:type="dxa"/>
            <w:noWrap w:val="0"/>
            <w:vAlign w:val="top"/>
          </w:tcPr>
          <w:p w14:paraId="7C73B902">
            <w:pPr>
              <w:rPr>
                <w:sz w:val="21"/>
                <w:szCs w:val="18"/>
              </w:rPr>
            </w:pPr>
            <w:r>
              <w:rPr>
                <w:sz w:val="21"/>
                <w:szCs w:val="18"/>
              </w:rPr>
              <w:t>Char[GET_FSUINFO]</w:t>
            </w:r>
          </w:p>
        </w:tc>
        <w:tc>
          <w:tcPr>
            <w:tcW w:w="2835" w:type="dxa"/>
            <w:noWrap w:val="0"/>
            <w:vAlign w:val="top"/>
          </w:tcPr>
          <w:p w14:paraId="1E9DC5D2">
            <w:pPr>
              <w:rPr>
                <w:sz w:val="21"/>
                <w:szCs w:val="18"/>
              </w:rPr>
            </w:pPr>
            <w:r>
              <w:rPr>
                <w:rFonts w:hint="eastAsia"/>
                <w:sz w:val="21"/>
                <w:szCs w:val="18"/>
              </w:rPr>
              <w:t>获取FSU状态信息</w:t>
            </w:r>
          </w:p>
        </w:tc>
      </w:tr>
      <w:tr w14:paraId="2B7E5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52AEEA3">
            <w:pPr>
              <w:rPr>
                <w:sz w:val="21"/>
                <w:szCs w:val="18"/>
              </w:rPr>
            </w:pPr>
            <w:r>
              <w:rPr>
                <w:sz w:val="21"/>
                <w:szCs w:val="18"/>
              </w:rPr>
              <w:t>Info</w:t>
            </w:r>
          </w:p>
        </w:tc>
        <w:tc>
          <w:tcPr>
            <w:tcW w:w="2205" w:type="dxa"/>
            <w:noWrap w:val="0"/>
            <w:vAlign w:val="top"/>
          </w:tcPr>
          <w:p w14:paraId="7F167DD8">
            <w:pPr>
              <w:rPr>
                <w:sz w:val="21"/>
                <w:szCs w:val="18"/>
              </w:rPr>
            </w:pPr>
            <w:r>
              <w:rPr>
                <w:sz w:val="21"/>
                <w:szCs w:val="18"/>
              </w:rPr>
              <w:t>FSUID</w:t>
            </w:r>
          </w:p>
        </w:tc>
        <w:tc>
          <w:tcPr>
            <w:tcW w:w="1995" w:type="dxa"/>
            <w:noWrap w:val="0"/>
            <w:vAlign w:val="top"/>
          </w:tcPr>
          <w:p w14:paraId="7735B751">
            <w:pPr>
              <w:rPr>
                <w:sz w:val="21"/>
                <w:szCs w:val="18"/>
              </w:rPr>
            </w:pPr>
            <w:r>
              <w:rPr>
                <w:rFonts w:hint="eastAsia"/>
                <w:sz w:val="21"/>
                <w:szCs w:val="18"/>
              </w:rPr>
              <w:t>Char[FSUID_LEN]</w:t>
            </w:r>
          </w:p>
        </w:tc>
        <w:tc>
          <w:tcPr>
            <w:tcW w:w="2835" w:type="dxa"/>
            <w:noWrap w:val="0"/>
            <w:vAlign w:val="top"/>
          </w:tcPr>
          <w:p w14:paraId="0D94E77B">
            <w:pPr>
              <w:rPr>
                <w:sz w:val="21"/>
                <w:szCs w:val="18"/>
              </w:rPr>
            </w:pPr>
            <w:r>
              <w:rPr>
                <w:sz w:val="21"/>
                <w:szCs w:val="18"/>
              </w:rPr>
              <w:t>FSU ID号</w:t>
            </w:r>
          </w:p>
        </w:tc>
      </w:tr>
    </w:tbl>
    <w:p w14:paraId="164ADB37">
      <w:pPr>
        <w:pStyle w:val="147"/>
        <w:ind w:firstLine="0" w:firstLineChars="0"/>
        <w:rPr>
          <w:b/>
        </w:rPr>
      </w:pPr>
      <w:r>
        <w:rPr>
          <w:rFonts w:hint="eastAsia"/>
          <w:b/>
        </w:rPr>
        <w:t>XML样例</w:t>
      </w:r>
    </w:p>
    <w:p w14:paraId="3981B9D1">
      <w:pPr>
        <w:pStyle w:val="147"/>
        <w:ind w:firstLine="199" w:firstLineChars="95"/>
      </w:pPr>
      <w:r>
        <w:t>&lt;?xml version="1.0" encoding="UTF-8"?&gt;</w:t>
      </w:r>
    </w:p>
    <w:p w14:paraId="4246DA98">
      <w:pPr>
        <w:pStyle w:val="147"/>
        <w:ind w:firstLine="199" w:firstLineChars="95"/>
      </w:pPr>
      <w:r>
        <w:t>&lt;Request&gt;</w:t>
      </w:r>
    </w:p>
    <w:p w14:paraId="523920AF">
      <w:pPr>
        <w:pStyle w:val="147"/>
        <w:ind w:firstLine="199" w:firstLineChars="95"/>
      </w:pPr>
      <w:r>
        <w:tab/>
      </w:r>
      <w:r>
        <w:t>&lt;PK_Type&gt;</w:t>
      </w:r>
    </w:p>
    <w:p w14:paraId="2B4FBC3B">
      <w:pPr>
        <w:pStyle w:val="147"/>
        <w:ind w:firstLine="199" w:firstLineChars="95"/>
      </w:pPr>
      <w:r>
        <w:tab/>
      </w:r>
      <w:r>
        <w:tab/>
      </w:r>
      <w:r>
        <w:t>&lt;Name&gt;</w:t>
      </w:r>
      <w:bookmarkStart w:id="132" w:name="OLE_LINK16"/>
      <w:bookmarkStart w:id="133" w:name="OLE_LINK17"/>
      <w:r>
        <w:t>GET_FSUINFO</w:t>
      </w:r>
      <w:bookmarkEnd w:id="132"/>
      <w:bookmarkEnd w:id="133"/>
      <w:r>
        <w:t>&lt;/Name&gt;</w:t>
      </w:r>
    </w:p>
    <w:p w14:paraId="7D845210">
      <w:pPr>
        <w:pStyle w:val="147"/>
        <w:ind w:firstLine="199" w:firstLineChars="95"/>
      </w:pPr>
      <w:r>
        <w:tab/>
      </w:r>
      <w:r>
        <w:t>&lt;/PK_Type&gt;</w:t>
      </w:r>
    </w:p>
    <w:p w14:paraId="1FF6DAB6">
      <w:pPr>
        <w:pStyle w:val="147"/>
        <w:ind w:firstLine="199" w:firstLineChars="95"/>
      </w:pPr>
      <w:r>
        <w:tab/>
      </w:r>
      <w:r>
        <w:t>&lt;Info&gt;</w:t>
      </w:r>
    </w:p>
    <w:p w14:paraId="62370644">
      <w:pPr>
        <w:pStyle w:val="147"/>
        <w:ind w:firstLine="199" w:firstLineChars="95"/>
      </w:pPr>
      <w:r>
        <w:tab/>
      </w:r>
      <w:r>
        <w:tab/>
      </w:r>
      <w:r>
        <w:t>&lt;FSUID/&gt;</w:t>
      </w:r>
    </w:p>
    <w:p w14:paraId="530B1060">
      <w:pPr>
        <w:pStyle w:val="147"/>
        <w:ind w:firstLine="199" w:firstLineChars="95"/>
      </w:pPr>
      <w:r>
        <w:tab/>
      </w:r>
      <w:r>
        <w:t>&lt;/Info&gt;</w:t>
      </w:r>
    </w:p>
    <w:p w14:paraId="17130FFD">
      <w:pPr>
        <w:pStyle w:val="147"/>
        <w:ind w:firstLine="199" w:firstLineChars="95"/>
      </w:pPr>
      <w:r>
        <w:t>&lt;/Request&gt;</w:t>
      </w:r>
    </w:p>
    <w:p w14:paraId="7A19B0E4">
      <w:pPr>
        <w:pStyle w:val="12"/>
        <w:ind w:hanging="84"/>
      </w:pPr>
      <w:r>
        <w:t>响应：</w:t>
      </w:r>
      <w:r>
        <w:rPr>
          <w:rFonts w:hint="eastAsia"/>
        </w:rPr>
        <w:t>FSU</w:t>
      </w:r>
    </w:p>
    <w:p w14:paraId="416FAE01">
      <w:pPr>
        <w:pStyle w:val="222"/>
        <w:jc w:val="left"/>
      </w:pPr>
      <w:r>
        <w:rPr>
          <w:rFonts w:hint="eastAsia"/>
        </w:rPr>
        <w:t>获取FSU</w:t>
      </w:r>
      <w:r>
        <w:t>状态</w:t>
      </w:r>
      <w:r>
        <w:rPr>
          <w:rFonts w:hint="eastAsia"/>
        </w:rPr>
        <w:t>信息响应报文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65228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3954DE5">
            <w:pPr>
              <w:jc w:val="center"/>
              <w:rPr>
                <w:sz w:val="21"/>
                <w:szCs w:val="18"/>
              </w:rPr>
            </w:pPr>
          </w:p>
        </w:tc>
        <w:tc>
          <w:tcPr>
            <w:tcW w:w="2205" w:type="dxa"/>
            <w:noWrap w:val="0"/>
            <w:vAlign w:val="top"/>
          </w:tcPr>
          <w:p w14:paraId="45E7168A">
            <w:pPr>
              <w:jc w:val="center"/>
              <w:rPr>
                <w:sz w:val="21"/>
                <w:szCs w:val="18"/>
              </w:rPr>
            </w:pPr>
            <w:r>
              <w:rPr>
                <w:sz w:val="21"/>
                <w:szCs w:val="18"/>
              </w:rPr>
              <w:t>变量名称/报文定义</w:t>
            </w:r>
          </w:p>
        </w:tc>
        <w:tc>
          <w:tcPr>
            <w:tcW w:w="1890" w:type="dxa"/>
            <w:noWrap w:val="0"/>
            <w:vAlign w:val="top"/>
          </w:tcPr>
          <w:p w14:paraId="2F1C3CD2">
            <w:pPr>
              <w:jc w:val="center"/>
              <w:rPr>
                <w:sz w:val="21"/>
                <w:szCs w:val="18"/>
              </w:rPr>
            </w:pPr>
            <w:r>
              <w:rPr>
                <w:sz w:val="21"/>
                <w:szCs w:val="18"/>
              </w:rPr>
              <w:t>长度及类型</w:t>
            </w:r>
          </w:p>
        </w:tc>
        <w:tc>
          <w:tcPr>
            <w:tcW w:w="2940" w:type="dxa"/>
            <w:noWrap w:val="0"/>
            <w:vAlign w:val="top"/>
          </w:tcPr>
          <w:p w14:paraId="31B48672">
            <w:pPr>
              <w:jc w:val="center"/>
              <w:rPr>
                <w:sz w:val="21"/>
                <w:szCs w:val="18"/>
              </w:rPr>
            </w:pPr>
            <w:r>
              <w:rPr>
                <w:sz w:val="21"/>
                <w:szCs w:val="18"/>
              </w:rPr>
              <w:t>描述</w:t>
            </w:r>
          </w:p>
        </w:tc>
      </w:tr>
      <w:tr w14:paraId="5E5437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66C387B">
            <w:pPr>
              <w:rPr>
                <w:sz w:val="21"/>
                <w:szCs w:val="18"/>
              </w:rPr>
            </w:pPr>
            <w:r>
              <w:rPr>
                <w:sz w:val="21"/>
                <w:szCs w:val="18"/>
              </w:rPr>
              <w:t>PK_Type</w:t>
            </w:r>
          </w:p>
        </w:tc>
        <w:tc>
          <w:tcPr>
            <w:tcW w:w="2205" w:type="dxa"/>
            <w:noWrap w:val="0"/>
            <w:vAlign w:val="top"/>
          </w:tcPr>
          <w:p w14:paraId="5F396198">
            <w:pPr>
              <w:rPr>
                <w:sz w:val="21"/>
                <w:szCs w:val="18"/>
              </w:rPr>
            </w:pPr>
            <w:r>
              <w:rPr>
                <w:rFonts w:hint="eastAsia"/>
                <w:sz w:val="21"/>
                <w:szCs w:val="18"/>
              </w:rPr>
              <w:t>Name</w:t>
            </w:r>
          </w:p>
        </w:tc>
        <w:tc>
          <w:tcPr>
            <w:tcW w:w="1890" w:type="dxa"/>
            <w:noWrap w:val="0"/>
            <w:vAlign w:val="top"/>
          </w:tcPr>
          <w:p w14:paraId="683FA7A1">
            <w:pPr>
              <w:rPr>
                <w:sz w:val="21"/>
                <w:szCs w:val="18"/>
              </w:rPr>
            </w:pPr>
            <w:r>
              <w:rPr>
                <w:sz w:val="21"/>
                <w:szCs w:val="18"/>
              </w:rPr>
              <w:t>Char[GET_FSUINFO_ACK]</w:t>
            </w:r>
          </w:p>
        </w:tc>
        <w:tc>
          <w:tcPr>
            <w:tcW w:w="2940" w:type="dxa"/>
            <w:noWrap w:val="0"/>
            <w:vAlign w:val="top"/>
          </w:tcPr>
          <w:p w14:paraId="0D91CD23">
            <w:pPr>
              <w:rPr>
                <w:sz w:val="21"/>
                <w:szCs w:val="18"/>
              </w:rPr>
            </w:pPr>
            <w:r>
              <w:rPr>
                <w:rFonts w:hint="eastAsia"/>
                <w:sz w:val="21"/>
                <w:szCs w:val="18"/>
              </w:rPr>
              <w:t>获取FSU状态信息响应</w:t>
            </w:r>
          </w:p>
        </w:tc>
      </w:tr>
      <w:tr w14:paraId="06BC98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4F71EED3">
            <w:pPr>
              <w:rPr>
                <w:sz w:val="21"/>
                <w:szCs w:val="18"/>
              </w:rPr>
            </w:pPr>
            <w:r>
              <w:rPr>
                <w:sz w:val="21"/>
                <w:szCs w:val="18"/>
              </w:rPr>
              <w:t>Info</w:t>
            </w:r>
          </w:p>
        </w:tc>
        <w:tc>
          <w:tcPr>
            <w:tcW w:w="2205" w:type="dxa"/>
            <w:noWrap w:val="0"/>
            <w:vAlign w:val="top"/>
          </w:tcPr>
          <w:p w14:paraId="0159CF1D">
            <w:pPr>
              <w:rPr>
                <w:sz w:val="21"/>
                <w:szCs w:val="18"/>
              </w:rPr>
            </w:pPr>
            <w:r>
              <w:rPr>
                <w:sz w:val="21"/>
                <w:szCs w:val="18"/>
              </w:rPr>
              <w:t>FSUID</w:t>
            </w:r>
          </w:p>
        </w:tc>
        <w:tc>
          <w:tcPr>
            <w:tcW w:w="1890" w:type="dxa"/>
            <w:noWrap w:val="0"/>
            <w:vAlign w:val="top"/>
          </w:tcPr>
          <w:p w14:paraId="00B33EEE">
            <w:pPr>
              <w:rPr>
                <w:sz w:val="21"/>
                <w:szCs w:val="18"/>
              </w:rPr>
            </w:pPr>
            <w:r>
              <w:rPr>
                <w:rFonts w:hint="eastAsia"/>
                <w:sz w:val="21"/>
                <w:szCs w:val="18"/>
              </w:rPr>
              <w:t>Char[FSUID_LEN]</w:t>
            </w:r>
          </w:p>
        </w:tc>
        <w:tc>
          <w:tcPr>
            <w:tcW w:w="2940" w:type="dxa"/>
            <w:noWrap w:val="0"/>
            <w:vAlign w:val="top"/>
          </w:tcPr>
          <w:p w14:paraId="7634046E">
            <w:pPr>
              <w:rPr>
                <w:sz w:val="21"/>
                <w:szCs w:val="18"/>
              </w:rPr>
            </w:pPr>
            <w:r>
              <w:rPr>
                <w:sz w:val="21"/>
                <w:szCs w:val="18"/>
              </w:rPr>
              <w:t>FSU ID号</w:t>
            </w:r>
          </w:p>
        </w:tc>
      </w:tr>
      <w:tr w14:paraId="3FA2C1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7C06252">
            <w:pPr>
              <w:rPr>
                <w:sz w:val="21"/>
                <w:szCs w:val="18"/>
              </w:rPr>
            </w:pPr>
            <w:bookmarkStart w:id="134" w:name="_Hlk487472375"/>
          </w:p>
        </w:tc>
        <w:tc>
          <w:tcPr>
            <w:tcW w:w="2205" w:type="dxa"/>
            <w:noWrap w:val="0"/>
            <w:vAlign w:val="top"/>
          </w:tcPr>
          <w:p w14:paraId="77477E47">
            <w:pPr>
              <w:rPr>
                <w:sz w:val="21"/>
                <w:szCs w:val="18"/>
              </w:rPr>
            </w:pPr>
            <w:r>
              <w:rPr>
                <w:sz w:val="21"/>
                <w:szCs w:val="18"/>
              </w:rPr>
              <w:t>TFSUStatu</w:t>
            </w:r>
            <w:r>
              <w:rPr>
                <w:rFonts w:hint="eastAsia"/>
                <w:sz w:val="21"/>
                <w:szCs w:val="18"/>
              </w:rPr>
              <w:t>s</w:t>
            </w:r>
          </w:p>
        </w:tc>
        <w:tc>
          <w:tcPr>
            <w:tcW w:w="1890" w:type="dxa"/>
            <w:noWrap w:val="0"/>
            <w:vAlign w:val="top"/>
          </w:tcPr>
          <w:p w14:paraId="61AD1725">
            <w:pPr>
              <w:rPr>
                <w:sz w:val="21"/>
                <w:szCs w:val="18"/>
              </w:rPr>
            </w:pPr>
            <w:r>
              <w:rPr>
                <w:sz w:val="21"/>
                <w:szCs w:val="18"/>
              </w:rPr>
              <w:t>Sizeof（TFSUStatu</w:t>
            </w:r>
            <w:r>
              <w:rPr>
                <w:rFonts w:hint="eastAsia"/>
                <w:sz w:val="21"/>
                <w:szCs w:val="18"/>
              </w:rPr>
              <w:t>s</w:t>
            </w:r>
            <w:r>
              <w:rPr>
                <w:sz w:val="21"/>
                <w:szCs w:val="18"/>
              </w:rPr>
              <w:t>）</w:t>
            </w:r>
          </w:p>
        </w:tc>
        <w:tc>
          <w:tcPr>
            <w:tcW w:w="2940" w:type="dxa"/>
            <w:noWrap w:val="0"/>
            <w:vAlign w:val="top"/>
          </w:tcPr>
          <w:p w14:paraId="5F2156E9">
            <w:pPr>
              <w:rPr>
                <w:sz w:val="21"/>
                <w:szCs w:val="18"/>
              </w:rPr>
            </w:pPr>
            <w:r>
              <w:rPr>
                <w:sz w:val="21"/>
                <w:szCs w:val="18"/>
              </w:rPr>
              <w:t>FSU状态</w:t>
            </w:r>
          </w:p>
        </w:tc>
      </w:tr>
      <w:bookmarkEnd w:id="134"/>
      <w:tr w14:paraId="4C7CF6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4DE64558">
            <w:pPr>
              <w:rPr>
                <w:sz w:val="21"/>
                <w:szCs w:val="18"/>
              </w:rPr>
            </w:pPr>
          </w:p>
        </w:tc>
        <w:tc>
          <w:tcPr>
            <w:tcW w:w="2205" w:type="dxa"/>
            <w:noWrap w:val="0"/>
            <w:vAlign w:val="top"/>
          </w:tcPr>
          <w:p w14:paraId="60293642">
            <w:pPr>
              <w:rPr>
                <w:sz w:val="21"/>
                <w:szCs w:val="18"/>
              </w:rPr>
            </w:pPr>
            <w:r>
              <w:rPr>
                <w:sz w:val="21"/>
                <w:szCs w:val="18"/>
              </w:rPr>
              <w:t>Result</w:t>
            </w:r>
          </w:p>
        </w:tc>
        <w:tc>
          <w:tcPr>
            <w:tcW w:w="1890" w:type="dxa"/>
            <w:noWrap w:val="0"/>
            <w:vAlign w:val="center"/>
          </w:tcPr>
          <w:p w14:paraId="52D4BE99">
            <w:pPr>
              <w:rPr>
                <w:sz w:val="21"/>
                <w:szCs w:val="18"/>
              </w:rPr>
            </w:pPr>
            <w:r>
              <w:rPr>
                <w:sz w:val="21"/>
                <w:szCs w:val="18"/>
              </w:rPr>
              <w:t>EnumResult</w:t>
            </w:r>
          </w:p>
        </w:tc>
        <w:tc>
          <w:tcPr>
            <w:tcW w:w="2940" w:type="dxa"/>
            <w:noWrap w:val="0"/>
            <w:vAlign w:val="top"/>
          </w:tcPr>
          <w:p w14:paraId="20AF0264">
            <w:pPr>
              <w:rPr>
                <w:sz w:val="21"/>
                <w:szCs w:val="18"/>
              </w:rPr>
            </w:pPr>
            <w:r>
              <w:rPr>
                <w:sz w:val="21"/>
                <w:szCs w:val="18"/>
              </w:rPr>
              <w:t>成功/失败</w:t>
            </w:r>
          </w:p>
        </w:tc>
      </w:tr>
      <w:tr w14:paraId="21EA9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49B57B42">
            <w:pPr>
              <w:rPr>
                <w:sz w:val="21"/>
                <w:szCs w:val="18"/>
              </w:rPr>
            </w:pPr>
          </w:p>
        </w:tc>
        <w:tc>
          <w:tcPr>
            <w:tcW w:w="2205" w:type="dxa"/>
            <w:noWrap w:val="0"/>
            <w:vAlign w:val="top"/>
          </w:tcPr>
          <w:p w14:paraId="5F5544C7">
            <w:pPr>
              <w:rPr>
                <w:sz w:val="21"/>
                <w:szCs w:val="18"/>
              </w:rPr>
            </w:pPr>
            <w:r>
              <w:rPr>
                <w:sz w:val="21"/>
                <w:szCs w:val="18"/>
              </w:rPr>
              <w:t>FailureCause</w:t>
            </w:r>
          </w:p>
        </w:tc>
        <w:tc>
          <w:tcPr>
            <w:tcW w:w="1890" w:type="dxa"/>
            <w:noWrap w:val="0"/>
            <w:vAlign w:val="top"/>
          </w:tcPr>
          <w:p w14:paraId="1B438E7D">
            <w:pPr>
              <w:rPr>
                <w:sz w:val="21"/>
                <w:szCs w:val="18"/>
              </w:rPr>
            </w:pPr>
            <w:r>
              <w:rPr>
                <w:sz w:val="21"/>
                <w:szCs w:val="18"/>
              </w:rPr>
              <w:t>Char[FAILURE_CAUSE_LEN]</w:t>
            </w:r>
          </w:p>
        </w:tc>
        <w:tc>
          <w:tcPr>
            <w:tcW w:w="2940" w:type="dxa"/>
            <w:noWrap w:val="0"/>
            <w:vAlign w:val="top"/>
          </w:tcPr>
          <w:p w14:paraId="2A83893F">
            <w:pPr>
              <w:rPr>
                <w:sz w:val="21"/>
                <w:szCs w:val="18"/>
              </w:rPr>
            </w:pPr>
            <w:r>
              <w:rPr>
                <w:rFonts w:hint="eastAsia"/>
                <w:sz w:val="21"/>
                <w:szCs w:val="18"/>
              </w:rPr>
              <w:t>获取FSU</w:t>
            </w:r>
            <w:r>
              <w:rPr>
                <w:sz w:val="21"/>
                <w:szCs w:val="18"/>
              </w:rPr>
              <w:t>状态信息</w:t>
            </w:r>
            <w:r>
              <w:rPr>
                <w:rFonts w:hint="eastAsia"/>
                <w:sz w:val="21"/>
                <w:szCs w:val="18"/>
              </w:rPr>
              <w:t>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50FE30C2">
      <w:pPr>
        <w:pStyle w:val="147"/>
        <w:ind w:firstLine="0" w:firstLineChars="0"/>
        <w:rPr>
          <w:b/>
        </w:rPr>
      </w:pPr>
      <w:r>
        <w:rPr>
          <w:rFonts w:hint="eastAsia"/>
          <w:b/>
        </w:rPr>
        <w:t>XML样例</w:t>
      </w:r>
    </w:p>
    <w:p w14:paraId="184FDEAB">
      <w:pPr>
        <w:pStyle w:val="147"/>
        <w:ind w:firstLine="0" w:firstLineChars="0"/>
      </w:pPr>
      <w:r>
        <w:t>&lt;?xml version="1.0" encoding="UTF-8"?&gt;</w:t>
      </w:r>
    </w:p>
    <w:p w14:paraId="371E16F2">
      <w:pPr>
        <w:pStyle w:val="147"/>
        <w:ind w:firstLine="0" w:firstLineChars="0"/>
      </w:pPr>
      <w:r>
        <w:t>&lt;Response&gt;</w:t>
      </w:r>
    </w:p>
    <w:p w14:paraId="5554456D">
      <w:pPr>
        <w:pStyle w:val="147"/>
        <w:ind w:firstLine="0" w:firstLineChars="0"/>
      </w:pPr>
      <w:r>
        <w:tab/>
      </w:r>
      <w:r>
        <w:t>&lt;PK_Type&gt;</w:t>
      </w:r>
    </w:p>
    <w:p w14:paraId="1F5F94C4">
      <w:pPr>
        <w:pStyle w:val="147"/>
        <w:ind w:firstLine="0" w:firstLineChars="0"/>
      </w:pPr>
      <w:r>
        <w:tab/>
      </w:r>
      <w:r>
        <w:tab/>
      </w:r>
      <w:r>
        <w:t>&lt;Name&gt;GET_FSUINFO_ACK&lt;/Name&gt;</w:t>
      </w:r>
    </w:p>
    <w:p w14:paraId="7054E809">
      <w:pPr>
        <w:pStyle w:val="147"/>
        <w:ind w:firstLine="0" w:firstLineChars="0"/>
      </w:pPr>
      <w:r>
        <w:tab/>
      </w:r>
      <w:r>
        <w:t>&lt;/PK_Type&gt;</w:t>
      </w:r>
    </w:p>
    <w:p w14:paraId="0FE585E6">
      <w:pPr>
        <w:pStyle w:val="147"/>
        <w:ind w:firstLine="0" w:firstLineChars="0"/>
      </w:pPr>
      <w:r>
        <w:tab/>
      </w:r>
      <w:r>
        <w:t>&lt;Info&gt;</w:t>
      </w:r>
    </w:p>
    <w:p w14:paraId="74B75BBC">
      <w:pPr>
        <w:pStyle w:val="147"/>
        <w:ind w:firstLine="0" w:firstLineChars="0"/>
      </w:pPr>
      <w:r>
        <w:tab/>
      </w:r>
      <w:r>
        <w:tab/>
      </w:r>
      <w:r>
        <w:t>&lt;FSUID/&gt;</w:t>
      </w:r>
    </w:p>
    <w:p w14:paraId="76C6B5CC">
      <w:pPr>
        <w:pStyle w:val="147"/>
        <w:ind w:firstLine="0" w:firstLineChars="0"/>
      </w:pPr>
      <w:r>
        <w:tab/>
      </w:r>
      <w:r>
        <w:tab/>
      </w:r>
      <w:r>
        <w:t>&lt;TFSUStatus&gt;</w:t>
      </w:r>
    </w:p>
    <w:p w14:paraId="0F7DDBD5">
      <w:pPr>
        <w:pStyle w:val="147"/>
        <w:ind w:firstLine="0" w:firstLineChars="0"/>
      </w:pPr>
      <w:r>
        <w:tab/>
      </w:r>
      <w:r>
        <w:tab/>
      </w:r>
      <w:r>
        <w:tab/>
      </w:r>
      <w:r>
        <w:t>&lt;CPUUsage/&gt;</w:t>
      </w:r>
    </w:p>
    <w:p w14:paraId="3CAA2DE9">
      <w:pPr>
        <w:pStyle w:val="147"/>
        <w:ind w:firstLine="0" w:firstLineChars="0"/>
      </w:pPr>
      <w:r>
        <w:tab/>
      </w:r>
      <w:r>
        <w:tab/>
      </w:r>
      <w:r>
        <w:tab/>
      </w:r>
      <w:r>
        <w:t>&lt;MEMUsage/&gt;</w:t>
      </w:r>
    </w:p>
    <w:p w14:paraId="736952A1">
      <w:pPr>
        <w:pStyle w:val="147"/>
        <w:ind w:firstLine="0" w:firstLineChars="0"/>
      </w:pPr>
      <w:r>
        <w:t xml:space="preserve">            &lt;</w:t>
      </w:r>
      <w:r>
        <w:rPr>
          <w:rFonts w:hint="eastAsia"/>
          <w:szCs w:val="21"/>
        </w:rPr>
        <w:t>Hard</w:t>
      </w:r>
      <w:r>
        <w:rPr>
          <w:szCs w:val="21"/>
        </w:rPr>
        <w:t>DiskUsage</w:t>
      </w:r>
      <w:r>
        <w:t>/&gt;</w:t>
      </w:r>
    </w:p>
    <w:p w14:paraId="45B3511A">
      <w:pPr>
        <w:pStyle w:val="147"/>
        <w:ind w:firstLine="0" w:firstLineChars="0"/>
      </w:pPr>
      <w:r>
        <w:tab/>
      </w:r>
      <w:r>
        <w:tab/>
      </w:r>
      <w:r>
        <w:t>&lt;/TFSUStatus&gt;</w:t>
      </w:r>
    </w:p>
    <w:p w14:paraId="57A583C1">
      <w:pPr>
        <w:pStyle w:val="147"/>
        <w:ind w:firstLine="0" w:firstLineChars="0"/>
      </w:pPr>
      <w:r>
        <w:tab/>
      </w:r>
      <w:r>
        <w:tab/>
      </w:r>
      <w:r>
        <w:t>&lt;Result/&gt;</w:t>
      </w:r>
    </w:p>
    <w:p w14:paraId="56C2E456">
      <w:pPr>
        <w:pStyle w:val="147"/>
        <w:ind w:firstLine="0" w:firstLineChars="0"/>
      </w:pPr>
      <w:r>
        <w:t xml:space="preserve">        &lt;FailureCause/&gt;</w:t>
      </w:r>
    </w:p>
    <w:p w14:paraId="78A134D4">
      <w:pPr>
        <w:pStyle w:val="147"/>
        <w:ind w:firstLine="0" w:firstLineChars="0"/>
      </w:pPr>
      <w:r>
        <w:tab/>
      </w:r>
      <w:r>
        <w:t>&lt;/Info&gt;</w:t>
      </w:r>
    </w:p>
    <w:p w14:paraId="0A52E923">
      <w:pPr>
        <w:pStyle w:val="147"/>
        <w:ind w:firstLine="0" w:firstLineChars="0"/>
      </w:pPr>
      <w:r>
        <w:t>&lt;/Response&gt;</w:t>
      </w:r>
    </w:p>
    <w:p w14:paraId="22CE8E9E">
      <w:pPr>
        <w:pStyle w:val="4"/>
        <w:numPr>
          <w:ilvl w:val="2"/>
          <w:numId w:val="14"/>
        </w:numPr>
      </w:pPr>
      <w:bookmarkStart w:id="135" w:name="_Toc111385956"/>
      <w:r>
        <w:rPr>
          <w:rFonts w:hint="eastAsia"/>
        </w:rPr>
        <w:t>更新FSU状态信息获取周期</w:t>
      </w:r>
      <w:bookmarkEnd w:id="135"/>
    </w:p>
    <w:p w14:paraId="6FD97C75">
      <w:pPr>
        <w:pStyle w:val="131"/>
        <w:numPr>
          <w:ilvl w:val="0"/>
          <w:numId w:val="30"/>
        </w:numPr>
        <w:spacing w:line="360" w:lineRule="auto"/>
        <w:ind w:firstLine="147"/>
        <w:rPr>
          <w:rFonts w:ascii="黑体" w:hAnsi="黑体" w:eastAsia="黑体"/>
        </w:rPr>
      </w:pPr>
      <w:r>
        <w:rPr>
          <w:rFonts w:hint="eastAsia" w:ascii="黑体" w:hAnsi="黑体" w:eastAsia="黑体"/>
        </w:rPr>
        <w:t>数据流方式</w:t>
      </w:r>
    </w:p>
    <w:p w14:paraId="5E37660C">
      <w:pPr>
        <w:pStyle w:val="147"/>
        <w:spacing w:line="360" w:lineRule="auto"/>
        <w:ind w:firstLine="480"/>
        <w:rPr>
          <w:sz w:val="24"/>
          <w:szCs w:val="24"/>
        </w:rPr>
      </w:pPr>
      <w:r>
        <w:rPr>
          <w:rFonts w:hint="eastAsia"/>
          <w:sz w:val="24"/>
          <w:szCs w:val="24"/>
        </w:rPr>
        <w:t>SC向FSU发送更新FSU状态获取周期的请求，FSU返回更新是否成功。当出现</w:t>
      </w:r>
      <w:r>
        <w:rPr>
          <w:sz w:val="24"/>
          <w:szCs w:val="24"/>
        </w:rPr>
        <w:t>以下两种场景时，会触发该流程</w:t>
      </w:r>
      <w:r>
        <w:rPr>
          <w:rFonts w:hint="eastAsia"/>
          <w:sz w:val="24"/>
          <w:szCs w:val="24"/>
        </w:rPr>
        <w:t>：</w:t>
      </w:r>
    </w:p>
    <w:p w14:paraId="0ECDC7AC">
      <w:pPr>
        <w:pStyle w:val="147"/>
        <w:spacing w:line="360" w:lineRule="auto"/>
        <w:ind w:firstLine="480"/>
        <w:rPr>
          <w:sz w:val="24"/>
          <w:szCs w:val="24"/>
        </w:rPr>
      </w:pPr>
      <w:bookmarkStart w:id="136" w:name="OLE_LINK13"/>
      <w:r>
        <w:rPr>
          <w:rFonts w:hint="eastAsia"/>
          <w:sz w:val="24"/>
          <w:szCs w:val="24"/>
        </w:rPr>
        <w:t>场景</w:t>
      </w:r>
      <w:r>
        <w:rPr>
          <w:sz w:val="24"/>
          <w:szCs w:val="24"/>
        </w:rPr>
        <w:t>一：</w:t>
      </w:r>
      <w:r>
        <w:rPr>
          <w:rFonts w:hint="eastAsia"/>
          <w:sz w:val="24"/>
          <w:szCs w:val="24"/>
        </w:rPr>
        <w:t>当某</w:t>
      </w:r>
      <w:r>
        <w:rPr>
          <w:sz w:val="24"/>
          <w:szCs w:val="24"/>
        </w:rPr>
        <w:t>一个</w:t>
      </w:r>
      <w:r>
        <w:rPr>
          <w:rFonts w:hint="eastAsia"/>
          <w:sz w:val="24"/>
          <w:szCs w:val="24"/>
        </w:rPr>
        <w:t>FSU向SC注册成功后，SC向该FSU发送更新FSU状态获取周期的请求，FSU返回更新是否成功。</w:t>
      </w:r>
    </w:p>
    <w:p w14:paraId="138D683D">
      <w:pPr>
        <w:pStyle w:val="147"/>
        <w:spacing w:line="360" w:lineRule="auto"/>
        <w:ind w:firstLine="480"/>
        <w:rPr>
          <w:sz w:val="24"/>
          <w:szCs w:val="24"/>
        </w:rPr>
      </w:pPr>
      <w:r>
        <w:rPr>
          <w:rFonts w:hint="eastAsia"/>
          <w:sz w:val="24"/>
          <w:szCs w:val="24"/>
        </w:rPr>
        <w:t>场景</w:t>
      </w:r>
      <w:r>
        <w:rPr>
          <w:sz w:val="24"/>
          <w:szCs w:val="24"/>
        </w:rPr>
        <w:t>二：</w:t>
      </w:r>
      <w:r>
        <w:rPr>
          <w:rFonts w:hint="eastAsia"/>
          <w:sz w:val="24"/>
          <w:szCs w:val="24"/>
        </w:rPr>
        <w:t>当SC侧FSU状态获取周期发生</w:t>
      </w:r>
      <w:r>
        <w:rPr>
          <w:sz w:val="24"/>
          <w:szCs w:val="24"/>
        </w:rPr>
        <w:t>变更</w:t>
      </w:r>
      <w:r>
        <w:rPr>
          <w:rFonts w:hint="eastAsia"/>
          <w:sz w:val="24"/>
          <w:szCs w:val="24"/>
        </w:rPr>
        <w:t>后，SC应主动向所有FSU发送更新FSU状态获取周期的请求，各FSU分别返回更新是否成功。</w:t>
      </w:r>
    </w:p>
    <w:bookmarkEnd w:id="136"/>
    <w:p w14:paraId="31C9D5C8">
      <w:r>
        <mc:AlternateContent>
          <mc:Choice Requires="wpg">
            <w:drawing>
              <wp:anchor distT="0" distB="0" distL="114300" distR="114300" simplePos="0" relativeHeight="251693056" behindDoc="0" locked="0" layoutInCell="1" allowOverlap="1">
                <wp:simplePos x="0" y="0"/>
                <wp:positionH relativeFrom="column">
                  <wp:posOffset>-24130</wp:posOffset>
                </wp:positionH>
                <wp:positionV relativeFrom="paragraph">
                  <wp:posOffset>124460</wp:posOffset>
                </wp:positionV>
                <wp:extent cx="4843145" cy="1178560"/>
                <wp:effectExtent l="0" t="0" r="0" b="15240"/>
                <wp:wrapNone/>
                <wp:docPr id="282" name="组合 322"/>
                <wp:cNvGraphicFramePr/>
                <a:graphic xmlns:a="http://schemas.openxmlformats.org/drawingml/2006/main">
                  <a:graphicData uri="http://schemas.microsoft.com/office/word/2010/wordprocessingGroup">
                    <wpg:wgp>
                      <wpg:cNvGrpSpPr/>
                      <wpg:grpSpPr>
                        <a:xfrm>
                          <a:off x="0" y="0"/>
                          <a:ext cx="4843145" cy="1178560"/>
                          <a:chOff x="4200" y="469327"/>
                          <a:chExt cx="7627" cy="1856"/>
                        </a:xfrm>
                        <a:effectLst/>
                      </wpg:grpSpPr>
                      <wps:wsp>
                        <wps:cNvPr id="283" name="Text Box 1082"/>
                        <wps:cNvSpPr txBox="1">
                          <a:spLocks noChangeArrowheads="1"/>
                        </wps:cNvSpPr>
                        <wps:spPr bwMode="auto">
                          <a:xfrm>
                            <a:off x="5487" y="469327"/>
                            <a:ext cx="1390" cy="468"/>
                          </a:xfrm>
                          <a:prstGeom prst="rect">
                            <a:avLst/>
                          </a:prstGeom>
                          <a:noFill/>
                          <a:ln>
                            <a:noFill/>
                          </a:ln>
                          <a:effectLst/>
                        </wps:spPr>
                        <wps:txbx>
                          <w:txbxContent>
                            <w:p w14:paraId="1C2621DE">
                              <w:pPr>
                                <w:rPr>
                                  <w:szCs w:val="21"/>
                                </w:rPr>
                              </w:pPr>
                              <w:r>
                                <w:rPr>
                                  <w:szCs w:val="21"/>
                                </w:rPr>
                                <w:t>SC</w:t>
                              </w:r>
                            </w:p>
                          </w:txbxContent>
                        </wps:txbx>
                        <wps:bodyPr rot="0" vert="horz" wrap="square" lIns="91440" tIns="45720" rIns="91440" bIns="45720" anchor="t" anchorCtr="0" upright="1">
                          <a:noAutofit/>
                        </wps:bodyPr>
                      </wps:wsp>
                      <wps:wsp>
                        <wps:cNvPr id="284" name="Text Box 1083"/>
                        <wps:cNvSpPr txBox="1">
                          <a:spLocks noChangeArrowheads="1"/>
                        </wps:cNvSpPr>
                        <wps:spPr bwMode="auto">
                          <a:xfrm>
                            <a:off x="10167" y="469327"/>
                            <a:ext cx="1390" cy="468"/>
                          </a:xfrm>
                          <a:prstGeom prst="rect">
                            <a:avLst/>
                          </a:prstGeom>
                          <a:solidFill>
                            <a:srgbClr val="FFFFFF"/>
                          </a:solidFill>
                          <a:ln>
                            <a:noFill/>
                          </a:ln>
                          <a:effectLst/>
                        </wps:spPr>
                        <wps:txbx>
                          <w:txbxContent>
                            <w:p w14:paraId="48704224">
                              <w:pPr>
                                <w:rPr>
                                  <w:szCs w:val="21"/>
                                </w:rPr>
                              </w:pPr>
                              <w:r>
                                <w:rPr>
                                  <w:rFonts w:hint="eastAsia"/>
                                  <w:szCs w:val="21"/>
                                </w:rPr>
                                <w:t>FSU</w:t>
                              </w:r>
                            </w:p>
                          </w:txbxContent>
                        </wps:txbx>
                        <wps:bodyPr rot="0" vert="horz" wrap="square" lIns="91440" tIns="45720" rIns="91440" bIns="45720" anchor="t" anchorCtr="0" upright="1">
                          <a:noAutofit/>
                        </wps:bodyPr>
                      </wps:wsp>
                      <wps:wsp>
                        <wps:cNvPr id="285" name="Line 1084"/>
                        <wps:cNvCnPr>
                          <a:cxnSpLocks noChangeShapeType="1"/>
                        </wps:cNvCnPr>
                        <wps:spPr bwMode="auto">
                          <a:xfrm>
                            <a:off x="5675" y="470077"/>
                            <a:ext cx="4802" cy="186"/>
                          </a:xfrm>
                          <a:prstGeom prst="line">
                            <a:avLst/>
                          </a:prstGeom>
                          <a:noFill/>
                          <a:ln w="9525">
                            <a:solidFill>
                              <a:srgbClr val="000000"/>
                            </a:solidFill>
                            <a:round/>
                            <a:tailEnd type="triangle" w="med" len="med"/>
                          </a:ln>
                          <a:effectLst/>
                        </wps:spPr>
                        <wps:bodyPr/>
                      </wps:wsp>
                      <wps:wsp>
                        <wps:cNvPr id="286" name="Line 1085"/>
                        <wps:cNvCnPr>
                          <a:cxnSpLocks noChangeShapeType="1"/>
                        </wps:cNvCnPr>
                        <wps:spPr bwMode="auto">
                          <a:xfrm flipH="1">
                            <a:off x="5675" y="470419"/>
                            <a:ext cx="4802" cy="248"/>
                          </a:xfrm>
                          <a:prstGeom prst="line">
                            <a:avLst/>
                          </a:prstGeom>
                          <a:noFill/>
                          <a:ln w="9525">
                            <a:solidFill>
                              <a:srgbClr val="000000"/>
                            </a:solidFill>
                            <a:round/>
                            <a:tailEnd type="triangle" w="med" len="med"/>
                          </a:ln>
                          <a:effectLst/>
                        </wps:spPr>
                        <wps:bodyPr/>
                      </wps:wsp>
                      <wps:wsp>
                        <wps:cNvPr id="287" name="Text Box 1086"/>
                        <wps:cNvSpPr txBox="1">
                          <a:spLocks noChangeArrowheads="1"/>
                        </wps:cNvSpPr>
                        <wps:spPr bwMode="auto">
                          <a:xfrm>
                            <a:off x="6097" y="469764"/>
                            <a:ext cx="3701" cy="468"/>
                          </a:xfrm>
                          <a:prstGeom prst="rect">
                            <a:avLst/>
                          </a:prstGeom>
                          <a:noFill/>
                          <a:ln>
                            <a:noFill/>
                          </a:ln>
                          <a:effectLst/>
                        </wps:spPr>
                        <wps:txbx>
                          <w:txbxContent>
                            <w:p w14:paraId="6E09E420">
                              <w:pPr>
                                <w:rPr>
                                  <w:szCs w:val="21"/>
                                </w:rPr>
                              </w:pPr>
                              <w:r>
                                <w:rPr>
                                  <w:rFonts w:hint="eastAsia"/>
                                  <w:color w:val="000000"/>
                                  <w:szCs w:val="21"/>
                                </w:rPr>
                                <w:t>UPDATE_FSUINFO_INTERVALL</w:t>
                              </w:r>
                            </w:p>
                          </w:txbxContent>
                        </wps:txbx>
                        <wps:bodyPr rot="0" vert="horz" wrap="square" lIns="91440" tIns="45720" rIns="91440" bIns="45720" anchor="t" anchorCtr="0" upright="1">
                          <a:noAutofit/>
                        </wps:bodyPr>
                      </wps:wsp>
                      <wps:wsp>
                        <wps:cNvPr id="224" name="Line 1087"/>
                        <wps:cNvCnPr>
                          <a:cxnSpLocks noChangeShapeType="1"/>
                        </wps:cNvCnPr>
                        <wps:spPr bwMode="auto">
                          <a:xfrm>
                            <a:off x="5707" y="469795"/>
                            <a:ext cx="0" cy="1318"/>
                          </a:xfrm>
                          <a:prstGeom prst="line">
                            <a:avLst/>
                          </a:prstGeom>
                          <a:noFill/>
                          <a:ln w="9525">
                            <a:solidFill>
                              <a:srgbClr val="000000"/>
                            </a:solidFill>
                            <a:round/>
                          </a:ln>
                          <a:effectLst/>
                        </wps:spPr>
                        <wps:bodyPr/>
                      </wps:wsp>
                      <wps:wsp>
                        <wps:cNvPr id="225" name="Line 1088"/>
                        <wps:cNvCnPr>
                          <a:cxnSpLocks noChangeShapeType="1"/>
                        </wps:cNvCnPr>
                        <wps:spPr bwMode="auto">
                          <a:xfrm>
                            <a:off x="10477" y="469865"/>
                            <a:ext cx="0" cy="1318"/>
                          </a:xfrm>
                          <a:prstGeom prst="line">
                            <a:avLst/>
                          </a:prstGeom>
                          <a:noFill/>
                          <a:ln w="9525">
                            <a:solidFill>
                              <a:srgbClr val="000000"/>
                            </a:solidFill>
                            <a:round/>
                          </a:ln>
                          <a:effectLst/>
                        </wps:spPr>
                        <wps:bodyPr/>
                      </wps:wsp>
                      <wps:wsp>
                        <wps:cNvPr id="226" name="Text Box 1089"/>
                        <wps:cNvSpPr txBox="1">
                          <a:spLocks noChangeArrowheads="1"/>
                        </wps:cNvSpPr>
                        <wps:spPr bwMode="auto">
                          <a:xfrm>
                            <a:off x="5980" y="470572"/>
                            <a:ext cx="4357" cy="468"/>
                          </a:xfrm>
                          <a:prstGeom prst="rect">
                            <a:avLst/>
                          </a:prstGeom>
                          <a:noFill/>
                          <a:ln>
                            <a:noFill/>
                          </a:ln>
                          <a:effectLst/>
                        </wps:spPr>
                        <wps:txbx>
                          <w:txbxContent>
                            <w:p w14:paraId="628F8500">
                              <w:pPr>
                                <w:rPr>
                                  <w:szCs w:val="21"/>
                                </w:rPr>
                              </w:pPr>
                              <w:r>
                                <w:rPr>
                                  <w:rFonts w:hint="eastAsia"/>
                                  <w:color w:val="000000"/>
                                  <w:szCs w:val="21"/>
                                </w:rPr>
                                <w:t>UPDATE_FSUINFO_INTERVAL_</w:t>
                              </w:r>
                              <w:r>
                                <w:rPr>
                                  <w:color w:val="000000"/>
                                  <w:szCs w:val="21"/>
                                </w:rPr>
                                <w:t>ACK</w:t>
                              </w:r>
                            </w:p>
                          </w:txbxContent>
                        </wps:txbx>
                        <wps:bodyPr rot="0" vert="horz" wrap="square" lIns="91440" tIns="45720" rIns="91440" bIns="45720" anchor="t" anchorCtr="0" upright="1">
                          <a:noAutofit/>
                        </wps:bodyPr>
                      </wps:wsp>
                      <wps:wsp>
                        <wps:cNvPr id="227" name="Text Box 1090"/>
                        <wps:cNvSpPr txBox="1">
                          <a:spLocks noChangeArrowheads="1"/>
                        </wps:cNvSpPr>
                        <wps:spPr bwMode="auto">
                          <a:xfrm>
                            <a:off x="4200" y="470088"/>
                            <a:ext cx="1310" cy="773"/>
                          </a:xfrm>
                          <a:prstGeom prst="rect">
                            <a:avLst/>
                          </a:prstGeom>
                          <a:noFill/>
                          <a:ln>
                            <a:noFill/>
                          </a:ln>
                          <a:effectLst/>
                        </wps:spPr>
                        <wps:txbx>
                          <w:txbxContent>
                            <w:p w14:paraId="4A9605CA">
                              <w:pPr>
                                <w:rPr>
                                  <w:szCs w:val="21"/>
                                </w:rPr>
                              </w:pPr>
                              <w:r>
                                <w:rPr>
                                  <w:rFonts w:hint="eastAsia"/>
                                  <w:szCs w:val="21"/>
                                </w:rPr>
                                <w:t>发起周期</w:t>
                              </w:r>
                            </w:p>
                            <w:p w14:paraId="221AA39E">
                              <w:pPr>
                                <w:rPr>
                                  <w:szCs w:val="21"/>
                                </w:rPr>
                              </w:pPr>
                              <w:r>
                                <w:rPr>
                                  <w:rFonts w:hint="eastAsia"/>
                                  <w:szCs w:val="21"/>
                                </w:rPr>
                                <w:t>设置要求</w:t>
                              </w:r>
                            </w:p>
                          </w:txbxContent>
                        </wps:txbx>
                        <wps:bodyPr rot="0" vert="horz" wrap="square" lIns="91440" tIns="45720" rIns="91440" bIns="45720" anchor="t" anchorCtr="0" upright="1">
                          <a:noAutofit/>
                        </wps:bodyPr>
                      </wps:wsp>
                      <wps:wsp>
                        <wps:cNvPr id="228" name="Text Box 1091"/>
                        <wps:cNvSpPr txBox="1">
                          <a:spLocks noChangeArrowheads="1"/>
                        </wps:cNvSpPr>
                        <wps:spPr bwMode="auto">
                          <a:xfrm>
                            <a:off x="10567" y="469966"/>
                            <a:ext cx="1260" cy="936"/>
                          </a:xfrm>
                          <a:prstGeom prst="rect">
                            <a:avLst/>
                          </a:prstGeom>
                          <a:noFill/>
                          <a:ln>
                            <a:noFill/>
                          </a:ln>
                          <a:effectLst/>
                        </wps:spPr>
                        <wps:txbx>
                          <w:txbxContent>
                            <w:p w14:paraId="11F7E14E">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组合 322" o:spid="_x0000_s1026" o:spt="203" style="position:absolute;left:0pt;margin-left:-1.9pt;margin-top:9.8pt;height:92.8pt;width:381.35pt;z-index:251693056;mso-width-relative:page;mso-height-relative:page;" coordorigin="4200,469327" coordsize="7627,1856" o:gfxdata="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">
                <o:lock v:ext="edit" aspectratio="f"/>
                <v:shape id="Text Box 1082" o:spid="_x0000_s1026" o:spt="202" type="#_x0000_t202" style="position:absolute;left:5487;top:469327;height:468;width:1390;" filled="f" stroked="f" coordsize="21600,21600" o:gfxdata="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rkP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C2621DE">
                        <w:pPr>
                          <w:rPr>
                            <w:szCs w:val="21"/>
                          </w:rPr>
                        </w:pPr>
                        <w:r>
                          <w:rPr>
                            <w:szCs w:val="21"/>
                          </w:rPr>
                          <w:t>SC</w:t>
                        </w:r>
                      </w:p>
                    </w:txbxContent>
                  </v:textbox>
                </v:shape>
                <v:shape id="Text Box 1083" o:spid="_x0000_s1026" o:spt="202" type="#_x0000_t202" style="position:absolute;left:10167;top:469327;height:468;width:1390;" fillcolor="#FFFFFF" filled="t" stroked="f" coordsize="21600,21600" o:gfxdata="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PLLm5AAAA3A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48704224">
                        <w:pPr>
                          <w:rPr>
                            <w:szCs w:val="21"/>
                          </w:rPr>
                        </w:pPr>
                        <w:r>
                          <w:rPr>
                            <w:rFonts w:hint="eastAsia"/>
                            <w:szCs w:val="21"/>
                          </w:rPr>
                          <w:t>FSU</w:t>
                        </w:r>
                      </w:p>
                    </w:txbxContent>
                  </v:textbox>
                </v:shape>
                <v:line id="Line 1084" o:spid="_x0000_s1026" o:spt="20" style="position:absolute;left:5675;top:470077;height:186;width:4802;" filled="f" stroked="t" coordsize="21600,21600" o:gfxdata="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8Pwi/&#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085" o:spid="_x0000_s1026" o:spt="20" style="position:absolute;left:5675;top:470419;flip:x;height:248;width:4802;" filled="f" stroked="t" coordsize="21600,21600" o:gfxdata="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UK3P&#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1086" o:spid="_x0000_s1026" o:spt="202" type="#_x0000_t202" style="position:absolute;left:6097;top:469764;height:468;width:3701;" filled="f" stroked="f" coordsize="21600,21600" o:gfxdata="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xHiP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E09E420">
                        <w:pPr>
                          <w:rPr>
                            <w:szCs w:val="21"/>
                          </w:rPr>
                        </w:pPr>
                        <w:r>
                          <w:rPr>
                            <w:rFonts w:hint="eastAsia"/>
                            <w:color w:val="000000"/>
                            <w:szCs w:val="21"/>
                          </w:rPr>
                          <w:t>UPDATE_FSUINFO_INTERVALL</w:t>
                        </w:r>
                      </w:p>
                    </w:txbxContent>
                  </v:textbox>
                </v:shape>
                <v:line id="Line 1087" o:spid="_x0000_s1026" o:spt="20" style="position:absolute;left:5707;top:469795;height:1318;width:0;" filled="f" stroked="t" coordsize="21600,21600" o:gfxdata="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qI4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088" o:spid="_x0000_s1026" o:spt="20" style="position:absolute;left:10477;top:469865;height:1318;width:0;" filled="f" stroked="t" coordsize="21600,21600" o:gfxdata="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Ggej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Text Box 1089" o:spid="_x0000_s1026" o:spt="202" type="#_x0000_t202" style="position:absolute;left:5980;top:470572;height:468;width:4357;" filled="f" stroked="f" coordsize="21600,21600" o:gfxdata="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7GJ6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28F8500">
                        <w:pPr>
                          <w:rPr>
                            <w:szCs w:val="21"/>
                          </w:rPr>
                        </w:pPr>
                        <w:r>
                          <w:rPr>
                            <w:rFonts w:hint="eastAsia"/>
                            <w:color w:val="000000"/>
                            <w:szCs w:val="21"/>
                          </w:rPr>
                          <w:t>UPDATE_FSUINFO_INTERVAL_</w:t>
                        </w:r>
                        <w:r>
                          <w:rPr>
                            <w:color w:val="000000"/>
                            <w:szCs w:val="21"/>
                          </w:rPr>
                          <w:t>ACK</w:t>
                        </w:r>
                      </w:p>
                    </w:txbxContent>
                  </v:textbox>
                </v:shape>
                <v:shape id="Text Box 1090" o:spid="_x0000_s1026" o:spt="202" type="#_x0000_t202" style="position:absolute;left:4200;top:470088;height:773;width:1310;" filled="f" stroked="f" coordsize="21600,21600" o:gfxdata="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d70F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A9605CA">
                        <w:pPr>
                          <w:rPr>
                            <w:szCs w:val="21"/>
                          </w:rPr>
                        </w:pPr>
                        <w:r>
                          <w:rPr>
                            <w:rFonts w:hint="eastAsia"/>
                            <w:szCs w:val="21"/>
                          </w:rPr>
                          <w:t>发起周期</w:t>
                        </w:r>
                      </w:p>
                      <w:p w14:paraId="221AA39E">
                        <w:pPr>
                          <w:rPr>
                            <w:szCs w:val="21"/>
                          </w:rPr>
                        </w:pPr>
                        <w:r>
                          <w:rPr>
                            <w:rFonts w:hint="eastAsia"/>
                            <w:szCs w:val="21"/>
                          </w:rPr>
                          <w:t>设置要求</w:t>
                        </w:r>
                      </w:p>
                    </w:txbxContent>
                  </v:textbox>
                </v:shape>
                <v:shape id="Text Box 1091" o:spid="_x0000_s1026" o:spt="202" type="#_x0000_t202" style="position:absolute;left:10567;top:469966;height:936;width:1260;" filled="f" stroked="f" coordsize="21600,21600" o:gfxdata="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Ogpd7gAAADc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11F7E14E">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143500" cy="1436370"/>
                <wp:effectExtent l="0" t="0" r="0" b="0"/>
                <wp:docPr id="14" name="画布 11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163" o:spid="_x0000_s1026" o:spt="203" style="height:113.1pt;width:405pt;" coordsize="5143500,1436370" editas="canvas" o:gfxdata="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">
                <o:lock v:ext="edit" aspectratio="f"/>
                <v:shape id="画布 1163" o:spid="_x0000_s1026" style="position:absolute;left:0;top:0;height:1436370;width:5143500;" filled="f" stroked="f" coordsize="21600,21600" o:gfxdata="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MQsj2j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7800E3C9">
      <w:pPr>
        <w:pStyle w:val="223"/>
      </w:pPr>
      <w:r>
        <w:rPr>
          <w:rFonts w:hint="eastAsia"/>
        </w:rPr>
        <w:t>设置FSU状态信息获取周期</w:t>
      </w:r>
    </w:p>
    <w:p w14:paraId="28EBB692">
      <w:pPr>
        <w:pStyle w:val="131"/>
        <w:numPr>
          <w:ilvl w:val="0"/>
          <w:numId w:val="30"/>
        </w:numPr>
        <w:spacing w:line="360" w:lineRule="auto"/>
        <w:ind w:firstLine="147"/>
        <w:rPr>
          <w:rFonts w:ascii="黑体" w:hAnsi="黑体" w:eastAsia="黑体"/>
        </w:rPr>
      </w:pPr>
      <w:r>
        <w:rPr>
          <w:rFonts w:hint="eastAsia" w:ascii="黑体" w:hAnsi="黑体" w:eastAsia="黑体"/>
        </w:rPr>
        <w:t>数据流格式定义</w:t>
      </w:r>
    </w:p>
    <w:p w14:paraId="6F6DAF0B">
      <w:pPr>
        <w:pStyle w:val="147"/>
        <w:ind w:firstLine="420"/>
      </w:pPr>
      <w:r>
        <w:t>发起：</w:t>
      </w:r>
      <w:r>
        <w:rPr>
          <w:rFonts w:hint="eastAsia"/>
        </w:rPr>
        <w:t>SC</w:t>
      </w:r>
    </w:p>
    <w:p w14:paraId="6BAC04BF">
      <w:pPr>
        <w:pStyle w:val="222"/>
        <w:ind w:left="0"/>
      </w:pPr>
      <w:r>
        <w:rPr>
          <w:rFonts w:hint="eastAsia"/>
        </w:rPr>
        <w:t>设置FSU状态信息获取周期报文</w:t>
      </w:r>
    </w:p>
    <w:tbl>
      <w:tblPr>
        <w:tblStyle w:val="45"/>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10D2F6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9049158">
            <w:pPr>
              <w:jc w:val="center"/>
              <w:rPr>
                <w:sz w:val="21"/>
                <w:szCs w:val="21"/>
              </w:rPr>
            </w:pPr>
          </w:p>
        </w:tc>
        <w:tc>
          <w:tcPr>
            <w:tcW w:w="2205" w:type="dxa"/>
            <w:noWrap w:val="0"/>
            <w:vAlign w:val="top"/>
          </w:tcPr>
          <w:p w14:paraId="06736ECB">
            <w:pPr>
              <w:jc w:val="center"/>
              <w:rPr>
                <w:sz w:val="21"/>
                <w:szCs w:val="21"/>
              </w:rPr>
            </w:pPr>
            <w:r>
              <w:rPr>
                <w:sz w:val="21"/>
                <w:szCs w:val="21"/>
              </w:rPr>
              <w:t>变量名称/报文定义</w:t>
            </w:r>
          </w:p>
        </w:tc>
        <w:tc>
          <w:tcPr>
            <w:tcW w:w="1995" w:type="dxa"/>
            <w:noWrap w:val="0"/>
            <w:vAlign w:val="top"/>
          </w:tcPr>
          <w:p w14:paraId="59D20574">
            <w:pPr>
              <w:jc w:val="center"/>
              <w:rPr>
                <w:sz w:val="21"/>
                <w:szCs w:val="21"/>
              </w:rPr>
            </w:pPr>
            <w:r>
              <w:rPr>
                <w:sz w:val="21"/>
                <w:szCs w:val="21"/>
              </w:rPr>
              <w:t>长度及类型</w:t>
            </w:r>
          </w:p>
        </w:tc>
        <w:tc>
          <w:tcPr>
            <w:tcW w:w="2835" w:type="dxa"/>
            <w:noWrap w:val="0"/>
            <w:vAlign w:val="top"/>
          </w:tcPr>
          <w:p w14:paraId="3EB52817">
            <w:pPr>
              <w:jc w:val="center"/>
              <w:rPr>
                <w:sz w:val="21"/>
                <w:szCs w:val="21"/>
              </w:rPr>
            </w:pPr>
            <w:r>
              <w:rPr>
                <w:sz w:val="21"/>
                <w:szCs w:val="21"/>
              </w:rPr>
              <w:t>描述</w:t>
            </w:r>
          </w:p>
        </w:tc>
      </w:tr>
      <w:tr w14:paraId="51E1DF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B3BDEC7">
            <w:pPr>
              <w:rPr>
                <w:sz w:val="21"/>
                <w:szCs w:val="21"/>
              </w:rPr>
            </w:pPr>
            <w:r>
              <w:rPr>
                <w:sz w:val="21"/>
                <w:szCs w:val="21"/>
              </w:rPr>
              <w:t>PK_Type</w:t>
            </w:r>
          </w:p>
        </w:tc>
        <w:tc>
          <w:tcPr>
            <w:tcW w:w="2205" w:type="dxa"/>
            <w:noWrap w:val="0"/>
            <w:vAlign w:val="center"/>
          </w:tcPr>
          <w:p w14:paraId="5D33EF42">
            <w:pPr>
              <w:rPr>
                <w:sz w:val="21"/>
                <w:szCs w:val="21"/>
              </w:rPr>
            </w:pPr>
            <w:r>
              <w:rPr>
                <w:rFonts w:hint="eastAsia"/>
                <w:sz w:val="21"/>
                <w:szCs w:val="21"/>
              </w:rPr>
              <w:t>Name</w:t>
            </w:r>
          </w:p>
        </w:tc>
        <w:tc>
          <w:tcPr>
            <w:tcW w:w="1995" w:type="dxa"/>
            <w:noWrap w:val="0"/>
            <w:vAlign w:val="top"/>
          </w:tcPr>
          <w:p w14:paraId="03048FDD">
            <w:pPr>
              <w:rPr>
                <w:sz w:val="21"/>
                <w:szCs w:val="21"/>
              </w:rPr>
            </w:pPr>
            <w:r>
              <w:rPr>
                <w:sz w:val="21"/>
                <w:szCs w:val="21"/>
              </w:rPr>
              <w:t>Char[</w:t>
            </w:r>
            <w:r>
              <w:rPr>
                <w:rFonts w:hint="eastAsia"/>
                <w:sz w:val="21"/>
                <w:szCs w:val="21"/>
              </w:rPr>
              <w:t>UPDATE_FSUINFO_INTERVAL</w:t>
            </w:r>
            <w:r>
              <w:rPr>
                <w:sz w:val="21"/>
                <w:szCs w:val="21"/>
              </w:rPr>
              <w:t>]</w:t>
            </w:r>
          </w:p>
        </w:tc>
        <w:tc>
          <w:tcPr>
            <w:tcW w:w="2835" w:type="dxa"/>
            <w:noWrap w:val="0"/>
            <w:vAlign w:val="top"/>
          </w:tcPr>
          <w:p w14:paraId="41E2BA9A">
            <w:pPr>
              <w:rPr>
                <w:sz w:val="21"/>
                <w:szCs w:val="21"/>
              </w:rPr>
            </w:pPr>
            <w:r>
              <w:rPr>
                <w:rFonts w:hint="eastAsia"/>
                <w:sz w:val="21"/>
                <w:szCs w:val="21"/>
              </w:rPr>
              <w:t>更新FSU状态信息获取周期请求</w:t>
            </w:r>
          </w:p>
        </w:tc>
      </w:tr>
      <w:tr w14:paraId="71462E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0FC81ECD">
            <w:pPr>
              <w:rPr>
                <w:sz w:val="21"/>
                <w:szCs w:val="21"/>
              </w:rPr>
            </w:pPr>
            <w:r>
              <w:rPr>
                <w:sz w:val="21"/>
                <w:szCs w:val="21"/>
              </w:rPr>
              <w:t>Info</w:t>
            </w:r>
          </w:p>
        </w:tc>
        <w:tc>
          <w:tcPr>
            <w:tcW w:w="2205" w:type="dxa"/>
            <w:noWrap w:val="0"/>
            <w:vAlign w:val="top"/>
          </w:tcPr>
          <w:p w14:paraId="033ED974">
            <w:pPr>
              <w:rPr>
                <w:sz w:val="21"/>
                <w:szCs w:val="21"/>
              </w:rPr>
            </w:pPr>
            <w:r>
              <w:rPr>
                <w:sz w:val="21"/>
                <w:szCs w:val="21"/>
              </w:rPr>
              <w:t>FSUID</w:t>
            </w:r>
          </w:p>
        </w:tc>
        <w:tc>
          <w:tcPr>
            <w:tcW w:w="1995" w:type="dxa"/>
            <w:noWrap w:val="0"/>
            <w:vAlign w:val="top"/>
          </w:tcPr>
          <w:p w14:paraId="68B665F1">
            <w:pPr>
              <w:rPr>
                <w:sz w:val="21"/>
                <w:szCs w:val="21"/>
              </w:rPr>
            </w:pPr>
            <w:r>
              <w:rPr>
                <w:rFonts w:hint="eastAsia"/>
                <w:sz w:val="21"/>
                <w:szCs w:val="21"/>
              </w:rPr>
              <w:t>Char[FSUID_LEN]</w:t>
            </w:r>
          </w:p>
        </w:tc>
        <w:tc>
          <w:tcPr>
            <w:tcW w:w="2835" w:type="dxa"/>
            <w:noWrap w:val="0"/>
            <w:vAlign w:val="top"/>
          </w:tcPr>
          <w:p w14:paraId="52F38A2D">
            <w:pPr>
              <w:rPr>
                <w:sz w:val="21"/>
                <w:szCs w:val="21"/>
              </w:rPr>
            </w:pPr>
            <w:r>
              <w:rPr>
                <w:sz w:val="21"/>
                <w:szCs w:val="21"/>
              </w:rPr>
              <w:t>FSU</w:t>
            </w:r>
            <w:r>
              <w:rPr>
                <w:rFonts w:hint="eastAsia"/>
                <w:sz w:val="21"/>
                <w:szCs w:val="21"/>
              </w:rPr>
              <w:t>设备的ID</w:t>
            </w:r>
            <w:r>
              <w:rPr>
                <w:sz w:val="21"/>
                <w:szCs w:val="21"/>
              </w:rPr>
              <w:t>号</w:t>
            </w:r>
            <w:r>
              <w:rPr>
                <w:rFonts w:hint="eastAsia"/>
                <w:sz w:val="21"/>
                <w:szCs w:val="21"/>
              </w:rPr>
              <w:t>。当</w:t>
            </w:r>
            <w:r>
              <w:rPr>
                <w:sz w:val="21"/>
                <w:szCs w:val="21"/>
              </w:rPr>
              <w:t>SC需</w:t>
            </w:r>
            <w:r>
              <w:rPr>
                <w:rFonts w:hint="eastAsia"/>
                <w:sz w:val="21"/>
                <w:szCs w:val="21"/>
              </w:rPr>
              <w:t>向所有FSU发送更新状态获取周期请求时</w:t>
            </w:r>
            <w:r>
              <w:rPr>
                <w:sz w:val="21"/>
                <w:szCs w:val="21"/>
              </w:rPr>
              <w:t>，</w:t>
            </w:r>
            <w:r>
              <w:rPr>
                <w:rFonts w:hint="eastAsia"/>
                <w:sz w:val="21"/>
                <w:szCs w:val="21"/>
              </w:rPr>
              <w:t>FSUID</w:t>
            </w:r>
            <w:r>
              <w:rPr>
                <w:sz w:val="21"/>
                <w:szCs w:val="21"/>
              </w:rPr>
              <w:t>取值为“NULL”</w:t>
            </w:r>
            <w:r>
              <w:rPr>
                <w:rFonts w:hint="eastAsia"/>
                <w:sz w:val="21"/>
                <w:szCs w:val="21"/>
              </w:rPr>
              <w:t>。</w:t>
            </w:r>
          </w:p>
        </w:tc>
      </w:tr>
      <w:tr w14:paraId="7E1933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9CC988C">
            <w:pPr>
              <w:rPr>
                <w:sz w:val="21"/>
                <w:szCs w:val="21"/>
              </w:rPr>
            </w:pPr>
          </w:p>
        </w:tc>
        <w:tc>
          <w:tcPr>
            <w:tcW w:w="2205" w:type="dxa"/>
            <w:noWrap w:val="0"/>
            <w:vAlign w:val="top"/>
          </w:tcPr>
          <w:p w14:paraId="16320585">
            <w:pPr>
              <w:rPr>
                <w:sz w:val="21"/>
                <w:szCs w:val="21"/>
              </w:rPr>
            </w:pPr>
            <w:r>
              <w:rPr>
                <w:rFonts w:hint="eastAsia"/>
                <w:sz w:val="21"/>
                <w:szCs w:val="21"/>
              </w:rPr>
              <w:t>Interval</w:t>
            </w:r>
          </w:p>
        </w:tc>
        <w:tc>
          <w:tcPr>
            <w:tcW w:w="1995" w:type="dxa"/>
            <w:noWrap w:val="0"/>
            <w:vAlign w:val="top"/>
          </w:tcPr>
          <w:p w14:paraId="783BF3B7">
            <w:pPr>
              <w:rPr>
                <w:sz w:val="21"/>
                <w:szCs w:val="21"/>
              </w:rPr>
            </w:pPr>
            <w:r>
              <w:rPr>
                <w:rFonts w:hint="eastAsia"/>
                <w:sz w:val="21"/>
                <w:szCs w:val="21"/>
              </w:rPr>
              <w:t>short</w:t>
            </w:r>
          </w:p>
        </w:tc>
        <w:tc>
          <w:tcPr>
            <w:tcW w:w="2835" w:type="dxa"/>
            <w:noWrap w:val="0"/>
            <w:vAlign w:val="top"/>
          </w:tcPr>
          <w:p w14:paraId="5E77E12E">
            <w:pPr>
              <w:rPr>
                <w:sz w:val="21"/>
                <w:szCs w:val="21"/>
              </w:rPr>
            </w:pPr>
            <w:r>
              <w:rPr>
                <w:rFonts w:hint="eastAsia"/>
                <w:sz w:val="21"/>
                <w:szCs w:val="21"/>
              </w:rPr>
              <w:t>FSU状态信息获取周期值，以秒（s）为单位</w:t>
            </w:r>
          </w:p>
        </w:tc>
      </w:tr>
    </w:tbl>
    <w:p w14:paraId="524C5FEC">
      <w:pPr>
        <w:pStyle w:val="147"/>
        <w:ind w:firstLine="0" w:firstLineChars="0"/>
        <w:rPr>
          <w:b/>
        </w:rPr>
      </w:pPr>
      <w:r>
        <w:rPr>
          <w:rFonts w:hint="eastAsia"/>
          <w:b/>
        </w:rPr>
        <w:t>XML样例</w:t>
      </w:r>
    </w:p>
    <w:p w14:paraId="74E321AE">
      <w:pPr>
        <w:pStyle w:val="147"/>
        <w:ind w:firstLine="0" w:firstLineChars="0"/>
      </w:pPr>
      <w:r>
        <w:t>&lt;?xml version="1.0" encoding="UTF-8"?&gt;</w:t>
      </w:r>
    </w:p>
    <w:p w14:paraId="5D039431">
      <w:pPr>
        <w:pStyle w:val="147"/>
        <w:ind w:firstLine="0" w:firstLineChars="0"/>
      </w:pPr>
      <w:r>
        <w:t>&lt;Request&gt;</w:t>
      </w:r>
    </w:p>
    <w:p w14:paraId="0E7E8471">
      <w:pPr>
        <w:pStyle w:val="147"/>
        <w:ind w:firstLine="0" w:firstLineChars="0"/>
      </w:pPr>
      <w:r>
        <w:tab/>
      </w:r>
      <w:r>
        <w:t>&lt;PK_Type&gt;</w:t>
      </w:r>
    </w:p>
    <w:p w14:paraId="4772F8A8">
      <w:pPr>
        <w:pStyle w:val="147"/>
        <w:ind w:firstLine="0" w:firstLineChars="0"/>
      </w:pPr>
      <w:r>
        <w:tab/>
      </w:r>
      <w:r>
        <w:tab/>
      </w:r>
      <w:r>
        <w:t>&lt;Name&gt;</w:t>
      </w:r>
      <w:r>
        <w:rPr>
          <w:rFonts w:hint="eastAsia"/>
        </w:rPr>
        <w:t>UPDATE_FSUINFO_INTERVAL</w:t>
      </w:r>
      <w:r>
        <w:t>&lt;/Name&gt;</w:t>
      </w:r>
    </w:p>
    <w:p w14:paraId="0D457467">
      <w:pPr>
        <w:pStyle w:val="147"/>
        <w:ind w:firstLine="0" w:firstLineChars="0"/>
      </w:pPr>
      <w:r>
        <w:tab/>
      </w:r>
      <w:r>
        <w:t>&lt;/PK_Type&gt;</w:t>
      </w:r>
    </w:p>
    <w:p w14:paraId="12678C88">
      <w:pPr>
        <w:pStyle w:val="147"/>
        <w:ind w:firstLine="0" w:firstLineChars="0"/>
      </w:pPr>
      <w:r>
        <w:tab/>
      </w:r>
      <w:r>
        <w:t>&lt;Info&gt;</w:t>
      </w:r>
    </w:p>
    <w:p w14:paraId="1638D484">
      <w:pPr>
        <w:pStyle w:val="147"/>
        <w:ind w:firstLine="0" w:firstLineChars="0"/>
      </w:pPr>
      <w:r>
        <w:tab/>
      </w:r>
      <w:r>
        <w:tab/>
      </w:r>
      <w:r>
        <w:t>&lt;FSUID/&gt;</w:t>
      </w:r>
    </w:p>
    <w:p w14:paraId="770EAF59">
      <w:pPr>
        <w:pStyle w:val="147"/>
        <w:ind w:firstLine="0" w:firstLineChars="0"/>
      </w:pPr>
      <w:r>
        <w:tab/>
      </w:r>
      <w:r>
        <w:tab/>
      </w:r>
      <w:r>
        <w:t>&lt;</w:t>
      </w:r>
      <w:r>
        <w:rPr>
          <w:rFonts w:hint="eastAsia"/>
        </w:rPr>
        <w:t>Interval</w:t>
      </w:r>
      <w:r>
        <w:t>/&gt;</w:t>
      </w:r>
    </w:p>
    <w:p w14:paraId="50DC5D67">
      <w:pPr>
        <w:pStyle w:val="147"/>
        <w:ind w:firstLine="0" w:firstLineChars="0"/>
      </w:pPr>
      <w:r>
        <w:tab/>
      </w:r>
      <w:r>
        <w:t>&lt;/Info&gt;</w:t>
      </w:r>
    </w:p>
    <w:p w14:paraId="5071C7A4">
      <w:pPr>
        <w:pStyle w:val="147"/>
        <w:ind w:firstLine="0" w:firstLineChars="0"/>
      </w:pPr>
      <w:r>
        <w:t>&lt;/Request&gt;</w:t>
      </w:r>
    </w:p>
    <w:p w14:paraId="23B27FD5">
      <w:pPr>
        <w:pStyle w:val="12"/>
        <w:ind w:firstLine="57"/>
      </w:pPr>
      <w:r>
        <w:t>响应：</w:t>
      </w:r>
      <w:r>
        <w:rPr>
          <w:rFonts w:hint="eastAsia"/>
        </w:rPr>
        <w:t>FSU</w:t>
      </w:r>
    </w:p>
    <w:p w14:paraId="0186DA48">
      <w:pPr>
        <w:pStyle w:val="222"/>
        <w:ind w:left="0"/>
      </w:pPr>
      <w:r>
        <w:rPr>
          <w:rFonts w:hint="eastAsia"/>
        </w:rPr>
        <w:t>更新FSU状态信息获取周期响应报文</w:t>
      </w:r>
    </w:p>
    <w:tbl>
      <w:tblPr>
        <w:tblStyle w:val="45"/>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19A9DD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C5B9F23">
            <w:pPr>
              <w:jc w:val="center"/>
              <w:rPr>
                <w:sz w:val="21"/>
                <w:szCs w:val="21"/>
              </w:rPr>
            </w:pPr>
          </w:p>
        </w:tc>
        <w:tc>
          <w:tcPr>
            <w:tcW w:w="2205" w:type="dxa"/>
            <w:noWrap w:val="0"/>
            <w:vAlign w:val="top"/>
          </w:tcPr>
          <w:p w14:paraId="7FAF6FE6">
            <w:pPr>
              <w:jc w:val="center"/>
              <w:rPr>
                <w:sz w:val="21"/>
                <w:szCs w:val="21"/>
              </w:rPr>
            </w:pPr>
            <w:r>
              <w:rPr>
                <w:sz w:val="21"/>
                <w:szCs w:val="21"/>
              </w:rPr>
              <w:t>变量名称/报文定义</w:t>
            </w:r>
          </w:p>
        </w:tc>
        <w:tc>
          <w:tcPr>
            <w:tcW w:w="1890" w:type="dxa"/>
            <w:noWrap w:val="0"/>
            <w:vAlign w:val="top"/>
          </w:tcPr>
          <w:p w14:paraId="0F2B9CA3">
            <w:pPr>
              <w:jc w:val="center"/>
              <w:rPr>
                <w:sz w:val="21"/>
                <w:szCs w:val="21"/>
              </w:rPr>
            </w:pPr>
            <w:r>
              <w:rPr>
                <w:sz w:val="21"/>
                <w:szCs w:val="21"/>
              </w:rPr>
              <w:t>长度及类型</w:t>
            </w:r>
          </w:p>
        </w:tc>
        <w:tc>
          <w:tcPr>
            <w:tcW w:w="2940" w:type="dxa"/>
            <w:noWrap w:val="0"/>
            <w:vAlign w:val="top"/>
          </w:tcPr>
          <w:p w14:paraId="58876BFD">
            <w:pPr>
              <w:jc w:val="center"/>
              <w:rPr>
                <w:sz w:val="21"/>
                <w:szCs w:val="21"/>
              </w:rPr>
            </w:pPr>
            <w:r>
              <w:rPr>
                <w:sz w:val="21"/>
                <w:szCs w:val="21"/>
              </w:rPr>
              <w:t>描述</w:t>
            </w:r>
          </w:p>
        </w:tc>
      </w:tr>
      <w:tr w14:paraId="3F3841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35FDD05">
            <w:pPr>
              <w:rPr>
                <w:sz w:val="21"/>
                <w:szCs w:val="21"/>
              </w:rPr>
            </w:pPr>
            <w:r>
              <w:rPr>
                <w:sz w:val="21"/>
                <w:szCs w:val="21"/>
              </w:rPr>
              <w:t>PK_Type</w:t>
            </w:r>
          </w:p>
        </w:tc>
        <w:tc>
          <w:tcPr>
            <w:tcW w:w="2205" w:type="dxa"/>
            <w:noWrap w:val="0"/>
            <w:vAlign w:val="top"/>
          </w:tcPr>
          <w:p w14:paraId="15E078FE">
            <w:pPr>
              <w:rPr>
                <w:sz w:val="21"/>
                <w:szCs w:val="21"/>
              </w:rPr>
            </w:pPr>
            <w:r>
              <w:rPr>
                <w:rFonts w:hint="eastAsia"/>
                <w:sz w:val="21"/>
                <w:szCs w:val="21"/>
              </w:rPr>
              <w:t>Name</w:t>
            </w:r>
          </w:p>
        </w:tc>
        <w:tc>
          <w:tcPr>
            <w:tcW w:w="1890" w:type="dxa"/>
            <w:noWrap w:val="0"/>
            <w:vAlign w:val="top"/>
          </w:tcPr>
          <w:p w14:paraId="447AA5B1">
            <w:pPr>
              <w:rPr>
                <w:sz w:val="21"/>
                <w:szCs w:val="21"/>
              </w:rPr>
            </w:pPr>
            <w:r>
              <w:rPr>
                <w:sz w:val="21"/>
                <w:szCs w:val="21"/>
              </w:rPr>
              <w:t>Char[UPDATE_FSUINFO_INTERVAL_ACK]</w:t>
            </w:r>
          </w:p>
        </w:tc>
        <w:tc>
          <w:tcPr>
            <w:tcW w:w="2940" w:type="dxa"/>
            <w:noWrap w:val="0"/>
            <w:vAlign w:val="top"/>
          </w:tcPr>
          <w:p w14:paraId="2FA582D1">
            <w:pPr>
              <w:rPr>
                <w:sz w:val="21"/>
                <w:szCs w:val="21"/>
              </w:rPr>
            </w:pPr>
            <w:r>
              <w:rPr>
                <w:rFonts w:hint="eastAsia"/>
                <w:sz w:val="21"/>
                <w:szCs w:val="21"/>
              </w:rPr>
              <w:t>更新FSU状态信息获取周期响应</w:t>
            </w:r>
          </w:p>
        </w:tc>
      </w:tr>
      <w:tr w14:paraId="0B0190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5EA37781">
            <w:pPr>
              <w:rPr>
                <w:sz w:val="21"/>
                <w:szCs w:val="21"/>
              </w:rPr>
            </w:pPr>
            <w:r>
              <w:rPr>
                <w:sz w:val="21"/>
                <w:szCs w:val="21"/>
              </w:rPr>
              <w:t>Info</w:t>
            </w:r>
          </w:p>
        </w:tc>
        <w:tc>
          <w:tcPr>
            <w:tcW w:w="2205" w:type="dxa"/>
            <w:noWrap w:val="0"/>
            <w:vAlign w:val="top"/>
          </w:tcPr>
          <w:p w14:paraId="4F013C7A">
            <w:pPr>
              <w:rPr>
                <w:sz w:val="21"/>
                <w:szCs w:val="21"/>
              </w:rPr>
            </w:pPr>
            <w:r>
              <w:rPr>
                <w:sz w:val="21"/>
                <w:szCs w:val="21"/>
              </w:rPr>
              <w:t>FSUID</w:t>
            </w:r>
          </w:p>
        </w:tc>
        <w:tc>
          <w:tcPr>
            <w:tcW w:w="1890" w:type="dxa"/>
            <w:noWrap w:val="0"/>
            <w:vAlign w:val="top"/>
          </w:tcPr>
          <w:p w14:paraId="4C557C1C">
            <w:pPr>
              <w:rPr>
                <w:sz w:val="21"/>
                <w:szCs w:val="21"/>
              </w:rPr>
            </w:pPr>
            <w:r>
              <w:rPr>
                <w:rFonts w:hint="eastAsia"/>
                <w:sz w:val="21"/>
                <w:szCs w:val="21"/>
              </w:rPr>
              <w:t>Char[FSUID_LEN]</w:t>
            </w:r>
          </w:p>
        </w:tc>
        <w:tc>
          <w:tcPr>
            <w:tcW w:w="2940" w:type="dxa"/>
            <w:noWrap w:val="0"/>
            <w:vAlign w:val="top"/>
          </w:tcPr>
          <w:p w14:paraId="45A5F90B">
            <w:pPr>
              <w:rPr>
                <w:sz w:val="21"/>
                <w:szCs w:val="21"/>
              </w:rPr>
            </w:pPr>
            <w:r>
              <w:rPr>
                <w:sz w:val="21"/>
                <w:szCs w:val="21"/>
              </w:rPr>
              <w:t>FSU ID号</w:t>
            </w:r>
          </w:p>
        </w:tc>
      </w:tr>
      <w:tr w14:paraId="64CA0D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5AF3A52">
            <w:pPr>
              <w:rPr>
                <w:sz w:val="21"/>
                <w:szCs w:val="21"/>
              </w:rPr>
            </w:pPr>
          </w:p>
        </w:tc>
        <w:tc>
          <w:tcPr>
            <w:tcW w:w="2205" w:type="dxa"/>
            <w:noWrap w:val="0"/>
            <w:vAlign w:val="top"/>
          </w:tcPr>
          <w:p w14:paraId="75851730">
            <w:pPr>
              <w:rPr>
                <w:sz w:val="21"/>
                <w:szCs w:val="21"/>
              </w:rPr>
            </w:pPr>
            <w:r>
              <w:rPr>
                <w:sz w:val="21"/>
                <w:szCs w:val="21"/>
              </w:rPr>
              <w:t>Result</w:t>
            </w:r>
          </w:p>
        </w:tc>
        <w:tc>
          <w:tcPr>
            <w:tcW w:w="1890" w:type="dxa"/>
            <w:noWrap w:val="0"/>
            <w:vAlign w:val="center"/>
          </w:tcPr>
          <w:p w14:paraId="55301BE2">
            <w:pPr>
              <w:rPr>
                <w:sz w:val="21"/>
                <w:szCs w:val="21"/>
              </w:rPr>
            </w:pPr>
            <w:r>
              <w:rPr>
                <w:sz w:val="21"/>
                <w:szCs w:val="21"/>
              </w:rPr>
              <w:t>EnumResult</w:t>
            </w:r>
          </w:p>
        </w:tc>
        <w:tc>
          <w:tcPr>
            <w:tcW w:w="2940" w:type="dxa"/>
            <w:noWrap w:val="0"/>
            <w:vAlign w:val="top"/>
          </w:tcPr>
          <w:p w14:paraId="3B8F3A5E">
            <w:pPr>
              <w:rPr>
                <w:sz w:val="21"/>
                <w:szCs w:val="21"/>
              </w:rPr>
            </w:pPr>
            <w:r>
              <w:rPr>
                <w:sz w:val="21"/>
                <w:szCs w:val="21"/>
              </w:rPr>
              <w:t>成功/失败</w:t>
            </w:r>
          </w:p>
        </w:tc>
      </w:tr>
      <w:tr w14:paraId="0D17A0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E572456">
            <w:pPr>
              <w:rPr>
                <w:sz w:val="21"/>
                <w:szCs w:val="21"/>
              </w:rPr>
            </w:pPr>
          </w:p>
        </w:tc>
        <w:tc>
          <w:tcPr>
            <w:tcW w:w="2205" w:type="dxa"/>
            <w:noWrap w:val="0"/>
            <w:vAlign w:val="top"/>
          </w:tcPr>
          <w:p w14:paraId="1C404524">
            <w:pPr>
              <w:rPr>
                <w:sz w:val="21"/>
                <w:szCs w:val="21"/>
              </w:rPr>
            </w:pPr>
            <w:r>
              <w:rPr>
                <w:sz w:val="21"/>
                <w:szCs w:val="21"/>
              </w:rPr>
              <w:t>FailureCause</w:t>
            </w:r>
          </w:p>
        </w:tc>
        <w:tc>
          <w:tcPr>
            <w:tcW w:w="1890" w:type="dxa"/>
            <w:noWrap w:val="0"/>
            <w:vAlign w:val="top"/>
          </w:tcPr>
          <w:p w14:paraId="4C91A59B">
            <w:pPr>
              <w:rPr>
                <w:sz w:val="21"/>
                <w:szCs w:val="21"/>
              </w:rPr>
            </w:pPr>
            <w:r>
              <w:rPr>
                <w:sz w:val="21"/>
                <w:szCs w:val="21"/>
              </w:rPr>
              <w:t>Char[FAILURE_CAUSE_LEN]</w:t>
            </w:r>
          </w:p>
        </w:tc>
        <w:tc>
          <w:tcPr>
            <w:tcW w:w="2940" w:type="dxa"/>
            <w:noWrap w:val="0"/>
            <w:vAlign w:val="top"/>
          </w:tcPr>
          <w:p w14:paraId="772FFD36">
            <w:pPr>
              <w:rPr>
                <w:sz w:val="21"/>
                <w:szCs w:val="21"/>
              </w:rPr>
            </w:pPr>
            <w:r>
              <w:rPr>
                <w:rFonts w:hint="eastAsia"/>
                <w:sz w:val="21"/>
                <w:szCs w:val="21"/>
              </w:rPr>
              <w:t>更新FSU状态信息获取周期失败的原因（厂家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64D7C1B7">
      <w:pPr>
        <w:pStyle w:val="147"/>
        <w:ind w:firstLine="0" w:firstLineChars="0"/>
        <w:rPr>
          <w:b/>
        </w:rPr>
      </w:pPr>
      <w:r>
        <w:rPr>
          <w:rFonts w:hint="eastAsia"/>
          <w:b/>
        </w:rPr>
        <w:t>XML样例</w:t>
      </w:r>
    </w:p>
    <w:p w14:paraId="728E71EC">
      <w:pPr>
        <w:pStyle w:val="147"/>
        <w:ind w:firstLine="0" w:firstLineChars="0"/>
      </w:pPr>
      <w:r>
        <w:t>&lt;?xml version="1.0" encoding="UTF-8"?&gt;</w:t>
      </w:r>
    </w:p>
    <w:p w14:paraId="2522E045">
      <w:pPr>
        <w:pStyle w:val="147"/>
        <w:ind w:firstLine="0" w:firstLineChars="0"/>
      </w:pPr>
      <w:r>
        <w:t>&lt;Response&gt;</w:t>
      </w:r>
    </w:p>
    <w:p w14:paraId="305D04CE">
      <w:pPr>
        <w:pStyle w:val="147"/>
        <w:ind w:firstLine="0" w:firstLineChars="0"/>
      </w:pPr>
      <w:r>
        <w:tab/>
      </w:r>
      <w:r>
        <w:t>&lt;PK_Type&gt;</w:t>
      </w:r>
    </w:p>
    <w:p w14:paraId="1B62E061">
      <w:pPr>
        <w:pStyle w:val="147"/>
        <w:ind w:firstLine="0" w:firstLineChars="0"/>
      </w:pPr>
      <w:r>
        <w:tab/>
      </w:r>
      <w:r>
        <w:tab/>
      </w:r>
      <w:r>
        <w:t>&lt;Name&gt;</w:t>
      </w:r>
      <w:r>
        <w:rPr>
          <w:rFonts w:hint="eastAsia"/>
        </w:rPr>
        <w:t>UPDATE_FSUINFO_INTERVAL</w:t>
      </w:r>
      <w:r>
        <w:t>_ACK&lt;/Name&gt;</w:t>
      </w:r>
    </w:p>
    <w:p w14:paraId="1466C3A3">
      <w:pPr>
        <w:pStyle w:val="147"/>
        <w:ind w:firstLine="0" w:firstLineChars="0"/>
      </w:pPr>
      <w:r>
        <w:tab/>
      </w:r>
      <w:r>
        <w:t>&lt;/PK_Type&gt;</w:t>
      </w:r>
    </w:p>
    <w:p w14:paraId="3928B87C">
      <w:pPr>
        <w:pStyle w:val="147"/>
        <w:ind w:firstLine="0" w:firstLineChars="0"/>
      </w:pPr>
      <w:r>
        <w:tab/>
      </w:r>
      <w:r>
        <w:t>&lt;Info&gt;</w:t>
      </w:r>
    </w:p>
    <w:p w14:paraId="2D2E8DC8">
      <w:pPr>
        <w:pStyle w:val="147"/>
        <w:ind w:firstLine="0" w:firstLineChars="0"/>
      </w:pPr>
      <w:r>
        <w:tab/>
      </w:r>
      <w:r>
        <w:tab/>
      </w:r>
      <w:r>
        <w:t>&lt;FSUID/&gt;</w:t>
      </w:r>
    </w:p>
    <w:p w14:paraId="132E10A8">
      <w:pPr>
        <w:pStyle w:val="147"/>
        <w:ind w:firstLine="0" w:firstLineChars="0"/>
      </w:pPr>
      <w:r>
        <w:tab/>
      </w:r>
      <w:r>
        <w:tab/>
      </w:r>
      <w:r>
        <w:t>&lt;Result/&gt;</w:t>
      </w:r>
    </w:p>
    <w:p w14:paraId="275513F0">
      <w:pPr>
        <w:pStyle w:val="147"/>
        <w:ind w:firstLine="0" w:firstLineChars="0"/>
      </w:pPr>
      <w:r>
        <w:tab/>
      </w:r>
      <w:r>
        <w:tab/>
      </w:r>
      <w:r>
        <w:t>&lt;FailureCause/&gt;</w:t>
      </w:r>
    </w:p>
    <w:p w14:paraId="4D97A5D6">
      <w:pPr>
        <w:pStyle w:val="147"/>
        <w:ind w:firstLine="0" w:firstLineChars="0"/>
      </w:pPr>
      <w:r>
        <w:tab/>
      </w:r>
      <w:r>
        <w:t>&lt;/Info&gt;</w:t>
      </w:r>
    </w:p>
    <w:p w14:paraId="18110509">
      <w:pPr>
        <w:pStyle w:val="147"/>
        <w:ind w:firstLine="0" w:firstLineChars="0"/>
      </w:pPr>
      <w:r>
        <w:t>&lt;/Response&gt;</w:t>
      </w:r>
    </w:p>
    <w:p w14:paraId="4C51893B">
      <w:pPr>
        <w:pStyle w:val="147"/>
        <w:ind w:firstLine="0" w:firstLineChars="0"/>
        <w:rPr>
          <w:b/>
        </w:rPr>
      </w:pPr>
    </w:p>
    <w:p w14:paraId="30F47B3D">
      <w:pPr>
        <w:pStyle w:val="4"/>
        <w:numPr>
          <w:ilvl w:val="2"/>
          <w:numId w:val="14"/>
        </w:numPr>
      </w:pPr>
      <w:bookmarkStart w:id="137" w:name="_Toc1605505955"/>
      <w:bookmarkStart w:id="138" w:name="_Toc452036638"/>
      <w:bookmarkStart w:id="139" w:name="_Toc452036569"/>
      <w:r>
        <w:t>重启FSU</w:t>
      </w:r>
      <w:bookmarkEnd w:id="137"/>
      <w:bookmarkEnd w:id="138"/>
      <w:bookmarkEnd w:id="139"/>
    </w:p>
    <w:p w14:paraId="3687C443">
      <w:pPr>
        <w:pStyle w:val="104"/>
        <w:numPr>
          <w:ilvl w:val="0"/>
          <w:numId w:val="31"/>
        </w:numPr>
        <w:spacing w:line="360" w:lineRule="auto"/>
        <w:rPr>
          <w:rFonts w:ascii="黑体" w:hAnsi="黑体" w:eastAsia="黑体"/>
        </w:rPr>
      </w:pPr>
      <w:r>
        <w:rPr>
          <w:rFonts w:hint="eastAsia" w:ascii="黑体" w:hAnsi="黑体" w:eastAsia="黑体"/>
        </w:rPr>
        <w:t>数据流方式</w:t>
      </w:r>
    </w:p>
    <w:p w14:paraId="5C701964">
      <w:pPr>
        <w:pStyle w:val="147"/>
        <w:spacing w:line="360" w:lineRule="auto"/>
        <w:ind w:firstLine="480"/>
        <w:rPr>
          <w:sz w:val="24"/>
          <w:szCs w:val="24"/>
        </w:rPr>
      </w:pPr>
      <w:r>
        <w:rPr>
          <w:rFonts w:hint="eastAsia"/>
          <w:sz w:val="24"/>
          <w:szCs w:val="24"/>
        </w:rPr>
        <w:t>SC</w:t>
      </w:r>
      <w:r>
        <w:rPr>
          <w:sz w:val="24"/>
          <w:szCs w:val="24"/>
        </w:rPr>
        <w:t>向</w:t>
      </w:r>
      <w:r>
        <w:rPr>
          <w:rFonts w:hint="eastAsia"/>
          <w:sz w:val="24"/>
          <w:szCs w:val="24"/>
        </w:rPr>
        <w:t>FSU</w:t>
      </w:r>
      <w:r>
        <w:rPr>
          <w:sz w:val="24"/>
          <w:szCs w:val="24"/>
        </w:rPr>
        <w:t>发送</w:t>
      </w:r>
      <w:r>
        <w:rPr>
          <w:rFonts w:hint="eastAsia"/>
          <w:sz w:val="24"/>
          <w:szCs w:val="24"/>
        </w:rPr>
        <w:t>重启要求</w:t>
      </w:r>
      <w:r>
        <w:rPr>
          <w:sz w:val="24"/>
          <w:szCs w:val="24"/>
        </w:rPr>
        <w:t>，</w:t>
      </w:r>
      <w:r>
        <w:rPr>
          <w:rFonts w:hint="eastAsia"/>
          <w:sz w:val="24"/>
          <w:szCs w:val="24"/>
        </w:rPr>
        <w:t>FSU</w:t>
      </w:r>
      <w:r>
        <w:rPr>
          <w:sz w:val="24"/>
          <w:szCs w:val="24"/>
        </w:rPr>
        <w:t>返回成功标志</w:t>
      </w:r>
      <w:r>
        <w:rPr>
          <w:rFonts w:hint="eastAsia"/>
          <w:sz w:val="24"/>
          <w:szCs w:val="24"/>
        </w:rPr>
        <w:t>后重启</w:t>
      </w:r>
      <w:r>
        <w:rPr>
          <w:sz w:val="24"/>
          <w:szCs w:val="24"/>
        </w:rPr>
        <w:t>。</w:t>
      </w:r>
      <w:r>
        <w:rPr>
          <w:rFonts w:hint="eastAsia"/>
          <w:sz w:val="24"/>
          <w:szCs w:val="24"/>
        </w:rPr>
        <w:t>（此报文</w:t>
      </w:r>
      <w:r>
        <w:rPr>
          <w:sz w:val="24"/>
          <w:szCs w:val="24"/>
        </w:rPr>
        <w:t>用于</w:t>
      </w:r>
      <w:r>
        <w:rPr>
          <w:rFonts w:hint="eastAsia"/>
          <w:sz w:val="24"/>
          <w:szCs w:val="24"/>
        </w:rPr>
        <w:t>FSU</w:t>
      </w:r>
      <w:r>
        <w:rPr>
          <w:sz w:val="24"/>
          <w:szCs w:val="24"/>
        </w:rPr>
        <w:t>的升级等操作</w:t>
      </w:r>
      <w:r>
        <w:rPr>
          <w:rFonts w:hint="eastAsia"/>
          <w:sz w:val="24"/>
          <w:szCs w:val="24"/>
        </w:rPr>
        <w:t>：</w:t>
      </w:r>
      <w:r>
        <w:rPr>
          <w:sz w:val="24"/>
          <w:szCs w:val="24"/>
        </w:rPr>
        <w:t>SC侧先通过FTP将</w:t>
      </w:r>
      <w:r>
        <w:rPr>
          <w:rFonts w:hint="eastAsia"/>
          <w:sz w:val="24"/>
          <w:szCs w:val="24"/>
        </w:rPr>
        <w:t>升级</w:t>
      </w:r>
      <w:r>
        <w:rPr>
          <w:sz w:val="24"/>
          <w:szCs w:val="24"/>
        </w:rPr>
        <w:t>文件上传到FSU</w:t>
      </w:r>
      <w:r>
        <w:rPr>
          <w:rFonts w:hint="eastAsia"/>
          <w:sz w:val="24"/>
          <w:szCs w:val="24"/>
        </w:rPr>
        <w:t>的/upgrade/下</w:t>
      </w:r>
      <w:r>
        <w:rPr>
          <w:sz w:val="24"/>
          <w:szCs w:val="24"/>
        </w:rPr>
        <w:t>，再发此报文使</w:t>
      </w:r>
      <w:r>
        <w:rPr>
          <w:rFonts w:hint="eastAsia"/>
          <w:sz w:val="24"/>
          <w:szCs w:val="24"/>
        </w:rPr>
        <w:t>FSU</w:t>
      </w:r>
      <w:r>
        <w:rPr>
          <w:sz w:val="24"/>
          <w:szCs w:val="24"/>
        </w:rPr>
        <w:t>重启后自动升级）</w:t>
      </w:r>
      <w:r>
        <w:rPr>
          <w:rFonts w:hint="eastAsia"/>
          <w:sz w:val="24"/>
          <w:szCs w:val="24"/>
        </w:rPr>
        <w:t>。</w:t>
      </w:r>
    </w:p>
    <w:p w14:paraId="4D5955D9">
      <w:r>
        <mc:AlternateContent>
          <mc:Choice Requires="wpg">
            <w:drawing>
              <wp:anchor distT="0" distB="0" distL="114300" distR="114300" simplePos="0" relativeHeight="251669504" behindDoc="0" locked="0" layoutInCell="1" allowOverlap="1">
                <wp:simplePos x="0" y="0"/>
                <wp:positionH relativeFrom="column">
                  <wp:posOffset>342900</wp:posOffset>
                </wp:positionH>
                <wp:positionV relativeFrom="paragraph">
                  <wp:posOffset>83185</wp:posOffset>
                </wp:positionV>
                <wp:extent cx="4457700" cy="1178560"/>
                <wp:effectExtent l="0" t="0" r="0" b="15240"/>
                <wp:wrapNone/>
                <wp:docPr id="271" name="Group 160"/>
                <wp:cNvGraphicFramePr/>
                <a:graphic xmlns:a="http://schemas.openxmlformats.org/drawingml/2006/main">
                  <a:graphicData uri="http://schemas.microsoft.com/office/word/2010/wordprocessingGroup">
                    <wpg:wgp>
                      <wpg:cNvGrpSpPr/>
                      <wpg:grpSpPr>
                        <a:xfrm>
                          <a:off x="0" y="0"/>
                          <a:ext cx="4457700" cy="1178560"/>
                          <a:chOff x="2160" y="2376"/>
                          <a:chExt cx="7020" cy="1856"/>
                        </a:xfrm>
                        <a:effectLst/>
                      </wpg:grpSpPr>
                      <wps:wsp>
                        <wps:cNvPr id="272" name="Text Box 1082"/>
                        <wps:cNvSpPr txBox="1">
                          <a:spLocks noChangeArrowheads="1"/>
                        </wps:cNvSpPr>
                        <wps:spPr bwMode="auto">
                          <a:xfrm>
                            <a:off x="3570" y="2376"/>
                            <a:ext cx="1470" cy="468"/>
                          </a:xfrm>
                          <a:prstGeom prst="rect">
                            <a:avLst/>
                          </a:prstGeom>
                          <a:noFill/>
                          <a:ln>
                            <a:noFill/>
                          </a:ln>
                          <a:effectLst/>
                        </wps:spPr>
                        <wps:txbx>
                          <w:txbxContent>
                            <w:p w14:paraId="2B6FF748">
                              <w:pPr>
                                <w:rPr>
                                  <w:szCs w:val="21"/>
                                </w:rPr>
                              </w:pPr>
                              <w:r>
                                <w:rPr>
                                  <w:szCs w:val="21"/>
                                </w:rPr>
                                <w:t>SC</w:t>
                              </w:r>
                            </w:p>
                          </w:txbxContent>
                        </wps:txbx>
                        <wps:bodyPr rot="0" vert="horz" wrap="square" lIns="91440" tIns="45720" rIns="91440" bIns="45720" anchor="t" anchorCtr="0" upright="1">
                          <a:noAutofit/>
                        </wps:bodyPr>
                      </wps:wsp>
                      <wps:wsp>
                        <wps:cNvPr id="273" name="Text Box 1083"/>
                        <wps:cNvSpPr txBox="1">
                          <a:spLocks noChangeArrowheads="1"/>
                        </wps:cNvSpPr>
                        <wps:spPr bwMode="auto">
                          <a:xfrm>
                            <a:off x="7560" y="2376"/>
                            <a:ext cx="1440" cy="468"/>
                          </a:xfrm>
                          <a:prstGeom prst="rect">
                            <a:avLst/>
                          </a:prstGeom>
                          <a:solidFill>
                            <a:srgbClr val="FFFFFF"/>
                          </a:solidFill>
                          <a:ln>
                            <a:noFill/>
                          </a:ln>
                          <a:effectLst/>
                        </wps:spPr>
                        <wps:txbx>
                          <w:txbxContent>
                            <w:p w14:paraId="19EC254F">
                              <w:pPr>
                                <w:rPr>
                                  <w:szCs w:val="21"/>
                                </w:rPr>
                              </w:pPr>
                              <w:r>
                                <w:rPr>
                                  <w:rFonts w:hint="eastAsia"/>
                                  <w:szCs w:val="21"/>
                                </w:rPr>
                                <w:t>FSU</w:t>
                              </w:r>
                            </w:p>
                          </w:txbxContent>
                        </wps:txbx>
                        <wps:bodyPr rot="0" vert="horz" wrap="square" lIns="91440" tIns="45720" rIns="91440" bIns="45720" anchor="t" anchorCtr="0" upright="1">
                          <a:noAutofit/>
                        </wps:bodyPr>
                      </wps:wsp>
                      <wps:wsp>
                        <wps:cNvPr id="274" name="Line 1084"/>
                        <wps:cNvCnPr>
                          <a:cxnSpLocks noChangeShapeType="1"/>
                        </wps:cNvCnPr>
                        <wps:spPr bwMode="auto">
                          <a:xfrm>
                            <a:off x="3960" y="3156"/>
                            <a:ext cx="3960" cy="156"/>
                          </a:xfrm>
                          <a:prstGeom prst="line">
                            <a:avLst/>
                          </a:prstGeom>
                          <a:noFill/>
                          <a:ln w="9525">
                            <a:solidFill>
                              <a:srgbClr val="000000"/>
                            </a:solidFill>
                            <a:round/>
                            <a:tailEnd type="triangle" w="med" len="med"/>
                          </a:ln>
                          <a:effectLst/>
                        </wps:spPr>
                        <wps:bodyPr/>
                      </wps:wsp>
                      <wps:wsp>
                        <wps:cNvPr id="275" name="Line 1085"/>
                        <wps:cNvCnPr>
                          <a:cxnSpLocks noChangeShapeType="1"/>
                        </wps:cNvCnPr>
                        <wps:spPr bwMode="auto">
                          <a:xfrm flipH="1">
                            <a:off x="3960" y="3468"/>
                            <a:ext cx="3960" cy="156"/>
                          </a:xfrm>
                          <a:prstGeom prst="line">
                            <a:avLst/>
                          </a:prstGeom>
                          <a:noFill/>
                          <a:ln w="9525">
                            <a:solidFill>
                              <a:srgbClr val="000000"/>
                            </a:solidFill>
                            <a:round/>
                            <a:tailEnd type="triangle" w="med" len="med"/>
                          </a:ln>
                          <a:effectLst/>
                        </wps:spPr>
                        <wps:bodyPr/>
                      </wps:wsp>
                      <wps:wsp>
                        <wps:cNvPr id="276" name="Text Box 1086"/>
                        <wps:cNvSpPr txBox="1">
                          <a:spLocks noChangeArrowheads="1"/>
                        </wps:cNvSpPr>
                        <wps:spPr bwMode="auto">
                          <a:xfrm>
                            <a:off x="4320" y="2844"/>
                            <a:ext cx="3060" cy="468"/>
                          </a:xfrm>
                          <a:prstGeom prst="rect">
                            <a:avLst/>
                          </a:prstGeom>
                          <a:noFill/>
                          <a:ln>
                            <a:noFill/>
                          </a:ln>
                          <a:effectLst/>
                        </wps:spPr>
                        <wps:txbx>
                          <w:txbxContent>
                            <w:p w14:paraId="1E15ACBC">
                              <w:pPr>
                                <w:rPr>
                                  <w:szCs w:val="21"/>
                                </w:rPr>
                              </w:pPr>
                              <w:r>
                                <w:rPr>
                                  <w:rFonts w:hint="eastAsia"/>
                                  <w:szCs w:val="21"/>
                                </w:rPr>
                                <w:t>SET_FSUREBOOT</w:t>
                              </w:r>
                            </w:p>
                          </w:txbxContent>
                        </wps:txbx>
                        <wps:bodyPr rot="0" vert="horz" wrap="square" lIns="91440" tIns="45720" rIns="91440" bIns="45720" anchor="t" anchorCtr="0" upright="1">
                          <a:noAutofit/>
                        </wps:bodyPr>
                      </wps:wsp>
                      <wps:wsp>
                        <wps:cNvPr id="277" name="Line 1087"/>
                        <wps:cNvCnPr>
                          <a:cxnSpLocks noChangeShapeType="1"/>
                        </wps:cNvCnPr>
                        <wps:spPr bwMode="auto">
                          <a:xfrm>
                            <a:off x="3960" y="2844"/>
                            <a:ext cx="0" cy="1318"/>
                          </a:xfrm>
                          <a:prstGeom prst="line">
                            <a:avLst/>
                          </a:prstGeom>
                          <a:noFill/>
                          <a:ln w="9525">
                            <a:solidFill>
                              <a:srgbClr val="000000"/>
                            </a:solidFill>
                            <a:round/>
                          </a:ln>
                          <a:effectLst/>
                        </wps:spPr>
                        <wps:bodyPr/>
                      </wps:wsp>
                      <wps:wsp>
                        <wps:cNvPr id="278" name="Line 1088"/>
                        <wps:cNvCnPr>
                          <a:cxnSpLocks noChangeShapeType="1"/>
                        </wps:cNvCnPr>
                        <wps:spPr bwMode="auto">
                          <a:xfrm>
                            <a:off x="7920" y="2914"/>
                            <a:ext cx="0" cy="1318"/>
                          </a:xfrm>
                          <a:prstGeom prst="line">
                            <a:avLst/>
                          </a:prstGeom>
                          <a:noFill/>
                          <a:ln w="9525">
                            <a:solidFill>
                              <a:srgbClr val="000000"/>
                            </a:solidFill>
                            <a:round/>
                          </a:ln>
                          <a:effectLst/>
                        </wps:spPr>
                        <wps:bodyPr/>
                      </wps:wsp>
                      <wps:wsp>
                        <wps:cNvPr id="279" name="Text Box 1089"/>
                        <wps:cNvSpPr txBox="1">
                          <a:spLocks noChangeArrowheads="1"/>
                        </wps:cNvSpPr>
                        <wps:spPr bwMode="auto">
                          <a:xfrm>
                            <a:off x="4320" y="3468"/>
                            <a:ext cx="3240" cy="468"/>
                          </a:xfrm>
                          <a:prstGeom prst="rect">
                            <a:avLst/>
                          </a:prstGeom>
                          <a:noFill/>
                          <a:ln>
                            <a:noFill/>
                          </a:ln>
                          <a:effectLst/>
                        </wps:spPr>
                        <wps:txbx>
                          <w:txbxContent>
                            <w:p w14:paraId="2EE9C0B9">
                              <w:pPr>
                                <w:rPr>
                                  <w:szCs w:val="21"/>
                                </w:rPr>
                              </w:pPr>
                              <w:r>
                                <w:rPr>
                                  <w:color w:val="000000"/>
                                  <w:szCs w:val="21"/>
                                </w:rPr>
                                <w:t>SET_FSUREBOOT_ACK</w:t>
                              </w:r>
                            </w:p>
                          </w:txbxContent>
                        </wps:txbx>
                        <wps:bodyPr rot="0" vert="horz" wrap="square" lIns="91440" tIns="45720" rIns="91440" bIns="45720" anchor="t" anchorCtr="0" upright="1">
                          <a:noAutofit/>
                        </wps:bodyPr>
                      </wps:wsp>
                      <wps:wsp>
                        <wps:cNvPr id="280" name="Text Box 1090"/>
                        <wps:cNvSpPr txBox="1">
                          <a:spLocks noChangeArrowheads="1"/>
                        </wps:cNvSpPr>
                        <wps:spPr bwMode="auto">
                          <a:xfrm>
                            <a:off x="2160" y="2844"/>
                            <a:ext cx="1620" cy="468"/>
                          </a:xfrm>
                          <a:prstGeom prst="rect">
                            <a:avLst/>
                          </a:prstGeom>
                          <a:noFill/>
                          <a:ln>
                            <a:noFill/>
                          </a:ln>
                          <a:effectLst/>
                        </wps:spPr>
                        <wps:txbx>
                          <w:txbxContent>
                            <w:p w14:paraId="62A1969A">
                              <w:pPr>
                                <w:rPr>
                                  <w:szCs w:val="21"/>
                                </w:rPr>
                              </w:pPr>
                              <w:r>
                                <w:rPr>
                                  <w:rFonts w:hint="eastAsia"/>
                                  <w:szCs w:val="21"/>
                                </w:rPr>
                                <w:t>发起重启请求</w:t>
                              </w:r>
                            </w:p>
                          </w:txbxContent>
                        </wps:txbx>
                        <wps:bodyPr rot="0" vert="horz" wrap="square" lIns="91440" tIns="45720" rIns="91440" bIns="45720" anchor="t" anchorCtr="0" upright="1">
                          <a:noAutofit/>
                        </wps:bodyPr>
                      </wps:wsp>
                      <wps:wsp>
                        <wps:cNvPr id="281" name="Text Box 1091"/>
                        <wps:cNvSpPr txBox="1">
                          <a:spLocks noChangeArrowheads="1"/>
                        </wps:cNvSpPr>
                        <wps:spPr bwMode="auto">
                          <a:xfrm>
                            <a:off x="7920" y="3156"/>
                            <a:ext cx="1260" cy="936"/>
                          </a:xfrm>
                          <a:prstGeom prst="rect">
                            <a:avLst/>
                          </a:prstGeom>
                          <a:noFill/>
                          <a:ln>
                            <a:noFill/>
                          </a:ln>
                          <a:effectLst/>
                        </wps:spPr>
                        <wps:txbx>
                          <w:txbxContent>
                            <w:p w14:paraId="278056EE">
                              <w:pPr>
                                <w:rPr>
                                  <w:szCs w:val="21"/>
                                </w:rPr>
                              </w:pPr>
                              <w:r>
                                <w:rPr>
                                  <w:rFonts w:hint="eastAsia"/>
                                  <w:szCs w:val="21"/>
                                </w:rPr>
                                <w:t>返回重启FSU</w:t>
                              </w:r>
                              <w:r>
                                <w:rPr>
                                  <w:szCs w:val="21"/>
                                </w:rPr>
                                <w:t>响应</w:t>
                              </w:r>
                            </w:p>
                          </w:txbxContent>
                        </wps:txbx>
                        <wps:bodyPr rot="0" vert="horz" wrap="square" lIns="91440" tIns="45720" rIns="91440" bIns="45720" anchor="t" anchorCtr="0" upright="1">
                          <a:noAutofit/>
                        </wps:bodyPr>
                      </wps:wsp>
                    </wpg:wgp>
                  </a:graphicData>
                </a:graphic>
              </wp:anchor>
            </w:drawing>
          </mc:Choice>
          <mc:Fallback>
            <w:pict>
              <v:group id="Group 160" o:spid="_x0000_s1026" o:spt="203" style="position:absolute;left:0pt;margin-left:27pt;margin-top:6.55pt;height:92.8pt;width:351pt;z-index:251669504;mso-width-relative:page;mso-height-relative:page;" coordorigin="2160,2376" coordsize="7020,1856" o:gfxdata="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F5xBkzZAAAACQEAAA8AAAAAAAAAAQAgAAAAIgAAAGRycy9kb3ducmV2LnhtbFBL&#10;AQIUABQAAAAIAIdO4kD42VCbLwQAAMUYAAAOAAAAAAAAAAEAIAAAACgBAABkcnMvZTJvRG9jLnht&#10;bFBLBQYAAAAABgAGAFkBAADJBwAAAAA=&#10;">
                <o:lock v:ext="edit" aspectratio="f"/>
                <v:shape id="Text Box 1082" o:spid="_x0000_s1026" o:spt="202" type="#_x0000_t202" style="position:absolute;left:3570;top:2376;height:468;width:1470;" filled="f" stroked="f" coordsize="21600,21600" o:gfxdata="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szGA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B6FF748">
                        <w:pPr>
                          <w:rPr>
                            <w:szCs w:val="21"/>
                          </w:rPr>
                        </w:pPr>
                        <w:r>
                          <w:rPr>
                            <w:szCs w:val="21"/>
                          </w:rPr>
                          <w:t>SC</w:t>
                        </w:r>
                      </w:p>
                    </w:txbxContent>
                  </v:textbox>
                </v:shape>
                <v:shape id="Text Box 1083" o:spid="_x0000_s1026" o:spt="202" type="#_x0000_t202" style="position:absolute;left:7560;top:2376;height:468;width:1440;" fillcolor="#FFFFFF" filled="t" stroked="f" coordsize="21600,21600" o:gfxdata="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PE6rsAAADc&#10;AAAADwAAAAAAAAABACAAAAAiAAAAZHJzL2Rvd25yZXYueG1sUEsBAhQAFAAAAAgAh07iQDMvBZ47&#10;AAAAOQAAABAAAAAAAAAAAQAgAAAACgEAAGRycy9zaGFwZXhtbC54bWxQSwUGAAAAAAYABgBbAQAA&#10;tAMAAAAA&#10;">
                  <v:fill on="t" focussize="0,0"/>
                  <v:stroke on="f"/>
                  <v:imagedata o:title=""/>
                  <o:lock v:ext="edit" aspectratio="f"/>
                  <v:textbox>
                    <w:txbxContent>
                      <w:p w14:paraId="19EC254F">
                        <w:pPr>
                          <w:rPr>
                            <w:szCs w:val="21"/>
                          </w:rPr>
                        </w:pPr>
                        <w:r>
                          <w:rPr>
                            <w:rFonts w:hint="eastAsia"/>
                            <w:szCs w:val="21"/>
                          </w:rPr>
                          <w:t>FSU</w:t>
                        </w:r>
                      </w:p>
                    </w:txbxContent>
                  </v:textbox>
                </v:shape>
                <v:line id="Line 1084" o:spid="_x0000_s1026" o:spt="20" style="position:absolute;left:3960;top:3156;height:156;width:3960;" filled="f" stroked="t" coordsize="21600,21600" o:gfxdata="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peq0&#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line id="Line 1085" o:spid="_x0000_s1026" o:spt="20" style="position:absolute;left:3960;top:3468;flip:x;height:156;width:3960;" filled="f" stroked="t" coordsize="21600,21600" o:gfxdata="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V0Of&#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1086" o:spid="_x0000_s1026" o:spt="202" type="#_x0000_t202" style="position:absolute;left:4320;top:2844;height:468;width:3060;" filled="f" stroked="f" coordsize="21600,21600" o:gfxdata="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IN4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E15ACBC">
                        <w:pPr>
                          <w:rPr>
                            <w:szCs w:val="21"/>
                          </w:rPr>
                        </w:pPr>
                        <w:r>
                          <w:rPr>
                            <w:rFonts w:hint="eastAsia"/>
                            <w:szCs w:val="21"/>
                          </w:rPr>
                          <w:t>SET_FSUREBOOT</w:t>
                        </w:r>
                      </w:p>
                    </w:txbxContent>
                  </v:textbox>
                </v:shape>
                <v:line id="Line 1087" o:spid="_x0000_s1026" o:spt="20" style="position:absolute;left:3960;top:2844;height:1318;width:0;" filled="f" stroked="t" coordsize="21600,21600" o:gfxdata="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DcTU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088" o:spid="_x0000_s1026" o:spt="20" style="position:absolute;left:7920;top:2914;height:1318;width:0;" filled="f" stroked="t" coordsize="21600,21600" o:gfxdata="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qIcg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Text Box 1089" o:spid="_x0000_s1026" o:spt="202" type="#_x0000_t202" style="position:absolute;left:4320;top:3468;height:468;width:3240;" filled="f" stroked="f" coordsize="21600,21600" o:gfxdata="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ej8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EE9C0B9">
                        <w:pPr>
                          <w:rPr>
                            <w:szCs w:val="21"/>
                          </w:rPr>
                        </w:pPr>
                        <w:r>
                          <w:rPr>
                            <w:color w:val="000000"/>
                            <w:szCs w:val="21"/>
                          </w:rPr>
                          <w:t>SET_FSUREBOOT_ACK</w:t>
                        </w:r>
                      </w:p>
                    </w:txbxContent>
                  </v:textbox>
                </v:shape>
                <v:shape id="Text Box 1090" o:spid="_x0000_s1026" o:spt="202" type="#_x0000_t202" style="position:absolute;left:2160;top:2844;height:468;width:1620;" filled="f" stroked="f" coordsize="21600,21600" o:gfxdata="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z4eku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2A1969A">
                        <w:pPr>
                          <w:rPr>
                            <w:szCs w:val="21"/>
                          </w:rPr>
                        </w:pPr>
                        <w:r>
                          <w:rPr>
                            <w:rFonts w:hint="eastAsia"/>
                            <w:szCs w:val="21"/>
                          </w:rPr>
                          <w:t>发起重启请求</w:t>
                        </w:r>
                      </w:p>
                    </w:txbxContent>
                  </v:textbox>
                </v:shape>
                <v:shape id="Text Box 1091" o:spid="_x0000_s1026" o:spt="202" type="#_x0000_t202" style="position:absolute;left:7920;top:3156;height:936;width:1260;" filled="f" stroked="f" coordsize="21600,21600" o:gfxdata="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7Tf0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78056EE">
                        <w:pPr>
                          <w:rPr>
                            <w:szCs w:val="21"/>
                          </w:rPr>
                        </w:pPr>
                        <w:r>
                          <w:rPr>
                            <w:rFonts w:hint="eastAsia"/>
                            <w:szCs w:val="21"/>
                          </w:rPr>
                          <w:t>返回重启FSU</w:t>
                        </w:r>
                        <w:r>
                          <w:rPr>
                            <w:szCs w:val="21"/>
                          </w:rPr>
                          <w:t>响应</w:t>
                        </w:r>
                      </w:p>
                    </w:txbxContent>
                  </v:textbox>
                </v:shape>
              </v:group>
            </w:pict>
          </mc:Fallback>
        </mc:AlternateContent>
      </w:r>
      <w:r>
        <mc:AlternateContent>
          <mc:Choice Requires="wpc">
            <w:drawing>
              <wp:inline distT="0" distB="0" distL="114300" distR="114300">
                <wp:extent cx="5940425" cy="1436370"/>
                <wp:effectExtent l="0" t="0" r="0" b="0"/>
                <wp:docPr id="15" name="画布 10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20" o:spid="_x0000_s1026" o:spt="203" style="height:113.1pt;width:467.75pt;" coordsize="5940425,1436370" editas="canvas"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mbCiLdcAAAAFAQAADwAAAAAAAAABACAAAAAiAAAAZHJzL2Rvd25yZXYueG1sUEsBAhQAFAAAAAgA&#10;h07iQBb5gz17AQAAEwMAAA4AAAAAAAAAAQAgAAAAJgEAAGRycy9lMm9Eb2MueG1sUEsFBgAAAAAG&#10;AAYAWQEAABMFAAAAAA==&#10;">
                <o:lock v:ext="edit" aspectratio="f"/>
                <v:shape id="画布 1020" o:spid="_x0000_s1026" style="position:absolute;left:0;top:0;height:1436370;width:5940425;" filled="f" stroked="f" coordsize="21600,21600" o:gfxdata="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ZsKIt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041D8D9F">
      <w:pPr>
        <w:pStyle w:val="223"/>
      </w:pPr>
      <w:r>
        <w:rPr>
          <w:rFonts w:hint="eastAsia"/>
        </w:rPr>
        <w:t>重启</w:t>
      </w:r>
      <w:r>
        <w:t>FSU</w:t>
      </w:r>
      <w:r>
        <w:rPr>
          <w:rFonts w:hint="eastAsia"/>
        </w:rPr>
        <w:t>过程</w:t>
      </w:r>
    </w:p>
    <w:p w14:paraId="6B644AD1">
      <w:pPr>
        <w:pStyle w:val="104"/>
        <w:numPr>
          <w:ilvl w:val="0"/>
          <w:numId w:val="31"/>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2E805DD9">
      <w:pPr>
        <w:pStyle w:val="147"/>
        <w:ind w:firstLine="420"/>
      </w:pPr>
      <w:r>
        <w:t>发起：</w:t>
      </w:r>
      <w:r>
        <w:rPr>
          <w:rFonts w:hint="eastAsia"/>
        </w:rPr>
        <w:t>SC</w:t>
      </w:r>
    </w:p>
    <w:p w14:paraId="3B445A75">
      <w:pPr>
        <w:pStyle w:val="222"/>
        <w:jc w:val="left"/>
      </w:pPr>
      <w:r>
        <w:rPr>
          <w:rFonts w:hint="eastAsia"/>
        </w:rPr>
        <w:t>重启FSU报文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995"/>
        <w:gridCol w:w="2835"/>
      </w:tblGrid>
      <w:tr w14:paraId="0B15E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4C6BDD8">
            <w:pPr>
              <w:jc w:val="center"/>
              <w:rPr>
                <w:sz w:val="21"/>
                <w:szCs w:val="18"/>
              </w:rPr>
            </w:pPr>
          </w:p>
        </w:tc>
        <w:tc>
          <w:tcPr>
            <w:tcW w:w="2205" w:type="dxa"/>
            <w:noWrap w:val="0"/>
            <w:vAlign w:val="top"/>
          </w:tcPr>
          <w:p w14:paraId="6FEDFF03">
            <w:pPr>
              <w:jc w:val="center"/>
              <w:rPr>
                <w:sz w:val="21"/>
                <w:szCs w:val="18"/>
              </w:rPr>
            </w:pPr>
            <w:r>
              <w:rPr>
                <w:sz w:val="21"/>
                <w:szCs w:val="18"/>
              </w:rPr>
              <w:t>变量名称/报文定义</w:t>
            </w:r>
          </w:p>
        </w:tc>
        <w:tc>
          <w:tcPr>
            <w:tcW w:w="1995" w:type="dxa"/>
            <w:noWrap w:val="0"/>
            <w:vAlign w:val="top"/>
          </w:tcPr>
          <w:p w14:paraId="2BD5219D">
            <w:pPr>
              <w:jc w:val="center"/>
              <w:rPr>
                <w:sz w:val="21"/>
                <w:szCs w:val="18"/>
              </w:rPr>
            </w:pPr>
            <w:r>
              <w:rPr>
                <w:sz w:val="21"/>
                <w:szCs w:val="18"/>
              </w:rPr>
              <w:t>长度及类型</w:t>
            </w:r>
          </w:p>
        </w:tc>
        <w:tc>
          <w:tcPr>
            <w:tcW w:w="2835" w:type="dxa"/>
            <w:noWrap w:val="0"/>
            <w:vAlign w:val="top"/>
          </w:tcPr>
          <w:p w14:paraId="54A03B16">
            <w:pPr>
              <w:jc w:val="center"/>
              <w:rPr>
                <w:sz w:val="21"/>
                <w:szCs w:val="18"/>
              </w:rPr>
            </w:pPr>
            <w:r>
              <w:rPr>
                <w:sz w:val="21"/>
                <w:szCs w:val="18"/>
              </w:rPr>
              <w:t>描述</w:t>
            </w:r>
          </w:p>
        </w:tc>
      </w:tr>
      <w:tr w14:paraId="130D5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F08B9B1">
            <w:pPr>
              <w:rPr>
                <w:sz w:val="21"/>
                <w:szCs w:val="18"/>
              </w:rPr>
            </w:pPr>
            <w:r>
              <w:rPr>
                <w:sz w:val="21"/>
                <w:szCs w:val="18"/>
              </w:rPr>
              <w:t>PK_Type</w:t>
            </w:r>
          </w:p>
        </w:tc>
        <w:tc>
          <w:tcPr>
            <w:tcW w:w="2205" w:type="dxa"/>
            <w:noWrap w:val="0"/>
            <w:vAlign w:val="center"/>
          </w:tcPr>
          <w:p w14:paraId="37730B69">
            <w:pPr>
              <w:rPr>
                <w:sz w:val="21"/>
                <w:szCs w:val="18"/>
              </w:rPr>
            </w:pPr>
            <w:r>
              <w:rPr>
                <w:rFonts w:hint="eastAsia"/>
                <w:sz w:val="21"/>
                <w:szCs w:val="18"/>
              </w:rPr>
              <w:t>Name</w:t>
            </w:r>
          </w:p>
        </w:tc>
        <w:tc>
          <w:tcPr>
            <w:tcW w:w="1995" w:type="dxa"/>
            <w:noWrap w:val="0"/>
            <w:vAlign w:val="top"/>
          </w:tcPr>
          <w:p w14:paraId="52243484">
            <w:pPr>
              <w:rPr>
                <w:sz w:val="21"/>
                <w:szCs w:val="18"/>
              </w:rPr>
            </w:pPr>
            <w:r>
              <w:rPr>
                <w:sz w:val="21"/>
                <w:szCs w:val="18"/>
              </w:rPr>
              <w:t>Char[SET_FSUREBOOT]</w:t>
            </w:r>
          </w:p>
        </w:tc>
        <w:tc>
          <w:tcPr>
            <w:tcW w:w="2835" w:type="dxa"/>
            <w:noWrap w:val="0"/>
            <w:vAlign w:val="top"/>
          </w:tcPr>
          <w:p w14:paraId="3AE8BAF9">
            <w:pPr>
              <w:rPr>
                <w:sz w:val="21"/>
                <w:szCs w:val="18"/>
              </w:rPr>
            </w:pPr>
            <w:r>
              <w:rPr>
                <w:rFonts w:hint="eastAsia"/>
                <w:sz w:val="21"/>
                <w:szCs w:val="18"/>
              </w:rPr>
              <w:t>重启</w:t>
            </w:r>
            <w:r>
              <w:rPr>
                <w:sz w:val="21"/>
                <w:szCs w:val="18"/>
              </w:rPr>
              <w:t>FSU</w:t>
            </w:r>
            <w:r>
              <w:rPr>
                <w:rFonts w:hint="eastAsia"/>
                <w:sz w:val="21"/>
                <w:szCs w:val="18"/>
              </w:rPr>
              <w:t>信息</w:t>
            </w:r>
          </w:p>
        </w:tc>
      </w:tr>
      <w:tr w14:paraId="7DD18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251E1AA">
            <w:pPr>
              <w:rPr>
                <w:sz w:val="21"/>
                <w:szCs w:val="18"/>
              </w:rPr>
            </w:pPr>
            <w:r>
              <w:rPr>
                <w:sz w:val="21"/>
                <w:szCs w:val="18"/>
              </w:rPr>
              <w:t>Info</w:t>
            </w:r>
          </w:p>
        </w:tc>
        <w:tc>
          <w:tcPr>
            <w:tcW w:w="2205" w:type="dxa"/>
            <w:noWrap w:val="0"/>
            <w:vAlign w:val="top"/>
          </w:tcPr>
          <w:p w14:paraId="250700F4">
            <w:pPr>
              <w:rPr>
                <w:sz w:val="21"/>
                <w:szCs w:val="18"/>
              </w:rPr>
            </w:pPr>
            <w:r>
              <w:rPr>
                <w:sz w:val="21"/>
                <w:szCs w:val="18"/>
              </w:rPr>
              <w:t>FSUID</w:t>
            </w:r>
          </w:p>
        </w:tc>
        <w:tc>
          <w:tcPr>
            <w:tcW w:w="1995" w:type="dxa"/>
            <w:noWrap w:val="0"/>
            <w:vAlign w:val="top"/>
          </w:tcPr>
          <w:p w14:paraId="1977C619">
            <w:pPr>
              <w:rPr>
                <w:sz w:val="21"/>
                <w:szCs w:val="18"/>
              </w:rPr>
            </w:pPr>
            <w:r>
              <w:rPr>
                <w:rFonts w:hint="eastAsia"/>
                <w:sz w:val="21"/>
                <w:szCs w:val="18"/>
              </w:rPr>
              <w:t>Char[FSUID_LEN]</w:t>
            </w:r>
          </w:p>
        </w:tc>
        <w:tc>
          <w:tcPr>
            <w:tcW w:w="2835" w:type="dxa"/>
            <w:noWrap w:val="0"/>
            <w:vAlign w:val="top"/>
          </w:tcPr>
          <w:p w14:paraId="740087E3">
            <w:pPr>
              <w:rPr>
                <w:sz w:val="21"/>
                <w:szCs w:val="18"/>
              </w:rPr>
            </w:pPr>
            <w:r>
              <w:rPr>
                <w:sz w:val="21"/>
                <w:szCs w:val="18"/>
              </w:rPr>
              <w:t>FSU ID号</w:t>
            </w:r>
          </w:p>
        </w:tc>
      </w:tr>
    </w:tbl>
    <w:p w14:paraId="60C0580A">
      <w:pPr>
        <w:pStyle w:val="147"/>
        <w:ind w:firstLine="0" w:firstLineChars="0"/>
        <w:rPr>
          <w:b/>
        </w:rPr>
      </w:pPr>
      <w:r>
        <w:rPr>
          <w:rFonts w:hint="eastAsia"/>
          <w:b/>
        </w:rPr>
        <w:t>XML样例</w:t>
      </w:r>
    </w:p>
    <w:p w14:paraId="6FA409D2">
      <w:pPr>
        <w:pStyle w:val="147"/>
        <w:ind w:firstLine="0" w:firstLineChars="0"/>
      </w:pPr>
      <w:r>
        <w:t>&lt;?xml version="1.0" encoding="UTF-8"?&gt;</w:t>
      </w:r>
    </w:p>
    <w:p w14:paraId="4EC3BB51">
      <w:pPr>
        <w:pStyle w:val="147"/>
        <w:ind w:firstLine="0" w:firstLineChars="0"/>
      </w:pPr>
      <w:r>
        <w:t>&lt;Request&gt;</w:t>
      </w:r>
    </w:p>
    <w:p w14:paraId="59530709">
      <w:pPr>
        <w:pStyle w:val="147"/>
        <w:ind w:firstLine="0" w:firstLineChars="0"/>
      </w:pPr>
      <w:r>
        <w:tab/>
      </w:r>
      <w:r>
        <w:t>&lt;PK_Type&gt;</w:t>
      </w:r>
    </w:p>
    <w:p w14:paraId="68CBE97B">
      <w:pPr>
        <w:pStyle w:val="147"/>
        <w:ind w:firstLine="0" w:firstLineChars="0"/>
      </w:pPr>
      <w:r>
        <w:tab/>
      </w:r>
      <w:r>
        <w:tab/>
      </w:r>
      <w:r>
        <w:t>&lt;Name&gt;SET_FSUREBOOT&lt;/Name&gt;</w:t>
      </w:r>
    </w:p>
    <w:p w14:paraId="186134C5">
      <w:pPr>
        <w:pStyle w:val="147"/>
        <w:ind w:firstLine="0" w:firstLineChars="0"/>
      </w:pPr>
      <w:r>
        <w:tab/>
      </w:r>
      <w:r>
        <w:t>&lt;/PK_Type&gt;</w:t>
      </w:r>
    </w:p>
    <w:p w14:paraId="5F30C2BA">
      <w:pPr>
        <w:pStyle w:val="147"/>
        <w:ind w:firstLine="0" w:firstLineChars="0"/>
      </w:pPr>
      <w:r>
        <w:tab/>
      </w:r>
      <w:r>
        <w:t>&lt;Info&gt;</w:t>
      </w:r>
    </w:p>
    <w:p w14:paraId="6581E2DE">
      <w:pPr>
        <w:pStyle w:val="147"/>
        <w:ind w:firstLine="0" w:firstLineChars="0"/>
      </w:pPr>
      <w:r>
        <w:tab/>
      </w:r>
      <w:r>
        <w:tab/>
      </w:r>
      <w:r>
        <w:t>&lt;FSUID/&gt;</w:t>
      </w:r>
    </w:p>
    <w:p w14:paraId="5B3B3544">
      <w:pPr>
        <w:pStyle w:val="147"/>
        <w:ind w:firstLine="0" w:firstLineChars="0"/>
      </w:pPr>
      <w:r>
        <w:tab/>
      </w:r>
      <w:r>
        <w:t>&lt;/Info&gt;</w:t>
      </w:r>
    </w:p>
    <w:p w14:paraId="4CD707DB">
      <w:pPr>
        <w:pStyle w:val="147"/>
        <w:ind w:firstLine="0" w:firstLineChars="0"/>
      </w:pPr>
      <w:r>
        <w:t>&lt;/Request&gt;</w:t>
      </w:r>
    </w:p>
    <w:p w14:paraId="07B9D035">
      <w:pPr>
        <w:pStyle w:val="12"/>
        <w:ind w:firstLine="57"/>
      </w:pPr>
      <w:r>
        <w:t>响应：</w:t>
      </w:r>
      <w:r>
        <w:rPr>
          <w:rFonts w:hint="eastAsia"/>
        </w:rPr>
        <w:t>FSU</w:t>
      </w:r>
    </w:p>
    <w:p w14:paraId="31BA2EE9">
      <w:pPr>
        <w:pStyle w:val="222"/>
        <w:jc w:val="left"/>
      </w:pPr>
      <w:r>
        <w:rPr>
          <w:rFonts w:hint="eastAsia"/>
        </w:rPr>
        <w:t>重启FSU响应报文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7E16B8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77F0AAF">
            <w:pPr>
              <w:jc w:val="center"/>
              <w:rPr>
                <w:sz w:val="21"/>
                <w:szCs w:val="18"/>
              </w:rPr>
            </w:pPr>
          </w:p>
        </w:tc>
        <w:tc>
          <w:tcPr>
            <w:tcW w:w="2205" w:type="dxa"/>
            <w:noWrap w:val="0"/>
            <w:vAlign w:val="top"/>
          </w:tcPr>
          <w:p w14:paraId="71E1BD4F">
            <w:pPr>
              <w:jc w:val="center"/>
              <w:rPr>
                <w:sz w:val="21"/>
                <w:szCs w:val="18"/>
              </w:rPr>
            </w:pPr>
            <w:r>
              <w:rPr>
                <w:sz w:val="21"/>
                <w:szCs w:val="18"/>
              </w:rPr>
              <w:t>变量名称/报文定义</w:t>
            </w:r>
          </w:p>
        </w:tc>
        <w:tc>
          <w:tcPr>
            <w:tcW w:w="1890" w:type="dxa"/>
            <w:noWrap w:val="0"/>
            <w:vAlign w:val="top"/>
          </w:tcPr>
          <w:p w14:paraId="5B25AD22">
            <w:pPr>
              <w:jc w:val="center"/>
              <w:rPr>
                <w:sz w:val="21"/>
                <w:szCs w:val="18"/>
              </w:rPr>
            </w:pPr>
            <w:r>
              <w:rPr>
                <w:sz w:val="21"/>
                <w:szCs w:val="18"/>
              </w:rPr>
              <w:t>长度及类型</w:t>
            </w:r>
          </w:p>
        </w:tc>
        <w:tc>
          <w:tcPr>
            <w:tcW w:w="2940" w:type="dxa"/>
            <w:noWrap w:val="0"/>
            <w:vAlign w:val="top"/>
          </w:tcPr>
          <w:p w14:paraId="137BBEBB">
            <w:pPr>
              <w:jc w:val="center"/>
              <w:rPr>
                <w:sz w:val="21"/>
                <w:szCs w:val="18"/>
              </w:rPr>
            </w:pPr>
            <w:r>
              <w:rPr>
                <w:sz w:val="21"/>
                <w:szCs w:val="18"/>
              </w:rPr>
              <w:t>描述</w:t>
            </w:r>
          </w:p>
        </w:tc>
      </w:tr>
      <w:tr w14:paraId="337F4B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D155D7D">
            <w:pPr>
              <w:rPr>
                <w:sz w:val="21"/>
                <w:szCs w:val="18"/>
              </w:rPr>
            </w:pPr>
            <w:r>
              <w:rPr>
                <w:sz w:val="21"/>
                <w:szCs w:val="18"/>
              </w:rPr>
              <w:t>PK_Type</w:t>
            </w:r>
          </w:p>
        </w:tc>
        <w:tc>
          <w:tcPr>
            <w:tcW w:w="2205" w:type="dxa"/>
            <w:noWrap w:val="0"/>
            <w:vAlign w:val="top"/>
          </w:tcPr>
          <w:p w14:paraId="4F8584C0">
            <w:pPr>
              <w:rPr>
                <w:sz w:val="21"/>
                <w:szCs w:val="18"/>
              </w:rPr>
            </w:pPr>
            <w:r>
              <w:rPr>
                <w:rFonts w:hint="eastAsia"/>
                <w:sz w:val="21"/>
                <w:szCs w:val="18"/>
              </w:rPr>
              <w:t>Name</w:t>
            </w:r>
          </w:p>
        </w:tc>
        <w:tc>
          <w:tcPr>
            <w:tcW w:w="1890" w:type="dxa"/>
            <w:noWrap w:val="0"/>
            <w:vAlign w:val="top"/>
          </w:tcPr>
          <w:p w14:paraId="78D6AE3D">
            <w:pPr>
              <w:rPr>
                <w:sz w:val="21"/>
                <w:szCs w:val="18"/>
              </w:rPr>
            </w:pPr>
            <w:r>
              <w:rPr>
                <w:sz w:val="21"/>
                <w:szCs w:val="18"/>
              </w:rPr>
              <w:t>Char[SET_FSUREBOOT_ACK]</w:t>
            </w:r>
          </w:p>
        </w:tc>
        <w:tc>
          <w:tcPr>
            <w:tcW w:w="2940" w:type="dxa"/>
            <w:noWrap w:val="0"/>
            <w:vAlign w:val="top"/>
          </w:tcPr>
          <w:p w14:paraId="78C2A388">
            <w:pPr>
              <w:rPr>
                <w:sz w:val="21"/>
                <w:szCs w:val="18"/>
              </w:rPr>
            </w:pPr>
            <w:r>
              <w:rPr>
                <w:rFonts w:hint="eastAsia"/>
                <w:sz w:val="21"/>
                <w:szCs w:val="18"/>
              </w:rPr>
              <w:t>重启</w:t>
            </w:r>
            <w:r>
              <w:rPr>
                <w:sz w:val="21"/>
                <w:szCs w:val="18"/>
              </w:rPr>
              <w:t>FSU</w:t>
            </w:r>
            <w:r>
              <w:rPr>
                <w:rFonts w:hint="eastAsia"/>
                <w:sz w:val="21"/>
                <w:szCs w:val="18"/>
              </w:rPr>
              <w:t>信息响应</w:t>
            </w:r>
          </w:p>
        </w:tc>
      </w:tr>
      <w:tr w14:paraId="592BE7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2647F07F">
            <w:pPr>
              <w:rPr>
                <w:sz w:val="21"/>
                <w:szCs w:val="18"/>
              </w:rPr>
            </w:pPr>
            <w:r>
              <w:rPr>
                <w:sz w:val="21"/>
                <w:szCs w:val="18"/>
              </w:rPr>
              <w:t>Info</w:t>
            </w:r>
          </w:p>
        </w:tc>
        <w:tc>
          <w:tcPr>
            <w:tcW w:w="2205" w:type="dxa"/>
            <w:noWrap w:val="0"/>
            <w:vAlign w:val="top"/>
          </w:tcPr>
          <w:p w14:paraId="63E93778">
            <w:pPr>
              <w:rPr>
                <w:sz w:val="21"/>
                <w:szCs w:val="18"/>
              </w:rPr>
            </w:pPr>
            <w:r>
              <w:rPr>
                <w:sz w:val="21"/>
                <w:szCs w:val="18"/>
              </w:rPr>
              <w:t>FSUID</w:t>
            </w:r>
          </w:p>
        </w:tc>
        <w:tc>
          <w:tcPr>
            <w:tcW w:w="1890" w:type="dxa"/>
            <w:noWrap w:val="0"/>
            <w:vAlign w:val="top"/>
          </w:tcPr>
          <w:p w14:paraId="59C65F27">
            <w:pPr>
              <w:rPr>
                <w:sz w:val="21"/>
                <w:szCs w:val="18"/>
              </w:rPr>
            </w:pPr>
            <w:r>
              <w:rPr>
                <w:rFonts w:hint="eastAsia"/>
                <w:sz w:val="21"/>
                <w:szCs w:val="18"/>
              </w:rPr>
              <w:t>Char[FSUID_LEN]</w:t>
            </w:r>
          </w:p>
        </w:tc>
        <w:tc>
          <w:tcPr>
            <w:tcW w:w="2940" w:type="dxa"/>
            <w:noWrap w:val="0"/>
            <w:vAlign w:val="top"/>
          </w:tcPr>
          <w:p w14:paraId="3648BD74">
            <w:pPr>
              <w:rPr>
                <w:sz w:val="21"/>
                <w:szCs w:val="18"/>
              </w:rPr>
            </w:pPr>
            <w:r>
              <w:rPr>
                <w:sz w:val="21"/>
                <w:szCs w:val="18"/>
              </w:rPr>
              <w:t>FSU ID号</w:t>
            </w:r>
          </w:p>
        </w:tc>
      </w:tr>
      <w:tr w14:paraId="5C46A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A05A585">
            <w:pPr>
              <w:rPr>
                <w:sz w:val="21"/>
                <w:szCs w:val="18"/>
              </w:rPr>
            </w:pPr>
          </w:p>
        </w:tc>
        <w:tc>
          <w:tcPr>
            <w:tcW w:w="2205" w:type="dxa"/>
            <w:noWrap w:val="0"/>
            <w:vAlign w:val="top"/>
          </w:tcPr>
          <w:p w14:paraId="097BEB74">
            <w:pPr>
              <w:rPr>
                <w:sz w:val="21"/>
                <w:szCs w:val="18"/>
              </w:rPr>
            </w:pPr>
            <w:r>
              <w:rPr>
                <w:sz w:val="21"/>
                <w:szCs w:val="18"/>
              </w:rPr>
              <w:t>Result</w:t>
            </w:r>
          </w:p>
        </w:tc>
        <w:tc>
          <w:tcPr>
            <w:tcW w:w="1890" w:type="dxa"/>
            <w:noWrap w:val="0"/>
            <w:vAlign w:val="center"/>
          </w:tcPr>
          <w:p w14:paraId="4E708232">
            <w:pPr>
              <w:rPr>
                <w:sz w:val="21"/>
                <w:szCs w:val="18"/>
              </w:rPr>
            </w:pPr>
            <w:r>
              <w:rPr>
                <w:sz w:val="21"/>
                <w:szCs w:val="18"/>
              </w:rPr>
              <w:t>EnumResult</w:t>
            </w:r>
          </w:p>
        </w:tc>
        <w:tc>
          <w:tcPr>
            <w:tcW w:w="2940" w:type="dxa"/>
            <w:noWrap w:val="0"/>
            <w:vAlign w:val="top"/>
          </w:tcPr>
          <w:p w14:paraId="1AEC0CCC">
            <w:pPr>
              <w:rPr>
                <w:sz w:val="21"/>
                <w:szCs w:val="18"/>
              </w:rPr>
            </w:pPr>
            <w:r>
              <w:rPr>
                <w:sz w:val="21"/>
                <w:szCs w:val="18"/>
              </w:rPr>
              <w:t>成功/失败</w:t>
            </w:r>
          </w:p>
        </w:tc>
      </w:tr>
      <w:tr w14:paraId="0AEF64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B9DC538">
            <w:pPr>
              <w:rPr>
                <w:sz w:val="21"/>
                <w:szCs w:val="18"/>
              </w:rPr>
            </w:pPr>
          </w:p>
        </w:tc>
        <w:tc>
          <w:tcPr>
            <w:tcW w:w="2205" w:type="dxa"/>
            <w:noWrap w:val="0"/>
            <w:vAlign w:val="top"/>
          </w:tcPr>
          <w:p w14:paraId="6753E0DB">
            <w:pPr>
              <w:rPr>
                <w:sz w:val="21"/>
                <w:szCs w:val="18"/>
              </w:rPr>
            </w:pPr>
            <w:r>
              <w:rPr>
                <w:sz w:val="21"/>
                <w:szCs w:val="18"/>
              </w:rPr>
              <w:t>FailureCause</w:t>
            </w:r>
          </w:p>
        </w:tc>
        <w:tc>
          <w:tcPr>
            <w:tcW w:w="1890" w:type="dxa"/>
            <w:noWrap w:val="0"/>
            <w:vAlign w:val="top"/>
          </w:tcPr>
          <w:p w14:paraId="7E6798B2">
            <w:pPr>
              <w:rPr>
                <w:sz w:val="21"/>
                <w:szCs w:val="18"/>
              </w:rPr>
            </w:pPr>
            <w:r>
              <w:rPr>
                <w:sz w:val="21"/>
                <w:szCs w:val="18"/>
              </w:rPr>
              <w:t>Char[FAILURE_CAUSE_LEN]</w:t>
            </w:r>
          </w:p>
        </w:tc>
        <w:tc>
          <w:tcPr>
            <w:tcW w:w="2940" w:type="dxa"/>
            <w:noWrap w:val="0"/>
            <w:vAlign w:val="top"/>
          </w:tcPr>
          <w:p w14:paraId="60A92C8F">
            <w:pPr>
              <w:rPr>
                <w:sz w:val="21"/>
                <w:szCs w:val="18"/>
              </w:rPr>
            </w:pPr>
            <w:r>
              <w:rPr>
                <w:rFonts w:hint="eastAsia"/>
                <w:sz w:val="21"/>
                <w:szCs w:val="18"/>
              </w:rPr>
              <w:t>重启</w:t>
            </w:r>
            <w:r>
              <w:rPr>
                <w:sz w:val="21"/>
                <w:szCs w:val="18"/>
              </w:rPr>
              <w:t>FSU</w:t>
            </w:r>
            <w:r>
              <w:rPr>
                <w:rFonts w:hint="eastAsia"/>
                <w:sz w:val="21"/>
                <w:szCs w:val="18"/>
              </w:rPr>
              <w:t>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01838595">
      <w:pPr>
        <w:pStyle w:val="147"/>
        <w:ind w:firstLine="0" w:firstLineChars="0"/>
        <w:rPr>
          <w:b/>
        </w:rPr>
      </w:pPr>
      <w:r>
        <w:rPr>
          <w:rFonts w:hint="eastAsia"/>
          <w:b/>
        </w:rPr>
        <w:t>XML样例</w:t>
      </w:r>
    </w:p>
    <w:p w14:paraId="5AB97482">
      <w:pPr>
        <w:pStyle w:val="147"/>
        <w:ind w:firstLine="0" w:firstLineChars="0"/>
      </w:pPr>
      <w:r>
        <w:t>&lt;?xml version="1.0" encoding="UTF-8"?&gt;</w:t>
      </w:r>
    </w:p>
    <w:p w14:paraId="04DA61DD">
      <w:pPr>
        <w:pStyle w:val="147"/>
        <w:ind w:firstLine="0" w:firstLineChars="0"/>
      </w:pPr>
      <w:r>
        <w:t>&lt;Response&gt;</w:t>
      </w:r>
    </w:p>
    <w:p w14:paraId="6CF64DC1">
      <w:pPr>
        <w:pStyle w:val="147"/>
        <w:ind w:firstLine="0" w:firstLineChars="0"/>
      </w:pPr>
      <w:r>
        <w:tab/>
      </w:r>
      <w:r>
        <w:t>&lt;PK_Type&gt;</w:t>
      </w:r>
    </w:p>
    <w:p w14:paraId="500ADE8F">
      <w:pPr>
        <w:pStyle w:val="147"/>
        <w:ind w:firstLine="0" w:firstLineChars="0"/>
      </w:pPr>
      <w:r>
        <w:tab/>
      </w:r>
      <w:r>
        <w:tab/>
      </w:r>
      <w:r>
        <w:t>&lt;Name&gt;SET_FSUREBOOT_ACK&lt;/Name&gt;</w:t>
      </w:r>
    </w:p>
    <w:p w14:paraId="55C0D761">
      <w:pPr>
        <w:pStyle w:val="147"/>
        <w:ind w:firstLine="0" w:firstLineChars="0"/>
      </w:pPr>
      <w:r>
        <w:tab/>
      </w:r>
      <w:r>
        <w:t>&lt;/PK_Type&gt;</w:t>
      </w:r>
    </w:p>
    <w:p w14:paraId="7F6A43FA">
      <w:pPr>
        <w:pStyle w:val="147"/>
        <w:ind w:firstLine="0" w:firstLineChars="0"/>
      </w:pPr>
      <w:r>
        <w:tab/>
      </w:r>
      <w:r>
        <w:t>&lt;Info&gt;</w:t>
      </w:r>
    </w:p>
    <w:p w14:paraId="169C39B4">
      <w:pPr>
        <w:pStyle w:val="147"/>
        <w:ind w:firstLine="0" w:firstLineChars="0"/>
      </w:pPr>
      <w:r>
        <w:tab/>
      </w:r>
      <w:r>
        <w:tab/>
      </w:r>
      <w:r>
        <w:t>&lt;FSUID/&gt;</w:t>
      </w:r>
    </w:p>
    <w:p w14:paraId="32AA39F8">
      <w:pPr>
        <w:pStyle w:val="147"/>
        <w:ind w:firstLine="0" w:firstLineChars="0"/>
      </w:pPr>
      <w:r>
        <w:tab/>
      </w:r>
      <w:r>
        <w:tab/>
      </w:r>
      <w:r>
        <w:t>&lt;Result/&gt;</w:t>
      </w:r>
    </w:p>
    <w:p w14:paraId="7AA5FE7B">
      <w:pPr>
        <w:pStyle w:val="147"/>
        <w:ind w:firstLine="0" w:firstLineChars="0"/>
      </w:pPr>
      <w:r>
        <w:tab/>
      </w:r>
      <w:r>
        <w:tab/>
      </w:r>
      <w:r>
        <w:t>&lt;FailureCause/&gt;</w:t>
      </w:r>
    </w:p>
    <w:p w14:paraId="4B11BF06">
      <w:pPr>
        <w:pStyle w:val="147"/>
        <w:ind w:firstLine="0" w:firstLineChars="0"/>
      </w:pPr>
      <w:r>
        <w:tab/>
      </w:r>
      <w:r>
        <w:t>&lt;/Info&gt;</w:t>
      </w:r>
    </w:p>
    <w:p w14:paraId="1E73E998">
      <w:pPr>
        <w:pStyle w:val="147"/>
        <w:ind w:firstLine="0" w:firstLineChars="0"/>
      </w:pPr>
      <w:r>
        <w:t>&lt;/Response&gt;</w:t>
      </w:r>
    </w:p>
    <w:p w14:paraId="7E8A352B">
      <w:pPr>
        <w:pStyle w:val="4"/>
        <w:numPr>
          <w:ilvl w:val="2"/>
          <w:numId w:val="14"/>
        </w:numPr>
      </w:pPr>
      <w:bookmarkStart w:id="140" w:name="_Toc471397908"/>
      <w:bookmarkEnd w:id="140"/>
      <w:bookmarkStart w:id="141" w:name="_Toc471397826"/>
      <w:bookmarkEnd w:id="141"/>
      <w:bookmarkStart w:id="142" w:name="_Toc471397828"/>
      <w:bookmarkEnd w:id="142"/>
      <w:bookmarkStart w:id="143" w:name="_Toc471397825"/>
      <w:bookmarkEnd w:id="143"/>
      <w:bookmarkStart w:id="144" w:name="_Toc471397560"/>
      <w:bookmarkEnd w:id="144"/>
      <w:bookmarkStart w:id="145" w:name="_Toc471397898"/>
      <w:bookmarkEnd w:id="145"/>
      <w:bookmarkStart w:id="146" w:name="_Toc471397556"/>
      <w:bookmarkEnd w:id="146"/>
      <w:bookmarkStart w:id="147" w:name="_Toc471397877"/>
      <w:bookmarkEnd w:id="147"/>
      <w:bookmarkStart w:id="148" w:name="_Toc471397827"/>
      <w:bookmarkEnd w:id="148"/>
      <w:bookmarkStart w:id="149" w:name="_Toc471397830"/>
      <w:bookmarkEnd w:id="149"/>
      <w:bookmarkStart w:id="150" w:name="_Toc471397564"/>
      <w:bookmarkEnd w:id="150"/>
      <w:bookmarkStart w:id="151" w:name="_Toc471397609"/>
      <w:bookmarkEnd w:id="151"/>
      <w:bookmarkStart w:id="152" w:name="_Toc471397585"/>
      <w:bookmarkEnd w:id="152"/>
      <w:bookmarkStart w:id="153" w:name="_Toc471397592"/>
      <w:bookmarkEnd w:id="153"/>
      <w:bookmarkStart w:id="154" w:name="_Toc471397624"/>
      <w:bookmarkEnd w:id="154"/>
      <w:bookmarkStart w:id="155" w:name="_Toc471397575"/>
      <w:bookmarkEnd w:id="155"/>
      <w:bookmarkStart w:id="156" w:name="_Toc471397876"/>
      <w:bookmarkEnd w:id="156"/>
      <w:bookmarkStart w:id="157" w:name="_Toc471397565"/>
      <w:bookmarkEnd w:id="157"/>
      <w:bookmarkStart w:id="158" w:name="_Toc471397589"/>
      <w:bookmarkEnd w:id="158"/>
      <w:bookmarkStart w:id="159" w:name="_Toc471397607"/>
      <w:bookmarkEnd w:id="159"/>
      <w:bookmarkStart w:id="160" w:name="_Toc471397878"/>
      <w:bookmarkEnd w:id="160"/>
      <w:bookmarkStart w:id="161" w:name="_Toc471397832"/>
      <w:bookmarkEnd w:id="161"/>
      <w:bookmarkStart w:id="162" w:name="_Toc471397629"/>
      <w:bookmarkEnd w:id="162"/>
      <w:bookmarkStart w:id="163" w:name="_Toc471397858"/>
      <w:bookmarkEnd w:id="163"/>
      <w:bookmarkStart w:id="164" w:name="_Toc471397608"/>
      <w:bookmarkEnd w:id="164"/>
      <w:bookmarkStart w:id="165" w:name="_Toc471397580"/>
      <w:bookmarkEnd w:id="165"/>
      <w:bookmarkStart w:id="166" w:name="_Toc471397854"/>
      <w:bookmarkEnd w:id="166"/>
      <w:bookmarkStart w:id="167" w:name="_Toc471397562"/>
      <w:bookmarkEnd w:id="167"/>
      <w:bookmarkStart w:id="168" w:name="_Toc471397844"/>
      <w:bookmarkEnd w:id="168"/>
      <w:bookmarkStart w:id="169" w:name="_Toc471397833"/>
      <w:bookmarkEnd w:id="169"/>
      <w:bookmarkStart w:id="170" w:name="_Toc471397861"/>
      <w:bookmarkEnd w:id="170"/>
      <w:bookmarkStart w:id="171" w:name="_Toc471397559"/>
      <w:bookmarkEnd w:id="171"/>
      <w:bookmarkStart w:id="172" w:name="_Toc471397834"/>
      <w:bookmarkEnd w:id="172"/>
      <w:bookmarkStart w:id="173" w:name="_Toc471397829"/>
      <w:bookmarkEnd w:id="173"/>
      <w:bookmarkStart w:id="174" w:name="_Toc471397849"/>
      <w:bookmarkEnd w:id="174"/>
      <w:bookmarkStart w:id="175" w:name="_Toc471397563"/>
      <w:bookmarkEnd w:id="175"/>
      <w:bookmarkStart w:id="176" w:name="_Toc471397558"/>
      <w:bookmarkEnd w:id="176"/>
      <w:bookmarkStart w:id="177" w:name="_Toc471397831"/>
      <w:bookmarkEnd w:id="177"/>
      <w:bookmarkStart w:id="178" w:name="_Toc471397639"/>
      <w:bookmarkEnd w:id="178"/>
      <w:bookmarkStart w:id="179" w:name="_Toc471397557"/>
      <w:bookmarkEnd w:id="179"/>
      <w:bookmarkStart w:id="180" w:name="_Toc471397893"/>
      <w:bookmarkEnd w:id="180"/>
      <w:bookmarkStart w:id="181" w:name="_Toc471397561"/>
      <w:bookmarkEnd w:id="181"/>
      <w:bookmarkStart w:id="182" w:name="_Toc452036571"/>
      <w:bookmarkStart w:id="183" w:name="_Toc452036640"/>
      <w:bookmarkStart w:id="184" w:name="_Toc606561130"/>
      <w:r>
        <w:rPr>
          <w:rFonts w:hint="eastAsia"/>
        </w:rPr>
        <w:t>请求动环设备</w:t>
      </w:r>
      <w:r>
        <w:t>配置</w:t>
      </w:r>
      <w:r>
        <w:rPr>
          <w:rFonts w:hint="eastAsia"/>
        </w:rPr>
        <w:t>数据</w:t>
      </w:r>
      <w:bookmarkEnd w:id="182"/>
      <w:bookmarkEnd w:id="183"/>
      <w:bookmarkEnd w:id="184"/>
    </w:p>
    <w:p w14:paraId="6AC117D8">
      <w:pPr>
        <w:pStyle w:val="104"/>
        <w:numPr>
          <w:ilvl w:val="0"/>
          <w:numId w:val="32"/>
        </w:numPr>
        <w:spacing w:line="360" w:lineRule="auto"/>
        <w:ind w:firstLine="147"/>
        <w:rPr>
          <w:rFonts w:ascii="黑体" w:hAnsi="黑体" w:eastAsia="黑体"/>
        </w:rPr>
      </w:pPr>
      <w:r>
        <w:rPr>
          <w:rFonts w:hint="eastAsia" w:ascii="黑体" w:hAnsi="黑体" w:eastAsia="黑体"/>
        </w:rPr>
        <w:t>数据流方式</w:t>
      </w:r>
    </w:p>
    <w:p w14:paraId="69831A08">
      <w:pPr>
        <w:pStyle w:val="147"/>
        <w:spacing w:line="360" w:lineRule="auto"/>
        <w:ind w:firstLine="480"/>
        <w:rPr>
          <w:sz w:val="24"/>
          <w:szCs w:val="24"/>
        </w:rPr>
      </w:pPr>
      <w:r>
        <w:rPr>
          <w:sz w:val="24"/>
          <w:szCs w:val="24"/>
        </w:rPr>
        <w:t>SC向</w:t>
      </w:r>
      <w:r>
        <w:rPr>
          <w:rFonts w:hint="eastAsia"/>
          <w:sz w:val="24"/>
          <w:szCs w:val="24"/>
        </w:rPr>
        <w:t>指定FSU</w:t>
      </w:r>
      <w:r>
        <w:rPr>
          <w:sz w:val="24"/>
          <w:szCs w:val="24"/>
        </w:rPr>
        <w:t>发送所需</w:t>
      </w:r>
      <w:r>
        <w:rPr>
          <w:rFonts w:hint="eastAsia"/>
          <w:sz w:val="24"/>
          <w:szCs w:val="24"/>
        </w:rPr>
        <w:t>配置</w:t>
      </w:r>
      <w:r>
        <w:rPr>
          <w:sz w:val="24"/>
          <w:szCs w:val="24"/>
        </w:rPr>
        <w:t>数据的</w:t>
      </w:r>
      <w:r>
        <w:rPr>
          <w:rFonts w:hint="eastAsia"/>
          <w:sz w:val="24"/>
          <w:szCs w:val="24"/>
        </w:rPr>
        <w:t>设备</w:t>
      </w:r>
      <w:r>
        <w:rPr>
          <w:sz w:val="24"/>
          <w:szCs w:val="24"/>
        </w:rPr>
        <w:t>标识，</w:t>
      </w:r>
      <w:r>
        <w:rPr>
          <w:rFonts w:hint="eastAsia"/>
          <w:sz w:val="24"/>
          <w:szCs w:val="24"/>
        </w:rPr>
        <w:t>FSU</w:t>
      </w:r>
      <w:r>
        <w:rPr>
          <w:sz w:val="24"/>
          <w:szCs w:val="24"/>
        </w:rPr>
        <w:t>向</w:t>
      </w:r>
      <w:r>
        <w:rPr>
          <w:rFonts w:hint="eastAsia"/>
          <w:sz w:val="24"/>
          <w:szCs w:val="24"/>
        </w:rPr>
        <w:t>SC</w:t>
      </w:r>
      <w:r>
        <w:rPr>
          <w:sz w:val="24"/>
          <w:szCs w:val="24"/>
        </w:rPr>
        <w:t>发送</w:t>
      </w:r>
      <w:r>
        <w:rPr>
          <w:rFonts w:hint="eastAsia"/>
          <w:sz w:val="24"/>
          <w:szCs w:val="24"/>
        </w:rPr>
        <w:t>请</w:t>
      </w:r>
      <w:r>
        <w:rPr>
          <w:sz w:val="24"/>
          <w:szCs w:val="24"/>
        </w:rPr>
        <w:t>求</w:t>
      </w:r>
      <w:r>
        <w:rPr>
          <w:rFonts w:hint="eastAsia"/>
          <w:sz w:val="24"/>
          <w:szCs w:val="24"/>
        </w:rPr>
        <w:t>的动环</w:t>
      </w:r>
      <w:r>
        <w:rPr>
          <w:sz w:val="24"/>
          <w:szCs w:val="24"/>
        </w:rPr>
        <w:t>设备当前</w:t>
      </w:r>
      <w:r>
        <w:rPr>
          <w:rFonts w:hint="eastAsia"/>
          <w:sz w:val="24"/>
          <w:szCs w:val="24"/>
        </w:rPr>
        <w:t>配置</w:t>
      </w:r>
      <w:r>
        <w:rPr>
          <w:sz w:val="24"/>
          <w:szCs w:val="24"/>
        </w:rPr>
        <w:t>信息。</w:t>
      </w:r>
    </w:p>
    <w:p w14:paraId="4133D606">
      <w:r>
        <mc:AlternateContent>
          <mc:Choice Requires="wpg">
            <w:drawing>
              <wp:anchor distT="0" distB="0" distL="114300" distR="114300" simplePos="0" relativeHeight="251672576" behindDoc="0" locked="0" layoutInCell="0" allowOverlap="1">
                <wp:simplePos x="0" y="0"/>
                <wp:positionH relativeFrom="column">
                  <wp:posOffset>203200</wp:posOffset>
                </wp:positionH>
                <wp:positionV relativeFrom="paragraph">
                  <wp:posOffset>118745</wp:posOffset>
                </wp:positionV>
                <wp:extent cx="5029200" cy="1564005"/>
                <wp:effectExtent l="0" t="0" r="0" b="0"/>
                <wp:wrapNone/>
                <wp:docPr id="259" name="Group 182"/>
                <wp:cNvGraphicFramePr/>
                <a:graphic xmlns:a="http://schemas.openxmlformats.org/drawingml/2006/main">
                  <a:graphicData uri="http://schemas.microsoft.com/office/word/2010/wordprocessingGroup">
                    <wpg:wgp>
                      <wpg:cNvGrpSpPr/>
                      <wpg:grpSpPr>
                        <a:xfrm>
                          <a:off x="0" y="0"/>
                          <a:ext cx="5029200" cy="1564005"/>
                          <a:chOff x="1980" y="7245"/>
                          <a:chExt cx="7920" cy="2463"/>
                        </a:xfrm>
                        <a:effectLst/>
                      </wpg:grpSpPr>
                      <wps:wsp>
                        <wps:cNvPr id="260" name="Text Box 887"/>
                        <wps:cNvSpPr txBox="1">
                          <a:spLocks noChangeArrowheads="1"/>
                        </wps:cNvSpPr>
                        <wps:spPr bwMode="auto">
                          <a:xfrm>
                            <a:off x="3530" y="7368"/>
                            <a:ext cx="1315" cy="468"/>
                          </a:xfrm>
                          <a:prstGeom prst="rect">
                            <a:avLst/>
                          </a:prstGeom>
                          <a:noFill/>
                          <a:ln>
                            <a:noFill/>
                          </a:ln>
                          <a:effectLst/>
                        </wps:spPr>
                        <wps:txbx>
                          <w:txbxContent>
                            <w:p w14:paraId="6D8A8ABD">
                              <w:pPr>
                                <w:rPr>
                                  <w:szCs w:val="21"/>
                                </w:rPr>
                              </w:pPr>
                              <w:r>
                                <w:rPr>
                                  <w:szCs w:val="21"/>
                                </w:rPr>
                                <w:t>SC</w:t>
                              </w:r>
                            </w:p>
                          </w:txbxContent>
                        </wps:txbx>
                        <wps:bodyPr rot="0" vert="horz" wrap="square" lIns="91440" tIns="45720" rIns="91440" bIns="45720" anchor="t" anchorCtr="0" upright="1">
                          <a:noAutofit/>
                        </wps:bodyPr>
                      </wps:wsp>
                      <wps:wsp>
                        <wps:cNvPr id="261" name="Text Box 888"/>
                        <wps:cNvSpPr txBox="1">
                          <a:spLocks noChangeArrowheads="1"/>
                        </wps:cNvSpPr>
                        <wps:spPr bwMode="auto">
                          <a:xfrm>
                            <a:off x="7580" y="7245"/>
                            <a:ext cx="1315" cy="468"/>
                          </a:xfrm>
                          <a:prstGeom prst="rect">
                            <a:avLst/>
                          </a:prstGeom>
                          <a:solidFill>
                            <a:srgbClr val="FFFFFF"/>
                          </a:solidFill>
                          <a:ln>
                            <a:noFill/>
                          </a:ln>
                          <a:effectLst/>
                        </wps:spPr>
                        <wps:txbx>
                          <w:txbxContent>
                            <w:p w14:paraId="1114DD00">
                              <w:pPr>
                                <w:rPr>
                                  <w:szCs w:val="21"/>
                                </w:rPr>
                              </w:pPr>
                              <w:r>
                                <w:rPr>
                                  <w:szCs w:val="21"/>
                                </w:rPr>
                                <w:t>FSU</w:t>
                              </w:r>
                            </w:p>
                          </w:txbxContent>
                        </wps:txbx>
                        <wps:bodyPr rot="0" vert="horz" wrap="square" lIns="91440" tIns="45720" rIns="91440" bIns="45720" anchor="t" anchorCtr="0" upright="1">
                          <a:noAutofit/>
                        </wps:bodyPr>
                      </wps:wsp>
                      <wps:wsp>
                        <wps:cNvPr id="262"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263"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264"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266"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267" name="Text Box 901"/>
                        <wps:cNvSpPr txBox="1">
                          <a:spLocks noChangeArrowheads="1"/>
                        </wps:cNvSpPr>
                        <wps:spPr bwMode="auto">
                          <a:xfrm>
                            <a:off x="4965" y="8089"/>
                            <a:ext cx="2201" cy="468"/>
                          </a:xfrm>
                          <a:prstGeom prst="rect">
                            <a:avLst/>
                          </a:prstGeom>
                          <a:noFill/>
                          <a:ln>
                            <a:noFill/>
                          </a:ln>
                          <a:effectLst/>
                        </wps:spPr>
                        <wps:txbx>
                          <w:txbxContent>
                            <w:p w14:paraId="34CDFB70">
                              <w:pPr>
                                <w:rPr>
                                  <w:szCs w:val="21"/>
                                </w:rPr>
                              </w:pPr>
                              <w:r>
                                <w:rPr>
                                  <w:color w:val="000000"/>
                                  <w:szCs w:val="21"/>
                                </w:rPr>
                                <w:t>GET_DEV_CONF</w:t>
                              </w:r>
                            </w:p>
                          </w:txbxContent>
                        </wps:txbx>
                        <wps:bodyPr rot="0" vert="horz" wrap="square" lIns="91440" tIns="45720" rIns="91440" bIns="45720" anchor="t" anchorCtr="0" upright="1">
                          <a:noAutofit/>
                        </wps:bodyPr>
                      </wps:wsp>
                      <wps:wsp>
                        <wps:cNvPr id="268" name="Text Box 902"/>
                        <wps:cNvSpPr txBox="1">
                          <a:spLocks noChangeArrowheads="1"/>
                        </wps:cNvSpPr>
                        <wps:spPr bwMode="auto">
                          <a:xfrm>
                            <a:off x="4845" y="9165"/>
                            <a:ext cx="2577" cy="468"/>
                          </a:xfrm>
                          <a:prstGeom prst="rect">
                            <a:avLst/>
                          </a:prstGeom>
                          <a:noFill/>
                          <a:ln>
                            <a:noFill/>
                          </a:ln>
                          <a:effectLst/>
                        </wps:spPr>
                        <wps:txbx>
                          <w:txbxContent>
                            <w:p w14:paraId="41BD0F71">
                              <w:pPr>
                                <w:rPr>
                                  <w:szCs w:val="21"/>
                                </w:rPr>
                              </w:pPr>
                              <w:r>
                                <w:rPr>
                                  <w:color w:val="000000"/>
                                  <w:szCs w:val="21"/>
                                </w:rPr>
                                <w:t>GET_DEV_CONF_ACK</w:t>
                              </w:r>
                            </w:p>
                          </w:txbxContent>
                        </wps:txbx>
                        <wps:bodyPr rot="0" vert="horz" wrap="square" lIns="91440" tIns="45720" rIns="91440" bIns="45720" anchor="t" anchorCtr="0" upright="1">
                          <a:noAutofit/>
                        </wps:bodyPr>
                      </wps:wsp>
                      <wps:wsp>
                        <wps:cNvPr id="269" name="Text Box 905"/>
                        <wps:cNvSpPr txBox="1">
                          <a:spLocks noChangeArrowheads="1"/>
                        </wps:cNvSpPr>
                        <wps:spPr bwMode="auto">
                          <a:xfrm>
                            <a:off x="8100" y="8700"/>
                            <a:ext cx="1800" cy="1008"/>
                          </a:xfrm>
                          <a:prstGeom prst="rect">
                            <a:avLst/>
                          </a:prstGeom>
                          <a:noFill/>
                          <a:ln>
                            <a:noFill/>
                          </a:ln>
                          <a:effectLst/>
                        </wps:spPr>
                        <wps:txbx>
                          <w:txbxContent>
                            <w:p w14:paraId="705A2058">
                              <w:pPr>
                                <w:rPr>
                                  <w:szCs w:val="21"/>
                                </w:rPr>
                              </w:pPr>
                              <w:r>
                                <w:rPr>
                                  <w:rFonts w:hint="eastAsia"/>
                                  <w:szCs w:val="21"/>
                                </w:rPr>
                                <w:t>FSU</w:t>
                              </w:r>
                              <w:r>
                                <w:rPr>
                                  <w:szCs w:val="21"/>
                                </w:rPr>
                                <w:t>返还数据</w:t>
                              </w:r>
                            </w:p>
                          </w:txbxContent>
                        </wps:txbx>
                        <wps:bodyPr rot="0" vert="horz" wrap="square" lIns="91440" tIns="45720" rIns="91440" bIns="45720" anchor="t" anchorCtr="0" upright="1">
                          <a:noAutofit/>
                        </wps:bodyPr>
                      </wps:wsp>
                      <wps:wsp>
                        <wps:cNvPr id="270" name="Text Box 906"/>
                        <wps:cNvSpPr txBox="1">
                          <a:spLocks noChangeArrowheads="1"/>
                        </wps:cNvSpPr>
                        <wps:spPr bwMode="auto">
                          <a:xfrm>
                            <a:off x="1980" y="8616"/>
                            <a:ext cx="1620" cy="936"/>
                          </a:xfrm>
                          <a:prstGeom prst="rect">
                            <a:avLst/>
                          </a:prstGeom>
                          <a:noFill/>
                          <a:ln>
                            <a:noFill/>
                          </a:ln>
                          <a:effectLst/>
                        </wps:spPr>
                        <wps:txbx>
                          <w:txbxContent>
                            <w:p w14:paraId="61499733">
                              <w:pPr>
                                <w:rPr>
                                  <w:szCs w:val="21"/>
                                </w:rPr>
                              </w:pPr>
                              <w:r>
                                <w:rPr>
                                  <w:rFonts w:hint="eastAsia"/>
                                  <w:szCs w:val="21"/>
                                </w:rPr>
                                <w:t>动环</w:t>
                              </w:r>
                              <w:r>
                                <w:rPr>
                                  <w:szCs w:val="21"/>
                                </w:rPr>
                                <w:t>设备配置数据请求</w:t>
                              </w:r>
                            </w:p>
                          </w:txbxContent>
                        </wps:txbx>
                        <wps:bodyPr rot="0" vert="horz" wrap="square" lIns="91440" tIns="45720" rIns="91440" bIns="45720" anchor="t" anchorCtr="0" upright="1">
                          <a:noAutofit/>
                        </wps:bodyPr>
                      </wps:wsp>
                    </wpg:wgp>
                  </a:graphicData>
                </a:graphic>
              </wp:anchor>
            </w:drawing>
          </mc:Choice>
          <mc:Fallback>
            <w:pict>
              <v:group id="Group 182" o:spid="_x0000_s1026" o:spt="203" style="position:absolute;left:0pt;margin-left:16pt;margin-top:9.35pt;height:123.15pt;width:396pt;z-index:251672576;mso-width-relative:page;mso-height-relative:page;" coordorigin="1980,7245" coordsize="7920,2463" o:allowincell="f" o:gfxdata="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">
                <o:lock v:ext="edit" aspectratio="f"/>
                <v:shape id="Text Box 887" o:spid="_x0000_s1026" o:spt="202" type="#_x0000_t202" style="position:absolute;left:3530;top:7368;height:468;width:1315;" filled="f" stroked="f" coordsize="21600,21600" o:gfxdata="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9Jyx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D8A8ABD">
                        <w:pPr>
                          <w:rPr>
                            <w:szCs w:val="21"/>
                          </w:rPr>
                        </w:pPr>
                        <w:r>
                          <w:rPr>
                            <w:szCs w:val="21"/>
                          </w:rPr>
                          <w:t>SC</w:t>
                        </w:r>
                      </w:p>
                    </w:txbxContent>
                  </v:textbox>
                </v:shape>
                <v:shape id="Text Box 888" o:spid="_x0000_s1026" o:spt="202" type="#_x0000_t202" style="position:absolute;left:7580;top:7245;height:468;width:1315;" fillcolor="#FFFFFF" filled="t" stroked="f" coordsize="21600,21600" o:gfxdata="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0adu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14:paraId="1114DD00">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fZkmF70AAADc&#10;AAAADwAAAGRycy9kb3ducmV2LnhtbEWPzYvCMBTE78L+D+EteJE1sQsitdGDWvDgxS/2+miebbF5&#10;qU38/OvNwsIeh5n5DZPNH7YRN+p87VjDaKhAEBfO1FxqOOzzrwkIH5ANNo5Jw5M8zGcfvQxT4+68&#10;pdsulCJC2KeooQqhTaX0RUUW/dC1xNE7uc5iiLIrpenwHuG2kYlSY2mx5rhQYUuLiorz7mo1+PxI&#10;l/w1KAbq57t0lFyWmxVq3f8cqSmIQI/wH/5rr42GZJzA75l4BOTs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mSYX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EtWDjL0AAADc&#10;AAAADwAAAGRycy9kb3ducmV2LnhtbEWPT4vCMBTE7wt+h/AEL6KJFUSq0YNa8OBFdxevj+bZFpuX&#10;2sR/++k3guBxmJnfMPPlw9biRq2vHGsYDRUI4tyZigsNP9/ZYArCB2SDtWPS8CQPy0Xna46pcXfe&#10;0+0QChEh7FPUUIbQpFL6vCSLfuga4uidXGsxRNkW0rR4j3Bby0SpibRYcVwosaFVSfn5cLUafPZL&#10;l+yvn/fVcVw4Si7r3Qa17nVHagYi0CN8wu/21mhIJmN4nY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1YOM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n3x8ab8AAADc&#10;AAAADwAAAGRycy9kb3ducmV2LnhtbEWPT4vCMBTE7wt+h/CEva1pRaRUo4cFRdBd8Q+it0fzti02&#10;LyWJ2v32ZmHB4zAzv2Gm88404k7O15YVpIMEBHFhdc2lguNh8ZGB8AFZY2OZFPySh/ms9zbFXNsH&#10;7+i+D6WIEPY5KqhCaHMpfVGRQT+wLXH0fqwzGKJ0pdQOHxFuGjlMkrE0WHNcqLClz4qK6/5mFOw2&#10;i3V2Wt+6wl2W6fdhu/k6+0yp936aTEAE6sIr/N9eaQXD8Qj+zsQjIG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8fGm/&#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VxLNcAAAADc&#10;AAAADwAAAGRycy9kb3ducmV2LnhtbEWPQUvDQBSE74L/YXmCN7tJaYPGbnsoLfQk2org7ZF9JrHZ&#10;t+nua1P7611B6HGYmW+Y2eLsOnWiEFvPBvJRBoq48rbl2sD7bv3wCCoKssXOMxn4oQiL+e3NDEvr&#10;B36j01ZqlSAcSzTQiPSl1rFqyGEc+Z44eV8+OJQkQ61twCHBXafHWVZohy2nhQZ7WjZU7bdHZ+Bp&#10;N0z9a9h/TPL28HlZfUu/eRFj7u/y7BmU0Fmu4f/2xhoYFwX8nUlH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XEs1&#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shape id="Text Box 901" o:spid="_x0000_s1026" o:spt="202" type="#_x0000_t202" style="position:absolute;left:4965;top:8089;height:468;width:2201;" filled="f" stroked="f" coordsize="21600,21600" o:gfxdata="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dBMW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4CDFB70">
                        <w:pPr>
                          <w:rPr>
                            <w:szCs w:val="21"/>
                          </w:rPr>
                        </w:pPr>
                        <w:r>
                          <w:rPr>
                            <w:color w:val="000000"/>
                            <w:szCs w:val="21"/>
                          </w:rPr>
                          <w:t>GET_DEV_CONF</w:t>
                        </w:r>
                      </w:p>
                    </w:txbxContent>
                  </v:textbox>
                </v:shape>
                <v:shape id="Text Box 902" o:spid="_x0000_s1026" o:spt="202" type="#_x0000_t202" style="position:absolute;left:4845;top:9165;height:468;width:2577;" filled="f" stroked="f" coordsize="21600,21600" o:gfxdata="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gpC3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1BD0F71">
                        <w:pPr>
                          <w:rPr>
                            <w:szCs w:val="21"/>
                          </w:rPr>
                        </w:pPr>
                        <w:r>
                          <w:rPr>
                            <w:color w:val="000000"/>
                            <w:szCs w:val="21"/>
                          </w:rPr>
                          <w:t>GET_DEV_CONF_ACK</w:t>
                        </w:r>
                      </w:p>
                    </w:txbxContent>
                  </v:textbox>
                </v:shape>
                <v:shape id="Text Box 905" o:spid="_x0000_s1026" o:spt="202" type="#_x0000_t202" style="position:absolute;left:8100;top:8700;height:1008;width:1800;" filled="f" stroked="f" coordsize="21600,21600" o:gfxdata="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4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705A2058">
                        <w:pPr>
                          <w:rPr>
                            <w:szCs w:val="21"/>
                          </w:rPr>
                        </w:pPr>
                        <w:r>
                          <w:rPr>
                            <w:rFonts w:hint="eastAsia"/>
                            <w:szCs w:val="21"/>
                          </w:rPr>
                          <w:t>FSU</w:t>
                        </w:r>
                        <w:r>
                          <w:rPr>
                            <w:szCs w:val="21"/>
                          </w:rPr>
                          <w:t>返还数据</w:t>
                        </w:r>
                      </w:p>
                    </w:txbxContent>
                  </v:textbox>
                </v:shape>
                <v:shape id="Text Box 906" o:spid="_x0000_s1026" o:spt="202" type="#_x0000_t202" style="position:absolute;left:1980;top:8616;height:936;width:1620;" filled="f" stroked="f" coordsize="21600,21600" o:gfxdata="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LQps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1499733">
                        <w:pPr>
                          <w:rPr>
                            <w:szCs w:val="21"/>
                          </w:rPr>
                        </w:pPr>
                        <w:r>
                          <w:rPr>
                            <w:rFonts w:hint="eastAsia"/>
                            <w:szCs w:val="21"/>
                          </w:rPr>
                          <w:t>动环</w:t>
                        </w:r>
                        <w:r>
                          <w:rPr>
                            <w:szCs w:val="21"/>
                          </w:rPr>
                          <w:t>设备配置数据请求</w:t>
                        </w:r>
                      </w:p>
                    </w:txbxContent>
                  </v:textbox>
                </v:shape>
              </v:group>
            </w:pict>
          </mc:Fallback>
        </mc:AlternateContent>
      </w:r>
      <w:r>
        <mc:AlternateContent>
          <mc:Choice Requires="wpc">
            <w:drawing>
              <wp:inline distT="0" distB="0" distL="114300" distR="114300">
                <wp:extent cx="5229225" cy="1838325"/>
                <wp:effectExtent l="0" t="0" r="0" b="0"/>
                <wp:docPr id="16" name="画布 10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4" o:spid="_x0000_s1026" o:spt="203" style="height:144.75pt;width:411.75pt;" coordsize="5229225,1838325" editas="canvas"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C4mNN51wAAAAUBAAAPAAAAAAAAAAEAIAAAACIAAABkcnMvZG93bnJldi54bWxQSwECFAAUAAAA&#10;CACHTuJAuX4ufn0BAAATAwAADgAAAAAAAAABACAAAAAmAQAAZHJzL2Uyb0RvYy54bWxQSwUGAAAA&#10;AAYABgBZAQAAFQUAAAAA&#10;">
                <o:lock v:ext="edit" aspectratio="f"/>
                <v:shape id="画布 1014" o:spid="_x0000_s1026" style="position:absolute;left:0;top:0;height:1838325;width:5229225;" filled="f" stroked="f" coordsize="21600,21600"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4mNN5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72C65935">
      <w:pPr>
        <w:pStyle w:val="223"/>
      </w:pPr>
      <w:r>
        <w:rPr>
          <w:rFonts w:hint="eastAsia"/>
        </w:rPr>
        <w:t>请求</w:t>
      </w:r>
      <w:r>
        <w:t>动环设备配置数据</w:t>
      </w:r>
      <w:r>
        <w:rPr>
          <w:rFonts w:hint="eastAsia"/>
        </w:rPr>
        <w:t>过程</w:t>
      </w:r>
    </w:p>
    <w:p w14:paraId="73A45AAE">
      <w:pPr>
        <w:pStyle w:val="104"/>
        <w:numPr>
          <w:ilvl w:val="0"/>
          <w:numId w:val="32"/>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6BC99315">
      <w:pPr>
        <w:pStyle w:val="147"/>
        <w:ind w:firstLine="420"/>
      </w:pPr>
      <w:r>
        <w:t>发起：</w:t>
      </w:r>
      <w:r>
        <w:rPr>
          <w:rFonts w:hint="eastAsia"/>
        </w:rPr>
        <w:t>SC</w:t>
      </w:r>
    </w:p>
    <w:p w14:paraId="2032910D">
      <w:pPr>
        <w:pStyle w:val="222"/>
        <w:jc w:val="left"/>
      </w:pPr>
      <w:r>
        <w:rPr>
          <w:rFonts w:hint="eastAsia"/>
        </w:rPr>
        <w:t>请求</w:t>
      </w:r>
      <w:r>
        <w:t>动环</w:t>
      </w:r>
      <w:r>
        <w:rPr>
          <w:rFonts w:hint="eastAsia"/>
        </w:rPr>
        <w:t>设备</w:t>
      </w:r>
      <w:r>
        <w:t>配置</w:t>
      </w:r>
      <w:r>
        <w:rPr>
          <w:rFonts w:hint="eastAsia"/>
        </w:rPr>
        <w:t>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071BBA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96E8079">
            <w:pPr>
              <w:jc w:val="center"/>
              <w:rPr>
                <w:sz w:val="21"/>
                <w:szCs w:val="18"/>
              </w:rPr>
            </w:pPr>
          </w:p>
        </w:tc>
        <w:tc>
          <w:tcPr>
            <w:tcW w:w="2205" w:type="dxa"/>
            <w:noWrap w:val="0"/>
            <w:vAlign w:val="top"/>
          </w:tcPr>
          <w:p w14:paraId="62E29086">
            <w:pPr>
              <w:jc w:val="center"/>
              <w:rPr>
                <w:sz w:val="21"/>
                <w:szCs w:val="18"/>
              </w:rPr>
            </w:pPr>
            <w:r>
              <w:rPr>
                <w:sz w:val="21"/>
                <w:szCs w:val="18"/>
              </w:rPr>
              <w:t>变量名称/报文定义</w:t>
            </w:r>
          </w:p>
        </w:tc>
        <w:tc>
          <w:tcPr>
            <w:tcW w:w="1890" w:type="dxa"/>
            <w:noWrap w:val="0"/>
            <w:vAlign w:val="top"/>
          </w:tcPr>
          <w:p w14:paraId="6848EB4C">
            <w:pPr>
              <w:jc w:val="center"/>
              <w:rPr>
                <w:sz w:val="21"/>
                <w:szCs w:val="18"/>
              </w:rPr>
            </w:pPr>
            <w:r>
              <w:rPr>
                <w:sz w:val="21"/>
                <w:szCs w:val="18"/>
              </w:rPr>
              <w:t>长度及类型</w:t>
            </w:r>
          </w:p>
        </w:tc>
        <w:tc>
          <w:tcPr>
            <w:tcW w:w="2940" w:type="dxa"/>
            <w:noWrap w:val="0"/>
            <w:vAlign w:val="top"/>
          </w:tcPr>
          <w:p w14:paraId="5D17A16F">
            <w:pPr>
              <w:jc w:val="center"/>
              <w:rPr>
                <w:sz w:val="21"/>
                <w:szCs w:val="18"/>
              </w:rPr>
            </w:pPr>
            <w:r>
              <w:rPr>
                <w:sz w:val="21"/>
                <w:szCs w:val="18"/>
              </w:rPr>
              <w:t>描述</w:t>
            </w:r>
          </w:p>
        </w:tc>
      </w:tr>
      <w:tr w14:paraId="4D1C1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A384535">
            <w:pPr>
              <w:rPr>
                <w:sz w:val="21"/>
                <w:szCs w:val="18"/>
              </w:rPr>
            </w:pPr>
            <w:r>
              <w:rPr>
                <w:sz w:val="21"/>
                <w:szCs w:val="18"/>
              </w:rPr>
              <w:t>PK_Type</w:t>
            </w:r>
          </w:p>
        </w:tc>
        <w:tc>
          <w:tcPr>
            <w:tcW w:w="2205" w:type="dxa"/>
            <w:noWrap w:val="0"/>
            <w:vAlign w:val="center"/>
          </w:tcPr>
          <w:p w14:paraId="716CF0D5">
            <w:pPr>
              <w:rPr>
                <w:sz w:val="21"/>
                <w:szCs w:val="21"/>
              </w:rPr>
            </w:pPr>
            <w:r>
              <w:rPr>
                <w:rFonts w:hint="eastAsia"/>
                <w:sz w:val="21"/>
                <w:szCs w:val="21"/>
              </w:rPr>
              <w:t>Name</w:t>
            </w:r>
          </w:p>
        </w:tc>
        <w:tc>
          <w:tcPr>
            <w:tcW w:w="1890" w:type="dxa"/>
            <w:noWrap w:val="0"/>
            <w:vAlign w:val="top"/>
          </w:tcPr>
          <w:p w14:paraId="46D7FD4F">
            <w:pPr>
              <w:rPr>
                <w:sz w:val="21"/>
                <w:szCs w:val="18"/>
              </w:rPr>
            </w:pPr>
            <w:r>
              <w:rPr>
                <w:sz w:val="21"/>
                <w:szCs w:val="18"/>
              </w:rPr>
              <w:t>Char[</w:t>
            </w:r>
            <w:r>
              <w:rPr>
                <w:rFonts w:ascii="宋体" w:hAnsi="宋体" w:cs="宋体"/>
                <w:sz w:val="21"/>
                <w:szCs w:val="20"/>
              </w:rPr>
              <w:t>GET_DEV_CONF</w:t>
            </w:r>
            <w:r>
              <w:rPr>
                <w:sz w:val="21"/>
                <w:szCs w:val="18"/>
              </w:rPr>
              <w:t>]</w:t>
            </w:r>
          </w:p>
        </w:tc>
        <w:tc>
          <w:tcPr>
            <w:tcW w:w="2940" w:type="dxa"/>
            <w:noWrap w:val="0"/>
            <w:vAlign w:val="top"/>
          </w:tcPr>
          <w:p w14:paraId="00447BE1">
            <w:pPr>
              <w:rPr>
                <w:sz w:val="21"/>
                <w:szCs w:val="18"/>
              </w:rPr>
            </w:pPr>
            <w:r>
              <w:rPr>
                <w:sz w:val="21"/>
                <w:szCs w:val="18"/>
              </w:rPr>
              <w:t>动环设备配置</w:t>
            </w:r>
            <w:r>
              <w:rPr>
                <w:rFonts w:hint="eastAsia"/>
                <w:sz w:val="21"/>
                <w:szCs w:val="18"/>
              </w:rPr>
              <w:t>数据</w:t>
            </w:r>
          </w:p>
        </w:tc>
      </w:tr>
      <w:tr w14:paraId="57EE28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5F598A1A">
            <w:pPr>
              <w:rPr>
                <w:sz w:val="21"/>
                <w:szCs w:val="18"/>
              </w:rPr>
            </w:pPr>
            <w:r>
              <w:rPr>
                <w:rFonts w:hint="eastAsia"/>
                <w:sz w:val="21"/>
                <w:szCs w:val="18"/>
              </w:rPr>
              <w:t>Info</w:t>
            </w:r>
          </w:p>
        </w:tc>
        <w:tc>
          <w:tcPr>
            <w:tcW w:w="2205" w:type="dxa"/>
            <w:noWrap w:val="0"/>
            <w:vAlign w:val="top"/>
          </w:tcPr>
          <w:p w14:paraId="4CB2893D">
            <w:pPr>
              <w:rPr>
                <w:sz w:val="21"/>
                <w:szCs w:val="18"/>
              </w:rPr>
            </w:pPr>
            <w:r>
              <w:rPr>
                <w:sz w:val="21"/>
                <w:szCs w:val="18"/>
              </w:rPr>
              <w:t>FSUID</w:t>
            </w:r>
          </w:p>
        </w:tc>
        <w:tc>
          <w:tcPr>
            <w:tcW w:w="1890" w:type="dxa"/>
            <w:noWrap w:val="0"/>
            <w:vAlign w:val="top"/>
          </w:tcPr>
          <w:p w14:paraId="2A41D266">
            <w:pPr>
              <w:rPr>
                <w:sz w:val="21"/>
                <w:szCs w:val="18"/>
              </w:rPr>
            </w:pPr>
            <w:r>
              <w:rPr>
                <w:rFonts w:hint="eastAsia"/>
                <w:sz w:val="21"/>
                <w:szCs w:val="18"/>
              </w:rPr>
              <w:t>Char[FSUID_LEN]</w:t>
            </w:r>
          </w:p>
        </w:tc>
        <w:tc>
          <w:tcPr>
            <w:tcW w:w="2940" w:type="dxa"/>
            <w:noWrap w:val="0"/>
            <w:vAlign w:val="top"/>
          </w:tcPr>
          <w:p w14:paraId="7F7B180E">
            <w:pPr>
              <w:rPr>
                <w:sz w:val="21"/>
                <w:szCs w:val="18"/>
              </w:rPr>
            </w:pPr>
            <w:r>
              <w:rPr>
                <w:sz w:val="21"/>
                <w:szCs w:val="18"/>
              </w:rPr>
              <w:t>FSU ID号</w:t>
            </w:r>
          </w:p>
        </w:tc>
      </w:tr>
      <w:tr w14:paraId="341EA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5C74EE10">
            <w:pPr>
              <w:rPr>
                <w:sz w:val="21"/>
                <w:szCs w:val="18"/>
              </w:rPr>
            </w:pPr>
          </w:p>
        </w:tc>
        <w:tc>
          <w:tcPr>
            <w:tcW w:w="2205" w:type="dxa"/>
            <w:noWrap w:val="0"/>
            <w:vAlign w:val="top"/>
          </w:tcPr>
          <w:p w14:paraId="3C60779F">
            <w:pPr>
              <w:rPr>
                <w:sz w:val="21"/>
                <w:szCs w:val="18"/>
              </w:rPr>
            </w:pPr>
            <w:r>
              <w:rPr>
                <w:rFonts w:hint="eastAsia"/>
                <w:sz w:val="21"/>
                <w:szCs w:val="18"/>
              </w:rPr>
              <w:t>Device</w:t>
            </w:r>
            <w:r>
              <w:rPr>
                <w:sz w:val="21"/>
                <w:szCs w:val="18"/>
              </w:rPr>
              <w:t>ID</w:t>
            </w:r>
          </w:p>
        </w:tc>
        <w:tc>
          <w:tcPr>
            <w:tcW w:w="1890" w:type="dxa"/>
            <w:noWrap w:val="0"/>
            <w:vAlign w:val="top"/>
          </w:tcPr>
          <w:p w14:paraId="49A23BD2">
            <w:pPr>
              <w:rPr>
                <w:sz w:val="21"/>
                <w:szCs w:val="18"/>
              </w:rPr>
            </w:pPr>
            <w:r>
              <w:rPr>
                <w:rFonts w:hint="eastAsia"/>
                <w:sz w:val="21"/>
                <w:szCs w:val="18"/>
              </w:rPr>
              <w:t>Char[DEVICE</w:t>
            </w:r>
            <w:r>
              <w:rPr>
                <w:sz w:val="21"/>
                <w:szCs w:val="18"/>
              </w:rPr>
              <w:t>ID_LEN</w:t>
            </w:r>
            <w:r>
              <w:rPr>
                <w:rFonts w:hint="eastAsia"/>
                <w:sz w:val="21"/>
                <w:szCs w:val="18"/>
              </w:rPr>
              <w:t>]</w:t>
            </w:r>
          </w:p>
        </w:tc>
        <w:tc>
          <w:tcPr>
            <w:tcW w:w="2940" w:type="dxa"/>
            <w:noWrap w:val="0"/>
            <w:vAlign w:val="top"/>
          </w:tcPr>
          <w:p w14:paraId="52B9C573">
            <w:pPr>
              <w:rPr>
                <w:sz w:val="21"/>
                <w:szCs w:val="18"/>
              </w:rPr>
            </w:pPr>
            <w:r>
              <w:rPr>
                <w:rFonts w:hint="eastAsia"/>
                <w:sz w:val="21"/>
                <w:szCs w:val="18"/>
              </w:rPr>
              <w:t>动环</w:t>
            </w:r>
            <w:r>
              <w:rPr>
                <w:sz w:val="21"/>
                <w:szCs w:val="18"/>
              </w:rPr>
              <w:t>设备标识</w:t>
            </w:r>
            <w:r>
              <w:rPr>
                <w:rFonts w:hint="eastAsia"/>
                <w:sz w:val="21"/>
                <w:szCs w:val="18"/>
              </w:rPr>
              <w:t>号，本</w:t>
            </w:r>
            <w:r>
              <w:rPr>
                <w:sz w:val="21"/>
                <w:szCs w:val="18"/>
              </w:rPr>
              <w:t>操作只限于单个设备配置数据的查询</w:t>
            </w:r>
          </w:p>
        </w:tc>
      </w:tr>
    </w:tbl>
    <w:p w14:paraId="16572B3B">
      <w:pPr>
        <w:pStyle w:val="147"/>
        <w:ind w:firstLine="0" w:firstLineChars="0"/>
        <w:rPr>
          <w:b/>
        </w:rPr>
      </w:pPr>
      <w:r>
        <w:rPr>
          <w:rFonts w:hint="eastAsia"/>
          <w:b/>
        </w:rPr>
        <w:t>XML样例</w:t>
      </w:r>
    </w:p>
    <w:p w14:paraId="0C870F56">
      <w:pPr>
        <w:pStyle w:val="147"/>
        <w:ind w:firstLine="0" w:firstLineChars="0"/>
        <w:rPr>
          <w:rFonts w:hAnsi="宋体"/>
          <w:szCs w:val="21"/>
        </w:rPr>
      </w:pPr>
      <w:r>
        <w:rPr>
          <w:rFonts w:hAnsi="宋体"/>
          <w:szCs w:val="21"/>
        </w:rPr>
        <w:t>&lt;?xml version="1.0" encoding="UTF-8"?&gt;</w:t>
      </w:r>
    </w:p>
    <w:p w14:paraId="700CCE43">
      <w:pPr>
        <w:pStyle w:val="147"/>
        <w:ind w:firstLine="0" w:firstLineChars="0"/>
        <w:rPr>
          <w:rFonts w:hAnsi="宋体"/>
          <w:szCs w:val="21"/>
        </w:rPr>
      </w:pPr>
      <w:r>
        <w:rPr>
          <w:rFonts w:hAnsi="宋体"/>
          <w:szCs w:val="21"/>
        </w:rPr>
        <w:t>&lt;</w:t>
      </w:r>
      <w:r>
        <w:rPr>
          <w:szCs w:val="21"/>
        </w:rPr>
        <w:t>Request</w:t>
      </w:r>
      <w:r>
        <w:rPr>
          <w:rFonts w:hAnsi="宋体"/>
          <w:szCs w:val="21"/>
        </w:rPr>
        <w:t>&gt;</w:t>
      </w:r>
    </w:p>
    <w:p w14:paraId="47F50D3C">
      <w:pPr>
        <w:pStyle w:val="147"/>
        <w:ind w:firstLine="0" w:firstLineChars="0"/>
        <w:rPr>
          <w:rFonts w:hAnsi="宋体"/>
          <w:szCs w:val="21"/>
        </w:rPr>
      </w:pPr>
      <w:r>
        <w:rPr>
          <w:rFonts w:hAnsi="宋体"/>
          <w:szCs w:val="21"/>
        </w:rPr>
        <w:tab/>
      </w:r>
      <w:r>
        <w:rPr>
          <w:rFonts w:hAnsi="宋体"/>
          <w:szCs w:val="21"/>
        </w:rPr>
        <w:t>&lt;PK_Type&gt;</w:t>
      </w:r>
    </w:p>
    <w:p w14:paraId="6F3D5056">
      <w:pPr>
        <w:rPr>
          <w:rFonts w:ascii="宋体" w:hAnsi="宋体"/>
          <w:szCs w:val="21"/>
        </w:rPr>
      </w:pPr>
      <w:r>
        <w:rPr>
          <w:rFonts w:ascii="宋体" w:hAnsi="宋体"/>
          <w:szCs w:val="21"/>
        </w:rPr>
        <w:tab/>
      </w:r>
      <w:r>
        <w:rPr>
          <w:rFonts w:ascii="宋体" w:hAnsi="宋体"/>
          <w:szCs w:val="21"/>
        </w:rPr>
        <w:tab/>
      </w:r>
      <w:r>
        <w:rPr>
          <w:rFonts w:ascii="宋体" w:hAnsi="宋体"/>
          <w:kern w:val="2"/>
          <w:sz w:val="21"/>
          <w:szCs w:val="21"/>
        </w:rPr>
        <w:t>&lt;Name&gt;GET_DEV_CONF&lt;/Name&gt;</w:t>
      </w:r>
    </w:p>
    <w:p w14:paraId="76F1D009">
      <w:pPr>
        <w:pStyle w:val="147"/>
        <w:ind w:firstLine="0" w:firstLineChars="0"/>
        <w:rPr>
          <w:rFonts w:hAnsi="宋体"/>
          <w:szCs w:val="21"/>
        </w:rPr>
      </w:pPr>
      <w:r>
        <w:rPr>
          <w:rFonts w:hAnsi="宋体"/>
          <w:szCs w:val="21"/>
        </w:rPr>
        <w:tab/>
      </w:r>
      <w:r>
        <w:rPr>
          <w:rFonts w:hAnsi="宋体"/>
          <w:szCs w:val="21"/>
        </w:rPr>
        <w:t>&lt;/PK_Type&gt;</w:t>
      </w:r>
    </w:p>
    <w:p w14:paraId="2B217BE6">
      <w:pPr>
        <w:pStyle w:val="147"/>
        <w:ind w:firstLine="0" w:firstLineChars="0"/>
        <w:rPr>
          <w:rFonts w:hAnsi="宋体"/>
          <w:szCs w:val="21"/>
        </w:rPr>
      </w:pPr>
      <w:r>
        <w:rPr>
          <w:rFonts w:hAnsi="宋体"/>
          <w:szCs w:val="21"/>
        </w:rPr>
        <w:tab/>
      </w:r>
      <w:r>
        <w:rPr>
          <w:rFonts w:hAnsi="宋体"/>
          <w:szCs w:val="21"/>
        </w:rPr>
        <w:t>&lt;Info&gt;</w:t>
      </w:r>
    </w:p>
    <w:p w14:paraId="76B0CFB8">
      <w:pPr>
        <w:pStyle w:val="147"/>
        <w:ind w:firstLine="945" w:firstLineChars="450"/>
        <w:rPr>
          <w:rFonts w:hAnsi="宋体"/>
          <w:szCs w:val="21"/>
        </w:rPr>
      </w:pPr>
      <w:r>
        <w:rPr>
          <w:rFonts w:hint="eastAsia" w:hAnsi="宋体"/>
          <w:szCs w:val="21"/>
        </w:rPr>
        <w:t>&lt;</w:t>
      </w:r>
      <w:r>
        <w:rPr>
          <w:rFonts w:hAnsi="宋体"/>
          <w:szCs w:val="21"/>
        </w:rPr>
        <w:t>FSUID/</w:t>
      </w:r>
      <w:r>
        <w:rPr>
          <w:rFonts w:hint="eastAsia" w:hAnsi="宋体"/>
          <w:szCs w:val="21"/>
        </w:rPr>
        <w:t>&gt;</w:t>
      </w:r>
    </w:p>
    <w:p w14:paraId="6406BA70">
      <w:pPr>
        <w:pStyle w:val="147"/>
        <w:ind w:firstLine="315" w:firstLineChars="150"/>
        <w:rPr>
          <w:rFonts w:hAnsi="宋体"/>
          <w:szCs w:val="21"/>
        </w:rPr>
      </w:pPr>
      <w:r>
        <w:rPr>
          <w:rFonts w:hAnsi="宋体"/>
          <w:szCs w:val="21"/>
        </w:rPr>
        <w:tab/>
      </w:r>
      <w:r>
        <w:rPr>
          <w:rFonts w:hAnsi="宋体"/>
          <w:szCs w:val="21"/>
        </w:rPr>
        <w:tab/>
      </w:r>
      <w:r>
        <w:rPr>
          <w:rFonts w:hAnsi="宋体"/>
          <w:szCs w:val="21"/>
        </w:rPr>
        <w:t xml:space="preserve"> &lt;DeviceID/&gt;</w:t>
      </w:r>
    </w:p>
    <w:p w14:paraId="507CE175">
      <w:pPr>
        <w:pStyle w:val="147"/>
        <w:ind w:firstLine="0" w:firstLineChars="0"/>
        <w:rPr>
          <w:rFonts w:hAnsi="宋体"/>
          <w:szCs w:val="21"/>
        </w:rPr>
      </w:pPr>
      <w:r>
        <w:rPr>
          <w:rFonts w:hAnsi="宋体"/>
          <w:szCs w:val="21"/>
        </w:rPr>
        <w:tab/>
      </w:r>
      <w:r>
        <w:rPr>
          <w:rFonts w:hAnsi="宋体"/>
          <w:szCs w:val="21"/>
        </w:rPr>
        <w:t>&lt;/Info&gt;</w:t>
      </w:r>
    </w:p>
    <w:p w14:paraId="51B705D2">
      <w:pPr>
        <w:pStyle w:val="147"/>
        <w:ind w:firstLine="0" w:firstLineChars="0"/>
        <w:rPr>
          <w:rFonts w:hAnsi="宋体"/>
          <w:szCs w:val="21"/>
        </w:rPr>
      </w:pPr>
      <w:r>
        <w:rPr>
          <w:rFonts w:hAnsi="宋体"/>
          <w:szCs w:val="21"/>
        </w:rPr>
        <w:t>&lt;/</w:t>
      </w:r>
      <w:r>
        <w:rPr>
          <w:szCs w:val="21"/>
        </w:rPr>
        <w:t>Request</w:t>
      </w:r>
      <w:r>
        <w:rPr>
          <w:rFonts w:hAnsi="宋体"/>
          <w:szCs w:val="21"/>
        </w:rPr>
        <w:t>&gt;</w:t>
      </w:r>
    </w:p>
    <w:p w14:paraId="25A0DE58">
      <w:pPr>
        <w:pStyle w:val="147"/>
        <w:ind w:firstLine="420"/>
      </w:pPr>
      <w:r>
        <w:t>响应：</w:t>
      </w:r>
      <w:r>
        <w:rPr>
          <w:rFonts w:hint="eastAsia"/>
        </w:rPr>
        <w:t>FSU</w:t>
      </w:r>
    </w:p>
    <w:p w14:paraId="78F0F69D">
      <w:pPr>
        <w:pStyle w:val="222"/>
        <w:jc w:val="left"/>
      </w:pPr>
      <w:r>
        <w:rPr>
          <w:rFonts w:hint="eastAsia"/>
        </w:rPr>
        <w:t>请求</w:t>
      </w:r>
      <w:r>
        <w:t>动环设备配置</w:t>
      </w:r>
      <w:r>
        <w:rPr>
          <w:rFonts w:hint="eastAsia"/>
        </w:rPr>
        <w:t>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6001E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8ED67DB">
            <w:pPr>
              <w:jc w:val="center"/>
              <w:rPr>
                <w:sz w:val="21"/>
                <w:szCs w:val="18"/>
              </w:rPr>
            </w:pPr>
          </w:p>
        </w:tc>
        <w:tc>
          <w:tcPr>
            <w:tcW w:w="2205" w:type="dxa"/>
            <w:noWrap w:val="0"/>
            <w:vAlign w:val="top"/>
          </w:tcPr>
          <w:p w14:paraId="18509D21">
            <w:pPr>
              <w:jc w:val="center"/>
              <w:rPr>
                <w:sz w:val="21"/>
                <w:szCs w:val="18"/>
              </w:rPr>
            </w:pPr>
            <w:r>
              <w:rPr>
                <w:sz w:val="21"/>
                <w:szCs w:val="18"/>
              </w:rPr>
              <w:t>变量名称/报文定义</w:t>
            </w:r>
          </w:p>
        </w:tc>
        <w:tc>
          <w:tcPr>
            <w:tcW w:w="1890" w:type="dxa"/>
            <w:noWrap w:val="0"/>
            <w:vAlign w:val="top"/>
          </w:tcPr>
          <w:p w14:paraId="35BD43CA">
            <w:pPr>
              <w:jc w:val="center"/>
              <w:rPr>
                <w:sz w:val="21"/>
                <w:szCs w:val="18"/>
              </w:rPr>
            </w:pPr>
            <w:r>
              <w:rPr>
                <w:sz w:val="21"/>
                <w:szCs w:val="18"/>
              </w:rPr>
              <w:t>长度及类型</w:t>
            </w:r>
          </w:p>
        </w:tc>
        <w:tc>
          <w:tcPr>
            <w:tcW w:w="2940" w:type="dxa"/>
            <w:noWrap w:val="0"/>
            <w:vAlign w:val="top"/>
          </w:tcPr>
          <w:p w14:paraId="03EF7C75">
            <w:pPr>
              <w:jc w:val="center"/>
              <w:rPr>
                <w:sz w:val="21"/>
                <w:szCs w:val="18"/>
              </w:rPr>
            </w:pPr>
            <w:r>
              <w:rPr>
                <w:sz w:val="21"/>
                <w:szCs w:val="18"/>
              </w:rPr>
              <w:t>描述</w:t>
            </w:r>
          </w:p>
        </w:tc>
      </w:tr>
      <w:tr w14:paraId="51F180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29CD43E">
            <w:pPr>
              <w:rPr>
                <w:sz w:val="21"/>
                <w:szCs w:val="18"/>
              </w:rPr>
            </w:pPr>
            <w:r>
              <w:rPr>
                <w:sz w:val="21"/>
                <w:szCs w:val="18"/>
              </w:rPr>
              <w:t>PK_Type</w:t>
            </w:r>
          </w:p>
        </w:tc>
        <w:tc>
          <w:tcPr>
            <w:tcW w:w="2205" w:type="dxa"/>
            <w:noWrap w:val="0"/>
            <w:vAlign w:val="top"/>
          </w:tcPr>
          <w:p w14:paraId="25276B90">
            <w:pPr>
              <w:rPr>
                <w:sz w:val="21"/>
                <w:szCs w:val="18"/>
              </w:rPr>
            </w:pPr>
            <w:r>
              <w:rPr>
                <w:rFonts w:hint="eastAsia"/>
                <w:sz w:val="21"/>
                <w:szCs w:val="18"/>
              </w:rPr>
              <w:t>Name</w:t>
            </w:r>
          </w:p>
        </w:tc>
        <w:tc>
          <w:tcPr>
            <w:tcW w:w="1890" w:type="dxa"/>
            <w:noWrap w:val="0"/>
            <w:vAlign w:val="top"/>
          </w:tcPr>
          <w:p w14:paraId="6E3B8FF0">
            <w:pPr>
              <w:rPr>
                <w:sz w:val="21"/>
                <w:szCs w:val="18"/>
              </w:rPr>
            </w:pPr>
            <w:r>
              <w:rPr>
                <w:sz w:val="21"/>
                <w:szCs w:val="18"/>
              </w:rPr>
              <w:t>Char[</w:t>
            </w:r>
            <w:r>
              <w:rPr>
                <w:rFonts w:ascii="宋体" w:hAnsi="宋体" w:cs="宋体"/>
                <w:sz w:val="21"/>
                <w:szCs w:val="20"/>
              </w:rPr>
              <w:t>GET_DEV_CONF_ACK</w:t>
            </w:r>
            <w:r>
              <w:rPr>
                <w:sz w:val="21"/>
                <w:szCs w:val="18"/>
              </w:rPr>
              <w:t>]</w:t>
            </w:r>
          </w:p>
        </w:tc>
        <w:tc>
          <w:tcPr>
            <w:tcW w:w="2940" w:type="dxa"/>
            <w:noWrap w:val="0"/>
            <w:vAlign w:val="top"/>
          </w:tcPr>
          <w:p w14:paraId="7CCF8DF3">
            <w:pPr>
              <w:rPr>
                <w:sz w:val="21"/>
                <w:szCs w:val="18"/>
              </w:rPr>
            </w:pPr>
            <w:r>
              <w:rPr>
                <w:sz w:val="21"/>
                <w:szCs w:val="18"/>
              </w:rPr>
              <w:t>动环设备配置</w:t>
            </w:r>
            <w:r>
              <w:rPr>
                <w:rFonts w:hint="eastAsia"/>
                <w:sz w:val="21"/>
                <w:szCs w:val="18"/>
              </w:rPr>
              <w:t>数据确认</w:t>
            </w:r>
            <w:r>
              <w:rPr>
                <w:sz w:val="21"/>
                <w:szCs w:val="18"/>
              </w:rPr>
              <w:t>信息</w:t>
            </w:r>
          </w:p>
        </w:tc>
      </w:tr>
      <w:tr w14:paraId="3A7C5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740376F0">
            <w:pPr>
              <w:rPr>
                <w:sz w:val="21"/>
                <w:szCs w:val="18"/>
              </w:rPr>
            </w:pPr>
            <w:r>
              <w:rPr>
                <w:rFonts w:hint="eastAsia"/>
                <w:sz w:val="21"/>
                <w:szCs w:val="18"/>
              </w:rPr>
              <w:t>Info</w:t>
            </w:r>
          </w:p>
        </w:tc>
        <w:tc>
          <w:tcPr>
            <w:tcW w:w="2205" w:type="dxa"/>
            <w:noWrap w:val="0"/>
            <w:vAlign w:val="top"/>
          </w:tcPr>
          <w:p w14:paraId="41B7F93F">
            <w:pPr>
              <w:rPr>
                <w:sz w:val="21"/>
                <w:szCs w:val="18"/>
              </w:rPr>
            </w:pPr>
            <w:r>
              <w:rPr>
                <w:sz w:val="21"/>
                <w:szCs w:val="18"/>
              </w:rPr>
              <w:t>Result</w:t>
            </w:r>
          </w:p>
        </w:tc>
        <w:tc>
          <w:tcPr>
            <w:tcW w:w="1890" w:type="dxa"/>
            <w:noWrap w:val="0"/>
            <w:vAlign w:val="top"/>
          </w:tcPr>
          <w:p w14:paraId="0983E0A5">
            <w:pPr>
              <w:rPr>
                <w:sz w:val="21"/>
                <w:szCs w:val="18"/>
              </w:rPr>
            </w:pPr>
            <w:r>
              <w:rPr>
                <w:sz w:val="21"/>
                <w:szCs w:val="18"/>
              </w:rPr>
              <w:t>EnumResult</w:t>
            </w:r>
          </w:p>
        </w:tc>
        <w:tc>
          <w:tcPr>
            <w:tcW w:w="2940" w:type="dxa"/>
            <w:noWrap w:val="0"/>
            <w:vAlign w:val="top"/>
          </w:tcPr>
          <w:p w14:paraId="60192ADA">
            <w:pPr>
              <w:rPr>
                <w:sz w:val="21"/>
                <w:szCs w:val="18"/>
              </w:rPr>
            </w:pPr>
            <w:r>
              <w:rPr>
                <w:rFonts w:hint="eastAsia"/>
                <w:sz w:val="21"/>
                <w:szCs w:val="18"/>
              </w:rPr>
              <w:t>请求</w:t>
            </w:r>
            <w:r>
              <w:rPr>
                <w:sz w:val="21"/>
                <w:szCs w:val="18"/>
              </w:rPr>
              <w:t>数据成功与否的标志</w:t>
            </w:r>
          </w:p>
        </w:tc>
      </w:tr>
      <w:tr w14:paraId="6BFB5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3600A1EE">
            <w:pPr>
              <w:rPr>
                <w:sz w:val="21"/>
                <w:szCs w:val="18"/>
              </w:rPr>
            </w:pPr>
          </w:p>
        </w:tc>
        <w:tc>
          <w:tcPr>
            <w:tcW w:w="2205" w:type="dxa"/>
            <w:noWrap w:val="0"/>
            <w:vAlign w:val="top"/>
          </w:tcPr>
          <w:p w14:paraId="051D960C">
            <w:pPr>
              <w:rPr>
                <w:sz w:val="21"/>
                <w:szCs w:val="18"/>
              </w:rPr>
            </w:pPr>
            <w:r>
              <w:rPr>
                <w:sz w:val="21"/>
                <w:szCs w:val="18"/>
              </w:rPr>
              <w:t>Values</w:t>
            </w:r>
          </w:p>
        </w:tc>
        <w:tc>
          <w:tcPr>
            <w:tcW w:w="1890" w:type="dxa"/>
            <w:noWrap w:val="0"/>
            <w:vAlign w:val="top"/>
          </w:tcPr>
          <w:p w14:paraId="3ED1D91A">
            <w:pPr>
              <w:rPr>
                <w:sz w:val="21"/>
                <w:szCs w:val="18"/>
              </w:rPr>
            </w:pPr>
            <w:r>
              <w:rPr>
                <w:sz w:val="21"/>
                <w:szCs w:val="18"/>
              </w:rPr>
              <w:t>Sizeof(</w:t>
            </w:r>
            <w:r>
              <w:rPr>
                <w:rFonts w:hint="eastAsia"/>
                <w:sz w:val="21"/>
                <w:szCs w:val="18"/>
              </w:rPr>
              <w:t>TD</w:t>
            </w:r>
            <w:r>
              <w:rPr>
                <w:sz w:val="21"/>
                <w:szCs w:val="18"/>
              </w:rPr>
              <w:t>ev</w:t>
            </w:r>
            <w:r>
              <w:rPr>
                <w:rFonts w:hint="eastAsia"/>
                <w:sz w:val="21"/>
                <w:szCs w:val="18"/>
              </w:rPr>
              <w:t>Conf</w:t>
            </w:r>
            <w:r>
              <w:rPr>
                <w:sz w:val="21"/>
                <w:szCs w:val="18"/>
              </w:rPr>
              <w:t>)</w:t>
            </w:r>
          </w:p>
        </w:tc>
        <w:tc>
          <w:tcPr>
            <w:tcW w:w="2940" w:type="dxa"/>
            <w:noWrap w:val="0"/>
            <w:vAlign w:val="top"/>
          </w:tcPr>
          <w:p w14:paraId="4E674250">
            <w:pPr>
              <w:rPr>
                <w:sz w:val="21"/>
                <w:szCs w:val="18"/>
              </w:rPr>
            </w:pPr>
            <w:r>
              <w:rPr>
                <w:rFonts w:hint="eastAsia"/>
                <w:sz w:val="21"/>
                <w:szCs w:val="18"/>
              </w:rPr>
              <w:t>对应 5.</w:t>
            </w:r>
            <w:r>
              <w:rPr>
                <w:sz w:val="21"/>
                <w:szCs w:val="18"/>
              </w:rPr>
              <w:t>3</w:t>
            </w:r>
            <w:r>
              <w:rPr>
                <w:rFonts w:hint="eastAsia"/>
                <w:sz w:val="21"/>
                <w:szCs w:val="18"/>
              </w:rPr>
              <w:t>中的TD</w:t>
            </w:r>
            <w:r>
              <w:rPr>
                <w:sz w:val="21"/>
                <w:szCs w:val="18"/>
              </w:rPr>
              <w:t>ev</w:t>
            </w:r>
            <w:r>
              <w:rPr>
                <w:rFonts w:hint="eastAsia"/>
                <w:sz w:val="21"/>
                <w:szCs w:val="18"/>
              </w:rPr>
              <w:t>Conf的数据结构定义</w:t>
            </w:r>
          </w:p>
        </w:tc>
      </w:tr>
      <w:tr w14:paraId="244098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699D9D6">
            <w:pPr>
              <w:rPr>
                <w:sz w:val="21"/>
                <w:szCs w:val="18"/>
              </w:rPr>
            </w:pPr>
          </w:p>
        </w:tc>
        <w:tc>
          <w:tcPr>
            <w:tcW w:w="2205" w:type="dxa"/>
            <w:noWrap w:val="0"/>
            <w:vAlign w:val="top"/>
          </w:tcPr>
          <w:p w14:paraId="656672D2">
            <w:pPr>
              <w:rPr>
                <w:sz w:val="21"/>
                <w:szCs w:val="18"/>
              </w:rPr>
            </w:pPr>
            <w:r>
              <w:rPr>
                <w:sz w:val="21"/>
                <w:szCs w:val="18"/>
              </w:rPr>
              <w:t>FailureCause</w:t>
            </w:r>
          </w:p>
        </w:tc>
        <w:tc>
          <w:tcPr>
            <w:tcW w:w="1890" w:type="dxa"/>
            <w:noWrap w:val="0"/>
            <w:vAlign w:val="top"/>
          </w:tcPr>
          <w:p w14:paraId="766B5AC5">
            <w:pPr>
              <w:rPr>
                <w:sz w:val="21"/>
                <w:szCs w:val="18"/>
              </w:rPr>
            </w:pPr>
            <w:r>
              <w:rPr>
                <w:sz w:val="21"/>
                <w:szCs w:val="18"/>
              </w:rPr>
              <w:t>Char[FAILURE_CAUSE_LEN]</w:t>
            </w:r>
          </w:p>
        </w:tc>
        <w:tc>
          <w:tcPr>
            <w:tcW w:w="2940" w:type="dxa"/>
            <w:noWrap w:val="0"/>
            <w:vAlign w:val="top"/>
          </w:tcPr>
          <w:p w14:paraId="09593D18">
            <w:pPr>
              <w:rPr>
                <w:sz w:val="21"/>
                <w:szCs w:val="18"/>
              </w:rPr>
            </w:pPr>
            <w:r>
              <w:rPr>
                <w:rFonts w:hint="eastAsia"/>
                <w:sz w:val="21"/>
                <w:szCs w:val="18"/>
              </w:rPr>
              <w:t>请求</w:t>
            </w:r>
            <w:r>
              <w:rPr>
                <w:sz w:val="21"/>
                <w:szCs w:val="18"/>
              </w:rPr>
              <w:t>动环设备配置数据</w:t>
            </w:r>
            <w:r>
              <w:rPr>
                <w:rFonts w:hint="eastAsia"/>
                <w:sz w:val="21"/>
                <w:szCs w:val="18"/>
              </w:rPr>
              <w:t>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52A4664E">
      <w:pPr>
        <w:pStyle w:val="147"/>
        <w:ind w:firstLine="0" w:firstLineChars="0"/>
        <w:rPr>
          <w:b/>
        </w:rPr>
      </w:pPr>
      <w:r>
        <w:rPr>
          <w:rFonts w:hint="eastAsia"/>
          <w:b/>
        </w:rPr>
        <w:t>XML样例</w:t>
      </w:r>
    </w:p>
    <w:p w14:paraId="5FAB4BF5">
      <w:pPr>
        <w:pStyle w:val="147"/>
        <w:ind w:firstLine="0" w:firstLineChars="0"/>
        <w:rPr>
          <w:rFonts w:hAnsi="宋体"/>
          <w:szCs w:val="21"/>
        </w:rPr>
      </w:pPr>
      <w:r>
        <w:rPr>
          <w:rFonts w:hAnsi="宋体"/>
          <w:szCs w:val="21"/>
        </w:rPr>
        <w:t>&lt;?xml version="1.0" encoding="UTF-8"?&gt;</w:t>
      </w:r>
    </w:p>
    <w:p w14:paraId="0F9B791C">
      <w:pPr>
        <w:pStyle w:val="147"/>
        <w:ind w:firstLine="0" w:firstLineChars="0"/>
        <w:rPr>
          <w:rFonts w:hAnsi="宋体"/>
          <w:szCs w:val="21"/>
        </w:rPr>
      </w:pPr>
      <w:r>
        <w:rPr>
          <w:rFonts w:hAnsi="宋体"/>
          <w:szCs w:val="21"/>
        </w:rPr>
        <w:t>&lt;Response&gt;</w:t>
      </w:r>
    </w:p>
    <w:p w14:paraId="18315F56">
      <w:pPr>
        <w:pStyle w:val="147"/>
        <w:ind w:firstLine="0" w:firstLineChars="0"/>
        <w:rPr>
          <w:rFonts w:hAnsi="宋体"/>
          <w:szCs w:val="21"/>
        </w:rPr>
      </w:pPr>
      <w:r>
        <w:rPr>
          <w:rFonts w:hAnsi="宋体"/>
          <w:szCs w:val="21"/>
        </w:rPr>
        <w:t>&lt;PK_Type&gt;</w:t>
      </w:r>
    </w:p>
    <w:p w14:paraId="3FFB5422">
      <w:pPr>
        <w:pStyle w:val="147"/>
        <w:ind w:firstLine="0" w:firstLineChars="0"/>
        <w:rPr>
          <w:rFonts w:hAnsi="宋体"/>
          <w:szCs w:val="21"/>
        </w:rPr>
      </w:pPr>
      <w:r>
        <w:rPr>
          <w:rFonts w:hAnsi="宋体"/>
          <w:szCs w:val="21"/>
        </w:rPr>
        <w:tab/>
      </w:r>
      <w:r>
        <w:rPr>
          <w:rFonts w:hAnsi="宋体"/>
          <w:szCs w:val="21"/>
        </w:rPr>
        <w:tab/>
      </w:r>
      <w:r>
        <w:rPr>
          <w:rFonts w:hAnsi="宋体"/>
          <w:szCs w:val="21"/>
        </w:rPr>
        <w:t>&lt;Name&gt;GET_DEV_CONF_ACK&lt;/Name&gt;</w:t>
      </w:r>
    </w:p>
    <w:p w14:paraId="4478252C">
      <w:pPr>
        <w:pStyle w:val="147"/>
        <w:ind w:firstLine="0" w:firstLineChars="0"/>
        <w:rPr>
          <w:rFonts w:hAnsi="宋体"/>
          <w:szCs w:val="21"/>
        </w:rPr>
      </w:pPr>
      <w:r>
        <w:rPr>
          <w:rFonts w:hAnsi="宋体"/>
          <w:szCs w:val="21"/>
        </w:rPr>
        <w:t>&lt;/PK_Type&gt;</w:t>
      </w:r>
    </w:p>
    <w:p w14:paraId="7D8595A0">
      <w:pPr>
        <w:pStyle w:val="147"/>
        <w:ind w:firstLine="0" w:firstLineChars="0"/>
        <w:rPr>
          <w:rFonts w:hAnsi="宋体"/>
          <w:szCs w:val="21"/>
        </w:rPr>
      </w:pPr>
      <w:r>
        <w:rPr>
          <w:rFonts w:hAnsi="宋体"/>
          <w:szCs w:val="21"/>
        </w:rPr>
        <w:tab/>
      </w:r>
      <w:r>
        <w:rPr>
          <w:rFonts w:hAnsi="宋体"/>
          <w:szCs w:val="21"/>
        </w:rPr>
        <w:t>&lt;Info&gt;</w:t>
      </w:r>
    </w:p>
    <w:p w14:paraId="08699F4B">
      <w:pPr>
        <w:pStyle w:val="147"/>
        <w:ind w:firstLine="0" w:firstLineChars="0"/>
        <w:rPr>
          <w:rFonts w:hAnsi="宋体"/>
          <w:szCs w:val="21"/>
        </w:rPr>
      </w:pPr>
      <w:r>
        <w:rPr>
          <w:rFonts w:hAnsi="宋体"/>
          <w:szCs w:val="21"/>
        </w:rPr>
        <w:tab/>
      </w:r>
      <w:r>
        <w:rPr>
          <w:rFonts w:hAnsi="宋体"/>
          <w:szCs w:val="21"/>
        </w:rPr>
        <w:tab/>
      </w:r>
      <w:r>
        <w:rPr>
          <w:rFonts w:hAnsi="宋体"/>
          <w:szCs w:val="21"/>
        </w:rPr>
        <w:t>&lt;Result/&gt;</w:t>
      </w:r>
    </w:p>
    <w:p w14:paraId="666FCE46">
      <w:pPr>
        <w:pStyle w:val="147"/>
        <w:ind w:left="420" w:firstLine="420" w:firstLineChars="0"/>
        <w:rPr>
          <w:rFonts w:hAnsi="宋体"/>
          <w:szCs w:val="21"/>
        </w:rPr>
      </w:pPr>
      <w:r>
        <w:rPr>
          <w:rFonts w:hAnsi="宋体"/>
          <w:szCs w:val="21"/>
        </w:rPr>
        <w:t>&lt;FailureCause/&gt;</w:t>
      </w:r>
    </w:p>
    <w:p w14:paraId="5CCF05D6">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1B739F00">
      <w:pPr>
        <w:pStyle w:val="147"/>
        <w:ind w:firstLine="0" w:firstLineChars="0"/>
        <w:rPr>
          <w:rFonts w:hAnsi="宋体"/>
          <w:szCs w:val="21"/>
        </w:rPr>
      </w:pPr>
      <w:r>
        <w:rPr>
          <w:rFonts w:hAnsi="宋体"/>
          <w:szCs w:val="21"/>
        </w:rPr>
        <w:tab/>
      </w:r>
      <w:r>
        <w:rPr>
          <w:rFonts w:hAnsi="宋体"/>
          <w:szCs w:val="21"/>
        </w:rPr>
        <w:tab/>
      </w:r>
      <w:r>
        <w:rPr>
          <w:rFonts w:hAnsi="宋体"/>
          <w:szCs w:val="21"/>
        </w:rPr>
        <w:t xml:space="preserve">   &lt;Device DeviceID=""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7601F825">
      <w:pPr>
        <w:pStyle w:val="147"/>
        <w:ind w:firstLine="0" w:firstLineChars="0"/>
        <w:rPr>
          <w:rFonts w:hAnsi="宋体"/>
          <w:szCs w:val="21"/>
        </w:rPr>
      </w:pPr>
      <w:r>
        <w:rPr>
          <w:rFonts w:hAnsi="宋体"/>
          <w:szCs w:val="21"/>
        </w:rPr>
        <w:t xml:space="preserve">              &lt;Signals Count=""&gt;</w:t>
      </w:r>
    </w:p>
    <w:p w14:paraId="1D189800">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34B290FA">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1D74ADB4">
      <w:pPr>
        <w:pStyle w:val="147"/>
        <w:ind w:firstLine="0" w:firstLineChars="0"/>
        <w:rPr>
          <w:rFonts w:hAnsi="宋体"/>
          <w:szCs w:val="21"/>
        </w:rPr>
      </w:pPr>
      <w:r>
        <w:rPr>
          <w:rFonts w:hAnsi="宋体"/>
          <w:szCs w:val="21"/>
        </w:rPr>
        <w:t xml:space="preserve">              &lt;/Signals&gt;</w:t>
      </w:r>
    </w:p>
    <w:p w14:paraId="0B51725B">
      <w:pPr>
        <w:pStyle w:val="147"/>
        <w:ind w:firstLine="0" w:firstLineChars="0"/>
        <w:rPr>
          <w:rFonts w:hAnsi="宋体"/>
          <w:szCs w:val="21"/>
        </w:rPr>
      </w:pPr>
      <w:r>
        <w:rPr>
          <w:rFonts w:hAnsi="宋体"/>
          <w:szCs w:val="21"/>
        </w:rPr>
        <w:t xml:space="preserve">           &lt;/Device&gt;</w:t>
      </w:r>
    </w:p>
    <w:p w14:paraId="00C17BF1">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3028932D">
      <w:pPr>
        <w:pStyle w:val="147"/>
        <w:ind w:firstLine="0" w:firstLineChars="0"/>
        <w:rPr>
          <w:rFonts w:hAnsi="宋体"/>
          <w:szCs w:val="21"/>
        </w:rPr>
      </w:pPr>
      <w:r>
        <w:rPr>
          <w:rFonts w:hAnsi="宋体"/>
          <w:szCs w:val="21"/>
        </w:rPr>
        <w:tab/>
      </w:r>
      <w:r>
        <w:rPr>
          <w:rFonts w:hAnsi="宋体"/>
          <w:szCs w:val="21"/>
        </w:rPr>
        <w:t>&lt;/Info&gt;</w:t>
      </w:r>
    </w:p>
    <w:p w14:paraId="141D9A11">
      <w:pPr>
        <w:pStyle w:val="147"/>
        <w:ind w:firstLine="0" w:firstLineChars="0"/>
        <w:rPr>
          <w:rFonts w:hAnsi="宋体"/>
          <w:szCs w:val="21"/>
        </w:rPr>
      </w:pPr>
      <w:r>
        <w:rPr>
          <w:rFonts w:hAnsi="宋体"/>
          <w:szCs w:val="21"/>
        </w:rPr>
        <w:t>&lt;/Response&gt;</w:t>
      </w:r>
    </w:p>
    <w:p w14:paraId="05B30531">
      <w:pPr>
        <w:pStyle w:val="4"/>
        <w:numPr>
          <w:ilvl w:val="2"/>
          <w:numId w:val="14"/>
        </w:numPr>
      </w:pPr>
      <w:bookmarkStart w:id="185" w:name="_Toc368039601"/>
      <w:bookmarkStart w:id="186" w:name="_Toc452036572"/>
      <w:bookmarkStart w:id="187" w:name="_Toc452036641"/>
      <w:r>
        <w:rPr>
          <w:rFonts w:hint="eastAsia"/>
        </w:rPr>
        <w:t>上报动环</w:t>
      </w:r>
      <w:r>
        <w:t>设备</w:t>
      </w:r>
      <w:r>
        <w:rPr>
          <w:rFonts w:hint="eastAsia"/>
        </w:rPr>
        <w:t>的</w:t>
      </w:r>
      <w:r>
        <w:t>配置</w:t>
      </w:r>
      <w:r>
        <w:rPr>
          <w:rFonts w:hint="eastAsia"/>
        </w:rPr>
        <w:t>数据</w:t>
      </w:r>
      <w:bookmarkEnd w:id="185"/>
      <w:bookmarkEnd w:id="186"/>
      <w:bookmarkEnd w:id="187"/>
    </w:p>
    <w:p w14:paraId="1FDE1D9E">
      <w:pPr>
        <w:pStyle w:val="104"/>
        <w:numPr>
          <w:ilvl w:val="0"/>
          <w:numId w:val="33"/>
        </w:numPr>
        <w:spacing w:line="360" w:lineRule="auto"/>
        <w:ind w:firstLine="147"/>
        <w:rPr>
          <w:rFonts w:ascii="黑体" w:hAnsi="黑体" w:eastAsia="黑体"/>
        </w:rPr>
      </w:pPr>
      <w:r>
        <w:rPr>
          <w:rFonts w:hint="eastAsia" w:ascii="黑体" w:hAnsi="黑体" w:eastAsia="黑体"/>
        </w:rPr>
        <w:t>数据流方式</w:t>
      </w:r>
    </w:p>
    <w:p w14:paraId="362209E3">
      <w:pPr>
        <w:pStyle w:val="147"/>
        <w:spacing w:line="360" w:lineRule="auto"/>
        <w:ind w:firstLine="480"/>
        <w:rPr>
          <w:sz w:val="24"/>
          <w:szCs w:val="24"/>
        </w:rPr>
      </w:pPr>
      <w:r>
        <w:rPr>
          <w:sz w:val="24"/>
          <w:szCs w:val="24"/>
        </w:rPr>
        <w:t>FSU</w:t>
      </w:r>
      <w:r>
        <w:rPr>
          <w:rFonts w:hint="eastAsia"/>
          <w:sz w:val="24"/>
          <w:szCs w:val="24"/>
        </w:rPr>
        <w:t>上动环</w:t>
      </w:r>
      <w:r>
        <w:rPr>
          <w:sz w:val="24"/>
          <w:szCs w:val="24"/>
        </w:rPr>
        <w:t>设备的配置信息发生变更</w:t>
      </w:r>
      <w:r>
        <w:rPr>
          <w:rFonts w:hint="eastAsia"/>
          <w:sz w:val="24"/>
          <w:szCs w:val="24"/>
        </w:rPr>
        <w:t>或者</w:t>
      </w:r>
      <w:r>
        <w:rPr>
          <w:sz w:val="24"/>
          <w:szCs w:val="24"/>
        </w:rPr>
        <w:t>FSU重启后，</w:t>
      </w:r>
      <w:r>
        <w:rPr>
          <w:rFonts w:hint="eastAsia"/>
          <w:sz w:val="24"/>
          <w:szCs w:val="24"/>
        </w:rPr>
        <w:t>FSU</w:t>
      </w:r>
      <w:r>
        <w:rPr>
          <w:sz w:val="24"/>
          <w:szCs w:val="24"/>
        </w:rPr>
        <w:t>向SC上报</w:t>
      </w:r>
      <w:r>
        <w:rPr>
          <w:rFonts w:hint="eastAsia"/>
          <w:sz w:val="24"/>
          <w:szCs w:val="24"/>
        </w:rPr>
        <w:t>变化</w:t>
      </w:r>
      <w:r>
        <w:rPr>
          <w:sz w:val="24"/>
          <w:szCs w:val="24"/>
        </w:rPr>
        <w:t>的配置信息，SC</w:t>
      </w:r>
      <w:r>
        <w:rPr>
          <w:rFonts w:hint="eastAsia"/>
          <w:sz w:val="24"/>
          <w:szCs w:val="24"/>
        </w:rPr>
        <w:t>返回</w:t>
      </w:r>
      <w:r>
        <w:rPr>
          <w:sz w:val="24"/>
          <w:szCs w:val="24"/>
        </w:rPr>
        <w:t>确认信息。</w:t>
      </w:r>
    </w:p>
    <w:p w14:paraId="18FD23E1">
      <w:r>
        <mc:AlternateContent>
          <mc:Choice Requires="wpg">
            <w:drawing>
              <wp:anchor distT="0" distB="0" distL="114300" distR="114300" simplePos="0" relativeHeight="251673600" behindDoc="0" locked="0" layoutInCell="1" allowOverlap="1">
                <wp:simplePos x="0" y="0"/>
                <wp:positionH relativeFrom="column">
                  <wp:posOffset>203200</wp:posOffset>
                </wp:positionH>
                <wp:positionV relativeFrom="paragraph">
                  <wp:posOffset>1905</wp:posOffset>
                </wp:positionV>
                <wp:extent cx="4895850" cy="2278380"/>
                <wp:effectExtent l="0" t="0" r="0" b="7620"/>
                <wp:wrapNone/>
                <wp:docPr id="31" name="Group 193"/>
                <wp:cNvGraphicFramePr/>
                <a:graphic xmlns:a="http://schemas.openxmlformats.org/drawingml/2006/main">
                  <a:graphicData uri="http://schemas.microsoft.com/office/word/2010/wordprocessingGroup">
                    <wpg:wgp>
                      <wpg:cNvGrpSpPr/>
                      <wpg:grpSpPr>
                        <a:xfrm>
                          <a:off x="0" y="0"/>
                          <a:ext cx="4895850" cy="2278380"/>
                          <a:chOff x="2115" y="3780"/>
                          <a:chExt cx="7710" cy="3588"/>
                        </a:xfrm>
                        <a:effectLst/>
                      </wpg:grpSpPr>
                      <wps:wsp>
                        <wps:cNvPr id="42" name="Text Box 986"/>
                        <wps:cNvSpPr txBox="1">
                          <a:spLocks noChangeArrowheads="1"/>
                        </wps:cNvSpPr>
                        <wps:spPr bwMode="auto">
                          <a:xfrm>
                            <a:off x="3515" y="3780"/>
                            <a:ext cx="1525" cy="484"/>
                          </a:xfrm>
                          <a:prstGeom prst="rect">
                            <a:avLst/>
                          </a:prstGeom>
                          <a:noFill/>
                          <a:ln>
                            <a:noFill/>
                          </a:ln>
                          <a:effectLst/>
                        </wps:spPr>
                        <wps:txbx>
                          <w:txbxContent>
                            <w:p w14:paraId="521F8F6C">
                              <w:r>
                                <w:t>SC</w:t>
                              </w:r>
                            </w:p>
                          </w:txbxContent>
                        </wps:txbx>
                        <wps:bodyPr rot="0" vert="horz" wrap="square" lIns="91440" tIns="45720" rIns="91440" bIns="45720" anchor="t" anchorCtr="0" upright="1">
                          <a:noAutofit/>
                        </wps:bodyPr>
                      </wps:wsp>
                      <wps:wsp>
                        <wps:cNvPr id="47" name="Text Box 987"/>
                        <wps:cNvSpPr txBox="1">
                          <a:spLocks noChangeArrowheads="1"/>
                        </wps:cNvSpPr>
                        <wps:spPr bwMode="auto">
                          <a:xfrm>
                            <a:off x="7590" y="3780"/>
                            <a:ext cx="1410" cy="484"/>
                          </a:xfrm>
                          <a:prstGeom prst="rect">
                            <a:avLst/>
                          </a:prstGeom>
                          <a:solidFill>
                            <a:srgbClr val="FFFFFF"/>
                          </a:solidFill>
                          <a:ln>
                            <a:noFill/>
                          </a:ln>
                          <a:effectLst/>
                        </wps:spPr>
                        <wps:txbx>
                          <w:txbxContent>
                            <w:p w14:paraId="6524D76A">
                              <w:r>
                                <w:t>FSU</w:t>
                              </w:r>
                            </w:p>
                          </w:txbxContent>
                        </wps:txbx>
                        <wps:bodyPr rot="0" vert="horz" wrap="square" lIns="91440" tIns="45720" rIns="91440" bIns="45720" anchor="t" anchorCtr="0" upright="1">
                          <a:noAutofit/>
                        </wps:bodyPr>
                      </wps:wsp>
                      <wps:wsp>
                        <wps:cNvPr id="48" name="Text Box 994"/>
                        <wps:cNvSpPr txBox="1">
                          <a:spLocks noChangeArrowheads="1"/>
                        </wps:cNvSpPr>
                        <wps:spPr bwMode="auto">
                          <a:xfrm>
                            <a:off x="8205" y="5447"/>
                            <a:ext cx="1620" cy="807"/>
                          </a:xfrm>
                          <a:prstGeom prst="rect">
                            <a:avLst/>
                          </a:prstGeom>
                          <a:noFill/>
                          <a:ln>
                            <a:noFill/>
                          </a:ln>
                          <a:effectLst/>
                        </wps:spPr>
                        <wps:txbx>
                          <w:txbxContent>
                            <w:p w14:paraId="6C1808BD">
                              <w:pPr>
                                <w:rPr>
                                  <w:sz w:val="22"/>
                                </w:rPr>
                              </w:pPr>
                              <w:r>
                                <w:rPr>
                                  <w:rFonts w:hint="eastAsia"/>
                                  <w:sz w:val="22"/>
                                </w:rPr>
                                <w:t>上报动环设备</w:t>
                              </w:r>
                              <w:r>
                                <w:rPr>
                                  <w:sz w:val="22"/>
                                </w:rPr>
                                <w:t>配置数据</w:t>
                              </w:r>
                            </w:p>
                          </w:txbxContent>
                        </wps:txbx>
                        <wps:bodyPr rot="0" vert="horz" wrap="square" lIns="91440" tIns="45720" rIns="91440" bIns="45720" anchor="t" anchorCtr="0" upright="1">
                          <a:noAutofit/>
                        </wps:bodyPr>
                      </wps:wsp>
                      <wps:wsp>
                        <wps:cNvPr id="49" name="Line 995"/>
                        <wps:cNvCnPr>
                          <a:cxnSpLocks noChangeShapeType="1"/>
                        </wps:cNvCnPr>
                        <wps:spPr bwMode="auto">
                          <a:xfrm flipV="1">
                            <a:off x="3900" y="5641"/>
                            <a:ext cx="3990" cy="248"/>
                          </a:xfrm>
                          <a:prstGeom prst="line">
                            <a:avLst/>
                          </a:prstGeom>
                          <a:noFill/>
                          <a:ln w="9525">
                            <a:solidFill>
                              <a:srgbClr val="000000"/>
                            </a:solidFill>
                            <a:round/>
                            <a:headEnd type="triangle" w="med" len="med"/>
                          </a:ln>
                          <a:effectLst/>
                        </wps:spPr>
                        <wps:bodyPr/>
                      </wps:wsp>
                      <wps:wsp>
                        <wps:cNvPr id="50" name="Line 996"/>
                        <wps:cNvCnPr>
                          <a:cxnSpLocks noChangeShapeType="1"/>
                        </wps:cNvCnPr>
                        <wps:spPr bwMode="auto">
                          <a:xfrm flipH="1" flipV="1">
                            <a:off x="3900" y="6127"/>
                            <a:ext cx="3990" cy="124"/>
                          </a:xfrm>
                          <a:prstGeom prst="line">
                            <a:avLst/>
                          </a:prstGeom>
                          <a:noFill/>
                          <a:ln w="9525">
                            <a:solidFill>
                              <a:srgbClr val="000000"/>
                            </a:solidFill>
                            <a:round/>
                            <a:headEnd type="triangle" w="med" len="med"/>
                          </a:ln>
                          <a:effectLst/>
                        </wps:spPr>
                        <wps:bodyPr/>
                      </wps:wsp>
                      <wps:wsp>
                        <wps:cNvPr id="51" name="Text Box 997"/>
                        <wps:cNvSpPr txBox="1">
                          <a:spLocks noChangeArrowheads="1"/>
                        </wps:cNvSpPr>
                        <wps:spPr bwMode="auto">
                          <a:xfrm>
                            <a:off x="4530" y="5323"/>
                            <a:ext cx="3060" cy="485"/>
                          </a:xfrm>
                          <a:prstGeom prst="rect">
                            <a:avLst/>
                          </a:prstGeom>
                          <a:noFill/>
                          <a:ln>
                            <a:noFill/>
                          </a:ln>
                          <a:effectLst/>
                        </wps:spPr>
                        <wps:txbx>
                          <w:txbxContent>
                            <w:p w14:paraId="2A6601F7">
                              <w:pPr>
                                <w:rPr>
                                  <w:szCs w:val="21"/>
                                </w:rPr>
                              </w:pPr>
                              <w:r>
                                <w:rPr>
                                  <w:color w:val="000000"/>
                                  <w:szCs w:val="21"/>
                                </w:rPr>
                                <w:t>SEND_DEV_CONF_DATA</w:t>
                              </w:r>
                            </w:p>
                          </w:txbxContent>
                        </wps:txbx>
                        <wps:bodyPr rot="0" vert="horz" wrap="square" lIns="91440" tIns="45720" rIns="91440" bIns="45720" anchor="t" anchorCtr="0" upright="1">
                          <a:noAutofit/>
                        </wps:bodyPr>
                      </wps:wsp>
                      <wps:wsp>
                        <wps:cNvPr id="52" name="Text Box 998"/>
                        <wps:cNvSpPr txBox="1">
                          <a:spLocks noChangeArrowheads="1"/>
                        </wps:cNvSpPr>
                        <wps:spPr bwMode="auto">
                          <a:xfrm>
                            <a:off x="4530" y="5733"/>
                            <a:ext cx="3755" cy="484"/>
                          </a:xfrm>
                          <a:prstGeom prst="rect">
                            <a:avLst/>
                          </a:prstGeom>
                          <a:noFill/>
                          <a:ln>
                            <a:noFill/>
                          </a:ln>
                          <a:effectLst/>
                        </wps:spPr>
                        <wps:txbx>
                          <w:txbxContent>
                            <w:p w14:paraId="68494F5B">
                              <w:pPr>
                                <w:rPr>
                                  <w:szCs w:val="21"/>
                                </w:rPr>
                              </w:pPr>
                              <w:r>
                                <w:rPr>
                                  <w:color w:val="000000"/>
                                  <w:szCs w:val="21"/>
                                </w:rPr>
                                <w:t>SEND_DEV_CONF_DATA_ACK</w:t>
                              </w:r>
                            </w:p>
                          </w:txbxContent>
                        </wps:txbx>
                        <wps:bodyPr rot="0" vert="horz" wrap="square" lIns="91440" tIns="45720" rIns="91440" bIns="45720" anchor="t" anchorCtr="0" upright="1">
                          <a:noAutofit/>
                        </wps:bodyPr>
                      </wps:wsp>
                      <wps:wsp>
                        <wps:cNvPr id="256" name="Text Box 1003"/>
                        <wps:cNvSpPr txBox="1">
                          <a:spLocks noChangeArrowheads="1"/>
                        </wps:cNvSpPr>
                        <wps:spPr bwMode="auto">
                          <a:xfrm>
                            <a:off x="2115" y="6093"/>
                            <a:ext cx="1620" cy="807"/>
                          </a:xfrm>
                          <a:prstGeom prst="rect">
                            <a:avLst/>
                          </a:prstGeom>
                          <a:noFill/>
                          <a:ln>
                            <a:noFill/>
                          </a:ln>
                          <a:effectLst/>
                        </wps:spPr>
                        <wps:txbx>
                          <w:txbxContent>
                            <w:p w14:paraId="335571C1">
                              <w:pPr>
                                <w:rPr>
                                  <w:sz w:val="22"/>
                                  <w:szCs w:val="22"/>
                                </w:rPr>
                              </w:pPr>
                              <w:r>
                                <w:rPr>
                                  <w:rFonts w:hint="eastAsia"/>
                                  <w:sz w:val="22"/>
                                  <w:szCs w:val="22"/>
                                </w:rPr>
                                <w:t>接收配置变更</w:t>
                              </w:r>
                              <w:r>
                                <w:rPr>
                                  <w:sz w:val="22"/>
                                  <w:szCs w:val="22"/>
                                </w:rPr>
                                <w:t>数据</w:t>
                              </w:r>
                              <w:r>
                                <w:rPr>
                                  <w:rFonts w:hint="eastAsia"/>
                                  <w:sz w:val="22"/>
                                  <w:szCs w:val="22"/>
                                </w:rPr>
                                <w:t>后返回</w:t>
                              </w:r>
                            </w:p>
                          </w:txbxContent>
                        </wps:txbx>
                        <wps:bodyPr rot="0" vert="horz" wrap="square" lIns="91440" tIns="45720" rIns="91440" bIns="45720" anchor="t" anchorCtr="0" upright="1">
                          <a:noAutofit/>
                        </wps:bodyPr>
                      </wps:wsp>
                      <wps:wsp>
                        <wps:cNvPr id="257" name="Line 1004"/>
                        <wps:cNvCnPr>
                          <a:cxnSpLocks noChangeShapeType="1"/>
                        </wps:cNvCnPr>
                        <wps:spPr bwMode="auto">
                          <a:xfrm>
                            <a:off x="3885" y="4482"/>
                            <a:ext cx="0" cy="2886"/>
                          </a:xfrm>
                          <a:prstGeom prst="line">
                            <a:avLst/>
                          </a:prstGeom>
                          <a:noFill/>
                          <a:ln w="9525">
                            <a:solidFill>
                              <a:srgbClr val="000000"/>
                            </a:solidFill>
                            <a:round/>
                          </a:ln>
                          <a:effectLst/>
                        </wps:spPr>
                        <wps:bodyPr/>
                      </wps:wsp>
                      <wps:wsp>
                        <wps:cNvPr id="258" name="Line 1005"/>
                        <wps:cNvCnPr>
                          <a:cxnSpLocks noChangeShapeType="1"/>
                        </wps:cNvCnPr>
                        <wps:spPr bwMode="auto">
                          <a:xfrm>
                            <a:off x="7890" y="4482"/>
                            <a:ext cx="0" cy="2886"/>
                          </a:xfrm>
                          <a:prstGeom prst="line">
                            <a:avLst/>
                          </a:prstGeom>
                          <a:noFill/>
                          <a:ln w="9525">
                            <a:solidFill>
                              <a:srgbClr val="000000"/>
                            </a:solidFill>
                            <a:round/>
                          </a:ln>
                          <a:effectLst/>
                        </wps:spPr>
                        <wps:bodyPr/>
                      </wps:wsp>
                    </wpg:wgp>
                  </a:graphicData>
                </a:graphic>
              </wp:anchor>
            </w:drawing>
          </mc:Choice>
          <mc:Fallback>
            <w:pict>
              <v:group id="Group 193" o:spid="_x0000_s1026" o:spt="203" style="position:absolute;left:0pt;margin-left:16pt;margin-top:0.15pt;height:179.4pt;width:385.5pt;z-index:251673600;mso-width-relative:page;mso-height-relative:page;" coordorigin="2115,3780" coordsize="7710,3588" o:gfxdata="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">
                <o:lock v:ext="edit" aspectratio="f"/>
                <v:shape id="Text Box 986" o:spid="_x0000_s1026" o:spt="202" type="#_x0000_t202" style="position:absolute;left:3515;top:3780;height:484;width:1525;" filled="f" stroked="f" coordsize="21600,21600" o:gfxdata="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pIH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21F8F6C">
                        <w:r>
                          <w:t>SC</w:t>
                        </w:r>
                      </w:p>
                    </w:txbxContent>
                  </v:textbox>
                </v:shape>
                <v:shape id="Text Box 987" o:spid="_x0000_s1026" o:spt="202" type="#_x0000_t202" style="position:absolute;left:7590;top:3780;height:484;width:1410;" fillcolor="#FFFFFF" filled="t" stroked="f" coordsize="21600,21600" o:gfxdata="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4IHxu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6524D76A">
                        <w:r>
                          <w:t>FSU</w:t>
                        </w:r>
                      </w:p>
                    </w:txbxContent>
                  </v:textbox>
                </v:shape>
                <v:shape id="Text Box 994" o:spid="_x0000_s1026" o:spt="202" type="#_x0000_t202" style="position:absolute;left:8205;top:5447;height:807;width:1620;"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6C1808BD">
                        <w:pPr>
                          <w:rPr>
                            <w:sz w:val="22"/>
                          </w:rPr>
                        </w:pPr>
                        <w:r>
                          <w:rPr>
                            <w:rFonts w:hint="eastAsia"/>
                            <w:sz w:val="22"/>
                          </w:rPr>
                          <w:t>上报动环设备</w:t>
                        </w:r>
                        <w:r>
                          <w:rPr>
                            <w:sz w:val="22"/>
                          </w:rPr>
                          <w:t>配置数据</w:t>
                        </w:r>
                      </w:p>
                    </w:txbxContent>
                  </v:textbox>
                </v:shape>
                <v:line id="Line 995" o:spid="_x0000_s1026" o:spt="20" style="position:absolute;left:3900;top:5641;flip:y;height:248;width:3990;" filled="f" stroked="t" coordsize="21600,21600" o:gfxdata="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09Qhb4A&#10;AADbAAAADwAAAAAAAAABACAAAAAiAAAAZHJzL2Rvd25yZXYueG1sUEsBAhQAFAAAAAgAh07iQDMv&#10;BZ47AAAAOQAAABAAAAAAAAAAAQAgAAAADQEAAGRycy9zaGFwZXhtbC54bWxQSwUGAAAAAAYABgBb&#10;AQAAtwMAAAAA&#10;">
                  <v:fill on="f" focussize="0,0"/>
                  <v:stroke color="#000000" joinstyle="round" startarrow="block"/>
                  <v:imagedata o:title=""/>
                  <o:lock v:ext="edit" aspectratio="f"/>
                </v:line>
                <v:line id="Line 996" o:spid="_x0000_s1026" o:spt="20" style="position:absolute;left:3900;top:6127;flip:x y;height:124;width:3990;" filled="f" stroked="t" coordsize="21600,21600" o:gfxdata="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bG8UugAAANsA&#10;AAAPAAAAAAAAAAEAIAAAACIAAABkcnMvZG93bnJldi54bWxQSwECFAAUAAAACACHTuJAMy8FnjsA&#10;AAA5AAAAEAAAAAAAAAABACAAAAAJAQAAZHJzL3NoYXBleG1sLnhtbFBLBQYAAAAABgAGAFsBAACz&#10;AwAAAAA=&#10;">
                  <v:fill on="f" focussize="0,0"/>
                  <v:stroke color="#000000" joinstyle="round" startarrow="block"/>
                  <v:imagedata o:title=""/>
                  <o:lock v:ext="edit" aspectratio="f"/>
                </v:line>
                <v:shape id="Text Box 997" o:spid="_x0000_s1026" o:spt="202" type="#_x0000_t202" style="position:absolute;left:4530;top:5323;height:485;width:3060;" filled="f" stroked="f" coordsize="21600,21600" o:gfxdata="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lZq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A6601F7">
                        <w:pPr>
                          <w:rPr>
                            <w:szCs w:val="21"/>
                          </w:rPr>
                        </w:pPr>
                        <w:r>
                          <w:rPr>
                            <w:color w:val="000000"/>
                            <w:szCs w:val="21"/>
                          </w:rPr>
                          <w:t>SEND_DEV_CONF_DATA</w:t>
                        </w:r>
                      </w:p>
                    </w:txbxContent>
                  </v:textbox>
                </v:shape>
                <v:shape id="Text Box 998" o:spid="_x0000_s1026" o:spt="202" type="#_x0000_t202" style="position:absolute;left:4530;top:5733;height:484;width:3755;" filled="f" stroked="f" coordsize="21600,21600" o:gfxdata="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wT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8494F5B">
                        <w:pPr>
                          <w:rPr>
                            <w:szCs w:val="21"/>
                          </w:rPr>
                        </w:pPr>
                        <w:r>
                          <w:rPr>
                            <w:color w:val="000000"/>
                            <w:szCs w:val="21"/>
                          </w:rPr>
                          <w:t>SEND_DEV_CONF_DATA_ACK</w:t>
                        </w:r>
                      </w:p>
                    </w:txbxContent>
                  </v:textbox>
                </v:shape>
                <v:shape id="Text Box 1003" o:spid="_x0000_s1026" o:spt="202" type="#_x0000_t202" style="position:absolute;left:2115;top:6093;height:807;width:1620;" filled="f" stroked="f" coordsize="21600,21600" o:gfxdata="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1r4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35571C1">
                        <w:pPr>
                          <w:rPr>
                            <w:sz w:val="22"/>
                            <w:szCs w:val="22"/>
                          </w:rPr>
                        </w:pPr>
                        <w:r>
                          <w:rPr>
                            <w:rFonts w:hint="eastAsia"/>
                            <w:sz w:val="22"/>
                            <w:szCs w:val="22"/>
                          </w:rPr>
                          <w:t>接收配置变更</w:t>
                        </w:r>
                        <w:r>
                          <w:rPr>
                            <w:sz w:val="22"/>
                            <w:szCs w:val="22"/>
                          </w:rPr>
                          <w:t>数据</w:t>
                        </w:r>
                        <w:r>
                          <w:rPr>
                            <w:rFonts w:hint="eastAsia"/>
                            <w:sz w:val="22"/>
                            <w:szCs w:val="22"/>
                          </w:rPr>
                          <w:t>后返回</w:t>
                        </w:r>
                      </w:p>
                    </w:txbxContent>
                  </v:textbox>
                </v:shape>
                <v:line id="Line 1004" o:spid="_x0000_s1026" o:spt="20" style="position:absolute;left:3885;top:4482;height:2886;width:0;" filled="f" stroked="t" coordsize="21600,21600" o:gfxdata="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CTzK/&#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1005" o:spid="_x0000_s1026" o:spt="20" style="position:absolute;left:7890;top:4482;height:2886;width:0;" filled="f" stroked="t" coordsize="21600,21600" o:gfxdata="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HdtA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w:pict>
          </mc:Fallback>
        </mc:AlternateContent>
      </w:r>
      <w:r>
        <mc:AlternateContent>
          <mc:Choice Requires="wpc">
            <w:drawing>
              <wp:inline distT="0" distB="0" distL="114300" distR="114300">
                <wp:extent cx="5387975" cy="2080895"/>
                <wp:effectExtent l="0" t="0" r="0" b="0"/>
                <wp:docPr id="17" name="画布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45" o:spid="_x0000_s1026" o:spt="203" style="height:163.85pt;width:424.25pt;" coordsize="5387975,2080895" editas="canvas" o:gfxdata="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">
                <o:lock v:ext="edit" aspectratio="f"/>
                <v:shape id="画布 45" o:spid="_x0000_s1026" style="position:absolute;left:0;top:0;height:2080895;width:5387975;" filled="f" stroked="f" coordsize="21600,21600" o:gfxdata="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">
                  <v:fill on="f" focussize="0,0"/>
                  <v:stroke on="f"/>
                  <v:imagedata o:title=""/>
                  <o:lock v:ext="edit" aspectratio="t"/>
                </v:shape>
                <w10:wrap type="none"/>
                <w10:anchorlock/>
              </v:group>
            </w:pict>
          </mc:Fallback>
        </mc:AlternateContent>
      </w:r>
    </w:p>
    <w:p w14:paraId="6999148D">
      <w:pPr>
        <w:pStyle w:val="223"/>
      </w:pPr>
      <w:r>
        <w:rPr>
          <w:rFonts w:hint="eastAsia"/>
        </w:rPr>
        <w:t>上报动环</w:t>
      </w:r>
      <w:r>
        <w:t>设备配置</w:t>
      </w:r>
      <w:r>
        <w:rPr>
          <w:rFonts w:hint="eastAsia"/>
        </w:rPr>
        <w:t>数据</w:t>
      </w:r>
    </w:p>
    <w:p w14:paraId="19D6D9DE">
      <w:pPr>
        <w:pStyle w:val="104"/>
        <w:numPr>
          <w:ilvl w:val="0"/>
          <w:numId w:val="33"/>
        </w:numPr>
        <w:spacing w:line="360" w:lineRule="auto"/>
        <w:ind w:firstLine="147"/>
        <w:rPr>
          <w:rFonts w:ascii="黑体" w:hAnsi="黑体" w:eastAsia="黑体"/>
        </w:rPr>
      </w:pPr>
      <w:r>
        <w:rPr>
          <w:rFonts w:hint="eastAsia" w:ascii="黑体" w:hAnsi="黑体" w:eastAsia="黑体"/>
        </w:rPr>
        <w:t>数据流格式</w:t>
      </w:r>
      <w:r>
        <w:rPr>
          <w:rFonts w:ascii="黑体" w:hAnsi="黑体" w:eastAsia="黑体"/>
        </w:rPr>
        <w:t>定义</w:t>
      </w:r>
    </w:p>
    <w:p w14:paraId="3711012F">
      <w:pPr>
        <w:pStyle w:val="147"/>
        <w:ind w:firstLine="420"/>
      </w:pPr>
      <w:r>
        <w:rPr>
          <w:rFonts w:hint="eastAsia"/>
        </w:rPr>
        <w:t>发起：</w:t>
      </w:r>
      <w:r>
        <w:t>FSU</w:t>
      </w:r>
    </w:p>
    <w:p w14:paraId="57C85CB1">
      <w:pPr>
        <w:pStyle w:val="222"/>
        <w:jc w:val="left"/>
      </w:pPr>
      <w:r>
        <w:rPr>
          <w:rFonts w:hint="eastAsia"/>
        </w:rPr>
        <w:t>上报监控对象</w:t>
      </w:r>
      <w:r>
        <w:t>配置</w:t>
      </w:r>
      <w:r>
        <w:rPr>
          <w:rFonts w:hint="eastAsia"/>
        </w:rPr>
        <w:t>数据报文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18A5A1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C2D4FED">
            <w:pPr>
              <w:jc w:val="center"/>
              <w:rPr>
                <w:sz w:val="21"/>
                <w:szCs w:val="21"/>
              </w:rPr>
            </w:pPr>
          </w:p>
        </w:tc>
        <w:tc>
          <w:tcPr>
            <w:tcW w:w="2205" w:type="dxa"/>
            <w:noWrap w:val="0"/>
            <w:vAlign w:val="top"/>
          </w:tcPr>
          <w:p w14:paraId="365FFC30">
            <w:pPr>
              <w:jc w:val="center"/>
              <w:rPr>
                <w:sz w:val="21"/>
                <w:szCs w:val="21"/>
              </w:rPr>
            </w:pPr>
            <w:r>
              <w:rPr>
                <w:sz w:val="21"/>
                <w:szCs w:val="21"/>
              </w:rPr>
              <w:t>变量名称/报文定义</w:t>
            </w:r>
          </w:p>
        </w:tc>
        <w:tc>
          <w:tcPr>
            <w:tcW w:w="1890" w:type="dxa"/>
            <w:noWrap w:val="0"/>
            <w:vAlign w:val="top"/>
          </w:tcPr>
          <w:p w14:paraId="12B253A0">
            <w:pPr>
              <w:jc w:val="center"/>
              <w:rPr>
                <w:sz w:val="21"/>
                <w:szCs w:val="21"/>
              </w:rPr>
            </w:pPr>
            <w:r>
              <w:rPr>
                <w:sz w:val="21"/>
                <w:szCs w:val="21"/>
              </w:rPr>
              <w:t>长度及类型</w:t>
            </w:r>
          </w:p>
        </w:tc>
        <w:tc>
          <w:tcPr>
            <w:tcW w:w="2940" w:type="dxa"/>
            <w:noWrap w:val="0"/>
            <w:vAlign w:val="top"/>
          </w:tcPr>
          <w:p w14:paraId="33B48A5E">
            <w:pPr>
              <w:jc w:val="center"/>
              <w:rPr>
                <w:sz w:val="21"/>
                <w:szCs w:val="21"/>
              </w:rPr>
            </w:pPr>
            <w:r>
              <w:rPr>
                <w:sz w:val="21"/>
                <w:szCs w:val="21"/>
              </w:rPr>
              <w:t>描述</w:t>
            </w:r>
          </w:p>
        </w:tc>
      </w:tr>
      <w:tr w14:paraId="29BDEA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3114160">
            <w:pPr>
              <w:rPr>
                <w:sz w:val="21"/>
                <w:szCs w:val="21"/>
              </w:rPr>
            </w:pPr>
            <w:r>
              <w:rPr>
                <w:sz w:val="21"/>
                <w:szCs w:val="21"/>
              </w:rPr>
              <w:t>PK_Type</w:t>
            </w:r>
          </w:p>
        </w:tc>
        <w:tc>
          <w:tcPr>
            <w:tcW w:w="2205" w:type="dxa"/>
            <w:noWrap w:val="0"/>
            <w:vAlign w:val="top"/>
          </w:tcPr>
          <w:p w14:paraId="0E6F0E87">
            <w:pPr>
              <w:rPr>
                <w:sz w:val="21"/>
                <w:szCs w:val="21"/>
              </w:rPr>
            </w:pPr>
            <w:r>
              <w:rPr>
                <w:rFonts w:hint="eastAsia"/>
                <w:sz w:val="21"/>
                <w:szCs w:val="21"/>
              </w:rPr>
              <w:t>Name</w:t>
            </w:r>
          </w:p>
        </w:tc>
        <w:tc>
          <w:tcPr>
            <w:tcW w:w="1890" w:type="dxa"/>
            <w:noWrap w:val="0"/>
            <w:vAlign w:val="top"/>
          </w:tcPr>
          <w:p w14:paraId="5A7613BE">
            <w:pPr>
              <w:rPr>
                <w:sz w:val="21"/>
                <w:szCs w:val="21"/>
              </w:rPr>
            </w:pPr>
            <w:r>
              <w:rPr>
                <w:sz w:val="21"/>
                <w:szCs w:val="21"/>
              </w:rPr>
              <w:t>Char[</w:t>
            </w:r>
            <w:r>
              <w:rPr>
                <w:rFonts w:ascii="宋体" w:hAnsi="宋体" w:cs="宋体"/>
                <w:sz w:val="21"/>
                <w:szCs w:val="21"/>
              </w:rPr>
              <w:t>SEND_DEV_CONF_DATA</w:t>
            </w:r>
            <w:r>
              <w:rPr>
                <w:sz w:val="21"/>
                <w:szCs w:val="21"/>
              </w:rPr>
              <w:t>]</w:t>
            </w:r>
          </w:p>
        </w:tc>
        <w:tc>
          <w:tcPr>
            <w:tcW w:w="2940" w:type="dxa"/>
            <w:noWrap w:val="0"/>
            <w:vAlign w:val="top"/>
          </w:tcPr>
          <w:p w14:paraId="7EBB1DFF">
            <w:pPr>
              <w:rPr>
                <w:sz w:val="21"/>
                <w:szCs w:val="21"/>
              </w:rPr>
            </w:pPr>
            <w:r>
              <w:rPr>
                <w:rFonts w:hint="eastAsia"/>
                <w:sz w:val="21"/>
                <w:szCs w:val="21"/>
              </w:rPr>
              <w:t>上报动环</w:t>
            </w:r>
            <w:r>
              <w:rPr>
                <w:sz w:val="21"/>
                <w:szCs w:val="21"/>
              </w:rPr>
              <w:t>设备配置</w:t>
            </w:r>
            <w:r>
              <w:rPr>
                <w:rFonts w:hint="eastAsia"/>
                <w:sz w:val="21"/>
                <w:szCs w:val="21"/>
              </w:rPr>
              <w:t>数据</w:t>
            </w:r>
          </w:p>
        </w:tc>
      </w:tr>
      <w:tr w14:paraId="745EC0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531C44D4">
            <w:pPr>
              <w:rPr>
                <w:sz w:val="21"/>
                <w:szCs w:val="21"/>
              </w:rPr>
            </w:pPr>
            <w:r>
              <w:rPr>
                <w:rFonts w:hint="eastAsia"/>
                <w:sz w:val="21"/>
                <w:szCs w:val="21"/>
              </w:rPr>
              <w:t>Info</w:t>
            </w:r>
          </w:p>
        </w:tc>
        <w:tc>
          <w:tcPr>
            <w:tcW w:w="2205" w:type="dxa"/>
            <w:noWrap w:val="0"/>
            <w:vAlign w:val="top"/>
          </w:tcPr>
          <w:p w14:paraId="7EDB18B2">
            <w:pPr>
              <w:rPr>
                <w:sz w:val="21"/>
                <w:szCs w:val="21"/>
              </w:rPr>
            </w:pPr>
            <w:r>
              <w:rPr>
                <w:sz w:val="21"/>
                <w:szCs w:val="21"/>
              </w:rPr>
              <w:t>FSUID</w:t>
            </w:r>
          </w:p>
        </w:tc>
        <w:tc>
          <w:tcPr>
            <w:tcW w:w="1890" w:type="dxa"/>
            <w:noWrap w:val="0"/>
            <w:vAlign w:val="top"/>
          </w:tcPr>
          <w:p w14:paraId="629517F9">
            <w:pPr>
              <w:rPr>
                <w:sz w:val="21"/>
                <w:szCs w:val="21"/>
              </w:rPr>
            </w:pPr>
            <w:r>
              <w:rPr>
                <w:rFonts w:hint="eastAsia"/>
                <w:sz w:val="21"/>
                <w:szCs w:val="21"/>
              </w:rPr>
              <w:t>Char[FSUID_LEN]</w:t>
            </w:r>
          </w:p>
        </w:tc>
        <w:tc>
          <w:tcPr>
            <w:tcW w:w="2940" w:type="dxa"/>
            <w:noWrap w:val="0"/>
            <w:vAlign w:val="top"/>
          </w:tcPr>
          <w:p w14:paraId="63B70277">
            <w:pPr>
              <w:rPr>
                <w:sz w:val="21"/>
                <w:szCs w:val="21"/>
              </w:rPr>
            </w:pPr>
            <w:r>
              <w:rPr>
                <w:sz w:val="21"/>
                <w:szCs w:val="21"/>
              </w:rPr>
              <w:t>FSU ID号</w:t>
            </w:r>
          </w:p>
        </w:tc>
      </w:tr>
      <w:tr w14:paraId="36234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76E93897">
            <w:pPr>
              <w:rPr>
                <w:sz w:val="21"/>
                <w:szCs w:val="21"/>
              </w:rPr>
            </w:pPr>
          </w:p>
        </w:tc>
        <w:tc>
          <w:tcPr>
            <w:tcW w:w="2205" w:type="dxa"/>
            <w:noWrap w:val="0"/>
            <w:vAlign w:val="top"/>
          </w:tcPr>
          <w:p w14:paraId="56BCCAA0">
            <w:pPr>
              <w:rPr>
                <w:sz w:val="21"/>
                <w:szCs w:val="21"/>
              </w:rPr>
            </w:pPr>
            <w:r>
              <w:rPr>
                <w:sz w:val="21"/>
                <w:szCs w:val="21"/>
              </w:rPr>
              <w:t>Values</w:t>
            </w:r>
          </w:p>
        </w:tc>
        <w:tc>
          <w:tcPr>
            <w:tcW w:w="1890" w:type="dxa"/>
            <w:noWrap w:val="0"/>
            <w:vAlign w:val="top"/>
          </w:tcPr>
          <w:p w14:paraId="4B84895E">
            <w:pPr>
              <w:rPr>
                <w:sz w:val="21"/>
                <w:szCs w:val="21"/>
              </w:rPr>
            </w:pPr>
            <w:r>
              <w:rPr>
                <w:sz w:val="21"/>
                <w:szCs w:val="21"/>
              </w:rPr>
              <w:t xml:space="preserve"> Sizeof(</w:t>
            </w:r>
            <w:r>
              <w:rPr>
                <w:rFonts w:hint="eastAsia"/>
                <w:sz w:val="21"/>
                <w:szCs w:val="21"/>
              </w:rPr>
              <w:t>TD</w:t>
            </w:r>
            <w:r>
              <w:rPr>
                <w:sz w:val="21"/>
                <w:szCs w:val="21"/>
              </w:rPr>
              <w:t>ev</w:t>
            </w:r>
            <w:r>
              <w:rPr>
                <w:rFonts w:hint="eastAsia"/>
                <w:sz w:val="21"/>
                <w:szCs w:val="21"/>
              </w:rPr>
              <w:t>Conf</w:t>
            </w:r>
            <w:r>
              <w:rPr>
                <w:sz w:val="21"/>
                <w:szCs w:val="21"/>
              </w:rPr>
              <w:t>)</w:t>
            </w:r>
          </w:p>
        </w:tc>
        <w:tc>
          <w:tcPr>
            <w:tcW w:w="2940" w:type="dxa"/>
            <w:noWrap w:val="0"/>
            <w:vAlign w:val="top"/>
          </w:tcPr>
          <w:p w14:paraId="5A40DA0F">
            <w:pPr>
              <w:rPr>
                <w:sz w:val="21"/>
                <w:szCs w:val="21"/>
              </w:rPr>
            </w:pPr>
            <w:r>
              <w:rPr>
                <w:rFonts w:hint="eastAsia"/>
                <w:sz w:val="21"/>
                <w:szCs w:val="21"/>
              </w:rPr>
              <w:t>对应 5.</w:t>
            </w:r>
            <w:r>
              <w:rPr>
                <w:sz w:val="21"/>
                <w:szCs w:val="21"/>
              </w:rPr>
              <w:t>3</w:t>
            </w:r>
            <w:r>
              <w:rPr>
                <w:rFonts w:hint="eastAsia"/>
                <w:sz w:val="21"/>
                <w:szCs w:val="21"/>
              </w:rPr>
              <w:t>中的TD</w:t>
            </w:r>
            <w:r>
              <w:rPr>
                <w:sz w:val="21"/>
                <w:szCs w:val="21"/>
              </w:rPr>
              <w:t>ev</w:t>
            </w:r>
            <w:r>
              <w:rPr>
                <w:rFonts w:hint="eastAsia"/>
                <w:sz w:val="21"/>
                <w:szCs w:val="21"/>
              </w:rPr>
              <w:t>Conf的数据结构定义</w:t>
            </w:r>
          </w:p>
        </w:tc>
      </w:tr>
    </w:tbl>
    <w:p w14:paraId="0B0C259C">
      <w:pPr>
        <w:pStyle w:val="147"/>
        <w:ind w:firstLine="0" w:firstLineChars="0"/>
        <w:rPr>
          <w:b/>
        </w:rPr>
      </w:pPr>
      <w:r>
        <w:rPr>
          <w:rFonts w:hint="eastAsia"/>
          <w:b/>
        </w:rPr>
        <w:t>XML样例</w:t>
      </w:r>
    </w:p>
    <w:p w14:paraId="563419DB">
      <w:pPr>
        <w:pStyle w:val="147"/>
        <w:ind w:firstLine="0" w:firstLineChars="0"/>
        <w:rPr>
          <w:rFonts w:hAnsi="宋体"/>
          <w:szCs w:val="21"/>
        </w:rPr>
      </w:pPr>
      <w:r>
        <w:rPr>
          <w:rFonts w:hAnsi="宋体"/>
          <w:szCs w:val="21"/>
        </w:rPr>
        <w:t>&lt;?xml version="1.0" encoding="UTF-8"?&gt;</w:t>
      </w:r>
    </w:p>
    <w:p w14:paraId="6662374E">
      <w:pPr>
        <w:pStyle w:val="147"/>
        <w:ind w:firstLine="0" w:firstLineChars="0"/>
        <w:rPr>
          <w:rFonts w:hAnsi="宋体"/>
          <w:szCs w:val="21"/>
        </w:rPr>
      </w:pPr>
      <w:r>
        <w:rPr>
          <w:rFonts w:hAnsi="宋体"/>
          <w:szCs w:val="21"/>
        </w:rPr>
        <w:t>&lt;</w:t>
      </w:r>
      <w:r>
        <w:rPr>
          <w:szCs w:val="21"/>
        </w:rPr>
        <w:t>Request</w:t>
      </w:r>
      <w:r>
        <w:rPr>
          <w:rFonts w:hAnsi="宋体"/>
          <w:szCs w:val="21"/>
        </w:rPr>
        <w:t>&gt;</w:t>
      </w:r>
    </w:p>
    <w:p w14:paraId="06D00480">
      <w:pPr>
        <w:pStyle w:val="147"/>
        <w:ind w:firstLine="0" w:firstLineChars="0"/>
        <w:rPr>
          <w:rFonts w:hAnsi="宋体"/>
          <w:szCs w:val="21"/>
        </w:rPr>
      </w:pPr>
      <w:r>
        <w:rPr>
          <w:rFonts w:hAnsi="宋体"/>
          <w:szCs w:val="21"/>
        </w:rPr>
        <w:tab/>
      </w:r>
      <w:r>
        <w:rPr>
          <w:rFonts w:hAnsi="宋体"/>
          <w:szCs w:val="21"/>
        </w:rPr>
        <w:t>&lt;PK_Type&gt;</w:t>
      </w:r>
    </w:p>
    <w:p w14:paraId="15A77D52">
      <w:pPr>
        <w:pStyle w:val="147"/>
        <w:ind w:firstLine="0" w:firstLineChars="0"/>
        <w:rPr>
          <w:rFonts w:hAnsi="宋体"/>
          <w:szCs w:val="21"/>
        </w:rPr>
      </w:pPr>
      <w:r>
        <w:rPr>
          <w:rFonts w:hAnsi="宋体"/>
          <w:szCs w:val="21"/>
        </w:rPr>
        <w:tab/>
      </w:r>
      <w:r>
        <w:rPr>
          <w:rFonts w:hAnsi="宋体"/>
          <w:szCs w:val="21"/>
        </w:rPr>
        <w:tab/>
      </w:r>
      <w:r>
        <w:rPr>
          <w:rFonts w:hAnsi="宋体"/>
          <w:szCs w:val="21"/>
        </w:rPr>
        <w:t>&lt;Name&gt;SEND_DEV_CONF_DATA&lt;/Name&gt;</w:t>
      </w:r>
    </w:p>
    <w:p w14:paraId="6D377AB7">
      <w:pPr>
        <w:pStyle w:val="147"/>
        <w:ind w:firstLine="0" w:firstLineChars="0"/>
        <w:rPr>
          <w:rFonts w:hAnsi="宋体"/>
          <w:szCs w:val="21"/>
        </w:rPr>
      </w:pPr>
      <w:r>
        <w:rPr>
          <w:rFonts w:hAnsi="宋体"/>
          <w:szCs w:val="21"/>
        </w:rPr>
        <w:tab/>
      </w:r>
      <w:r>
        <w:rPr>
          <w:rFonts w:hAnsi="宋体"/>
          <w:szCs w:val="21"/>
        </w:rPr>
        <w:t>&lt;/PK_Type&gt;</w:t>
      </w:r>
    </w:p>
    <w:p w14:paraId="35F00681">
      <w:pPr>
        <w:pStyle w:val="147"/>
        <w:ind w:firstLine="0" w:firstLineChars="0"/>
        <w:rPr>
          <w:rFonts w:hAnsi="宋体"/>
          <w:szCs w:val="21"/>
        </w:rPr>
      </w:pPr>
      <w:r>
        <w:rPr>
          <w:rFonts w:hAnsi="宋体"/>
          <w:szCs w:val="21"/>
        </w:rPr>
        <w:tab/>
      </w:r>
      <w:r>
        <w:rPr>
          <w:rFonts w:hAnsi="宋体"/>
          <w:szCs w:val="21"/>
        </w:rPr>
        <w:t>&lt;Info&gt;</w:t>
      </w:r>
    </w:p>
    <w:p w14:paraId="3BB865E8">
      <w:pPr>
        <w:pStyle w:val="147"/>
        <w:ind w:firstLine="840" w:firstLineChars="400"/>
        <w:rPr>
          <w:rFonts w:hAnsi="宋体"/>
          <w:szCs w:val="21"/>
        </w:rPr>
      </w:pPr>
      <w:r>
        <w:rPr>
          <w:rFonts w:hint="eastAsia" w:hAnsi="宋体"/>
          <w:szCs w:val="21"/>
        </w:rPr>
        <w:t>&lt;</w:t>
      </w:r>
      <w:r>
        <w:rPr>
          <w:rFonts w:hAnsi="宋体"/>
          <w:szCs w:val="21"/>
        </w:rPr>
        <w:t>FSUID/</w:t>
      </w:r>
      <w:r>
        <w:rPr>
          <w:rFonts w:hint="eastAsia" w:hAnsi="宋体"/>
          <w:szCs w:val="21"/>
        </w:rPr>
        <w:t>&gt;</w:t>
      </w:r>
    </w:p>
    <w:p w14:paraId="1305E8B7">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1F2829D2">
      <w:pPr>
        <w:pStyle w:val="147"/>
        <w:ind w:firstLine="0" w:firstLineChars="0"/>
        <w:rPr>
          <w:rFonts w:hAnsi="宋体"/>
          <w:szCs w:val="21"/>
        </w:rPr>
      </w:pPr>
      <w:r>
        <w:rPr>
          <w:rFonts w:hAnsi="宋体"/>
          <w:szCs w:val="21"/>
        </w:rPr>
        <w:tab/>
      </w:r>
      <w:r>
        <w:rPr>
          <w:rFonts w:hAnsi="宋体"/>
          <w:szCs w:val="21"/>
        </w:rPr>
        <w:tab/>
      </w:r>
      <w:r>
        <w:rPr>
          <w:rFonts w:hAnsi="宋体"/>
          <w:szCs w:val="21"/>
        </w:rPr>
        <w:tab/>
      </w:r>
      <w:r>
        <w:rPr>
          <w:rFonts w:hAnsi="宋体"/>
          <w:szCs w:val="21"/>
        </w:rPr>
        <w:t xml:space="preserve">&lt;Device DeviceID="000000000001"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040134A5">
      <w:pPr>
        <w:pStyle w:val="147"/>
        <w:ind w:firstLine="0" w:firstLineChars="0"/>
        <w:rPr>
          <w:rFonts w:hAnsi="宋体"/>
          <w:szCs w:val="21"/>
        </w:rPr>
      </w:pPr>
      <w:r>
        <w:rPr>
          <w:rFonts w:hAnsi="宋体"/>
          <w:szCs w:val="21"/>
        </w:rPr>
        <w:t xml:space="preserve">              &lt;Signals Count=""&gt;</w:t>
      </w:r>
    </w:p>
    <w:p w14:paraId="7E298F55">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6FBB6558">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51AD0F89">
      <w:pPr>
        <w:pStyle w:val="147"/>
        <w:ind w:firstLine="0" w:firstLineChars="0"/>
        <w:rPr>
          <w:rFonts w:hAnsi="宋体"/>
          <w:szCs w:val="21"/>
        </w:rPr>
      </w:pPr>
      <w:r>
        <w:rPr>
          <w:rFonts w:hAnsi="宋体"/>
          <w:szCs w:val="21"/>
        </w:rPr>
        <w:t xml:space="preserve">              &lt;/Signals&gt;</w:t>
      </w:r>
    </w:p>
    <w:p w14:paraId="38E9B1BB">
      <w:pPr>
        <w:pStyle w:val="147"/>
        <w:ind w:firstLine="0" w:firstLineChars="0"/>
        <w:rPr>
          <w:rFonts w:hAnsi="宋体"/>
          <w:szCs w:val="21"/>
        </w:rPr>
      </w:pPr>
      <w:r>
        <w:rPr>
          <w:rFonts w:hAnsi="宋体"/>
          <w:szCs w:val="21"/>
        </w:rPr>
        <w:t xml:space="preserve">           &lt;/Device&gt;</w:t>
      </w:r>
    </w:p>
    <w:p w14:paraId="21FDD8A9">
      <w:pPr>
        <w:pStyle w:val="147"/>
        <w:ind w:firstLine="1260" w:firstLineChars="600"/>
        <w:rPr>
          <w:rFonts w:hAnsi="宋体"/>
          <w:szCs w:val="21"/>
        </w:rPr>
      </w:pPr>
      <w:r>
        <w:rPr>
          <w:rFonts w:hAnsi="宋体"/>
          <w:szCs w:val="21"/>
        </w:rPr>
        <w:t xml:space="preserve">&lt;Device DeviceID="000000000002"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0D48A896">
      <w:pPr>
        <w:pStyle w:val="147"/>
        <w:ind w:firstLine="0" w:firstLineChars="0"/>
        <w:rPr>
          <w:rFonts w:hAnsi="宋体"/>
          <w:szCs w:val="21"/>
        </w:rPr>
      </w:pPr>
      <w:r>
        <w:rPr>
          <w:rFonts w:hAnsi="宋体"/>
          <w:szCs w:val="21"/>
        </w:rPr>
        <w:t xml:space="preserve">              &lt;Signals Count=""&gt;</w:t>
      </w:r>
    </w:p>
    <w:p w14:paraId="197CC408">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51B87713">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65446533">
      <w:pPr>
        <w:pStyle w:val="147"/>
        <w:ind w:firstLine="0" w:firstLineChars="0"/>
        <w:rPr>
          <w:rFonts w:hAnsi="宋体"/>
          <w:szCs w:val="21"/>
        </w:rPr>
      </w:pPr>
      <w:r>
        <w:rPr>
          <w:rFonts w:hAnsi="宋体"/>
          <w:szCs w:val="21"/>
        </w:rPr>
        <w:t xml:space="preserve">              &lt;/Signals&gt;</w:t>
      </w:r>
    </w:p>
    <w:p w14:paraId="2C50EF8F">
      <w:pPr>
        <w:pStyle w:val="147"/>
        <w:ind w:firstLine="0" w:firstLineChars="0"/>
        <w:rPr>
          <w:rFonts w:hAnsi="宋体"/>
          <w:szCs w:val="21"/>
        </w:rPr>
      </w:pPr>
      <w:r>
        <w:rPr>
          <w:rFonts w:hAnsi="宋体"/>
          <w:szCs w:val="21"/>
        </w:rPr>
        <w:t xml:space="preserve">           &lt;/Device&gt;</w:t>
      </w:r>
    </w:p>
    <w:p w14:paraId="39AD2D3E">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664C6DAF">
      <w:pPr>
        <w:pStyle w:val="147"/>
        <w:ind w:firstLine="0" w:firstLineChars="0"/>
        <w:rPr>
          <w:rFonts w:hAnsi="宋体"/>
          <w:szCs w:val="21"/>
        </w:rPr>
      </w:pPr>
      <w:r>
        <w:rPr>
          <w:rFonts w:hAnsi="宋体"/>
          <w:szCs w:val="21"/>
        </w:rPr>
        <w:tab/>
      </w:r>
      <w:r>
        <w:rPr>
          <w:rFonts w:hAnsi="宋体"/>
          <w:szCs w:val="21"/>
        </w:rPr>
        <w:t>&lt;/Info&gt;</w:t>
      </w:r>
    </w:p>
    <w:p w14:paraId="5FE66D97">
      <w:pPr>
        <w:pStyle w:val="147"/>
        <w:ind w:firstLine="0" w:firstLineChars="0"/>
        <w:rPr>
          <w:rFonts w:hAnsi="宋体"/>
          <w:szCs w:val="21"/>
        </w:rPr>
      </w:pPr>
      <w:r>
        <w:rPr>
          <w:rFonts w:hAnsi="宋体"/>
          <w:szCs w:val="21"/>
        </w:rPr>
        <w:t>&lt;/</w:t>
      </w:r>
      <w:r>
        <w:rPr>
          <w:szCs w:val="21"/>
        </w:rPr>
        <w:t>Request</w:t>
      </w:r>
      <w:r>
        <w:rPr>
          <w:rFonts w:hAnsi="宋体"/>
          <w:szCs w:val="21"/>
        </w:rPr>
        <w:t>&gt;</w:t>
      </w:r>
    </w:p>
    <w:p w14:paraId="5040430B">
      <w:pPr>
        <w:pStyle w:val="147"/>
        <w:ind w:firstLine="420"/>
      </w:pPr>
      <w:r>
        <w:t>响应：</w:t>
      </w:r>
      <w:r>
        <w:rPr>
          <w:rFonts w:hint="eastAsia"/>
        </w:rPr>
        <w:t>SC</w:t>
      </w:r>
    </w:p>
    <w:p w14:paraId="6C574E1F">
      <w:pPr>
        <w:pStyle w:val="222"/>
        <w:jc w:val="left"/>
      </w:pPr>
      <w:r>
        <w:rPr>
          <w:rFonts w:hint="eastAsia"/>
        </w:rPr>
        <w:t>上报监控对象</w:t>
      </w:r>
      <w:r>
        <w:t>配置</w:t>
      </w:r>
      <w:r>
        <w:rPr>
          <w:rFonts w:hint="eastAsia"/>
        </w:rPr>
        <w:t>数据应答报文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1A4AE0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1058822">
            <w:pPr>
              <w:jc w:val="center"/>
              <w:rPr>
                <w:sz w:val="21"/>
                <w:szCs w:val="21"/>
              </w:rPr>
            </w:pPr>
          </w:p>
        </w:tc>
        <w:tc>
          <w:tcPr>
            <w:tcW w:w="2205" w:type="dxa"/>
            <w:noWrap w:val="0"/>
            <w:vAlign w:val="top"/>
          </w:tcPr>
          <w:p w14:paraId="41AB0489">
            <w:pPr>
              <w:jc w:val="center"/>
              <w:rPr>
                <w:sz w:val="21"/>
                <w:szCs w:val="21"/>
              </w:rPr>
            </w:pPr>
            <w:r>
              <w:rPr>
                <w:sz w:val="21"/>
                <w:szCs w:val="21"/>
              </w:rPr>
              <w:t>变量名称/报文定义</w:t>
            </w:r>
          </w:p>
        </w:tc>
        <w:tc>
          <w:tcPr>
            <w:tcW w:w="1890" w:type="dxa"/>
            <w:noWrap w:val="0"/>
            <w:vAlign w:val="top"/>
          </w:tcPr>
          <w:p w14:paraId="69568284">
            <w:pPr>
              <w:jc w:val="center"/>
              <w:rPr>
                <w:sz w:val="21"/>
                <w:szCs w:val="21"/>
              </w:rPr>
            </w:pPr>
            <w:r>
              <w:rPr>
                <w:sz w:val="21"/>
                <w:szCs w:val="21"/>
              </w:rPr>
              <w:t>长度及类型</w:t>
            </w:r>
          </w:p>
        </w:tc>
        <w:tc>
          <w:tcPr>
            <w:tcW w:w="2940" w:type="dxa"/>
            <w:noWrap w:val="0"/>
            <w:vAlign w:val="top"/>
          </w:tcPr>
          <w:p w14:paraId="7E2CEACC">
            <w:pPr>
              <w:jc w:val="center"/>
              <w:rPr>
                <w:sz w:val="21"/>
                <w:szCs w:val="21"/>
              </w:rPr>
            </w:pPr>
            <w:r>
              <w:rPr>
                <w:sz w:val="21"/>
                <w:szCs w:val="21"/>
              </w:rPr>
              <w:t>描述</w:t>
            </w:r>
          </w:p>
        </w:tc>
      </w:tr>
      <w:tr w14:paraId="3AA09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B524B0D">
            <w:pPr>
              <w:rPr>
                <w:sz w:val="21"/>
                <w:szCs w:val="21"/>
              </w:rPr>
            </w:pPr>
            <w:r>
              <w:rPr>
                <w:sz w:val="21"/>
                <w:szCs w:val="21"/>
              </w:rPr>
              <w:t>PK_Type</w:t>
            </w:r>
          </w:p>
        </w:tc>
        <w:tc>
          <w:tcPr>
            <w:tcW w:w="2205" w:type="dxa"/>
            <w:noWrap w:val="0"/>
            <w:vAlign w:val="top"/>
          </w:tcPr>
          <w:p w14:paraId="5FDDB45B">
            <w:pPr>
              <w:rPr>
                <w:sz w:val="21"/>
                <w:szCs w:val="21"/>
              </w:rPr>
            </w:pPr>
            <w:r>
              <w:rPr>
                <w:rFonts w:hint="eastAsia"/>
                <w:sz w:val="21"/>
                <w:szCs w:val="21"/>
              </w:rPr>
              <w:t>Name</w:t>
            </w:r>
          </w:p>
        </w:tc>
        <w:tc>
          <w:tcPr>
            <w:tcW w:w="1890" w:type="dxa"/>
            <w:noWrap w:val="0"/>
            <w:vAlign w:val="top"/>
          </w:tcPr>
          <w:p w14:paraId="709C51FD">
            <w:pPr>
              <w:rPr>
                <w:sz w:val="21"/>
                <w:szCs w:val="21"/>
              </w:rPr>
            </w:pPr>
            <w:r>
              <w:rPr>
                <w:sz w:val="21"/>
                <w:szCs w:val="21"/>
              </w:rPr>
              <w:t>Char[</w:t>
            </w:r>
            <w:r>
              <w:rPr>
                <w:rFonts w:ascii="宋体" w:hAnsi="宋体" w:cs="宋体"/>
                <w:sz w:val="21"/>
                <w:szCs w:val="21"/>
              </w:rPr>
              <w:t>SEND_DEV_CONF_DATA_ACK</w:t>
            </w:r>
            <w:r>
              <w:rPr>
                <w:sz w:val="21"/>
                <w:szCs w:val="21"/>
              </w:rPr>
              <w:t>]</w:t>
            </w:r>
          </w:p>
        </w:tc>
        <w:tc>
          <w:tcPr>
            <w:tcW w:w="2940" w:type="dxa"/>
            <w:noWrap w:val="0"/>
            <w:vAlign w:val="top"/>
          </w:tcPr>
          <w:p w14:paraId="0D59136C">
            <w:pPr>
              <w:rPr>
                <w:sz w:val="21"/>
                <w:szCs w:val="21"/>
              </w:rPr>
            </w:pPr>
            <w:r>
              <w:rPr>
                <w:rFonts w:hint="eastAsia"/>
                <w:sz w:val="21"/>
                <w:szCs w:val="21"/>
              </w:rPr>
              <w:t>动环</w:t>
            </w:r>
            <w:r>
              <w:rPr>
                <w:sz w:val="21"/>
                <w:szCs w:val="21"/>
              </w:rPr>
              <w:t>设备配置数据上报确认信息</w:t>
            </w:r>
          </w:p>
        </w:tc>
      </w:tr>
      <w:tr w14:paraId="48F506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4F38295D">
            <w:pPr>
              <w:rPr>
                <w:sz w:val="21"/>
                <w:szCs w:val="21"/>
              </w:rPr>
            </w:pPr>
            <w:r>
              <w:rPr>
                <w:rFonts w:hint="eastAsia"/>
                <w:sz w:val="21"/>
                <w:szCs w:val="21"/>
              </w:rPr>
              <w:t>Info</w:t>
            </w:r>
          </w:p>
        </w:tc>
        <w:tc>
          <w:tcPr>
            <w:tcW w:w="2205" w:type="dxa"/>
            <w:noWrap w:val="0"/>
            <w:vAlign w:val="top"/>
          </w:tcPr>
          <w:p w14:paraId="16528FAC">
            <w:pPr>
              <w:rPr>
                <w:sz w:val="21"/>
                <w:szCs w:val="21"/>
              </w:rPr>
            </w:pPr>
            <w:r>
              <w:rPr>
                <w:sz w:val="21"/>
                <w:szCs w:val="21"/>
              </w:rPr>
              <w:t>Result</w:t>
            </w:r>
          </w:p>
        </w:tc>
        <w:tc>
          <w:tcPr>
            <w:tcW w:w="1890" w:type="dxa"/>
            <w:noWrap w:val="0"/>
            <w:vAlign w:val="top"/>
          </w:tcPr>
          <w:p w14:paraId="2AB0E20C">
            <w:pPr>
              <w:rPr>
                <w:sz w:val="21"/>
                <w:szCs w:val="21"/>
              </w:rPr>
            </w:pPr>
            <w:r>
              <w:rPr>
                <w:sz w:val="21"/>
                <w:szCs w:val="21"/>
              </w:rPr>
              <w:t>EnumResult</w:t>
            </w:r>
          </w:p>
        </w:tc>
        <w:tc>
          <w:tcPr>
            <w:tcW w:w="2940" w:type="dxa"/>
            <w:noWrap w:val="0"/>
            <w:vAlign w:val="top"/>
          </w:tcPr>
          <w:p w14:paraId="49AE704D">
            <w:pPr>
              <w:rPr>
                <w:sz w:val="21"/>
                <w:szCs w:val="21"/>
              </w:rPr>
            </w:pPr>
            <w:r>
              <w:rPr>
                <w:sz w:val="21"/>
                <w:szCs w:val="21"/>
              </w:rPr>
              <w:t>返回设置结果</w:t>
            </w:r>
          </w:p>
        </w:tc>
      </w:tr>
      <w:tr w14:paraId="1E5361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50A86B6C">
            <w:pPr>
              <w:rPr>
                <w:sz w:val="21"/>
                <w:szCs w:val="21"/>
              </w:rPr>
            </w:pPr>
          </w:p>
        </w:tc>
        <w:tc>
          <w:tcPr>
            <w:tcW w:w="2205" w:type="dxa"/>
            <w:noWrap w:val="0"/>
            <w:vAlign w:val="top"/>
          </w:tcPr>
          <w:p w14:paraId="7448E3A1">
            <w:pPr>
              <w:rPr>
                <w:sz w:val="21"/>
                <w:szCs w:val="21"/>
              </w:rPr>
            </w:pPr>
            <w:r>
              <w:rPr>
                <w:sz w:val="21"/>
                <w:szCs w:val="21"/>
              </w:rPr>
              <w:t>FailureCause</w:t>
            </w:r>
          </w:p>
        </w:tc>
        <w:tc>
          <w:tcPr>
            <w:tcW w:w="1890" w:type="dxa"/>
            <w:noWrap w:val="0"/>
            <w:vAlign w:val="top"/>
          </w:tcPr>
          <w:p w14:paraId="33A04196">
            <w:pPr>
              <w:rPr>
                <w:sz w:val="21"/>
                <w:szCs w:val="21"/>
              </w:rPr>
            </w:pPr>
            <w:r>
              <w:rPr>
                <w:sz w:val="21"/>
                <w:szCs w:val="21"/>
              </w:rPr>
              <w:t>Char[FAILURE_CAUSE_LEN]</w:t>
            </w:r>
          </w:p>
        </w:tc>
        <w:tc>
          <w:tcPr>
            <w:tcW w:w="2940" w:type="dxa"/>
            <w:noWrap w:val="0"/>
            <w:vAlign w:val="top"/>
          </w:tcPr>
          <w:p w14:paraId="11FF2CDB">
            <w:pPr>
              <w:rPr>
                <w:sz w:val="21"/>
                <w:szCs w:val="21"/>
              </w:rPr>
            </w:pPr>
            <w:r>
              <w:rPr>
                <w:rFonts w:hint="eastAsia"/>
                <w:sz w:val="21"/>
                <w:szCs w:val="21"/>
              </w:rPr>
              <w:t>接收监控对象</w:t>
            </w:r>
            <w:r>
              <w:rPr>
                <w:sz w:val="21"/>
                <w:szCs w:val="21"/>
              </w:rPr>
              <w:t>配置数据</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67832602">
      <w:pPr>
        <w:pStyle w:val="147"/>
        <w:ind w:firstLine="0" w:firstLineChars="0"/>
        <w:rPr>
          <w:b/>
        </w:rPr>
      </w:pPr>
      <w:r>
        <w:rPr>
          <w:rFonts w:hint="eastAsia"/>
          <w:b/>
        </w:rPr>
        <w:t>XML样例</w:t>
      </w:r>
    </w:p>
    <w:p w14:paraId="3FA6E36F">
      <w:pPr>
        <w:pStyle w:val="147"/>
        <w:ind w:firstLine="0" w:firstLineChars="0"/>
        <w:rPr>
          <w:rFonts w:hAnsi="宋体"/>
          <w:szCs w:val="21"/>
        </w:rPr>
      </w:pPr>
      <w:r>
        <w:rPr>
          <w:rFonts w:hAnsi="宋体"/>
          <w:szCs w:val="21"/>
        </w:rPr>
        <w:t>&lt;?xml version="1.0" encoding="UTF-8"?&gt;</w:t>
      </w:r>
    </w:p>
    <w:p w14:paraId="56E83CFF">
      <w:pPr>
        <w:pStyle w:val="147"/>
        <w:ind w:firstLine="0" w:firstLineChars="0"/>
        <w:rPr>
          <w:rFonts w:hAnsi="宋体"/>
          <w:szCs w:val="21"/>
        </w:rPr>
      </w:pPr>
      <w:r>
        <w:rPr>
          <w:rFonts w:hAnsi="宋体"/>
          <w:szCs w:val="21"/>
        </w:rPr>
        <w:t>&lt;Response&gt;</w:t>
      </w:r>
    </w:p>
    <w:p w14:paraId="611501DF">
      <w:pPr>
        <w:pStyle w:val="147"/>
        <w:ind w:firstLine="0" w:firstLineChars="0"/>
        <w:rPr>
          <w:rFonts w:hAnsi="宋体"/>
          <w:szCs w:val="21"/>
        </w:rPr>
      </w:pPr>
      <w:r>
        <w:rPr>
          <w:rFonts w:hAnsi="宋体"/>
          <w:szCs w:val="21"/>
        </w:rPr>
        <w:t>&lt;PK_Type&gt;</w:t>
      </w:r>
    </w:p>
    <w:p w14:paraId="2C24C708">
      <w:pPr>
        <w:pStyle w:val="147"/>
        <w:ind w:firstLine="0" w:firstLineChars="0"/>
        <w:rPr>
          <w:rFonts w:hAnsi="宋体"/>
          <w:szCs w:val="21"/>
        </w:rPr>
      </w:pPr>
      <w:r>
        <w:rPr>
          <w:rFonts w:hAnsi="宋体"/>
          <w:szCs w:val="21"/>
        </w:rPr>
        <w:tab/>
      </w:r>
      <w:r>
        <w:rPr>
          <w:rFonts w:hAnsi="宋体"/>
          <w:szCs w:val="21"/>
        </w:rPr>
        <w:tab/>
      </w:r>
      <w:r>
        <w:rPr>
          <w:rFonts w:hAnsi="宋体"/>
          <w:szCs w:val="21"/>
        </w:rPr>
        <w:t>&lt;Name&gt;SEND_DEV_CONF_DATA_ACK&lt;/Name&gt;</w:t>
      </w:r>
    </w:p>
    <w:p w14:paraId="3E79B446">
      <w:pPr>
        <w:pStyle w:val="147"/>
        <w:ind w:firstLine="0" w:firstLineChars="0"/>
        <w:rPr>
          <w:rFonts w:hAnsi="宋体"/>
          <w:szCs w:val="21"/>
        </w:rPr>
      </w:pPr>
      <w:r>
        <w:rPr>
          <w:rFonts w:hAnsi="宋体"/>
          <w:szCs w:val="21"/>
        </w:rPr>
        <w:tab/>
      </w:r>
      <w:r>
        <w:rPr>
          <w:rFonts w:hAnsi="宋体"/>
          <w:szCs w:val="21"/>
        </w:rPr>
        <w:t>&lt;/PK_Type&gt;</w:t>
      </w:r>
    </w:p>
    <w:p w14:paraId="5229D4B5">
      <w:pPr>
        <w:pStyle w:val="147"/>
        <w:ind w:firstLine="0" w:firstLineChars="0"/>
        <w:rPr>
          <w:rFonts w:hAnsi="宋体"/>
          <w:szCs w:val="21"/>
        </w:rPr>
      </w:pPr>
      <w:r>
        <w:rPr>
          <w:rFonts w:hAnsi="宋体"/>
          <w:szCs w:val="21"/>
        </w:rPr>
        <w:tab/>
      </w:r>
      <w:r>
        <w:rPr>
          <w:rFonts w:hAnsi="宋体"/>
          <w:szCs w:val="21"/>
        </w:rPr>
        <w:t>&lt;Info&gt;</w:t>
      </w:r>
    </w:p>
    <w:p w14:paraId="5C001C93">
      <w:pPr>
        <w:pStyle w:val="147"/>
        <w:ind w:firstLine="0" w:firstLineChars="0"/>
        <w:rPr>
          <w:rFonts w:hAnsi="宋体"/>
          <w:szCs w:val="21"/>
        </w:rPr>
      </w:pPr>
      <w:r>
        <w:rPr>
          <w:rFonts w:hAnsi="宋体"/>
          <w:szCs w:val="21"/>
        </w:rPr>
        <w:tab/>
      </w:r>
      <w:r>
        <w:rPr>
          <w:rFonts w:hAnsi="宋体"/>
          <w:szCs w:val="21"/>
        </w:rPr>
        <w:tab/>
      </w:r>
      <w:r>
        <w:rPr>
          <w:rFonts w:hAnsi="宋体"/>
          <w:szCs w:val="21"/>
        </w:rPr>
        <w:t>&lt;Result/&gt;</w:t>
      </w:r>
    </w:p>
    <w:p w14:paraId="1EFC53B5">
      <w:pPr>
        <w:pStyle w:val="147"/>
        <w:ind w:left="420" w:firstLine="420" w:firstLineChars="0"/>
        <w:rPr>
          <w:rFonts w:hAnsi="宋体"/>
          <w:szCs w:val="21"/>
        </w:rPr>
      </w:pPr>
      <w:r>
        <w:rPr>
          <w:rFonts w:hAnsi="宋体"/>
          <w:szCs w:val="21"/>
        </w:rPr>
        <w:t>&lt;FailureCause/&gt;</w:t>
      </w:r>
    </w:p>
    <w:p w14:paraId="3E799AA3">
      <w:pPr>
        <w:pStyle w:val="147"/>
        <w:ind w:firstLine="0" w:firstLineChars="0"/>
        <w:rPr>
          <w:rFonts w:hAnsi="宋体"/>
          <w:szCs w:val="21"/>
        </w:rPr>
      </w:pPr>
      <w:r>
        <w:rPr>
          <w:rFonts w:hAnsi="宋体"/>
          <w:szCs w:val="21"/>
        </w:rPr>
        <w:tab/>
      </w:r>
      <w:r>
        <w:rPr>
          <w:rFonts w:hAnsi="宋体"/>
          <w:szCs w:val="21"/>
        </w:rPr>
        <w:t>&lt;/Info&gt;</w:t>
      </w:r>
    </w:p>
    <w:p w14:paraId="31559696">
      <w:pPr>
        <w:pStyle w:val="147"/>
        <w:ind w:firstLine="0" w:firstLineChars="0"/>
        <w:rPr>
          <w:rFonts w:hAnsi="宋体"/>
          <w:szCs w:val="21"/>
        </w:rPr>
      </w:pPr>
      <w:r>
        <w:rPr>
          <w:rFonts w:hAnsi="宋体"/>
          <w:szCs w:val="21"/>
        </w:rPr>
        <w:t>&lt;/Response&gt;</w:t>
      </w:r>
    </w:p>
    <w:p w14:paraId="3B65DD5A">
      <w:pPr>
        <w:pStyle w:val="4"/>
        <w:numPr>
          <w:ilvl w:val="2"/>
          <w:numId w:val="14"/>
        </w:numPr>
      </w:pPr>
      <w:bookmarkStart w:id="188" w:name="_Toc888670647"/>
      <w:bookmarkStart w:id="189" w:name="_Toc452036573"/>
      <w:bookmarkStart w:id="190" w:name="_Toc452036642"/>
      <w:r>
        <w:t>写</w:t>
      </w:r>
      <w:r>
        <w:rPr>
          <w:rFonts w:hint="eastAsia"/>
        </w:rPr>
        <w:t>动环</w:t>
      </w:r>
      <w:r>
        <w:t>设备</w:t>
      </w:r>
      <w:r>
        <w:rPr>
          <w:rFonts w:hint="eastAsia"/>
        </w:rPr>
        <w:t>的</w:t>
      </w:r>
      <w:r>
        <w:t>配置数据</w:t>
      </w:r>
      <w:bookmarkEnd w:id="188"/>
      <w:bookmarkEnd w:id="189"/>
      <w:bookmarkEnd w:id="190"/>
    </w:p>
    <w:p w14:paraId="157B7E63">
      <w:pPr>
        <w:pStyle w:val="104"/>
        <w:numPr>
          <w:ilvl w:val="0"/>
          <w:numId w:val="34"/>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方式</w:t>
      </w:r>
    </w:p>
    <w:p w14:paraId="108A3335">
      <w:pPr>
        <w:pStyle w:val="147"/>
        <w:spacing w:line="360" w:lineRule="auto"/>
        <w:ind w:firstLine="480"/>
        <w:rPr>
          <w:sz w:val="24"/>
          <w:szCs w:val="24"/>
        </w:rPr>
      </w:pPr>
      <w:r>
        <w:rPr>
          <w:sz w:val="24"/>
          <w:szCs w:val="24"/>
        </w:rPr>
        <w:t>SC向</w:t>
      </w:r>
      <w:r>
        <w:rPr>
          <w:rFonts w:hint="eastAsia"/>
          <w:sz w:val="24"/>
          <w:szCs w:val="24"/>
        </w:rPr>
        <w:t>FSU</w:t>
      </w:r>
      <w:r>
        <w:rPr>
          <w:sz w:val="24"/>
          <w:szCs w:val="24"/>
        </w:rPr>
        <w:t>发送</w:t>
      </w:r>
      <w:r>
        <w:rPr>
          <w:rFonts w:hint="eastAsia"/>
          <w:sz w:val="24"/>
          <w:szCs w:val="24"/>
        </w:rPr>
        <w:t>动环设备的</w:t>
      </w:r>
      <w:r>
        <w:rPr>
          <w:sz w:val="24"/>
          <w:szCs w:val="24"/>
        </w:rPr>
        <w:t>配置</w:t>
      </w:r>
      <w:r>
        <w:rPr>
          <w:rFonts w:hint="eastAsia"/>
          <w:sz w:val="24"/>
          <w:szCs w:val="24"/>
        </w:rPr>
        <w:t>数据设置请求</w:t>
      </w:r>
      <w:r>
        <w:rPr>
          <w:sz w:val="24"/>
          <w:szCs w:val="24"/>
        </w:rPr>
        <w:t>信息，</w:t>
      </w:r>
      <w:r>
        <w:rPr>
          <w:rFonts w:hint="eastAsia"/>
          <w:sz w:val="24"/>
          <w:szCs w:val="24"/>
        </w:rPr>
        <w:t>F</w:t>
      </w:r>
      <w:r>
        <w:rPr>
          <w:sz w:val="24"/>
          <w:szCs w:val="24"/>
        </w:rPr>
        <w:t>SU</w:t>
      </w:r>
      <w:r>
        <w:rPr>
          <w:rFonts w:hint="eastAsia"/>
          <w:sz w:val="24"/>
          <w:szCs w:val="24"/>
        </w:rPr>
        <w:t>设置新</w:t>
      </w:r>
      <w:r>
        <w:rPr>
          <w:sz w:val="24"/>
          <w:szCs w:val="24"/>
        </w:rPr>
        <w:t>的配置信息并向</w:t>
      </w:r>
      <w:r>
        <w:rPr>
          <w:rFonts w:hint="eastAsia"/>
          <w:sz w:val="24"/>
          <w:szCs w:val="24"/>
        </w:rPr>
        <w:t>SC返回成功</w:t>
      </w:r>
      <w:r>
        <w:rPr>
          <w:sz w:val="24"/>
          <w:szCs w:val="24"/>
        </w:rPr>
        <w:t>与否。</w:t>
      </w:r>
    </w:p>
    <w:p w14:paraId="193CF071">
      <w:r>
        <mc:AlternateContent>
          <mc:Choice Requires="wps">
            <w:drawing>
              <wp:anchor distT="0" distB="0" distL="114300" distR="114300" simplePos="0" relativeHeight="251675648" behindDoc="0" locked="0" layoutInCell="1" allowOverlap="1">
                <wp:simplePos x="0" y="0"/>
                <wp:positionH relativeFrom="column">
                  <wp:posOffset>3733800</wp:posOffset>
                </wp:positionH>
                <wp:positionV relativeFrom="paragraph">
                  <wp:posOffset>151765</wp:posOffset>
                </wp:positionV>
                <wp:extent cx="952500" cy="297180"/>
                <wp:effectExtent l="0" t="0" r="12700" b="7620"/>
                <wp:wrapNone/>
                <wp:docPr id="54" name="Text Box 909"/>
                <wp:cNvGraphicFramePr/>
                <a:graphic xmlns:a="http://schemas.openxmlformats.org/drawingml/2006/main">
                  <a:graphicData uri="http://schemas.microsoft.com/office/word/2010/wordprocessingShape">
                    <wps:wsp>
                      <wps:cNvSpPr txBox="1">
                        <a:spLocks noChangeArrowheads="1"/>
                      </wps:cNvSpPr>
                      <wps:spPr bwMode="auto">
                        <a:xfrm>
                          <a:off x="0" y="0"/>
                          <a:ext cx="952500" cy="297180"/>
                        </a:xfrm>
                        <a:prstGeom prst="rect">
                          <a:avLst/>
                        </a:prstGeom>
                        <a:solidFill>
                          <a:srgbClr val="FFFFFF"/>
                        </a:solidFill>
                        <a:ln>
                          <a:noFill/>
                        </a:ln>
                        <a:effectLst/>
                      </wps:spPr>
                      <wps:txbx>
                        <w:txbxContent>
                          <w:p w14:paraId="7068FF55">
                            <w:pPr>
                              <w:rPr>
                                <w:szCs w:val="21"/>
                              </w:rPr>
                            </w:pPr>
                            <w:r>
                              <w:rPr>
                                <w:rFonts w:hint="eastAsia"/>
                                <w:szCs w:val="21"/>
                              </w:rPr>
                              <w:t>FSU</w:t>
                            </w:r>
                          </w:p>
                        </w:txbxContent>
                      </wps:txbx>
                      <wps:bodyPr rot="0" vert="horz" wrap="square" lIns="91440" tIns="45720" rIns="91440" bIns="45720" anchor="t" anchorCtr="0" upright="1">
                        <a:noAutofit/>
                      </wps:bodyPr>
                    </wps:wsp>
                  </a:graphicData>
                </a:graphic>
              </wp:anchor>
            </w:drawing>
          </mc:Choice>
          <mc:Fallback>
            <w:pict>
              <v:shape id="Text Box 909" o:spid="_x0000_s1026" o:spt="202" type="#_x0000_t202" style="position:absolute;left:0pt;margin-left:294pt;margin-top:11.95pt;height:23.4pt;width:75pt;z-index:251675648;mso-width-relative:page;mso-height-relative:page;" fillcolor="#FFFFFF" filled="t" stroked="f" coordsize="21600,21600" o:gfxdata="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Pspez&#10;1wAAAAkBAAAPAAAAAAAAAAEAIAAAACIAAABkcnMvZG93bnJldi54bWxQSwECFAAUAAAACACHTuJA&#10;azaGpCICAABNBAAADgAAAAAAAAABACAAAAAmAQAAZHJzL2Uyb0RvYy54bWxQSwUGAAAAAAYABgBZ&#10;AQAAugUAAAAA&#10;">
                <v:fill on="t" focussize="0,0"/>
                <v:stroke on="f"/>
                <v:imagedata o:title=""/>
                <o:lock v:ext="edit" aspectratio="f"/>
                <v:textbox>
                  <w:txbxContent>
                    <w:p w14:paraId="7068FF55">
                      <w:pPr>
                        <w:rPr>
                          <w:szCs w:val="21"/>
                        </w:rPr>
                      </w:pPr>
                      <w:r>
                        <w:rPr>
                          <w:rFonts w:hint="eastAsia"/>
                          <w:szCs w:val="21"/>
                        </w:rPr>
                        <w:t>FSU</w:t>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1257300</wp:posOffset>
                </wp:positionH>
                <wp:positionV relativeFrom="paragraph">
                  <wp:posOffset>151765</wp:posOffset>
                </wp:positionV>
                <wp:extent cx="914400" cy="297180"/>
                <wp:effectExtent l="0" t="0" r="0" b="0"/>
                <wp:wrapNone/>
                <wp:docPr id="53" name="Text Box 908"/>
                <wp:cNvGraphicFramePr/>
                <a:graphic xmlns:a="http://schemas.openxmlformats.org/drawingml/2006/main">
                  <a:graphicData uri="http://schemas.microsoft.com/office/word/2010/wordprocessingShape">
                    <wps:wsp>
                      <wps:cNvSpPr txBox="1">
                        <a:spLocks noChangeArrowheads="1"/>
                      </wps:cNvSpPr>
                      <wps:spPr bwMode="auto">
                        <a:xfrm>
                          <a:off x="0" y="0"/>
                          <a:ext cx="914400" cy="297180"/>
                        </a:xfrm>
                        <a:prstGeom prst="rect">
                          <a:avLst/>
                        </a:prstGeom>
                        <a:noFill/>
                        <a:ln>
                          <a:noFill/>
                        </a:ln>
                        <a:effectLst/>
                      </wps:spPr>
                      <wps:txbx>
                        <w:txbxContent>
                          <w:p w14:paraId="1F688787">
                            <w:pPr>
                              <w:rPr>
                                <w:szCs w:val="21"/>
                              </w:rPr>
                            </w:pPr>
                            <w:r>
                              <w:rPr>
                                <w:szCs w:val="21"/>
                              </w:rPr>
                              <w:t>SC</w:t>
                            </w:r>
                          </w:p>
                        </w:txbxContent>
                      </wps:txbx>
                      <wps:bodyPr rot="0" vert="horz" wrap="square" lIns="91440" tIns="45720" rIns="91440" bIns="45720" anchor="t" anchorCtr="0" upright="1">
                        <a:noAutofit/>
                      </wps:bodyPr>
                    </wps:wsp>
                  </a:graphicData>
                </a:graphic>
              </wp:anchor>
            </w:drawing>
          </mc:Choice>
          <mc:Fallback>
            <w:pict>
              <v:shape id="Text Box 908" o:spid="_x0000_s1026" o:spt="202" type="#_x0000_t202" style="position:absolute;left:0pt;margin-left:99pt;margin-top:11.95pt;height:23.4pt;width:72pt;z-index:251674624;mso-width-relative:page;mso-height-relative:page;" filled="f" stroked="f" coordsize="21600,21600" o:gfxdata="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2bS67XAAAACQEAAA8AAAAAAAAAAQAgAAAA&#10;IgAAAGRycy9kb3ducmV2LnhtbFBLAQIUABQAAAAIAIdO4kDrY3l1DAIAACQEAAAOAAAAAAAAAAEA&#10;IAAAACYBAABkcnMvZTJvRG9jLnhtbFBLBQYAAAAABgAGAFkBAACkBQAAAAA=&#10;">
                <v:fill on="f" focussize="0,0"/>
                <v:stroke on="f"/>
                <v:imagedata o:title=""/>
                <o:lock v:ext="edit" aspectratio="f"/>
                <v:textbox>
                  <w:txbxContent>
                    <w:p w14:paraId="1F688787">
                      <w:pPr>
                        <w:rPr>
                          <w:szCs w:val="21"/>
                        </w:rPr>
                      </w:pPr>
                      <w:r>
                        <w:rPr>
                          <w:szCs w:val="21"/>
                        </w:rPr>
                        <w:t>SC</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1486535</wp:posOffset>
                </wp:positionH>
                <wp:positionV relativeFrom="paragraph">
                  <wp:posOffset>649605</wp:posOffset>
                </wp:positionV>
                <wp:extent cx="2514600" cy="99060"/>
                <wp:effectExtent l="0" t="6350" r="0" b="46990"/>
                <wp:wrapNone/>
                <wp:docPr id="55" name="Line 910"/>
                <wp:cNvGraphicFramePr/>
                <a:graphic xmlns:a="http://schemas.openxmlformats.org/drawingml/2006/main">
                  <a:graphicData uri="http://schemas.microsoft.com/office/word/2010/wordprocessingShape">
                    <wps:wsp>
                      <wps:cNvCnPr>
                        <a:cxnSpLocks noChangeShapeType="1"/>
                      </wps:cNvCnPr>
                      <wps:spPr bwMode="auto">
                        <a:xfrm>
                          <a:off x="0" y="0"/>
                          <a:ext cx="2514600" cy="99060"/>
                        </a:xfrm>
                        <a:prstGeom prst="line">
                          <a:avLst/>
                        </a:prstGeom>
                        <a:noFill/>
                        <a:ln w="9525">
                          <a:solidFill>
                            <a:srgbClr val="000000"/>
                          </a:solidFill>
                          <a:round/>
                          <a:tailEnd type="triangle" w="med" len="med"/>
                        </a:ln>
                        <a:effectLst/>
                      </wps:spPr>
                      <wps:bodyPr/>
                    </wps:wsp>
                  </a:graphicData>
                </a:graphic>
              </wp:anchor>
            </w:drawing>
          </mc:Choice>
          <mc:Fallback>
            <w:pict>
              <v:line id="Line 910" o:spid="_x0000_s1026" o:spt="20" style="position:absolute;left:0pt;margin-left:117.05pt;margin-top:51.15pt;height:7.8pt;width:198pt;z-index:251676672;mso-width-relative:page;mso-height-relative:page;" filled="f" stroked="t" coordsize="21600,21600" o:gfxdata="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oOPudsAAAALAQAADwAAAAAAAAABACAAAAAiAAAAZHJzL2Rvd25yZXYueG1sUEsBAhQA&#10;FAAAAAgAh07iQNZ88XDvAQAA4gMAAA4AAAAAAAAAAQAgAAAAKgEAAGRycy9lMm9Eb2MueG1sUEsF&#10;BgAAAAAGAAYAWQEAAIs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1486535</wp:posOffset>
                </wp:positionH>
                <wp:positionV relativeFrom="paragraph">
                  <wp:posOffset>847725</wp:posOffset>
                </wp:positionV>
                <wp:extent cx="2514600" cy="99060"/>
                <wp:effectExtent l="0" t="6350" r="0" b="46990"/>
                <wp:wrapNone/>
                <wp:docPr id="56" name="Line 911"/>
                <wp:cNvGraphicFramePr/>
                <a:graphic xmlns:a="http://schemas.openxmlformats.org/drawingml/2006/main">
                  <a:graphicData uri="http://schemas.microsoft.com/office/word/2010/wordprocessingShape">
                    <wps:wsp>
                      <wps:cNvCnPr>
                        <a:cxnSpLocks noChangeShapeType="1"/>
                      </wps:cNvCnPr>
                      <wps:spPr bwMode="auto">
                        <a:xfrm flipH="1">
                          <a:off x="0" y="0"/>
                          <a:ext cx="2514600" cy="99060"/>
                        </a:xfrm>
                        <a:prstGeom prst="line">
                          <a:avLst/>
                        </a:prstGeom>
                        <a:noFill/>
                        <a:ln w="9525">
                          <a:solidFill>
                            <a:srgbClr val="000000"/>
                          </a:solidFill>
                          <a:round/>
                          <a:tailEnd type="triangle" w="med" len="med"/>
                        </a:ln>
                        <a:effectLst/>
                      </wps:spPr>
                      <wps:bodyPr/>
                    </wps:wsp>
                  </a:graphicData>
                </a:graphic>
              </wp:anchor>
            </w:drawing>
          </mc:Choice>
          <mc:Fallback>
            <w:pict>
              <v:line id="Line 911" o:spid="_x0000_s1026" o:spt="20" style="position:absolute;left:0pt;flip:x;margin-left:117.05pt;margin-top:66.75pt;height:7.8pt;width:198pt;z-index:251677696;mso-width-relative:page;mso-height-relative:page;" filled="f" stroked="t" coordsize="21600,21600" o:gfxdata="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uy5ftoAAAALAQAADwAAAAAAAAABACAAAAAiAAAAZHJzL2Rvd25yZXYueG1s&#10;UEsBAhQAFAAAAAgAh07iQG16lmT2AQAA7AMAAA4AAAAAAAAAAQAgAAAAKQEAAGRycy9lMm9Eb2Mu&#10;eG1sUEsFBgAAAAAGAAYAWQEAAJEFAAAAAA==&#10;">
                <v:fill on="f" focussize="0,0"/>
                <v:stroke color="#000000" joinstyle="round" endarrow="block"/>
                <v:imagedata o:title=""/>
                <o:lock v:ext="edit" aspectratio="f"/>
              </v:lin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1715135</wp:posOffset>
                </wp:positionH>
                <wp:positionV relativeFrom="paragraph">
                  <wp:posOffset>451485</wp:posOffset>
                </wp:positionV>
                <wp:extent cx="1943100" cy="297180"/>
                <wp:effectExtent l="0" t="0" r="0" b="0"/>
                <wp:wrapNone/>
                <wp:docPr id="64" name="Text Box 912"/>
                <wp:cNvGraphicFramePr/>
                <a:graphic xmlns:a="http://schemas.openxmlformats.org/drawingml/2006/main">
                  <a:graphicData uri="http://schemas.microsoft.com/office/word/2010/wordprocessingShape">
                    <wps:wsp>
                      <wps:cNvSpPr txBox="1">
                        <a:spLocks noChangeArrowheads="1"/>
                      </wps:cNvSpPr>
                      <wps:spPr bwMode="auto">
                        <a:xfrm>
                          <a:off x="0" y="0"/>
                          <a:ext cx="1943100" cy="297180"/>
                        </a:xfrm>
                        <a:prstGeom prst="rect">
                          <a:avLst/>
                        </a:prstGeom>
                        <a:noFill/>
                        <a:ln>
                          <a:noFill/>
                        </a:ln>
                        <a:effectLst/>
                      </wps:spPr>
                      <wps:txbx>
                        <w:txbxContent>
                          <w:p w14:paraId="4015804C">
                            <w:pPr>
                              <w:rPr>
                                <w:szCs w:val="21"/>
                              </w:rPr>
                            </w:pPr>
                            <w:r>
                              <w:rPr>
                                <w:color w:val="000000"/>
                                <w:szCs w:val="21"/>
                              </w:rPr>
                              <w:t>SET_DEV_CONF_DATA</w:t>
                            </w:r>
                          </w:p>
                        </w:txbxContent>
                      </wps:txbx>
                      <wps:bodyPr rot="0" vert="horz" wrap="square" lIns="91440" tIns="45720" rIns="91440" bIns="45720" anchor="t" anchorCtr="0" upright="1">
                        <a:noAutofit/>
                      </wps:bodyPr>
                    </wps:wsp>
                  </a:graphicData>
                </a:graphic>
              </wp:anchor>
            </w:drawing>
          </mc:Choice>
          <mc:Fallback>
            <w:pict>
              <v:shape id="Text Box 912" o:spid="_x0000_s1026" o:spt="202" type="#_x0000_t202" style="position:absolute;left:0pt;margin-left:135.05pt;margin-top:35.55pt;height:23.4pt;width:153pt;z-index:251678720;mso-width-relative:page;mso-height-relative:page;" filled="f" stroked="f" coordsize="21600,21600" o:gfxdata="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FHgfD1gAAAAoBAAAPAAAAAAAAAAEAIAAA&#10;ACIAAABkcnMvZG93bnJldi54bWxQSwECFAAUAAAACACHTuJAP8x1RQ4CAAAlBAAADgAAAAAAAAAB&#10;ACAAAAAlAQAAZHJzL2Uyb0RvYy54bWxQSwUGAAAAAAYABgBZAQAApQUAAAAA&#10;">
                <v:fill on="f" focussize="0,0"/>
                <v:stroke on="f"/>
                <v:imagedata o:title=""/>
                <o:lock v:ext="edit" aspectratio="f"/>
                <v:textbox>
                  <w:txbxContent>
                    <w:p w14:paraId="4015804C">
                      <w:pPr>
                        <w:rPr>
                          <w:szCs w:val="21"/>
                        </w:rPr>
                      </w:pPr>
                      <w:r>
                        <w:rPr>
                          <w:color w:val="000000"/>
                          <w:szCs w:val="21"/>
                        </w:rPr>
                        <w:t>SET_DEV_CONF_DATA</w:t>
                      </w:r>
                    </w:p>
                  </w:txbxContent>
                </v:textbox>
              </v:shape>
            </w:pict>
          </mc:Fallback>
        </mc:AlternateContent>
      </w:r>
      <w:r>
        <mc:AlternateContent>
          <mc:Choice Requires="wps">
            <w:drawing>
              <wp:anchor distT="0" distB="0" distL="113665" distR="113665" simplePos="0" relativeHeight="251679744" behindDoc="0" locked="0" layoutInCell="1" allowOverlap="1">
                <wp:simplePos x="0" y="0"/>
                <wp:positionH relativeFrom="column">
                  <wp:posOffset>1486535</wp:posOffset>
                </wp:positionH>
                <wp:positionV relativeFrom="paragraph">
                  <wp:posOffset>451485</wp:posOffset>
                </wp:positionV>
                <wp:extent cx="0" cy="836930"/>
                <wp:effectExtent l="6350" t="0" r="19050" b="1270"/>
                <wp:wrapNone/>
                <wp:docPr id="65" name="Line 913"/>
                <wp:cNvGraphicFramePr/>
                <a:graphic xmlns:a="http://schemas.openxmlformats.org/drawingml/2006/main">
                  <a:graphicData uri="http://schemas.microsoft.com/office/word/2010/wordprocessingShape">
                    <wps:wsp>
                      <wps:cNvCnPr>
                        <a:cxnSpLocks noChangeShapeType="1"/>
                      </wps:cNvCnPr>
                      <wps:spPr bwMode="auto">
                        <a:xfrm>
                          <a:off x="0" y="0"/>
                          <a:ext cx="0" cy="836930"/>
                        </a:xfrm>
                        <a:prstGeom prst="line">
                          <a:avLst/>
                        </a:prstGeom>
                        <a:noFill/>
                        <a:ln w="9525">
                          <a:solidFill>
                            <a:srgbClr val="000000"/>
                          </a:solidFill>
                          <a:round/>
                        </a:ln>
                        <a:effectLst/>
                      </wps:spPr>
                      <wps:bodyPr/>
                    </wps:wsp>
                  </a:graphicData>
                </a:graphic>
              </wp:anchor>
            </w:drawing>
          </mc:Choice>
          <mc:Fallback>
            <w:pict>
              <v:line id="Line 913" o:spid="_x0000_s1026" o:spt="20" style="position:absolute;left:0pt;margin-left:117.05pt;margin-top:35.55pt;height:65.9pt;width:0pt;z-index:251679744;mso-width-relative:page;mso-height-relative:page;" filled="f" stroked="t" coordsize="21600,21600" o:gfxdata="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O7unNYAAAAKAQAADwAAAAAAAAABACAAAAAiAAAA&#10;ZHJzL2Rvd25yZXYueG1sUEsBAhQAFAAAAAgAh07iQMPvV7fQAQAArwMAAA4AAAAAAAAAAQAgAAAA&#10;JQEAAGRycy9lMm9Eb2MueG1sUEsFBgAAAAAGAAYAWQEAAGcFAAAAAA==&#10;">
                <v:fill on="f" focussize="0,0"/>
                <v:stroke color="#000000" joinstyle="round"/>
                <v:imagedata o:title=""/>
                <o:lock v:ext="edit" aspectratio="f"/>
              </v:line>
            </w:pict>
          </mc:Fallback>
        </mc:AlternateContent>
      </w:r>
      <w:r>
        <mc:AlternateContent>
          <mc:Choice Requires="wps">
            <w:drawing>
              <wp:anchor distT="0" distB="0" distL="113665" distR="113665" simplePos="0" relativeHeight="251680768" behindDoc="0" locked="0" layoutInCell="1" allowOverlap="1">
                <wp:simplePos x="0" y="0"/>
                <wp:positionH relativeFrom="column">
                  <wp:posOffset>4001135</wp:posOffset>
                </wp:positionH>
                <wp:positionV relativeFrom="paragraph">
                  <wp:posOffset>495935</wp:posOffset>
                </wp:positionV>
                <wp:extent cx="0" cy="836930"/>
                <wp:effectExtent l="6350" t="0" r="19050" b="1270"/>
                <wp:wrapNone/>
                <wp:docPr id="66" name="Line 914"/>
                <wp:cNvGraphicFramePr/>
                <a:graphic xmlns:a="http://schemas.openxmlformats.org/drawingml/2006/main">
                  <a:graphicData uri="http://schemas.microsoft.com/office/word/2010/wordprocessingShape">
                    <wps:wsp>
                      <wps:cNvCnPr>
                        <a:cxnSpLocks noChangeShapeType="1"/>
                      </wps:cNvCnPr>
                      <wps:spPr bwMode="auto">
                        <a:xfrm>
                          <a:off x="0" y="0"/>
                          <a:ext cx="0" cy="836930"/>
                        </a:xfrm>
                        <a:prstGeom prst="line">
                          <a:avLst/>
                        </a:prstGeom>
                        <a:noFill/>
                        <a:ln w="9525">
                          <a:solidFill>
                            <a:srgbClr val="000000"/>
                          </a:solidFill>
                          <a:round/>
                        </a:ln>
                        <a:effectLst/>
                      </wps:spPr>
                      <wps:bodyPr/>
                    </wps:wsp>
                  </a:graphicData>
                </a:graphic>
              </wp:anchor>
            </w:drawing>
          </mc:Choice>
          <mc:Fallback>
            <w:pict>
              <v:line id="Line 914" o:spid="_x0000_s1026" o:spt="20" style="position:absolute;left:0pt;margin-left:315.05pt;margin-top:39.05pt;height:65.9pt;width:0pt;z-index:251680768;mso-width-relative:page;mso-height-relative:page;" filled="f" stroked="t" coordsize="21600,21600" o:gfxdata="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kaBQq1wAAAAoBAAAPAAAAAAAAAAEAIAAAACIA&#10;AABkcnMvZG93bnJldi54bWxQSwECFAAUAAAACACHTuJAmOXUZtEBAACvAwAADgAAAAAAAAABACAA&#10;AAAmAQAAZHJzL2Uyb0RvYy54bWxQSwUGAAAAAAYABgBZAQAAaQ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1715135</wp:posOffset>
                </wp:positionH>
                <wp:positionV relativeFrom="paragraph">
                  <wp:posOffset>847725</wp:posOffset>
                </wp:positionV>
                <wp:extent cx="2057400" cy="297180"/>
                <wp:effectExtent l="0" t="0" r="0" b="0"/>
                <wp:wrapNone/>
                <wp:docPr id="67" name="Text Box 915"/>
                <wp:cNvGraphicFramePr/>
                <a:graphic xmlns:a="http://schemas.openxmlformats.org/drawingml/2006/main">
                  <a:graphicData uri="http://schemas.microsoft.com/office/word/2010/wordprocessingShape">
                    <wps:wsp>
                      <wps:cNvSpPr txBox="1">
                        <a:spLocks noChangeArrowheads="1"/>
                      </wps:cNvSpPr>
                      <wps:spPr bwMode="auto">
                        <a:xfrm>
                          <a:off x="0" y="0"/>
                          <a:ext cx="2057400" cy="297180"/>
                        </a:xfrm>
                        <a:prstGeom prst="rect">
                          <a:avLst/>
                        </a:prstGeom>
                        <a:noFill/>
                        <a:ln>
                          <a:noFill/>
                        </a:ln>
                        <a:effectLst/>
                      </wps:spPr>
                      <wps:txbx>
                        <w:txbxContent>
                          <w:p w14:paraId="52B10679">
                            <w:pPr>
                              <w:rPr>
                                <w:szCs w:val="21"/>
                              </w:rPr>
                            </w:pPr>
                            <w:r>
                              <w:rPr>
                                <w:color w:val="000000"/>
                                <w:szCs w:val="21"/>
                              </w:rPr>
                              <w:t>SET_DEV_CONF_DATA _ACK</w:t>
                            </w:r>
                          </w:p>
                        </w:txbxContent>
                      </wps:txbx>
                      <wps:bodyPr rot="0" vert="horz" wrap="square" lIns="91440" tIns="45720" rIns="91440" bIns="45720" anchor="t" anchorCtr="0" upright="1">
                        <a:noAutofit/>
                      </wps:bodyPr>
                    </wps:wsp>
                  </a:graphicData>
                </a:graphic>
              </wp:anchor>
            </w:drawing>
          </mc:Choice>
          <mc:Fallback>
            <w:pict>
              <v:shape id="Text Box 915" o:spid="_x0000_s1026" o:spt="202" type="#_x0000_t202" style="position:absolute;left:0pt;margin-left:135.05pt;margin-top:66.75pt;height:23.4pt;width:162pt;z-index:251681792;mso-width-relative:page;mso-height-relative:page;" filled="f" stroked="f" coordsize="21600,21600" o:gfxdata="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ilBcU2AAAAAsBAAAPAAAAAAAAAAEA&#10;IAAAACIAAABkcnMvZG93bnJldi54bWxQSwECFAAUAAAACACHTuJAFllttA8CAAAlBAAADgAAAAAA&#10;AAABACAAAAAnAQAAZHJzL2Uyb0RvYy54bWxQSwUGAAAAAAYABgBZAQAAqAUAAAAA&#10;">
                <v:fill on="f" focussize="0,0"/>
                <v:stroke on="f"/>
                <v:imagedata o:title=""/>
                <o:lock v:ext="edit" aspectratio="f"/>
                <v:textbox>
                  <w:txbxContent>
                    <w:p w14:paraId="52B10679">
                      <w:pPr>
                        <w:rPr>
                          <w:szCs w:val="21"/>
                        </w:rPr>
                      </w:pPr>
                      <w:r>
                        <w:rPr>
                          <w:color w:val="000000"/>
                          <w:szCs w:val="21"/>
                        </w:rPr>
                        <w:t>SET_DEV_CONF_DATA _ACK</w:t>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343535</wp:posOffset>
                </wp:positionH>
                <wp:positionV relativeFrom="paragraph">
                  <wp:posOffset>495935</wp:posOffset>
                </wp:positionV>
                <wp:extent cx="1028700" cy="297180"/>
                <wp:effectExtent l="0" t="0" r="0" b="0"/>
                <wp:wrapNone/>
                <wp:docPr id="68" name="Text Box 916"/>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noFill/>
                        <a:ln>
                          <a:noFill/>
                        </a:ln>
                        <a:effectLst/>
                      </wps:spPr>
                      <wps:txbx>
                        <w:txbxContent>
                          <w:p w14:paraId="72F1DF5B">
                            <w:pPr>
                              <w:rPr>
                                <w:szCs w:val="21"/>
                              </w:rPr>
                            </w:pPr>
                            <w:r>
                              <w:rPr>
                                <w:rFonts w:hint="eastAsia"/>
                                <w:szCs w:val="21"/>
                              </w:rPr>
                              <w:t>设置配置</w:t>
                            </w:r>
                            <w:r>
                              <w:rPr>
                                <w:szCs w:val="21"/>
                              </w:rPr>
                              <w:t>信息</w:t>
                            </w:r>
                          </w:p>
                        </w:txbxContent>
                      </wps:txbx>
                      <wps:bodyPr rot="0" vert="horz" wrap="square" lIns="91440" tIns="45720" rIns="91440" bIns="45720" anchor="t" anchorCtr="0" upright="1">
                        <a:noAutofit/>
                      </wps:bodyPr>
                    </wps:wsp>
                  </a:graphicData>
                </a:graphic>
              </wp:anchor>
            </w:drawing>
          </mc:Choice>
          <mc:Fallback>
            <w:pict>
              <v:shape id="Text Box 916" o:spid="_x0000_s1026" o:spt="202" type="#_x0000_t202" style="position:absolute;left:0pt;margin-left:27.05pt;margin-top:39.05pt;height:23.4pt;width:81pt;z-index:251682816;mso-width-relative:page;mso-height-relative:page;" filled="f" stroked="f" coordsize="21600,21600" o:gfxdata="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GqA061gAAAAkBAAAPAAAAAAAAAAEAIAAA&#10;ACIAAABkcnMvZG93bnJldi54bWxQSwECFAAUAAAACACHTuJAUptVUQ4CAAAlBAAADgAAAAAAAAAB&#10;ACAAAAAlAQAAZHJzL2Uyb0RvYy54bWxQSwUGAAAAAAYABgBZAQAApQUAAAAA&#10;">
                <v:fill on="f" focussize="0,0"/>
                <v:stroke on="f"/>
                <v:imagedata o:title=""/>
                <o:lock v:ext="edit" aspectratio="f"/>
                <v:textbox>
                  <w:txbxContent>
                    <w:p w14:paraId="72F1DF5B">
                      <w:pPr>
                        <w:rPr>
                          <w:szCs w:val="21"/>
                        </w:rPr>
                      </w:pPr>
                      <w:r>
                        <w:rPr>
                          <w:rFonts w:hint="eastAsia"/>
                          <w:szCs w:val="21"/>
                        </w:rPr>
                        <w:t>设置配置</w:t>
                      </w:r>
                      <w:r>
                        <w:rPr>
                          <w:szCs w:val="21"/>
                        </w:rPr>
                        <w:t>信息</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4115435</wp:posOffset>
                </wp:positionH>
                <wp:positionV relativeFrom="paragraph">
                  <wp:posOffset>694055</wp:posOffset>
                </wp:positionV>
                <wp:extent cx="1028700" cy="495300"/>
                <wp:effectExtent l="0" t="0" r="0" b="0"/>
                <wp:wrapNone/>
                <wp:docPr id="69" name="Text Box 917"/>
                <wp:cNvGraphicFramePr/>
                <a:graphic xmlns:a="http://schemas.openxmlformats.org/drawingml/2006/main">
                  <a:graphicData uri="http://schemas.microsoft.com/office/word/2010/wordprocessingShape">
                    <wps:wsp>
                      <wps:cNvSpPr txBox="1">
                        <a:spLocks noChangeArrowheads="1"/>
                      </wps:cNvSpPr>
                      <wps:spPr bwMode="auto">
                        <a:xfrm>
                          <a:off x="0" y="0"/>
                          <a:ext cx="1028700" cy="495300"/>
                        </a:xfrm>
                        <a:prstGeom prst="rect">
                          <a:avLst/>
                        </a:prstGeom>
                        <a:noFill/>
                        <a:ln>
                          <a:noFill/>
                        </a:ln>
                        <a:effectLst/>
                      </wps:spPr>
                      <wps:txbx>
                        <w:txbxContent>
                          <w:p w14:paraId="005D4681">
                            <w:pPr>
                              <w:rPr>
                                <w:szCs w:val="21"/>
                              </w:rPr>
                            </w:pPr>
                            <w:r>
                              <w:rPr>
                                <w:rFonts w:hint="eastAsia"/>
                                <w:szCs w:val="21"/>
                              </w:rPr>
                              <w:t>返回设置成功与否标记</w:t>
                            </w:r>
                          </w:p>
                        </w:txbxContent>
                      </wps:txbx>
                      <wps:bodyPr rot="0" vert="horz" wrap="square" lIns="91440" tIns="45720" rIns="91440" bIns="45720" anchor="t" anchorCtr="0" upright="1">
                        <a:noAutofit/>
                      </wps:bodyPr>
                    </wps:wsp>
                  </a:graphicData>
                </a:graphic>
              </wp:anchor>
            </w:drawing>
          </mc:Choice>
          <mc:Fallback>
            <w:pict>
              <v:shape id="Text Box 917" o:spid="_x0000_s1026" o:spt="202" type="#_x0000_t202" style="position:absolute;left:0pt;margin-left:324.05pt;margin-top:54.65pt;height:39pt;width:81pt;z-index:251683840;mso-width-relative:page;mso-height-relative:page;" filled="f" stroked="f" coordsize="21600,21600" o:gfxdata="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V8l8j1wAAAAsBAAAPAAAAAAAAAAEAIAAA&#10;ACIAAABkcnMvZG93bnJldi54bWxQSwECFAAUAAAACACHTuJAouO3nw0CAAAlBAAADgAAAAAAAAAB&#10;ACAAAAAmAQAAZHJzL2Uyb0RvYy54bWxQSwUGAAAAAAYABgBZAQAApQUAAAAA&#10;">
                <v:fill on="f" focussize="0,0"/>
                <v:stroke on="f"/>
                <v:imagedata o:title=""/>
                <o:lock v:ext="edit" aspectratio="f"/>
                <v:textbox>
                  <w:txbxContent>
                    <w:p w14:paraId="005D4681">
                      <w:pPr>
                        <w:rPr>
                          <w:szCs w:val="21"/>
                        </w:rPr>
                      </w:pPr>
                      <w:r>
                        <w:rPr>
                          <w:rFonts w:hint="eastAsia"/>
                          <w:szCs w:val="21"/>
                        </w:rPr>
                        <w:t>返回设置成功与否标记</w:t>
                      </w:r>
                    </w:p>
                  </w:txbxContent>
                </v:textbox>
              </v:shape>
            </w:pict>
          </mc:Fallback>
        </mc:AlternateContent>
      </w:r>
      <w:r>
        <mc:AlternateContent>
          <mc:Choice Requires="wpc">
            <w:drawing>
              <wp:inline distT="0" distB="0" distL="114300" distR="114300">
                <wp:extent cx="5940425" cy="1397000"/>
                <wp:effectExtent l="0" t="0" r="0" b="0"/>
                <wp:docPr id="18" name="画布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57" o:spid="_x0000_s1026" o:spt="203" style="height:110pt;width:467.75pt;" coordsize="5940425,1397000" editas="canvas"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">
                <o:lock v:ext="edit" aspectratio="f"/>
                <v:shape id="画布 57" o:spid="_x0000_s1026" style="position:absolute;left:0;top:0;height:1397000;width:5940425;" filled="f" stroked="f" coordsize="21600,21600"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L0rNd3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1764DA0E">
      <w:pPr>
        <w:pStyle w:val="223"/>
      </w:pPr>
      <w:r>
        <w:rPr>
          <w:rFonts w:hint="eastAsia"/>
        </w:rPr>
        <w:t>写动环设备</w:t>
      </w:r>
      <w:r>
        <w:t>配置数据</w:t>
      </w:r>
      <w:r>
        <w:rPr>
          <w:rFonts w:hint="eastAsia"/>
        </w:rPr>
        <w:t>过程</w:t>
      </w:r>
    </w:p>
    <w:p w14:paraId="10AC7CCD">
      <w:pPr>
        <w:pStyle w:val="104"/>
        <w:numPr>
          <w:ilvl w:val="0"/>
          <w:numId w:val="34"/>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0BBD3A55">
      <w:pPr>
        <w:pStyle w:val="147"/>
        <w:ind w:firstLine="420"/>
      </w:pPr>
      <w:r>
        <w:t>发起：SC</w:t>
      </w:r>
    </w:p>
    <w:p w14:paraId="60B32566">
      <w:pPr>
        <w:pStyle w:val="222"/>
        <w:jc w:val="left"/>
      </w:pPr>
      <w:r>
        <w:rPr>
          <w:rFonts w:hint="eastAsia"/>
        </w:rPr>
        <w:t>写动环设备</w:t>
      </w:r>
      <w:r>
        <w:t>配置</w:t>
      </w:r>
      <w:r>
        <w:rPr>
          <w:rFonts w:hint="eastAsia"/>
        </w:rPr>
        <w:t>数据报文</w:t>
      </w:r>
    </w:p>
    <w:tbl>
      <w:tblPr>
        <w:tblStyle w:val="45"/>
        <w:tblW w:w="829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366"/>
        <w:gridCol w:w="2464"/>
      </w:tblGrid>
      <w:tr w14:paraId="7DE504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60" w:type="dxa"/>
            <w:noWrap w:val="0"/>
            <w:vAlign w:val="top"/>
          </w:tcPr>
          <w:p w14:paraId="57C1573F">
            <w:pPr>
              <w:jc w:val="center"/>
              <w:rPr>
                <w:sz w:val="21"/>
                <w:szCs w:val="21"/>
              </w:rPr>
            </w:pPr>
          </w:p>
        </w:tc>
        <w:tc>
          <w:tcPr>
            <w:tcW w:w="2205" w:type="dxa"/>
            <w:noWrap w:val="0"/>
            <w:vAlign w:val="top"/>
          </w:tcPr>
          <w:p w14:paraId="0FB05E81">
            <w:pPr>
              <w:jc w:val="center"/>
              <w:rPr>
                <w:sz w:val="21"/>
                <w:szCs w:val="21"/>
              </w:rPr>
            </w:pPr>
            <w:r>
              <w:rPr>
                <w:sz w:val="21"/>
                <w:szCs w:val="21"/>
              </w:rPr>
              <w:t>变量名称/报文定义</w:t>
            </w:r>
          </w:p>
        </w:tc>
        <w:tc>
          <w:tcPr>
            <w:tcW w:w="2366" w:type="dxa"/>
            <w:noWrap w:val="0"/>
            <w:vAlign w:val="top"/>
          </w:tcPr>
          <w:p w14:paraId="3686B655">
            <w:pPr>
              <w:jc w:val="center"/>
              <w:rPr>
                <w:sz w:val="21"/>
                <w:szCs w:val="21"/>
              </w:rPr>
            </w:pPr>
            <w:r>
              <w:rPr>
                <w:sz w:val="21"/>
                <w:szCs w:val="21"/>
              </w:rPr>
              <w:t>长度及类型</w:t>
            </w:r>
          </w:p>
        </w:tc>
        <w:tc>
          <w:tcPr>
            <w:tcW w:w="2464" w:type="dxa"/>
            <w:noWrap w:val="0"/>
            <w:vAlign w:val="top"/>
          </w:tcPr>
          <w:p w14:paraId="36F974AD">
            <w:pPr>
              <w:jc w:val="center"/>
              <w:rPr>
                <w:sz w:val="21"/>
                <w:szCs w:val="21"/>
              </w:rPr>
            </w:pPr>
            <w:r>
              <w:rPr>
                <w:sz w:val="21"/>
                <w:szCs w:val="21"/>
              </w:rPr>
              <w:t>描述</w:t>
            </w:r>
          </w:p>
        </w:tc>
      </w:tr>
      <w:tr w14:paraId="5358F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60" w:type="dxa"/>
            <w:noWrap w:val="0"/>
            <w:vAlign w:val="top"/>
          </w:tcPr>
          <w:p w14:paraId="5D273DCF">
            <w:pPr>
              <w:rPr>
                <w:sz w:val="21"/>
                <w:szCs w:val="21"/>
              </w:rPr>
            </w:pPr>
            <w:r>
              <w:rPr>
                <w:sz w:val="21"/>
                <w:szCs w:val="21"/>
              </w:rPr>
              <w:t>PK_Type</w:t>
            </w:r>
          </w:p>
        </w:tc>
        <w:tc>
          <w:tcPr>
            <w:tcW w:w="2205" w:type="dxa"/>
            <w:noWrap w:val="0"/>
            <w:vAlign w:val="top"/>
          </w:tcPr>
          <w:p w14:paraId="7BB77018">
            <w:pPr>
              <w:rPr>
                <w:sz w:val="21"/>
                <w:szCs w:val="21"/>
              </w:rPr>
            </w:pPr>
            <w:r>
              <w:rPr>
                <w:rFonts w:hint="eastAsia"/>
                <w:sz w:val="21"/>
                <w:szCs w:val="21"/>
              </w:rPr>
              <w:t>Name</w:t>
            </w:r>
          </w:p>
        </w:tc>
        <w:tc>
          <w:tcPr>
            <w:tcW w:w="2366" w:type="dxa"/>
            <w:noWrap w:val="0"/>
            <w:vAlign w:val="top"/>
          </w:tcPr>
          <w:p w14:paraId="3281DF68">
            <w:pPr>
              <w:rPr>
                <w:sz w:val="21"/>
                <w:szCs w:val="21"/>
              </w:rPr>
            </w:pPr>
            <w:r>
              <w:rPr>
                <w:sz w:val="21"/>
                <w:szCs w:val="21"/>
              </w:rPr>
              <w:t>Char[SET_DEV_CONF_DATA]</w:t>
            </w:r>
          </w:p>
        </w:tc>
        <w:tc>
          <w:tcPr>
            <w:tcW w:w="2464" w:type="dxa"/>
            <w:noWrap w:val="0"/>
            <w:vAlign w:val="top"/>
          </w:tcPr>
          <w:p w14:paraId="7F893226">
            <w:pPr>
              <w:rPr>
                <w:sz w:val="21"/>
                <w:szCs w:val="21"/>
              </w:rPr>
            </w:pPr>
            <w:r>
              <w:rPr>
                <w:rFonts w:hint="eastAsia"/>
                <w:sz w:val="21"/>
                <w:szCs w:val="21"/>
              </w:rPr>
              <w:t>写动环</w:t>
            </w:r>
            <w:r>
              <w:rPr>
                <w:sz w:val="21"/>
                <w:szCs w:val="21"/>
              </w:rPr>
              <w:t>设备配置数据</w:t>
            </w:r>
          </w:p>
        </w:tc>
      </w:tr>
      <w:tr w14:paraId="2056A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60" w:type="dxa"/>
            <w:vMerge w:val="restart"/>
            <w:noWrap w:val="0"/>
            <w:vAlign w:val="top"/>
          </w:tcPr>
          <w:p w14:paraId="4D09E77F">
            <w:pPr>
              <w:rPr>
                <w:sz w:val="21"/>
                <w:szCs w:val="21"/>
              </w:rPr>
            </w:pPr>
            <w:r>
              <w:rPr>
                <w:sz w:val="21"/>
                <w:szCs w:val="21"/>
              </w:rPr>
              <w:t>Info</w:t>
            </w:r>
          </w:p>
        </w:tc>
        <w:tc>
          <w:tcPr>
            <w:tcW w:w="2205" w:type="dxa"/>
            <w:noWrap w:val="0"/>
            <w:vAlign w:val="top"/>
          </w:tcPr>
          <w:p w14:paraId="601F39AB">
            <w:pPr>
              <w:rPr>
                <w:sz w:val="21"/>
                <w:szCs w:val="21"/>
              </w:rPr>
            </w:pPr>
            <w:r>
              <w:rPr>
                <w:sz w:val="21"/>
                <w:szCs w:val="21"/>
              </w:rPr>
              <w:t>FSUID</w:t>
            </w:r>
          </w:p>
        </w:tc>
        <w:tc>
          <w:tcPr>
            <w:tcW w:w="2366" w:type="dxa"/>
            <w:noWrap w:val="0"/>
            <w:vAlign w:val="top"/>
          </w:tcPr>
          <w:p w14:paraId="15A3A8A4">
            <w:pPr>
              <w:rPr>
                <w:sz w:val="21"/>
                <w:szCs w:val="21"/>
              </w:rPr>
            </w:pPr>
            <w:r>
              <w:rPr>
                <w:rFonts w:hint="eastAsia"/>
                <w:sz w:val="21"/>
                <w:szCs w:val="21"/>
              </w:rPr>
              <w:t>Char[FSUID_LEN]</w:t>
            </w:r>
          </w:p>
        </w:tc>
        <w:tc>
          <w:tcPr>
            <w:tcW w:w="2464" w:type="dxa"/>
            <w:noWrap w:val="0"/>
            <w:vAlign w:val="top"/>
          </w:tcPr>
          <w:p w14:paraId="78050294">
            <w:pPr>
              <w:rPr>
                <w:sz w:val="21"/>
                <w:szCs w:val="21"/>
              </w:rPr>
            </w:pPr>
            <w:r>
              <w:rPr>
                <w:sz w:val="21"/>
                <w:szCs w:val="21"/>
              </w:rPr>
              <w:t>FSU ID号</w:t>
            </w:r>
          </w:p>
        </w:tc>
      </w:tr>
      <w:tr w14:paraId="7FD12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260" w:type="dxa"/>
            <w:vMerge w:val="continue"/>
            <w:noWrap w:val="0"/>
            <w:vAlign w:val="top"/>
          </w:tcPr>
          <w:p w14:paraId="779EB825">
            <w:pPr>
              <w:rPr>
                <w:sz w:val="21"/>
                <w:szCs w:val="21"/>
              </w:rPr>
            </w:pPr>
          </w:p>
        </w:tc>
        <w:tc>
          <w:tcPr>
            <w:tcW w:w="2205" w:type="dxa"/>
            <w:noWrap w:val="0"/>
            <w:vAlign w:val="top"/>
          </w:tcPr>
          <w:p w14:paraId="0AD12457">
            <w:pPr>
              <w:rPr>
                <w:sz w:val="21"/>
                <w:szCs w:val="21"/>
              </w:rPr>
            </w:pPr>
            <w:r>
              <w:rPr>
                <w:sz w:val="21"/>
                <w:szCs w:val="21"/>
              </w:rPr>
              <w:t>Values</w:t>
            </w:r>
          </w:p>
        </w:tc>
        <w:tc>
          <w:tcPr>
            <w:tcW w:w="2366" w:type="dxa"/>
            <w:noWrap w:val="0"/>
            <w:vAlign w:val="top"/>
          </w:tcPr>
          <w:p w14:paraId="73FE4923">
            <w:pPr>
              <w:rPr>
                <w:sz w:val="21"/>
                <w:szCs w:val="21"/>
              </w:rPr>
            </w:pPr>
            <w:r>
              <w:rPr>
                <w:sz w:val="21"/>
                <w:szCs w:val="21"/>
              </w:rPr>
              <w:t>Sizeof(</w:t>
            </w:r>
            <w:r>
              <w:rPr>
                <w:rFonts w:hint="eastAsia"/>
                <w:sz w:val="21"/>
                <w:szCs w:val="21"/>
              </w:rPr>
              <w:t>TD</w:t>
            </w:r>
            <w:r>
              <w:rPr>
                <w:sz w:val="21"/>
                <w:szCs w:val="21"/>
              </w:rPr>
              <w:t>ev</w:t>
            </w:r>
            <w:r>
              <w:rPr>
                <w:rFonts w:hint="eastAsia"/>
                <w:sz w:val="21"/>
                <w:szCs w:val="21"/>
              </w:rPr>
              <w:t>Conf</w:t>
            </w:r>
            <w:r>
              <w:rPr>
                <w:sz w:val="21"/>
                <w:szCs w:val="21"/>
              </w:rPr>
              <w:t>)</w:t>
            </w:r>
          </w:p>
        </w:tc>
        <w:tc>
          <w:tcPr>
            <w:tcW w:w="2464" w:type="dxa"/>
            <w:noWrap w:val="0"/>
            <w:vAlign w:val="top"/>
          </w:tcPr>
          <w:p w14:paraId="77CF9571">
            <w:pPr>
              <w:rPr>
                <w:sz w:val="21"/>
                <w:szCs w:val="21"/>
              </w:rPr>
            </w:pPr>
            <w:r>
              <w:rPr>
                <w:rFonts w:hint="eastAsia"/>
                <w:sz w:val="21"/>
                <w:szCs w:val="21"/>
              </w:rPr>
              <w:t>需要</w:t>
            </w:r>
            <w:r>
              <w:rPr>
                <w:sz w:val="21"/>
                <w:szCs w:val="21"/>
              </w:rPr>
              <w:t>修改的监控对象的配置信息</w:t>
            </w:r>
          </w:p>
        </w:tc>
      </w:tr>
    </w:tbl>
    <w:p w14:paraId="41BD96C3">
      <w:pPr>
        <w:pStyle w:val="147"/>
        <w:ind w:firstLine="0" w:firstLineChars="0"/>
        <w:rPr>
          <w:b/>
        </w:rPr>
      </w:pPr>
      <w:r>
        <w:rPr>
          <w:rFonts w:hint="eastAsia"/>
          <w:b/>
        </w:rPr>
        <w:t>XML样例</w:t>
      </w:r>
    </w:p>
    <w:p w14:paraId="03A45998">
      <w:pPr>
        <w:pStyle w:val="147"/>
        <w:ind w:firstLine="0" w:firstLineChars="0"/>
        <w:rPr>
          <w:rFonts w:hAnsi="宋体"/>
          <w:szCs w:val="21"/>
        </w:rPr>
      </w:pPr>
      <w:r>
        <w:rPr>
          <w:rFonts w:hAnsi="宋体"/>
          <w:szCs w:val="21"/>
        </w:rPr>
        <w:t>&lt;?xml version="1.0" encoding="UTF-8"?&gt;</w:t>
      </w:r>
    </w:p>
    <w:p w14:paraId="587FA383">
      <w:pPr>
        <w:pStyle w:val="147"/>
        <w:ind w:firstLine="0" w:firstLineChars="0"/>
        <w:rPr>
          <w:rFonts w:hAnsi="宋体"/>
          <w:szCs w:val="21"/>
        </w:rPr>
      </w:pPr>
      <w:r>
        <w:rPr>
          <w:rFonts w:hAnsi="宋体"/>
          <w:szCs w:val="21"/>
        </w:rPr>
        <w:t>&lt;Request&gt;</w:t>
      </w:r>
    </w:p>
    <w:p w14:paraId="59D3392B">
      <w:pPr>
        <w:pStyle w:val="147"/>
        <w:ind w:firstLine="0" w:firstLineChars="0"/>
        <w:rPr>
          <w:rFonts w:hAnsi="宋体"/>
          <w:szCs w:val="21"/>
        </w:rPr>
      </w:pPr>
      <w:r>
        <w:rPr>
          <w:rFonts w:hAnsi="宋体"/>
          <w:szCs w:val="21"/>
        </w:rPr>
        <w:tab/>
      </w:r>
      <w:r>
        <w:rPr>
          <w:rFonts w:hAnsi="宋体"/>
          <w:szCs w:val="21"/>
        </w:rPr>
        <w:t>&lt;PK_Type&gt;</w:t>
      </w:r>
    </w:p>
    <w:p w14:paraId="1A415D78">
      <w:pPr>
        <w:pStyle w:val="147"/>
        <w:ind w:firstLine="0" w:firstLineChars="0"/>
        <w:rPr>
          <w:rFonts w:hAnsi="宋体"/>
          <w:szCs w:val="21"/>
        </w:rPr>
      </w:pPr>
      <w:r>
        <w:rPr>
          <w:rFonts w:hAnsi="宋体"/>
          <w:szCs w:val="21"/>
        </w:rPr>
        <w:tab/>
      </w:r>
      <w:r>
        <w:rPr>
          <w:rFonts w:hAnsi="宋体"/>
          <w:szCs w:val="21"/>
        </w:rPr>
        <w:tab/>
      </w:r>
      <w:r>
        <w:rPr>
          <w:rFonts w:hAnsi="宋体"/>
          <w:szCs w:val="21"/>
        </w:rPr>
        <w:t>&lt;Name&gt;SET_DEV_CONF_DATA&lt;/Name&gt;</w:t>
      </w:r>
    </w:p>
    <w:p w14:paraId="76F66ABB">
      <w:pPr>
        <w:pStyle w:val="147"/>
        <w:ind w:firstLine="0" w:firstLineChars="0"/>
        <w:rPr>
          <w:rFonts w:hAnsi="宋体"/>
          <w:szCs w:val="21"/>
        </w:rPr>
      </w:pPr>
      <w:r>
        <w:rPr>
          <w:rFonts w:hAnsi="宋体"/>
          <w:szCs w:val="21"/>
        </w:rPr>
        <w:tab/>
      </w:r>
      <w:r>
        <w:rPr>
          <w:rFonts w:hAnsi="宋体"/>
          <w:szCs w:val="21"/>
        </w:rPr>
        <w:t>&lt;/PK_Type&gt;</w:t>
      </w:r>
    </w:p>
    <w:p w14:paraId="5CA746E4">
      <w:pPr>
        <w:pStyle w:val="147"/>
        <w:ind w:firstLine="0" w:firstLineChars="0"/>
        <w:rPr>
          <w:rFonts w:hAnsi="宋体"/>
          <w:szCs w:val="21"/>
        </w:rPr>
      </w:pPr>
      <w:r>
        <w:rPr>
          <w:rFonts w:hAnsi="宋体"/>
          <w:szCs w:val="21"/>
        </w:rPr>
        <w:tab/>
      </w:r>
      <w:r>
        <w:rPr>
          <w:rFonts w:hAnsi="宋体"/>
          <w:szCs w:val="21"/>
        </w:rPr>
        <w:t>&lt;Info&gt;</w:t>
      </w:r>
    </w:p>
    <w:p w14:paraId="6A2606BD">
      <w:pPr>
        <w:pStyle w:val="147"/>
        <w:ind w:firstLine="840" w:firstLineChars="400"/>
        <w:rPr>
          <w:rFonts w:hAnsi="宋体"/>
          <w:szCs w:val="21"/>
        </w:rPr>
      </w:pPr>
      <w:r>
        <w:rPr>
          <w:rFonts w:hint="eastAsia" w:hAnsi="宋体"/>
          <w:szCs w:val="21"/>
        </w:rPr>
        <w:t>&lt;</w:t>
      </w:r>
      <w:r>
        <w:rPr>
          <w:rFonts w:hAnsi="宋体"/>
          <w:szCs w:val="21"/>
        </w:rPr>
        <w:t>FSUID/</w:t>
      </w:r>
      <w:r>
        <w:rPr>
          <w:rFonts w:hint="eastAsia" w:hAnsi="宋体"/>
          <w:szCs w:val="21"/>
        </w:rPr>
        <w:t>&gt;</w:t>
      </w:r>
    </w:p>
    <w:p w14:paraId="3C0C8357">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63187F3A">
      <w:pPr>
        <w:pStyle w:val="147"/>
        <w:ind w:firstLine="0" w:firstLineChars="0"/>
        <w:rPr>
          <w:rFonts w:hAnsi="宋体"/>
          <w:szCs w:val="21"/>
        </w:rPr>
      </w:pPr>
      <w:r>
        <w:rPr>
          <w:rFonts w:hAnsi="宋体"/>
          <w:szCs w:val="21"/>
        </w:rPr>
        <w:tab/>
      </w:r>
      <w:r>
        <w:rPr>
          <w:rFonts w:hAnsi="宋体"/>
          <w:szCs w:val="21"/>
        </w:rPr>
        <w:tab/>
      </w:r>
      <w:r>
        <w:rPr>
          <w:rFonts w:hAnsi="宋体"/>
          <w:szCs w:val="21"/>
        </w:rPr>
        <w:t xml:space="preserve">    &lt;Device DeviceID="000000000001"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0D2A7D02">
      <w:pPr>
        <w:pStyle w:val="147"/>
        <w:ind w:firstLine="0" w:firstLineChars="0"/>
        <w:rPr>
          <w:rFonts w:hAnsi="宋体"/>
          <w:szCs w:val="21"/>
        </w:rPr>
      </w:pPr>
      <w:r>
        <w:rPr>
          <w:rFonts w:hAnsi="宋体"/>
          <w:szCs w:val="21"/>
        </w:rPr>
        <w:t xml:space="preserve">              &lt;Signals Count=""&gt;</w:t>
      </w:r>
    </w:p>
    <w:p w14:paraId="08A72FCD">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2B14C4D6">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1C938469">
      <w:pPr>
        <w:pStyle w:val="147"/>
        <w:ind w:firstLine="0" w:firstLineChars="0"/>
        <w:rPr>
          <w:rFonts w:hAnsi="宋体"/>
          <w:szCs w:val="21"/>
        </w:rPr>
      </w:pPr>
      <w:r>
        <w:rPr>
          <w:rFonts w:hAnsi="宋体"/>
          <w:szCs w:val="21"/>
        </w:rPr>
        <w:t xml:space="preserve">              &lt;/Signals&gt;</w:t>
      </w:r>
    </w:p>
    <w:p w14:paraId="2CE15E79">
      <w:pPr>
        <w:pStyle w:val="147"/>
        <w:ind w:firstLine="0" w:firstLineChars="0"/>
        <w:rPr>
          <w:rFonts w:hAnsi="宋体"/>
          <w:szCs w:val="21"/>
        </w:rPr>
      </w:pPr>
      <w:r>
        <w:rPr>
          <w:rFonts w:hAnsi="宋体"/>
          <w:szCs w:val="21"/>
        </w:rPr>
        <w:t xml:space="preserve">           &lt;/Device&gt;</w:t>
      </w:r>
    </w:p>
    <w:p w14:paraId="7C444BB5">
      <w:pPr>
        <w:pStyle w:val="147"/>
        <w:ind w:firstLine="0" w:firstLineChars="0"/>
        <w:rPr>
          <w:rFonts w:hAnsi="宋体"/>
          <w:szCs w:val="21"/>
        </w:rPr>
      </w:pPr>
    </w:p>
    <w:p w14:paraId="18687795">
      <w:pPr>
        <w:pStyle w:val="147"/>
        <w:ind w:firstLine="1260" w:firstLineChars="600"/>
        <w:rPr>
          <w:rFonts w:hAnsi="宋体"/>
          <w:szCs w:val="21"/>
        </w:rPr>
      </w:pPr>
      <w:r>
        <w:rPr>
          <w:rFonts w:hAnsi="宋体"/>
          <w:szCs w:val="21"/>
        </w:rPr>
        <w:t xml:space="preserve">&lt;Device DeviceID="000000000002"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6202C2BA">
      <w:pPr>
        <w:pStyle w:val="147"/>
        <w:ind w:firstLine="0" w:firstLineChars="0"/>
        <w:rPr>
          <w:rFonts w:hAnsi="宋体"/>
          <w:szCs w:val="21"/>
        </w:rPr>
      </w:pPr>
      <w:r>
        <w:rPr>
          <w:rFonts w:hAnsi="宋体"/>
          <w:szCs w:val="21"/>
        </w:rPr>
        <w:t xml:space="preserve">              &lt;Signals Count=""&gt;</w:t>
      </w:r>
    </w:p>
    <w:p w14:paraId="2863564E">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2DF2A674">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22851275">
      <w:pPr>
        <w:pStyle w:val="147"/>
        <w:ind w:firstLine="0" w:firstLineChars="0"/>
        <w:rPr>
          <w:rFonts w:hAnsi="宋体"/>
          <w:szCs w:val="21"/>
        </w:rPr>
      </w:pPr>
      <w:r>
        <w:rPr>
          <w:rFonts w:hAnsi="宋体"/>
          <w:szCs w:val="21"/>
        </w:rPr>
        <w:t xml:space="preserve">              &lt;/Signals&gt;</w:t>
      </w:r>
    </w:p>
    <w:p w14:paraId="62E3E881">
      <w:pPr>
        <w:pStyle w:val="147"/>
        <w:ind w:firstLine="0" w:firstLineChars="0"/>
        <w:rPr>
          <w:rFonts w:hAnsi="宋体"/>
          <w:szCs w:val="21"/>
        </w:rPr>
      </w:pPr>
      <w:r>
        <w:rPr>
          <w:rFonts w:hAnsi="宋体"/>
          <w:szCs w:val="21"/>
        </w:rPr>
        <w:t xml:space="preserve">           &lt;/Device&gt;</w:t>
      </w:r>
    </w:p>
    <w:p w14:paraId="33002F3A">
      <w:pPr>
        <w:pStyle w:val="147"/>
        <w:ind w:firstLine="0" w:firstLineChars="0"/>
        <w:rPr>
          <w:rFonts w:hAnsi="宋体"/>
          <w:szCs w:val="21"/>
        </w:rPr>
      </w:pPr>
      <w:r>
        <w:rPr>
          <w:rFonts w:hAnsi="宋体"/>
          <w:szCs w:val="21"/>
        </w:rPr>
        <w:tab/>
      </w:r>
      <w:r>
        <w:rPr>
          <w:rFonts w:hAnsi="宋体"/>
          <w:szCs w:val="21"/>
        </w:rPr>
        <w:tab/>
      </w:r>
      <w:r>
        <w:rPr>
          <w:rFonts w:hAnsi="宋体"/>
          <w:szCs w:val="21"/>
        </w:rPr>
        <w:t>&lt;/Values&gt;</w:t>
      </w:r>
    </w:p>
    <w:p w14:paraId="02F0EB4E">
      <w:pPr>
        <w:pStyle w:val="147"/>
        <w:ind w:firstLine="0" w:firstLineChars="0"/>
        <w:rPr>
          <w:rFonts w:hAnsi="宋体"/>
          <w:szCs w:val="21"/>
        </w:rPr>
      </w:pPr>
      <w:r>
        <w:rPr>
          <w:rFonts w:hAnsi="宋体"/>
          <w:szCs w:val="21"/>
        </w:rPr>
        <w:tab/>
      </w:r>
      <w:r>
        <w:rPr>
          <w:rFonts w:hAnsi="宋体"/>
          <w:szCs w:val="21"/>
        </w:rPr>
        <w:t>&lt;/Info&gt;</w:t>
      </w:r>
    </w:p>
    <w:p w14:paraId="6C525892">
      <w:pPr>
        <w:pStyle w:val="147"/>
        <w:ind w:firstLine="0" w:firstLineChars="0"/>
        <w:rPr>
          <w:rFonts w:hAnsi="宋体"/>
          <w:szCs w:val="21"/>
        </w:rPr>
      </w:pPr>
      <w:r>
        <w:rPr>
          <w:rFonts w:hAnsi="宋体"/>
          <w:szCs w:val="21"/>
        </w:rPr>
        <w:t>&lt;/Request&gt;</w:t>
      </w:r>
    </w:p>
    <w:p w14:paraId="372CE8AE">
      <w:pPr>
        <w:pStyle w:val="147"/>
        <w:ind w:firstLine="420"/>
      </w:pPr>
      <w:r>
        <w:t>响应：FSU</w:t>
      </w:r>
    </w:p>
    <w:p w14:paraId="402A3B0C">
      <w:pPr>
        <w:pStyle w:val="222"/>
        <w:jc w:val="left"/>
      </w:pPr>
      <w:r>
        <w:rPr>
          <w:rFonts w:hint="eastAsia"/>
        </w:rPr>
        <w:t>写动环设备配置</w:t>
      </w:r>
      <w:r>
        <w:t>数据</w:t>
      </w:r>
      <w:r>
        <w:rPr>
          <w:rFonts w:hint="eastAsia"/>
        </w:rPr>
        <w:t>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268"/>
        <w:gridCol w:w="2889"/>
      </w:tblGrid>
      <w:tr w14:paraId="0ED2A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ABB3A04">
            <w:pPr>
              <w:jc w:val="center"/>
              <w:rPr>
                <w:sz w:val="21"/>
                <w:szCs w:val="21"/>
              </w:rPr>
            </w:pPr>
          </w:p>
        </w:tc>
        <w:tc>
          <w:tcPr>
            <w:tcW w:w="1878" w:type="dxa"/>
            <w:noWrap w:val="0"/>
            <w:vAlign w:val="top"/>
          </w:tcPr>
          <w:p w14:paraId="44D208CF">
            <w:pPr>
              <w:jc w:val="center"/>
              <w:rPr>
                <w:sz w:val="21"/>
                <w:szCs w:val="21"/>
              </w:rPr>
            </w:pPr>
            <w:r>
              <w:rPr>
                <w:sz w:val="21"/>
                <w:szCs w:val="21"/>
              </w:rPr>
              <w:t>变量名称/报文定义</w:t>
            </w:r>
          </w:p>
        </w:tc>
        <w:tc>
          <w:tcPr>
            <w:tcW w:w="2268" w:type="dxa"/>
            <w:noWrap w:val="0"/>
            <w:vAlign w:val="top"/>
          </w:tcPr>
          <w:p w14:paraId="5D0F0F44">
            <w:pPr>
              <w:jc w:val="center"/>
              <w:rPr>
                <w:sz w:val="21"/>
                <w:szCs w:val="21"/>
              </w:rPr>
            </w:pPr>
            <w:r>
              <w:rPr>
                <w:sz w:val="21"/>
                <w:szCs w:val="21"/>
              </w:rPr>
              <w:t>长度及类型</w:t>
            </w:r>
          </w:p>
        </w:tc>
        <w:tc>
          <w:tcPr>
            <w:tcW w:w="2889" w:type="dxa"/>
            <w:noWrap w:val="0"/>
            <w:vAlign w:val="top"/>
          </w:tcPr>
          <w:p w14:paraId="400C6D92">
            <w:pPr>
              <w:jc w:val="center"/>
              <w:rPr>
                <w:sz w:val="21"/>
                <w:szCs w:val="21"/>
              </w:rPr>
            </w:pPr>
            <w:r>
              <w:rPr>
                <w:sz w:val="21"/>
                <w:szCs w:val="21"/>
              </w:rPr>
              <w:t>描述</w:t>
            </w:r>
          </w:p>
        </w:tc>
      </w:tr>
      <w:tr w14:paraId="6ED878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FC3A487">
            <w:pPr>
              <w:rPr>
                <w:sz w:val="21"/>
                <w:szCs w:val="21"/>
              </w:rPr>
            </w:pPr>
            <w:r>
              <w:rPr>
                <w:sz w:val="21"/>
                <w:szCs w:val="21"/>
              </w:rPr>
              <w:t>PK_Type</w:t>
            </w:r>
          </w:p>
        </w:tc>
        <w:tc>
          <w:tcPr>
            <w:tcW w:w="1878" w:type="dxa"/>
            <w:noWrap w:val="0"/>
            <w:vAlign w:val="top"/>
          </w:tcPr>
          <w:p w14:paraId="22D4623D">
            <w:pPr>
              <w:rPr>
                <w:sz w:val="21"/>
                <w:szCs w:val="21"/>
              </w:rPr>
            </w:pPr>
            <w:r>
              <w:rPr>
                <w:rFonts w:hint="eastAsia"/>
                <w:sz w:val="21"/>
                <w:szCs w:val="21"/>
              </w:rPr>
              <w:t>Name</w:t>
            </w:r>
          </w:p>
        </w:tc>
        <w:tc>
          <w:tcPr>
            <w:tcW w:w="2268" w:type="dxa"/>
            <w:noWrap w:val="0"/>
            <w:vAlign w:val="center"/>
          </w:tcPr>
          <w:p w14:paraId="49AB749A">
            <w:pPr>
              <w:rPr>
                <w:sz w:val="21"/>
                <w:szCs w:val="21"/>
              </w:rPr>
            </w:pPr>
            <w:r>
              <w:rPr>
                <w:sz w:val="21"/>
                <w:szCs w:val="21"/>
              </w:rPr>
              <w:t>Char[SET_DEV_CONF_DATA _ACK]</w:t>
            </w:r>
          </w:p>
        </w:tc>
        <w:tc>
          <w:tcPr>
            <w:tcW w:w="2889" w:type="dxa"/>
            <w:noWrap w:val="0"/>
            <w:vAlign w:val="top"/>
          </w:tcPr>
          <w:p w14:paraId="504A42AB">
            <w:pPr>
              <w:rPr>
                <w:sz w:val="21"/>
                <w:szCs w:val="21"/>
              </w:rPr>
            </w:pPr>
            <w:r>
              <w:rPr>
                <w:rFonts w:hint="eastAsia"/>
                <w:sz w:val="21"/>
                <w:szCs w:val="21"/>
              </w:rPr>
              <w:t>写动环</w:t>
            </w:r>
            <w:r>
              <w:rPr>
                <w:sz w:val="21"/>
                <w:szCs w:val="21"/>
              </w:rPr>
              <w:t>设备配置数据回应</w:t>
            </w:r>
          </w:p>
        </w:tc>
      </w:tr>
      <w:tr w14:paraId="0A162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4FAD5872">
            <w:pPr>
              <w:rPr>
                <w:sz w:val="21"/>
                <w:szCs w:val="21"/>
              </w:rPr>
            </w:pPr>
            <w:r>
              <w:rPr>
                <w:sz w:val="21"/>
                <w:szCs w:val="21"/>
              </w:rPr>
              <w:t>Info</w:t>
            </w:r>
          </w:p>
        </w:tc>
        <w:tc>
          <w:tcPr>
            <w:tcW w:w="1878" w:type="dxa"/>
            <w:noWrap w:val="0"/>
            <w:vAlign w:val="top"/>
          </w:tcPr>
          <w:p w14:paraId="509AB941">
            <w:pPr>
              <w:rPr>
                <w:sz w:val="21"/>
                <w:szCs w:val="21"/>
              </w:rPr>
            </w:pPr>
            <w:r>
              <w:rPr>
                <w:sz w:val="21"/>
                <w:szCs w:val="21"/>
              </w:rPr>
              <w:t>FSUID</w:t>
            </w:r>
          </w:p>
        </w:tc>
        <w:tc>
          <w:tcPr>
            <w:tcW w:w="2268" w:type="dxa"/>
            <w:noWrap w:val="0"/>
            <w:vAlign w:val="top"/>
          </w:tcPr>
          <w:p w14:paraId="6A96227B">
            <w:pPr>
              <w:rPr>
                <w:sz w:val="21"/>
                <w:szCs w:val="21"/>
              </w:rPr>
            </w:pPr>
            <w:r>
              <w:rPr>
                <w:rFonts w:hint="eastAsia"/>
                <w:sz w:val="21"/>
                <w:szCs w:val="21"/>
              </w:rPr>
              <w:t>Char[FSUID_LEN]</w:t>
            </w:r>
          </w:p>
        </w:tc>
        <w:tc>
          <w:tcPr>
            <w:tcW w:w="2889" w:type="dxa"/>
            <w:noWrap w:val="0"/>
            <w:vAlign w:val="top"/>
          </w:tcPr>
          <w:p w14:paraId="319DE9F6">
            <w:pPr>
              <w:rPr>
                <w:sz w:val="21"/>
                <w:szCs w:val="21"/>
              </w:rPr>
            </w:pPr>
            <w:r>
              <w:rPr>
                <w:sz w:val="21"/>
                <w:szCs w:val="21"/>
              </w:rPr>
              <w:t>FSU ID号</w:t>
            </w:r>
          </w:p>
        </w:tc>
      </w:tr>
      <w:tr w14:paraId="3866FF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12750F38">
            <w:pPr>
              <w:rPr>
                <w:sz w:val="21"/>
                <w:szCs w:val="21"/>
              </w:rPr>
            </w:pPr>
          </w:p>
        </w:tc>
        <w:tc>
          <w:tcPr>
            <w:tcW w:w="1878" w:type="dxa"/>
            <w:noWrap w:val="0"/>
            <w:vAlign w:val="top"/>
          </w:tcPr>
          <w:p w14:paraId="70A5FB6D">
            <w:pPr>
              <w:rPr>
                <w:sz w:val="21"/>
                <w:szCs w:val="21"/>
              </w:rPr>
            </w:pPr>
            <w:r>
              <w:rPr>
                <w:sz w:val="21"/>
                <w:szCs w:val="21"/>
              </w:rPr>
              <w:t>SuccessList</w:t>
            </w:r>
          </w:p>
        </w:tc>
        <w:tc>
          <w:tcPr>
            <w:tcW w:w="2268" w:type="dxa"/>
            <w:noWrap w:val="0"/>
            <w:vAlign w:val="top"/>
          </w:tcPr>
          <w:p w14:paraId="0176C9D9">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889" w:type="dxa"/>
            <w:noWrap w:val="0"/>
            <w:vAlign w:val="top"/>
          </w:tcPr>
          <w:p w14:paraId="11C86750">
            <w:pPr>
              <w:rPr>
                <w:sz w:val="21"/>
                <w:szCs w:val="21"/>
              </w:rPr>
            </w:pPr>
            <w:r>
              <w:rPr>
                <w:sz w:val="21"/>
                <w:szCs w:val="21"/>
              </w:rPr>
              <w:t>n</w:t>
            </w:r>
            <w:r>
              <w:rPr>
                <w:rFonts w:hint="eastAsia"/>
                <w:sz w:val="21"/>
                <w:szCs w:val="21"/>
              </w:rPr>
              <w:t>个成功设备</w:t>
            </w:r>
            <w:r>
              <w:rPr>
                <w:sz w:val="21"/>
                <w:szCs w:val="21"/>
              </w:rPr>
              <w:t>ID</w:t>
            </w:r>
            <w:r>
              <w:rPr>
                <w:rFonts w:hint="eastAsia"/>
                <w:sz w:val="21"/>
                <w:szCs w:val="21"/>
              </w:rPr>
              <w:t>的列表</w:t>
            </w:r>
          </w:p>
        </w:tc>
      </w:tr>
      <w:tr w14:paraId="20470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17EA4643">
            <w:pPr>
              <w:rPr>
                <w:sz w:val="21"/>
                <w:szCs w:val="21"/>
              </w:rPr>
            </w:pPr>
          </w:p>
        </w:tc>
        <w:tc>
          <w:tcPr>
            <w:tcW w:w="1878" w:type="dxa"/>
            <w:noWrap w:val="0"/>
            <w:vAlign w:val="top"/>
          </w:tcPr>
          <w:p w14:paraId="5B3B64AA">
            <w:pPr>
              <w:rPr>
                <w:sz w:val="21"/>
                <w:szCs w:val="21"/>
              </w:rPr>
            </w:pPr>
            <w:r>
              <w:rPr>
                <w:sz w:val="21"/>
                <w:szCs w:val="21"/>
              </w:rPr>
              <w:t>FailList</w:t>
            </w:r>
          </w:p>
        </w:tc>
        <w:tc>
          <w:tcPr>
            <w:tcW w:w="2268" w:type="dxa"/>
            <w:noWrap w:val="0"/>
            <w:vAlign w:val="top"/>
          </w:tcPr>
          <w:p w14:paraId="009314F1">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889" w:type="dxa"/>
            <w:noWrap w:val="0"/>
            <w:vAlign w:val="top"/>
          </w:tcPr>
          <w:p w14:paraId="6CDE5F14">
            <w:pPr>
              <w:rPr>
                <w:sz w:val="21"/>
                <w:szCs w:val="21"/>
              </w:rPr>
            </w:pPr>
            <w:r>
              <w:rPr>
                <w:sz w:val="21"/>
                <w:szCs w:val="21"/>
              </w:rPr>
              <w:t>n</w:t>
            </w:r>
            <w:r>
              <w:rPr>
                <w:rFonts w:hint="eastAsia"/>
                <w:sz w:val="21"/>
                <w:szCs w:val="21"/>
              </w:rPr>
              <w:t>个失败设备</w:t>
            </w:r>
            <w:r>
              <w:rPr>
                <w:sz w:val="21"/>
                <w:szCs w:val="21"/>
              </w:rPr>
              <w:t>ID</w:t>
            </w:r>
            <w:r>
              <w:rPr>
                <w:rFonts w:hint="eastAsia"/>
                <w:sz w:val="21"/>
                <w:szCs w:val="21"/>
              </w:rPr>
              <w:t>的列表</w:t>
            </w:r>
          </w:p>
        </w:tc>
      </w:tr>
      <w:tr w14:paraId="6B807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16DE00C">
            <w:pPr>
              <w:rPr>
                <w:sz w:val="21"/>
                <w:szCs w:val="21"/>
              </w:rPr>
            </w:pPr>
          </w:p>
        </w:tc>
        <w:tc>
          <w:tcPr>
            <w:tcW w:w="1878" w:type="dxa"/>
            <w:noWrap w:val="0"/>
            <w:vAlign w:val="top"/>
          </w:tcPr>
          <w:p w14:paraId="6C32F8A6">
            <w:pPr>
              <w:rPr>
                <w:sz w:val="21"/>
                <w:szCs w:val="21"/>
              </w:rPr>
            </w:pPr>
            <w:r>
              <w:rPr>
                <w:sz w:val="21"/>
                <w:szCs w:val="21"/>
              </w:rPr>
              <w:t>Result</w:t>
            </w:r>
          </w:p>
        </w:tc>
        <w:tc>
          <w:tcPr>
            <w:tcW w:w="2268" w:type="dxa"/>
            <w:noWrap w:val="0"/>
            <w:vAlign w:val="top"/>
          </w:tcPr>
          <w:p w14:paraId="1B479D3D">
            <w:pPr>
              <w:rPr>
                <w:sz w:val="21"/>
                <w:szCs w:val="21"/>
              </w:rPr>
            </w:pPr>
            <w:r>
              <w:rPr>
                <w:sz w:val="21"/>
                <w:szCs w:val="21"/>
              </w:rPr>
              <w:t>EnumResult</w:t>
            </w:r>
          </w:p>
        </w:tc>
        <w:tc>
          <w:tcPr>
            <w:tcW w:w="2889" w:type="dxa"/>
            <w:noWrap w:val="0"/>
            <w:vAlign w:val="top"/>
          </w:tcPr>
          <w:p w14:paraId="515C6C7A">
            <w:pPr>
              <w:rPr>
                <w:sz w:val="21"/>
                <w:szCs w:val="21"/>
              </w:rPr>
            </w:pPr>
            <w:r>
              <w:rPr>
                <w:sz w:val="21"/>
                <w:szCs w:val="21"/>
              </w:rPr>
              <w:t>写成功/失败（即控制的结果）</w:t>
            </w:r>
          </w:p>
        </w:tc>
      </w:tr>
      <w:tr w14:paraId="6CC807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19CD2A7">
            <w:pPr>
              <w:rPr>
                <w:sz w:val="21"/>
                <w:szCs w:val="21"/>
              </w:rPr>
            </w:pPr>
          </w:p>
        </w:tc>
        <w:tc>
          <w:tcPr>
            <w:tcW w:w="1878" w:type="dxa"/>
            <w:noWrap w:val="0"/>
            <w:vAlign w:val="top"/>
          </w:tcPr>
          <w:p w14:paraId="0A4BD7E9">
            <w:pPr>
              <w:rPr>
                <w:sz w:val="21"/>
                <w:szCs w:val="21"/>
              </w:rPr>
            </w:pPr>
            <w:r>
              <w:rPr>
                <w:sz w:val="21"/>
                <w:szCs w:val="21"/>
              </w:rPr>
              <w:t>FailureCause</w:t>
            </w:r>
          </w:p>
        </w:tc>
        <w:tc>
          <w:tcPr>
            <w:tcW w:w="2268" w:type="dxa"/>
            <w:noWrap w:val="0"/>
            <w:vAlign w:val="top"/>
          </w:tcPr>
          <w:p w14:paraId="23AB6E6F">
            <w:pPr>
              <w:rPr>
                <w:sz w:val="21"/>
                <w:szCs w:val="21"/>
              </w:rPr>
            </w:pPr>
            <w:r>
              <w:rPr>
                <w:sz w:val="21"/>
                <w:szCs w:val="21"/>
              </w:rPr>
              <w:t>Char[FAILURE_CAUSE_LEN]</w:t>
            </w:r>
          </w:p>
        </w:tc>
        <w:tc>
          <w:tcPr>
            <w:tcW w:w="2889" w:type="dxa"/>
            <w:noWrap w:val="0"/>
            <w:vAlign w:val="top"/>
          </w:tcPr>
          <w:p w14:paraId="505D7F66">
            <w:pPr>
              <w:rPr>
                <w:sz w:val="21"/>
                <w:szCs w:val="21"/>
              </w:rPr>
            </w:pPr>
            <w:r>
              <w:rPr>
                <w:rFonts w:hint="eastAsia"/>
                <w:sz w:val="21"/>
                <w:szCs w:val="21"/>
              </w:rPr>
              <w:t>设置监控对象</w:t>
            </w:r>
            <w:r>
              <w:rPr>
                <w:sz w:val="21"/>
                <w:szCs w:val="21"/>
              </w:rPr>
              <w:t>配置数据</w:t>
            </w:r>
            <w:r>
              <w:rPr>
                <w:rFonts w:hint="eastAsia"/>
                <w:sz w:val="21"/>
                <w:szCs w:val="21"/>
              </w:rPr>
              <w:t>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2674B162">
      <w:pPr>
        <w:pStyle w:val="147"/>
        <w:ind w:firstLine="0" w:firstLineChars="0"/>
        <w:rPr>
          <w:b/>
        </w:rPr>
      </w:pPr>
      <w:r>
        <w:rPr>
          <w:rFonts w:hint="eastAsia"/>
          <w:b/>
        </w:rPr>
        <w:t>XML样例</w:t>
      </w:r>
    </w:p>
    <w:p w14:paraId="02A87165">
      <w:pPr>
        <w:pStyle w:val="147"/>
        <w:ind w:firstLine="0" w:firstLineChars="0"/>
        <w:rPr>
          <w:rFonts w:hAnsi="宋体"/>
          <w:szCs w:val="21"/>
        </w:rPr>
      </w:pPr>
      <w:r>
        <w:rPr>
          <w:rFonts w:hAnsi="宋体"/>
          <w:szCs w:val="21"/>
        </w:rPr>
        <w:t>&lt;?xml version="1.0" encoding="UTF-8"?&gt;</w:t>
      </w:r>
    </w:p>
    <w:p w14:paraId="7EB9A6E9">
      <w:pPr>
        <w:pStyle w:val="147"/>
        <w:ind w:firstLine="0" w:firstLineChars="0"/>
        <w:rPr>
          <w:rFonts w:hAnsi="宋体"/>
          <w:szCs w:val="21"/>
        </w:rPr>
      </w:pPr>
      <w:r>
        <w:rPr>
          <w:rFonts w:hAnsi="宋体"/>
          <w:szCs w:val="21"/>
        </w:rPr>
        <w:t>&lt;Response&gt;</w:t>
      </w:r>
    </w:p>
    <w:p w14:paraId="43E2A91B">
      <w:pPr>
        <w:pStyle w:val="147"/>
        <w:ind w:firstLine="0" w:firstLineChars="0"/>
        <w:rPr>
          <w:rFonts w:hAnsi="宋体"/>
          <w:szCs w:val="21"/>
        </w:rPr>
      </w:pPr>
      <w:r>
        <w:rPr>
          <w:rFonts w:hAnsi="宋体"/>
          <w:szCs w:val="21"/>
        </w:rPr>
        <w:tab/>
      </w:r>
      <w:r>
        <w:rPr>
          <w:rFonts w:hAnsi="宋体"/>
          <w:szCs w:val="21"/>
        </w:rPr>
        <w:t>&lt;PK_Type&gt;</w:t>
      </w:r>
    </w:p>
    <w:p w14:paraId="71A2419B">
      <w:pPr>
        <w:pStyle w:val="147"/>
        <w:ind w:firstLine="0" w:firstLineChars="0"/>
        <w:rPr>
          <w:rFonts w:hAnsi="宋体"/>
          <w:szCs w:val="21"/>
        </w:rPr>
      </w:pPr>
      <w:r>
        <w:rPr>
          <w:rFonts w:hAnsi="宋体"/>
          <w:szCs w:val="21"/>
        </w:rPr>
        <w:tab/>
      </w:r>
      <w:r>
        <w:rPr>
          <w:rFonts w:hAnsi="宋体"/>
          <w:szCs w:val="21"/>
        </w:rPr>
        <w:tab/>
      </w:r>
      <w:r>
        <w:rPr>
          <w:rFonts w:hAnsi="宋体"/>
          <w:szCs w:val="21"/>
        </w:rPr>
        <w:t>&lt;Name&gt;SET_DEV_CONF_DATA _ACK&lt;/Name&gt;</w:t>
      </w:r>
    </w:p>
    <w:p w14:paraId="194D9E4A">
      <w:pPr>
        <w:pStyle w:val="147"/>
        <w:ind w:firstLine="0" w:firstLineChars="0"/>
        <w:rPr>
          <w:rFonts w:hAnsi="宋体"/>
          <w:szCs w:val="21"/>
        </w:rPr>
      </w:pPr>
      <w:r>
        <w:rPr>
          <w:rFonts w:hAnsi="宋体"/>
          <w:szCs w:val="21"/>
        </w:rPr>
        <w:tab/>
      </w:r>
      <w:r>
        <w:rPr>
          <w:rFonts w:hAnsi="宋体"/>
          <w:szCs w:val="21"/>
        </w:rPr>
        <w:t>&lt;/PK_Type&gt;</w:t>
      </w:r>
    </w:p>
    <w:p w14:paraId="6CFF774D">
      <w:pPr>
        <w:pStyle w:val="147"/>
        <w:ind w:firstLine="0" w:firstLineChars="0"/>
        <w:rPr>
          <w:rFonts w:hAnsi="宋体"/>
          <w:szCs w:val="21"/>
        </w:rPr>
      </w:pPr>
      <w:r>
        <w:rPr>
          <w:rFonts w:hAnsi="宋体"/>
          <w:szCs w:val="21"/>
        </w:rPr>
        <w:tab/>
      </w:r>
      <w:r>
        <w:rPr>
          <w:rFonts w:hAnsi="宋体"/>
          <w:szCs w:val="21"/>
        </w:rPr>
        <w:t>&lt;Info&gt;</w:t>
      </w:r>
    </w:p>
    <w:p w14:paraId="42D4FD39">
      <w:pPr>
        <w:pStyle w:val="147"/>
        <w:ind w:firstLine="0" w:firstLineChars="0"/>
        <w:rPr>
          <w:rFonts w:hAnsi="宋体"/>
          <w:szCs w:val="21"/>
        </w:rPr>
      </w:pPr>
      <w:r>
        <w:rPr>
          <w:rFonts w:hAnsi="宋体"/>
          <w:szCs w:val="21"/>
        </w:rPr>
        <w:tab/>
      </w:r>
      <w:r>
        <w:rPr>
          <w:rFonts w:hAnsi="宋体"/>
          <w:szCs w:val="21"/>
        </w:rPr>
        <w:tab/>
      </w:r>
      <w:r>
        <w:rPr>
          <w:rFonts w:hAnsi="宋体"/>
          <w:szCs w:val="21"/>
        </w:rPr>
        <w:t>&lt;FSUID/&gt;</w:t>
      </w:r>
    </w:p>
    <w:p w14:paraId="09DF0A70">
      <w:pPr>
        <w:pStyle w:val="147"/>
        <w:ind w:firstLine="0" w:firstLineChars="0"/>
        <w:rPr>
          <w:rFonts w:hAnsi="宋体"/>
          <w:szCs w:val="21"/>
        </w:rPr>
      </w:pPr>
      <w:r>
        <w:rPr>
          <w:rFonts w:hAnsi="宋体"/>
          <w:szCs w:val="21"/>
        </w:rPr>
        <w:tab/>
      </w:r>
      <w:r>
        <w:rPr>
          <w:rFonts w:hAnsi="宋体"/>
          <w:szCs w:val="21"/>
        </w:rPr>
        <w:tab/>
      </w:r>
      <w:r>
        <w:rPr>
          <w:rFonts w:hAnsi="宋体"/>
          <w:szCs w:val="21"/>
        </w:rPr>
        <w:t>&lt;Result/&gt;</w:t>
      </w:r>
    </w:p>
    <w:p w14:paraId="46995F2A">
      <w:pPr>
        <w:pStyle w:val="147"/>
        <w:ind w:firstLine="0" w:firstLineChars="0"/>
        <w:rPr>
          <w:rFonts w:hAnsi="宋体"/>
          <w:szCs w:val="21"/>
        </w:rPr>
      </w:pPr>
      <w:r>
        <w:rPr>
          <w:rFonts w:hAnsi="宋体"/>
          <w:szCs w:val="21"/>
        </w:rPr>
        <w:tab/>
      </w:r>
      <w:r>
        <w:rPr>
          <w:rFonts w:hAnsi="宋体"/>
          <w:szCs w:val="21"/>
        </w:rPr>
        <w:tab/>
      </w:r>
      <w:r>
        <w:rPr>
          <w:rFonts w:hAnsi="宋体"/>
          <w:szCs w:val="21"/>
        </w:rPr>
        <w:t>&lt;FailureCause/&gt;</w:t>
      </w:r>
    </w:p>
    <w:p w14:paraId="0FADA808">
      <w:pPr>
        <w:pStyle w:val="147"/>
        <w:ind w:firstLine="0" w:firstLineChars="0"/>
        <w:rPr>
          <w:rFonts w:hAnsi="宋体"/>
          <w:szCs w:val="21"/>
        </w:rPr>
      </w:pPr>
      <w:r>
        <w:rPr>
          <w:rFonts w:hAnsi="宋体"/>
          <w:szCs w:val="21"/>
        </w:rPr>
        <w:tab/>
      </w:r>
      <w:r>
        <w:rPr>
          <w:rFonts w:hAnsi="宋体"/>
          <w:szCs w:val="21"/>
        </w:rPr>
        <w:tab/>
      </w:r>
      <w:r>
        <w:rPr>
          <w:rFonts w:hAnsi="宋体"/>
          <w:szCs w:val="21"/>
        </w:rPr>
        <w:t>&lt;SuccessList&gt;</w:t>
      </w:r>
    </w:p>
    <w:p w14:paraId="45143BA9">
      <w:pPr>
        <w:pStyle w:val="147"/>
        <w:ind w:firstLine="0" w:firstLineChars="0"/>
        <w:rPr>
          <w:rFonts w:hAnsi="宋体"/>
          <w:szCs w:val="21"/>
        </w:rPr>
      </w:pPr>
      <w:r>
        <w:rPr>
          <w:rFonts w:hAnsi="宋体"/>
          <w:szCs w:val="21"/>
        </w:rPr>
        <w:tab/>
      </w:r>
      <w:r>
        <w:rPr>
          <w:rFonts w:hAnsi="宋体"/>
          <w:szCs w:val="21"/>
        </w:rPr>
        <w:tab/>
      </w:r>
      <w:r>
        <w:rPr>
          <w:rFonts w:hAnsi="宋体"/>
          <w:szCs w:val="21"/>
        </w:rPr>
        <w:tab/>
      </w:r>
      <w:r>
        <w:rPr>
          <w:rFonts w:hAnsi="宋体"/>
          <w:szCs w:val="21"/>
        </w:rPr>
        <w:t>&lt;Device ID="000000000001"</w:t>
      </w:r>
      <w:r>
        <w:rPr>
          <w:rFonts w:hint="eastAsia" w:hAnsi="宋体"/>
          <w:szCs w:val="21"/>
        </w:rPr>
        <w:t>/</w:t>
      </w:r>
      <w:r>
        <w:rPr>
          <w:rFonts w:hAnsi="宋体"/>
          <w:szCs w:val="21"/>
        </w:rPr>
        <w:t>&gt;</w:t>
      </w:r>
    </w:p>
    <w:p w14:paraId="4624D0CA">
      <w:pPr>
        <w:pStyle w:val="147"/>
        <w:ind w:firstLine="0" w:firstLineChars="0"/>
        <w:rPr>
          <w:rFonts w:hAnsi="宋体"/>
          <w:szCs w:val="21"/>
        </w:rPr>
      </w:pPr>
      <w:r>
        <w:rPr>
          <w:rFonts w:hAnsi="宋体"/>
          <w:szCs w:val="21"/>
        </w:rPr>
        <w:tab/>
      </w:r>
      <w:r>
        <w:rPr>
          <w:rFonts w:hAnsi="宋体"/>
          <w:szCs w:val="21"/>
        </w:rPr>
        <w:tab/>
      </w:r>
      <w:r>
        <w:rPr>
          <w:rFonts w:hAnsi="宋体"/>
          <w:szCs w:val="21"/>
        </w:rPr>
        <w:t>&lt;/SuccessList&gt;</w:t>
      </w:r>
    </w:p>
    <w:p w14:paraId="4E675EC3">
      <w:pPr>
        <w:pStyle w:val="147"/>
        <w:ind w:firstLine="0" w:firstLineChars="0"/>
        <w:rPr>
          <w:rFonts w:hAnsi="宋体"/>
          <w:szCs w:val="21"/>
        </w:rPr>
      </w:pPr>
      <w:r>
        <w:rPr>
          <w:rFonts w:hAnsi="宋体"/>
          <w:szCs w:val="21"/>
        </w:rPr>
        <w:tab/>
      </w:r>
      <w:r>
        <w:rPr>
          <w:rFonts w:hAnsi="宋体"/>
          <w:szCs w:val="21"/>
        </w:rPr>
        <w:tab/>
      </w:r>
      <w:r>
        <w:rPr>
          <w:rFonts w:hAnsi="宋体"/>
          <w:szCs w:val="21"/>
        </w:rPr>
        <w:t>&lt;FailList&gt;</w:t>
      </w:r>
    </w:p>
    <w:p w14:paraId="19D5B563">
      <w:pPr>
        <w:pStyle w:val="147"/>
        <w:ind w:firstLine="0" w:firstLineChars="0"/>
        <w:rPr>
          <w:rFonts w:hAnsi="宋体"/>
          <w:szCs w:val="21"/>
        </w:rPr>
      </w:pPr>
      <w:r>
        <w:rPr>
          <w:rFonts w:hAnsi="宋体"/>
          <w:szCs w:val="21"/>
        </w:rPr>
        <w:tab/>
      </w:r>
      <w:r>
        <w:rPr>
          <w:rFonts w:hAnsi="宋体"/>
          <w:szCs w:val="21"/>
        </w:rPr>
        <w:tab/>
      </w:r>
      <w:r>
        <w:rPr>
          <w:rFonts w:hAnsi="宋体"/>
          <w:szCs w:val="21"/>
        </w:rPr>
        <w:tab/>
      </w:r>
      <w:r>
        <w:rPr>
          <w:rFonts w:hAnsi="宋体"/>
          <w:szCs w:val="21"/>
        </w:rPr>
        <w:t>&lt;Device ID="000000000002"</w:t>
      </w:r>
      <w:r>
        <w:rPr>
          <w:rFonts w:hint="eastAsia" w:hAnsi="宋体"/>
          <w:szCs w:val="21"/>
        </w:rPr>
        <w:t>/</w:t>
      </w:r>
      <w:r>
        <w:rPr>
          <w:rFonts w:hAnsi="宋体"/>
          <w:szCs w:val="21"/>
        </w:rPr>
        <w:t>&gt;</w:t>
      </w:r>
    </w:p>
    <w:p w14:paraId="581BF15C">
      <w:pPr>
        <w:pStyle w:val="147"/>
        <w:ind w:firstLine="0" w:firstLineChars="0"/>
        <w:rPr>
          <w:rFonts w:hAnsi="宋体"/>
          <w:szCs w:val="21"/>
        </w:rPr>
      </w:pPr>
      <w:r>
        <w:rPr>
          <w:rFonts w:hAnsi="宋体"/>
          <w:szCs w:val="21"/>
        </w:rPr>
        <w:tab/>
      </w:r>
      <w:r>
        <w:rPr>
          <w:rFonts w:hAnsi="宋体"/>
          <w:szCs w:val="21"/>
        </w:rPr>
        <w:tab/>
      </w:r>
      <w:r>
        <w:rPr>
          <w:rFonts w:hAnsi="宋体"/>
          <w:szCs w:val="21"/>
        </w:rPr>
        <w:t>&lt;/FailList&gt;</w:t>
      </w:r>
    </w:p>
    <w:p w14:paraId="5EC1156D">
      <w:pPr>
        <w:pStyle w:val="147"/>
        <w:ind w:firstLine="0" w:firstLineChars="0"/>
        <w:rPr>
          <w:rFonts w:hAnsi="宋体"/>
          <w:szCs w:val="21"/>
        </w:rPr>
      </w:pPr>
      <w:r>
        <w:rPr>
          <w:rFonts w:hAnsi="宋体"/>
          <w:szCs w:val="21"/>
        </w:rPr>
        <w:tab/>
      </w:r>
      <w:r>
        <w:rPr>
          <w:rFonts w:hAnsi="宋体"/>
          <w:szCs w:val="21"/>
        </w:rPr>
        <w:t>&lt;/Info&gt;</w:t>
      </w:r>
    </w:p>
    <w:p w14:paraId="145EA655">
      <w:pPr>
        <w:pStyle w:val="147"/>
        <w:ind w:firstLine="0" w:firstLineChars="0"/>
        <w:rPr>
          <w:rFonts w:hAnsi="宋体"/>
          <w:szCs w:val="21"/>
        </w:rPr>
      </w:pPr>
      <w:r>
        <w:rPr>
          <w:rFonts w:hAnsi="宋体"/>
          <w:szCs w:val="21"/>
        </w:rPr>
        <w:t>&lt;/Response&gt;</w:t>
      </w:r>
    </w:p>
    <w:p w14:paraId="2D383850">
      <w:pPr>
        <w:pStyle w:val="147"/>
        <w:ind w:firstLine="0" w:firstLineChars="0"/>
        <w:rPr>
          <w:rFonts w:hAnsi="宋体"/>
          <w:szCs w:val="21"/>
        </w:rPr>
      </w:pPr>
    </w:p>
    <w:p w14:paraId="6FE81A3F">
      <w:pPr>
        <w:pStyle w:val="4"/>
        <w:numPr>
          <w:ilvl w:val="2"/>
          <w:numId w:val="14"/>
        </w:numPr>
      </w:pPr>
      <w:bookmarkStart w:id="191" w:name="_Toc138799244"/>
      <w:r>
        <w:rPr>
          <w:rFonts w:hint="eastAsia"/>
        </w:rPr>
        <w:t>查询监控点存储规则</w:t>
      </w:r>
      <w:bookmarkEnd w:id="191"/>
    </w:p>
    <w:p w14:paraId="367E0904">
      <w:pPr>
        <w:pStyle w:val="132"/>
        <w:numPr>
          <w:ilvl w:val="0"/>
          <w:numId w:val="35"/>
        </w:numPr>
        <w:spacing w:line="360" w:lineRule="auto"/>
        <w:rPr>
          <w:rFonts w:ascii="黑体" w:hAnsi="黑体" w:eastAsia="黑体"/>
        </w:rPr>
      </w:pPr>
      <w:r>
        <w:rPr>
          <w:rFonts w:hint="eastAsia" w:ascii="黑体" w:hAnsi="黑体" w:eastAsia="黑体"/>
        </w:rPr>
        <w:t>数据流方式</w:t>
      </w:r>
    </w:p>
    <w:p w14:paraId="50AF574D">
      <w:pPr>
        <w:pStyle w:val="147"/>
        <w:spacing w:line="360" w:lineRule="auto"/>
        <w:ind w:firstLine="480"/>
        <w:rPr>
          <w:sz w:val="24"/>
          <w:szCs w:val="24"/>
        </w:rPr>
      </w:pPr>
      <w:r>
        <w:rPr>
          <w:rFonts w:hint="eastAsia"/>
          <w:sz w:val="24"/>
          <w:szCs w:val="24"/>
        </w:rPr>
        <w:t>SC</w:t>
      </w:r>
      <w:r>
        <w:rPr>
          <w:sz w:val="24"/>
          <w:szCs w:val="24"/>
        </w:rPr>
        <w:t>向</w:t>
      </w:r>
      <w:r>
        <w:rPr>
          <w:rFonts w:hint="eastAsia"/>
          <w:sz w:val="24"/>
          <w:szCs w:val="24"/>
        </w:rPr>
        <w:t>FSU</w:t>
      </w:r>
      <w:r>
        <w:rPr>
          <w:sz w:val="24"/>
          <w:szCs w:val="24"/>
        </w:rPr>
        <w:t>发送</w:t>
      </w:r>
      <w:r>
        <w:rPr>
          <w:rFonts w:hint="eastAsia"/>
          <w:sz w:val="24"/>
          <w:szCs w:val="24"/>
        </w:rPr>
        <w:t>存储</w:t>
      </w:r>
      <w:r>
        <w:rPr>
          <w:sz w:val="24"/>
          <w:szCs w:val="24"/>
        </w:rPr>
        <w:t>规则相关的</w:t>
      </w:r>
      <w:r>
        <w:rPr>
          <w:rFonts w:hint="eastAsia"/>
          <w:sz w:val="24"/>
          <w:szCs w:val="24"/>
        </w:rPr>
        <w:t>设备</w:t>
      </w:r>
      <w:r>
        <w:rPr>
          <w:sz w:val="24"/>
          <w:szCs w:val="24"/>
        </w:rPr>
        <w:t>和监控点标识，FSU向</w:t>
      </w:r>
      <w:r>
        <w:rPr>
          <w:rFonts w:hint="eastAsia"/>
          <w:sz w:val="24"/>
          <w:szCs w:val="24"/>
        </w:rPr>
        <w:t>SC返回</w:t>
      </w:r>
      <w:r>
        <w:rPr>
          <w:sz w:val="24"/>
          <w:szCs w:val="24"/>
        </w:rPr>
        <w:t>所</w:t>
      </w:r>
      <w:r>
        <w:rPr>
          <w:rFonts w:hint="eastAsia"/>
          <w:sz w:val="24"/>
          <w:szCs w:val="24"/>
        </w:rPr>
        <w:t>请求</w:t>
      </w:r>
      <w:r>
        <w:rPr>
          <w:sz w:val="24"/>
          <w:szCs w:val="24"/>
        </w:rPr>
        <w:t>的监控点</w:t>
      </w:r>
      <w:r>
        <w:rPr>
          <w:rFonts w:hint="eastAsia"/>
          <w:sz w:val="24"/>
          <w:szCs w:val="24"/>
        </w:rPr>
        <w:t>存储规则信息</w:t>
      </w:r>
      <w:r>
        <w:rPr>
          <w:sz w:val="24"/>
          <w:szCs w:val="24"/>
        </w:rPr>
        <w:t>。</w:t>
      </w:r>
    </w:p>
    <w:p w14:paraId="04FB6A32">
      <w:pPr>
        <w:ind w:left="324" w:leftChars="135"/>
      </w:pPr>
      <w:r>
        <mc:AlternateContent>
          <mc:Choice Requires="wpg">
            <w:drawing>
              <wp:inline distT="0" distB="0" distL="114300" distR="114300">
                <wp:extent cx="5372100" cy="1484630"/>
                <wp:effectExtent l="0" t="0" r="0" b="0"/>
                <wp:docPr id="19" name="Group 886"/>
                <wp:cNvGraphicFramePr/>
                <a:graphic xmlns:a="http://schemas.openxmlformats.org/drawingml/2006/main">
                  <a:graphicData uri="http://schemas.microsoft.com/office/word/2010/wordprocessingGroup">
                    <wpg:wgp>
                      <wpg:cNvGrpSpPr>
                        <a:grpSpLocks noRot="1"/>
                      </wpg:cNvGrpSpPr>
                      <wpg:grpSpPr>
                        <a:xfrm>
                          <a:off x="0" y="0"/>
                          <a:ext cx="5372100" cy="1484630"/>
                          <a:chOff x="1980" y="7368"/>
                          <a:chExt cx="7920" cy="2340"/>
                        </a:xfrm>
                        <a:effectLst/>
                      </wpg:grpSpPr>
                      <wps:wsp>
                        <wps:cNvPr id="20" name="Text Box 887"/>
                        <wps:cNvSpPr txBox="1">
                          <a:spLocks noChangeArrowheads="1"/>
                        </wps:cNvSpPr>
                        <wps:spPr bwMode="auto">
                          <a:xfrm>
                            <a:off x="3600" y="7368"/>
                            <a:ext cx="860" cy="468"/>
                          </a:xfrm>
                          <a:prstGeom prst="rect">
                            <a:avLst/>
                          </a:prstGeom>
                          <a:noFill/>
                          <a:ln>
                            <a:noFill/>
                          </a:ln>
                          <a:effectLst/>
                        </wps:spPr>
                        <wps:txbx>
                          <w:txbxContent>
                            <w:p w14:paraId="64C8FB7E">
                              <w:pPr>
                                <w:rPr>
                                  <w:szCs w:val="21"/>
                                </w:rPr>
                              </w:pPr>
                              <w:r>
                                <w:rPr>
                                  <w:szCs w:val="21"/>
                                </w:rPr>
                                <w:t>SC</w:t>
                              </w:r>
                            </w:p>
                          </w:txbxContent>
                        </wps:txbx>
                        <wps:bodyPr rot="0" vert="horz" wrap="square" lIns="91440" tIns="45720" rIns="91440" bIns="45720" anchor="t" anchorCtr="0" upright="1">
                          <a:noAutofit/>
                        </wps:bodyPr>
                      </wps:wsp>
                      <wps:wsp>
                        <wps:cNvPr id="21" name="Text Box 888"/>
                        <wps:cNvSpPr txBox="1">
                          <a:spLocks noChangeArrowheads="1"/>
                        </wps:cNvSpPr>
                        <wps:spPr bwMode="auto">
                          <a:xfrm>
                            <a:off x="7520" y="7368"/>
                            <a:ext cx="950" cy="468"/>
                          </a:xfrm>
                          <a:prstGeom prst="rect">
                            <a:avLst/>
                          </a:prstGeom>
                          <a:solidFill>
                            <a:srgbClr val="FFFFFF"/>
                          </a:solidFill>
                          <a:ln>
                            <a:noFill/>
                          </a:ln>
                          <a:effectLst/>
                        </wps:spPr>
                        <wps:txbx>
                          <w:txbxContent>
                            <w:p w14:paraId="400EFBD3">
                              <w:pPr>
                                <w:rPr>
                                  <w:szCs w:val="21"/>
                                </w:rPr>
                              </w:pPr>
                              <w:r>
                                <w:rPr>
                                  <w:szCs w:val="21"/>
                                </w:rPr>
                                <w:t>FSU</w:t>
                              </w:r>
                            </w:p>
                          </w:txbxContent>
                        </wps:txbx>
                        <wps:bodyPr rot="0" vert="horz" wrap="square" lIns="91440" tIns="45720" rIns="91440" bIns="45720" anchor="t" anchorCtr="0" upright="1">
                          <a:noAutofit/>
                        </wps:bodyPr>
                      </wps:wsp>
                      <wps:wsp>
                        <wps:cNvPr id="22"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23"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24"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25"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26" name="Text Box 901"/>
                        <wps:cNvSpPr txBox="1">
                          <a:spLocks noChangeArrowheads="1"/>
                        </wps:cNvSpPr>
                        <wps:spPr bwMode="auto">
                          <a:xfrm>
                            <a:off x="4965" y="8089"/>
                            <a:ext cx="2145" cy="468"/>
                          </a:xfrm>
                          <a:prstGeom prst="rect">
                            <a:avLst/>
                          </a:prstGeom>
                          <a:noFill/>
                          <a:ln>
                            <a:noFill/>
                          </a:ln>
                          <a:effectLst/>
                        </wps:spPr>
                        <wps:txbx>
                          <w:txbxContent>
                            <w:p w14:paraId="1530DF96">
                              <w:pPr>
                                <w:rPr>
                                  <w:szCs w:val="21"/>
                                </w:rPr>
                              </w:pPr>
                              <w:r>
                                <w:rPr>
                                  <w:szCs w:val="21"/>
                                </w:rPr>
                                <w:t>GET_</w:t>
                              </w:r>
                              <w:r>
                                <w:rPr>
                                  <w:rFonts w:hint="eastAsia"/>
                                  <w:szCs w:val="21"/>
                                </w:rPr>
                                <w:t>STORAGERUL</w:t>
                              </w:r>
                              <w:r>
                                <w:rPr>
                                  <w:szCs w:val="21"/>
                                </w:rPr>
                                <w:t>E</w:t>
                              </w:r>
                            </w:p>
                          </w:txbxContent>
                        </wps:txbx>
                        <wps:bodyPr rot="0" vert="horz" wrap="square" lIns="91440" tIns="45720" rIns="91440" bIns="45720" anchor="t" anchorCtr="0" upright="1">
                          <a:noAutofit/>
                        </wps:bodyPr>
                      </wps:wsp>
                      <wps:wsp>
                        <wps:cNvPr id="27" name="Text Box 902"/>
                        <wps:cNvSpPr txBox="1">
                          <a:spLocks noChangeArrowheads="1"/>
                        </wps:cNvSpPr>
                        <wps:spPr bwMode="auto">
                          <a:xfrm>
                            <a:off x="4845" y="9165"/>
                            <a:ext cx="2955" cy="468"/>
                          </a:xfrm>
                          <a:prstGeom prst="rect">
                            <a:avLst/>
                          </a:prstGeom>
                          <a:noFill/>
                          <a:ln>
                            <a:noFill/>
                          </a:ln>
                          <a:effectLst/>
                        </wps:spPr>
                        <wps:txbx>
                          <w:txbxContent>
                            <w:p w14:paraId="02F81D91">
                              <w:pPr>
                                <w:rPr>
                                  <w:szCs w:val="21"/>
                                </w:rPr>
                              </w:pPr>
                              <w:r>
                                <w:rPr>
                                  <w:color w:val="000000"/>
                                  <w:szCs w:val="21"/>
                                </w:rPr>
                                <w:t>GET_</w:t>
                              </w:r>
                              <w:r>
                                <w:rPr>
                                  <w:rFonts w:hint="eastAsia"/>
                                  <w:szCs w:val="21"/>
                                </w:rPr>
                                <w:t>STORAGERULE</w:t>
                              </w:r>
                              <w:r>
                                <w:rPr>
                                  <w:color w:val="000000"/>
                                  <w:szCs w:val="21"/>
                                </w:rPr>
                                <w:t>_ACK</w:t>
                              </w:r>
                            </w:p>
                          </w:txbxContent>
                        </wps:txbx>
                        <wps:bodyPr rot="0" vert="horz" wrap="square" lIns="91440" tIns="45720" rIns="91440" bIns="45720" anchor="t" anchorCtr="0" upright="1">
                          <a:noAutofit/>
                        </wps:bodyPr>
                      </wps:wsp>
                      <wps:wsp>
                        <wps:cNvPr id="28" name="Text Box 905"/>
                        <wps:cNvSpPr txBox="1">
                          <a:spLocks noChangeArrowheads="1"/>
                        </wps:cNvSpPr>
                        <wps:spPr bwMode="auto">
                          <a:xfrm>
                            <a:off x="8100" y="8700"/>
                            <a:ext cx="1800" cy="1008"/>
                          </a:xfrm>
                          <a:prstGeom prst="rect">
                            <a:avLst/>
                          </a:prstGeom>
                          <a:noFill/>
                          <a:ln>
                            <a:noFill/>
                          </a:ln>
                          <a:effectLst/>
                        </wps:spPr>
                        <wps:txbx>
                          <w:txbxContent>
                            <w:p w14:paraId="29A0EB2D">
                              <w:pPr>
                                <w:rPr>
                                  <w:szCs w:val="21"/>
                                </w:rPr>
                              </w:pPr>
                              <w:r>
                                <w:rPr>
                                  <w:rFonts w:hint="eastAsia"/>
                                  <w:szCs w:val="21"/>
                                </w:rPr>
                                <w:t>FSU</w:t>
                              </w:r>
                              <w:r>
                                <w:rPr>
                                  <w:szCs w:val="21"/>
                                </w:rPr>
                                <w:t>返</w:t>
                              </w:r>
                              <w:r>
                                <w:rPr>
                                  <w:rFonts w:hint="eastAsia"/>
                                  <w:szCs w:val="21"/>
                                </w:rPr>
                                <w:t>回</w:t>
                              </w:r>
                              <w:r>
                                <w:rPr>
                                  <w:szCs w:val="21"/>
                                </w:rPr>
                                <w:t>数据</w:t>
                              </w:r>
                            </w:p>
                          </w:txbxContent>
                        </wps:txbx>
                        <wps:bodyPr rot="0" vert="horz" wrap="square" lIns="91440" tIns="45720" rIns="91440" bIns="45720" anchor="t" anchorCtr="0" upright="1">
                          <a:noAutofit/>
                        </wps:bodyPr>
                      </wps:wsp>
                      <wps:wsp>
                        <wps:cNvPr id="29" name="Text Box 906"/>
                        <wps:cNvSpPr txBox="1">
                          <a:spLocks noChangeArrowheads="1"/>
                        </wps:cNvSpPr>
                        <wps:spPr bwMode="auto">
                          <a:xfrm>
                            <a:off x="1980" y="8616"/>
                            <a:ext cx="1620" cy="936"/>
                          </a:xfrm>
                          <a:prstGeom prst="rect">
                            <a:avLst/>
                          </a:prstGeom>
                          <a:noFill/>
                          <a:ln>
                            <a:noFill/>
                          </a:ln>
                          <a:effectLst/>
                        </wps:spPr>
                        <wps:txbx>
                          <w:txbxContent>
                            <w:p w14:paraId="66DE6944">
                              <w:pPr>
                                <w:rPr>
                                  <w:szCs w:val="21"/>
                                </w:rPr>
                              </w:pPr>
                              <w:r>
                                <w:rPr>
                                  <w:rFonts w:hint="eastAsia"/>
                                  <w:szCs w:val="21"/>
                                </w:rPr>
                                <w:t>监控点存储规则</w:t>
                              </w:r>
                            </w:p>
                          </w:txbxContent>
                        </wps:txbx>
                        <wps:bodyPr rot="0" vert="horz" wrap="square" lIns="91440" tIns="45720" rIns="91440" bIns="45720" anchor="t" anchorCtr="0" upright="1">
                          <a:noAutofit/>
                        </wps:bodyPr>
                      </wps:wsp>
                    </wpg:wgp>
                  </a:graphicData>
                </a:graphic>
              </wp:inline>
            </w:drawing>
          </mc:Choice>
          <mc:Fallback>
            <w:pict>
              <v:group id="Group 886" o:spid="_x0000_s1026" o:spt="203" style="height:116.9pt;width:423pt;" coordorigin="1980,7368" coordsize="7920,2340" o:gfxdata="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">
                <o:lock v:ext="edit" rotation="t" aspectratio="f"/>
                <v:shape id="Text Box 887" o:spid="_x0000_s1026" o:spt="202" type="#_x0000_t202" style="position:absolute;left:3600;top:7368;height:468;width:860;"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4C8FB7E">
                        <w:pPr>
                          <w:rPr>
                            <w:szCs w:val="21"/>
                          </w:rPr>
                        </w:pPr>
                        <w:r>
                          <w:rPr>
                            <w:szCs w:val="21"/>
                          </w:rPr>
                          <w:t>SC</w:t>
                        </w:r>
                      </w:p>
                    </w:txbxContent>
                  </v:textbox>
                </v:shape>
                <v:shape id="Text Box 888" o:spid="_x0000_s1026" o:spt="202" type="#_x0000_t202" style="position:absolute;left:7520;top:7368;height:468;width:950;" fillcolor="#FFFFFF" filled="t" stroked="f" coordsize="21600,21600" o:gfxdata="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3LHV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400EFBD3">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2P4wFb8AAADb&#10;AAAADwAAAGRycy9kb3ducmV2LnhtbEWPT2vCQBTE7wW/w/IEb3UTk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MBW/&#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zWmzUr4AAADb&#10;AAAADwAAAGRycy9kb3ducmV2LnhtbEWPQWvCQBSE74X+h+UVequbiJYaXT2UFjwVq6XQ2yP7TKLZ&#10;t+nu06i/3i0UPA4z8w0zW5xcq44UYuPZQD7IQBGX3jZcGfjavD+9gIqCbLH1TAbOFGExv7+bYWF9&#10;z590XEulEoRjgQZqka7QOpY1OYwD3xEnb+uDQ0kyVNoG7BPctXqYZc/aYcNpocaOXmsq9+uDMzDZ&#10;9GO/CvvvUd78/lzedtItP8SYx4c8m4ISOskt/N9eWgPDMfx9ST9Az6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mzU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Text Box 901" o:spid="_x0000_s1026" o:spt="202" type="#_x0000_t202" style="position:absolute;left:4965;top:8089;height:468;width:2145;" filled="f" stroked="f" coordsize="21600,21600" o:gfxdata="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enG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530DF96">
                        <w:pPr>
                          <w:rPr>
                            <w:szCs w:val="21"/>
                          </w:rPr>
                        </w:pPr>
                        <w:r>
                          <w:rPr>
                            <w:szCs w:val="21"/>
                          </w:rPr>
                          <w:t>GET_</w:t>
                        </w:r>
                        <w:r>
                          <w:rPr>
                            <w:rFonts w:hint="eastAsia"/>
                            <w:szCs w:val="21"/>
                          </w:rPr>
                          <w:t>STORAGERUL</w:t>
                        </w:r>
                        <w:r>
                          <w:rPr>
                            <w:szCs w:val="21"/>
                          </w:rPr>
                          <w:t>E</w:t>
                        </w:r>
                      </w:p>
                    </w:txbxContent>
                  </v:textbox>
                </v:shape>
                <v:shape id="Text Box 902" o:spid="_x0000_s1026" o:spt="202" type="#_x0000_t202" style="position:absolute;left:4845;top:9165;height:468;width:2955;" filled="f" stroked="f" coordsize="21600,21600" o:gfxdata="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t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2F81D91">
                        <w:pPr>
                          <w:rPr>
                            <w:szCs w:val="21"/>
                          </w:rPr>
                        </w:pPr>
                        <w:r>
                          <w:rPr>
                            <w:color w:val="000000"/>
                            <w:szCs w:val="21"/>
                          </w:rPr>
                          <w:t>GET_</w:t>
                        </w:r>
                        <w:r>
                          <w:rPr>
                            <w:rFonts w:hint="eastAsia"/>
                            <w:szCs w:val="21"/>
                          </w:rPr>
                          <w:t>STORAGERULE</w:t>
                        </w:r>
                        <w:r>
                          <w:rPr>
                            <w:color w:val="000000"/>
                            <w:szCs w:val="21"/>
                          </w:rPr>
                          <w:t>_ACK</w:t>
                        </w:r>
                      </w:p>
                    </w:txbxContent>
                  </v:textbox>
                </v:shape>
                <v:shape id="Text Box 905" o:spid="_x0000_s1026" o:spt="202" type="#_x0000_t202" style="position:absolute;left:8100;top:8700;height:1008;width:1800;" filled="f" stroked="f" coordsize="21600,21600" o:gfxdata="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OpQE2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29A0EB2D">
                        <w:pPr>
                          <w:rPr>
                            <w:szCs w:val="21"/>
                          </w:rPr>
                        </w:pPr>
                        <w:r>
                          <w:rPr>
                            <w:rFonts w:hint="eastAsia"/>
                            <w:szCs w:val="21"/>
                          </w:rPr>
                          <w:t>FSU</w:t>
                        </w:r>
                        <w:r>
                          <w:rPr>
                            <w:szCs w:val="21"/>
                          </w:rPr>
                          <w:t>返</w:t>
                        </w:r>
                        <w:r>
                          <w:rPr>
                            <w:rFonts w:hint="eastAsia"/>
                            <w:szCs w:val="21"/>
                          </w:rPr>
                          <w:t>回</w:t>
                        </w:r>
                        <w:r>
                          <w:rPr>
                            <w:szCs w:val="21"/>
                          </w:rPr>
                          <w:t>数据</w:t>
                        </w:r>
                      </w:p>
                    </w:txbxContent>
                  </v:textbox>
                </v:shape>
                <v:shape id="Text Box 906" o:spid="_x0000_s1026" o:spt="202" type="#_x0000_t202" style="position:absolute;left:1980;top:8616;height:936;width:1620;" filled="f" stroked="f" coordsize="21600,21600" o:gfxdata="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Xl1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6DE6944">
                        <w:pPr>
                          <w:rPr>
                            <w:szCs w:val="21"/>
                          </w:rPr>
                        </w:pPr>
                        <w:r>
                          <w:rPr>
                            <w:rFonts w:hint="eastAsia"/>
                            <w:szCs w:val="21"/>
                          </w:rPr>
                          <w:t>监控点存储规则</w:t>
                        </w:r>
                      </w:p>
                    </w:txbxContent>
                  </v:textbox>
                </v:shape>
                <w10:wrap type="none"/>
                <w10:anchorlock/>
              </v:group>
            </w:pict>
          </mc:Fallback>
        </mc:AlternateContent>
      </w:r>
    </w:p>
    <w:p w14:paraId="5265C20A">
      <w:pPr>
        <w:pStyle w:val="223"/>
      </w:pPr>
      <w:r>
        <w:rPr>
          <w:rFonts w:hint="eastAsia"/>
        </w:rPr>
        <w:t>监控点存储规则</w:t>
      </w:r>
    </w:p>
    <w:p w14:paraId="41CA26AA">
      <w:pPr>
        <w:pStyle w:val="132"/>
        <w:numPr>
          <w:ilvl w:val="0"/>
          <w:numId w:val="35"/>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7395B4A2">
      <w:pPr>
        <w:pStyle w:val="147"/>
        <w:ind w:firstLine="420"/>
      </w:pPr>
      <w:r>
        <w:t>发起：</w:t>
      </w:r>
      <w:r>
        <w:rPr>
          <w:rFonts w:hint="eastAsia"/>
        </w:rPr>
        <w:t>SC</w:t>
      </w:r>
    </w:p>
    <w:p w14:paraId="1D31EBE7">
      <w:pPr>
        <w:pStyle w:val="222"/>
        <w:ind w:left="480"/>
      </w:pPr>
      <w:r>
        <w:rPr>
          <w:rFonts w:hint="eastAsia"/>
        </w:rPr>
        <w:t>监控点存储规则报文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57"/>
        <w:gridCol w:w="2430"/>
        <w:gridCol w:w="2748"/>
      </w:tblGrid>
      <w:tr w14:paraId="3A8BB4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9F4BC37">
            <w:pPr>
              <w:jc w:val="center"/>
              <w:rPr>
                <w:sz w:val="21"/>
                <w:szCs w:val="21"/>
              </w:rPr>
            </w:pPr>
          </w:p>
        </w:tc>
        <w:tc>
          <w:tcPr>
            <w:tcW w:w="1857" w:type="dxa"/>
            <w:noWrap w:val="0"/>
            <w:vAlign w:val="top"/>
          </w:tcPr>
          <w:p w14:paraId="1F5C6D52">
            <w:pPr>
              <w:jc w:val="center"/>
              <w:rPr>
                <w:sz w:val="21"/>
                <w:szCs w:val="21"/>
              </w:rPr>
            </w:pPr>
            <w:r>
              <w:rPr>
                <w:sz w:val="21"/>
                <w:szCs w:val="21"/>
              </w:rPr>
              <w:t>变量名称/报文定义</w:t>
            </w:r>
          </w:p>
        </w:tc>
        <w:tc>
          <w:tcPr>
            <w:tcW w:w="2430" w:type="dxa"/>
            <w:noWrap w:val="0"/>
            <w:vAlign w:val="top"/>
          </w:tcPr>
          <w:p w14:paraId="7041BE56">
            <w:pPr>
              <w:jc w:val="center"/>
              <w:rPr>
                <w:sz w:val="21"/>
                <w:szCs w:val="21"/>
              </w:rPr>
            </w:pPr>
            <w:r>
              <w:rPr>
                <w:sz w:val="21"/>
                <w:szCs w:val="21"/>
              </w:rPr>
              <w:t>长度及类型</w:t>
            </w:r>
          </w:p>
        </w:tc>
        <w:tc>
          <w:tcPr>
            <w:tcW w:w="2748" w:type="dxa"/>
            <w:noWrap w:val="0"/>
            <w:vAlign w:val="top"/>
          </w:tcPr>
          <w:p w14:paraId="052EF659">
            <w:pPr>
              <w:jc w:val="center"/>
              <w:rPr>
                <w:sz w:val="21"/>
                <w:szCs w:val="21"/>
              </w:rPr>
            </w:pPr>
            <w:r>
              <w:rPr>
                <w:sz w:val="21"/>
                <w:szCs w:val="21"/>
              </w:rPr>
              <w:t>描述</w:t>
            </w:r>
          </w:p>
        </w:tc>
      </w:tr>
      <w:tr w14:paraId="77B899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9D001B6">
            <w:pPr>
              <w:rPr>
                <w:sz w:val="21"/>
                <w:szCs w:val="21"/>
              </w:rPr>
            </w:pPr>
            <w:r>
              <w:rPr>
                <w:sz w:val="21"/>
                <w:szCs w:val="21"/>
              </w:rPr>
              <w:t>PK_Type</w:t>
            </w:r>
          </w:p>
        </w:tc>
        <w:tc>
          <w:tcPr>
            <w:tcW w:w="1857" w:type="dxa"/>
            <w:noWrap w:val="0"/>
            <w:vAlign w:val="top"/>
          </w:tcPr>
          <w:p w14:paraId="3A1B3F12">
            <w:pPr>
              <w:rPr>
                <w:sz w:val="21"/>
                <w:szCs w:val="21"/>
              </w:rPr>
            </w:pPr>
            <w:r>
              <w:rPr>
                <w:rFonts w:hint="eastAsia"/>
                <w:sz w:val="21"/>
                <w:szCs w:val="21"/>
              </w:rPr>
              <w:t>Name</w:t>
            </w:r>
          </w:p>
        </w:tc>
        <w:tc>
          <w:tcPr>
            <w:tcW w:w="2430" w:type="dxa"/>
            <w:noWrap w:val="0"/>
            <w:vAlign w:val="top"/>
          </w:tcPr>
          <w:p w14:paraId="374C3F45">
            <w:pPr>
              <w:rPr>
                <w:sz w:val="21"/>
                <w:szCs w:val="21"/>
              </w:rPr>
            </w:pPr>
            <w:r>
              <w:rPr>
                <w:sz w:val="21"/>
                <w:szCs w:val="21"/>
              </w:rPr>
              <w:t>Char[GET_</w:t>
            </w:r>
            <w:r>
              <w:rPr>
                <w:rFonts w:hint="eastAsia"/>
                <w:sz w:val="21"/>
                <w:szCs w:val="21"/>
              </w:rPr>
              <w:t>STORAGERULE</w:t>
            </w:r>
            <w:r>
              <w:rPr>
                <w:sz w:val="21"/>
                <w:szCs w:val="21"/>
              </w:rPr>
              <w:t>]</w:t>
            </w:r>
          </w:p>
        </w:tc>
        <w:tc>
          <w:tcPr>
            <w:tcW w:w="2748" w:type="dxa"/>
            <w:noWrap w:val="0"/>
            <w:vAlign w:val="top"/>
          </w:tcPr>
          <w:p w14:paraId="2A87804F">
            <w:pPr>
              <w:rPr>
                <w:sz w:val="21"/>
                <w:szCs w:val="21"/>
              </w:rPr>
            </w:pPr>
            <w:r>
              <w:rPr>
                <w:rFonts w:hint="eastAsia"/>
                <w:sz w:val="21"/>
                <w:szCs w:val="21"/>
              </w:rPr>
              <w:t>查询监控点存储规则</w:t>
            </w:r>
          </w:p>
        </w:tc>
      </w:tr>
      <w:tr w14:paraId="566BD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003967D9">
            <w:pPr>
              <w:rPr>
                <w:sz w:val="21"/>
                <w:szCs w:val="21"/>
              </w:rPr>
            </w:pPr>
          </w:p>
        </w:tc>
        <w:tc>
          <w:tcPr>
            <w:tcW w:w="1857" w:type="dxa"/>
            <w:noWrap w:val="0"/>
            <w:vAlign w:val="top"/>
          </w:tcPr>
          <w:p w14:paraId="30D85EF9">
            <w:pPr>
              <w:rPr>
                <w:sz w:val="21"/>
                <w:szCs w:val="21"/>
              </w:rPr>
            </w:pPr>
            <w:r>
              <w:rPr>
                <w:sz w:val="21"/>
                <w:szCs w:val="21"/>
              </w:rPr>
              <w:t>FSUID</w:t>
            </w:r>
          </w:p>
        </w:tc>
        <w:tc>
          <w:tcPr>
            <w:tcW w:w="2430" w:type="dxa"/>
            <w:noWrap w:val="0"/>
            <w:vAlign w:val="top"/>
          </w:tcPr>
          <w:p w14:paraId="3AD8BE8A">
            <w:pPr>
              <w:rPr>
                <w:sz w:val="21"/>
                <w:szCs w:val="21"/>
              </w:rPr>
            </w:pPr>
            <w:r>
              <w:rPr>
                <w:rFonts w:hint="eastAsia"/>
                <w:sz w:val="21"/>
                <w:szCs w:val="21"/>
              </w:rPr>
              <w:t>Char[FSUID_LEN]</w:t>
            </w:r>
          </w:p>
        </w:tc>
        <w:tc>
          <w:tcPr>
            <w:tcW w:w="2748" w:type="dxa"/>
            <w:noWrap w:val="0"/>
            <w:vAlign w:val="top"/>
          </w:tcPr>
          <w:p w14:paraId="013B55D1">
            <w:pPr>
              <w:rPr>
                <w:sz w:val="21"/>
                <w:szCs w:val="21"/>
              </w:rPr>
            </w:pPr>
            <w:r>
              <w:rPr>
                <w:sz w:val="21"/>
                <w:szCs w:val="21"/>
              </w:rPr>
              <w:t>FSU ID号</w:t>
            </w:r>
          </w:p>
        </w:tc>
      </w:tr>
      <w:tr w14:paraId="48A97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681CAE0C">
            <w:pPr>
              <w:rPr>
                <w:sz w:val="21"/>
                <w:szCs w:val="21"/>
              </w:rPr>
            </w:pPr>
          </w:p>
        </w:tc>
        <w:tc>
          <w:tcPr>
            <w:tcW w:w="1857" w:type="dxa"/>
            <w:noWrap w:val="0"/>
            <w:vAlign w:val="top"/>
          </w:tcPr>
          <w:p w14:paraId="3E3C5BE5">
            <w:pPr>
              <w:rPr>
                <w:sz w:val="21"/>
                <w:szCs w:val="21"/>
              </w:rPr>
            </w:pPr>
            <w:r>
              <w:rPr>
                <w:rFonts w:hint="eastAsia"/>
                <w:sz w:val="21"/>
                <w:szCs w:val="21"/>
              </w:rPr>
              <w:t>Device</w:t>
            </w:r>
            <w:r>
              <w:rPr>
                <w:sz w:val="21"/>
                <w:szCs w:val="21"/>
              </w:rPr>
              <w:t>ID</w:t>
            </w:r>
          </w:p>
        </w:tc>
        <w:tc>
          <w:tcPr>
            <w:tcW w:w="2430" w:type="dxa"/>
            <w:noWrap w:val="0"/>
            <w:vAlign w:val="top"/>
          </w:tcPr>
          <w:p w14:paraId="392AB05B">
            <w:pPr>
              <w:rPr>
                <w:sz w:val="21"/>
                <w:szCs w:val="21"/>
              </w:rPr>
            </w:pPr>
            <w:r>
              <w:rPr>
                <w:sz w:val="21"/>
                <w:szCs w:val="21"/>
              </w:rPr>
              <w:t>m*</w:t>
            </w:r>
            <w:r>
              <w:rPr>
                <w:rFonts w:hint="eastAsia"/>
                <w:sz w:val="21"/>
                <w:szCs w:val="21"/>
              </w:rPr>
              <w:t>Char[DEVICE</w:t>
            </w:r>
            <w:r>
              <w:rPr>
                <w:sz w:val="21"/>
                <w:szCs w:val="21"/>
              </w:rPr>
              <w:t>ID_LEN</w:t>
            </w:r>
            <w:r>
              <w:rPr>
                <w:rFonts w:hint="eastAsia"/>
                <w:sz w:val="21"/>
                <w:szCs w:val="21"/>
              </w:rPr>
              <w:t>]</w:t>
            </w:r>
          </w:p>
        </w:tc>
        <w:tc>
          <w:tcPr>
            <w:tcW w:w="2748" w:type="dxa"/>
            <w:noWrap w:val="0"/>
            <w:vAlign w:val="top"/>
          </w:tcPr>
          <w:p w14:paraId="47806FB2">
            <w:pPr>
              <w:rPr>
                <w:sz w:val="21"/>
                <w:szCs w:val="21"/>
              </w:rPr>
            </w:pPr>
            <w:r>
              <w:rPr>
                <w:rFonts w:hint="eastAsia"/>
                <w:sz w:val="21"/>
                <w:szCs w:val="21"/>
              </w:rPr>
              <w:t>设备</w:t>
            </w:r>
            <w:r>
              <w:rPr>
                <w:sz w:val="21"/>
                <w:szCs w:val="21"/>
              </w:rPr>
              <w:t>ID</w:t>
            </w:r>
            <w:r>
              <w:rPr>
                <w:rFonts w:hint="eastAsia"/>
                <w:sz w:val="21"/>
                <w:szCs w:val="21"/>
              </w:rPr>
              <w:t>。</w:t>
            </w:r>
            <w:r>
              <w:rPr>
                <w:sz w:val="21"/>
                <w:szCs w:val="21"/>
              </w:rPr>
              <w:t>当为空</w:t>
            </w:r>
            <w:r>
              <w:rPr>
                <w:rFonts w:hint="eastAsia"/>
                <w:sz w:val="21"/>
                <w:szCs w:val="21"/>
              </w:rPr>
              <w:t>，</w:t>
            </w:r>
            <w:r>
              <w:rPr>
                <w:sz w:val="21"/>
                <w:szCs w:val="21"/>
              </w:rPr>
              <w:t>则</w:t>
            </w:r>
            <w:r>
              <w:rPr>
                <w:rFonts w:hint="eastAsia"/>
                <w:sz w:val="21"/>
                <w:szCs w:val="21"/>
              </w:rPr>
              <w:t>返回</w:t>
            </w:r>
            <w:r>
              <w:rPr>
                <w:sz w:val="21"/>
                <w:szCs w:val="21"/>
              </w:rPr>
              <w:t>该FSU所监控的所有设备的监控点</w:t>
            </w:r>
            <w:r>
              <w:rPr>
                <w:rFonts w:hint="eastAsia"/>
                <w:sz w:val="21"/>
                <w:szCs w:val="21"/>
              </w:rPr>
              <w:t>存储规则，</w:t>
            </w:r>
            <w:r>
              <w:rPr>
                <w:sz w:val="21"/>
                <w:szCs w:val="21"/>
              </w:rPr>
              <w:t>这</w:t>
            </w:r>
            <w:r>
              <w:rPr>
                <w:rFonts w:hint="eastAsia"/>
                <w:sz w:val="21"/>
                <w:szCs w:val="21"/>
              </w:rPr>
              <w:t>种</w:t>
            </w:r>
            <w:r>
              <w:rPr>
                <w:sz w:val="21"/>
                <w:szCs w:val="21"/>
              </w:rPr>
              <w:t>情况下，</w:t>
            </w:r>
            <w:r>
              <w:rPr>
                <w:rFonts w:hint="eastAsia"/>
                <w:sz w:val="21"/>
                <w:szCs w:val="21"/>
              </w:rPr>
              <w:t>忽略ID</w:t>
            </w:r>
            <w:r>
              <w:rPr>
                <w:sz w:val="21"/>
                <w:szCs w:val="21"/>
              </w:rPr>
              <w:t>s参数</w:t>
            </w:r>
            <w:r>
              <w:rPr>
                <w:rFonts w:hint="eastAsia"/>
                <w:sz w:val="21"/>
                <w:szCs w:val="21"/>
              </w:rPr>
              <w:t>（即</w:t>
            </w:r>
            <w:r>
              <w:rPr>
                <w:sz w:val="21"/>
                <w:szCs w:val="21"/>
              </w:rPr>
              <w:t>监控点ID列表）。</w:t>
            </w:r>
          </w:p>
        </w:tc>
      </w:tr>
      <w:tr w14:paraId="7EC69D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0B2787C8">
            <w:pPr>
              <w:rPr>
                <w:sz w:val="21"/>
                <w:szCs w:val="21"/>
              </w:rPr>
            </w:pPr>
          </w:p>
        </w:tc>
        <w:tc>
          <w:tcPr>
            <w:tcW w:w="1857" w:type="dxa"/>
            <w:noWrap w:val="0"/>
            <w:vAlign w:val="top"/>
          </w:tcPr>
          <w:p w14:paraId="1C766F9B">
            <w:pPr>
              <w:rPr>
                <w:sz w:val="21"/>
                <w:szCs w:val="21"/>
              </w:rPr>
            </w:pPr>
            <w:r>
              <w:rPr>
                <w:sz w:val="21"/>
                <w:szCs w:val="21"/>
              </w:rPr>
              <w:t xml:space="preserve">TSignalId </w:t>
            </w:r>
          </w:p>
        </w:tc>
        <w:tc>
          <w:tcPr>
            <w:tcW w:w="2430" w:type="dxa"/>
            <w:noWrap w:val="0"/>
            <w:vAlign w:val="top"/>
          </w:tcPr>
          <w:p w14:paraId="2A399838">
            <w:pPr>
              <w:rPr>
                <w:sz w:val="21"/>
                <w:szCs w:val="21"/>
              </w:rPr>
            </w:pPr>
            <w:r>
              <w:rPr>
                <w:sz w:val="21"/>
                <w:szCs w:val="21"/>
              </w:rPr>
              <w:t>n*Sizeof(TSignalMeasurementId)</w:t>
            </w:r>
          </w:p>
        </w:tc>
        <w:tc>
          <w:tcPr>
            <w:tcW w:w="2748" w:type="dxa"/>
            <w:noWrap w:val="0"/>
            <w:vAlign w:val="top"/>
          </w:tcPr>
          <w:p w14:paraId="5933CE0C">
            <w:pPr>
              <w:rPr>
                <w:sz w:val="21"/>
                <w:szCs w:val="21"/>
              </w:rPr>
            </w:pPr>
            <w:r>
              <w:rPr>
                <w:sz w:val="21"/>
                <w:szCs w:val="21"/>
              </w:rPr>
              <w:t>相应的</w:t>
            </w:r>
            <w:r>
              <w:rPr>
                <w:rFonts w:hint="eastAsia"/>
                <w:sz w:val="21"/>
                <w:szCs w:val="21"/>
              </w:rPr>
              <w:t>设备采集</w:t>
            </w:r>
            <w:r>
              <w:rPr>
                <w:sz w:val="21"/>
                <w:szCs w:val="21"/>
              </w:rPr>
              <w:t>点标识</w:t>
            </w:r>
            <w:r>
              <w:rPr>
                <w:rFonts w:hint="eastAsia"/>
                <w:sz w:val="21"/>
                <w:szCs w:val="21"/>
              </w:rPr>
              <w:t>。</w:t>
            </w:r>
            <w:r>
              <w:rPr>
                <w:sz w:val="21"/>
                <w:szCs w:val="21"/>
              </w:rPr>
              <w:t>当为空</w:t>
            </w:r>
            <w:r>
              <w:rPr>
                <w:rFonts w:hint="eastAsia"/>
                <w:sz w:val="21"/>
                <w:szCs w:val="21"/>
              </w:rPr>
              <w:t>，则返回该</w:t>
            </w:r>
            <w:r>
              <w:rPr>
                <w:sz w:val="21"/>
                <w:szCs w:val="21"/>
              </w:rPr>
              <w:t>设备的所有监控点的</w:t>
            </w:r>
            <w:r>
              <w:rPr>
                <w:rFonts w:hint="eastAsia"/>
                <w:sz w:val="21"/>
                <w:szCs w:val="21"/>
              </w:rPr>
              <w:t>存储规则</w:t>
            </w:r>
            <w:r>
              <w:rPr>
                <w:sz w:val="21"/>
                <w:szCs w:val="21"/>
              </w:rPr>
              <w:t>。</w:t>
            </w:r>
          </w:p>
        </w:tc>
      </w:tr>
    </w:tbl>
    <w:p w14:paraId="16ED8192">
      <w:pPr>
        <w:pStyle w:val="147"/>
        <w:ind w:firstLine="0" w:firstLineChars="0"/>
        <w:rPr>
          <w:b/>
        </w:rPr>
      </w:pPr>
      <w:r>
        <w:rPr>
          <w:rFonts w:hint="eastAsia"/>
          <w:b/>
        </w:rPr>
        <w:t>XML样例</w:t>
      </w:r>
    </w:p>
    <w:p w14:paraId="311B7874">
      <w:pPr>
        <w:pStyle w:val="147"/>
        <w:ind w:left="-21" w:leftChars="-67" w:hanging="140" w:hangingChars="67"/>
        <w:rPr>
          <w:szCs w:val="18"/>
        </w:rPr>
      </w:pPr>
      <w:r>
        <w:rPr>
          <w:szCs w:val="18"/>
        </w:rPr>
        <w:t>&lt;?xml version="1.0" encoding="UTF-8"?&gt;</w:t>
      </w:r>
    </w:p>
    <w:p w14:paraId="07593262">
      <w:pPr>
        <w:pStyle w:val="147"/>
        <w:ind w:left="-21" w:leftChars="-67" w:hanging="140" w:hangingChars="67"/>
        <w:rPr>
          <w:szCs w:val="18"/>
        </w:rPr>
      </w:pPr>
      <w:r>
        <w:rPr>
          <w:szCs w:val="18"/>
        </w:rPr>
        <w:t>&lt;Request&gt;</w:t>
      </w:r>
    </w:p>
    <w:p w14:paraId="56CE4B28">
      <w:pPr>
        <w:pStyle w:val="147"/>
        <w:ind w:left="-21" w:leftChars="-67" w:hanging="140" w:hangingChars="67"/>
        <w:rPr>
          <w:szCs w:val="18"/>
        </w:rPr>
      </w:pPr>
      <w:r>
        <w:rPr>
          <w:szCs w:val="18"/>
        </w:rPr>
        <w:tab/>
      </w:r>
      <w:r>
        <w:rPr>
          <w:szCs w:val="18"/>
        </w:rPr>
        <w:t>&lt;PK_Type&gt;</w:t>
      </w:r>
    </w:p>
    <w:p w14:paraId="3F9F22B7">
      <w:pPr>
        <w:pStyle w:val="147"/>
        <w:ind w:left="-21" w:leftChars="-67" w:hanging="140" w:hangingChars="67"/>
        <w:rPr>
          <w:szCs w:val="18"/>
        </w:rPr>
      </w:pPr>
      <w:r>
        <w:rPr>
          <w:szCs w:val="18"/>
        </w:rPr>
        <w:tab/>
      </w:r>
      <w:r>
        <w:rPr>
          <w:szCs w:val="18"/>
        </w:rPr>
        <w:tab/>
      </w:r>
      <w:r>
        <w:rPr>
          <w:szCs w:val="18"/>
        </w:rPr>
        <w:t>&lt;Name&gt;</w:t>
      </w:r>
      <w:r>
        <w:rPr>
          <w:rFonts w:hint="eastAsia"/>
          <w:szCs w:val="18"/>
        </w:rPr>
        <w:t>GET_STORAGERULE</w:t>
      </w:r>
      <w:r>
        <w:rPr>
          <w:szCs w:val="18"/>
        </w:rPr>
        <w:t>&lt;/Name&gt;</w:t>
      </w:r>
    </w:p>
    <w:p w14:paraId="6DDE9714">
      <w:pPr>
        <w:pStyle w:val="147"/>
        <w:ind w:left="-21" w:leftChars="-67" w:hanging="140" w:hangingChars="67"/>
        <w:rPr>
          <w:szCs w:val="18"/>
        </w:rPr>
      </w:pPr>
      <w:r>
        <w:rPr>
          <w:szCs w:val="18"/>
        </w:rPr>
        <w:tab/>
      </w:r>
      <w:r>
        <w:rPr>
          <w:szCs w:val="18"/>
        </w:rPr>
        <w:t>&lt;/PK_Type&gt;</w:t>
      </w:r>
    </w:p>
    <w:p w14:paraId="4B449F6E">
      <w:pPr>
        <w:pStyle w:val="147"/>
        <w:ind w:left="-21" w:leftChars="-67" w:hanging="140" w:hangingChars="67"/>
        <w:rPr>
          <w:szCs w:val="18"/>
        </w:rPr>
      </w:pPr>
      <w:r>
        <w:rPr>
          <w:szCs w:val="18"/>
        </w:rPr>
        <w:tab/>
      </w:r>
      <w:r>
        <w:rPr>
          <w:szCs w:val="18"/>
        </w:rPr>
        <w:t>&lt;Info&gt;</w:t>
      </w:r>
    </w:p>
    <w:p w14:paraId="0D1279CF">
      <w:pPr>
        <w:pStyle w:val="147"/>
        <w:ind w:left="-21" w:leftChars="-67" w:hanging="140" w:hangingChars="67"/>
        <w:rPr>
          <w:szCs w:val="18"/>
        </w:rPr>
      </w:pPr>
      <w:r>
        <w:rPr>
          <w:szCs w:val="18"/>
        </w:rPr>
        <w:tab/>
      </w:r>
      <w:r>
        <w:rPr>
          <w:szCs w:val="18"/>
        </w:rPr>
        <w:tab/>
      </w:r>
      <w:r>
        <w:rPr>
          <w:szCs w:val="18"/>
        </w:rPr>
        <w:t>&lt;FSUID/&gt;</w:t>
      </w:r>
    </w:p>
    <w:p w14:paraId="6AB7D1B8">
      <w:pPr>
        <w:pStyle w:val="147"/>
        <w:ind w:left="-21" w:leftChars="-67" w:hanging="140" w:hangingChars="67"/>
        <w:rPr>
          <w:szCs w:val="18"/>
        </w:rPr>
      </w:pPr>
      <w:r>
        <w:rPr>
          <w:szCs w:val="18"/>
        </w:rPr>
        <w:tab/>
      </w:r>
      <w:r>
        <w:rPr>
          <w:szCs w:val="18"/>
        </w:rPr>
        <w:tab/>
      </w:r>
      <w:r>
        <w:rPr>
          <w:szCs w:val="18"/>
        </w:rPr>
        <w:t>&lt;DeviceList&gt;</w:t>
      </w:r>
    </w:p>
    <w:p w14:paraId="53FCBB90">
      <w:pPr>
        <w:pStyle w:val="147"/>
        <w:ind w:left="-21" w:leftChars="-67" w:hanging="140" w:hangingChars="67"/>
        <w:rPr>
          <w:szCs w:val="18"/>
        </w:rPr>
      </w:pPr>
      <w:r>
        <w:rPr>
          <w:szCs w:val="18"/>
        </w:rPr>
        <w:tab/>
      </w:r>
      <w:r>
        <w:rPr>
          <w:szCs w:val="18"/>
        </w:rPr>
        <w:tab/>
      </w:r>
      <w:r>
        <w:rPr>
          <w:szCs w:val="18"/>
        </w:rPr>
        <w:tab/>
      </w:r>
      <w:r>
        <w:rPr>
          <w:szCs w:val="18"/>
        </w:rPr>
        <w:t>&lt;Device ID="000000000001"&gt;</w:t>
      </w:r>
    </w:p>
    <w:p w14:paraId="382D516E">
      <w:pPr>
        <w:pStyle w:val="147"/>
        <w:ind w:firstLine="0" w:firstLineChars="0"/>
        <w:rPr>
          <w:szCs w:val="21"/>
        </w:rPr>
      </w:pP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346A966A">
      <w:pPr>
        <w:pStyle w:val="147"/>
        <w:ind w:left="-21" w:leftChars="-67" w:hanging="140" w:hangingChars="67"/>
        <w:rPr>
          <w:szCs w:val="18"/>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7D329F20">
      <w:pPr>
        <w:pStyle w:val="147"/>
        <w:ind w:left="-21" w:leftChars="-67" w:hanging="140" w:hangingChars="67"/>
        <w:rPr>
          <w:szCs w:val="18"/>
        </w:rPr>
      </w:pPr>
      <w:r>
        <w:rPr>
          <w:szCs w:val="18"/>
        </w:rPr>
        <w:tab/>
      </w:r>
      <w:r>
        <w:rPr>
          <w:szCs w:val="18"/>
        </w:rPr>
        <w:tab/>
      </w:r>
      <w:r>
        <w:rPr>
          <w:szCs w:val="18"/>
        </w:rPr>
        <w:tab/>
      </w:r>
      <w:r>
        <w:rPr>
          <w:szCs w:val="18"/>
        </w:rPr>
        <w:t>&lt;/Device&gt;</w:t>
      </w:r>
    </w:p>
    <w:p w14:paraId="6B7EDBC7">
      <w:pPr>
        <w:pStyle w:val="147"/>
        <w:ind w:left="-21" w:leftChars="-67" w:hanging="140" w:hangingChars="67"/>
        <w:rPr>
          <w:szCs w:val="18"/>
        </w:rPr>
      </w:pPr>
      <w:r>
        <w:rPr>
          <w:szCs w:val="18"/>
        </w:rPr>
        <w:tab/>
      </w:r>
      <w:r>
        <w:rPr>
          <w:szCs w:val="18"/>
        </w:rPr>
        <w:tab/>
      </w:r>
      <w:r>
        <w:rPr>
          <w:szCs w:val="18"/>
        </w:rPr>
        <w:tab/>
      </w:r>
      <w:r>
        <w:rPr>
          <w:szCs w:val="18"/>
        </w:rPr>
        <w:t>&lt;Device ID="000000000002"&gt;</w:t>
      </w:r>
    </w:p>
    <w:p w14:paraId="1789ED3C">
      <w:pPr>
        <w:pStyle w:val="147"/>
        <w:ind w:firstLine="0" w:firstLineChars="0"/>
        <w:rPr>
          <w:szCs w:val="21"/>
        </w:rPr>
      </w:pP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A67F7FA">
      <w:pPr>
        <w:pStyle w:val="147"/>
        <w:ind w:left="-21" w:leftChars="-67" w:hanging="140" w:hangingChars="67"/>
        <w:rPr>
          <w:szCs w:val="18"/>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66D4FF3">
      <w:pPr>
        <w:pStyle w:val="147"/>
        <w:ind w:left="-21" w:leftChars="-67" w:hanging="140" w:hangingChars="67"/>
        <w:rPr>
          <w:szCs w:val="18"/>
        </w:rPr>
      </w:pPr>
      <w:r>
        <w:rPr>
          <w:szCs w:val="18"/>
        </w:rPr>
        <w:tab/>
      </w:r>
      <w:r>
        <w:rPr>
          <w:szCs w:val="18"/>
        </w:rPr>
        <w:tab/>
      </w:r>
      <w:r>
        <w:rPr>
          <w:szCs w:val="18"/>
        </w:rPr>
        <w:tab/>
      </w:r>
      <w:r>
        <w:rPr>
          <w:szCs w:val="18"/>
        </w:rPr>
        <w:t>&lt;/Device&gt;</w:t>
      </w:r>
    </w:p>
    <w:p w14:paraId="4DF0202B">
      <w:pPr>
        <w:pStyle w:val="147"/>
        <w:ind w:left="-21" w:leftChars="-67" w:hanging="140" w:hangingChars="67"/>
        <w:rPr>
          <w:szCs w:val="18"/>
        </w:rPr>
      </w:pPr>
      <w:r>
        <w:rPr>
          <w:szCs w:val="18"/>
        </w:rPr>
        <w:tab/>
      </w:r>
      <w:r>
        <w:rPr>
          <w:szCs w:val="18"/>
        </w:rPr>
        <w:tab/>
      </w:r>
      <w:r>
        <w:rPr>
          <w:szCs w:val="18"/>
        </w:rPr>
        <w:t>&lt;/DeviceList&gt;</w:t>
      </w:r>
    </w:p>
    <w:p w14:paraId="08034D36">
      <w:pPr>
        <w:pStyle w:val="147"/>
        <w:ind w:left="-21" w:leftChars="-67" w:hanging="140" w:hangingChars="67"/>
        <w:rPr>
          <w:szCs w:val="18"/>
        </w:rPr>
      </w:pPr>
      <w:r>
        <w:rPr>
          <w:szCs w:val="18"/>
        </w:rPr>
        <w:tab/>
      </w:r>
      <w:r>
        <w:rPr>
          <w:szCs w:val="18"/>
        </w:rPr>
        <w:t>&lt;/Info&gt;</w:t>
      </w:r>
    </w:p>
    <w:p w14:paraId="5DFF45F8">
      <w:pPr>
        <w:pStyle w:val="147"/>
        <w:ind w:left="-21" w:leftChars="-67" w:hanging="140" w:hangingChars="67"/>
        <w:rPr>
          <w:szCs w:val="18"/>
        </w:rPr>
      </w:pPr>
      <w:r>
        <w:rPr>
          <w:szCs w:val="18"/>
        </w:rPr>
        <w:t>&lt;/Request&gt;</w:t>
      </w:r>
    </w:p>
    <w:p w14:paraId="7E0E5B3B">
      <w:pPr>
        <w:pStyle w:val="147"/>
        <w:ind w:firstLine="420"/>
      </w:pPr>
      <w:r>
        <w:t>响应：</w:t>
      </w:r>
      <w:r>
        <w:rPr>
          <w:rFonts w:hint="eastAsia"/>
        </w:rPr>
        <w:t>FSU</w:t>
      </w:r>
    </w:p>
    <w:p w14:paraId="66E283A7">
      <w:pPr>
        <w:pStyle w:val="222"/>
        <w:ind w:left="480"/>
      </w:pPr>
      <w:r>
        <w:rPr>
          <w:rFonts w:hint="eastAsia"/>
        </w:rPr>
        <w:t>监控点存储规则应答报文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303"/>
        <w:gridCol w:w="1843"/>
        <w:gridCol w:w="2889"/>
      </w:tblGrid>
      <w:tr w14:paraId="06B701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25B8246">
            <w:pPr>
              <w:jc w:val="center"/>
              <w:rPr>
                <w:sz w:val="21"/>
                <w:szCs w:val="21"/>
              </w:rPr>
            </w:pPr>
          </w:p>
        </w:tc>
        <w:tc>
          <w:tcPr>
            <w:tcW w:w="2303" w:type="dxa"/>
            <w:noWrap w:val="0"/>
            <w:vAlign w:val="top"/>
          </w:tcPr>
          <w:p w14:paraId="61DB3CE7">
            <w:pPr>
              <w:jc w:val="center"/>
              <w:rPr>
                <w:sz w:val="21"/>
                <w:szCs w:val="21"/>
              </w:rPr>
            </w:pPr>
            <w:r>
              <w:rPr>
                <w:sz w:val="21"/>
                <w:szCs w:val="21"/>
              </w:rPr>
              <w:t>变量名称/报文定义</w:t>
            </w:r>
          </w:p>
        </w:tc>
        <w:tc>
          <w:tcPr>
            <w:tcW w:w="1843" w:type="dxa"/>
            <w:noWrap w:val="0"/>
            <w:vAlign w:val="top"/>
          </w:tcPr>
          <w:p w14:paraId="7E2A0D48">
            <w:pPr>
              <w:jc w:val="center"/>
              <w:rPr>
                <w:sz w:val="21"/>
                <w:szCs w:val="21"/>
              </w:rPr>
            </w:pPr>
            <w:r>
              <w:rPr>
                <w:sz w:val="21"/>
                <w:szCs w:val="21"/>
              </w:rPr>
              <w:t>长度及类型</w:t>
            </w:r>
          </w:p>
        </w:tc>
        <w:tc>
          <w:tcPr>
            <w:tcW w:w="2889" w:type="dxa"/>
            <w:noWrap w:val="0"/>
            <w:vAlign w:val="top"/>
          </w:tcPr>
          <w:p w14:paraId="145C3BA2">
            <w:pPr>
              <w:jc w:val="center"/>
              <w:rPr>
                <w:sz w:val="21"/>
                <w:szCs w:val="21"/>
              </w:rPr>
            </w:pPr>
            <w:r>
              <w:rPr>
                <w:sz w:val="21"/>
                <w:szCs w:val="21"/>
              </w:rPr>
              <w:t>描述</w:t>
            </w:r>
          </w:p>
        </w:tc>
      </w:tr>
      <w:tr w14:paraId="166460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4200588">
            <w:pPr>
              <w:rPr>
                <w:sz w:val="21"/>
                <w:szCs w:val="21"/>
              </w:rPr>
            </w:pPr>
            <w:r>
              <w:rPr>
                <w:sz w:val="21"/>
                <w:szCs w:val="21"/>
              </w:rPr>
              <w:t>PK_Type</w:t>
            </w:r>
          </w:p>
        </w:tc>
        <w:tc>
          <w:tcPr>
            <w:tcW w:w="2303" w:type="dxa"/>
            <w:noWrap w:val="0"/>
            <w:vAlign w:val="top"/>
          </w:tcPr>
          <w:p w14:paraId="467983EF">
            <w:pPr>
              <w:rPr>
                <w:sz w:val="21"/>
                <w:szCs w:val="21"/>
              </w:rPr>
            </w:pPr>
            <w:r>
              <w:rPr>
                <w:rFonts w:hint="eastAsia"/>
                <w:sz w:val="21"/>
                <w:szCs w:val="21"/>
              </w:rPr>
              <w:t>Name</w:t>
            </w:r>
          </w:p>
        </w:tc>
        <w:tc>
          <w:tcPr>
            <w:tcW w:w="1843" w:type="dxa"/>
            <w:noWrap w:val="0"/>
            <w:vAlign w:val="top"/>
          </w:tcPr>
          <w:p w14:paraId="0FAE3AC3">
            <w:pPr>
              <w:rPr>
                <w:sz w:val="21"/>
                <w:szCs w:val="21"/>
              </w:rPr>
            </w:pPr>
            <w:r>
              <w:rPr>
                <w:sz w:val="21"/>
                <w:szCs w:val="21"/>
              </w:rPr>
              <w:t>Char[</w:t>
            </w:r>
            <w:r>
              <w:rPr>
                <w:rFonts w:hint="eastAsia"/>
                <w:sz w:val="21"/>
                <w:szCs w:val="21"/>
              </w:rPr>
              <w:t>GET_STORAGERULE</w:t>
            </w:r>
            <w:r>
              <w:rPr>
                <w:sz w:val="21"/>
                <w:szCs w:val="21"/>
              </w:rPr>
              <w:t>_ACK]</w:t>
            </w:r>
          </w:p>
        </w:tc>
        <w:tc>
          <w:tcPr>
            <w:tcW w:w="2889" w:type="dxa"/>
            <w:noWrap w:val="0"/>
            <w:vAlign w:val="top"/>
          </w:tcPr>
          <w:p w14:paraId="69B1537C">
            <w:pPr>
              <w:rPr>
                <w:sz w:val="21"/>
                <w:szCs w:val="21"/>
              </w:rPr>
            </w:pPr>
            <w:r>
              <w:rPr>
                <w:rFonts w:hint="eastAsia"/>
                <w:sz w:val="21"/>
                <w:szCs w:val="21"/>
              </w:rPr>
              <w:t>监控点存储规则响应</w:t>
            </w:r>
          </w:p>
        </w:tc>
      </w:tr>
      <w:tr w14:paraId="65E815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48658DB6">
            <w:pPr>
              <w:rPr>
                <w:sz w:val="21"/>
                <w:szCs w:val="21"/>
              </w:rPr>
            </w:pPr>
            <w:r>
              <w:rPr>
                <w:sz w:val="21"/>
                <w:szCs w:val="21"/>
              </w:rPr>
              <w:t>Info</w:t>
            </w:r>
          </w:p>
        </w:tc>
        <w:tc>
          <w:tcPr>
            <w:tcW w:w="2303" w:type="dxa"/>
            <w:noWrap w:val="0"/>
            <w:vAlign w:val="top"/>
          </w:tcPr>
          <w:p w14:paraId="0C96C77C">
            <w:pPr>
              <w:rPr>
                <w:sz w:val="21"/>
                <w:szCs w:val="21"/>
              </w:rPr>
            </w:pPr>
            <w:r>
              <w:rPr>
                <w:sz w:val="21"/>
                <w:szCs w:val="21"/>
              </w:rPr>
              <w:t>Result</w:t>
            </w:r>
          </w:p>
        </w:tc>
        <w:tc>
          <w:tcPr>
            <w:tcW w:w="1843" w:type="dxa"/>
            <w:noWrap w:val="0"/>
            <w:vAlign w:val="top"/>
          </w:tcPr>
          <w:p w14:paraId="40F7A5BB">
            <w:pPr>
              <w:rPr>
                <w:sz w:val="21"/>
                <w:szCs w:val="21"/>
              </w:rPr>
            </w:pPr>
            <w:r>
              <w:rPr>
                <w:sz w:val="21"/>
                <w:szCs w:val="21"/>
              </w:rPr>
              <w:t>EnumResult</w:t>
            </w:r>
          </w:p>
        </w:tc>
        <w:tc>
          <w:tcPr>
            <w:tcW w:w="2889" w:type="dxa"/>
            <w:noWrap w:val="0"/>
            <w:vAlign w:val="top"/>
          </w:tcPr>
          <w:p w14:paraId="509AFC64">
            <w:pPr>
              <w:rPr>
                <w:sz w:val="21"/>
                <w:szCs w:val="21"/>
              </w:rPr>
            </w:pPr>
            <w:r>
              <w:rPr>
                <w:rFonts w:hint="eastAsia"/>
                <w:sz w:val="21"/>
                <w:szCs w:val="21"/>
              </w:rPr>
              <w:t>请求</w:t>
            </w:r>
            <w:r>
              <w:rPr>
                <w:sz w:val="21"/>
                <w:szCs w:val="21"/>
              </w:rPr>
              <w:t>数据成功与否的标志</w:t>
            </w:r>
          </w:p>
        </w:tc>
      </w:tr>
      <w:tr w14:paraId="69644F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42948621">
            <w:pPr>
              <w:rPr>
                <w:sz w:val="21"/>
                <w:szCs w:val="21"/>
              </w:rPr>
            </w:pPr>
          </w:p>
        </w:tc>
        <w:tc>
          <w:tcPr>
            <w:tcW w:w="2303" w:type="dxa"/>
            <w:noWrap w:val="0"/>
            <w:vAlign w:val="top"/>
          </w:tcPr>
          <w:p w14:paraId="03D31FED">
            <w:pPr>
              <w:rPr>
                <w:sz w:val="21"/>
                <w:szCs w:val="21"/>
              </w:rPr>
            </w:pPr>
            <w:r>
              <w:rPr>
                <w:sz w:val="21"/>
                <w:szCs w:val="21"/>
              </w:rPr>
              <w:t>Values</w:t>
            </w:r>
          </w:p>
        </w:tc>
        <w:tc>
          <w:tcPr>
            <w:tcW w:w="1843" w:type="dxa"/>
            <w:noWrap w:val="0"/>
            <w:vAlign w:val="top"/>
          </w:tcPr>
          <w:p w14:paraId="6EBDF6DF">
            <w:pPr>
              <w:rPr>
                <w:sz w:val="21"/>
                <w:szCs w:val="21"/>
              </w:rPr>
            </w:pPr>
            <w:r>
              <w:rPr>
                <w:sz w:val="21"/>
                <w:szCs w:val="21"/>
              </w:rPr>
              <w:t>Sizeof(</w:t>
            </w:r>
            <w:r>
              <w:rPr>
                <w:rFonts w:hint="eastAsia"/>
                <w:sz w:val="21"/>
                <w:szCs w:val="21"/>
              </w:rPr>
              <w:t>TStorageRule</w:t>
            </w:r>
            <w:r>
              <w:rPr>
                <w:sz w:val="21"/>
                <w:szCs w:val="21"/>
              </w:rPr>
              <w:t>)</w:t>
            </w:r>
          </w:p>
        </w:tc>
        <w:tc>
          <w:tcPr>
            <w:tcW w:w="2889" w:type="dxa"/>
            <w:noWrap w:val="0"/>
            <w:vAlign w:val="top"/>
          </w:tcPr>
          <w:p w14:paraId="1BBB61E2">
            <w:pPr>
              <w:rPr>
                <w:sz w:val="21"/>
                <w:szCs w:val="21"/>
              </w:rPr>
            </w:pPr>
            <w:r>
              <w:rPr>
                <w:rFonts w:hint="eastAsia"/>
                <w:sz w:val="21"/>
                <w:szCs w:val="21"/>
              </w:rPr>
              <w:t>对应 5.3中的TStorageRule的数据结构定义</w:t>
            </w:r>
          </w:p>
        </w:tc>
      </w:tr>
      <w:tr w14:paraId="4843E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3558C153">
            <w:pPr>
              <w:rPr>
                <w:sz w:val="21"/>
                <w:szCs w:val="21"/>
              </w:rPr>
            </w:pPr>
          </w:p>
        </w:tc>
        <w:tc>
          <w:tcPr>
            <w:tcW w:w="2303" w:type="dxa"/>
            <w:noWrap w:val="0"/>
            <w:vAlign w:val="top"/>
          </w:tcPr>
          <w:p w14:paraId="5139CBA2">
            <w:pPr>
              <w:rPr>
                <w:sz w:val="21"/>
                <w:szCs w:val="21"/>
              </w:rPr>
            </w:pPr>
            <w:r>
              <w:rPr>
                <w:sz w:val="21"/>
                <w:szCs w:val="21"/>
              </w:rPr>
              <w:t>FailureCause</w:t>
            </w:r>
          </w:p>
        </w:tc>
        <w:tc>
          <w:tcPr>
            <w:tcW w:w="1843" w:type="dxa"/>
            <w:noWrap w:val="0"/>
            <w:vAlign w:val="top"/>
          </w:tcPr>
          <w:p w14:paraId="25C4E1A0">
            <w:pPr>
              <w:rPr>
                <w:sz w:val="21"/>
                <w:szCs w:val="21"/>
              </w:rPr>
            </w:pPr>
            <w:r>
              <w:rPr>
                <w:sz w:val="21"/>
                <w:szCs w:val="21"/>
              </w:rPr>
              <w:t>Char[FAILURE_CAUSE_LEN]</w:t>
            </w:r>
          </w:p>
        </w:tc>
        <w:tc>
          <w:tcPr>
            <w:tcW w:w="2889" w:type="dxa"/>
            <w:noWrap w:val="0"/>
            <w:vAlign w:val="top"/>
          </w:tcPr>
          <w:p w14:paraId="7C6991D2">
            <w:pPr>
              <w:rPr>
                <w:sz w:val="21"/>
                <w:szCs w:val="21"/>
              </w:rPr>
            </w:pPr>
            <w:r>
              <w:rPr>
                <w:rFonts w:hint="eastAsia"/>
                <w:sz w:val="21"/>
                <w:szCs w:val="21"/>
              </w:rPr>
              <w:t>获取监控点存储规则失败的原因（厂家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0984A878">
      <w:pPr>
        <w:pStyle w:val="147"/>
        <w:ind w:firstLine="0" w:firstLineChars="0"/>
        <w:rPr>
          <w:b/>
        </w:rPr>
      </w:pPr>
      <w:r>
        <w:rPr>
          <w:rFonts w:hint="eastAsia"/>
          <w:b/>
        </w:rPr>
        <w:t>XML样例</w:t>
      </w:r>
    </w:p>
    <w:p w14:paraId="77F565A8">
      <w:pPr>
        <w:pStyle w:val="147"/>
        <w:ind w:firstLine="0" w:firstLineChars="0"/>
        <w:rPr>
          <w:szCs w:val="18"/>
        </w:rPr>
      </w:pPr>
      <w:r>
        <w:rPr>
          <w:szCs w:val="18"/>
        </w:rPr>
        <w:t>&lt;?xml version="1.0" encoding="UTF-8"?&gt;</w:t>
      </w:r>
    </w:p>
    <w:p w14:paraId="77BE0236">
      <w:pPr>
        <w:pStyle w:val="147"/>
        <w:ind w:firstLine="0" w:firstLineChars="0"/>
        <w:rPr>
          <w:szCs w:val="18"/>
        </w:rPr>
      </w:pPr>
      <w:r>
        <w:rPr>
          <w:szCs w:val="18"/>
        </w:rPr>
        <w:t>&lt;Response&gt;</w:t>
      </w:r>
    </w:p>
    <w:p w14:paraId="4FC52412">
      <w:pPr>
        <w:pStyle w:val="147"/>
        <w:ind w:firstLine="0" w:firstLineChars="0"/>
        <w:rPr>
          <w:szCs w:val="18"/>
        </w:rPr>
      </w:pPr>
      <w:r>
        <w:rPr>
          <w:szCs w:val="18"/>
        </w:rPr>
        <w:tab/>
      </w:r>
      <w:r>
        <w:rPr>
          <w:szCs w:val="18"/>
        </w:rPr>
        <w:t>&lt;PK_Type&gt;</w:t>
      </w:r>
    </w:p>
    <w:p w14:paraId="40059333">
      <w:pPr>
        <w:pStyle w:val="147"/>
        <w:ind w:firstLine="0" w:firstLineChars="0"/>
        <w:rPr>
          <w:szCs w:val="18"/>
        </w:rPr>
      </w:pPr>
      <w:r>
        <w:rPr>
          <w:szCs w:val="18"/>
        </w:rPr>
        <w:tab/>
      </w:r>
      <w:r>
        <w:rPr>
          <w:szCs w:val="18"/>
        </w:rPr>
        <w:tab/>
      </w:r>
      <w:r>
        <w:rPr>
          <w:szCs w:val="18"/>
        </w:rPr>
        <w:t>&lt;Name&gt;</w:t>
      </w:r>
      <w:r>
        <w:rPr>
          <w:rFonts w:hint="eastAsia"/>
          <w:szCs w:val="18"/>
        </w:rPr>
        <w:t>GET_STORAGERULE</w:t>
      </w:r>
      <w:r>
        <w:rPr>
          <w:szCs w:val="18"/>
        </w:rPr>
        <w:t>_ACK&lt;/Name&gt;</w:t>
      </w:r>
    </w:p>
    <w:p w14:paraId="4AA405F0">
      <w:pPr>
        <w:pStyle w:val="147"/>
        <w:ind w:firstLine="0" w:firstLineChars="0"/>
        <w:rPr>
          <w:szCs w:val="18"/>
        </w:rPr>
      </w:pPr>
      <w:r>
        <w:rPr>
          <w:szCs w:val="18"/>
        </w:rPr>
        <w:tab/>
      </w:r>
      <w:r>
        <w:rPr>
          <w:szCs w:val="18"/>
        </w:rPr>
        <w:t>&lt;/PK_Type&gt;</w:t>
      </w:r>
    </w:p>
    <w:p w14:paraId="570DF04C">
      <w:pPr>
        <w:pStyle w:val="147"/>
        <w:ind w:firstLine="0" w:firstLineChars="0"/>
        <w:rPr>
          <w:szCs w:val="18"/>
        </w:rPr>
      </w:pPr>
      <w:r>
        <w:rPr>
          <w:szCs w:val="18"/>
        </w:rPr>
        <w:tab/>
      </w:r>
      <w:r>
        <w:rPr>
          <w:szCs w:val="18"/>
        </w:rPr>
        <w:t>&lt;Info&gt;</w:t>
      </w:r>
    </w:p>
    <w:p w14:paraId="63E0691A">
      <w:pPr>
        <w:pStyle w:val="147"/>
        <w:ind w:firstLine="0" w:firstLineChars="0"/>
        <w:rPr>
          <w:szCs w:val="18"/>
        </w:rPr>
      </w:pPr>
      <w:r>
        <w:rPr>
          <w:szCs w:val="18"/>
        </w:rPr>
        <w:tab/>
      </w:r>
      <w:r>
        <w:rPr>
          <w:szCs w:val="18"/>
        </w:rPr>
        <w:tab/>
      </w:r>
      <w:r>
        <w:rPr>
          <w:szCs w:val="18"/>
        </w:rPr>
        <w:t>&lt;Result/&gt;</w:t>
      </w:r>
    </w:p>
    <w:p w14:paraId="093251C4">
      <w:pPr>
        <w:pStyle w:val="147"/>
        <w:ind w:firstLine="0" w:firstLineChars="0"/>
        <w:rPr>
          <w:szCs w:val="18"/>
        </w:rPr>
      </w:pPr>
      <w:r>
        <w:rPr>
          <w:szCs w:val="18"/>
        </w:rPr>
        <w:t xml:space="preserve">        &lt;FailureCause/&gt;</w:t>
      </w:r>
    </w:p>
    <w:p w14:paraId="74299296">
      <w:pPr>
        <w:pStyle w:val="147"/>
        <w:ind w:firstLine="0" w:firstLineChars="0"/>
        <w:rPr>
          <w:szCs w:val="18"/>
        </w:rPr>
      </w:pPr>
      <w:r>
        <w:rPr>
          <w:szCs w:val="18"/>
        </w:rPr>
        <w:tab/>
      </w:r>
      <w:r>
        <w:rPr>
          <w:szCs w:val="18"/>
        </w:rPr>
        <w:tab/>
      </w:r>
      <w:r>
        <w:rPr>
          <w:szCs w:val="18"/>
        </w:rPr>
        <w:t>&lt;Values&gt;</w:t>
      </w:r>
    </w:p>
    <w:p w14:paraId="5ADB514E">
      <w:pPr>
        <w:pStyle w:val="147"/>
        <w:ind w:firstLine="0" w:firstLineChars="0"/>
        <w:rPr>
          <w:szCs w:val="18"/>
        </w:rPr>
      </w:pPr>
      <w:r>
        <w:rPr>
          <w:szCs w:val="18"/>
        </w:rPr>
        <w:tab/>
      </w:r>
      <w:r>
        <w:rPr>
          <w:szCs w:val="18"/>
        </w:rPr>
        <w:tab/>
      </w:r>
      <w:r>
        <w:rPr>
          <w:szCs w:val="18"/>
        </w:rPr>
        <w:tab/>
      </w:r>
      <w:r>
        <w:rPr>
          <w:szCs w:val="18"/>
        </w:rPr>
        <w:t>&lt;DeviceList&gt;</w:t>
      </w:r>
    </w:p>
    <w:p w14:paraId="7C9BB26A">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22BB9B5A">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2569D18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66F49300">
      <w:pPr>
        <w:pStyle w:val="147"/>
        <w:ind w:firstLine="0" w:firstLineChars="0"/>
        <w:rPr>
          <w:szCs w:val="18"/>
        </w:rPr>
      </w:pPr>
      <w:r>
        <w:rPr>
          <w:szCs w:val="18"/>
        </w:rPr>
        <w:tab/>
      </w:r>
      <w:r>
        <w:rPr>
          <w:szCs w:val="18"/>
        </w:rPr>
        <w:tab/>
      </w:r>
      <w:r>
        <w:rPr>
          <w:szCs w:val="18"/>
        </w:rPr>
        <w:tab/>
      </w:r>
      <w:r>
        <w:rPr>
          <w:szCs w:val="18"/>
        </w:rPr>
        <w:tab/>
      </w:r>
      <w:r>
        <w:rPr>
          <w:szCs w:val="18"/>
        </w:rPr>
        <w:t>&lt;/Device&gt;</w:t>
      </w:r>
    </w:p>
    <w:p w14:paraId="5C4B631F">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082ADFFA">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440F7DA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36960CB4">
      <w:pPr>
        <w:pStyle w:val="147"/>
        <w:ind w:firstLine="0" w:firstLineChars="0"/>
        <w:rPr>
          <w:szCs w:val="18"/>
        </w:rPr>
      </w:pPr>
      <w:r>
        <w:rPr>
          <w:szCs w:val="18"/>
        </w:rPr>
        <w:tab/>
      </w:r>
      <w:r>
        <w:rPr>
          <w:szCs w:val="18"/>
        </w:rPr>
        <w:tab/>
      </w:r>
      <w:r>
        <w:rPr>
          <w:szCs w:val="18"/>
        </w:rPr>
        <w:tab/>
      </w:r>
      <w:r>
        <w:rPr>
          <w:szCs w:val="18"/>
        </w:rPr>
        <w:tab/>
      </w:r>
      <w:r>
        <w:rPr>
          <w:szCs w:val="18"/>
        </w:rPr>
        <w:t>&lt;/Device&gt;</w:t>
      </w:r>
    </w:p>
    <w:p w14:paraId="53D4044E">
      <w:pPr>
        <w:pStyle w:val="147"/>
        <w:ind w:firstLine="0" w:firstLineChars="0"/>
        <w:rPr>
          <w:szCs w:val="18"/>
        </w:rPr>
      </w:pPr>
      <w:r>
        <w:rPr>
          <w:szCs w:val="18"/>
        </w:rPr>
        <w:tab/>
      </w:r>
      <w:r>
        <w:rPr>
          <w:szCs w:val="18"/>
        </w:rPr>
        <w:tab/>
      </w:r>
      <w:r>
        <w:rPr>
          <w:szCs w:val="18"/>
        </w:rPr>
        <w:tab/>
      </w:r>
      <w:r>
        <w:rPr>
          <w:szCs w:val="18"/>
        </w:rPr>
        <w:t>&lt;/DeviceList&gt;</w:t>
      </w:r>
    </w:p>
    <w:p w14:paraId="2AA61A4D">
      <w:pPr>
        <w:pStyle w:val="147"/>
        <w:ind w:firstLine="0" w:firstLineChars="0"/>
        <w:rPr>
          <w:szCs w:val="18"/>
        </w:rPr>
      </w:pPr>
      <w:r>
        <w:rPr>
          <w:szCs w:val="18"/>
        </w:rPr>
        <w:tab/>
      </w:r>
      <w:r>
        <w:rPr>
          <w:szCs w:val="18"/>
        </w:rPr>
        <w:tab/>
      </w:r>
      <w:r>
        <w:rPr>
          <w:szCs w:val="18"/>
        </w:rPr>
        <w:t>&lt;/Values&gt;</w:t>
      </w:r>
    </w:p>
    <w:p w14:paraId="37131712">
      <w:pPr>
        <w:pStyle w:val="147"/>
        <w:ind w:firstLine="0" w:firstLineChars="0"/>
        <w:rPr>
          <w:szCs w:val="18"/>
        </w:rPr>
      </w:pPr>
      <w:r>
        <w:rPr>
          <w:szCs w:val="18"/>
        </w:rPr>
        <w:tab/>
      </w:r>
      <w:r>
        <w:rPr>
          <w:szCs w:val="18"/>
        </w:rPr>
        <w:t>&lt;/Info&gt;</w:t>
      </w:r>
    </w:p>
    <w:p w14:paraId="09854AC7">
      <w:pPr>
        <w:pStyle w:val="147"/>
        <w:ind w:firstLine="0" w:firstLineChars="0"/>
        <w:rPr>
          <w:szCs w:val="18"/>
        </w:rPr>
      </w:pPr>
      <w:r>
        <w:rPr>
          <w:szCs w:val="18"/>
        </w:rPr>
        <w:t>&lt;/Response&gt;</w:t>
      </w:r>
    </w:p>
    <w:p w14:paraId="340DBF09">
      <w:pPr>
        <w:pStyle w:val="4"/>
        <w:numPr>
          <w:ilvl w:val="2"/>
          <w:numId w:val="14"/>
        </w:numPr>
      </w:pPr>
      <w:r>
        <w:rPr>
          <w:rFonts w:hint="eastAsia"/>
        </w:rPr>
        <w:tab/>
      </w:r>
      <w:bookmarkStart w:id="192" w:name="_Toc631653266"/>
      <w:r>
        <w:t>写监控点</w:t>
      </w:r>
      <w:r>
        <w:rPr>
          <w:rFonts w:hint="eastAsia"/>
        </w:rPr>
        <w:t>存储规则</w:t>
      </w:r>
      <w:bookmarkEnd w:id="192"/>
    </w:p>
    <w:p w14:paraId="309F4192">
      <w:pPr>
        <w:pStyle w:val="132"/>
        <w:numPr>
          <w:ilvl w:val="0"/>
          <w:numId w:val="36"/>
        </w:numPr>
        <w:spacing w:line="360" w:lineRule="auto"/>
        <w:rPr>
          <w:rFonts w:ascii="黑体" w:hAnsi="黑体" w:eastAsia="黑体"/>
        </w:rPr>
      </w:pPr>
      <w:r>
        <w:rPr>
          <w:rFonts w:hint="eastAsia" w:ascii="黑体" w:hAnsi="黑体" w:eastAsia="黑体"/>
        </w:rPr>
        <w:t>数据流方式</w:t>
      </w:r>
    </w:p>
    <w:p w14:paraId="43806B8B">
      <w:pPr>
        <w:pStyle w:val="147"/>
        <w:spacing w:line="360" w:lineRule="auto"/>
        <w:ind w:firstLine="480"/>
        <w:rPr>
          <w:sz w:val="24"/>
          <w:szCs w:val="24"/>
        </w:rPr>
      </w:pPr>
      <w:r>
        <w:rPr>
          <w:sz w:val="24"/>
          <w:szCs w:val="24"/>
        </w:rPr>
        <w:t>SC向</w:t>
      </w:r>
      <w:r>
        <w:rPr>
          <w:rFonts w:hint="eastAsia"/>
          <w:sz w:val="24"/>
          <w:szCs w:val="24"/>
        </w:rPr>
        <w:t>FSU</w:t>
      </w:r>
      <w:r>
        <w:rPr>
          <w:sz w:val="24"/>
          <w:szCs w:val="24"/>
        </w:rPr>
        <w:t>发送监控点的标识ID</w:t>
      </w:r>
      <w:r>
        <w:rPr>
          <w:rFonts w:hint="eastAsia"/>
          <w:sz w:val="24"/>
          <w:szCs w:val="24"/>
        </w:rPr>
        <w:t>以及需要</w:t>
      </w:r>
      <w:r>
        <w:rPr>
          <w:sz w:val="24"/>
          <w:szCs w:val="24"/>
        </w:rPr>
        <w:t>更新的</w:t>
      </w:r>
      <w:r>
        <w:rPr>
          <w:rFonts w:hint="eastAsia"/>
          <w:sz w:val="24"/>
          <w:szCs w:val="24"/>
        </w:rPr>
        <w:t>存储规则</w:t>
      </w:r>
      <w:r>
        <w:rPr>
          <w:sz w:val="24"/>
          <w:szCs w:val="24"/>
        </w:rPr>
        <w:t>，</w:t>
      </w:r>
      <w:r>
        <w:rPr>
          <w:rFonts w:hint="eastAsia"/>
          <w:sz w:val="24"/>
          <w:szCs w:val="24"/>
        </w:rPr>
        <w:t>FSU按照</w:t>
      </w:r>
      <w:r>
        <w:rPr>
          <w:sz w:val="24"/>
          <w:szCs w:val="24"/>
        </w:rPr>
        <w:t>下发的新</w:t>
      </w:r>
      <w:r>
        <w:rPr>
          <w:rFonts w:hint="eastAsia"/>
          <w:sz w:val="24"/>
          <w:szCs w:val="24"/>
        </w:rPr>
        <w:t>监控点信号存储规则设置</w:t>
      </w:r>
      <w:r>
        <w:rPr>
          <w:sz w:val="24"/>
          <w:szCs w:val="24"/>
        </w:rPr>
        <w:t>并向</w:t>
      </w:r>
      <w:r>
        <w:rPr>
          <w:rFonts w:hint="eastAsia"/>
          <w:sz w:val="24"/>
          <w:szCs w:val="24"/>
        </w:rPr>
        <w:t>SC返回结果</w:t>
      </w:r>
      <w:r>
        <w:rPr>
          <w:sz w:val="24"/>
          <w:szCs w:val="24"/>
        </w:rPr>
        <w:t>。</w:t>
      </w:r>
    </w:p>
    <w:p w14:paraId="677BB195">
      <w:pPr>
        <w:pStyle w:val="147"/>
        <w:spacing w:line="360" w:lineRule="auto"/>
        <w:ind w:firstLine="480"/>
        <w:rPr>
          <w:sz w:val="24"/>
          <w:szCs w:val="24"/>
        </w:rPr>
      </w:pPr>
      <w:r>
        <w:rPr>
          <w:rFonts w:hint="eastAsia"/>
          <w:sz w:val="24"/>
          <w:szCs w:val="24"/>
        </w:rPr>
        <w:t>如果SC指令</w:t>
      </w:r>
      <w:r>
        <w:rPr>
          <w:sz w:val="24"/>
          <w:szCs w:val="24"/>
        </w:rPr>
        <w:t>下发</w:t>
      </w:r>
      <w:r>
        <w:rPr>
          <w:rFonts w:hint="eastAsia"/>
          <w:sz w:val="24"/>
          <w:szCs w:val="24"/>
        </w:rPr>
        <w:t>失败，则需自动重发一次。</w:t>
      </w:r>
    </w:p>
    <w:p w14:paraId="7F9C9DCD">
      <w:r>
        <mc:AlternateContent>
          <mc:Choice Requires="wpg">
            <w:drawing>
              <wp:anchor distT="0" distB="0" distL="114300" distR="114300" simplePos="0" relativeHeight="251694080" behindDoc="0" locked="0" layoutInCell="0" allowOverlap="1">
                <wp:simplePos x="0" y="0"/>
                <wp:positionH relativeFrom="column">
                  <wp:posOffset>342900</wp:posOffset>
                </wp:positionH>
                <wp:positionV relativeFrom="paragraph">
                  <wp:posOffset>155575</wp:posOffset>
                </wp:positionV>
                <wp:extent cx="4800600" cy="1178560"/>
                <wp:effectExtent l="0" t="0" r="0" b="15240"/>
                <wp:wrapNone/>
                <wp:docPr id="70" name="Group 98"/>
                <wp:cNvGraphicFramePr/>
                <a:graphic xmlns:a="http://schemas.openxmlformats.org/drawingml/2006/main">
                  <a:graphicData uri="http://schemas.microsoft.com/office/word/2010/wordprocessingGroup">
                    <wpg:wgp>
                      <wpg:cNvGrpSpPr/>
                      <wpg:grpSpPr>
                        <a:xfrm>
                          <a:off x="0" y="0"/>
                          <a:ext cx="4800600" cy="1178560"/>
                          <a:chOff x="2340" y="2618"/>
                          <a:chExt cx="7560" cy="1856"/>
                        </a:xfrm>
                        <a:effectLst/>
                      </wpg:grpSpPr>
                      <wps:wsp>
                        <wps:cNvPr id="71" name="Text Box 99"/>
                        <wps:cNvSpPr txBox="1">
                          <a:spLocks noChangeArrowheads="1"/>
                        </wps:cNvSpPr>
                        <wps:spPr bwMode="auto">
                          <a:xfrm>
                            <a:off x="3770" y="2618"/>
                            <a:ext cx="730" cy="468"/>
                          </a:xfrm>
                          <a:prstGeom prst="rect">
                            <a:avLst/>
                          </a:prstGeom>
                          <a:noFill/>
                          <a:ln>
                            <a:noFill/>
                          </a:ln>
                          <a:effectLst/>
                        </wps:spPr>
                        <wps:txbx>
                          <w:txbxContent>
                            <w:p w14:paraId="5171FBD7">
                              <w:pPr>
                                <w:rPr>
                                  <w:szCs w:val="21"/>
                                </w:rPr>
                              </w:pPr>
                              <w:r>
                                <w:rPr>
                                  <w:szCs w:val="21"/>
                                </w:rPr>
                                <w:t>SC</w:t>
                              </w:r>
                            </w:p>
                          </w:txbxContent>
                        </wps:txbx>
                        <wps:bodyPr rot="0" vert="horz" wrap="square" lIns="91440" tIns="45720" rIns="91440" bIns="45720" anchor="t" anchorCtr="0" upright="1">
                          <a:noAutofit/>
                        </wps:bodyPr>
                      </wps:wsp>
                      <wps:wsp>
                        <wps:cNvPr id="72" name="Text Box 100"/>
                        <wps:cNvSpPr txBox="1">
                          <a:spLocks noChangeArrowheads="1"/>
                        </wps:cNvSpPr>
                        <wps:spPr bwMode="auto">
                          <a:xfrm>
                            <a:off x="7740" y="2618"/>
                            <a:ext cx="680" cy="468"/>
                          </a:xfrm>
                          <a:prstGeom prst="rect">
                            <a:avLst/>
                          </a:prstGeom>
                          <a:solidFill>
                            <a:srgbClr val="FFFFFF"/>
                          </a:solidFill>
                          <a:ln>
                            <a:noFill/>
                          </a:ln>
                          <a:effectLst/>
                        </wps:spPr>
                        <wps:txbx>
                          <w:txbxContent>
                            <w:p w14:paraId="73CA4B4F">
                              <w:pPr>
                                <w:rPr>
                                  <w:szCs w:val="21"/>
                                </w:rPr>
                              </w:pPr>
                              <w:r>
                                <w:rPr>
                                  <w:rFonts w:hint="eastAsia"/>
                                  <w:szCs w:val="21"/>
                                </w:rPr>
                                <w:t>FSU</w:t>
                              </w:r>
                            </w:p>
                          </w:txbxContent>
                        </wps:txbx>
                        <wps:bodyPr rot="0" vert="horz" wrap="square" lIns="91440" tIns="45720" rIns="91440" bIns="45720" anchor="t" anchorCtr="0" upright="1">
                          <a:noAutofit/>
                        </wps:bodyPr>
                      </wps:wsp>
                      <wps:wsp>
                        <wps:cNvPr id="73" name="Line 101"/>
                        <wps:cNvCnPr>
                          <a:cxnSpLocks noChangeShapeType="1"/>
                        </wps:cNvCnPr>
                        <wps:spPr bwMode="auto">
                          <a:xfrm>
                            <a:off x="4140" y="3398"/>
                            <a:ext cx="3960" cy="156"/>
                          </a:xfrm>
                          <a:prstGeom prst="line">
                            <a:avLst/>
                          </a:prstGeom>
                          <a:noFill/>
                          <a:ln w="9525">
                            <a:solidFill>
                              <a:srgbClr val="000000"/>
                            </a:solidFill>
                            <a:round/>
                            <a:tailEnd type="triangle" w="med" len="med"/>
                          </a:ln>
                          <a:effectLst/>
                        </wps:spPr>
                        <wps:bodyPr/>
                      </wps:wsp>
                      <wps:wsp>
                        <wps:cNvPr id="74" name="Line 102"/>
                        <wps:cNvCnPr>
                          <a:cxnSpLocks noChangeShapeType="1"/>
                        </wps:cNvCnPr>
                        <wps:spPr bwMode="auto">
                          <a:xfrm flipH="1">
                            <a:off x="4140" y="3710"/>
                            <a:ext cx="3960" cy="156"/>
                          </a:xfrm>
                          <a:prstGeom prst="line">
                            <a:avLst/>
                          </a:prstGeom>
                          <a:noFill/>
                          <a:ln w="9525">
                            <a:solidFill>
                              <a:srgbClr val="000000"/>
                            </a:solidFill>
                            <a:round/>
                            <a:tailEnd type="triangle" w="med" len="med"/>
                          </a:ln>
                          <a:effectLst/>
                        </wps:spPr>
                        <wps:bodyPr/>
                      </wps:wsp>
                      <wps:wsp>
                        <wps:cNvPr id="75" name="Text Box 103"/>
                        <wps:cNvSpPr txBox="1">
                          <a:spLocks noChangeArrowheads="1"/>
                        </wps:cNvSpPr>
                        <wps:spPr bwMode="auto">
                          <a:xfrm>
                            <a:off x="4500" y="3071"/>
                            <a:ext cx="2235" cy="468"/>
                          </a:xfrm>
                          <a:prstGeom prst="rect">
                            <a:avLst/>
                          </a:prstGeom>
                          <a:noFill/>
                          <a:ln>
                            <a:noFill/>
                          </a:ln>
                          <a:effectLst/>
                        </wps:spPr>
                        <wps:txbx>
                          <w:txbxContent>
                            <w:p w14:paraId="47C7AC1C">
                              <w:pPr>
                                <w:rPr>
                                  <w:szCs w:val="21"/>
                                </w:rPr>
                              </w:pPr>
                              <w:r>
                                <w:rPr>
                                  <w:color w:val="000000"/>
                                  <w:szCs w:val="21"/>
                                </w:rPr>
                                <w:t>SET_</w:t>
                              </w:r>
                              <w:r>
                                <w:rPr>
                                  <w:rFonts w:hint="eastAsia"/>
                                  <w:szCs w:val="18"/>
                                </w:rPr>
                                <w:t>STORAGERULE</w:t>
                              </w:r>
                            </w:p>
                          </w:txbxContent>
                        </wps:txbx>
                        <wps:bodyPr rot="0" vert="horz" wrap="square" lIns="91440" tIns="45720" rIns="91440" bIns="45720" anchor="t" anchorCtr="0" upright="1">
                          <a:noAutofit/>
                        </wps:bodyPr>
                      </wps:wsp>
                      <wps:wsp>
                        <wps:cNvPr id="76" name="Line 104"/>
                        <wps:cNvCnPr>
                          <a:cxnSpLocks noChangeShapeType="1"/>
                        </wps:cNvCnPr>
                        <wps:spPr bwMode="auto">
                          <a:xfrm>
                            <a:off x="4140" y="3086"/>
                            <a:ext cx="0" cy="1318"/>
                          </a:xfrm>
                          <a:prstGeom prst="line">
                            <a:avLst/>
                          </a:prstGeom>
                          <a:noFill/>
                          <a:ln w="9525">
                            <a:solidFill>
                              <a:srgbClr val="000000"/>
                            </a:solidFill>
                            <a:round/>
                          </a:ln>
                          <a:effectLst/>
                        </wps:spPr>
                        <wps:bodyPr/>
                      </wps:wsp>
                      <wps:wsp>
                        <wps:cNvPr id="77" name="Line 105"/>
                        <wps:cNvCnPr>
                          <a:cxnSpLocks noChangeShapeType="1"/>
                        </wps:cNvCnPr>
                        <wps:spPr bwMode="auto">
                          <a:xfrm>
                            <a:off x="8100" y="3156"/>
                            <a:ext cx="0" cy="1318"/>
                          </a:xfrm>
                          <a:prstGeom prst="line">
                            <a:avLst/>
                          </a:prstGeom>
                          <a:noFill/>
                          <a:ln w="9525">
                            <a:solidFill>
                              <a:srgbClr val="000000"/>
                            </a:solidFill>
                            <a:round/>
                          </a:ln>
                          <a:effectLst/>
                        </wps:spPr>
                        <wps:bodyPr/>
                      </wps:wsp>
                      <wps:wsp>
                        <wps:cNvPr id="78" name="Text Box 106"/>
                        <wps:cNvSpPr txBox="1">
                          <a:spLocks noChangeArrowheads="1"/>
                        </wps:cNvSpPr>
                        <wps:spPr bwMode="auto">
                          <a:xfrm>
                            <a:off x="4500" y="3795"/>
                            <a:ext cx="3240" cy="468"/>
                          </a:xfrm>
                          <a:prstGeom prst="rect">
                            <a:avLst/>
                          </a:prstGeom>
                          <a:noFill/>
                          <a:ln>
                            <a:noFill/>
                          </a:ln>
                          <a:effectLst/>
                        </wps:spPr>
                        <wps:txbx>
                          <w:txbxContent>
                            <w:p w14:paraId="0FEE9DA0">
                              <w:pPr>
                                <w:rPr>
                                  <w:szCs w:val="21"/>
                                </w:rPr>
                              </w:pPr>
                              <w:r>
                                <w:rPr>
                                  <w:color w:val="000000"/>
                                  <w:szCs w:val="21"/>
                                </w:rPr>
                                <w:t>SET_</w:t>
                              </w:r>
                              <w:r>
                                <w:rPr>
                                  <w:rFonts w:hint="eastAsia"/>
                                  <w:szCs w:val="18"/>
                                </w:rPr>
                                <w:t>STORAGERULE</w:t>
                              </w:r>
                              <w:r>
                                <w:rPr>
                                  <w:color w:val="000000"/>
                                  <w:szCs w:val="21"/>
                                </w:rPr>
                                <w:t>_ACK</w:t>
                              </w:r>
                            </w:p>
                          </w:txbxContent>
                        </wps:txbx>
                        <wps:bodyPr rot="0" vert="horz" wrap="square" lIns="91440" tIns="45720" rIns="91440" bIns="45720" anchor="t" anchorCtr="0" upright="1">
                          <a:noAutofit/>
                        </wps:bodyPr>
                      </wps:wsp>
                      <wps:wsp>
                        <wps:cNvPr id="79" name="Text Box 107"/>
                        <wps:cNvSpPr txBox="1">
                          <a:spLocks noChangeArrowheads="1"/>
                        </wps:cNvSpPr>
                        <wps:spPr bwMode="auto">
                          <a:xfrm>
                            <a:off x="2340" y="3156"/>
                            <a:ext cx="1620" cy="812"/>
                          </a:xfrm>
                          <a:prstGeom prst="rect">
                            <a:avLst/>
                          </a:prstGeom>
                          <a:noFill/>
                          <a:ln>
                            <a:noFill/>
                          </a:ln>
                          <a:effectLst/>
                        </wps:spPr>
                        <wps:txbx>
                          <w:txbxContent>
                            <w:p w14:paraId="7A7019BD">
                              <w:pPr>
                                <w:rPr>
                                  <w:szCs w:val="21"/>
                                </w:rPr>
                              </w:pPr>
                              <w:r>
                                <w:rPr>
                                  <w:rFonts w:hint="eastAsia"/>
                                  <w:szCs w:val="21"/>
                                </w:rPr>
                                <w:t>写</w:t>
                              </w:r>
                              <w:r>
                                <w:rPr>
                                  <w:szCs w:val="21"/>
                                </w:rPr>
                                <w:t>监控点</w:t>
                              </w:r>
                              <w:r>
                                <w:rPr>
                                  <w:rFonts w:hint="eastAsia"/>
                                  <w:szCs w:val="21"/>
                                </w:rPr>
                                <w:t>存储规则</w:t>
                              </w:r>
                            </w:p>
                          </w:txbxContent>
                        </wps:txbx>
                        <wps:bodyPr rot="0" vert="horz" wrap="square" lIns="91440" tIns="45720" rIns="91440" bIns="45720" anchor="t" anchorCtr="0" upright="1">
                          <a:noAutofit/>
                        </wps:bodyPr>
                      </wps:wsp>
                      <wps:wsp>
                        <wps:cNvPr id="80" name="Text Box 108"/>
                        <wps:cNvSpPr txBox="1">
                          <a:spLocks noChangeArrowheads="1"/>
                        </wps:cNvSpPr>
                        <wps:spPr bwMode="auto">
                          <a:xfrm>
                            <a:off x="8280" y="3468"/>
                            <a:ext cx="1620" cy="780"/>
                          </a:xfrm>
                          <a:prstGeom prst="rect">
                            <a:avLst/>
                          </a:prstGeom>
                          <a:noFill/>
                          <a:ln>
                            <a:noFill/>
                          </a:ln>
                          <a:effectLst/>
                        </wps:spPr>
                        <wps:txbx>
                          <w:txbxContent>
                            <w:p w14:paraId="07E11F21">
                              <w:pPr>
                                <w:rPr>
                                  <w:szCs w:val="21"/>
                                </w:rPr>
                              </w:pPr>
                              <w:r>
                                <w:rPr>
                                  <w:rFonts w:hint="eastAsia"/>
                                  <w:szCs w:val="21"/>
                                </w:rPr>
                                <w:t>返回设置结果</w:t>
                              </w:r>
                            </w:p>
                          </w:txbxContent>
                        </wps:txbx>
                        <wps:bodyPr rot="0" vert="horz" wrap="square" lIns="91440" tIns="45720" rIns="91440" bIns="45720" anchor="t" anchorCtr="0" upright="1">
                          <a:noAutofit/>
                        </wps:bodyPr>
                      </wps:wsp>
                    </wpg:wgp>
                  </a:graphicData>
                </a:graphic>
              </wp:anchor>
            </w:drawing>
          </mc:Choice>
          <mc:Fallback>
            <w:pict>
              <v:group id="Group 98" o:spid="_x0000_s1026" o:spt="203" style="position:absolute;left:0pt;margin-left:27pt;margin-top:12.25pt;height:92.8pt;width:378pt;z-index:251694080;mso-width-relative:page;mso-height-relative:page;" coordorigin="2340,2618" coordsize="7560,1856" o:allowincell="f" o:gfxdata="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">
                <o:lock v:ext="edit" aspectratio="f"/>
                <v:shape id="Text Box 99" o:spid="_x0000_s1026" o:spt="202" type="#_x0000_t202" style="position:absolute;left:3770;top:2618;height:468;width:730;" filled="f" stroked="f" coordsize="21600,21600" o:gfxdata="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IMb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171FBD7">
                        <w:pPr>
                          <w:rPr>
                            <w:szCs w:val="21"/>
                          </w:rPr>
                        </w:pPr>
                        <w:r>
                          <w:rPr>
                            <w:szCs w:val="21"/>
                          </w:rPr>
                          <w:t>SC</w:t>
                        </w:r>
                      </w:p>
                    </w:txbxContent>
                  </v:textbox>
                </v:shape>
                <v:shape id="Text Box 100" o:spid="_x0000_s1026" o:spt="202" type="#_x0000_t202" style="position:absolute;left:7740;top:2618;height:468;width:680;" fillcolor="#FFFFFF" filled="t" stroked="f" coordsize="21600,21600" o:gfxdata="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Tdj6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14:paraId="73CA4B4F">
                        <w:pPr>
                          <w:rPr>
                            <w:szCs w:val="21"/>
                          </w:rPr>
                        </w:pPr>
                        <w:r>
                          <w:rPr>
                            <w:rFonts w:hint="eastAsia"/>
                            <w:szCs w:val="21"/>
                          </w:rPr>
                          <w:t>FSU</w:t>
                        </w:r>
                      </w:p>
                    </w:txbxContent>
                  </v:textbox>
                </v:shape>
                <v:line id="Line 101" o:spid="_x0000_s1026" o:spt="20" style="position:absolute;left:4140;top:3398;height:156;width:3960;" filled="f" stroked="t" coordsize="21600,21600" o:gfxdata="UEsDBAoAAAAAAIdO4kAAAAAAAAAAAAAAAAAEAAAAZHJzL1BLAwQUAAAACACHTuJARKSHfL8AAADb&#10;AAAADwAAAGRycy9kb3ducmV2LnhtbEWPT2vCQBTE7wW/w/KE3uomFmqI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kh3y/&#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102" o:spid="_x0000_s1026" o:spt="20" style="position:absolute;left:4140;top:3710;flip:x;height:156;width:3960;" filled="f" stroked="t" coordsize="21600,21600" o:gfxdata="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WOd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103" o:spid="_x0000_s1026" o:spt="202" type="#_x0000_t202" style="position:absolute;left:4500;top:3071;height:468;width:2235;" filled="f" stroked="f" coordsize="21600,21600" o:gfxdata="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8D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7C7AC1C">
                        <w:pPr>
                          <w:rPr>
                            <w:szCs w:val="21"/>
                          </w:rPr>
                        </w:pPr>
                        <w:r>
                          <w:rPr>
                            <w:color w:val="000000"/>
                            <w:szCs w:val="21"/>
                          </w:rPr>
                          <w:t>SET_</w:t>
                        </w:r>
                        <w:r>
                          <w:rPr>
                            <w:rFonts w:hint="eastAsia"/>
                            <w:szCs w:val="18"/>
                          </w:rPr>
                          <w:t>STORAGERULE</w:t>
                        </w:r>
                      </w:p>
                    </w:txbxContent>
                  </v:textbox>
                </v:shape>
                <v:line id="Line 104" o:spid="_x0000_s1026" o:spt="20" style="position:absolute;left:4140;top:3086;height:1318;width:0;" filled="f" stroked="t" coordsize="21600,21600" o:gfxdata="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YI5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05" o:spid="_x0000_s1026" o:spt="20" style="position:absolute;left:8100;top:3156;height:1318;width:0;" filled="f" stroked="t" coordsize="21600,21600" o:gfxdata="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KrX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Text Box 106" o:spid="_x0000_s1026" o:spt="202" type="#_x0000_t202" style="position:absolute;left:4500;top:3795;height:468;width:3240;" filled="f" stroked="f" coordsize="21600,21600" o:gfxdata="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ab1C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0FEE9DA0">
                        <w:pPr>
                          <w:rPr>
                            <w:szCs w:val="21"/>
                          </w:rPr>
                        </w:pPr>
                        <w:r>
                          <w:rPr>
                            <w:color w:val="000000"/>
                            <w:szCs w:val="21"/>
                          </w:rPr>
                          <w:t>SET_</w:t>
                        </w:r>
                        <w:r>
                          <w:rPr>
                            <w:rFonts w:hint="eastAsia"/>
                            <w:szCs w:val="18"/>
                          </w:rPr>
                          <w:t>STORAGERULE</w:t>
                        </w:r>
                        <w:r>
                          <w:rPr>
                            <w:color w:val="000000"/>
                            <w:szCs w:val="21"/>
                          </w:rPr>
                          <w:t>_ACK</w:t>
                        </w:r>
                      </w:p>
                    </w:txbxContent>
                  </v:textbox>
                </v:shape>
                <v:shape id="Text Box 107" o:spid="_x0000_s1026" o:spt="202" type="#_x0000_t202" style="position:absolute;left:2340;top:3156;height:812;width:1620;" filled="f" stroked="f" coordsize="21600,21600" o:gfxdata="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Vsr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A7019BD">
                        <w:pPr>
                          <w:rPr>
                            <w:szCs w:val="21"/>
                          </w:rPr>
                        </w:pPr>
                        <w:r>
                          <w:rPr>
                            <w:rFonts w:hint="eastAsia"/>
                            <w:szCs w:val="21"/>
                          </w:rPr>
                          <w:t>写</w:t>
                        </w:r>
                        <w:r>
                          <w:rPr>
                            <w:szCs w:val="21"/>
                          </w:rPr>
                          <w:t>监控点</w:t>
                        </w:r>
                        <w:r>
                          <w:rPr>
                            <w:rFonts w:hint="eastAsia"/>
                            <w:szCs w:val="21"/>
                          </w:rPr>
                          <w:t>存储规则</w:t>
                        </w:r>
                      </w:p>
                    </w:txbxContent>
                  </v:textbox>
                </v:shape>
                <v:shape id="Text Box 108" o:spid="_x0000_s1026" o:spt="202" type="#_x0000_t202" style="position:absolute;left:8280;top:3468;height:780;width:1620;" filled="f" stroked="f" coordsize="21600,21600" o:gfxdata="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u5E3G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07E11F21">
                        <w:pPr>
                          <w:rPr>
                            <w:szCs w:val="21"/>
                          </w:rPr>
                        </w:pPr>
                        <w:r>
                          <w:rPr>
                            <w:rFonts w:hint="eastAsia"/>
                            <w:szCs w:val="21"/>
                          </w:rPr>
                          <w:t>返回设置结果</w:t>
                        </w:r>
                      </w:p>
                    </w:txbxContent>
                  </v:textbox>
                </v:shape>
              </v:group>
            </w:pict>
          </mc:Fallback>
        </mc:AlternateContent>
      </w:r>
      <w:r>
        <mc:AlternateContent>
          <mc:Choice Requires="wpc">
            <w:drawing>
              <wp:inline distT="0" distB="0" distL="114300" distR="114300">
                <wp:extent cx="5549900" cy="1397000"/>
                <wp:effectExtent l="0" t="0" r="0" b="0"/>
                <wp:docPr id="30" name="画布 1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181" o:spid="_x0000_s1026" o:spt="203" style="height:110pt;width:437pt;" coordsize="5549900,1397000" editas="canvas" o:gfxdata="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">
                <o:lock v:ext="edit" aspectratio="f"/>
                <v:shape id="画布 1181" o:spid="_x0000_s1026" style="position:absolute;left:0;top:0;height:1397000;width:5549900;" filled="f" stroked="f" coordsize="21600,21600" o:gfxdata="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">
                  <v:fill on="f" focussize="0,0"/>
                  <v:stroke on="f"/>
                  <v:imagedata o:title=""/>
                  <o:lock v:ext="edit" aspectratio="t"/>
                </v:shape>
                <w10:wrap type="none"/>
                <w10:anchorlock/>
              </v:group>
            </w:pict>
          </mc:Fallback>
        </mc:AlternateContent>
      </w:r>
    </w:p>
    <w:p w14:paraId="04103DA3">
      <w:pPr>
        <w:pStyle w:val="223"/>
      </w:pPr>
      <w:r>
        <w:rPr>
          <w:rFonts w:hint="eastAsia"/>
        </w:rPr>
        <w:t>写监控点存储规则</w:t>
      </w:r>
    </w:p>
    <w:p w14:paraId="0013FD13">
      <w:pPr>
        <w:pStyle w:val="132"/>
        <w:numPr>
          <w:ilvl w:val="0"/>
          <w:numId w:val="36"/>
        </w:numPr>
        <w:spacing w:line="360" w:lineRule="auto"/>
        <w:ind w:firstLine="147"/>
        <w:rPr>
          <w:rFonts w:ascii="黑体" w:hAnsi="黑体" w:eastAsia="黑体"/>
        </w:rPr>
      </w:pPr>
      <w:r>
        <w:rPr>
          <w:rFonts w:hint="eastAsia" w:ascii="黑体" w:hAnsi="黑体" w:eastAsia="黑体"/>
        </w:rPr>
        <w:t>数据流</w:t>
      </w:r>
      <w:r>
        <w:rPr>
          <w:rFonts w:ascii="黑体" w:hAnsi="黑体" w:eastAsia="黑体"/>
        </w:rPr>
        <w:t>格式定义</w:t>
      </w:r>
    </w:p>
    <w:p w14:paraId="7D90720C">
      <w:pPr>
        <w:pStyle w:val="147"/>
        <w:ind w:firstLine="420"/>
      </w:pPr>
      <w:r>
        <w:t>发起：</w:t>
      </w:r>
      <w:r>
        <w:rPr>
          <w:rFonts w:hint="eastAsia"/>
        </w:rPr>
        <w:t>SC</w:t>
      </w:r>
    </w:p>
    <w:p w14:paraId="2AD63FB8">
      <w:pPr>
        <w:pStyle w:val="222"/>
        <w:ind w:left="480"/>
      </w:pPr>
      <w:r>
        <w:rPr>
          <w:rFonts w:hint="eastAsia"/>
        </w:rPr>
        <w:t>写监控点存储规则报文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551"/>
        <w:gridCol w:w="2606"/>
      </w:tblGrid>
      <w:tr w14:paraId="1C8CBE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A0C543C">
            <w:pPr>
              <w:jc w:val="center"/>
              <w:rPr>
                <w:sz w:val="21"/>
                <w:szCs w:val="21"/>
              </w:rPr>
            </w:pPr>
          </w:p>
        </w:tc>
        <w:tc>
          <w:tcPr>
            <w:tcW w:w="1878" w:type="dxa"/>
            <w:noWrap w:val="0"/>
            <w:vAlign w:val="top"/>
          </w:tcPr>
          <w:p w14:paraId="1519E1D1">
            <w:pPr>
              <w:jc w:val="center"/>
              <w:rPr>
                <w:sz w:val="21"/>
                <w:szCs w:val="21"/>
              </w:rPr>
            </w:pPr>
            <w:r>
              <w:rPr>
                <w:sz w:val="21"/>
                <w:szCs w:val="21"/>
              </w:rPr>
              <w:t>变量名称/报文定义</w:t>
            </w:r>
          </w:p>
        </w:tc>
        <w:tc>
          <w:tcPr>
            <w:tcW w:w="2551" w:type="dxa"/>
            <w:noWrap w:val="0"/>
            <w:vAlign w:val="top"/>
          </w:tcPr>
          <w:p w14:paraId="05D4B054">
            <w:pPr>
              <w:jc w:val="center"/>
              <w:rPr>
                <w:sz w:val="21"/>
                <w:szCs w:val="21"/>
              </w:rPr>
            </w:pPr>
            <w:r>
              <w:rPr>
                <w:sz w:val="21"/>
                <w:szCs w:val="21"/>
              </w:rPr>
              <w:t>长度及类型</w:t>
            </w:r>
          </w:p>
        </w:tc>
        <w:tc>
          <w:tcPr>
            <w:tcW w:w="2606" w:type="dxa"/>
            <w:noWrap w:val="0"/>
            <w:vAlign w:val="top"/>
          </w:tcPr>
          <w:p w14:paraId="0A36C833">
            <w:pPr>
              <w:jc w:val="center"/>
              <w:rPr>
                <w:sz w:val="21"/>
                <w:szCs w:val="21"/>
              </w:rPr>
            </w:pPr>
            <w:r>
              <w:rPr>
                <w:sz w:val="21"/>
                <w:szCs w:val="21"/>
              </w:rPr>
              <w:t>描述</w:t>
            </w:r>
          </w:p>
        </w:tc>
      </w:tr>
      <w:tr w14:paraId="0B93B3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53AF566">
            <w:pPr>
              <w:rPr>
                <w:sz w:val="21"/>
                <w:szCs w:val="21"/>
              </w:rPr>
            </w:pPr>
            <w:r>
              <w:rPr>
                <w:sz w:val="21"/>
                <w:szCs w:val="21"/>
              </w:rPr>
              <w:t>PK_Type</w:t>
            </w:r>
          </w:p>
        </w:tc>
        <w:tc>
          <w:tcPr>
            <w:tcW w:w="1878" w:type="dxa"/>
            <w:noWrap w:val="0"/>
            <w:vAlign w:val="top"/>
          </w:tcPr>
          <w:p w14:paraId="17D470E2">
            <w:pPr>
              <w:rPr>
                <w:sz w:val="21"/>
                <w:szCs w:val="21"/>
              </w:rPr>
            </w:pPr>
            <w:r>
              <w:rPr>
                <w:rFonts w:hint="eastAsia"/>
                <w:sz w:val="21"/>
                <w:szCs w:val="21"/>
              </w:rPr>
              <w:t>Name</w:t>
            </w:r>
          </w:p>
        </w:tc>
        <w:tc>
          <w:tcPr>
            <w:tcW w:w="2551" w:type="dxa"/>
            <w:noWrap w:val="0"/>
            <w:vAlign w:val="center"/>
          </w:tcPr>
          <w:p w14:paraId="247C452D">
            <w:pPr>
              <w:rPr>
                <w:sz w:val="21"/>
                <w:szCs w:val="21"/>
              </w:rPr>
            </w:pPr>
            <w:r>
              <w:rPr>
                <w:sz w:val="21"/>
                <w:szCs w:val="21"/>
              </w:rPr>
              <w:t>Char[SET_</w:t>
            </w:r>
            <w:r>
              <w:rPr>
                <w:rFonts w:hint="eastAsia"/>
                <w:sz w:val="21"/>
                <w:szCs w:val="21"/>
              </w:rPr>
              <w:t>STORAGERULE</w:t>
            </w:r>
            <w:r>
              <w:rPr>
                <w:sz w:val="21"/>
                <w:szCs w:val="21"/>
              </w:rPr>
              <w:t>]</w:t>
            </w:r>
          </w:p>
        </w:tc>
        <w:tc>
          <w:tcPr>
            <w:tcW w:w="2606" w:type="dxa"/>
            <w:noWrap w:val="0"/>
            <w:vAlign w:val="top"/>
          </w:tcPr>
          <w:p w14:paraId="199ABCA2">
            <w:pPr>
              <w:rPr>
                <w:sz w:val="21"/>
                <w:szCs w:val="21"/>
              </w:rPr>
            </w:pPr>
            <w:r>
              <w:rPr>
                <w:rFonts w:hint="eastAsia"/>
                <w:sz w:val="21"/>
                <w:szCs w:val="21"/>
              </w:rPr>
              <w:t>写监控点存储规则</w:t>
            </w:r>
          </w:p>
        </w:tc>
      </w:tr>
      <w:tr w14:paraId="4936E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7D9A8D73">
            <w:pPr>
              <w:rPr>
                <w:sz w:val="21"/>
                <w:szCs w:val="21"/>
              </w:rPr>
            </w:pPr>
            <w:r>
              <w:rPr>
                <w:sz w:val="21"/>
                <w:szCs w:val="21"/>
              </w:rPr>
              <w:t>Info</w:t>
            </w:r>
          </w:p>
        </w:tc>
        <w:tc>
          <w:tcPr>
            <w:tcW w:w="1878" w:type="dxa"/>
            <w:noWrap w:val="0"/>
            <w:vAlign w:val="top"/>
          </w:tcPr>
          <w:p w14:paraId="6DE783C9">
            <w:pPr>
              <w:rPr>
                <w:sz w:val="21"/>
                <w:szCs w:val="21"/>
              </w:rPr>
            </w:pPr>
            <w:r>
              <w:rPr>
                <w:sz w:val="21"/>
                <w:szCs w:val="21"/>
              </w:rPr>
              <w:t>FSUID</w:t>
            </w:r>
          </w:p>
        </w:tc>
        <w:tc>
          <w:tcPr>
            <w:tcW w:w="2551" w:type="dxa"/>
            <w:noWrap w:val="0"/>
            <w:vAlign w:val="top"/>
          </w:tcPr>
          <w:p w14:paraId="2EF4BCCF">
            <w:pPr>
              <w:rPr>
                <w:sz w:val="21"/>
                <w:szCs w:val="21"/>
              </w:rPr>
            </w:pPr>
            <w:r>
              <w:rPr>
                <w:rFonts w:hint="eastAsia"/>
                <w:sz w:val="21"/>
                <w:szCs w:val="21"/>
              </w:rPr>
              <w:t>Char[FSUID_LEN]</w:t>
            </w:r>
          </w:p>
        </w:tc>
        <w:tc>
          <w:tcPr>
            <w:tcW w:w="2606" w:type="dxa"/>
            <w:noWrap w:val="0"/>
            <w:vAlign w:val="top"/>
          </w:tcPr>
          <w:p w14:paraId="1C0CAF40">
            <w:pPr>
              <w:rPr>
                <w:sz w:val="21"/>
                <w:szCs w:val="21"/>
              </w:rPr>
            </w:pPr>
            <w:r>
              <w:rPr>
                <w:sz w:val="21"/>
                <w:szCs w:val="21"/>
              </w:rPr>
              <w:t>FSU ID号</w:t>
            </w:r>
          </w:p>
        </w:tc>
      </w:tr>
      <w:tr w14:paraId="6D114E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41084BD5">
            <w:pPr>
              <w:rPr>
                <w:sz w:val="21"/>
                <w:szCs w:val="21"/>
              </w:rPr>
            </w:pPr>
          </w:p>
        </w:tc>
        <w:tc>
          <w:tcPr>
            <w:tcW w:w="1878" w:type="dxa"/>
            <w:noWrap w:val="0"/>
            <w:vAlign w:val="top"/>
          </w:tcPr>
          <w:p w14:paraId="188DF455">
            <w:pPr>
              <w:rPr>
                <w:sz w:val="21"/>
                <w:szCs w:val="21"/>
              </w:rPr>
            </w:pPr>
            <w:r>
              <w:rPr>
                <w:sz w:val="21"/>
                <w:szCs w:val="21"/>
              </w:rPr>
              <w:t>n</w:t>
            </w:r>
            <w:r>
              <w:rPr>
                <w:rFonts w:hint="eastAsia"/>
                <w:sz w:val="21"/>
                <w:szCs w:val="21"/>
              </w:rPr>
              <w:t>*Device</w:t>
            </w:r>
            <w:r>
              <w:rPr>
                <w:sz w:val="21"/>
                <w:szCs w:val="21"/>
              </w:rPr>
              <w:t>ID</w:t>
            </w:r>
          </w:p>
        </w:tc>
        <w:tc>
          <w:tcPr>
            <w:tcW w:w="2551" w:type="dxa"/>
            <w:noWrap w:val="0"/>
            <w:vAlign w:val="top"/>
          </w:tcPr>
          <w:p w14:paraId="796B2A9F">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606" w:type="dxa"/>
            <w:noWrap w:val="0"/>
            <w:vAlign w:val="top"/>
          </w:tcPr>
          <w:p w14:paraId="0056FB5E">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72DBD1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6976F9C2">
            <w:pPr>
              <w:rPr>
                <w:sz w:val="21"/>
                <w:szCs w:val="21"/>
              </w:rPr>
            </w:pPr>
          </w:p>
        </w:tc>
        <w:tc>
          <w:tcPr>
            <w:tcW w:w="1878" w:type="dxa"/>
            <w:noWrap w:val="0"/>
            <w:vAlign w:val="top"/>
          </w:tcPr>
          <w:p w14:paraId="5B988F1A">
            <w:pPr>
              <w:rPr>
                <w:sz w:val="21"/>
                <w:szCs w:val="21"/>
              </w:rPr>
            </w:pPr>
            <w:r>
              <w:rPr>
                <w:sz w:val="21"/>
                <w:szCs w:val="21"/>
              </w:rPr>
              <w:t>m*Value</w:t>
            </w:r>
          </w:p>
        </w:tc>
        <w:tc>
          <w:tcPr>
            <w:tcW w:w="2551" w:type="dxa"/>
            <w:noWrap w:val="0"/>
            <w:vAlign w:val="center"/>
          </w:tcPr>
          <w:p w14:paraId="435BB27B">
            <w:pPr>
              <w:rPr>
                <w:sz w:val="21"/>
                <w:szCs w:val="21"/>
              </w:rPr>
            </w:pPr>
            <w:r>
              <w:rPr>
                <w:sz w:val="21"/>
                <w:szCs w:val="21"/>
              </w:rPr>
              <w:t>m*Sizeof(</w:t>
            </w:r>
            <w:r>
              <w:rPr>
                <w:rFonts w:hint="eastAsia"/>
                <w:sz w:val="21"/>
                <w:szCs w:val="21"/>
              </w:rPr>
              <w:t>TStorageRule</w:t>
            </w:r>
            <w:r>
              <w:rPr>
                <w:sz w:val="21"/>
                <w:szCs w:val="21"/>
              </w:rPr>
              <w:t>)</w:t>
            </w:r>
          </w:p>
        </w:tc>
        <w:tc>
          <w:tcPr>
            <w:tcW w:w="2606" w:type="dxa"/>
            <w:noWrap w:val="0"/>
            <w:vAlign w:val="top"/>
          </w:tcPr>
          <w:p w14:paraId="55C124E5">
            <w:pPr>
              <w:rPr>
                <w:sz w:val="21"/>
                <w:szCs w:val="21"/>
              </w:rPr>
            </w:pPr>
            <w:r>
              <w:rPr>
                <w:sz w:val="21"/>
                <w:szCs w:val="21"/>
              </w:rPr>
              <w:t>m</w:t>
            </w:r>
            <w:r>
              <w:rPr>
                <w:rFonts w:hint="eastAsia"/>
                <w:sz w:val="21"/>
                <w:szCs w:val="21"/>
              </w:rPr>
              <w:t>个监控点存储规则</w:t>
            </w:r>
            <w:r>
              <w:rPr>
                <w:sz w:val="21"/>
                <w:szCs w:val="21"/>
              </w:rPr>
              <w:t>，数据的值的类型由相应的数据结构决定</w:t>
            </w:r>
          </w:p>
        </w:tc>
      </w:tr>
    </w:tbl>
    <w:p w14:paraId="424749A3">
      <w:pPr>
        <w:pStyle w:val="147"/>
        <w:ind w:firstLine="0" w:firstLineChars="0"/>
        <w:rPr>
          <w:b/>
        </w:rPr>
      </w:pPr>
      <w:r>
        <w:rPr>
          <w:rFonts w:hint="eastAsia"/>
          <w:b/>
        </w:rPr>
        <w:t>XML样例</w:t>
      </w:r>
    </w:p>
    <w:p w14:paraId="3E77C4D4">
      <w:pPr>
        <w:pStyle w:val="147"/>
        <w:ind w:firstLine="0" w:firstLineChars="0"/>
        <w:rPr>
          <w:szCs w:val="18"/>
        </w:rPr>
      </w:pPr>
      <w:r>
        <w:rPr>
          <w:szCs w:val="18"/>
        </w:rPr>
        <w:t>&lt;?xml version="1.0" encoding="UTF-8"?&gt;</w:t>
      </w:r>
    </w:p>
    <w:p w14:paraId="097B091A">
      <w:pPr>
        <w:pStyle w:val="147"/>
        <w:ind w:firstLine="0" w:firstLineChars="0"/>
        <w:rPr>
          <w:szCs w:val="18"/>
        </w:rPr>
      </w:pPr>
      <w:r>
        <w:rPr>
          <w:szCs w:val="18"/>
        </w:rPr>
        <w:t>&lt;Request&gt;</w:t>
      </w:r>
    </w:p>
    <w:p w14:paraId="55B29B62">
      <w:pPr>
        <w:pStyle w:val="147"/>
        <w:ind w:firstLine="0" w:firstLineChars="0"/>
        <w:rPr>
          <w:szCs w:val="18"/>
        </w:rPr>
      </w:pPr>
      <w:r>
        <w:rPr>
          <w:szCs w:val="18"/>
        </w:rPr>
        <w:tab/>
      </w:r>
      <w:r>
        <w:rPr>
          <w:szCs w:val="18"/>
        </w:rPr>
        <w:t>&lt;PK_Type&gt;</w:t>
      </w:r>
    </w:p>
    <w:p w14:paraId="2458423D">
      <w:pPr>
        <w:pStyle w:val="147"/>
        <w:ind w:firstLine="0" w:firstLineChars="0"/>
        <w:rPr>
          <w:szCs w:val="18"/>
        </w:rPr>
      </w:pPr>
      <w:r>
        <w:rPr>
          <w:szCs w:val="18"/>
        </w:rPr>
        <w:tab/>
      </w:r>
      <w:r>
        <w:rPr>
          <w:szCs w:val="18"/>
        </w:rPr>
        <w:tab/>
      </w:r>
      <w:r>
        <w:rPr>
          <w:szCs w:val="18"/>
        </w:rPr>
        <w:t>&lt;Name&gt;SET_</w:t>
      </w:r>
      <w:r>
        <w:rPr>
          <w:rFonts w:hint="eastAsia"/>
          <w:szCs w:val="18"/>
        </w:rPr>
        <w:t>STORAGERULE</w:t>
      </w:r>
      <w:r>
        <w:rPr>
          <w:szCs w:val="18"/>
        </w:rPr>
        <w:t>&lt;/Name&gt;</w:t>
      </w:r>
    </w:p>
    <w:p w14:paraId="1547353A">
      <w:pPr>
        <w:pStyle w:val="147"/>
        <w:ind w:firstLine="0" w:firstLineChars="0"/>
        <w:rPr>
          <w:szCs w:val="18"/>
        </w:rPr>
      </w:pPr>
      <w:r>
        <w:rPr>
          <w:szCs w:val="18"/>
        </w:rPr>
        <w:tab/>
      </w:r>
      <w:r>
        <w:rPr>
          <w:szCs w:val="18"/>
        </w:rPr>
        <w:t>&lt;/PK_Type&gt;</w:t>
      </w:r>
    </w:p>
    <w:p w14:paraId="3DA6F899">
      <w:pPr>
        <w:pStyle w:val="147"/>
        <w:ind w:firstLine="0" w:firstLineChars="0"/>
        <w:rPr>
          <w:szCs w:val="18"/>
        </w:rPr>
      </w:pPr>
      <w:r>
        <w:rPr>
          <w:szCs w:val="18"/>
        </w:rPr>
        <w:tab/>
      </w:r>
      <w:r>
        <w:rPr>
          <w:szCs w:val="18"/>
        </w:rPr>
        <w:t>&lt;Info&gt;</w:t>
      </w:r>
    </w:p>
    <w:p w14:paraId="2BFC7129">
      <w:pPr>
        <w:pStyle w:val="147"/>
        <w:ind w:firstLine="0" w:firstLineChars="0"/>
        <w:rPr>
          <w:szCs w:val="18"/>
        </w:rPr>
      </w:pPr>
      <w:r>
        <w:rPr>
          <w:szCs w:val="18"/>
        </w:rPr>
        <w:tab/>
      </w:r>
      <w:r>
        <w:rPr>
          <w:szCs w:val="18"/>
        </w:rPr>
        <w:t>&lt;FSUID/&gt;</w:t>
      </w:r>
    </w:p>
    <w:p w14:paraId="5F96FB04">
      <w:pPr>
        <w:pStyle w:val="147"/>
        <w:ind w:firstLine="0" w:firstLineChars="0"/>
        <w:rPr>
          <w:szCs w:val="18"/>
        </w:rPr>
      </w:pPr>
      <w:r>
        <w:rPr>
          <w:szCs w:val="18"/>
        </w:rPr>
        <w:tab/>
      </w:r>
      <w:r>
        <w:rPr>
          <w:szCs w:val="18"/>
        </w:rPr>
        <w:tab/>
      </w:r>
      <w:r>
        <w:rPr>
          <w:szCs w:val="18"/>
        </w:rPr>
        <w:t>&lt;Value&gt;</w:t>
      </w:r>
    </w:p>
    <w:p w14:paraId="3A4B0A8C">
      <w:pPr>
        <w:pStyle w:val="147"/>
        <w:ind w:firstLine="0" w:firstLineChars="0"/>
        <w:rPr>
          <w:szCs w:val="18"/>
        </w:rPr>
      </w:pPr>
      <w:r>
        <w:rPr>
          <w:szCs w:val="18"/>
        </w:rPr>
        <w:tab/>
      </w:r>
      <w:r>
        <w:rPr>
          <w:szCs w:val="18"/>
        </w:rPr>
        <w:tab/>
      </w:r>
      <w:r>
        <w:rPr>
          <w:szCs w:val="18"/>
        </w:rPr>
        <w:tab/>
      </w:r>
      <w:r>
        <w:rPr>
          <w:szCs w:val="18"/>
        </w:rPr>
        <w:t>&lt;DeviceList&gt;</w:t>
      </w:r>
    </w:p>
    <w:p w14:paraId="5A588770">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567C958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7C7C335A">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12D2ED2E">
      <w:pPr>
        <w:pStyle w:val="147"/>
        <w:ind w:firstLine="0" w:firstLineChars="0"/>
        <w:rPr>
          <w:szCs w:val="18"/>
        </w:rPr>
      </w:pPr>
      <w:r>
        <w:rPr>
          <w:szCs w:val="18"/>
        </w:rPr>
        <w:tab/>
      </w:r>
      <w:r>
        <w:rPr>
          <w:szCs w:val="18"/>
        </w:rPr>
        <w:tab/>
      </w:r>
      <w:r>
        <w:rPr>
          <w:szCs w:val="18"/>
        </w:rPr>
        <w:tab/>
      </w:r>
      <w:r>
        <w:rPr>
          <w:szCs w:val="18"/>
        </w:rPr>
        <w:tab/>
      </w:r>
      <w:r>
        <w:rPr>
          <w:szCs w:val="18"/>
        </w:rPr>
        <w:t>&lt;/Device&gt;</w:t>
      </w:r>
    </w:p>
    <w:p w14:paraId="3082E127">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7B2BB52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6FE09DA5">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szCs w:val="18"/>
        </w:rPr>
        <w:t>TStorageRule</w:t>
      </w:r>
      <w:r>
        <w:rPr>
          <w:szCs w:val="18"/>
        </w:rPr>
        <w:t xml:space="preserve"> Type="" ID="" </w:t>
      </w:r>
      <w:r>
        <w:rPr>
          <w:szCs w:val="21"/>
        </w:rPr>
        <w:t>SignalNumber</w:t>
      </w:r>
      <w:r>
        <w:rPr>
          <w:szCs w:val="18"/>
        </w:rPr>
        <w:t xml:space="preserve">="" AbsoluteVal="" RelativeVal="" </w:t>
      </w:r>
      <w:r>
        <w:rPr>
          <w:szCs w:val="21"/>
        </w:rPr>
        <w:t>StorageInterval=</w:t>
      </w:r>
      <w:r>
        <w:rPr>
          <w:szCs w:val="18"/>
        </w:rPr>
        <w:t xml:space="preserve">"" </w:t>
      </w:r>
      <w:r>
        <w:rPr>
          <w:rFonts w:hint="eastAsia"/>
          <w:szCs w:val="21"/>
        </w:rPr>
        <w:t>Storage</w:t>
      </w:r>
      <w:r>
        <w:rPr>
          <w:szCs w:val="21"/>
        </w:rPr>
        <w:t>RefTime</w:t>
      </w:r>
      <w:r>
        <w:rPr>
          <w:szCs w:val="18"/>
        </w:rPr>
        <w:t>=""/&gt;</w:t>
      </w:r>
    </w:p>
    <w:p w14:paraId="31C1A22A">
      <w:pPr>
        <w:pStyle w:val="147"/>
        <w:ind w:firstLine="0" w:firstLineChars="0"/>
        <w:rPr>
          <w:szCs w:val="18"/>
        </w:rPr>
      </w:pPr>
      <w:r>
        <w:rPr>
          <w:szCs w:val="18"/>
        </w:rPr>
        <w:tab/>
      </w:r>
      <w:r>
        <w:rPr>
          <w:szCs w:val="18"/>
        </w:rPr>
        <w:tab/>
      </w:r>
      <w:r>
        <w:rPr>
          <w:szCs w:val="18"/>
        </w:rPr>
        <w:tab/>
      </w:r>
      <w:r>
        <w:rPr>
          <w:szCs w:val="18"/>
        </w:rPr>
        <w:tab/>
      </w:r>
      <w:r>
        <w:rPr>
          <w:szCs w:val="18"/>
        </w:rPr>
        <w:t>&lt;/Device&gt;</w:t>
      </w:r>
    </w:p>
    <w:p w14:paraId="418E11F7">
      <w:pPr>
        <w:pStyle w:val="147"/>
        <w:ind w:firstLine="0" w:firstLineChars="0"/>
        <w:rPr>
          <w:szCs w:val="18"/>
        </w:rPr>
      </w:pPr>
      <w:r>
        <w:rPr>
          <w:szCs w:val="18"/>
        </w:rPr>
        <w:tab/>
      </w:r>
      <w:r>
        <w:rPr>
          <w:szCs w:val="18"/>
        </w:rPr>
        <w:tab/>
      </w:r>
      <w:r>
        <w:rPr>
          <w:szCs w:val="18"/>
        </w:rPr>
        <w:tab/>
      </w:r>
      <w:r>
        <w:rPr>
          <w:szCs w:val="18"/>
        </w:rPr>
        <w:t>&lt;/DeviceList&gt;</w:t>
      </w:r>
    </w:p>
    <w:p w14:paraId="0A88E198">
      <w:pPr>
        <w:pStyle w:val="147"/>
        <w:ind w:firstLine="0" w:firstLineChars="0"/>
        <w:rPr>
          <w:szCs w:val="18"/>
        </w:rPr>
      </w:pPr>
      <w:r>
        <w:rPr>
          <w:szCs w:val="18"/>
        </w:rPr>
        <w:tab/>
      </w:r>
      <w:r>
        <w:rPr>
          <w:szCs w:val="18"/>
        </w:rPr>
        <w:tab/>
      </w:r>
      <w:r>
        <w:rPr>
          <w:szCs w:val="18"/>
        </w:rPr>
        <w:t>&lt;/Value&gt;</w:t>
      </w:r>
    </w:p>
    <w:p w14:paraId="02190076">
      <w:pPr>
        <w:pStyle w:val="147"/>
        <w:ind w:firstLine="0" w:firstLineChars="0"/>
        <w:rPr>
          <w:szCs w:val="18"/>
        </w:rPr>
      </w:pPr>
      <w:r>
        <w:rPr>
          <w:szCs w:val="18"/>
        </w:rPr>
        <w:tab/>
      </w:r>
      <w:r>
        <w:rPr>
          <w:szCs w:val="18"/>
        </w:rPr>
        <w:t>&lt;/Info&gt;</w:t>
      </w:r>
    </w:p>
    <w:p w14:paraId="3A98626A">
      <w:pPr>
        <w:pStyle w:val="147"/>
        <w:ind w:firstLine="0" w:firstLineChars="0"/>
        <w:rPr>
          <w:szCs w:val="18"/>
        </w:rPr>
      </w:pPr>
      <w:r>
        <w:rPr>
          <w:szCs w:val="18"/>
        </w:rPr>
        <w:t>&lt;/Request&gt;</w:t>
      </w:r>
    </w:p>
    <w:p w14:paraId="76973A3F">
      <w:pPr>
        <w:pStyle w:val="147"/>
        <w:ind w:firstLine="420"/>
      </w:pPr>
      <w:r>
        <w:t>响应：</w:t>
      </w:r>
      <w:r>
        <w:rPr>
          <w:rFonts w:hint="eastAsia"/>
        </w:rPr>
        <w:t>FSU</w:t>
      </w:r>
    </w:p>
    <w:p w14:paraId="75ADB444">
      <w:pPr>
        <w:pStyle w:val="222"/>
        <w:ind w:left="480"/>
      </w:pPr>
      <w:r>
        <w:rPr>
          <w:rFonts w:hint="eastAsia"/>
        </w:rPr>
        <w:t>写监控点存储规则应答报文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736"/>
        <w:gridCol w:w="2359"/>
        <w:gridCol w:w="2940"/>
      </w:tblGrid>
      <w:tr w14:paraId="379504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0595102">
            <w:pPr>
              <w:jc w:val="center"/>
              <w:rPr>
                <w:sz w:val="21"/>
                <w:szCs w:val="21"/>
              </w:rPr>
            </w:pPr>
          </w:p>
        </w:tc>
        <w:tc>
          <w:tcPr>
            <w:tcW w:w="1736" w:type="dxa"/>
            <w:noWrap w:val="0"/>
            <w:vAlign w:val="top"/>
          </w:tcPr>
          <w:p w14:paraId="481C37F4">
            <w:pPr>
              <w:jc w:val="center"/>
              <w:rPr>
                <w:sz w:val="21"/>
                <w:szCs w:val="21"/>
              </w:rPr>
            </w:pPr>
            <w:r>
              <w:rPr>
                <w:sz w:val="21"/>
                <w:szCs w:val="21"/>
              </w:rPr>
              <w:t>变量名称/报文定义</w:t>
            </w:r>
          </w:p>
        </w:tc>
        <w:tc>
          <w:tcPr>
            <w:tcW w:w="2359" w:type="dxa"/>
            <w:noWrap w:val="0"/>
            <w:vAlign w:val="top"/>
          </w:tcPr>
          <w:p w14:paraId="2A4725A5">
            <w:pPr>
              <w:jc w:val="center"/>
              <w:rPr>
                <w:sz w:val="21"/>
                <w:szCs w:val="21"/>
              </w:rPr>
            </w:pPr>
            <w:r>
              <w:rPr>
                <w:sz w:val="21"/>
                <w:szCs w:val="21"/>
              </w:rPr>
              <w:t>长度及类型</w:t>
            </w:r>
          </w:p>
        </w:tc>
        <w:tc>
          <w:tcPr>
            <w:tcW w:w="2940" w:type="dxa"/>
            <w:noWrap w:val="0"/>
            <w:vAlign w:val="top"/>
          </w:tcPr>
          <w:p w14:paraId="65355A51">
            <w:pPr>
              <w:jc w:val="center"/>
              <w:rPr>
                <w:sz w:val="21"/>
                <w:szCs w:val="21"/>
              </w:rPr>
            </w:pPr>
            <w:r>
              <w:rPr>
                <w:sz w:val="21"/>
                <w:szCs w:val="21"/>
              </w:rPr>
              <w:t>描述</w:t>
            </w:r>
          </w:p>
        </w:tc>
      </w:tr>
      <w:tr w14:paraId="44CC92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FE1E4D6">
            <w:pPr>
              <w:rPr>
                <w:sz w:val="21"/>
                <w:szCs w:val="21"/>
              </w:rPr>
            </w:pPr>
            <w:r>
              <w:rPr>
                <w:sz w:val="21"/>
                <w:szCs w:val="21"/>
              </w:rPr>
              <w:t>PK_Type</w:t>
            </w:r>
          </w:p>
        </w:tc>
        <w:tc>
          <w:tcPr>
            <w:tcW w:w="1736" w:type="dxa"/>
            <w:noWrap w:val="0"/>
            <w:vAlign w:val="top"/>
          </w:tcPr>
          <w:p w14:paraId="3E5044D6">
            <w:pPr>
              <w:rPr>
                <w:sz w:val="21"/>
                <w:szCs w:val="21"/>
              </w:rPr>
            </w:pPr>
            <w:r>
              <w:rPr>
                <w:rFonts w:hint="eastAsia"/>
                <w:sz w:val="21"/>
                <w:szCs w:val="21"/>
              </w:rPr>
              <w:t>Name</w:t>
            </w:r>
          </w:p>
        </w:tc>
        <w:tc>
          <w:tcPr>
            <w:tcW w:w="2359" w:type="dxa"/>
            <w:noWrap w:val="0"/>
            <w:vAlign w:val="center"/>
          </w:tcPr>
          <w:p w14:paraId="774841E4">
            <w:pPr>
              <w:rPr>
                <w:sz w:val="21"/>
                <w:szCs w:val="21"/>
              </w:rPr>
            </w:pPr>
            <w:r>
              <w:rPr>
                <w:sz w:val="21"/>
                <w:szCs w:val="21"/>
              </w:rPr>
              <w:t>Char[SET_</w:t>
            </w:r>
            <w:r>
              <w:rPr>
                <w:rFonts w:hint="eastAsia"/>
                <w:sz w:val="21"/>
                <w:szCs w:val="21"/>
              </w:rPr>
              <w:t>STORAGERULE</w:t>
            </w:r>
            <w:r>
              <w:rPr>
                <w:sz w:val="21"/>
                <w:szCs w:val="21"/>
              </w:rPr>
              <w:t>_ACK]</w:t>
            </w:r>
          </w:p>
        </w:tc>
        <w:tc>
          <w:tcPr>
            <w:tcW w:w="2940" w:type="dxa"/>
            <w:noWrap w:val="0"/>
            <w:vAlign w:val="top"/>
          </w:tcPr>
          <w:p w14:paraId="50B7C6CC">
            <w:pPr>
              <w:rPr>
                <w:sz w:val="21"/>
                <w:szCs w:val="21"/>
              </w:rPr>
            </w:pPr>
            <w:r>
              <w:rPr>
                <w:rFonts w:hint="eastAsia"/>
                <w:sz w:val="21"/>
                <w:szCs w:val="21"/>
              </w:rPr>
              <w:t>写监控点存储规则请求</w:t>
            </w:r>
            <w:r>
              <w:rPr>
                <w:sz w:val="21"/>
                <w:szCs w:val="21"/>
              </w:rPr>
              <w:t>回应</w:t>
            </w:r>
          </w:p>
        </w:tc>
      </w:tr>
      <w:tr w14:paraId="0C9D48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24CF120B">
            <w:pPr>
              <w:rPr>
                <w:sz w:val="21"/>
                <w:szCs w:val="21"/>
              </w:rPr>
            </w:pPr>
            <w:r>
              <w:rPr>
                <w:sz w:val="21"/>
                <w:szCs w:val="21"/>
              </w:rPr>
              <w:t>Info</w:t>
            </w:r>
          </w:p>
        </w:tc>
        <w:tc>
          <w:tcPr>
            <w:tcW w:w="1736" w:type="dxa"/>
            <w:noWrap w:val="0"/>
            <w:vAlign w:val="top"/>
          </w:tcPr>
          <w:p w14:paraId="75F79051">
            <w:pPr>
              <w:rPr>
                <w:sz w:val="21"/>
                <w:szCs w:val="21"/>
              </w:rPr>
            </w:pPr>
            <w:r>
              <w:rPr>
                <w:sz w:val="21"/>
                <w:szCs w:val="21"/>
              </w:rPr>
              <w:t>FSUID</w:t>
            </w:r>
          </w:p>
        </w:tc>
        <w:tc>
          <w:tcPr>
            <w:tcW w:w="2359" w:type="dxa"/>
            <w:noWrap w:val="0"/>
            <w:vAlign w:val="top"/>
          </w:tcPr>
          <w:p w14:paraId="5CC0E87E">
            <w:pPr>
              <w:rPr>
                <w:sz w:val="21"/>
                <w:szCs w:val="21"/>
              </w:rPr>
            </w:pPr>
            <w:r>
              <w:rPr>
                <w:rFonts w:hint="eastAsia"/>
                <w:sz w:val="21"/>
                <w:szCs w:val="21"/>
              </w:rPr>
              <w:t>Char[FSUID_LEN]</w:t>
            </w:r>
          </w:p>
        </w:tc>
        <w:tc>
          <w:tcPr>
            <w:tcW w:w="2940" w:type="dxa"/>
            <w:noWrap w:val="0"/>
            <w:vAlign w:val="top"/>
          </w:tcPr>
          <w:p w14:paraId="5CBD8045">
            <w:pPr>
              <w:rPr>
                <w:sz w:val="21"/>
                <w:szCs w:val="21"/>
              </w:rPr>
            </w:pPr>
            <w:r>
              <w:rPr>
                <w:sz w:val="21"/>
                <w:szCs w:val="21"/>
              </w:rPr>
              <w:t>FSU ID号</w:t>
            </w:r>
          </w:p>
        </w:tc>
      </w:tr>
      <w:tr w14:paraId="3829DD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A01A42F">
            <w:pPr>
              <w:rPr>
                <w:sz w:val="21"/>
                <w:szCs w:val="21"/>
              </w:rPr>
            </w:pPr>
          </w:p>
        </w:tc>
        <w:tc>
          <w:tcPr>
            <w:tcW w:w="1736" w:type="dxa"/>
            <w:noWrap w:val="0"/>
            <w:vAlign w:val="top"/>
          </w:tcPr>
          <w:p w14:paraId="392A2770">
            <w:pPr>
              <w:rPr>
                <w:sz w:val="21"/>
                <w:szCs w:val="21"/>
              </w:rPr>
            </w:pPr>
            <w:r>
              <w:rPr>
                <w:sz w:val="21"/>
                <w:szCs w:val="21"/>
              </w:rPr>
              <w:t>n</w:t>
            </w:r>
            <w:r>
              <w:rPr>
                <w:rFonts w:hint="eastAsia"/>
                <w:sz w:val="21"/>
                <w:szCs w:val="21"/>
              </w:rPr>
              <w:t>*Device</w:t>
            </w:r>
            <w:r>
              <w:rPr>
                <w:sz w:val="21"/>
                <w:szCs w:val="21"/>
              </w:rPr>
              <w:t>ID</w:t>
            </w:r>
          </w:p>
        </w:tc>
        <w:tc>
          <w:tcPr>
            <w:tcW w:w="2359" w:type="dxa"/>
            <w:noWrap w:val="0"/>
            <w:vAlign w:val="top"/>
          </w:tcPr>
          <w:p w14:paraId="3A4516C6">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940" w:type="dxa"/>
            <w:noWrap w:val="0"/>
            <w:vAlign w:val="top"/>
          </w:tcPr>
          <w:p w14:paraId="11E1975B">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19080D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66C977C">
            <w:pPr>
              <w:rPr>
                <w:sz w:val="21"/>
                <w:szCs w:val="21"/>
              </w:rPr>
            </w:pPr>
          </w:p>
        </w:tc>
        <w:tc>
          <w:tcPr>
            <w:tcW w:w="1736" w:type="dxa"/>
            <w:noWrap w:val="0"/>
            <w:vAlign w:val="top"/>
          </w:tcPr>
          <w:p w14:paraId="668F3C0C">
            <w:pPr>
              <w:rPr>
                <w:sz w:val="21"/>
                <w:szCs w:val="21"/>
              </w:rPr>
            </w:pPr>
            <w:r>
              <w:rPr>
                <w:sz w:val="21"/>
                <w:szCs w:val="21"/>
              </w:rPr>
              <w:t>m*Id</w:t>
            </w:r>
          </w:p>
        </w:tc>
        <w:tc>
          <w:tcPr>
            <w:tcW w:w="2359" w:type="dxa"/>
            <w:noWrap w:val="0"/>
            <w:vAlign w:val="center"/>
          </w:tcPr>
          <w:p w14:paraId="06E360A3">
            <w:pPr>
              <w:rPr>
                <w:sz w:val="21"/>
                <w:szCs w:val="21"/>
              </w:rPr>
            </w:pPr>
            <w:r>
              <w:rPr>
                <w:sz w:val="21"/>
                <w:szCs w:val="21"/>
              </w:rPr>
              <w:t>m*Sizeof(Long)</w:t>
            </w:r>
          </w:p>
        </w:tc>
        <w:tc>
          <w:tcPr>
            <w:tcW w:w="2940" w:type="dxa"/>
            <w:noWrap w:val="0"/>
            <w:vAlign w:val="top"/>
          </w:tcPr>
          <w:p w14:paraId="0B39F598">
            <w:pPr>
              <w:rPr>
                <w:sz w:val="21"/>
                <w:szCs w:val="21"/>
              </w:rPr>
            </w:pPr>
            <w:r>
              <w:rPr>
                <w:sz w:val="21"/>
                <w:szCs w:val="21"/>
              </w:rPr>
              <w:t>m</w:t>
            </w:r>
            <w:r>
              <w:rPr>
                <w:rFonts w:hint="eastAsia"/>
                <w:sz w:val="21"/>
                <w:szCs w:val="21"/>
              </w:rPr>
              <w:t>个写成功</w:t>
            </w:r>
            <w:r>
              <w:rPr>
                <w:sz w:val="21"/>
                <w:szCs w:val="21"/>
              </w:rPr>
              <w:t>的</w:t>
            </w:r>
            <w:r>
              <w:rPr>
                <w:rFonts w:hint="eastAsia"/>
                <w:sz w:val="21"/>
                <w:szCs w:val="21"/>
              </w:rPr>
              <w:t>设备</w:t>
            </w:r>
            <w:r>
              <w:rPr>
                <w:sz w:val="21"/>
                <w:szCs w:val="21"/>
              </w:rPr>
              <w:t>采集点</w:t>
            </w:r>
            <w:r>
              <w:rPr>
                <w:rFonts w:hint="eastAsia"/>
                <w:sz w:val="21"/>
                <w:szCs w:val="21"/>
              </w:rPr>
              <w:t>的</w:t>
            </w:r>
            <w:r>
              <w:rPr>
                <w:sz w:val="21"/>
                <w:szCs w:val="21"/>
              </w:rPr>
              <w:t>列表</w:t>
            </w:r>
          </w:p>
        </w:tc>
      </w:tr>
      <w:tr w14:paraId="701B8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6BB2A55C">
            <w:pPr>
              <w:rPr>
                <w:sz w:val="21"/>
                <w:szCs w:val="21"/>
              </w:rPr>
            </w:pPr>
          </w:p>
        </w:tc>
        <w:tc>
          <w:tcPr>
            <w:tcW w:w="1736" w:type="dxa"/>
            <w:noWrap w:val="0"/>
            <w:vAlign w:val="top"/>
          </w:tcPr>
          <w:p w14:paraId="72FCCCE6">
            <w:pPr>
              <w:rPr>
                <w:sz w:val="21"/>
                <w:szCs w:val="21"/>
              </w:rPr>
            </w:pPr>
            <w:r>
              <w:rPr>
                <w:sz w:val="21"/>
                <w:szCs w:val="21"/>
              </w:rPr>
              <w:t>t*Id</w:t>
            </w:r>
          </w:p>
        </w:tc>
        <w:tc>
          <w:tcPr>
            <w:tcW w:w="2359" w:type="dxa"/>
            <w:noWrap w:val="0"/>
            <w:vAlign w:val="center"/>
          </w:tcPr>
          <w:p w14:paraId="1FBF58FE">
            <w:pPr>
              <w:rPr>
                <w:sz w:val="21"/>
                <w:szCs w:val="21"/>
              </w:rPr>
            </w:pPr>
            <w:r>
              <w:rPr>
                <w:sz w:val="21"/>
                <w:szCs w:val="21"/>
              </w:rPr>
              <w:t>t*Sizeof(Long)</w:t>
            </w:r>
          </w:p>
        </w:tc>
        <w:tc>
          <w:tcPr>
            <w:tcW w:w="2940" w:type="dxa"/>
            <w:noWrap w:val="0"/>
            <w:vAlign w:val="top"/>
          </w:tcPr>
          <w:p w14:paraId="768B27B2">
            <w:pPr>
              <w:rPr>
                <w:sz w:val="21"/>
                <w:szCs w:val="21"/>
              </w:rPr>
            </w:pPr>
            <w:r>
              <w:rPr>
                <w:sz w:val="21"/>
                <w:szCs w:val="21"/>
              </w:rPr>
              <w:t>t</w:t>
            </w:r>
            <w:r>
              <w:rPr>
                <w:rFonts w:hint="eastAsia"/>
                <w:sz w:val="21"/>
                <w:szCs w:val="21"/>
              </w:rPr>
              <w:t>个写失败</w:t>
            </w:r>
            <w:r>
              <w:rPr>
                <w:sz w:val="21"/>
                <w:szCs w:val="21"/>
              </w:rPr>
              <w:t>的</w:t>
            </w:r>
            <w:r>
              <w:rPr>
                <w:rFonts w:hint="eastAsia"/>
                <w:sz w:val="21"/>
                <w:szCs w:val="21"/>
              </w:rPr>
              <w:t>设备</w:t>
            </w:r>
            <w:r>
              <w:rPr>
                <w:sz w:val="21"/>
                <w:szCs w:val="21"/>
              </w:rPr>
              <w:t>采集点</w:t>
            </w:r>
            <w:r>
              <w:rPr>
                <w:rFonts w:hint="eastAsia"/>
                <w:sz w:val="21"/>
                <w:szCs w:val="21"/>
              </w:rPr>
              <w:t>的</w:t>
            </w:r>
            <w:r>
              <w:rPr>
                <w:sz w:val="21"/>
                <w:szCs w:val="21"/>
              </w:rPr>
              <w:t>列表</w:t>
            </w:r>
          </w:p>
        </w:tc>
      </w:tr>
      <w:tr w14:paraId="75D222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0C1EA285">
            <w:pPr>
              <w:rPr>
                <w:sz w:val="21"/>
                <w:szCs w:val="21"/>
              </w:rPr>
            </w:pPr>
          </w:p>
        </w:tc>
        <w:tc>
          <w:tcPr>
            <w:tcW w:w="1736" w:type="dxa"/>
            <w:noWrap w:val="0"/>
            <w:vAlign w:val="top"/>
          </w:tcPr>
          <w:p w14:paraId="79475315">
            <w:pPr>
              <w:rPr>
                <w:sz w:val="21"/>
                <w:szCs w:val="21"/>
              </w:rPr>
            </w:pPr>
            <w:r>
              <w:rPr>
                <w:sz w:val="21"/>
                <w:szCs w:val="21"/>
              </w:rPr>
              <w:t>Result</w:t>
            </w:r>
          </w:p>
        </w:tc>
        <w:tc>
          <w:tcPr>
            <w:tcW w:w="2359" w:type="dxa"/>
            <w:noWrap w:val="0"/>
            <w:vAlign w:val="top"/>
          </w:tcPr>
          <w:p w14:paraId="11D39592">
            <w:pPr>
              <w:rPr>
                <w:sz w:val="21"/>
                <w:szCs w:val="21"/>
              </w:rPr>
            </w:pPr>
            <w:r>
              <w:rPr>
                <w:sz w:val="21"/>
                <w:szCs w:val="21"/>
              </w:rPr>
              <w:t>EnumResult</w:t>
            </w:r>
          </w:p>
        </w:tc>
        <w:tc>
          <w:tcPr>
            <w:tcW w:w="2940" w:type="dxa"/>
            <w:noWrap w:val="0"/>
            <w:vAlign w:val="top"/>
          </w:tcPr>
          <w:p w14:paraId="6740B2D5">
            <w:pPr>
              <w:rPr>
                <w:sz w:val="21"/>
                <w:szCs w:val="21"/>
              </w:rPr>
            </w:pPr>
            <w:r>
              <w:rPr>
                <w:sz w:val="21"/>
                <w:szCs w:val="21"/>
              </w:rPr>
              <w:t>写成功/失败（即控制的结果）</w:t>
            </w:r>
          </w:p>
        </w:tc>
      </w:tr>
      <w:tr w14:paraId="2DE19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591AD096">
            <w:pPr>
              <w:rPr>
                <w:sz w:val="21"/>
                <w:szCs w:val="21"/>
              </w:rPr>
            </w:pPr>
          </w:p>
        </w:tc>
        <w:tc>
          <w:tcPr>
            <w:tcW w:w="1736" w:type="dxa"/>
            <w:noWrap w:val="0"/>
            <w:vAlign w:val="top"/>
          </w:tcPr>
          <w:p w14:paraId="342EDAA0">
            <w:pPr>
              <w:rPr>
                <w:sz w:val="21"/>
                <w:szCs w:val="21"/>
              </w:rPr>
            </w:pPr>
            <w:r>
              <w:rPr>
                <w:sz w:val="21"/>
                <w:szCs w:val="21"/>
              </w:rPr>
              <w:t>FailureCause</w:t>
            </w:r>
          </w:p>
        </w:tc>
        <w:tc>
          <w:tcPr>
            <w:tcW w:w="2359" w:type="dxa"/>
            <w:noWrap w:val="0"/>
            <w:vAlign w:val="top"/>
          </w:tcPr>
          <w:p w14:paraId="5D52AE46">
            <w:pPr>
              <w:rPr>
                <w:sz w:val="21"/>
                <w:szCs w:val="21"/>
              </w:rPr>
            </w:pPr>
            <w:r>
              <w:rPr>
                <w:sz w:val="21"/>
                <w:szCs w:val="21"/>
              </w:rPr>
              <w:t>Char[FAILURE_CAUSE_LEN]</w:t>
            </w:r>
          </w:p>
        </w:tc>
        <w:tc>
          <w:tcPr>
            <w:tcW w:w="2940" w:type="dxa"/>
            <w:noWrap w:val="0"/>
            <w:vAlign w:val="top"/>
          </w:tcPr>
          <w:p w14:paraId="71111A1B">
            <w:pPr>
              <w:rPr>
                <w:sz w:val="21"/>
                <w:szCs w:val="21"/>
              </w:rPr>
            </w:pPr>
            <w:r>
              <w:rPr>
                <w:rFonts w:hint="eastAsia"/>
                <w:sz w:val="21"/>
                <w:szCs w:val="21"/>
              </w:rPr>
              <w:t>写监控点存储规则失败的原因（厂家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6A1FA3BB">
      <w:pPr>
        <w:pStyle w:val="147"/>
        <w:ind w:firstLine="0" w:firstLineChars="0"/>
        <w:rPr>
          <w:b/>
          <w:szCs w:val="21"/>
        </w:rPr>
      </w:pPr>
      <w:r>
        <w:rPr>
          <w:rFonts w:hint="eastAsia"/>
          <w:b/>
          <w:szCs w:val="21"/>
        </w:rPr>
        <w:t>XML样例</w:t>
      </w:r>
    </w:p>
    <w:p w14:paraId="2890CD07">
      <w:pPr>
        <w:pStyle w:val="147"/>
        <w:ind w:firstLine="0" w:firstLineChars="0"/>
        <w:rPr>
          <w:szCs w:val="21"/>
        </w:rPr>
      </w:pPr>
      <w:r>
        <w:rPr>
          <w:szCs w:val="21"/>
        </w:rPr>
        <w:t>&lt;?xml version="1.0" encoding="UTF-8"?&gt;</w:t>
      </w:r>
    </w:p>
    <w:p w14:paraId="44D61607">
      <w:pPr>
        <w:pStyle w:val="147"/>
        <w:ind w:firstLine="0" w:firstLineChars="0"/>
        <w:rPr>
          <w:szCs w:val="21"/>
        </w:rPr>
      </w:pPr>
      <w:r>
        <w:rPr>
          <w:szCs w:val="21"/>
        </w:rPr>
        <w:t>&lt;Response&gt;</w:t>
      </w:r>
    </w:p>
    <w:p w14:paraId="58BE7896">
      <w:pPr>
        <w:pStyle w:val="147"/>
        <w:ind w:firstLine="0" w:firstLineChars="0"/>
        <w:rPr>
          <w:szCs w:val="21"/>
        </w:rPr>
      </w:pPr>
      <w:r>
        <w:rPr>
          <w:szCs w:val="21"/>
        </w:rPr>
        <w:tab/>
      </w:r>
      <w:r>
        <w:rPr>
          <w:szCs w:val="21"/>
        </w:rPr>
        <w:t>&lt;PK_Type&gt;</w:t>
      </w:r>
    </w:p>
    <w:p w14:paraId="2ADA60EF">
      <w:pPr>
        <w:pStyle w:val="147"/>
        <w:ind w:firstLine="0" w:firstLineChars="0"/>
        <w:rPr>
          <w:szCs w:val="21"/>
        </w:rPr>
      </w:pPr>
      <w:r>
        <w:rPr>
          <w:szCs w:val="21"/>
        </w:rPr>
        <w:tab/>
      </w:r>
      <w:r>
        <w:rPr>
          <w:szCs w:val="21"/>
        </w:rPr>
        <w:tab/>
      </w:r>
      <w:r>
        <w:rPr>
          <w:szCs w:val="21"/>
        </w:rPr>
        <w:t>&lt;Name&gt;SET_</w:t>
      </w:r>
      <w:r>
        <w:rPr>
          <w:rFonts w:hint="eastAsia"/>
          <w:szCs w:val="18"/>
        </w:rPr>
        <w:t>STORAGERULE</w:t>
      </w:r>
      <w:r>
        <w:rPr>
          <w:szCs w:val="21"/>
        </w:rPr>
        <w:t>_ACK&lt;/Name&gt;</w:t>
      </w:r>
    </w:p>
    <w:p w14:paraId="1F2062F2">
      <w:pPr>
        <w:pStyle w:val="147"/>
        <w:ind w:firstLine="0" w:firstLineChars="0"/>
        <w:rPr>
          <w:szCs w:val="21"/>
        </w:rPr>
      </w:pPr>
      <w:r>
        <w:rPr>
          <w:szCs w:val="21"/>
        </w:rPr>
        <w:tab/>
      </w:r>
      <w:r>
        <w:rPr>
          <w:szCs w:val="21"/>
        </w:rPr>
        <w:t>&lt;/PK_Type&gt;</w:t>
      </w:r>
    </w:p>
    <w:p w14:paraId="142A6E81">
      <w:pPr>
        <w:pStyle w:val="147"/>
        <w:ind w:firstLine="0" w:firstLineChars="0"/>
        <w:rPr>
          <w:szCs w:val="21"/>
        </w:rPr>
      </w:pPr>
      <w:r>
        <w:rPr>
          <w:szCs w:val="21"/>
        </w:rPr>
        <w:tab/>
      </w:r>
      <w:r>
        <w:rPr>
          <w:szCs w:val="21"/>
        </w:rPr>
        <w:t>&lt;Info&gt;</w:t>
      </w:r>
    </w:p>
    <w:p w14:paraId="7103B23F">
      <w:pPr>
        <w:pStyle w:val="147"/>
        <w:ind w:firstLine="0" w:firstLineChars="0"/>
        <w:rPr>
          <w:szCs w:val="21"/>
        </w:rPr>
      </w:pPr>
      <w:r>
        <w:rPr>
          <w:szCs w:val="21"/>
        </w:rPr>
        <w:tab/>
      </w:r>
      <w:r>
        <w:rPr>
          <w:szCs w:val="21"/>
        </w:rPr>
        <w:tab/>
      </w:r>
      <w:r>
        <w:rPr>
          <w:szCs w:val="21"/>
        </w:rPr>
        <w:t>&lt;FSUID/&gt;</w:t>
      </w:r>
    </w:p>
    <w:p w14:paraId="121BDFB2">
      <w:pPr>
        <w:pStyle w:val="147"/>
        <w:ind w:firstLine="0" w:firstLineChars="0"/>
        <w:rPr>
          <w:szCs w:val="21"/>
        </w:rPr>
      </w:pPr>
      <w:r>
        <w:rPr>
          <w:szCs w:val="21"/>
        </w:rPr>
        <w:tab/>
      </w:r>
      <w:r>
        <w:rPr>
          <w:szCs w:val="21"/>
        </w:rPr>
        <w:tab/>
      </w:r>
      <w:r>
        <w:rPr>
          <w:szCs w:val="21"/>
        </w:rPr>
        <w:t>&lt;Result/&gt;</w:t>
      </w:r>
    </w:p>
    <w:p w14:paraId="64327D07">
      <w:pPr>
        <w:pStyle w:val="147"/>
        <w:ind w:firstLine="0" w:firstLineChars="0"/>
        <w:rPr>
          <w:szCs w:val="21"/>
        </w:rPr>
      </w:pPr>
      <w:r>
        <w:rPr>
          <w:szCs w:val="21"/>
        </w:rPr>
        <w:t xml:space="preserve">        &lt;FailureCause/&gt;</w:t>
      </w:r>
    </w:p>
    <w:p w14:paraId="59543565">
      <w:pPr>
        <w:pStyle w:val="147"/>
        <w:ind w:firstLine="0" w:firstLineChars="0"/>
        <w:rPr>
          <w:szCs w:val="21"/>
        </w:rPr>
      </w:pPr>
      <w:r>
        <w:rPr>
          <w:szCs w:val="21"/>
        </w:rPr>
        <w:tab/>
      </w:r>
      <w:r>
        <w:rPr>
          <w:szCs w:val="21"/>
        </w:rPr>
        <w:tab/>
      </w:r>
      <w:r>
        <w:rPr>
          <w:szCs w:val="21"/>
        </w:rPr>
        <w:t>&lt;DeviceList&gt;</w:t>
      </w:r>
    </w:p>
    <w:p w14:paraId="2D46F42B">
      <w:pPr>
        <w:pStyle w:val="147"/>
        <w:ind w:firstLine="0" w:firstLineChars="0"/>
        <w:rPr>
          <w:szCs w:val="21"/>
        </w:rPr>
      </w:pPr>
      <w:r>
        <w:rPr>
          <w:szCs w:val="21"/>
        </w:rPr>
        <w:tab/>
      </w:r>
      <w:r>
        <w:rPr>
          <w:szCs w:val="21"/>
        </w:rPr>
        <w:tab/>
      </w:r>
      <w:r>
        <w:rPr>
          <w:szCs w:val="21"/>
        </w:rPr>
        <w:tab/>
      </w:r>
      <w:r>
        <w:rPr>
          <w:szCs w:val="21"/>
        </w:rPr>
        <w:t>&lt;Device ID="000000000001"&gt;</w:t>
      </w:r>
    </w:p>
    <w:p w14:paraId="72CAE4F7">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77841C8B">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AEED4EE">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9FA8E90">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7CF27868">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79BD2836">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1DF1391">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53F5EDE">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7A5E6DA6">
      <w:pPr>
        <w:pStyle w:val="147"/>
        <w:ind w:firstLine="0" w:firstLineChars="0"/>
        <w:rPr>
          <w:szCs w:val="21"/>
        </w:rPr>
      </w:pPr>
      <w:r>
        <w:rPr>
          <w:szCs w:val="21"/>
        </w:rPr>
        <w:tab/>
      </w:r>
      <w:r>
        <w:rPr>
          <w:szCs w:val="21"/>
        </w:rPr>
        <w:tab/>
      </w:r>
      <w:r>
        <w:rPr>
          <w:szCs w:val="21"/>
        </w:rPr>
        <w:tab/>
      </w:r>
      <w:r>
        <w:rPr>
          <w:szCs w:val="21"/>
        </w:rPr>
        <w:t>&lt;/Device&gt;</w:t>
      </w:r>
    </w:p>
    <w:p w14:paraId="14731911">
      <w:pPr>
        <w:pStyle w:val="147"/>
        <w:ind w:firstLine="0" w:firstLineChars="0"/>
        <w:rPr>
          <w:szCs w:val="21"/>
        </w:rPr>
      </w:pPr>
      <w:r>
        <w:rPr>
          <w:szCs w:val="21"/>
        </w:rPr>
        <w:tab/>
      </w:r>
      <w:r>
        <w:rPr>
          <w:szCs w:val="21"/>
        </w:rPr>
        <w:tab/>
      </w:r>
      <w:r>
        <w:rPr>
          <w:szCs w:val="21"/>
        </w:rPr>
        <w:tab/>
      </w:r>
      <w:r>
        <w:rPr>
          <w:szCs w:val="21"/>
        </w:rPr>
        <w:t>&lt;Device ID="000000000002"&gt;</w:t>
      </w:r>
    </w:p>
    <w:p w14:paraId="7F94ADA9">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48167274">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54108A81">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98FA9A8">
      <w:pPr>
        <w:pStyle w:val="147"/>
        <w:ind w:firstLine="0" w:firstLineChars="0"/>
        <w:rPr>
          <w:szCs w:val="21"/>
        </w:rPr>
      </w:pPr>
      <w:r>
        <w:rPr>
          <w:szCs w:val="21"/>
        </w:rPr>
        <w:tab/>
      </w:r>
      <w:r>
        <w:rPr>
          <w:szCs w:val="21"/>
        </w:rPr>
        <w:tab/>
      </w:r>
      <w:r>
        <w:rPr>
          <w:szCs w:val="21"/>
        </w:rPr>
        <w:tab/>
      </w:r>
      <w:r>
        <w:rPr>
          <w:szCs w:val="21"/>
        </w:rPr>
        <w:tab/>
      </w:r>
      <w:r>
        <w:rPr>
          <w:szCs w:val="21"/>
        </w:rPr>
        <w:t>&lt;/SuccessList&gt;</w:t>
      </w:r>
    </w:p>
    <w:p w14:paraId="09F21E24">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21DC3715">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A51C442">
      <w:pPr>
        <w:pStyle w:val="147"/>
        <w:ind w:firstLine="0" w:firstLineChars="0"/>
        <w:rPr>
          <w:szCs w:val="21"/>
        </w:rPr>
      </w:pPr>
      <w:r>
        <w:rPr>
          <w:szCs w:val="21"/>
        </w:rPr>
        <w:tab/>
      </w:r>
      <w:r>
        <w:rPr>
          <w:szCs w:val="21"/>
        </w:rPr>
        <w:tab/>
      </w:r>
      <w:r>
        <w:rPr>
          <w:szCs w:val="21"/>
        </w:rPr>
        <w:tab/>
      </w:r>
      <w:r>
        <w:rPr>
          <w:szCs w:val="21"/>
        </w:rPr>
        <w:tab/>
      </w:r>
      <w:r>
        <w:rPr>
          <w:szCs w:val="21"/>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4A9BBF06">
      <w:pPr>
        <w:pStyle w:val="147"/>
        <w:ind w:firstLine="0" w:firstLineChars="0"/>
        <w:rPr>
          <w:szCs w:val="21"/>
        </w:rPr>
      </w:pPr>
      <w:r>
        <w:rPr>
          <w:szCs w:val="21"/>
        </w:rPr>
        <w:tab/>
      </w:r>
      <w:r>
        <w:rPr>
          <w:szCs w:val="21"/>
        </w:rPr>
        <w:tab/>
      </w:r>
      <w:r>
        <w:rPr>
          <w:szCs w:val="21"/>
        </w:rPr>
        <w:tab/>
      </w:r>
      <w:r>
        <w:rPr>
          <w:szCs w:val="21"/>
        </w:rPr>
        <w:tab/>
      </w:r>
      <w:r>
        <w:rPr>
          <w:szCs w:val="21"/>
        </w:rPr>
        <w:t>&lt;/FailList&gt;</w:t>
      </w:r>
    </w:p>
    <w:p w14:paraId="0D61267B">
      <w:pPr>
        <w:pStyle w:val="147"/>
        <w:ind w:firstLine="0" w:firstLineChars="0"/>
        <w:rPr>
          <w:szCs w:val="21"/>
        </w:rPr>
      </w:pPr>
      <w:r>
        <w:rPr>
          <w:szCs w:val="21"/>
        </w:rPr>
        <w:tab/>
      </w:r>
      <w:r>
        <w:rPr>
          <w:szCs w:val="21"/>
        </w:rPr>
        <w:tab/>
      </w:r>
      <w:r>
        <w:rPr>
          <w:szCs w:val="21"/>
        </w:rPr>
        <w:tab/>
      </w:r>
      <w:r>
        <w:rPr>
          <w:szCs w:val="21"/>
        </w:rPr>
        <w:t>&lt;/Device&gt;</w:t>
      </w:r>
    </w:p>
    <w:p w14:paraId="26F2E27F">
      <w:pPr>
        <w:pStyle w:val="147"/>
        <w:ind w:firstLine="0" w:firstLineChars="0"/>
        <w:rPr>
          <w:szCs w:val="21"/>
        </w:rPr>
      </w:pPr>
      <w:r>
        <w:rPr>
          <w:szCs w:val="21"/>
        </w:rPr>
        <w:tab/>
      </w:r>
      <w:r>
        <w:rPr>
          <w:szCs w:val="21"/>
        </w:rPr>
        <w:tab/>
      </w:r>
      <w:r>
        <w:rPr>
          <w:szCs w:val="21"/>
        </w:rPr>
        <w:t>&lt;/DeviceList&gt;</w:t>
      </w:r>
    </w:p>
    <w:p w14:paraId="7E892FC7">
      <w:pPr>
        <w:pStyle w:val="147"/>
        <w:ind w:firstLine="0" w:firstLineChars="0"/>
        <w:rPr>
          <w:szCs w:val="21"/>
        </w:rPr>
      </w:pPr>
      <w:r>
        <w:rPr>
          <w:szCs w:val="21"/>
        </w:rPr>
        <w:tab/>
      </w:r>
      <w:r>
        <w:rPr>
          <w:szCs w:val="21"/>
        </w:rPr>
        <w:t>&lt;/Info&gt;</w:t>
      </w:r>
    </w:p>
    <w:p w14:paraId="6BFBE560">
      <w:pPr>
        <w:pStyle w:val="147"/>
        <w:ind w:firstLine="0" w:firstLineChars="0"/>
        <w:rPr>
          <w:szCs w:val="21"/>
        </w:rPr>
      </w:pPr>
      <w:r>
        <w:rPr>
          <w:szCs w:val="21"/>
        </w:rPr>
        <w:t>&lt;/Response&gt;</w:t>
      </w:r>
    </w:p>
    <w:p w14:paraId="60F34E29">
      <w:pPr>
        <w:pStyle w:val="4"/>
        <w:numPr>
          <w:ilvl w:val="2"/>
          <w:numId w:val="14"/>
        </w:numPr>
        <w:ind w:left="709" w:leftChars="0" w:hanging="709" w:firstLineChars="0"/>
      </w:pPr>
      <w:commentRangeStart w:id="3"/>
      <w:r>
        <w:rPr>
          <w:rFonts w:hint="eastAsia"/>
          <w:lang w:val="en-US" w:eastAsia="zh-CN"/>
        </w:rPr>
        <w:t>请求扩展信息</w:t>
      </w:r>
      <w:commentRangeEnd w:id="3"/>
      <w:r>
        <w:commentReference w:id="3"/>
      </w:r>
    </w:p>
    <w:p w14:paraId="4F25AAA1">
      <w:pPr>
        <w:pStyle w:val="104"/>
        <w:numPr>
          <w:ilvl w:val="0"/>
          <w:numId w:val="20"/>
        </w:numPr>
        <w:spacing w:line="360" w:lineRule="auto"/>
        <w:ind w:firstLine="6"/>
        <w:rPr>
          <w:rFonts w:ascii="黑体" w:hAnsi="黑体" w:eastAsia="黑体"/>
        </w:rPr>
      </w:pPr>
      <w:r>
        <w:rPr>
          <w:rFonts w:hint="eastAsia" w:ascii="黑体" w:hAnsi="黑体" w:eastAsia="黑体"/>
        </w:rPr>
        <w:t>数据流方式</w:t>
      </w:r>
    </w:p>
    <w:p w14:paraId="505B8D15">
      <w:pPr>
        <w:pStyle w:val="147"/>
        <w:spacing w:line="360" w:lineRule="auto"/>
        <w:ind w:firstLine="480"/>
        <w:rPr>
          <w:sz w:val="24"/>
          <w:szCs w:val="24"/>
        </w:rPr>
      </w:pPr>
      <w:r>
        <w:rPr>
          <w:sz w:val="24"/>
          <w:szCs w:val="24"/>
        </w:rPr>
        <w:t>SC向</w:t>
      </w:r>
      <w:r>
        <w:rPr>
          <w:rFonts w:hint="eastAsia"/>
          <w:sz w:val="24"/>
          <w:szCs w:val="24"/>
        </w:rPr>
        <w:t>FSU</w:t>
      </w:r>
      <w:r>
        <w:rPr>
          <w:sz w:val="24"/>
          <w:szCs w:val="24"/>
        </w:rPr>
        <w:t>发送所需数据的标识，</w:t>
      </w:r>
      <w:r>
        <w:rPr>
          <w:rFonts w:hint="eastAsia"/>
          <w:sz w:val="24"/>
          <w:szCs w:val="24"/>
        </w:rPr>
        <w:t>FSU</w:t>
      </w:r>
      <w:r>
        <w:rPr>
          <w:sz w:val="24"/>
          <w:szCs w:val="24"/>
        </w:rPr>
        <w:t>向</w:t>
      </w:r>
      <w:r>
        <w:rPr>
          <w:rFonts w:hint="eastAsia"/>
          <w:sz w:val="24"/>
          <w:szCs w:val="24"/>
        </w:rPr>
        <w:t>SC</w:t>
      </w:r>
      <w:r>
        <w:rPr>
          <w:sz w:val="24"/>
          <w:szCs w:val="24"/>
        </w:rPr>
        <w:t>发送要求的</w:t>
      </w:r>
      <w:r>
        <w:rPr>
          <w:rFonts w:hint="eastAsia"/>
          <w:sz w:val="24"/>
          <w:szCs w:val="24"/>
          <w:lang w:val="en-US" w:eastAsia="zh-CN"/>
        </w:rPr>
        <w:t>扩展</w:t>
      </w:r>
      <w:r>
        <w:rPr>
          <w:sz w:val="24"/>
          <w:szCs w:val="24"/>
        </w:rPr>
        <w:t>信息。</w:t>
      </w:r>
    </w:p>
    <w:p w14:paraId="1C7AB150">
      <w:r>
        <mc:AlternateContent>
          <mc:Choice Requires="wpg">
            <w:drawing>
              <wp:anchor distT="0" distB="0" distL="114300" distR="114300" simplePos="0" relativeHeight="251695104" behindDoc="0" locked="0" layoutInCell="0" allowOverlap="1">
                <wp:simplePos x="0" y="0"/>
                <wp:positionH relativeFrom="column">
                  <wp:posOffset>133985</wp:posOffset>
                </wp:positionH>
                <wp:positionV relativeFrom="paragraph">
                  <wp:posOffset>147955</wp:posOffset>
                </wp:positionV>
                <wp:extent cx="5029200" cy="1564005"/>
                <wp:effectExtent l="0" t="0" r="0" b="0"/>
                <wp:wrapNone/>
                <wp:docPr id="81" name="组合 320"/>
                <wp:cNvGraphicFramePr/>
                <a:graphic xmlns:a="http://schemas.openxmlformats.org/drawingml/2006/main">
                  <a:graphicData uri="http://schemas.microsoft.com/office/word/2010/wordprocessingGroup">
                    <wpg:wgp>
                      <wpg:cNvGrpSpPr/>
                      <wpg:grpSpPr>
                        <a:xfrm>
                          <a:off x="0" y="0"/>
                          <a:ext cx="5029200" cy="1564005"/>
                          <a:chOff x="1980" y="7245"/>
                          <a:chExt cx="7920" cy="2463"/>
                        </a:xfrm>
                        <a:effectLst/>
                      </wpg:grpSpPr>
                      <wps:wsp>
                        <wps:cNvPr id="82" name="Text Box 887"/>
                        <wps:cNvSpPr txBox="1">
                          <a:spLocks noChangeArrowheads="1"/>
                        </wps:cNvSpPr>
                        <wps:spPr bwMode="auto">
                          <a:xfrm>
                            <a:off x="3600" y="7368"/>
                            <a:ext cx="830" cy="468"/>
                          </a:xfrm>
                          <a:prstGeom prst="rect">
                            <a:avLst/>
                          </a:prstGeom>
                          <a:noFill/>
                          <a:ln>
                            <a:noFill/>
                          </a:ln>
                          <a:effectLst/>
                        </wps:spPr>
                        <wps:txbx>
                          <w:txbxContent>
                            <w:p w14:paraId="2BEB007A">
                              <w:pPr>
                                <w:rPr>
                                  <w:szCs w:val="21"/>
                                </w:rPr>
                              </w:pPr>
                              <w:r>
                                <w:rPr>
                                  <w:szCs w:val="21"/>
                                </w:rPr>
                                <w:t>SC</w:t>
                              </w:r>
                            </w:p>
                          </w:txbxContent>
                        </wps:txbx>
                        <wps:bodyPr rot="0" vert="horz" wrap="square" lIns="91440" tIns="45720" rIns="91440" bIns="45720" anchor="t" anchorCtr="0" upright="1">
                          <a:noAutofit/>
                        </wps:bodyPr>
                      </wps:wsp>
                      <wps:wsp>
                        <wps:cNvPr id="83" name="Text Box 888"/>
                        <wps:cNvSpPr txBox="1">
                          <a:spLocks noChangeArrowheads="1"/>
                        </wps:cNvSpPr>
                        <wps:spPr bwMode="auto">
                          <a:xfrm>
                            <a:off x="7530" y="7245"/>
                            <a:ext cx="780" cy="468"/>
                          </a:xfrm>
                          <a:prstGeom prst="rect">
                            <a:avLst/>
                          </a:prstGeom>
                          <a:solidFill>
                            <a:srgbClr val="FFFFFF"/>
                          </a:solidFill>
                          <a:ln>
                            <a:noFill/>
                          </a:ln>
                          <a:effectLst/>
                        </wps:spPr>
                        <wps:txbx>
                          <w:txbxContent>
                            <w:p w14:paraId="6B788B77">
                              <w:pPr>
                                <w:rPr>
                                  <w:szCs w:val="21"/>
                                </w:rPr>
                              </w:pPr>
                              <w:r>
                                <w:rPr>
                                  <w:szCs w:val="21"/>
                                </w:rPr>
                                <w:t>FSU</w:t>
                              </w:r>
                            </w:p>
                          </w:txbxContent>
                        </wps:txbx>
                        <wps:bodyPr rot="0" vert="horz" wrap="square" lIns="91440" tIns="45720" rIns="91440" bIns="45720" anchor="t" anchorCtr="0" upright="1">
                          <a:noAutofit/>
                        </wps:bodyPr>
                      </wps:wsp>
                      <wps:wsp>
                        <wps:cNvPr id="84" name="Line 892"/>
                        <wps:cNvCnPr>
                          <a:cxnSpLocks noChangeShapeType="1"/>
                        </wps:cNvCnPr>
                        <wps:spPr bwMode="auto">
                          <a:xfrm>
                            <a:off x="3960" y="7935"/>
                            <a:ext cx="0" cy="1617"/>
                          </a:xfrm>
                          <a:prstGeom prst="line">
                            <a:avLst/>
                          </a:prstGeom>
                          <a:noFill/>
                          <a:ln w="9525">
                            <a:solidFill>
                              <a:srgbClr val="000000"/>
                            </a:solidFill>
                            <a:round/>
                          </a:ln>
                          <a:effectLst/>
                        </wps:spPr>
                        <wps:bodyPr/>
                      </wps:wsp>
                      <wps:wsp>
                        <wps:cNvPr id="85" name="Line 893"/>
                        <wps:cNvCnPr>
                          <a:cxnSpLocks noChangeShapeType="1"/>
                        </wps:cNvCnPr>
                        <wps:spPr bwMode="auto">
                          <a:xfrm>
                            <a:off x="7920" y="7935"/>
                            <a:ext cx="0" cy="1617"/>
                          </a:xfrm>
                          <a:prstGeom prst="line">
                            <a:avLst/>
                          </a:prstGeom>
                          <a:noFill/>
                          <a:ln w="9525">
                            <a:solidFill>
                              <a:srgbClr val="000000"/>
                            </a:solidFill>
                            <a:round/>
                          </a:ln>
                          <a:effectLst/>
                        </wps:spPr>
                        <wps:bodyPr/>
                      </wps:wsp>
                      <wps:wsp>
                        <wps:cNvPr id="86" name="Line 899"/>
                        <wps:cNvCnPr>
                          <a:cxnSpLocks noChangeShapeType="1"/>
                        </wps:cNvCnPr>
                        <wps:spPr bwMode="auto">
                          <a:xfrm>
                            <a:off x="3960" y="8414"/>
                            <a:ext cx="3960" cy="156"/>
                          </a:xfrm>
                          <a:prstGeom prst="line">
                            <a:avLst/>
                          </a:prstGeom>
                          <a:noFill/>
                          <a:ln w="9525">
                            <a:solidFill>
                              <a:srgbClr val="000000"/>
                            </a:solidFill>
                            <a:round/>
                            <a:tailEnd type="triangle" w="med" len="med"/>
                          </a:ln>
                          <a:effectLst/>
                        </wps:spPr>
                        <wps:bodyPr/>
                      </wps:wsp>
                      <wps:wsp>
                        <wps:cNvPr id="87" name="Line 900"/>
                        <wps:cNvCnPr>
                          <a:cxnSpLocks noChangeShapeType="1"/>
                        </wps:cNvCnPr>
                        <wps:spPr bwMode="auto">
                          <a:xfrm flipH="1">
                            <a:off x="3960" y="9000"/>
                            <a:ext cx="3960" cy="156"/>
                          </a:xfrm>
                          <a:prstGeom prst="line">
                            <a:avLst/>
                          </a:prstGeom>
                          <a:noFill/>
                          <a:ln w="9525">
                            <a:solidFill>
                              <a:srgbClr val="000000"/>
                            </a:solidFill>
                            <a:round/>
                            <a:tailEnd type="triangle" w="med" len="med"/>
                          </a:ln>
                          <a:effectLst/>
                        </wps:spPr>
                        <wps:bodyPr/>
                      </wps:wsp>
                      <wps:wsp>
                        <wps:cNvPr id="88" name="Text Box 901"/>
                        <wps:cNvSpPr txBox="1">
                          <a:spLocks noChangeArrowheads="1"/>
                        </wps:cNvSpPr>
                        <wps:spPr bwMode="auto">
                          <a:xfrm>
                            <a:off x="4965" y="8089"/>
                            <a:ext cx="2007" cy="468"/>
                          </a:xfrm>
                          <a:prstGeom prst="rect">
                            <a:avLst/>
                          </a:prstGeom>
                          <a:noFill/>
                          <a:ln>
                            <a:noFill/>
                          </a:ln>
                          <a:effectLst/>
                        </wps:spPr>
                        <wps:txbx>
                          <w:txbxContent>
                            <w:p w14:paraId="5D058412">
                              <w:pPr>
                                <w:rPr>
                                  <w:sz w:val="21"/>
                                  <w:szCs w:val="21"/>
                                </w:rPr>
                              </w:pPr>
                              <w:r>
                                <w:rPr>
                                  <w:color w:val="000000"/>
                                  <w:sz w:val="21"/>
                                  <w:szCs w:val="21"/>
                                </w:rPr>
                                <w:t>GET_</w:t>
                              </w:r>
                              <w:r>
                                <w:rPr>
                                  <w:rFonts w:hint="eastAsia"/>
                                  <w:color w:val="000000"/>
                                  <w:sz w:val="21"/>
                                  <w:szCs w:val="21"/>
                                  <w:lang w:val="en-US" w:eastAsia="zh-CN"/>
                                </w:rPr>
                                <w:t>EX_STR_</w:t>
                              </w:r>
                              <w:r>
                                <w:rPr>
                                  <w:color w:val="000000"/>
                                  <w:sz w:val="21"/>
                                  <w:szCs w:val="21"/>
                                </w:rPr>
                                <w:t>DATA</w:t>
                              </w:r>
                            </w:p>
                          </w:txbxContent>
                        </wps:txbx>
                        <wps:bodyPr rot="0" vert="horz" wrap="square" lIns="91440" tIns="45720" rIns="91440" bIns="45720" anchor="t" anchorCtr="0" upright="1">
                          <a:noAutofit/>
                        </wps:bodyPr>
                      </wps:wsp>
                      <wps:wsp>
                        <wps:cNvPr id="89" name="Text Box 902"/>
                        <wps:cNvSpPr txBox="1">
                          <a:spLocks noChangeArrowheads="1"/>
                        </wps:cNvSpPr>
                        <wps:spPr bwMode="auto">
                          <a:xfrm>
                            <a:off x="4845" y="9165"/>
                            <a:ext cx="2704" cy="468"/>
                          </a:xfrm>
                          <a:prstGeom prst="rect">
                            <a:avLst/>
                          </a:prstGeom>
                          <a:noFill/>
                          <a:ln>
                            <a:noFill/>
                          </a:ln>
                          <a:effectLst/>
                        </wps:spPr>
                        <wps:txbx>
                          <w:txbxContent>
                            <w:p w14:paraId="361CE8CB">
                              <w:pPr>
                                <w:rPr>
                                  <w:szCs w:val="21"/>
                                </w:rPr>
                              </w:pPr>
                              <w:r>
                                <w:rPr>
                                  <w:color w:val="000000"/>
                                  <w:szCs w:val="21"/>
                                </w:rPr>
                                <w:t>GET_</w:t>
                              </w:r>
                              <w:r>
                                <w:rPr>
                                  <w:rFonts w:hint="eastAsia"/>
                                  <w:color w:val="000000"/>
                                  <w:szCs w:val="21"/>
                                  <w:lang w:val="en-US" w:eastAsia="zh-CN"/>
                                </w:rPr>
                                <w:t>EX_STR_</w:t>
                              </w:r>
                              <w:r>
                                <w:rPr>
                                  <w:color w:val="000000"/>
                                  <w:szCs w:val="21"/>
                                </w:rPr>
                                <w:t>DATA_ACK</w:t>
                              </w:r>
                            </w:p>
                          </w:txbxContent>
                        </wps:txbx>
                        <wps:bodyPr rot="0" vert="horz" wrap="square" lIns="91440" tIns="45720" rIns="91440" bIns="45720" anchor="t" anchorCtr="0" upright="1">
                          <a:noAutofit/>
                        </wps:bodyPr>
                      </wps:wsp>
                      <wps:wsp>
                        <wps:cNvPr id="90" name="Text Box 905"/>
                        <wps:cNvSpPr txBox="1">
                          <a:spLocks noChangeArrowheads="1"/>
                        </wps:cNvSpPr>
                        <wps:spPr bwMode="auto">
                          <a:xfrm>
                            <a:off x="8100" y="8700"/>
                            <a:ext cx="1800" cy="1008"/>
                          </a:xfrm>
                          <a:prstGeom prst="rect">
                            <a:avLst/>
                          </a:prstGeom>
                          <a:noFill/>
                          <a:ln>
                            <a:noFill/>
                          </a:ln>
                          <a:effectLst/>
                        </wps:spPr>
                        <wps:txbx>
                          <w:txbxContent>
                            <w:p w14:paraId="278331A5">
                              <w:pPr>
                                <w:rPr>
                                  <w:szCs w:val="21"/>
                                </w:rPr>
                              </w:pPr>
                              <w:r>
                                <w:rPr>
                                  <w:rFonts w:hint="eastAsia"/>
                                  <w:szCs w:val="21"/>
                                </w:rPr>
                                <w:t>FSU</w:t>
                              </w:r>
                              <w:r>
                                <w:rPr>
                                  <w:szCs w:val="21"/>
                                </w:rPr>
                                <w:t>返</w:t>
                              </w:r>
                              <w:r>
                                <w:rPr>
                                  <w:rFonts w:hint="eastAsia"/>
                                  <w:szCs w:val="21"/>
                                </w:rPr>
                                <w:t>回</w:t>
                              </w:r>
                              <w:r>
                                <w:rPr>
                                  <w:szCs w:val="21"/>
                                </w:rPr>
                                <w:t>数据</w:t>
                              </w:r>
                            </w:p>
                          </w:txbxContent>
                        </wps:txbx>
                        <wps:bodyPr rot="0" vert="horz" wrap="square" lIns="91440" tIns="45720" rIns="91440" bIns="45720" anchor="t" anchorCtr="0" upright="1">
                          <a:noAutofit/>
                        </wps:bodyPr>
                      </wps:wsp>
                      <wps:wsp>
                        <wps:cNvPr id="91" name="Text Box 906"/>
                        <wps:cNvSpPr txBox="1">
                          <a:spLocks noChangeArrowheads="1"/>
                        </wps:cNvSpPr>
                        <wps:spPr bwMode="auto">
                          <a:xfrm>
                            <a:off x="1980" y="8616"/>
                            <a:ext cx="1620" cy="936"/>
                          </a:xfrm>
                          <a:prstGeom prst="rect">
                            <a:avLst/>
                          </a:prstGeom>
                          <a:noFill/>
                          <a:ln>
                            <a:noFill/>
                          </a:ln>
                          <a:effectLst/>
                        </wps:spPr>
                        <wps:txbx>
                          <w:txbxContent>
                            <w:p w14:paraId="0F6630AE">
                              <w:pPr>
                                <w:rPr>
                                  <w:rFonts w:hint="default" w:eastAsia="宋体"/>
                                  <w:szCs w:val="21"/>
                                  <w:lang w:val="en-US" w:eastAsia="zh-CN"/>
                                </w:rPr>
                              </w:pPr>
                              <w:r>
                                <w:rPr>
                                  <w:rFonts w:hint="eastAsia"/>
                                  <w:szCs w:val="21"/>
                                  <w:lang w:val="en-US" w:eastAsia="zh-CN"/>
                                </w:rPr>
                                <w:t>请求扩展信息</w:t>
                              </w:r>
                            </w:p>
                          </w:txbxContent>
                        </wps:txbx>
                        <wps:bodyPr rot="0" vert="horz" wrap="square" lIns="91440" tIns="45720" rIns="91440" bIns="45720" anchor="t" anchorCtr="0" upright="1">
                          <a:noAutofit/>
                        </wps:bodyPr>
                      </wps:wsp>
                    </wpg:wgp>
                  </a:graphicData>
                </a:graphic>
              </wp:anchor>
            </w:drawing>
          </mc:Choice>
          <mc:Fallback>
            <w:pict>
              <v:group id="组合 320" o:spid="_x0000_s1026" o:spt="203" style="position:absolute;left:0pt;margin-left:10.55pt;margin-top:11.65pt;height:123.15pt;width:396pt;z-index:251695104;mso-width-relative:page;mso-height-relative:page;" coordorigin="1980,7245" coordsize="7920,2463" o:allowincell="f" o:gfxdata="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">
                <o:lock v:ext="edit" aspectratio="f"/>
                <v:shape id="Text Box 887" o:spid="_x0000_s1026" o:spt="202" type="#_x0000_t202" style="position:absolute;left:3600;top:7368;height:468;width:830;" filled="f" stroked="f" coordsize="21600,21600" o:gfxdata="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con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BEB007A">
                        <w:pPr>
                          <w:rPr>
                            <w:szCs w:val="21"/>
                          </w:rPr>
                        </w:pPr>
                        <w:r>
                          <w:rPr>
                            <w:szCs w:val="21"/>
                          </w:rPr>
                          <w:t>SC</w:t>
                        </w:r>
                      </w:p>
                    </w:txbxContent>
                  </v:textbox>
                </v:shape>
                <v:shape id="Text Box 888" o:spid="_x0000_s1026" o:spt="202" type="#_x0000_t202" style="position:absolute;left:7530;top:7245;height:468;width:780;" fillcolor="#FFFFFF" filled="t" stroked="f" coordsize="21600,21600" o:gfxdata="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oqjgr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6B788B77">
                        <w:pPr>
                          <w:rPr>
                            <w:szCs w:val="21"/>
                          </w:rPr>
                        </w:pPr>
                        <w:r>
                          <w:rPr>
                            <w:szCs w:val="21"/>
                          </w:rPr>
                          <w:t>FSU</w:t>
                        </w:r>
                      </w:p>
                    </w:txbxContent>
                  </v:textbox>
                </v:shape>
                <v:line id="Line 892" o:spid="_x0000_s1026" o:spt="20" style="position:absolute;left:3960;top:7935;height:1617;width:0;" filled="f" stroked="t" coordsize="21600,21600" o:gfxdata="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NQy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93" o:spid="_x0000_s1026" o:spt="20" style="position:absolute;left:7920;top:7935;height:1617;width:0;" filled="f" stroked="t" coordsize="21600,21600" o:gfxdata="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B5r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899" o:spid="_x0000_s1026" o:spt="20" style="position:absolute;left:3960;top:8414;height:156;width:3960;" filled="f" stroked="t" coordsize="21600,21600" o:gfxdata="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GVMO/&#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900" o:spid="_x0000_s1026" o:spt="20" style="position:absolute;left:3960;top:9000;flip:x;height:156;width:3960;" filled="f" stroked="t" coordsize="21600,21600" o:gfxdata="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R14S/&#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Text Box 901" o:spid="_x0000_s1026" o:spt="202" type="#_x0000_t202" style="position:absolute;left:4965;top:8089;height:468;width:2007;" filled="f" stroked="f" coordsize="21600,21600" o:gfxdata="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XPH3e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5D058412">
                        <w:pPr>
                          <w:rPr>
                            <w:sz w:val="21"/>
                            <w:szCs w:val="21"/>
                          </w:rPr>
                        </w:pPr>
                        <w:r>
                          <w:rPr>
                            <w:color w:val="000000"/>
                            <w:sz w:val="21"/>
                            <w:szCs w:val="21"/>
                          </w:rPr>
                          <w:t>GET_</w:t>
                        </w:r>
                        <w:r>
                          <w:rPr>
                            <w:rFonts w:hint="eastAsia"/>
                            <w:color w:val="000000"/>
                            <w:sz w:val="21"/>
                            <w:szCs w:val="21"/>
                            <w:lang w:val="en-US" w:eastAsia="zh-CN"/>
                          </w:rPr>
                          <w:t>EX_STR_</w:t>
                        </w:r>
                        <w:r>
                          <w:rPr>
                            <w:color w:val="000000"/>
                            <w:sz w:val="21"/>
                            <w:szCs w:val="21"/>
                          </w:rPr>
                          <w:t>DATA</w:t>
                        </w:r>
                      </w:p>
                    </w:txbxContent>
                  </v:textbox>
                </v:shape>
                <v:shape id="Text Box 902" o:spid="_x0000_s1026" o:spt="202" type="#_x0000_t202" style="position:absolute;left:4845;top:9165;height:468;width:2704;" filled="f" stroked="f" coordsize="21600,21600" o:gfxdata="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O67L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61CE8CB">
                        <w:pPr>
                          <w:rPr>
                            <w:szCs w:val="21"/>
                          </w:rPr>
                        </w:pPr>
                        <w:r>
                          <w:rPr>
                            <w:color w:val="000000"/>
                            <w:szCs w:val="21"/>
                          </w:rPr>
                          <w:t>GET_</w:t>
                        </w:r>
                        <w:r>
                          <w:rPr>
                            <w:rFonts w:hint="eastAsia"/>
                            <w:color w:val="000000"/>
                            <w:szCs w:val="21"/>
                            <w:lang w:val="en-US" w:eastAsia="zh-CN"/>
                          </w:rPr>
                          <w:t>EX_STR_</w:t>
                        </w:r>
                        <w:r>
                          <w:rPr>
                            <w:color w:val="000000"/>
                            <w:szCs w:val="21"/>
                          </w:rPr>
                          <w:t>DATA_ACK</w:t>
                        </w:r>
                      </w:p>
                    </w:txbxContent>
                  </v:textbox>
                </v:shape>
                <v:shape id="Text Box 905" o:spid="_x0000_s1026" o:spt="202" type="#_x0000_t202" style="position:absolute;left:8100;top:8700;height:1008;width:1800;" filled="f" stroked="f" coordsize="21600,21600" o:gfxdata="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mCFrL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278331A5">
                        <w:pPr>
                          <w:rPr>
                            <w:szCs w:val="21"/>
                          </w:rPr>
                        </w:pPr>
                        <w:r>
                          <w:rPr>
                            <w:rFonts w:hint="eastAsia"/>
                            <w:szCs w:val="21"/>
                          </w:rPr>
                          <w:t>FSU</w:t>
                        </w:r>
                        <w:r>
                          <w:rPr>
                            <w:szCs w:val="21"/>
                          </w:rPr>
                          <w:t>返</w:t>
                        </w:r>
                        <w:r>
                          <w:rPr>
                            <w:rFonts w:hint="eastAsia"/>
                            <w:szCs w:val="21"/>
                          </w:rPr>
                          <w:t>回</w:t>
                        </w:r>
                        <w:r>
                          <w:rPr>
                            <w:szCs w:val="21"/>
                          </w:rPr>
                          <w:t>数据</w:t>
                        </w:r>
                      </w:p>
                    </w:txbxContent>
                  </v:textbox>
                </v:shape>
                <v:shape id="Text Box 906" o:spid="_x0000_s1026" o:spt="202" type="#_x0000_t202" style="position:absolute;left:1980;top:8616;height:936;width:1620;" filled="f" stroked="f" coordsize="21600,21600" o:gfxdata="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wgN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F6630AE">
                        <w:pPr>
                          <w:rPr>
                            <w:rFonts w:hint="default" w:eastAsia="宋体"/>
                            <w:szCs w:val="21"/>
                            <w:lang w:val="en-US" w:eastAsia="zh-CN"/>
                          </w:rPr>
                        </w:pPr>
                        <w:r>
                          <w:rPr>
                            <w:rFonts w:hint="eastAsia"/>
                            <w:szCs w:val="21"/>
                            <w:lang w:val="en-US" w:eastAsia="zh-CN"/>
                          </w:rPr>
                          <w:t>请求扩展信息</w:t>
                        </w:r>
                      </w:p>
                    </w:txbxContent>
                  </v:textbox>
                </v:shape>
              </v:group>
            </w:pict>
          </mc:Fallback>
        </mc:AlternateContent>
      </w:r>
      <w:r>
        <mc:AlternateContent>
          <mc:Choice Requires="wpc">
            <w:drawing>
              <wp:inline distT="0" distB="0" distL="114300" distR="114300">
                <wp:extent cx="5229225" cy="1838325"/>
                <wp:effectExtent l="0" t="0" r="0" b="0"/>
                <wp:docPr id="2"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 o:spid="_x0000_s1026" o:spt="203" style="height:144.75pt;width:411.75pt;" coordsize="5229225,1838325" editas="canvas"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">
                <o:lock v:ext="edit" aspectratio="f"/>
                <v:shape id="画布 1" o:spid="_x0000_s1026" style="position:absolute;left:0;top:0;height:1838325;width:5229225;" filled="f" stroked="f" coordsize="21600,21600" o:gfxdata="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">
                  <v:fill on="f" focussize="0,0"/>
                  <v:stroke on="f"/>
                  <v:imagedata o:title=""/>
                  <o:lock v:ext="edit" aspectratio="t"/>
                </v:shape>
                <w10:wrap type="none"/>
                <w10:anchorlock/>
              </v:group>
            </w:pict>
          </mc:Fallback>
        </mc:AlternateContent>
      </w:r>
    </w:p>
    <w:p w14:paraId="08D7BADF">
      <w:pPr>
        <w:pStyle w:val="223"/>
        <w:ind w:left="2"/>
      </w:pPr>
      <w:r>
        <w:rPr>
          <w:rFonts w:hint="eastAsia"/>
          <w:lang w:val="en-US" w:eastAsia="zh-CN"/>
        </w:rPr>
        <w:t>请求扩展信息</w:t>
      </w:r>
      <w:r>
        <w:rPr>
          <w:rFonts w:hint="eastAsia"/>
        </w:rPr>
        <w:t>过程</w:t>
      </w:r>
    </w:p>
    <w:p w14:paraId="000AB8FF">
      <w:pPr>
        <w:pStyle w:val="104"/>
        <w:numPr>
          <w:ilvl w:val="0"/>
          <w:numId w:val="20"/>
        </w:numPr>
        <w:spacing w:line="360" w:lineRule="auto"/>
        <w:ind w:firstLine="6"/>
        <w:rPr>
          <w:rFonts w:ascii="黑体" w:hAnsi="黑体" w:eastAsia="黑体"/>
        </w:rPr>
      </w:pPr>
      <w:r>
        <w:rPr>
          <w:rFonts w:hint="eastAsia" w:ascii="黑体" w:hAnsi="黑体" w:eastAsia="黑体"/>
        </w:rPr>
        <w:t>数据流格式</w:t>
      </w:r>
      <w:r>
        <w:rPr>
          <w:rFonts w:ascii="黑体" w:hAnsi="黑体" w:eastAsia="黑体"/>
        </w:rPr>
        <w:t>定义</w:t>
      </w:r>
    </w:p>
    <w:p w14:paraId="601DE430">
      <w:pPr>
        <w:pStyle w:val="147"/>
        <w:ind w:firstLine="420"/>
      </w:pPr>
      <w:r>
        <w:t>发起：</w:t>
      </w:r>
      <w:r>
        <w:rPr>
          <w:rFonts w:hint="eastAsia"/>
        </w:rPr>
        <w:t>SC</w:t>
      </w:r>
    </w:p>
    <w:p w14:paraId="3FDC12AB">
      <w:pPr>
        <w:pStyle w:val="222"/>
        <w:jc w:val="left"/>
      </w:pPr>
      <w:r>
        <w:rPr>
          <w:rFonts w:hint="eastAsia"/>
          <w:lang w:val="en-US" w:eastAsia="zh-CN"/>
        </w:rPr>
        <w:t>扩展信息</w:t>
      </w:r>
      <w:r>
        <w:rPr>
          <w:rFonts w:hint="eastAsia"/>
        </w:rPr>
        <w:t>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082"/>
        <w:gridCol w:w="2748"/>
      </w:tblGrid>
      <w:tr w14:paraId="6B64D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759FA73E">
            <w:pPr>
              <w:jc w:val="center"/>
              <w:rPr>
                <w:sz w:val="21"/>
                <w:szCs w:val="21"/>
              </w:rPr>
            </w:pPr>
          </w:p>
        </w:tc>
        <w:tc>
          <w:tcPr>
            <w:tcW w:w="2205" w:type="dxa"/>
            <w:noWrap w:val="0"/>
            <w:vAlign w:val="top"/>
          </w:tcPr>
          <w:p w14:paraId="50248266">
            <w:pPr>
              <w:jc w:val="center"/>
              <w:rPr>
                <w:sz w:val="21"/>
                <w:szCs w:val="21"/>
              </w:rPr>
            </w:pPr>
            <w:r>
              <w:rPr>
                <w:sz w:val="21"/>
                <w:szCs w:val="21"/>
              </w:rPr>
              <w:t>变量名称/报文定义</w:t>
            </w:r>
          </w:p>
        </w:tc>
        <w:tc>
          <w:tcPr>
            <w:tcW w:w="2082" w:type="dxa"/>
            <w:noWrap w:val="0"/>
            <w:vAlign w:val="top"/>
          </w:tcPr>
          <w:p w14:paraId="1E8FD9D0">
            <w:pPr>
              <w:jc w:val="center"/>
              <w:rPr>
                <w:sz w:val="21"/>
                <w:szCs w:val="21"/>
              </w:rPr>
            </w:pPr>
            <w:r>
              <w:rPr>
                <w:sz w:val="21"/>
                <w:szCs w:val="21"/>
              </w:rPr>
              <w:t>长度及类型</w:t>
            </w:r>
          </w:p>
        </w:tc>
        <w:tc>
          <w:tcPr>
            <w:tcW w:w="2748" w:type="dxa"/>
            <w:noWrap w:val="0"/>
            <w:vAlign w:val="top"/>
          </w:tcPr>
          <w:p w14:paraId="233F4E76">
            <w:pPr>
              <w:jc w:val="center"/>
              <w:rPr>
                <w:sz w:val="21"/>
                <w:szCs w:val="21"/>
              </w:rPr>
            </w:pPr>
            <w:r>
              <w:rPr>
                <w:sz w:val="21"/>
                <w:szCs w:val="21"/>
              </w:rPr>
              <w:t>描述</w:t>
            </w:r>
          </w:p>
        </w:tc>
      </w:tr>
      <w:tr w14:paraId="540C6B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6D0DE71C">
            <w:pPr>
              <w:rPr>
                <w:sz w:val="21"/>
                <w:szCs w:val="21"/>
              </w:rPr>
            </w:pPr>
            <w:r>
              <w:rPr>
                <w:sz w:val="21"/>
                <w:szCs w:val="21"/>
              </w:rPr>
              <w:t>PK_Type</w:t>
            </w:r>
          </w:p>
        </w:tc>
        <w:tc>
          <w:tcPr>
            <w:tcW w:w="2205" w:type="dxa"/>
            <w:noWrap w:val="0"/>
            <w:vAlign w:val="top"/>
          </w:tcPr>
          <w:p w14:paraId="2F497816">
            <w:pPr>
              <w:rPr>
                <w:sz w:val="21"/>
                <w:szCs w:val="21"/>
              </w:rPr>
            </w:pPr>
            <w:r>
              <w:rPr>
                <w:rFonts w:hint="eastAsia"/>
                <w:sz w:val="21"/>
                <w:szCs w:val="21"/>
              </w:rPr>
              <w:t>Name</w:t>
            </w:r>
          </w:p>
        </w:tc>
        <w:tc>
          <w:tcPr>
            <w:tcW w:w="2082" w:type="dxa"/>
            <w:noWrap w:val="0"/>
            <w:vAlign w:val="top"/>
          </w:tcPr>
          <w:p w14:paraId="361743EF">
            <w:pPr>
              <w:rPr>
                <w:sz w:val="21"/>
                <w:szCs w:val="21"/>
              </w:rPr>
            </w:pPr>
            <w:r>
              <w:rPr>
                <w:sz w:val="21"/>
                <w:szCs w:val="21"/>
              </w:rPr>
              <w:t>Char[</w:t>
            </w:r>
            <w:r>
              <w:rPr>
                <w:color w:val="000000"/>
                <w:szCs w:val="21"/>
              </w:rPr>
              <w:t>GET_</w:t>
            </w:r>
            <w:r>
              <w:rPr>
                <w:rFonts w:hint="eastAsia"/>
                <w:color w:val="000000"/>
                <w:szCs w:val="21"/>
                <w:lang w:val="en-US" w:eastAsia="zh-CN"/>
              </w:rPr>
              <w:t>EX_STR_</w:t>
            </w:r>
            <w:r>
              <w:rPr>
                <w:color w:val="000000"/>
                <w:szCs w:val="21"/>
              </w:rPr>
              <w:t>DATA</w:t>
            </w:r>
            <w:r>
              <w:rPr>
                <w:sz w:val="21"/>
                <w:szCs w:val="21"/>
              </w:rPr>
              <w:t>]</w:t>
            </w:r>
          </w:p>
        </w:tc>
        <w:tc>
          <w:tcPr>
            <w:tcW w:w="2748" w:type="dxa"/>
            <w:noWrap w:val="0"/>
            <w:vAlign w:val="top"/>
          </w:tcPr>
          <w:p w14:paraId="7BD905F4">
            <w:pPr>
              <w:rPr>
                <w:sz w:val="21"/>
                <w:szCs w:val="21"/>
              </w:rPr>
            </w:pPr>
            <w:r>
              <w:rPr>
                <w:rFonts w:hint="eastAsia"/>
                <w:sz w:val="21"/>
                <w:szCs w:val="21"/>
              </w:rPr>
              <w:t>监控点</w:t>
            </w:r>
            <w:r>
              <w:rPr>
                <w:rFonts w:hint="eastAsia"/>
                <w:sz w:val="21"/>
                <w:szCs w:val="21"/>
                <w:lang w:val="en-US" w:eastAsia="zh-CN"/>
              </w:rPr>
              <w:t>字符串</w:t>
            </w:r>
            <w:r>
              <w:rPr>
                <w:rFonts w:hint="eastAsia"/>
                <w:sz w:val="21"/>
                <w:szCs w:val="21"/>
              </w:rPr>
              <w:t>数据</w:t>
            </w:r>
          </w:p>
        </w:tc>
      </w:tr>
      <w:tr w14:paraId="7D6FDF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0EF31BA5">
            <w:pPr>
              <w:rPr>
                <w:sz w:val="21"/>
                <w:szCs w:val="21"/>
              </w:rPr>
            </w:pPr>
            <w:r>
              <w:rPr>
                <w:sz w:val="21"/>
                <w:szCs w:val="21"/>
              </w:rPr>
              <w:t>Info</w:t>
            </w:r>
          </w:p>
        </w:tc>
        <w:tc>
          <w:tcPr>
            <w:tcW w:w="2205" w:type="dxa"/>
            <w:noWrap w:val="0"/>
            <w:vAlign w:val="top"/>
          </w:tcPr>
          <w:p w14:paraId="44091A01">
            <w:pPr>
              <w:rPr>
                <w:sz w:val="21"/>
                <w:szCs w:val="21"/>
              </w:rPr>
            </w:pPr>
            <w:r>
              <w:rPr>
                <w:sz w:val="21"/>
                <w:szCs w:val="21"/>
              </w:rPr>
              <w:t>FSUID</w:t>
            </w:r>
          </w:p>
        </w:tc>
        <w:tc>
          <w:tcPr>
            <w:tcW w:w="2082" w:type="dxa"/>
            <w:noWrap w:val="0"/>
            <w:vAlign w:val="top"/>
          </w:tcPr>
          <w:p w14:paraId="440246FA">
            <w:pPr>
              <w:rPr>
                <w:sz w:val="21"/>
                <w:szCs w:val="21"/>
              </w:rPr>
            </w:pPr>
            <w:r>
              <w:rPr>
                <w:rFonts w:hint="eastAsia"/>
                <w:sz w:val="21"/>
                <w:szCs w:val="21"/>
              </w:rPr>
              <w:t>Char[FSUID_LEN]</w:t>
            </w:r>
          </w:p>
        </w:tc>
        <w:tc>
          <w:tcPr>
            <w:tcW w:w="2748" w:type="dxa"/>
            <w:noWrap w:val="0"/>
            <w:vAlign w:val="top"/>
          </w:tcPr>
          <w:p w14:paraId="23CE8FE4">
            <w:pPr>
              <w:rPr>
                <w:sz w:val="21"/>
                <w:szCs w:val="21"/>
              </w:rPr>
            </w:pPr>
            <w:r>
              <w:rPr>
                <w:sz w:val="21"/>
                <w:szCs w:val="21"/>
              </w:rPr>
              <w:t>FSU ID号</w:t>
            </w:r>
          </w:p>
        </w:tc>
      </w:tr>
      <w:tr w14:paraId="659BD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44AB7FAB">
            <w:pPr>
              <w:rPr>
                <w:sz w:val="21"/>
                <w:szCs w:val="21"/>
              </w:rPr>
            </w:pPr>
          </w:p>
        </w:tc>
        <w:tc>
          <w:tcPr>
            <w:tcW w:w="2205" w:type="dxa"/>
            <w:noWrap w:val="0"/>
            <w:vAlign w:val="top"/>
          </w:tcPr>
          <w:p w14:paraId="2EF50A92">
            <w:pPr>
              <w:rPr>
                <w:sz w:val="21"/>
                <w:szCs w:val="21"/>
              </w:rPr>
            </w:pPr>
            <w:r>
              <w:rPr>
                <w:rFonts w:hint="eastAsia"/>
                <w:sz w:val="21"/>
                <w:szCs w:val="21"/>
              </w:rPr>
              <w:t>Device</w:t>
            </w:r>
            <w:r>
              <w:rPr>
                <w:sz w:val="21"/>
                <w:szCs w:val="21"/>
              </w:rPr>
              <w:t>ID</w:t>
            </w:r>
          </w:p>
        </w:tc>
        <w:tc>
          <w:tcPr>
            <w:tcW w:w="2082" w:type="dxa"/>
            <w:noWrap w:val="0"/>
            <w:vAlign w:val="top"/>
          </w:tcPr>
          <w:p w14:paraId="6659DC4F">
            <w:pPr>
              <w:rPr>
                <w:sz w:val="21"/>
                <w:szCs w:val="21"/>
              </w:rPr>
            </w:pPr>
            <w:r>
              <w:rPr>
                <w:rFonts w:hint="eastAsia"/>
                <w:sz w:val="21"/>
                <w:szCs w:val="21"/>
              </w:rPr>
              <w:t>Char[DEVICE</w:t>
            </w:r>
            <w:r>
              <w:rPr>
                <w:sz w:val="21"/>
                <w:szCs w:val="21"/>
              </w:rPr>
              <w:t>ID_LEN</w:t>
            </w:r>
            <w:r>
              <w:rPr>
                <w:rFonts w:hint="eastAsia"/>
                <w:sz w:val="21"/>
                <w:szCs w:val="21"/>
              </w:rPr>
              <w:t>]</w:t>
            </w:r>
          </w:p>
        </w:tc>
        <w:tc>
          <w:tcPr>
            <w:tcW w:w="2748" w:type="dxa"/>
            <w:noWrap w:val="0"/>
            <w:vAlign w:val="top"/>
          </w:tcPr>
          <w:p w14:paraId="12284958">
            <w:pPr>
              <w:rPr>
                <w:sz w:val="21"/>
                <w:szCs w:val="21"/>
              </w:rPr>
            </w:pPr>
            <w:r>
              <w:rPr>
                <w:rFonts w:hint="eastAsia"/>
                <w:sz w:val="21"/>
                <w:szCs w:val="21"/>
              </w:rPr>
              <w:t>设备</w:t>
            </w:r>
            <w:r>
              <w:rPr>
                <w:sz w:val="21"/>
                <w:szCs w:val="21"/>
              </w:rPr>
              <w:t>ID</w:t>
            </w:r>
            <w:r>
              <w:rPr>
                <w:rFonts w:hint="eastAsia"/>
                <w:sz w:val="21"/>
                <w:szCs w:val="21"/>
              </w:rPr>
              <w:t>。</w:t>
            </w:r>
            <w:r>
              <w:rPr>
                <w:sz w:val="21"/>
                <w:szCs w:val="21"/>
              </w:rPr>
              <w:t>当为空</w:t>
            </w:r>
            <w:r>
              <w:rPr>
                <w:rFonts w:hint="eastAsia"/>
                <w:sz w:val="21"/>
                <w:szCs w:val="21"/>
              </w:rPr>
              <w:t>，</w:t>
            </w:r>
            <w:r>
              <w:rPr>
                <w:sz w:val="21"/>
                <w:szCs w:val="21"/>
              </w:rPr>
              <w:t>则</w:t>
            </w:r>
            <w:r>
              <w:rPr>
                <w:rFonts w:hint="eastAsia"/>
                <w:sz w:val="21"/>
                <w:szCs w:val="21"/>
              </w:rPr>
              <w:t>返回</w:t>
            </w:r>
            <w:r>
              <w:rPr>
                <w:sz w:val="21"/>
                <w:szCs w:val="21"/>
              </w:rPr>
              <w:t>该FSU所监控的所有设备的监控点的值；</w:t>
            </w:r>
            <w:r>
              <w:rPr>
                <w:rFonts w:hint="eastAsia"/>
                <w:sz w:val="21"/>
                <w:szCs w:val="21"/>
              </w:rPr>
              <w:t>这</w:t>
            </w:r>
            <w:r>
              <w:rPr>
                <w:sz w:val="21"/>
                <w:szCs w:val="21"/>
              </w:rPr>
              <w:t>种情况下，</w:t>
            </w:r>
            <w:r>
              <w:rPr>
                <w:rFonts w:hint="eastAsia"/>
                <w:sz w:val="21"/>
                <w:szCs w:val="21"/>
              </w:rPr>
              <w:t>忽略ID</w:t>
            </w:r>
            <w:r>
              <w:rPr>
                <w:sz w:val="21"/>
                <w:szCs w:val="21"/>
              </w:rPr>
              <w:t>s参数</w:t>
            </w:r>
            <w:r>
              <w:rPr>
                <w:rFonts w:hint="eastAsia"/>
                <w:sz w:val="21"/>
                <w:szCs w:val="21"/>
              </w:rPr>
              <w:t>（即</w:t>
            </w:r>
            <w:r>
              <w:rPr>
                <w:sz w:val="21"/>
                <w:szCs w:val="21"/>
              </w:rPr>
              <w:t>监控点ID列表）。</w:t>
            </w:r>
          </w:p>
        </w:tc>
      </w:tr>
      <w:tr w14:paraId="10C41E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852B0F0">
            <w:pPr>
              <w:rPr>
                <w:sz w:val="21"/>
                <w:szCs w:val="21"/>
              </w:rPr>
            </w:pPr>
          </w:p>
        </w:tc>
        <w:tc>
          <w:tcPr>
            <w:tcW w:w="2205" w:type="dxa"/>
            <w:noWrap w:val="0"/>
            <w:vAlign w:val="top"/>
          </w:tcPr>
          <w:p w14:paraId="1482CD7C">
            <w:pPr>
              <w:rPr>
                <w:sz w:val="21"/>
                <w:szCs w:val="21"/>
              </w:rPr>
            </w:pPr>
            <w:r>
              <w:rPr>
                <w:sz w:val="21"/>
                <w:szCs w:val="21"/>
              </w:rPr>
              <w:t>IDs</w:t>
            </w:r>
          </w:p>
        </w:tc>
        <w:tc>
          <w:tcPr>
            <w:tcW w:w="2082" w:type="dxa"/>
            <w:noWrap w:val="0"/>
            <w:vAlign w:val="top"/>
          </w:tcPr>
          <w:p w14:paraId="1A711819">
            <w:pPr>
              <w:rPr>
                <w:sz w:val="21"/>
                <w:szCs w:val="21"/>
              </w:rPr>
            </w:pPr>
            <w:r>
              <w:rPr>
                <w:rFonts w:hint="eastAsia"/>
                <w:sz w:val="21"/>
                <w:szCs w:val="21"/>
              </w:rPr>
              <w:t>n*ID</w:t>
            </w:r>
            <w:r>
              <w:rPr>
                <w:sz w:val="21"/>
                <w:szCs w:val="21"/>
              </w:rPr>
              <w:t>_LENGTH</w:t>
            </w:r>
          </w:p>
        </w:tc>
        <w:tc>
          <w:tcPr>
            <w:tcW w:w="2748" w:type="dxa"/>
            <w:noWrap w:val="0"/>
            <w:vAlign w:val="top"/>
          </w:tcPr>
          <w:p w14:paraId="68884D47">
            <w:pPr>
              <w:rPr>
                <w:sz w:val="21"/>
                <w:szCs w:val="21"/>
              </w:rPr>
            </w:pPr>
            <w:r>
              <w:rPr>
                <w:sz w:val="21"/>
                <w:szCs w:val="21"/>
              </w:rPr>
              <w:t>相应的</w:t>
            </w:r>
            <w:r>
              <w:rPr>
                <w:rFonts w:hint="eastAsia"/>
                <w:sz w:val="21"/>
                <w:szCs w:val="21"/>
              </w:rPr>
              <w:t>监控点</w:t>
            </w:r>
            <w:r>
              <w:rPr>
                <w:sz w:val="21"/>
                <w:szCs w:val="21"/>
              </w:rPr>
              <w:t>ID号</w:t>
            </w:r>
            <w:r>
              <w:rPr>
                <w:rFonts w:hint="eastAsia"/>
                <w:sz w:val="21"/>
                <w:szCs w:val="21"/>
              </w:rPr>
              <w:t>。</w:t>
            </w:r>
            <w:r>
              <w:rPr>
                <w:sz w:val="21"/>
                <w:szCs w:val="21"/>
              </w:rPr>
              <w:t>当为空</w:t>
            </w:r>
            <w:r>
              <w:rPr>
                <w:rFonts w:hint="eastAsia"/>
                <w:sz w:val="21"/>
                <w:szCs w:val="21"/>
              </w:rPr>
              <w:t>，则返回该</w:t>
            </w:r>
            <w:r>
              <w:rPr>
                <w:sz w:val="21"/>
                <w:szCs w:val="21"/>
              </w:rPr>
              <w:t>设备的所有监控点的值</w:t>
            </w:r>
            <w:r>
              <w:rPr>
                <w:rFonts w:hint="eastAsia"/>
                <w:sz w:val="21"/>
                <w:szCs w:val="21"/>
              </w:rPr>
              <w:t>。</w:t>
            </w:r>
          </w:p>
        </w:tc>
      </w:tr>
    </w:tbl>
    <w:p w14:paraId="1404884D">
      <w:pPr>
        <w:pStyle w:val="147"/>
        <w:ind w:firstLine="0" w:firstLineChars="0"/>
        <w:rPr>
          <w:b/>
        </w:rPr>
      </w:pPr>
      <w:r>
        <w:rPr>
          <w:rFonts w:hint="eastAsia"/>
          <w:b/>
        </w:rPr>
        <w:t>XML样例</w:t>
      </w:r>
    </w:p>
    <w:p w14:paraId="3C1457F7">
      <w:pPr>
        <w:pStyle w:val="147"/>
        <w:ind w:firstLine="0" w:firstLineChars="0"/>
        <w:rPr>
          <w:szCs w:val="18"/>
        </w:rPr>
      </w:pPr>
      <w:r>
        <w:rPr>
          <w:szCs w:val="18"/>
        </w:rPr>
        <w:t>&lt;?xml version="1.0" encoding="UTF-8"?&gt;</w:t>
      </w:r>
    </w:p>
    <w:p w14:paraId="53EE7E95">
      <w:pPr>
        <w:pStyle w:val="147"/>
        <w:ind w:firstLine="0" w:firstLineChars="0"/>
        <w:rPr>
          <w:szCs w:val="18"/>
        </w:rPr>
      </w:pPr>
      <w:r>
        <w:rPr>
          <w:szCs w:val="18"/>
        </w:rPr>
        <w:t>&lt;Request&gt;</w:t>
      </w:r>
    </w:p>
    <w:p w14:paraId="5861FB42">
      <w:pPr>
        <w:pStyle w:val="147"/>
        <w:ind w:firstLine="0" w:firstLineChars="0"/>
        <w:rPr>
          <w:szCs w:val="18"/>
        </w:rPr>
      </w:pPr>
      <w:r>
        <w:rPr>
          <w:szCs w:val="18"/>
        </w:rPr>
        <w:tab/>
      </w:r>
      <w:r>
        <w:rPr>
          <w:szCs w:val="18"/>
        </w:rPr>
        <w:t>&lt;PK_Type&gt;</w:t>
      </w:r>
    </w:p>
    <w:p w14:paraId="2340544F">
      <w:pPr>
        <w:pStyle w:val="147"/>
        <w:ind w:firstLine="0" w:firstLineChars="0"/>
        <w:rPr>
          <w:szCs w:val="18"/>
        </w:rPr>
      </w:pPr>
      <w:r>
        <w:rPr>
          <w:szCs w:val="18"/>
        </w:rPr>
        <w:tab/>
      </w:r>
      <w:r>
        <w:rPr>
          <w:szCs w:val="18"/>
        </w:rPr>
        <w:tab/>
      </w:r>
      <w:r>
        <w:rPr>
          <w:szCs w:val="18"/>
        </w:rPr>
        <w:t>&lt;Name&gt;</w:t>
      </w:r>
      <w:r>
        <w:rPr>
          <w:rFonts w:hint="eastAsia"/>
          <w:color w:val="FF0000"/>
          <w:szCs w:val="18"/>
          <w:lang w:eastAsia="zh-CN"/>
        </w:rPr>
        <w:t>GET_</w:t>
      </w:r>
      <w:r>
        <w:rPr>
          <w:rFonts w:hint="eastAsia"/>
          <w:color w:val="FF0000"/>
          <w:szCs w:val="18"/>
          <w:lang w:val="en-US" w:eastAsia="zh-CN"/>
        </w:rPr>
        <w:t>EX_STR</w:t>
      </w:r>
      <w:r>
        <w:rPr>
          <w:rFonts w:hint="eastAsia"/>
          <w:color w:val="FF0000"/>
          <w:szCs w:val="18"/>
          <w:lang w:eastAsia="zh-CN"/>
        </w:rPr>
        <w:t>_DATA</w:t>
      </w:r>
      <w:r>
        <w:rPr>
          <w:szCs w:val="18"/>
        </w:rPr>
        <w:t>&lt;/Name&gt;</w:t>
      </w:r>
    </w:p>
    <w:p w14:paraId="4C8EB6A0">
      <w:pPr>
        <w:pStyle w:val="147"/>
        <w:ind w:firstLine="0" w:firstLineChars="0"/>
        <w:rPr>
          <w:szCs w:val="18"/>
        </w:rPr>
      </w:pPr>
      <w:r>
        <w:rPr>
          <w:szCs w:val="18"/>
        </w:rPr>
        <w:tab/>
      </w:r>
      <w:r>
        <w:rPr>
          <w:szCs w:val="18"/>
        </w:rPr>
        <w:t>&lt;/PK_Type&gt;</w:t>
      </w:r>
    </w:p>
    <w:p w14:paraId="66512F57">
      <w:pPr>
        <w:pStyle w:val="147"/>
        <w:ind w:firstLine="0" w:firstLineChars="0"/>
        <w:rPr>
          <w:szCs w:val="18"/>
        </w:rPr>
      </w:pPr>
      <w:r>
        <w:rPr>
          <w:szCs w:val="18"/>
        </w:rPr>
        <w:tab/>
      </w:r>
      <w:r>
        <w:rPr>
          <w:szCs w:val="18"/>
        </w:rPr>
        <w:t>&lt;Info&gt;</w:t>
      </w:r>
    </w:p>
    <w:p w14:paraId="2B033FC4">
      <w:pPr>
        <w:pStyle w:val="147"/>
        <w:ind w:firstLine="0" w:firstLineChars="0"/>
        <w:rPr>
          <w:szCs w:val="18"/>
        </w:rPr>
      </w:pPr>
      <w:r>
        <w:rPr>
          <w:szCs w:val="18"/>
        </w:rPr>
        <w:tab/>
      </w:r>
      <w:r>
        <w:rPr>
          <w:szCs w:val="18"/>
        </w:rPr>
        <w:tab/>
      </w:r>
      <w:r>
        <w:rPr>
          <w:szCs w:val="18"/>
        </w:rPr>
        <w:t>&lt;FSUID/&gt;</w:t>
      </w:r>
    </w:p>
    <w:p w14:paraId="2DE69D4C">
      <w:pPr>
        <w:pStyle w:val="147"/>
        <w:ind w:firstLine="0" w:firstLineChars="0"/>
        <w:rPr>
          <w:szCs w:val="18"/>
        </w:rPr>
      </w:pPr>
      <w:r>
        <w:rPr>
          <w:szCs w:val="18"/>
        </w:rPr>
        <w:tab/>
      </w:r>
      <w:r>
        <w:rPr>
          <w:szCs w:val="18"/>
        </w:rPr>
        <w:tab/>
      </w:r>
      <w:r>
        <w:rPr>
          <w:szCs w:val="18"/>
        </w:rPr>
        <w:t>&lt;DeviceList&gt;</w:t>
      </w:r>
    </w:p>
    <w:p w14:paraId="2AD05E00">
      <w:pPr>
        <w:pStyle w:val="147"/>
        <w:ind w:firstLine="0" w:firstLineChars="0"/>
        <w:rPr>
          <w:szCs w:val="18"/>
        </w:rPr>
      </w:pPr>
      <w:r>
        <w:rPr>
          <w:szCs w:val="18"/>
        </w:rPr>
        <w:tab/>
      </w:r>
      <w:r>
        <w:rPr>
          <w:szCs w:val="18"/>
        </w:rPr>
        <w:tab/>
      </w:r>
      <w:r>
        <w:rPr>
          <w:szCs w:val="18"/>
        </w:rPr>
        <w:tab/>
      </w:r>
      <w:r>
        <w:rPr>
          <w:szCs w:val="18"/>
        </w:rPr>
        <w:t>&lt;Device ID="000000000001"&gt;</w:t>
      </w:r>
    </w:p>
    <w:p w14:paraId="61E3D612">
      <w:pPr>
        <w:pStyle w:val="147"/>
        <w:ind w:firstLine="0" w:firstLineChars="0"/>
        <w:rPr>
          <w:szCs w:val="18"/>
        </w:rPr>
      </w:pPr>
      <w:r>
        <w:rPr>
          <w:szCs w:val="18"/>
        </w:rPr>
        <w:tab/>
      </w:r>
      <w:r>
        <w:rPr>
          <w:szCs w:val="18"/>
        </w:rPr>
        <w:tab/>
      </w:r>
      <w:r>
        <w:rPr>
          <w:szCs w:val="18"/>
        </w:rPr>
        <w:tab/>
      </w:r>
      <w:r>
        <w:rPr>
          <w:szCs w:val="18"/>
        </w:rPr>
        <w:tab/>
      </w:r>
      <w:r>
        <w:rPr>
          <w:szCs w:val="18"/>
        </w:rPr>
        <w:t>&lt;ID/&gt;</w:t>
      </w:r>
    </w:p>
    <w:p w14:paraId="6A0E29C1">
      <w:pPr>
        <w:pStyle w:val="147"/>
        <w:ind w:firstLine="0" w:firstLineChars="0"/>
        <w:rPr>
          <w:szCs w:val="18"/>
        </w:rPr>
      </w:pPr>
      <w:r>
        <w:rPr>
          <w:szCs w:val="18"/>
        </w:rPr>
        <w:tab/>
      </w:r>
      <w:r>
        <w:rPr>
          <w:szCs w:val="18"/>
        </w:rPr>
        <w:tab/>
      </w:r>
      <w:r>
        <w:rPr>
          <w:szCs w:val="18"/>
        </w:rPr>
        <w:tab/>
      </w:r>
      <w:r>
        <w:rPr>
          <w:szCs w:val="18"/>
        </w:rPr>
        <w:tab/>
      </w:r>
      <w:r>
        <w:rPr>
          <w:szCs w:val="18"/>
        </w:rPr>
        <w:t>&lt;ID/&gt;</w:t>
      </w:r>
    </w:p>
    <w:p w14:paraId="40AF1DDF">
      <w:pPr>
        <w:pStyle w:val="147"/>
        <w:ind w:firstLine="0" w:firstLineChars="0"/>
        <w:rPr>
          <w:szCs w:val="18"/>
        </w:rPr>
      </w:pPr>
      <w:r>
        <w:rPr>
          <w:szCs w:val="18"/>
        </w:rPr>
        <w:tab/>
      </w:r>
      <w:r>
        <w:rPr>
          <w:szCs w:val="18"/>
        </w:rPr>
        <w:tab/>
      </w:r>
      <w:r>
        <w:rPr>
          <w:szCs w:val="18"/>
        </w:rPr>
        <w:tab/>
      </w:r>
      <w:r>
        <w:rPr>
          <w:szCs w:val="18"/>
        </w:rPr>
        <w:tab/>
      </w:r>
      <w:r>
        <w:rPr>
          <w:szCs w:val="18"/>
        </w:rPr>
        <w:t>&lt;ID/&gt;</w:t>
      </w:r>
    </w:p>
    <w:p w14:paraId="1EF9F7A0">
      <w:pPr>
        <w:pStyle w:val="147"/>
        <w:ind w:firstLine="0" w:firstLineChars="0"/>
        <w:rPr>
          <w:szCs w:val="18"/>
        </w:rPr>
      </w:pPr>
      <w:r>
        <w:rPr>
          <w:szCs w:val="18"/>
        </w:rPr>
        <w:tab/>
      </w:r>
      <w:r>
        <w:rPr>
          <w:szCs w:val="18"/>
        </w:rPr>
        <w:tab/>
      </w:r>
      <w:r>
        <w:rPr>
          <w:szCs w:val="18"/>
        </w:rPr>
        <w:tab/>
      </w:r>
      <w:r>
        <w:rPr>
          <w:szCs w:val="18"/>
        </w:rPr>
        <w:t>&lt;/Device&gt;</w:t>
      </w:r>
    </w:p>
    <w:p w14:paraId="2CE68CE5">
      <w:pPr>
        <w:pStyle w:val="147"/>
        <w:ind w:firstLine="0" w:firstLineChars="0"/>
        <w:rPr>
          <w:szCs w:val="18"/>
        </w:rPr>
      </w:pPr>
      <w:r>
        <w:rPr>
          <w:szCs w:val="18"/>
        </w:rPr>
        <w:tab/>
      </w:r>
      <w:r>
        <w:rPr>
          <w:szCs w:val="18"/>
        </w:rPr>
        <w:tab/>
      </w:r>
      <w:r>
        <w:rPr>
          <w:szCs w:val="18"/>
        </w:rPr>
        <w:tab/>
      </w:r>
      <w:r>
        <w:rPr>
          <w:szCs w:val="18"/>
        </w:rPr>
        <w:t>&lt;Device ID="000000000002"&gt;</w:t>
      </w:r>
    </w:p>
    <w:p w14:paraId="1171398C">
      <w:pPr>
        <w:pStyle w:val="147"/>
        <w:ind w:firstLine="0" w:firstLineChars="0"/>
        <w:rPr>
          <w:szCs w:val="18"/>
        </w:rPr>
      </w:pPr>
      <w:r>
        <w:rPr>
          <w:szCs w:val="18"/>
        </w:rPr>
        <w:tab/>
      </w:r>
      <w:r>
        <w:rPr>
          <w:szCs w:val="18"/>
        </w:rPr>
        <w:tab/>
      </w:r>
      <w:r>
        <w:rPr>
          <w:szCs w:val="18"/>
        </w:rPr>
        <w:tab/>
      </w:r>
      <w:r>
        <w:rPr>
          <w:szCs w:val="18"/>
        </w:rPr>
        <w:tab/>
      </w:r>
      <w:r>
        <w:rPr>
          <w:szCs w:val="18"/>
        </w:rPr>
        <w:t>&lt;ID/&gt;</w:t>
      </w:r>
    </w:p>
    <w:p w14:paraId="1E3D8E4A">
      <w:pPr>
        <w:pStyle w:val="147"/>
        <w:ind w:firstLine="0" w:firstLineChars="0"/>
        <w:rPr>
          <w:szCs w:val="18"/>
        </w:rPr>
      </w:pPr>
      <w:r>
        <w:rPr>
          <w:szCs w:val="18"/>
        </w:rPr>
        <w:tab/>
      </w:r>
      <w:r>
        <w:rPr>
          <w:szCs w:val="18"/>
        </w:rPr>
        <w:tab/>
      </w:r>
      <w:r>
        <w:rPr>
          <w:szCs w:val="18"/>
        </w:rPr>
        <w:tab/>
      </w:r>
      <w:r>
        <w:rPr>
          <w:szCs w:val="18"/>
        </w:rPr>
        <w:tab/>
      </w:r>
      <w:r>
        <w:rPr>
          <w:szCs w:val="18"/>
        </w:rPr>
        <w:t>&lt;ID/&gt;</w:t>
      </w:r>
    </w:p>
    <w:p w14:paraId="0607384D">
      <w:pPr>
        <w:pStyle w:val="147"/>
        <w:ind w:firstLine="0" w:firstLineChars="0"/>
        <w:rPr>
          <w:szCs w:val="18"/>
        </w:rPr>
      </w:pPr>
      <w:r>
        <w:rPr>
          <w:szCs w:val="18"/>
        </w:rPr>
        <w:tab/>
      </w:r>
      <w:r>
        <w:rPr>
          <w:szCs w:val="18"/>
        </w:rPr>
        <w:tab/>
      </w:r>
      <w:r>
        <w:rPr>
          <w:szCs w:val="18"/>
        </w:rPr>
        <w:tab/>
      </w:r>
      <w:r>
        <w:rPr>
          <w:szCs w:val="18"/>
        </w:rPr>
        <w:tab/>
      </w:r>
      <w:r>
        <w:rPr>
          <w:szCs w:val="18"/>
        </w:rPr>
        <w:t>&lt;ID/&gt;</w:t>
      </w:r>
    </w:p>
    <w:p w14:paraId="230FFE25">
      <w:pPr>
        <w:pStyle w:val="147"/>
        <w:ind w:firstLine="0" w:firstLineChars="0"/>
        <w:rPr>
          <w:szCs w:val="18"/>
        </w:rPr>
      </w:pPr>
      <w:r>
        <w:rPr>
          <w:szCs w:val="18"/>
        </w:rPr>
        <w:tab/>
      </w:r>
      <w:r>
        <w:rPr>
          <w:szCs w:val="18"/>
        </w:rPr>
        <w:tab/>
      </w:r>
      <w:r>
        <w:rPr>
          <w:szCs w:val="18"/>
        </w:rPr>
        <w:tab/>
      </w:r>
      <w:r>
        <w:rPr>
          <w:szCs w:val="18"/>
        </w:rPr>
        <w:t>&lt;/Device&gt;</w:t>
      </w:r>
    </w:p>
    <w:p w14:paraId="7052BB29">
      <w:pPr>
        <w:pStyle w:val="147"/>
        <w:ind w:firstLine="0" w:firstLineChars="0"/>
        <w:rPr>
          <w:szCs w:val="18"/>
        </w:rPr>
      </w:pPr>
      <w:r>
        <w:rPr>
          <w:szCs w:val="18"/>
        </w:rPr>
        <w:tab/>
      </w:r>
      <w:r>
        <w:rPr>
          <w:szCs w:val="18"/>
        </w:rPr>
        <w:tab/>
      </w:r>
      <w:r>
        <w:rPr>
          <w:szCs w:val="18"/>
        </w:rPr>
        <w:t>&lt;/DeviceList&gt;</w:t>
      </w:r>
    </w:p>
    <w:p w14:paraId="53EBCCF4">
      <w:pPr>
        <w:pStyle w:val="147"/>
        <w:ind w:firstLine="0" w:firstLineChars="0"/>
        <w:rPr>
          <w:szCs w:val="18"/>
        </w:rPr>
      </w:pPr>
      <w:r>
        <w:rPr>
          <w:szCs w:val="18"/>
        </w:rPr>
        <w:tab/>
      </w:r>
      <w:r>
        <w:rPr>
          <w:szCs w:val="18"/>
        </w:rPr>
        <w:t>&lt;/Info&gt;</w:t>
      </w:r>
    </w:p>
    <w:p w14:paraId="31165494">
      <w:pPr>
        <w:pStyle w:val="147"/>
        <w:ind w:firstLine="0" w:firstLineChars="0"/>
        <w:rPr>
          <w:szCs w:val="18"/>
        </w:rPr>
      </w:pPr>
      <w:r>
        <w:rPr>
          <w:szCs w:val="18"/>
        </w:rPr>
        <w:t>&lt;/Request&gt;</w:t>
      </w:r>
    </w:p>
    <w:p w14:paraId="528A5705">
      <w:pPr>
        <w:pStyle w:val="147"/>
        <w:ind w:firstLine="420"/>
      </w:pPr>
      <w:r>
        <w:t>响应：</w:t>
      </w:r>
      <w:r>
        <w:rPr>
          <w:rFonts w:hint="eastAsia"/>
        </w:rPr>
        <w:t>FSU</w:t>
      </w:r>
    </w:p>
    <w:p w14:paraId="5E3B654B">
      <w:pPr>
        <w:pStyle w:val="222"/>
        <w:jc w:val="left"/>
      </w:pPr>
      <w:r>
        <w:rPr>
          <w:rFonts w:hint="eastAsia"/>
          <w:lang w:val="en-US" w:eastAsia="zh-CN"/>
        </w:rPr>
        <w:t>获取扩展信息</w:t>
      </w:r>
      <w:r>
        <w:rPr>
          <w:rFonts w:hint="eastAsia"/>
        </w:rPr>
        <w:t>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1890"/>
        <w:gridCol w:w="2940"/>
      </w:tblGrid>
      <w:tr w14:paraId="4D87D6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3573FEB4">
            <w:pPr>
              <w:jc w:val="center"/>
              <w:rPr>
                <w:sz w:val="21"/>
                <w:szCs w:val="21"/>
              </w:rPr>
            </w:pPr>
          </w:p>
        </w:tc>
        <w:tc>
          <w:tcPr>
            <w:tcW w:w="2205" w:type="dxa"/>
            <w:noWrap w:val="0"/>
            <w:vAlign w:val="top"/>
          </w:tcPr>
          <w:p w14:paraId="2114058A">
            <w:pPr>
              <w:jc w:val="center"/>
              <w:rPr>
                <w:sz w:val="21"/>
                <w:szCs w:val="21"/>
              </w:rPr>
            </w:pPr>
            <w:r>
              <w:rPr>
                <w:sz w:val="21"/>
                <w:szCs w:val="21"/>
              </w:rPr>
              <w:t>变量名称/报文定义</w:t>
            </w:r>
          </w:p>
        </w:tc>
        <w:tc>
          <w:tcPr>
            <w:tcW w:w="1890" w:type="dxa"/>
            <w:noWrap w:val="0"/>
            <w:vAlign w:val="top"/>
          </w:tcPr>
          <w:p w14:paraId="0C013CE7">
            <w:pPr>
              <w:jc w:val="center"/>
              <w:rPr>
                <w:sz w:val="21"/>
                <w:szCs w:val="21"/>
              </w:rPr>
            </w:pPr>
            <w:r>
              <w:rPr>
                <w:sz w:val="21"/>
                <w:szCs w:val="21"/>
              </w:rPr>
              <w:t>长度及类型</w:t>
            </w:r>
          </w:p>
        </w:tc>
        <w:tc>
          <w:tcPr>
            <w:tcW w:w="2940" w:type="dxa"/>
            <w:noWrap w:val="0"/>
            <w:vAlign w:val="top"/>
          </w:tcPr>
          <w:p w14:paraId="2CB2948A">
            <w:pPr>
              <w:jc w:val="center"/>
              <w:rPr>
                <w:sz w:val="21"/>
                <w:szCs w:val="21"/>
              </w:rPr>
            </w:pPr>
            <w:r>
              <w:rPr>
                <w:sz w:val="21"/>
                <w:szCs w:val="21"/>
              </w:rPr>
              <w:t>描述</w:t>
            </w:r>
          </w:p>
        </w:tc>
      </w:tr>
      <w:tr w14:paraId="7E9D2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2FE2033C">
            <w:pPr>
              <w:rPr>
                <w:sz w:val="21"/>
                <w:szCs w:val="21"/>
              </w:rPr>
            </w:pPr>
            <w:r>
              <w:rPr>
                <w:sz w:val="21"/>
                <w:szCs w:val="21"/>
              </w:rPr>
              <w:t>PK_Type</w:t>
            </w:r>
          </w:p>
        </w:tc>
        <w:tc>
          <w:tcPr>
            <w:tcW w:w="2205" w:type="dxa"/>
            <w:noWrap w:val="0"/>
            <w:vAlign w:val="top"/>
          </w:tcPr>
          <w:p w14:paraId="2D056E97">
            <w:pPr>
              <w:rPr>
                <w:color w:val="FF0000"/>
                <w:sz w:val="21"/>
                <w:szCs w:val="21"/>
              </w:rPr>
            </w:pPr>
            <w:r>
              <w:rPr>
                <w:rFonts w:hint="eastAsia"/>
                <w:color w:val="FF0000"/>
                <w:sz w:val="21"/>
                <w:szCs w:val="21"/>
              </w:rPr>
              <w:t>Name</w:t>
            </w:r>
          </w:p>
        </w:tc>
        <w:tc>
          <w:tcPr>
            <w:tcW w:w="1890" w:type="dxa"/>
            <w:noWrap w:val="0"/>
            <w:vAlign w:val="top"/>
          </w:tcPr>
          <w:p w14:paraId="4AC97176">
            <w:pPr>
              <w:rPr>
                <w:color w:val="FF0000"/>
                <w:sz w:val="21"/>
                <w:szCs w:val="21"/>
              </w:rPr>
            </w:pPr>
            <w:r>
              <w:rPr>
                <w:color w:val="FF0000"/>
                <w:sz w:val="21"/>
                <w:szCs w:val="21"/>
              </w:rPr>
              <w:t>Char[</w:t>
            </w:r>
            <w:r>
              <w:rPr>
                <w:rFonts w:hint="eastAsia"/>
                <w:color w:val="FF0000"/>
                <w:sz w:val="21"/>
                <w:szCs w:val="21"/>
                <w:lang w:eastAsia="zh-CN"/>
              </w:rPr>
              <w:t>GET_STRING_DATA</w:t>
            </w:r>
            <w:r>
              <w:rPr>
                <w:color w:val="FF0000"/>
                <w:sz w:val="21"/>
                <w:szCs w:val="21"/>
              </w:rPr>
              <w:t>_ACK]</w:t>
            </w:r>
          </w:p>
        </w:tc>
        <w:tc>
          <w:tcPr>
            <w:tcW w:w="2940" w:type="dxa"/>
            <w:noWrap w:val="0"/>
            <w:vAlign w:val="top"/>
          </w:tcPr>
          <w:p w14:paraId="56C540CB">
            <w:pPr>
              <w:rPr>
                <w:color w:val="FF0000"/>
                <w:sz w:val="21"/>
                <w:szCs w:val="21"/>
              </w:rPr>
            </w:pPr>
            <w:r>
              <w:rPr>
                <w:rFonts w:hint="eastAsia"/>
                <w:color w:val="FF0000"/>
                <w:sz w:val="21"/>
                <w:szCs w:val="21"/>
              </w:rPr>
              <w:t>监控点数据响应</w:t>
            </w:r>
          </w:p>
        </w:tc>
      </w:tr>
      <w:tr w14:paraId="00C9A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restart"/>
            <w:noWrap w:val="0"/>
            <w:vAlign w:val="top"/>
          </w:tcPr>
          <w:p w14:paraId="09125CEF">
            <w:pPr>
              <w:rPr>
                <w:sz w:val="21"/>
                <w:szCs w:val="21"/>
              </w:rPr>
            </w:pPr>
            <w:r>
              <w:rPr>
                <w:sz w:val="21"/>
                <w:szCs w:val="21"/>
              </w:rPr>
              <w:t>Info</w:t>
            </w:r>
          </w:p>
        </w:tc>
        <w:tc>
          <w:tcPr>
            <w:tcW w:w="2205" w:type="dxa"/>
            <w:noWrap w:val="0"/>
            <w:vAlign w:val="top"/>
          </w:tcPr>
          <w:p w14:paraId="2CDAB5FB">
            <w:pPr>
              <w:rPr>
                <w:sz w:val="21"/>
                <w:szCs w:val="21"/>
              </w:rPr>
            </w:pPr>
            <w:r>
              <w:rPr>
                <w:sz w:val="21"/>
                <w:szCs w:val="21"/>
              </w:rPr>
              <w:t>FSUID</w:t>
            </w:r>
          </w:p>
        </w:tc>
        <w:tc>
          <w:tcPr>
            <w:tcW w:w="1890" w:type="dxa"/>
            <w:noWrap w:val="0"/>
            <w:vAlign w:val="top"/>
          </w:tcPr>
          <w:p w14:paraId="4233BDBA">
            <w:pPr>
              <w:rPr>
                <w:sz w:val="21"/>
                <w:szCs w:val="21"/>
              </w:rPr>
            </w:pPr>
            <w:r>
              <w:rPr>
                <w:rFonts w:hint="eastAsia"/>
                <w:sz w:val="21"/>
                <w:szCs w:val="21"/>
              </w:rPr>
              <w:t>Char[FSUID_LEN]</w:t>
            </w:r>
          </w:p>
        </w:tc>
        <w:tc>
          <w:tcPr>
            <w:tcW w:w="2940" w:type="dxa"/>
            <w:noWrap w:val="0"/>
            <w:vAlign w:val="top"/>
          </w:tcPr>
          <w:p w14:paraId="201CEAE3">
            <w:pPr>
              <w:rPr>
                <w:sz w:val="21"/>
                <w:szCs w:val="21"/>
              </w:rPr>
            </w:pPr>
            <w:r>
              <w:rPr>
                <w:sz w:val="21"/>
                <w:szCs w:val="21"/>
              </w:rPr>
              <w:t>FSU ID号</w:t>
            </w:r>
          </w:p>
        </w:tc>
      </w:tr>
      <w:tr w14:paraId="1911C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23F414B5">
            <w:pPr>
              <w:rPr>
                <w:sz w:val="21"/>
                <w:szCs w:val="21"/>
              </w:rPr>
            </w:pPr>
          </w:p>
        </w:tc>
        <w:tc>
          <w:tcPr>
            <w:tcW w:w="2205" w:type="dxa"/>
            <w:noWrap w:val="0"/>
            <w:vAlign w:val="top"/>
          </w:tcPr>
          <w:p w14:paraId="1ED45A4E">
            <w:pPr>
              <w:rPr>
                <w:sz w:val="21"/>
                <w:szCs w:val="21"/>
              </w:rPr>
            </w:pPr>
            <w:r>
              <w:rPr>
                <w:sz w:val="21"/>
                <w:szCs w:val="21"/>
              </w:rPr>
              <w:t>Result</w:t>
            </w:r>
          </w:p>
        </w:tc>
        <w:tc>
          <w:tcPr>
            <w:tcW w:w="1890" w:type="dxa"/>
            <w:noWrap w:val="0"/>
            <w:vAlign w:val="top"/>
          </w:tcPr>
          <w:p w14:paraId="1E9BBCE8">
            <w:pPr>
              <w:rPr>
                <w:sz w:val="21"/>
                <w:szCs w:val="21"/>
              </w:rPr>
            </w:pPr>
            <w:r>
              <w:rPr>
                <w:sz w:val="21"/>
                <w:szCs w:val="21"/>
              </w:rPr>
              <w:t>EnumResult</w:t>
            </w:r>
          </w:p>
        </w:tc>
        <w:tc>
          <w:tcPr>
            <w:tcW w:w="2940" w:type="dxa"/>
            <w:noWrap w:val="0"/>
            <w:vAlign w:val="top"/>
          </w:tcPr>
          <w:p w14:paraId="18C0FC03">
            <w:pPr>
              <w:rPr>
                <w:sz w:val="21"/>
                <w:szCs w:val="21"/>
              </w:rPr>
            </w:pPr>
            <w:r>
              <w:rPr>
                <w:rFonts w:hint="eastAsia"/>
                <w:sz w:val="21"/>
                <w:szCs w:val="21"/>
              </w:rPr>
              <w:t>请求</w:t>
            </w:r>
            <w:r>
              <w:rPr>
                <w:sz w:val="21"/>
                <w:szCs w:val="21"/>
              </w:rPr>
              <w:t>数据成功与否的标志</w:t>
            </w:r>
            <w:r>
              <w:rPr>
                <w:rFonts w:hint="eastAsia"/>
                <w:sz w:val="21"/>
                <w:szCs w:val="21"/>
              </w:rPr>
              <w:t>。</w:t>
            </w:r>
          </w:p>
        </w:tc>
      </w:tr>
      <w:tr w14:paraId="6CB1A6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3B467987">
            <w:pPr>
              <w:rPr>
                <w:sz w:val="21"/>
                <w:szCs w:val="21"/>
              </w:rPr>
            </w:pPr>
          </w:p>
        </w:tc>
        <w:tc>
          <w:tcPr>
            <w:tcW w:w="2205" w:type="dxa"/>
            <w:noWrap w:val="0"/>
            <w:vAlign w:val="top"/>
          </w:tcPr>
          <w:p w14:paraId="7709569B">
            <w:pPr>
              <w:rPr>
                <w:sz w:val="21"/>
                <w:szCs w:val="21"/>
              </w:rPr>
            </w:pPr>
            <w:r>
              <w:rPr>
                <w:sz w:val="21"/>
                <w:szCs w:val="21"/>
              </w:rPr>
              <w:t>Values</w:t>
            </w:r>
          </w:p>
        </w:tc>
        <w:tc>
          <w:tcPr>
            <w:tcW w:w="1890" w:type="dxa"/>
            <w:noWrap w:val="0"/>
            <w:vAlign w:val="top"/>
          </w:tcPr>
          <w:p w14:paraId="61174FED">
            <w:pPr>
              <w:rPr>
                <w:sz w:val="21"/>
                <w:szCs w:val="21"/>
              </w:rPr>
            </w:pPr>
            <w:r>
              <w:rPr>
                <w:sz w:val="21"/>
                <w:szCs w:val="21"/>
              </w:rPr>
              <w:t xml:space="preserve"> Sizeof(</w:t>
            </w:r>
            <w:r>
              <w:rPr>
                <w:rFonts w:hint="eastAsia"/>
                <w:color w:val="FF0000"/>
                <w:sz w:val="21"/>
                <w:szCs w:val="21"/>
              </w:rPr>
              <w:t>TExtendedInformation</w:t>
            </w:r>
            <w:r>
              <w:rPr>
                <w:sz w:val="21"/>
                <w:szCs w:val="21"/>
              </w:rPr>
              <w:t>)</w:t>
            </w:r>
          </w:p>
        </w:tc>
        <w:tc>
          <w:tcPr>
            <w:tcW w:w="2940" w:type="dxa"/>
            <w:noWrap w:val="0"/>
            <w:vAlign w:val="top"/>
          </w:tcPr>
          <w:p w14:paraId="6FF5BB85">
            <w:pPr>
              <w:rPr>
                <w:rFonts w:hint="default" w:eastAsia="宋体"/>
                <w:sz w:val="21"/>
                <w:szCs w:val="21"/>
                <w:lang w:val="en-US" w:eastAsia="zh-CN"/>
              </w:rPr>
            </w:pPr>
            <w:r>
              <w:rPr>
                <w:rFonts w:hint="eastAsia"/>
                <w:sz w:val="21"/>
                <w:szCs w:val="21"/>
                <w:highlight w:val="none"/>
              </w:rPr>
              <w:t>对应5.3中的TExtendedInformation的数据结构定义。</w:t>
            </w:r>
            <w:r>
              <w:rPr>
                <w:rFonts w:hint="eastAsia"/>
                <w:sz w:val="21"/>
                <w:szCs w:val="21"/>
                <w:highlight w:val="none"/>
                <w:lang w:val="en-US" w:eastAsia="zh-CN"/>
              </w:rPr>
              <w:t>其中</w:t>
            </w:r>
            <w:r>
              <w:rPr>
                <w:color w:val="FF0000"/>
                <w:sz w:val="21"/>
                <w:szCs w:val="21"/>
                <w:highlight w:val="none"/>
              </w:rPr>
              <w:t>MeasuredVal</w:t>
            </w:r>
            <w:r>
              <w:rPr>
                <w:rFonts w:hint="eastAsia"/>
                <w:color w:val="FF0000"/>
                <w:sz w:val="21"/>
                <w:szCs w:val="21"/>
                <w:highlight w:val="none"/>
                <w:lang w:eastAsia="zh-CN"/>
              </w:rPr>
              <w:t>、</w:t>
            </w:r>
            <w:r>
              <w:rPr>
                <w:color w:val="FF0000"/>
                <w:szCs w:val="18"/>
                <w:highlight w:val="none"/>
              </w:rPr>
              <w:t>SetupVal</w:t>
            </w:r>
            <w:r>
              <w:rPr>
                <w:rFonts w:hint="eastAsia"/>
                <w:color w:val="FF0000"/>
                <w:sz w:val="21"/>
                <w:szCs w:val="21"/>
                <w:highlight w:val="none"/>
                <w:lang w:val="en-US" w:eastAsia="zh-CN"/>
              </w:rPr>
              <w:t>为字符串</w:t>
            </w:r>
          </w:p>
        </w:tc>
      </w:tr>
      <w:tr w14:paraId="12B588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87" w:hRule="atLeast"/>
        </w:trPr>
        <w:tc>
          <w:tcPr>
            <w:tcW w:w="1260" w:type="dxa"/>
            <w:vMerge w:val="continue"/>
            <w:noWrap w:val="0"/>
            <w:vAlign w:val="top"/>
          </w:tcPr>
          <w:p w14:paraId="2BBB5668">
            <w:pPr>
              <w:rPr>
                <w:sz w:val="21"/>
                <w:szCs w:val="21"/>
              </w:rPr>
            </w:pPr>
          </w:p>
        </w:tc>
        <w:tc>
          <w:tcPr>
            <w:tcW w:w="2205" w:type="dxa"/>
            <w:noWrap w:val="0"/>
            <w:vAlign w:val="top"/>
          </w:tcPr>
          <w:p w14:paraId="161C3EE8">
            <w:pPr>
              <w:rPr>
                <w:sz w:val="21"/>
                <w:szCs w:val="21"/>
              </w:rPr>
            </w:pPr>
            <w:r>
              <w:rPr>
                <w:sz w:val="21"/>
                <w:szCs w:val="21"/>
              </w:rPr>
              <w:t>FailureCause</w:t>
            </w:r>
          </w:p>
        </w:tc>
        <w:tc>
          <w:tcPr>
            <w:tcW w:w="1890" w:type="dxa"/>
            <w:noWrap w:val="0"/>
            <w:vAlign w:val="top"/>
          </w:tcPr>
          <w:p w14:paraId="215E9A75">
            <w:pPr>
              <w:rPr>
                <w:sz w:val="21"/>
                <w:szCs w:val="21"/>
              </w:rPr>
            </w:pPr>
            <w:r>
              <w:rPr>
                <w:sz w:val="21"/>
                <w:szCs w:val="21"/>
              </w:rPr>
              <w:t>Char[FAILURE_CAUSE_LEN]</w:t>
            </w:r>
          </w:p>
        </w:tc>
        <w:tc>
          <w:tcPr>
            <w:tcW w:w="2940" w:type="dxa"/>
            <w:noWrap w:val="0"/>
            <w:vAlign w:val="top"/>
          </w:tcPr>
          <w:p w14:paraId="419C26E1">
            <w:pPr>
              <w:rPr>
                <w:sz w:val="21"/>
                <w:szCs w:val="21"/>
              </w:rPr>
            </w:pPr>
            <w:r>
              <w:rPr>
                <w:rFonts w:hint="eastAsia"/>
                <w:sz w:val="21"/>
                <w:szCs w:val="21"/>
              </w:rPr>
              <w:t>请求监控点数据失败的原因（厂家</w:t>
            </w:r>
            <w:r>
              <w:rPr>
                <w:sz w:val="21"/>
                <w:szCs w:val="21"/>
              </w:rPr>
              <w:t>自定义）</w:t>
            </w:r>
            <w:r>
              <w:rPr>
                <w:rFonts w:hint="eastAsia"/>
                <w:sz w:val="21"/>
                <w:szCs w:val="21"/>
              </w:rPr>
              <w:t>。当</w:t>
            </w:r>
            <w:r>
              <w:rPr>
                <w:sz w:val="21"/>
                <w:szCs w:val="21"/>
              </w:rPr>
              <w:t>Result</w:t>
            </w:r>
            <w:r>
              <w:rPr>
                <w:rFonts w:hint="eastAsia"/>
                <w:sz w:val="21"/>
                <w:szCs w:val="21"/>
              </w:rPr>
              <w:t>取值为</w:t>
            </w:r>
            <w:r>
              <w:rPr>
                <w:sz w:val="21"/>
                <w:szCs w:val="21"/>
              </w:rPr>
              <w:t>1</w:t>
            </w:r>
            <w:r>
              <w:rPr>
                <w:rFonts w:hint="eastAsia"/>
                <w:sz w:val="21"/>
                <w:szCs w:val="21"/>
              </w:rPr>
              <w:t>时</w:t>
            </w:r>
            <w:r>
              <w:rPr>
                <w:sz w:val="21"/>
                <w:szCs w:val="21"/>
              </w:rPr>
              <w:t>，FailureCause</w:t>
            </w:r>
            <w:r>
              <w:rPr>
                <w:rFonts w:hint="eastAsia"/>
                <w:sz w:val="21"/>
                <w:szCs w:val="21"/>
              </w:rPr>
              <w:t>取值</w:t>
            </w:r>
            <w:r>
              <w:rPr>
                <w:sz w:val="21"/>
                <w:szCs w:val="21"/>
              </w:rPr>
              <w:t>为“NULL”</w:t>
            </w:r>
            <w:r>
              <w:rPr>
                <w:rFonts w:hint="eastAsia"/>
                <w:sz w:val="21"/>
                <w:szCs w:val="21"/>
              </w:rPr>
              <w:t>。</w:t>
            </w:r>
          </w:p>
        </w:tc>
      </w:tr>
    </w:tbl>
    <w:p w14:paraId="3D8C5C50">
      <w:pPr>
        <w:pStyle w:val="147"/>
        <w:ind w:firstLine="0" w:firstLineChars="0"/>
        <w:rPr>
          <w:b/>
        </w:rPr>
      </w:pPr>
      <w:r>
        <w:rPr>
          <w:rFonts w:hint="eastAsia"/>
          <w:b/>
        </w:rPr>
        <w:t>XML样例</w:t>
      </w:r>
    </w:p>
    <w:p w14:paraId="048022BE">
      <w:pPr>
        <w:pStyle w:val="147"/>
        <w:ind w:firstLine="0" w:firstLineChars="0"/>
        <w:rPr>
          <w:szCs w:val="18"/>
        </w:rPr>
      </w:pPr>
      <w:r>
        <w:rPr>
          <w:szCs w:val="18"/>
        </w:rPr>
        <w:t>&lt;?xml version="1.0" encoding="UTF-8"?&gt;</w:t>
      </w:r>
    </w:p>
    <w:p w14:paraId="3806AE9D">
      <w:pPr>
        <w:pStyle w:val="147"/>
        <w:ind w:firstLine="0" w:firstLineChars="0"/>
        <w:rPr>
          <w:szCs w:val="18"/>
        </w:rPr>
      </w:pPr>
      <w:r>
        <w:rPr>
          <w:szCs w:val="18"/>
        </w:rPr>
        <w:t>&lt;Response&gt;</w:t>
      </w:r>
    </w:p>
    <w:p w14:paraId="27B88D05">
      <w:pPr>
        <w:pStyle w:val="147"/>
        <w:ind w:firstLine="0" w:firstLineChars="0"/>
        <w:rPr>
          <w:szCs w:val="18"/>
        </w:rPr>
      </w:pPr>
      <w:r>
        <w:rPr>
          <w:szCs w:val="18"/>
        </w:rPr>
        <w:tab/>
      </w:r>
      <w:r>
        <w:rPr>
          <w:szCs w:val="18"/>
        </w:rPr>
        <w:t>&lt;PK_Type&gt;</w:t>
      </w:r>
    </w:p>
    <w:p w14:paraId="39AAF783">
      <w:pPr>
        <w:pStyle w:val="147"/>
        <w:ind w:firstLine="0" w:firstLineChars="0"/>
        <w:rPr>
          <w:color w:val="FF0000"/>
          <w:szCs w:val="18"/>
        </w:rPr>
      </w:pPr>
      <w:r>
        <w:rPr>
          <w:szCs w:val="18"/>
        </w:rPr>
        <w:tab/>
      </w:r>
      <w:r>
        <w:rPr>
          <w:szCs w:val="18"/>
        </w:rPr>
        <w:tab/>
      </w:r>
      <w:r>
        <w:rPr>
          <w:color w:val="FF0000"/>
          <w:szCs w:val="18"/>
        </w:rPr>
        <w:t>&lt;Name&gt;</w:t>
      </w:r>
      <w:r>
        <w:rPr>
          <w:rFonts w:hint="eastAsia"/>
          <w:color w:val="FF0000"/>
          <w:szCs w:val="18"/>
          <w:lang w:eastAsia="zh-CN"/>
        </w:rPr>
        <w:t>GET_</w:t>
      </w:r>
      <w:r>
        <w:rPr>
          <w:rFonts w:hint="eastAsia"/>
          <w:color w:val="FF0000"/>
          <w:szCs w:val="18"/>
          <w:lang w:val="en-US" w:eastAsia="zh-CN"/>
        </w:rPr>
        <w:t>EX_STR</w:t>
      </w:r>
      <w:r>
        <w:rPr>
          <w:rFonts w:hint="eastAsia"/>
          <w:color w:val="FF0000"/>
          <w:szCs w:val="18"/>
          <w:lang w:eastAsia="zh-CN"/>
        </w:rPr>
        <w:t>_DATA</w:t>
      </w:r>
      <w:r>
        <w:rPr>
          <w:color w:val="FF0000"/>
          <w:szCs w:val="18"/>
        </w:rPr>
        <w:t>_ACK&lt;/Name&gt;</w:t>
      </w:r>
    </w:p>
    <w:p w14:paraId="791A9BE1">
      <w:pPr>
        <w:pStyle w:val="147"/>
        <w:ind w:firstLine="0" w:firstLineChars="0"/>
        <w:rPr>
          <w:szCs w:val="18"/>
        </w:rPr>
      </w:pPr>
      <w:r>
        <w:rPr>
          <w:szCs w:val="18"/>
        </w:rPr>
        <w:tab/>
      </w:r>
      <w:r>
        <w:rPr>
          <w:szCs w:val="18"/>
        </w:rPr>
        <w:t>&lt;/PK_Type&gt;</w:t>
      </w:r>
    </w:p>
    <w:p w14:paraId="7A759E38">
      <w:pPr>
        <w:pStyle w:val="147"/>
        <w:ind w:firstLine="0" w:firstLineChars="0"/>
        <w:rPr>
          <w:szCs w:val="18"/>
        </w:rPr>
      </w:pPr>
      <w:r>
        <w:rPr>
          <w:szCs w:val="18"/>
        </w:rPr>
        <w:tab/>
      </w:r>
      <w:r>
        <w:rPr>
          <w:szCs w:val="18"/>
        </w:rPr>
        <w:t>&lt;Info&gt;</w:t>
      </w:r>
    </w:p>
    <w:p w14:paraId="1ACD9B04">
      <w:pPr>
        <w:pStyle w:val="147"/>
        <w:ind w:firstLine="945" w:firstLineChars="450"/>
        <w:rPr>
          <w:szCs w:val="18"/>
        </w:rPr>
      </w:pPr>
      <w:r>
        <w:rPr>
          <w:rFonts w:hint="eastAsia"/>
          <w:szCs w:val="18"/>
        </w:rPr>
        <w:t>&lt;</w:t>
      </w:r>
      <w:r>
        <w:rPr>
          <w:szCs w:val="18"/>
        </w:rPr>
        <w:t>FSUID/</w:t>
      </w:r>
      <w:r>
        <w:rPr>
          <w:rFonts w:hint="eastAsia"/>
          <w:szCs w:val="18"/>
        </w:rPr>
        <w:t>&gt;</w:t>
      </w:r>
    </w:p>
    <w:p w14:paraId="231A0376">
      <w:pPr>
        <w:pStyle w:val="147"/>
        <w:ind w:firstLine="0" w:firstLineChars="0"/>
        <w:rPr>
          <w:szCs w:val="18"/>
        </w:rPr>
      </w:pPr>
      <w:r>
        <w:rPr>
          <w:szCs w:val="18"/>
        </w:rPr>
        <w:tab/>
      </w:r>
      <w:r>
        <w:rPr>
          <w:szCs w:val="18"/>
        </w:rPr>
        <w:tab/>
      </w:r>
      <w:r>
        <w:rPr>
          <w:szCs w:val="18"/>
        </w:rPr>
        <w:t>&lt;Result/&gt;</w:t>
      </w:r>
    </w:p>
    <w:p w14:paraId="412C9E72">
      <w:pPr>
        <w:pStyle w:val="147"/>
        <w:ind w:firstLine="0" w:firstLineChars="0"/>
        <w:rPr>
          <w:szCs w:val="18"/>
        </w:rPr>
      </w:pPr>
      <w:r>
        <w:rPr>
          <w:szCs w:val="18"/>
        </w:rPr>
        <w:tab/>
      </w:r>
      <w:r>
        <w:rPr>
          <w:szCs w:val="18"/>
        </w:rPr>
        <w:tab/>
      </w:r>
      <w:r>
        <w:rPr>
          <w:szCs w:val="18"/>
        </w:rPr>
        <w:t>&lt;Values&gt;</w:t>
      </w:r>
    </w:p>
    <w:p w14:paraId="5CCFCC4A">
      <w:pPr>
        <w:pStyle w:val="147"/>
        <w:ind w:firstLine="0" w:firstLineChars="0"/>
        <w:rPr>
          <w:szCs w:val="18"/>
        </w:rPr>
      </w:pPr>
      <w:r>
        <w:rPr>
          <w:szCs w:val="18"/>
        </w:rPr>
        <w:tab/>
      </w:r>
      <w:r>
        <w:rPr>
          <w:szCs w:val="18"/>
        </w:rPr>
        <w:tab/>
      </w:r>
      <w:r>
        <w:rPr>
          <w:szCs w:val="18"/>
        </w:rPr>
        <w:tab/>
      </w:r>
      <w:r>
        <w:rPr>
          <w:szCs w:val="18"/>
        </w:rPr>
        <w:t>&lt;DeviceList&gt;</w:t>
      </w:r>
    </w:p>
    <w:p w14:paraId="1A53189B">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7AA4A50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rFonts w:hint="eastAsia"/>
          <w:color w:val="FF0000"/>
          <w:szCs w:val="18"/>
          <w:lang w:val="en-US" w:eastAsia="zh-CN"/>
        </w:rPr>
        <w:t xml:space="preserve"> </w:t>
      </w:r>
      <w:r>
        <w:rPr>
          <w:szCs w:val="18"/>
        </w:rPr>
        <w:t>Type="</w:t>
      </w:r>
      <w:r>
        <w:rPr>
          <w:rFonts w:hint="eastAsia"/>
          <w:szCs w:val="18"/>
          <w:lang w:val="en-US" w:eastAsia="zh-CN"/>
        </w:rPr>
        <w:t>5</w:t>
      </w:r>
      <w:r>
        <w:rPr>
          <w:szCs w:val="18"/>
        </w:rPr>
        <w:t>" ID="</w:t>
      </w:r>
      <w:r>
        <w:rPr>
          <w:rFonts w:hint="eastAsia"/>
          <w:color w:val="FF0000"/>
          <w:szCs w:val="18"/>
          <w:lang w:val="en-US" w:eastAsia="zh-CN"/>
        </w:rPr>
        <w:t>092501</w:t>
      </w:r>
      <w:r>
        <w:rPr>
          <w:szCs w:val="18"/>
        </w:rPr>
        <w:t xml:space="preserve">" </w:t>
      </w:r>
      <w:r>
        <w:rPr>
          <w:szCs w:val="21"/>
        </w:rPr>
        <w:t>SignalNumber=</w:t>
      </w:r>
      <w:r>
        <w:rPr>
          <w:szCs w:val="18"/>
        </w:rPr>
        <w:t>"</w:t>
      </w:r>
      <w:r>
        <w:rPr>
          <w:rFonts w:hint="eastAsia"/>
          <w:szCs w:val="18"/>
          <w:lang w:val="en-US" w:eastAsia="zh-CN"/>
        </w:rPr>
        <w:t>XXX</w:t>
      </w:r>
      <w:r>
        <w:rPr>
          <w:szCs w:val="18"/>
        </w:rPr>
        <w:t>"</w:t>
      </w:r>
      <w:r>
        <w:rPr>
          <w:szCs w:val="21"/>
        </w:rPr>
        <w:t xml:space="preserve"> </w:t>
      </w:r>
      <w:r>
        <w:rPr>
          <w:color w:val="FF0000"/>
          <w:szCs w:val="18"/>
        </w:rPr>
        <w:t>MeasuredVal="</w:t>
      </w:r>
      <w:r>
        <w:rPr>
          <w:rFonts w:hint="eastAsia"/>
          <w:color w:val="FF0000"/>
          <w:szCs w:val="18"/>
          <w:lang w:val="en-US" w:eastAsia="zh-CN"/>
        </w:rPr>
        <w:t>卓望</w:t>
      </w:r>
      <w:r>
        <w:rPr>
          <w:color w:val="FF0000"/>
          <w:szCs w:val="18"/>
        </w:rPr>
        <w:t>"</w:t>
      </w:r>
      <w:r>
        <w:rPr>
          <w:szCs w:val="18"/>
        </w:rPr>
        <w:t xml:space="preserve"> SetupVal="NULL" </w:t>
      </w:r>
      <w:r>
        <w:rPr>
          <w:rFonts w:hint="eastAsia"/>
          <w:szCs w:val="18"/>
        </w:rPr>
        <w:t>Status="0"Time="2024-</w:t>
      </w:r>
      <w:r>
        <w:rPr>
          <w:rFonts w:hint="eastAsia"/>
          <w:szCs w:val="18"/>
          <w:lang w:val="en-US" w:eastAsia="zh-CN"/>
        </w:rPr>
        <w:t>12</w:t>
      </w:r>
      <w:r>
        <w:rPr>
          <w:rFonts w:hint="eastAsia"/>
          <w:szCs w:val="18"/>
        </w:rPr>
        <w:t>-1</w:t>
      </w:r>
      <w:r>
        <w:rPr>
          <w:rFonts w:hint="eastAsia"/>
          <w:szCs w:val="18"/>
          <w:lang w:val="en-US" w:eastAsia="zh-CN"/>
        </w:rPr>
        <w:t xml:space="preserve">9 </w:t>
      </w:r>
      <w:r>
        <w:rPr>
          <w:rFonts w:hint="eastAsia"/>
          <w:szCs w:val="18"/>
        </w:rPr>
        <w:t>12:58:53"</w:t>
      </w:r>
      <w:r>
        <w:rPr>
          <w:szCs w:val="18"/>
        </w:rPr>
        <w:t>/&gt;</w:t>
      </w:r>
    </w:p>
    <w:p w14:paraId="276BB6EF">
      <w:pPr>
        <w:pStyle w:val="147"/>
        <w:ind w:firstLine="0" w:firstLineChars="0"/>
        <w:rPr>
          <w:szCs w:val="18"/>
        </w:rPr>
      </w:pPr>
    </w:p>
    <w:p w14:paraId="119059C5">
      <w:pPr>
        <w:pStyle w:val="147"/>
        <w:ind w:firstLine="0" w:firstLineChars="0"/>
        <w:rPr>
          <w:szCs w:val="18"/>
        </w:rPr>
      </w:pPr>
      <w:r>
        <w:rPr>
          <w:szCs w:val="18"/>
        </w:rPr>
        <w:t>&lt;</w:t>
      </w:r>
      <w:r>
        <w:rPr>
          <w:rFonts w:hint="eastAsia"/>
          <w:color w:val="FF0000"/>
          <w:szCs w:val="18"/>
        </w:rPr>
        <w:t>TExtendedInformation</w:t>
      </w:r>
      <w:r>
        <w:rPr>
          <w:color w:val="FF0000"/>
          <w:szCs w:val="18"/>
        </w:rPr>
        <w:t xml:space="preserve"> </w:t>
      </w:r>
      <w:r>
        <w:rPr>
          <w:szCs w:val="18"/>
        </w:rPr>
        <w:t>Type="</w:t>
      </w:r>
      <w:r>
        <w:rPr>
          <w:rFonts w:hint="eastAsia"/>
          <w:szCs w:val="18"/>
          <w:lang w:val="en-US" w:eastAsia="zh-CN"/>
        </w:rPr>
        <w:t>5</w:t>
      </w:r>
      <w:r>
        <w:rPr>
          <w:szCs w:val="18"/>
        </w:rPr>
        <w:t>" ID="</w:t>
      </w:r>
      <w:r>
        <w:rPr>
          <w:rFonts w:hint="eastAsia"/>
          <w:color w:val="FF0000"/>
          <w:szCs w:val="18"/>
          <w:lang w:val="en-US" w:eastAsia="zh-CN"/>
        </w:rPr>
        <w:t>092502</w:t>
      </w:r>
      <w:r>
        <w:rPr>
          <w:szCs w:val="18"/>
        </w:rPr>
        <w:t xml:space="preserve">" </w:t>
      </w:r>
      <w:r>
        <w:rPr>
          <w:szCs w:val="21"/>
        </w:rPr>
        <w:t>SignalNumber=</w:t>
      </w:r>
      <w:r>
        <w:rPr>
          <w:szCs w:val="18"/>
        </w:rPr>
        <w:t>"</w:t>
      </w:r>
      <w:r>
        <w:rPr>
          <w:rFonts w:hint="eastAsia"/>
          <w:szCs w:val="18"/>
          <w:lang w:val="en-US" w:eastAsia="zh-CN"/>
        </w:rPr>
        <w:t>XXX</w:t>
      </w:r>
      <w:r>
        <w:rPr>
          <w:szCs w:val="18"/>
        </w:rPr>
        <w:t>"</w:t>
      </w:r>
      <w:r>
        <w:rPr>
          <w:szCs w:val="21"/>
        </w:rPr>
        <w:t xml:space="preserve"> </w:t>
      </w:r>
      <w:r>
        <w:rPr>
          <w:color w:val="FF0000"/>
          <w:szCs w:val="18"/>
        </w:rPr>
        <w:t>MeasuredVal="</w:t>
      </w:r>
      <w:r>
        <w:rPr>
          <w:rFonts w:hint="eastAsia"/>
          <w:color w:val="FF0000"/>
          <w:szCs w:val="18"/>
          <w:lang w:val="en-US" w:eastAsia="zh-CN"/>
        </w:rPr>
        <w:t>2.1.0</w:t>
      </w:r>
      <w:r>
        <w:rPr>
          <w:color w:val="FF0000"/>
          <w:szCs w:val="18"/>
        </w:rPr>
        <w:t>"</w:t>
      </w:r>
      <w:r>
        <w:rPr>
          <w:szCs w:val="18"/>
        </w:rPr>
        <w:t xml:space="preserve"> SetupVal="NULL" </w:t>
      </w:r>
      <w:r>
        <w:rPr>
          <w:rFonts w:hint="eastAsia"/>
          <w:szCs w:val="18"/>
        </w:rPr>
        <w:t>Status="0"Time="2024-</w:t>
      </w:r>
      <w:r>
        <w:rPr>
          <w:rFonts w:hint="eastAsia"/>
          <w:szCs w:val="18"/>
          <w:lang w:val="en-US" w:eastAsia="zh-CN"/>
        </w:rPr>
        <w:t>12</w:t>
      </w:r>
      <w:r>
        <w:rPr>
          <w:rFonts w:hint="eastAsia"/>
          <w:szCs w:val="18"/>
        </w:rPr>
        <w:t>-1</w:t>
      </w:r>
      <w:r>
        <w:rPr>
          <w:rFonts w:hint="eastAsia"/>
          <w:szCs w:val="18"/>
          <w:lang w:val="en-US" w:eastAsia="zh-CN"/>
        </w:rPr>
        <w:t xml:space="preserve">9 </w:t>
      </w:r>
      <w:r>
        <w:rPr>
          <w:rFonts w:hint="eastAsia"/>
          <w:szCs w:val="18"/>
        </w:rPr>
        <w:t>12:58:53"</w:t>
      </w:r>
      <w:r>
        <w:rPr>
          <w:szCs w:val="18"/>
        </w:rPr>
        <w:t>/&gt;</w:t>
      </w:r>
    </w:p>
    <w:p w14:paraId="08E95BB5">
      <w:pPr>
        <w:pStyle w:val="147"/>
        <w:ind w:firstLine="0" w:firstLineChars="0"/>
        <w:rPr>
          <w:szCs w:val="18"/>
        </w:rPr>
      </w:pPr>
    </w:p>
    <w:p w14:paraId="676933CA">
      <w:pPr>
        <w:pStyle w:val="147"/>
        <w:ind w:firstLine="0" w:firstLineChars="0"/>
        <w:rPr>
          <w:szCs w:val="18"/>
        </w:rPr>
      </w:pPr>
      <w:r>
        <w:rPr>
          <w:szCs w:val="18"/>
        </w:rPr>
        <w:tab/>
      </w:r>
      <w:r>
        <w:rPr>
          <w:szCs w:val="18"/>
        </w:rPr>
        <w:tab/>
      </w:r>
      <w:r>
        <w:rPr>
          <w:szCs w:val="18"/>
        </w:rPr>
        <w:tab/>
      </w:r>
      <w:r>
        <w:rPr>
          <w:szCs w:val="18"/>
        </w:rPr>
        <w:tab/>
      </w:r>
      <w:r>
        <w:rPr>
          <w:szCs w:val="18"/>
        </w:rPr>
        <w:t>&lt;/Device&gt;</w:t>
      </w:r>
    </w:p>
    <w:p w14:paraId="458621B3">
      <w:pPr>
        <w:pStyle w:val="147"/>
        <w:ind w:firstLine="0" w:firstLineChars="0"/>
        <w:rPr>
          <w:szCs w:val="18"/>
        </w:rPr>
      </w:pPr>
      <w:r>
        <w:rPr>
          <w:szCs w:val="18"/>
        </w:rPr>
        <w:tab/>
      </w:r>
      <w:r>
        <w:rPr>
          <w:szCs w:val="18"/>
        </w:rPr>
        <w:tab/>
      </w:r>
      <w:r>
        <w:rPr>
          <w:szCs w:val="18"/>
        </w:rPr>
        <w:tab/>
      </w:r>
      <w:r>
        <w:rPr>
          <w:szCs w:val="18"/>
        </w:rPr>
        <w:t>&lt;/DeviceList&gt;</w:t>
      </w:r>
    </w:p>
    <w:p w14:paraId="53E2B2FB">
      <w:pPr>
        <w:pStyle w:val="147"/>
        <w:ind w:firstLine="0" w:firstLineChars="0"/>
        <w:rPr>
          <w:szCs w:val="18"/>
        </w:rPr>
      </w:pPr>
      <w:r>
        <w:rPr>
          <w:szCs w:val="18"/>
        </w:rPr>
        <w:tab/>
      </w:r>
      <w:r>
        <w:rPr>
          <w:szCs w:val="18"/>
        </w:rPr>
        <w:tab/>
      </w:r>
      <w:r>
        <w:rPr>
          <w:szCs w:val="18"/>
        </w:rPr>
        <w:t>&lt;/Values&gt;</w:t>
      </w:r>
    </w:p>
    <w:p w14:paraId="71877FAC">
      <w:pPr>
        <w:pStyle w:val="147"/>
        <w:ind w:firstLine="0" w:firstLineChars="0"/>
        <w:rPr>
          <w:szCs w:val="18"/>
        </w:rPr>
      </w:pPr>
      <w:r>
        <w:rPr>
          <w:rFonts w:hint="eastAsia"/>
          <w:szCs w:val="18"/>
        </w:rPr>
        <w:t xml:space="preserve">      </w:t>
      </w:r>
      <w:r>
        <w:rPr>
          <w:szCs w:val="18"/>
        </w:rPr>
        <w:t xml:space="preserve">  &lt;FailureCause/&gt;</w:t>
      </w:r>
    </w:p>
    <w:p w14:paraId="21279087">
      <w:pPr>
        <w:pStyle w:val="147"/>
        <w:ind w:firstLine="0" w:firstLineChars="0"/>
        <w:rPr>
          <w:szCs w:val="18"/>
        </w:rPr>
      </w:pPr>
      <w:r>
        <w:rPr>
          <w:szCs w:val="18"/>
        </w:rPr>
        <w:tab/>
      </w:r>
      <w:r>
        <w:rPr>
          <w:szCs w:val="18"/>
        </w:rPr>
        <w:t>&lt;/Info&gt;</w:t>
      </w:r>
    </w:p>
    <w:p w14:paraId="0152CD94">
      <w:pPr>
        <w:pStyle w:val="147"/>
        <w:ind w:firstLine="0" w:firstLineChars="0"/>
        <w:rPr>
          <w:szCs w:val="18"/>
        </w:rPr>
      </w:pPr>
      <w:r>
        <w:rPr>
          <w:szCs w:val="18"/>
        </w:rPr>
        <w:t>&lt;/Response&gt;</w:t>
      </w:r>
    </w:p>
    <w:p w14:paraId="6E17BC3C">
      <w:pPr>
        <w:pStyle w:val="147"/>
        <w:ind w:firstLine="0" w:firstLineChars="0"/>
        <w:rPr>
          <w:szCs w:val="21"/>
        </w:rPr>
      </w:pPr>
    </w:p>
    <w:p w14:paraId="3527F952">
      <w:pPr>
        <w:pStyle w:val="147"/>
        <w:ind w:firstLine="0" w:firstLineChars="0"/>
        <w:rPr>
          <w:rFonts w:hint="default" w:eastAsia="宋体"/>
          <w:szCs w:val="21"/>
          <w:lang w:val="en-US" w:eastAsia="zh-CN"/>
        </w:rPr>
      </w:pPr>
      <w:r>
        <w:rPr>
          <w:rFonts w:hint="eastAsia"/>
          <w:szCs w:val="21"/>
          <w:lang w:val="en-US" w:eastAsia="zh-CN"/>
        </w:rPr>
        <w:t>说明：</w:t>
      </w:r>
    </w:p>
    <w:p w14:paraId="443CF7DA">
      <w:pPr>
        <w:pStyle w:val="147"/>
        <w:ind w:firstLine="0" w:firstLineChars="0"/>
        <w:rPr>
          <w:szCs w:val="21"/>
        </w:rPr>
      </w:pPr>
      <w:r>
        <w:rPr>
          <w:rFonts w:hint="eastAsia"/>
          <w:color w:val="FF0000"/>
          <w:sz w:val="21"/>
          <w:szCs w:val="21"/>
          <w:lang w:val="en-US" w:eastAsia="zh-CN"/>
        </w:rPr>
        <w:t>扩展信息对应的测点需要做省内标准化，省内标准化测点编码建议使用字母+数字混合方式，避免与集团标准冲突。</w:t>
      </w:r>
    </w:p>
    <w:p w14:paraId="6013E0AE">
      <w:pPr>
        <w:pStyle w:val="4"/>
        <w:numPr>
          <w:ilvl w:val="2"/>
          <w:numId w:val="14"/>
        </w:numPr>
      </w:pPr>
      <w:commentRangeStart w:id="4"/>
      <w:r>
        <w:t>写</w:t>
      </w:r>
      <w:r>
        <w:rPr>
          <w:rFonts w:hint="eastAsia"/>
          <w:lang w:val="en-US" w:eastAsia="zh-CN"/>
        </w:rPr>
        <w:t>扩展信息</w:t>
      </w:r>
      <w:commentRangeEnd w:id="4"/>
      <w:r>
        <w:commentReference w:id="4"/>
      </w:r>
    </w:p>
    <w:p w14:paraId="5960BA21">
      <w:pPr>
        <w:pStyle w:val="104"/>
        <w:numPr>
          <w:ilvl w:val="0"/>
          <w:numId w:val="21"/>
        </w:numPr>
        <w:spacing w:line="360" w:lineRule="auto"/>
        <w:rPr>
          <w:rFonts w:ascii="黑体" w:hAnsi="黑体" w:eastAsia="黑体"/>
        </w:rPr>
      </w:pPr>
      <w:r>
        <w:rPr>
          <w:rFonts w:hint="eastAsia" w:ascii="黑体" w:hAnsi="黑体" w:eastAsia="黑体"/>
        </w:rPr>
        <w:t>数据流方式</w:t>
      </w:r>
    </w:p>
    <w:p w14:paraId="7E7F1818">
      <w:pPr>
        <w:pStyle w:val="147"/>
        <w:spacing w:line="360" w:lineRule="auto"/>
        <w:ind w:firstLine="480"/>
        <w:rPr>
          <w:sz w:val="24"/>
          <w:szCs w:val="24"/>
        </w:rPr>
      </w:pPr>
      <w:r>
        <w:rPr>
          <w:sz w:val="24"/>
          <w:szCs w:val="24"/>
        </w:rPr>
        <w:t>SC向</w:t>
      </w:r>
      <w:r>
        <w:rPr>
          <w:rFonts w:hint="eastAsia"/>
          <w:sz w:val="24"/>
          <w:szCs w:val="24"/>
        </w:rPr>
        <w:t>F</w:t>
      </w:r>
      <w:r>
        <w:rPr>
          <w:sz w:val="24"/>
          <w:szCs w:val="24"/>
        </w:rPr>
        <w:t>SU发送监控点的标识ID和新</w:t>
      </w:r>
      <w:r>
        <w:rPr>
          <w:rFonts w:hint="eastAsia"/>
          <w:sz w:val="24"/>
          <w:szCs w:val="24"/>
        </w:rPr>
        <w:t>设置</w:t>
      </w:r>
      <w:r>
        <w:rPr>
          <w:sz w:val="24"/>
          <w:szCs w:val="24"/>
        </w:rPr>
        <w:t>值，</w:t>
      </w:r>
      <w:r>
        <w:rPr>
          <w:rFonts w:hint="eastAsia"/>
          <w:sz w:val="24"/>
          <w:szCs w:val="24"/>
        </w:rPr>
        <w:t>F</w:t>
      </w:r>
      <w:r>
        <w:rPr>
          <w:sz w:val="24"/>
          <w:szCs w:val="24"/>
        </w:rPr>
        <w:t>SU</w:t>
      </w:r>
      <w:r>
        <w:rPr>
          <w:rFonts w:hint="eastAsia"/>
          <w:sz w:val="24"/>
          <w:szCs w:val="24"/>
        </w:rPr>
        <w:t>设置</w:t>
      </w:r>
      <w:r>
        <w:rPr>
          <w:rFonts w:hint="eastAsia"/>
          <w:sz w:val="24"/>
          <w:szCs w:val="24"/>
          <w:lang w:val="en-US" w:eastAsia="zh-CN"/>
        </w:rPr>
        <w:t>扩展信息</w:t>
      </w:r>
      <w:r>
        <w:rPr>
          <w:sz w:val="24"/>
          <w:szCs w:val="24"/>
        </w:rPr>
        <w:t>的新设置值并向</w:t>
      </w:r>
      <w:r>
        <w:rPr>
          <w:rFonts w:hint="eastAsia"/>
          <w:sz w:val="24"/>
          <w:szCs w:val="24"/>
        </w:rPr>
        <w:t>SC返回设置结果</w:t>
      </w:r>
      <w:r>
        <w:rPr>
          <w:sz w:val="24"/>
          <w:szCs w:val="24"/>
        </w:rPr>
        <w:t>。</w:t>
      </w:r>
    </w:p>
    <w:p w14:paraId="67263B84">
      <w:r>
        <mc:AlternateContent>
          <mc:Choice Requires="wpg">
            <w:drawing>
              <wp:anchor distT="0" distB="0" distL="114300" distR="114300" simplePos="0" relativeHeight="251696128" behindDoc="0" locked="0" layoutInCell="0" allowOverlap="1">
                <wp:simplePos x="0" y="0"/>
                <wp:positionH relativeFrom="column">
                  <wp:posOffset>342900</wp:posOffset>
                </wp:positionH>
                <wp:positionV relativeFrom="paragraph">
                  <wp:posOffset>154305</wp:posOffset>
                </wp:positionV>
                <wp:extent cx="4800600" cy="1178560"/>
                <wp:effectExtent l="0" t="0" r="0" b="15240"/>
                <wp:wrapNone/>
                <wp:docPr id="92" name="Group 907"/>
                <wp:cNvGraphicFramePr/>
                <a:graphic xmlns:a="http://schemas.openxmlformats.org/drawingml/2006/main">
                  <a:graphicData uri="http://schemas.microsoft.com/office/word/2010/wordprocessingGroup">
                    <wpg:wgp>
                      <wpg:cNvGrpSpPr/>
                      <wpg:grpSpPr>
                        <a:xfrm>
                          <a:off x="0" y="0"/>
                          <a:ext cx="4800600" cy="1178560"/>
                          <a:chOff x="2340" y="2618"/>
                          <a:chExt cx="7560" cy="1856"/>
                        </a:xfrm>
                        <a:effectLst/>
                      </wpg:grpSpPr>
                      <wps:wsp>
                        <wps:cNvPr id="93" name="Text Box 77"/>
                        <wps:cNvSpPr txBox="1">
                          <a:spLocks noChangeArrowheads="1"/>
                        </wps:cNvSpPr>
                        <wps:spPr bwMode="auto">
                          <a:xfrm>
                            <a:off x="3760" y="2618"/>
                            <a:ext cx="740" cy="468"/>
                          </a:xfrm>
                          <a:prstGeom prst="rect">
                            <a:avLst/>
                          </a:prstGeom>
                          <a:noFill/>
                          <a:ln>
                            <a:noFill/>
                          </a:ln>
                          <a:effectLst/>
                        </wps:spPr>
                        <wps:txbx>
                          <w:txbxContent>
                            <w:p w14:paraId="15D4B4F3">
                              <w:pPr>
                                <w:rPr>
                                  <w:szCs w:val="21"/>
                                </w:rPr>
                              </w:pPr>
                              <w:r>
                                <w:rPr>
                                  <w:szCs w:val="21"/>
                                </w:rPr>
                                <w:t>SC</w:t>
                              </w:r>
                            </w:p>
                          </w:txbxContent>
                        </wps:txbx>
                        <wps:bodyPr rot="0" vert="horz" wrap="square" lIns="91440" tIns="45720" rIns="91440" bIns="45720" anchor="t" anchorCtr="0" upright="1">
                          <a:noAutofit/>
                        </wps:bodyPr>
                      </wps:wsp>
                      <wps:wsp>
                        <wps:cNvPr id="94" name="Text Box 78"/>
                        <wps:cNvSpPr txBox="1">
                          <a:spLocks noChangeArrowheads="1"/>
                        </wps:cNvSpPr>
                        <wps:spPr bwMode="auto">
                          <a:xfrm>
                            <a:off x="7740" y="2618"/>
                            <a:ext cx="780" cy="468"/>
                          </a:xfrm>
                          <a:prstGeom prst="rect">
                            <a:avLst/>
                          </a:prstGeom>
                          <a:solidFill>
                            <a:srgbClr val="FFFFFF"/>
                          </a:solidFill>
                          <a:ln>
                            <a:noFill/>
                          </a:ln>
                          <a:effectLst/>
                        </wps:spPr>
                        <wps:txbx>
                          <w:txbxContent>
                            <w:p w14:paraId="7F9647EA">
                              <w:pPr>
                                <w:rPr>
                                  <w:szCs w:val="21"/>
                                </w:rPr>
                              </w:pPr>
                              <w:r>
                                <w:rPr>
                                  <w:rFonts w:hint="eastAsia"/>
                                  <w:szCs w:val="21"/>
                                </w:rPr>
                                <w:t>FSU</w:t>
                              </w:r>
                            </w:p>
                          </w:txbxContent>
                        </wps:txbx>
                        <wps:bodyPr rot="0" vert="horz" wrap="square" lIns="91440" tIns="45720" rIns="91440" bIns="45720" anchor="t" anchorCtr="0" upright="1">
                          <a:noAutofit/>
                        </wps:bodyPr>
                      </wps:wsp>
                      <wps:wsp>
                        <wps:cNvPr id="95" name="Line 79"/>
                        <wps:cNvCnPr>
                          <a:cxnSpLocks noChangeShapeType="1"/>
                        </wps:cNvCnPr>
                        <wps:spPr bwMode="auto">
                          <a:xfrm>
                            <a:off x="4140" y="3398"/>
                            <a:ext cx="3960" cy="156"/>
                          </a:xfrm>
                          <a:prstGeom prst="line">
                            <a:avLst/>
                          </a:prstGeom>
                          <a:noFill/>
                          <a:ln w="9525">
                            <a:solidFill>
                              <a:srgbClr val="000000"/>
                            </a:solidFill>
                            <a:round/>
                            <a:tailEnd type="triangle" w="med" len="med"/>
                          </a:ln>
                          <a:effectLst/>
                        </wps:spPr>
                        <wps:bodyPr/>
                      </wps:wsp>
                      <wps:wsp>
                        <wps:cNvPr id="96" name="Line 80"/>
                        <wps:cNvCnPr>
                          <a:cxnSpLocks noChangeShapeType="1"/>
                        </wps:cNvCnPr>
                        <wps:spPr bwMode="auto">
                          <a:xfrm flipH="1">
                            <a:off x="4140" y="3710"/>
                            <a:ext cx="3960" cy="156"/>
                          </a:xfrm>
                          <a:prstGeom prst="line">
                            <a:avLst/>
                          </a:prstGeom>
                          <a:noFill/>
                          <a:ln w="9525">
                            <a:solidFill>
                              <a:srgbClr val="000000"/>
                            </a:solidFill>
                            <a:round/>
                            <a:tailEnd type="triangle" w="med" len="med"/>
                          </a:ln>
                          <a:effectLst/>
                        </wps:spPr>
                        <wps:bodyPr/>
                      </wps:wsp>
                      <wps:wsp>
                        <wps:cNvPr id="97" name="Text Box 81"/>
                        <wps:cNvSpPr txBox="1">
                          <a:spLocks noChangeArrowheads="1"/>
                        </wps:cNvSpPr>
                        <wps:spPr bwMode="auto">
                          <a:xfrm>
                            <a:off x="4500" y="3086"/>
                            <a:ext cx="3060" cy="468"/>
                          </a:xfrm>
                          <a:prstGeom prst="rect">
                            <a:avLst/>
                          </a:prstGeom>
                          <a:noFill/>
                          <a:ln>
                            <a:noFill/>
                          </a:ln>
                          <a:effectLst/>
                        </wps:spPr>
                        <wps:txbx>
                          <w:txbxContent>
                            <w:p w14:paraId="42B2A882">
                              <w:pPr>
                                <w:rPr>
                                  <w:rFonts w:hint="default" w:eastAsia="宋体"/>
                                  <w:szCs w:val="21"/>
                                  <w:lang w:val="en-US" w:eastAsia="zh-CN"/>
                                </w:rPr>
                              </w:pPr>
                              <w:r>
                                <w:rPr>
                                  <w:color w:val="000000"/>
                                  <w:szCs w:val="21"/>
                                </w:rPr>
                                <w:t>SET_</w:t>
                              </w:r>
                              <w:r>
                                <w:rPr>
                                  <w:rFonts w:hint="eastAsia"/>
                                  <w:color w:val="000000"/>
                                  <w:szCs w:val="21"/>
                                  <w:lang w:val="en-US" w:eastAsia="zh-CN"/>
                                </w:rPr>
                                <w:t>EX_STR_DATA</w:t>
                              </w:r>
                            </w:p>
                          </w:txbxContent>
                        </wps:txbx>
                        <wps:bodyPr rot="0" vert="horz" wrap="square" lIns="91440" tIns="45720" rIns="91440" bIns="45720" anchor="t" anchorCtr="0" upright="1">
                          <a:noAutofit/>
                        </wps:bodyPr>
                      </wps:wsp>
                      <wps:wsp>
                        <wps:cNvPr id="98" name="Line 82"/>
                        <wps:cNvCnPr>
                          <a:cxnSpLocks noChangeShapeType="1"/>
                        </wps:cNvCnPr>
                        <wps:spPr bwMode="auto">
                          <a:xfrm>
                            <a:off x="4140" y="3086"/>
                            <a:ext cx="0" cy="1318"/>
                          </a:xfrm>
                          <a:prstGeom prst="line">
                            <a:avLst/>
                          </a:prstGeom>
                          <a:noFill/>
                          <a:ln w="9525">
                            <a:solidFill>
                              <a:srgbClr val="000000"/>
                            </a:solidFill>
                            <a:round/>
                          </a:ln>
                          <a:effectLst/>
                        </wps:spPr>
                        <wps:bodyPr/>
                      </wps:wsp>
                      <wps:wsp>
                        <wps:cNvPr id="99" name="Line 83"/>
                        <wps:cNvCnPr>
                          <a:cxnSpLocks noChangeShapeType="1"/>
                        </wps:cNvCnPr>
                        <wps:spPr bwMode="auto">
                          <a:xfrm>
                            <a:off x="8100" y="3156"/>
                            <a:ext cx="0" cy="1318"/>
                          </a:xfrm>
                          <a:prstGeom prst="line">
                            <a:avLst/>
                          </a:prstGeom>
                          <a:noFill/>
                          <a:ln w="9525">
                            <a:solidFill>
                              <a:srgbClr val="000000"/>
                            </a:solidFill>
                            <a:round/>
                          </a:ln>
                          <a:effectLst/>
                        </wps:spPr>
                        <wps:bodyPr/>
                      </wps:wsp>
                      <wps:wsp>
                        <wps:cNvPr id="100" name="Text Box 84"/>
                        <wps:cNvSpPr txBox="1">
                          <a:spLocks noChangeArrowheads="1"/>
                        </wps:cNvSpPr>
                        <wps:spPr bwMode="auto">
                          <a:xfrm>
                            <a:off x="4500" y="3710"/>
                            <a:ext cx="3240" cy="468"/>
                          </a:xfrm>
                          <a:prstGeom prst="rect">
                            <a:avLst/>
                          </a:prstGeom>
                          <a:noFill/>
                          <a:ln>
                            <a:noFill/>
                          </a:ln>
                          <a:effectLst/>
                        </wps:spPr>
                        <wps:txbx>
                          <w:txbxContent>
                            <w:p w14:paraId="56BCB84B">
                              <w:pPr>
                                <w:rPr>
                                  <w:szCs w:val="21"/>
                                </w:rPr>
                              </w:pPr>
                              <w:r>
                                <w:rPr>
                                  <w:color w:val="000000"/>
                                  <w:szCs w:val="21"/>
                                </w:rPr>
                                <w:t>SET_</w:t>
                              </w:r>
                              <w:r>
                                <w:rPr>
                                  <w:rFonts w:hint="eastAsia"/>
                                  <w:color w:val="000000"/>
                                  <w:szCs w:val="21"/>
                                  <w:lang w:val="en-US" w:eastAsia="zh-CN"/>
                                </w:rPr>
                                <w:t>EX_STR_DATA</w:t>
                              </w:r>
                              <w:r>
                                <w:rPr>
                                  <w:color w:val="000000"/>
                                  <w:szCs w:val="21"/>
                                </w:rPr>
                                <w:t>_ACK</w:t>
                              </w:r>
                            </w:p>
                          </w:txbxContent>
                        </wps:txbx>
                        <wps:bodyPr rot="0" vert="horz" wrap="square" lIns="91440" tIns="45720" rIns="91440" bIns="45720" anchor="t" anchorCtr="0" upright="1">
                          <a:noAutofit/>
                        </wps:bodyPr>
                      </wps:wsp>
                      <wps:wsp>
                        <wps:cNvPr id="101" name="Text Box 85"/>
                        <wps:cNvSpPr txBox="1">
                          <a:spLocks noChangeArrowheads="1"/>
                        </wps:cNvSpPr>
                        <wps:spPr bwMode="auto">
                          <a:xfrm>
                            <a:off x="2340" y="3156"/>
                            <a:ext cx="1620" cy="782"/>
                          </a:xfrm>
                          <a:prstGeom prst="rect">
                            <a:avLst/>
                          </a:prstGeom>
                          <a:noFill/>
                          <a:ln>
                            <a:noFill/>
                          </a:ln>
                          <a:effectLst/>
                        </wps:spPr>
                        <wps:txbx>
                          <w:txbxContent>
                            <w:p w14:paraId="118AD202">
                              <w:pPr>
                                <w:rPr>
                                  <w:szCs w:val="21"/>
                                </w:rPr>
                              </w:pPr>
                              <w:r>
                                <w:rPr>
                                  <w:szCs w:val="21"/>
                                </w:rPr>
                                <w:t>写</w:t>
                              </w:r>
                              <w:r>
                                <w:rPr>
                                  <w:rFonts w:hint="eastAsia"/>
                                  <w:szCs w:val="21"/>
                                  <w:lang w:val="en-US" w:eastAsia="zh-CN"/>
                                </w:rPr>
                                <w:t>扩展信息</w:t>
                              </w:r>
                            </w:p>
                          </w:txbxContent>
                        </wps:txbx>
                        <wps:bodyPr rot="0" vert="horz" wrap="square" lIns="91440" tIns="45720" rIns="91440" bIns="45720" anchor="t" anchorCtr="0" upright="1">
                          <a:noAutofit/>
                        </wps:bodyPr>
                      </wps:wsp>
                      <wps:wsp>
                        <wps:cNvPr id="102" name="Text Box 86"/>
                        <wps:cNvSpPr txBox="1">
                          <a:spLocks noChangeArrowheads="1"/>
                        </wps:cNvSpPr>
                        <wps:spPr bwMode="auto">
                          <a:xfrm>
                            <a:off x="8280" y="3468"/>
                            <a:ext cx="1620" cy="780"/>
                          </a:xfrm>
                          <a:prstGeom prst="rect">
                            <a:avLst/>
                          </a:prstGeom>
                          <a:noFill/>
                          <a:ln>
                            <a:noFill/>
                          </a:ln>
                          <a:effectLst/>
                        </wps:spPr>
                        <wps:txbx>
                          <w:txbxContent>
                            <w:p w14:paraId="4BA0F2EE">
                              <w:pPr>
                                <w:rPr>
                                  <w:szCs w:val="21"/>
                                </w:rPr>
                              </w:pPr>
                              <w:r>
                                <w:rPr>
                                  <w:rFonts w:hint="eastAsia"/>
                                  <w:szCs w:val="21"/>
                                </w:rPr>
                                <w:t>返回设置成功与否标记</w:t>
                              </w:r>
                            </w:p>
                          </w:txbxContent>
                        </wps:txbx>
                        <wps:bodyPr rot="0" vert="horz" wrap="square" lIns="91440" tIns="45720" rIns="91440" bIns="45720" anchor="t" anchorCtr="0" upright="1">
                          <a:noAutofit/>
                        </wps:bodyPr>
                      </wps:wsp>
                    </wpg:wgp>
                  </a:graphicData>
                </a:graphic>
              </wp:anchor>
            </w:drawing>
          </mc:Choice>
          <mc:Fallback>
            <w:pict>
              <v:group id="Group 907" o:spid="_x0000_s1026" o:spt="203" style="position:absolute;left:0pt;margin-left:27pt;margin-top:12.15pt;height:92.8pt;width:378pt;z-index:251696128;mso-width-relative:page;mso-height-relative:page;" coordorigin="2340,2618" coordsize="7560,1856" o:allowincell="f" o:gfxdata="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">
                <o:lock v:ext="edit" aspectratio="f"/>
                <v:shape id="Text Box 77" o:spid="_x0000_s1026" o:spt="202" type="#_x0000_t202" style="position:absolute;left:3760;top:2618;height:468;width:740;" filled="f" stroked="f" coordsize="21600,21600" o:gfxdata="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shvb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5D4B4F3">
                        <w:pPr>
                          <w:rPr>
                            <w:szCs w:val="21"/>
                          </w:rPr>
                        </w:pPr>
                        <w:r>
                          <w:rPr>
                            <w:szCs w:val="21"/>
                          </w:rPr>
                          <w:t>SC</w:t>
                        </w:r>
                      </w:p>
                    </w:txbxContent>
                  </v:textbox>
                </v:shape>
                <v:shape id="Text Box 78" o:spid="_x0000_s1026" o:spt="202" type="#_x0000_t202" style="position:absolute;left:7740;top:2618;height:468;width:780;" fillcolor="#FFFFFF" filled="t" stroked="f" coordsize="21600,21600" o:gfxdata="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LqtK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14:paraId="7F9647EA">
                        <w:pPr>
                          <w:rPr>
                            <w:szCs w:val="21"/>
                          </w:rPr>
                        </w:pPr>
                        <w:r>
                          <w:rPr>
                            <w:rFonts w:hint="eastAsia"/>
                            <w:szCs w:val="21"/>
                          </w:rPr>
                          <w:t>FSU</w:t>
                        </w:r>
                      </w:p>
                    </w:txbxContent>
                  </v:textbox>
                </v:shape>
                <v:line id="Line 79" o:spid="_x0000_s1026" o:spt="20" style="position:absolute;left:4140;top:3398;height:156;width:3960;" filled="f" stroked="t" coordsize="21600,21600" o:gfxdata="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NXG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Line 80" o:spid="_x0000_s1026" o:spt="20" style="position:absolute;left:4140;top:3710;flip:x;height:156;width:3960;" filled="f" stroked="t" coordsize="21600,21600" o:gfxdata="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Tkwr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shape id="Text Box 81" o:spid="_x0000_s1026" o:spt="202" type="#_x0000_t202" style="position:absolute;left:4500;top:3086;height:468;width:3060;" filled="f" stroked="f" coordsize="21600,21600" o:gfxdata="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R3Y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2B2A882">
                        <w:pPr>
                          <w:rPr>
                            <w:rFonts w:hint="default" w:eastAsia="宋体"/>
                            <w:szCs w:val="21"/>
                            <w:lang w:val="en-US" w:eastAsia="zh-CN"/>
                          </w:rPr>
                        </w:pPr>
                        <w:r>
                          <w:rPr>
                            <w:color w:val="000000"/>
                            <w:szCs w:val="21"/>
                          </w:rPr>
                          <w:t>SET_</w:t>
                        </w:r>
                        <w:r>
                          <w:rPr>
                            <w:rFonts w:hint="eastAsia"/>
                            <w:color w:val="000000"/>
                            <w:szCs w:val="21"/>
                            <w:lang w:val="en-US" w:eastAsia="zh-CN"/>
                          </w:rPr>
                          <w:t>EX_STR_DATA</w:t>
                        </w:r>
                      </w:p>
                    </w:txbxContent>
                  </v:textbox>
                </v:shape>
                <v:line id="Line 82" o:spid="_x0000_s1026" o:spt="20" style="position:absolute;left:4140;top:3086;height:1318;width:0;" filled="f" stroked="t" coordsize="21600,21600" o:gfxdata="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md/0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83" o:spid="_x0000_s1026" o:spt="20" style="position:absolute;left:8100;top:3156;height:1318;width:0;" filled="f" stroked="t" coordsize="21600,21600" o:gfxdata="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Ve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Text Box 84" o:spid="_x0000_s1026" o:spt="202" type="#_x0000_t202" style="position:absolute;left:4500;top:3710;height:468;width:3240;" filled="f" stroked="f" coordsize="21600,21600" o:gfxdata="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hht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6BCB84B">
                        <w:pPr>
                          <w:rPr>
                            <w:szCs w:val="21"/>
                          </w:rPr>
                        </w:pPr>
                        <w:r>
                          <w:rPr>
                            <w:color w:val="000000"/>
                            <w:szCs w:val="21"/>
                          </w:rPr>
                          <w:t>SET_</w:t>
                        </w:r>
                        <w:r>
                          <w:rPr>
                            <w:rFonts w:hint="eastAsia"/>
                            <w:color w:val="000000"/>
                            <w:szCs w:val="21"/>
                            <w:lang w:val="en-US" w:eastAsia="zh-CN"/>
                          </w:rPr>
                          <w:t>EX_STR_DATA</w:t>
                        </w:r>
                        <w:r>
                          <w:rPr>
                            <w:color w:val="000000"/>
                            <w:szCs w:val="21"/>
                          </w:rPr>
                          <w:t>_ACK</w:t>
                        </w:r>
                      </w:p>
                    </w:txbxContent>
                  </v:textbox>
                </v:shape>
                <v:shape id="Text Box 85" o:spid="_x0000_s1026" o:spt="202" type="#_x0000_t202" style="position:absolute;left:2340;top:3156;height:782;width:1620;" filled="f" stroked="f" coordsize="21600,21600" o:gfxdata="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K99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18AD202">
                        <w:pPr>
                          <w:rPr>
                            <w:szCs w:val="21"/>
                          </w:rPr>
                        </w:pPr>
                        <w:r>
                          <w:rPr>
                            <w:szCs w:val="21"/>
                          </w:rPr>
                          <w:t>写</w:t>
                        </w:r>
                        <w:r>
                          <w:rPr>
                            <w:rFonts w:hint="eastAsia"/>
                            <w:szCs w:val="21"/>
                            <w:lang w:val="en-US" w:eastAsia="zh-CN"/>
                          </w:rPr>
                          <w:t>扩展信息</w:t>
                        </w:r>
                      </w:p>
                    </w:txbxContent>
                  </v:textbox>
                </v:shape>
                <v:shape id="Text Box 86" o:spid="_x0000_s1026" o:spt="202" type="#_x0000_t202" style="position:absolute;left:8280;top:3468;height:780;width:1620;" filled="f" stroked="f" coordsize="21600,21600" o:gfxdata="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COB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BA0F2EE">
                        <w:pPr>
                          <w:rPr>
                            <w:szCs w:val="21"/>
                          </w:rPr>
                        </w:pPr>
                        <w:r>
                          <w:rPr>
                            <w:rFonts w:hint="eastAsia"/>
                            <w:szCs w:val="21"/>
                          </w:rPr>
                          <w:t>返回设置成功与否标记</w:t>
                        </w:r>
                      </w:p>
                    </w:txbxContent>
                  </v:textbox>
                </v:shape>
              </v:group>
            </w:pict>
          </mc:Fallback>
        </mc:AlternateContent>
      </w:r>
      <w:r>
        <mc:AlternateContent>
          <mc:Choice Requires="wpc">
            <w:drawing>
              <wp:inline distT="0" distB="0" distL="114300" distR="114300">
                <wp:extent cx="5940425" cy="1397000"/>
                <wp:effectExtent l="0" t="0" r="0" b="0"/>
                <wp:docPr id="1" name="画布 10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1018" o:spid="_x0000_s1026" o:spt="203" style="height:110pt;width:467.75pt;" coordsize="5940425,1397000" editas="canvas"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">
                <o:lock v:ext="edit" aspectratio="f"/>
                <v:shape id="画布 1018" o:spid="_x0000_s1026" style="position:absolute;left:0;top:0;height:1397000;width:5940425;" filled="f" stroked="f" coordsize="21600,21600" o:gfxdata="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">
                  <v:fill on="f" focussize="0,0"/>
                  <v:stroke on="f"/>
                  <v:imagedata o:title=""/>
                  <o:lock v:ext="edit" aspectratio="t"/>
                </v:shape>
                <w10:wrap type="none"/>
                <w10:anchorlock/>
              </v:group>
            </w:pict>
          </mc:Fallback>
        </mc:AlternateContent>
      </w:r>
    </w:p>
    <w:p w14:paraId="0450F961">
      <w:pPr>
        <w:pStyle w:val="223"/>
        <w:ind w:left="2"/>
      </w:pPr>
      <w:r>
        <w:rPr>
          <w:rFonts w:hint="eastAsia"/>
        </w:rPr>
        <w:t>写</w:t>
      </w:r>
      <w:r>
        <w:rPr>
          <w:rFonts w:hint="eastAsia"/>
          <w:lang w:val="en-US" w:eastAsia="zh-CN"/>
        </w:rPr>
        <w:t>扩展信息</w:t>
      </w:r>
      <w:r>
        <w:rPr>
          <w:rFonts w:hint="eastAsia"/>
        </w:rPr>
        <w:t>过程</w:t>
      </w:r>
    </w:p>
    <w:p w14:paraId="7FD86CF1">
      <w:pPr>
        <w:pStyle w:val="104"/>
        <w:numPr>
          <w:ilvl w:val="0"/>
          <w:numId w:val="21"/>
        </w:numPr>
        <w:rPr>
          <w:b/>
        </w:rPr>
      </w:pPr>
      <w:r>
        <w:rPr>
          <w:rFonts w:hint="eastAsia"/>
          <w:b/>
        </w:rPr>
        <w:t>数据流格式</w:t>
      </w:r>
      <w:r>
        <w:rPr>
          <w:b/>
        </w:rPr>
        <w:t>定义</w:t>
      </w:r>
    </w:p>
    <w:p w14:paraId="137F9B74">
      <w:pPr>
        <w:pStyle w:val="147"/>
        <w:ind w:firstLine="420"/>
      </w:pPr>
      <w:r>
        <w:t>发起：SC</w:t>
      </w:r>
    </w:p>
    <w:p w14:paraId="7A739D5F">
      <w:pPr>
        <w:pStyle w:val="222"/>
        <w:jc w:val="left"/>
      </w:pPr>
      <w:r>
        <w:rPr>
          <w:rFonts w:hint="eastAsia"/>
        </w:rPr>
        <w:t>写</w:t>
      </w:r>
      <w:r>
        <w:rPr>
          <w:rFonts w:hint="eastAsia"/>
          <w:lang w:val="en-US" w:eastAsia="zh-CN"/>
        </w:rPr>
        <w:t>扩展信息</w:t>
      </w:r>
      <w:r>
        <w:rPr>
          <w:rFonts w:hint="eastAsia"/>
        </w:rPr>
        <w:t>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2205"/>
        <w:gridCol w:w="2366"/>
        <w:gridCol w:w="2464"/>
      </w:tblGrid>
      <w:tr w14:paraId="1E410A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169AB650">
            <w:pPr>
              <w:jc w:val="center"/>
              <w:rPr>
                <w:sz w:val="21"/>
                <w:szCs w:val="21"/>
              </w:rPr>
            </w:pPr>
          </w:p>
        </w:tc>
        <w:tc>
          <w:tcPr>
            <w:tcW w:w="2205" w:type="dxa"/>
            <w:noWrap w:val="0"/>
            <w:vAlign w:val="top"/>
          </w:tcPr>
          <w:p w14:paraId="08FE7B0A">
            <w:pPr>
              <w:jc w:val="center"/>
              <w:rPr>
                <w:sz w:val="21"/>
                <w:szCs w:val="21"/>
              </w:rPr>
            </w:pPr>
            <w:r>
              <w:rPr>
                <w:sz w:val="21"/>
                <w:szCs w:val="21"/>
              </w:rPr>
              <w:t>变量名称/报文定义</w:t>
            </w:r>
          </w:p>
        </w:tc>
        <w:tc>
          <w:tcPr>
            <w:tcW w:w="2366" w:type="dxa"/>
            <w:noWrap w:val="0"/>
            <w:vAlign w:val="top"/>
          </w:tcPr>
          <w:p w14:paraId="2808E35A">
            <w:pPr>
              <w:jc w:val="center"/>
              <w:rPr>
                <w:sz w:val="21"/>
                <w:szCs w:val="21"/>
              </w:rPr>
            </w:pPr>
            <w:r>
              <w:rPr>
                <w:sz w:val="21"/>
                <w:szCs w:val="21"/>
              </w:rPr>
              <w:t>长度及类型</w:t>
            </w:r>
          </w:p>
        </w:tc>
        <w:tc>
          <w:tcPr>
            <w:tcW w:w="2464" w:type="dxa"/>
            <w:noWrap w:val="0"/>
            <w:vAlign w:val="top"/>
          </w:tcPr>
          <w:p w14:paraId="48697601">
            <w:pPr>
              <w:jc w:val="center"/>
              <w:rPr>
                <w:sz w:val="21"/>
                <w:szCs w:val="21"/>
              </w:rPr>
            </w:pPr>
            <w:r>
              <w:rPr>
                <w:sz w:val="21"/>
                <w:szCs w:val="21"/>
              </w:rPr>
              <w:t>描述</w:t>
            </w:r>
          </w:p>
        </w:tc>
      </w:tr>
      <w:tr w14:paraId="7B742C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4030FB82">
            <w:pPr>
              <w:rPr>
                <w:sz w:val="21"/>
                <w:szCs w:val="21"/>
              </w:rPr>
            </w:pPr>
            <w:r>
              <w:rPr>
                <w:sz w:val="21"/>
                <w:szCs w:val="21"/>
              </w:rPr>
              <w:t>PK_Type</w:t>
            </w:r>
          </w:p>
        </w:tc>
        <w:tc>
          <w:tcPr>
            <w:tcW w:w="2205" w:type="dxa"/>
            <w:noWrap w:val="0"/>
            <w:vAlign w:val="top"/>
          </w:tcPr>
          <w:p w14:paraId="63C6E749">
            <w:pPr>
              <w:rPr>
                <w:sz w:val="21"/>
                <w:szCs w:val="21"/>
              </w:rPr>
            </w:pPr>
            <w:r>
              <w:rPr>
                <w:rFonts w:hint="eastAsia"/>
                <w:sz w:val="21"/>
                <w:szCs w:val="21"/>
              </w:rPr>
              <w:t>Name</w:t>
            </w:r>
          </w:p>
        </w:tc>
        <w:tc>
          <w:tcPr>
            <w:tcW w:w="2366" w:type="dxa"/>
            <w:noWrap w:val="0"/>
            <w:vAlign w:val="center"/>
          </w:tcPr>
          <w:p w14:paraId="58B46B2F">
            <w:pPr>
              <w:rPr>
                <w:sz w:val="21"/>
                <w:szCs w:val="21"/>
              </w:rPr>
            </w:pPr>
            <w:r>
              <w:rPr>
                <w:sz w:val="21"/>
                <w:szCs w:val="21"/>
              </w:rPr>
              <w:t>Char[SET_</w:t>
            </w:r>
            <w:r>
              <w:rPr>
                <w:rFonts w:hint="eastAsia"/>
                <w:sz w:val="21"/>
                <w:szCs w:val="21"/>
                <w:lang w:val="en-US" w:eastAsia="zh-CN"/>
              </w:rPr>
              <w:t>EX_STR_DATA</w:t>
            </w:r>
            <w:r>
              <w:rPr>
                <w:sz w:val="21"/>
                <w:szCs w:val="21"/>
              </w:rPr>
              <w:t>]</w:t>
            </w:r>
          </w:p>
        </w:tc>
        <w:tc>
          <w:tcPr>
            <w:tcW w:w="2464" w:type="dxa"/>
            <w:noWrap w:val="0"/>
            <w:vAlign w:val="top"/>
          </w:tcPr>
          <w:p w14:paraId="23E4ED23">
            <w:pPr>
              <w:rPr>
                <w:sz w:val="21"/>
                <w:szCs w:val="21"/>
              </w:rPr>
            </w:pPr>
            <w:r>
              <w:rPr>
                <w:rFonts w:hint="eastAsia"/>
                <w:sz w:val="21"/>
                <w:szCs w:val="21"/>
              </w:rPr>
              <w:t>写监控点的设置值</w:t>
            </w:r>
          </w:p>
        </w:tc>
      </w:tr>
      <w:tr w14:paraId="1CA474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726BDE2B">
            <w:pPr>
              <w:rPr>
                <w:sz w:val="21"/>
                <w:szCs w:val="21"/>
              </w:rPr>
            </w:pPr>
            <w:r>
              <w:rPr>
                <w:sz w:val="21"/>
                <w:szCs w:val="21"/>
              </w:rPr>
              <w:t>Info</w:t>
            </w:r>
          </w:p>
        </w:tc>
        <w:tc>
          <w:tcPr>
            <w:tcW w:w="2205" w:type="dxa"/>
            <w:noWrap w:val="0"/>
            <w:vAlign w:val="top"/>
          </w:tcPr>
          <w:p w14:paraId="658E68EC">
            <w:pPr>
              <w:rPr>
                <w:sz w:val="21"/>
                <w:szCs w:val="21"/>
              </w:rPr>
            </w:pPr>
            <w:r>
              <w:rPr>
                <w:sz w:val="21"/>
                <w:szCs w:val="21"/>
              </w:rPr>
              <w:t>FSUID</w:t>
            </w:r>
          </w:p>
        </w:tc>
        <w:tc>
          <w:tcPr>
            <w:tcW w:w="2366" w:type="dxa"/>
            <w:noWrap w:val="0"/>
            <w:vAlign w:val="top"/>
          </w:tcPr>
          <w:p w14:paraId="4D5C9D38">
            <w:pPr>
              <w:rPr>
                <w:sz w:val="21"/>
                <w:szCs w:val="21"/>
              </w:rPr>
            </w:pPr>
            <w:r>
              <w:rPr>
                <w:rFonts w:hint="eastAsia"/>
                <w:sz w:val="21"/>
                <w:szCs w:val="21"/>
              </w:rPr>
              <w:t>Char[FSUID_LEN]</w:t>
            </w:r>
          </w:p>
        </w:tc>
        <w:tc>
          <w:tcPr>
            <w:tcW w:w="2464" w:type="dxa"/>
            <w:noWrap w:val="0"/>
            <w:vAlign w:val="top"/>
          </w:tcPr>
          <w:p w14:paraId="2CFCEF2F">
            <w:pPr>
              <w:rPr>
                <w:sz w:val="21"/>
                <w:szCs w:val="21"/>
              </w:rPr>
            </w:pPr>
            <w:r>
              <w:rPr>
                <w:rFonts w:hint="eastAsia"/>
                <w:sz w:val="21"/>
                <w:szCs w:val="21"/>
              </w:rPr>
              <w:t>单个</w:t>
            </w:r>
            <w:r>
              <w:rPr>
                <w:sz w:val="21"/>
                <w:szCs w:val="21"/>
              </w:rPr>
              <w:t>FSU ID号</w:t>
            </w:r>
          </w:p>
        </w:tc>
      </w:tr>
      <w:tr w14:paraId="11D62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73C23B12">
            <w:pPr>
              <w:rPr>
                <w:sz w:val="21"/>
                <w:szCs w:val="21"/>
              </w:rPr>
            </w:pPr>
          </w:p>
        </w:tc>
        <w:tc>
          <w:tcPr>
            <w:tcW w:w="2205" w:type="dxa"/>
            <w:noWrap w:val="0"/>
            <w:vAlign w:val="top"/>
          </w:tcPr>
          <w:p w14:paraId="236E9F28">
            <w:pPr>
              <w:rPr>
                <w:sz w:val="21"/>
                <w:szCs w:val="21"/>
              </w:rPr>
            </w:pPr>
            <w:r>
              <w:rPr>
                <w:sz w:val="21"/>
                <w:szCs w:val="21"/>
              </w:rPr>
              <w:t>n</w:t>
            </w:r>
            <w:r>
              <w:rPr>
                <w:rFonts w:hint="eastAsia"/>
                <w:sz w:val="21"/>
                <w:szCs w:val="21"/>
              </w:rPr>
              <w:t>*Device</w:t>
            </w:r>
            <w:r>
              <w:rPr>
                <w:sz w:val="21"/>
                <w:szCs w:val="21"/>
              </w:rPr>
              <w:t>ID</w:t>
            </w:r>
          </w:p>
        </w:tc>
        <w:tc>
          <w:tcPr>
            <w:tcW w:w="2366" w:type="dxa"/>
            <w:noWrap w:val="0"/>
            <w:vAlign w:val="top"/>
          </w:tcPr>
          <w:p w14:paraId="4CADAD77">
            <w:pPr>
              <w:rPr>
                <w:sz w:val="21"/>
                <w:szCs w:val="21"/>
              </w:rPr>
            </w:pPr>
            <w:r>
              <w:rPr>
                <w:sz w:val="21"/>
                <w:szCs w:val="21"/>
              </w:rPr>
              <w:t>n*</w:t>
            </w:r>
            <w:r>
              <w:rPr>
                <w:rFonts w:hint="eastAsia"/>
                <w:sz w:val="21"/>
                <w:szCs w:val="21"/>
              </w:rPr>
              <w:t>Char[DEVICE</w:t>
            </w:r>
            <w:r>
              <w:rPr>
                <w:sz w:val="21"/>
                <w:szCs w:val="21"/>
              </w:rPr>
              <w:t>ID_LEN</w:t>
            </w:r>
            <w:r>
              <w:rPr>
                <w:rFonts w:hint="eastAsia"/>
                <w:sz w:val="21"/>
                <w:szCs w:val="21"/>
              </w:rPr>
              <w:t>]</w:t>
            </w:r>
          </w:p>
        </w:tc>
        <w:tc>
          <w:tcPr>
            <w:tcW w:w="2464" w:type="dxa"/>
            <w:noWrap w:val="0"/>
            <w:vAlign w:val="top"/>
          </w:tcPr>
          <w:p w14:paraId="4B8DA3FB">
            <w:pPr>
              <w:rPr>
                <w:sz w:val="21"/>
                <w:szCs w:val="21"/>
              </w:rPr>
            </w:pPr>
            <w:r>
              <w:rPr>
                <w:sz w:val="21"/>
                <w:szCs w:val="21"/>
              </w:rPr>
              <w:t>n</w:t>
            </w:r>
            <w:r>
              <w:rPr>
                <w:rFonts w:hint="eastAsia"/>
                <w:sz w:val="21"/>
                <w:szCs w:val="21"/>
              </w:rPr>
              <w:t>个设备</w:t>
            </w:r>
            <w:r>
              <w:rPr>
                <w:sz w:val="21"/>
                <w:szCs w:val="21"/>
              </w:rPr>
              <w:t>ID</w:t>
            </w:r>
            <w:r>
              <w:rPr>
                <w:rFonts w:hint="eastAsia"/>
                <w:sz w:val="21"/>
                <w:szCs w:val="21"/>
              </w:rPr>
              <w:t>的列表</w:t>
            </w:r>
          </w:p>
        </w:tc>
      </w:tr>
      <w:tr w14:paraId="4A335B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260" w:type="dxa"/>
            <w:vMerge w:val="continue"/>
            <w:noWrap w:val="0"/>
            <w:vAlign w:val="top"/>
          </w:tcPr>
          <w:p w14:paraId="1554440B">
            <w:pPr>
              <w:rPr>
                <w:sz w:val="21"/>
                <w:szCs w:val="21"/>
              </w:rPr>
            </w:pPr>
          </w:p>
        </w:tc>
        <w:tc>
          <w:tcPr>
            <w:tcW w:w="2205" w:type="dxa"/>
            <w:noWrap w:val="0"/>
            <w:vAlign w:val="top"/>
          </w:tcPr>
          <w:p w14:paraId="1BFF5DF7">
            <w:pPr>
              <w:rPr>
                <w:sz w:val="21"/>
                <w:szCs w:val="21"/>
              </w:rPr>
            </w:pPr>
            <w:r>
              <w:rPr>
                <w:sz w:val="21"/>
                <w:szCs w:val="21"/>
              </w:rPr>
              <w:t>m*Value</w:t>
            </w:r>
          </w:p>
        </w:tc>
        <w:tc>
          <w:tcPr>
            <w:tcW w:w="2366" w:type="dxa"/>
            <w:noWrap w:val="0"/>
            <w:vAlign w:val="center"/>
          </w:tcPr>
          <w:p w14:paraId="6A63AAC1">
            <w:pPr>
              <w:rPr>
                <w:sz w:val="21"/>
                <w:szCs w:val="21"/>
              </w:rPr>
            </w:pPr>
            <w:r>
              <w:rPr>
                <w:sz w:val="21"/>
                <w:szCs w:val="21"/>
              </w:rPr>
              <w:t>m*Sizeof(</w:t>
            </w:r>
            <w:r>
              <w:rPr>
                <w:rFonts w:hint="eastAsia"/>
                <w:color w:val="FF0000"/>
                <w:sz w:val="21"/>
                <w:szCs w:val="21"/>
              </w:rPr>
              <w:t>TExtendedInformation</w:t>
            </w:r>
            <w:r>
              <w:rPr>
                <w:sz w:val="21"/>
                <w:szCs w:val="21"/>
              </w:rPr>
              <w:t>)</w:t>
            </w:r>
          </w:p>
        </w:tc>
        <w:tc>
          <w:tcPr>
            <w:tcW w:w="2464" w:type="dxa"/>
            <w:noWrap w:val="0"/>
            <w:vAlign w:val="top"/>
          </w:tcPr>
          <w:p w14:paraId="1D8A3DFC">
            <w:pPr>
              <w:rPr>
                <w:sz w:val="21"/>
                <w:szCs w:val="21"/>
              </w:rPr>
            </w:pPr>
            <w:r>
              <w:rPr>
                <w:sz w:val="21"/>
                <w:szCs w:val="21"/>
              </w:rPr>
              <w:t>m个</w:t>
            </w:r>
            <w:r>
              <w:rPr>
                <w:rFonts w:hint="eastAsia"/>
                <w:sz w:val="21"/>
                <w:szCs w:val="21"/>
              </w:rPr>
              <w:t>监控点</w:t>
            </w:r>
            <w:r>
              <w:rPr>
                <w:sz w:val="21"/>
                <w:szCs w:val="21"/>
              </w:rPr>
              <w:t>的</w:t>
            </w:r>
            <w:r>
              <w:rPr>
                <w:rFonts w:hint="eastAsia"/>
                <w:sz w:val="21"/>
                <w:szCs w:val="21"/>
              </w:rPr>
              <w:t>设置</w:t>
            </w:r>
            <w:r>
              <w:rPr>
                <w:sz w:val="21"/>
                <w:szCs w:val="21"/>
              </w:rPr>
              <w:t>值</w:t>
            </w:r>
            <w:r>
              <w:rPr>
                <w:rFonts w:hint="eastAsia"/>
                <w:sz w:val="21"/>
                <w:szCs w:val="21"/>
              </w:rPr>
              <w:t>，</w:t>
            </w:r>
            <w:r>
              <w:rPr>
                <w:sz w:val="21"/>
                <w:szCs w:val="21"/>
              </w:rPr>
              <w:t>数据的值的类型由相应的数据结构决定</w:t>
            </w:r>
          </w:p>
        </w:tc>
      </w:tr>
    </w:tbl>
    <w:p w14:paraId="1ED7DA14">
      <w:pPr>
        <w:pStyle w:val="147"/>
        <w:ind w:firstLine="0" w:firstLineChars="0"/>
        <w:rPr>
          <w:b/>
        </w:rPr>
      </w:pPr>
      <w:r>
        <w:rPr>
          <w:rFonts w:hint="eastAsia"/>
          <w:b/>
        </w:rPr>
        <w:t>XML样例</w:t>
      </w:r>
    </w:p>
    <w:p w14:paraId="67E8D488">
      <w:pPr>
        <w:pStyle w:val="147"/>
        <w:ind w:firstLine="0" w:firstLineChars="0"/>
        <w:rPr>
          <w:szCs w:val="18"/>
        </w:rPr>
      </w:pPr>
      <w:r>
        <w:rPr>
          <w:szCs w:val="18"/>
        </w:rPr>
        <w:t>&lt;?xml version="1.0" encoding="UTF-8"?&gt;</w:t>
      </w:r>
    </w:p>
    <w:p w14:paraId="11D87048">
      <w:pPr>
        <w:pStyle w:val="147"/>
        <w:ind w:firstLine="0" w:firstLineChars="0"/>
        <w:rPr>
          <w:szCs w:val="18"/>
        </w:rPr>
      </w:pPr>
      <w:r>
        <w:rPr>
          <w:szCs w:val="18"/>
        </w:rPr>
        <w:t>&lt;Request&gt;</w:t>
      </w:r>
    </w:p>
    <w:p w14:paraId="377FC6AA">
      <w:pPr>
        <w:pStyle w:val="147"/>
        <w:ind w:firstLine="0" w:firstLineChars="0"/>
        <w:rPr>
          <w:szCs w:val="18"/>
        </w:rPr>
      </w:pPr>
      <w:r>
        <w:rPr>
          <w:szCs w:val="18"/>
        </w:rPr>
        <w:tab/>
      </w:r>
      <w:r>
        <w:rPr>
          <w:szCs w:val="18"/>
        </w:rPr>
        <w:t>&lt;PK_Type&gt;</w:t>
      </w:r>
    </w:p>
    <w:p w14:paraId="27AEB9CA">
      <w:pPr>
        <w:pStyle w:val="147"/>
        <w:ind w:firstLine="0" w:firstLineChars="0"/>
        <w:rPr>
          <w:szCs w:val="18"/>
        </w:rPr>
      </w:pPr>
      <w:r>
        <w:rPr>
          <w:szCs w:val="18"/>
        </w:rPr>
        <w:tab/>
      </w:r>
      <w:r>
        <w:rPr>
          <w:szCs w:val="18"/>
        </w:rPr>
        <w:tab/>
      </w:r>
      <w:r>
        <w:rPr>
          <w:szCs w:val="18"/>
        </w:rPr>
        <w:t>&lt;Name&gt;</w:t>
      </w:r>
      <w:r>
        <w:rPr>
          <w:color w:val="FF0000"/>
          <w:szCs w:val="18"/>
        </w:rPr>
        <w:t>SET_</w:t>
      </w:r>
      <w:r>
        <w:rPr>
          <w:rFonts w:hint="eastAsia"/>
          <w:color w:val="FF0000"/>
          <w:szCs w:val="18"/>
          <w:lang w:val="en-US" w:eastAsia="zh-CN"/>
        </w:rPr>
        <w:t>EX_STR_DATA</w:t>
      </w:r>
      <w:r>
        <w:rPr>
          <w:szCs w:val="18"/>
        </w:rPr>
        <w:t>&lt;/Name&gt;</w:t>
      </w:r>
    </w:p>
    <w:p w14:paraId="7F189426">
      <w:pPr>
        <w:pStyle w:val="147"/>
        <w:ind w:firstLine="0" w:firstLineChars="0"/>
        <w:rPr>
          <w:szCs w:val="18"/>
        </w:rPr>
      </w:pPr>
      <w:r>
        <w:rPr>
          <w:szCs w:val="18"/>
        </w:rPr>
        <w:tab/>
      </w:r>
      <w:r>
        <w:rPr>
          <w:szCs w:val="18"/>
        </w:rPr>
        <w:t>&lt;/PK_Type&gt;</w:t>
      </w:r>
    </w:p>
    <w:p w14:paraId="4CEE1DC3">
      <w:pPr>
        <w:pStyle w:val="147"/>
        <w:ind w:firstLine="0" w:firstLineChars="0"/>
        <w:rPr>
          <w:szCs w:val="18"/>
        </w:rPr>
      </w:pPr>
      <w:r>
        <w:rPr>
          <w:szCs w:val="18"/>
        </w:rPr>
        <w:tab/>
      </w:r>
      <w:r>
        <w:rPr>
          <w:szCs w:val="18"/>
        </w:rPr>
        <w:t>&lt;Info&gt;</w:t>
      </w:r>
    </w:p>
    <w:p w14:paraId="540DD06F">
      <w:pPr>
        <w:pStyle w:val="147"/>
        <w:ind w:firstLine="0" w:firstLineChars="0"/>
        <w:rPr>
          <w:szCs w:val="18"/>
        </w:rPr>
      </w:pPr>
      <w:r>
        <w:rPr>
          <w:rFonts w:hint="eastAsia"/>
          <w:szCs w:val="18"/>
        </w:rPr>
        <w:t>&lt;</w:t>
      </w:r>
      <w:r>
        <w:rPr>
          <w:szCs w:val="18"/>
        </w:rPr>
        <w:t>FSUID/</w:t>
      </w:r>
      <w:r>
        <w:rPr>
          <w:rFonts w:hint="eastAsia"/>
          <w:szCs w:val="18"/>
        </w:rPr>
        <w:t>&gt;</w:t>
      </w:r>
    </w:p>
    <w:p w14:paraId="764F3613">
      <w:pPr>
        <w:pStyle w:val="147"/>
        <w:ind w:firstLine="0" w:firstLineChars="0"/>
        <w:rPr>
          <w:szCs w:val="18"/>
        </w:rPr>
      </w:pPr>
      <w:r>
        <w:rPr>
          <w:szCs w:val="18"/>
        </w:rPr>
        <w:tab/>
      </w:r>
      <w:r>
        <w:rPr>
          <w:szCs w:val="18"/>
        </w:rPr>
        <w:tab/>
      </w:r>
      <w:r>
        <w:rPr>
          <w:szCs w:val="18"/>
        </w:rPr>
        <w:t>&lt;Value&gt;</w:t>
      </w:r>
    </w:p>
    <w:p w14:paraId="57C52943">
      <w:pPr>
        <w:pStyle w:val="147"/>
        <w:ind w:firstLine="0" w:firstLineChars="0"/>
        <w:rPr>
          <w:szCs w:val="18"/>
        </w:rPr>
      </w:pPr>
      <w:r>
        <w:rPr>
          <w:szCs w:val="18"/>
        </w:rPr>
        <w:tab/>
      </w:r>
      <w:r>
        <w:rPr>
          <w:szCs w:val="18"/>
        </w:rPr>
        <w:tab/>
      </w:r>
      <w:r>
        <w:rPr>
          <w:szCs w:val="18"/>
        </w:rPr>
        <w:tab/>
      </w:r>
      <w:r>
        <w:rPr>
          <w:szCs w:val="18"/>
        </w:rPr>
        <w:t>&lt;DeviceList&gt;</w:t>
      </w:r>
    </w:p>
    <w:p w14:paraId="33FBACC9">
      <w:pPr>
        <w:pStyle w:val="147"/>
        <w:ind w:firstLine="0" w:firstLineChars="0"/>
        <w:rPr>
          <w:szCs w:val="18"/>
        </w:rPr>
      </w:pPr>
      <w:r>
        <w:rPr>
          <w:szCs w:val="18"/>
        </w:rPr>
        <w:tab/>
      </w:r>
      <w:r>
        <w:rPr>
          <w:szCs w:val="18"/>
        </w:rPr>
        <w:tab/>
      </w:r>
      <w:r>
        <w:rPr>
          <w:szCs w:val="18"/>
        </w:rPr>
        <w:tab/>
      </w:r>
      <w:r>
        <w:rPr>
          <w:szCs w:val="18"/>
        </w:rPr>
        <w:tab/>
      </w:r>
      <w:r>
        <w:rPr>
          <w:szCs w:val="18"/>
        </w:rPr>
        <w:t>&lt;Device ID="000000000001"&gt;</w:t>
      </w:r>
    </w:p>
    <w:p w14:paraId="04FD5669">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color w:val="FF0000"/>
          <w:szCs w:val="18"/>
        </w:rPr>
        <w:t xml:space="preserve"> </w:t>
      </w:r>
      <w:r>
        <w:rPr>
          <w:szCs w:val="18"/>
        </w:rPr>
        <w:t xml:space="preserve">Type="" ID="" </w:t>
      </w:r>
      <w:r>
        <w:rPr>
          <w:szCs w:val="21"/>
        </w:rPr>
        <w:t>SignalNumber=</w:t>
      </w:r>
      <w:r>
        <w:rPr>
          <w:szCs w:val="18"/>
        </w:rPr>
        <w:t>""</w:t>
      </w:r>
      <w:r>
        <w:rPr>
          <w:szCs w:val="21"/>
        </w:rPr>
        <w:t xml:space="preserve"> </w:t>
      </w:r>
      <w:r>
        <w:rPr>
          <w:szCs w:val="18"/>
        </w:rPr>
        <w:t>MeasuredVal="NULL" SetupVal="" Status="" Time=""/&gt;</w:t>
      </w:r>
    </w:p>
    <w:p w14:paraId="052D8FEB">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color w:val="FF0000"/>
          <w:szCs w:val="18"/>
        </w:rPr>
        <w:t xml:space="preserve"> </w:t>
      </w:r>
      <w:r>
        <w:rPr>
          <w:szCs w:val="18"/>
        </w:rPr>
        <w:t xml:space="preserve">Type="" ID="" </w:t>
      </w:r>
      <w:r>
        <w:rPr>
          <w:szCs w:val="21"/>
        </w:rPr>
        <w:t>SignalNumber=</w:t>
      </w:r>
      <w:r>
        <w:rPr>
          <w:szCs w:val="18"/>
        </w:rPr>
        <w:t>""</w:t>
      </w:r>
      <w:r>
        <w:rPr>
          <w:szCs w:val="21"/>
        </w:rPr>
        <w:t xml:space="preserve"> </w:t>
      </w:r>
      <w:r>
        <w:rPr>
          <w:szCs w:val="18"/>
        </w:rPr>
        <w:t>MeasuredVal="NULL" SetupVal="" Status="" Time=""/&gt;</w:t>
      </w:r>
    </w:p>
    <w:p w14:paraId="19D5E705">
      <w:pPr>
        <w:pStyle w:val="147"/>
        <w:ind w:firstLine="0" w:firstLineChars="0"/>
        <w:rPr>
          <w:szCs w:val="18"/>
        </w:rPr>
      </w:pPr>
      <w:r>
        <w:rPr>
          <w:szCs w:val="18"/>
        </w:rPr>
        <w:tab/>
      </w:r>
      <w:r>
        <w:rPr>
          <w:szCs w:val="18"/>
        </w:rPr>
        <w:tab/>
      </w:r>
      <w:r>
        <w:rPr>
          <w:szCs w:val="18"/>
        </w:rPr>
        <w:tab/>
      </w:r>
      <w:r>
        <w:rPr>
          <w:szCs w:val="18"/>
        </w:rPr>
        <w:tab/>
      </w:r>
      <w:r>
        <w:rPr>
          <w:szCs w:val="18"/>
        </w:rPr>
        <w:t>&lt;/Device&gt;</w:t>
      </w:r>
    </w:p>
    <w:p w14:paraId="7DCE8F8D">
      <w:pPr>
        <w:pStyle w:val="147"/>
        <w:ind w:firstLine="0" w:firstLineChars="0"/>
        <w:rPr>
          <w:szCs w:val="18"/>
        </w:rPr>
      </w:pPr>
      <w:r>
        <w:rPr>
          <w:szCs w:val="18"/>
        </w:rPr>
        <w:tab/>
      </w:r>
      <w:r>
        <w:rPr>
          <w:szCs w:val="18"/>
        </w:rPr>
        <w:tab/>
      </w:r>
      <w:r>
        <w:rPr>
          <w:szCs w:val="18"/>
        </w:rPr>
        <w:tab/>
      </w:r>
      <w:r>
        <w:rPr>
          <w:szCs w:val="18"/>
        </w:rPr>
        <w:tab/>
      </w:r>
      <w:r>
        <w:rPr>
          <w:szCs w:val="18"/>
        </w:rPr>
        <w:t>&lt;Device ID="000000000002"&gt;</w:t>
      </w:r>
    </w:p>
    <w:p w14:paraId="3147A63D">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color w:val="FF0000"/>
          <w:szCs w:val="18"/>
        </w:rPr>
        <w:t xml:space="preserve"> </w:t>
      </w:r>
      <w:r>
        <w:rPr>
          <w:szCs w:val="18"/>
        </w:rPr>
        <w:t xml:space="preserve">Type="" ID="" </w:t>
      </w:r>
      <w:r>
        <w:rPr>
          <w:szCs w:val="21"/>
        </w:rPr>
        <w:t>SignalNumber=</w:t>
      </w:r>
      <w:r>
        <w:rPr>
          <w:szCs w:val="18"/>
        </w:rPr>
        <w:t>""</w:t>
      </w:r>
      <w:r>
        <w:rPr>
          <w:szCs w:val="21"/>
        </w:rPr>
        <w:t xml:space="preserve"> </w:t>
      </w:r>
      <w:r>
        <w:rPr>
          <w:szCs w:val="18"/>
        </w:rPr>
        <w:t>MeasuredVal="NULL" SetupVal="" Status="" Time=""/&gt;</w:t>
      </w:r>
    </w:p>
    <w:p w14:paraId="71546180">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hint="eastAsia"/>
          <w:color w:val="FF0000"/>
          <w:szCs w:val="18"/>
        </w:rPr>
        <w:t>TExtendedInformation</w:t>
      </w:r>
      <w:r>
        <w:rPr>
          <w:color w:val="FF0000"/>
          <w:szCs w:val="18"/>
        </w:rPr>
        <w:t xml:space="preserve"> </w:t>
      </w:r>
      <w:r>
        <w:rPr>
          <w:szCs w:val="18"/>
        </w:rPr>
        <w:t xml:space="preserve">Type="" ID="" </w:t>
      </w:r>
      <w:r>
        <w:rPr>
          <w:szCs w:val="21"/>
        </w:rPr>
        <w:t>SignalNumber=</w:t>
      </w:r>
      <w:r>
        <w:rPr>
          <w:szCs w:val="18"/>
        </w:rPr>
        <w:t>""</w:t>
      </w:r>
      <w:r>
        <w:rPr>
          <w:szCs w:val="21"/>
        </w:rPr>
        <w:t xml:space="preserve"> </w:t>
      </w:r>
      <w:r>
        <w:rPr>
          <w:szCs w:val="18"/>
        </w:rPr>
        <w:t>MeasuredVal="NULL" SetupVal="" Status="" Time=""/&gt;</w:t>
      </w:r>
    </w:p>
    <w:p w14:paraId="32892FF8">
      <w:pPr>
        <w:pStyle w:val="147"/>
        <w:ind w:firstLine="0" w:firstLineChars="0"/>
        <w:rPr>
          <w:szCs w:val="18"/>
        </w:rPr>
      </w:pPr>
      <w:r>
        <w:rPr>
          <w:szCs w:val="18"/>
        </w:rPr>
        <w:tab/>
      </w:r>
      <w:r>
        <w:rPr>
          <w:szCs w:val="18"/>
        </w:rPr>
        <w:tab/>
      </w:r>
      <w:r>
        <w:rPr>
          <w:szCs w:val="18"/>
        </w:rPr>
        <w:tab/>
      </w:r>
      <w:r>
        <w:rPr>
          <w:szCs w:val="18"/>
        </w:rPr>
        <w:tab/>
      </w:r>
      <w:r>
        <w:rPr>
          <w:szCs w:val="18"/>
        </w:rPr>
        <w:t>&lt;/Device&gt;</w:t>
      </w:r>
    </w:p>
    <w:p w14:paraId="75CC9C2A">
      <w:pPr>
        <w:pStyle w:val="147"/>
        <w:ind w:firstLine="0" w:firstLineChars="0"/>
        <w:rPr>
          <w:szCs w:val="18"/>
        </w:rPr>
      </w:pPr>
      <w:r>
        <w:rPr>
          <w:szCs w:val="18"/>
        </w:rPr>
        <w:tab/>
      </w:r>
      <w:r>
        <w:rPr>
          <w:szCs w:val="18"/>
        </w:rPr>
        <w:tab/>
      </w:r>
      <w:r>
        <w:rPr>
          <w:szCs w:val="18"/>
        </w:rPr>
        <w:tab/>
      </w:r>
      <w:r>
        <w:rPr>
          <w:szCs w:val="18"/>
        </w:rPr>
        <w:t>&lt;/DeviceList&gt;</w:t>
      </w:r>
    </w:p>
    <w:p w14:paraId="53AEC4B9">
      <w:pPr>
        <w:pStyle w:val="147"/>
        <w:ind w:firstLine="0" w:firstLineChars="0"/>
        <w:rPr>
          <w:szCs w:val="18"/>
        </w:rPr>
      </w:pPr>
      <w:r>
        <w:rPr>
          <w:szCs w:val="18"/>
        </w:rPr>
        <w:tab/>
      </w:r>
      <w:r>
        <w:rPr>
          <w:szCs w:val="18"/>
        </w:rPr>
        <w:tab/>
      </w:r>
      <w:r>
        <w:rPr>
          <w:szCs w:val="18"/>
        </w:rPr>
        <w:t>&lt;/Value&gt;</w:t>
      </w:r>
    </w:p>
    <w:p w14:paraId="74BAE01A">
      <w:pPr>
        <w:pStyle w:val="147"/>
        <w:ind w:firstLine="0" w:firstLineChars="0"/>
        <w:rPr>
          <w:szCs w:val="18"/>
        </w:rPr>
      </w:pPr>
      <w:r>
        <w:rPr>
          <w:szCs w:val="18"/>
        </w:rPr>
        <w:tab/>
      </w:r>
      <w:r>
        <w:rPr>
          <w:szCs w:val="18"/>
        </w:rPr>
        <w:t>&lt;/Info&gt;</w:t>
      </w:r>
    </w:p>
    <w:p w14:paraId="34026BF4">
      <w:pPr>
        <w:pStyle w:val="147"/>
        <w:ind w:firstLine="0" w:firstLineChars="0"/>
        <w:rPr>
          <w:szCs w:val="18"/>
        </w:rPr>
      </w:pPr>
      <w:r>
        <w:rPr>
          <w:szCs w:val="18"/>
        </w:rPr>
        <w:t>&lt;/Request&gt;</w:t>
      </w:r>
    </w:p>
    <w:p w14:paraId="244DD406">
      <w:pPr>
        <w:pStyle w:val="147"/>
        <w:ind w:firstLine="420"/>
      </w:pPr>
      <w:r>
        <w:t>响应：FSU</w:t>
      </w:r>
    </w:p>
    <w:p w14:paraId="2409ADA2">
      <w:pPr>
        <w:pStyle w:val="222"/>
        <w:jc w:val="left"/>
      </w:pPr>
      <w:r>
        <w:rPr>
          <w:rFonts w:hint="eastAsia"/>
        </w:rPr>
        <w:t>写</w:t>
      </w:r>
      <w:r>
        <w:rPr>
          <w:rFonts w:hint="eastAsia"/>
          <w:lang w:val="en-US" w:eastAsia="zh-CN"/>
        </w:rPr>
        <w:t>扩展信息</w:t>
      </w:r>
      <w:r>
        <w:rPr>
          <w:rFonts w:hint="eastAsia"/>
        </w:rPr>
        <w:t>应答报文</w:t>
      </w:r>
    </w:p>
    <w:tbl>
      <w:tblPr>
        <w:tblStyle w:val="45"/>
        <w:tblW w:w="829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0"/>
        <w:gridCol w:w="1878"/>
        <w:gridCol w:w="2268"/>
        <w:gridCol w:w="2889"/>
      </w:tblGrid>
      <w:tr w14:paraId="74DCE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02C1E915">
            <w:pPr>
              <w:jc w:val="center"/>
              <w:rPr>
                <w:sz w:val="21"/>
                <w:szCs w:val="18"/>
              </w:rPr>
            </w:pPr>
          </w:p>
        </w:tc>
        <w:tc>
          <w:tcPr>
            <w:tcW w:w="1878" w:type="dxa"/>
            <w:noWrap w:val="0"/>
            <w:vAlign w:val="top"/>
          </w:tcPr>
          <w:p w14:paraId="72338993">
            <w:pPr>
              <w:jc w:val="center"/>
              <w:rPr>
                <w:sz w:val="21"/>
                <w:szCs w:val="18"/>
              </w:rPr>
            </w:pPr>
            <w:r>
              <w:rPr>
                <w:sz w:val="21"/>
                <w:szCs w:val="18"/>
              </w:rPr>
              <w:t>变量名称/报文定义</w:t>
            </w:r>
          </w:p>
        </w:tc>
        <w:tc>
          <w:tcPr>
            <w:tcW w:w="2268" w:type="dxa"/>
            <w:noWrap w:val="0"/>
            <w:vAlign w:val="top"/>
          </w:tcPr>
          <w:p w14:paraId="7C9D6C2A">
            <w:pPr>
              <w:jc w:val="center"/>
              <w:rPr>
                <w:sz w:val="21"/>
                <w:szCs w:val="18"/>
              </w:rPr>
            </w:pPr>
            <w:r>
              <w:rPr>
                <w:sz w:val="21"/>
                <w:szCs w:val="18"/>
              </w:rPr>
              <w:t>长度及类型</w:t>
            </w:r>
          </w:p>
        </w:tc>
        <w:tc>
          <w:tcPr>
            <w:tcW w:w="2889" w:type="dxa"/>
            <w:noWrap w:val="0"/>
            <w:vAlign w:val="top"/>
          </w:tcPr>
          <w:p w14:paraId="67347087">
            <w:pPr>
              <w:jc w:val="center"/>
              <w:rPr>
                <w:sz w:val="21"/>
                <w:szCs w:val="18"/>
              </w:rPr>
            </w:pPr>
            <w:r>
              <w:rPr>
                <w:sz w:val="21"/>
                <w:szCs w:val="18"/>
              </w:rPr>
              <w:t>描述</w:t>
            </w:r>
          </w:p>
        </w:tc>
      </w:tr>
      <w:tr w14:paraId="2F97E3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noWrap w:val="0"/>
            <w:vAlign w:val="top"/>
          </w:tcPr>
          <w:p w14:paraId="528A4663">
            <w:pPr>
              <w:rPr>
                <w:sz w:val="21"/>
                <w:szCs w:val="18"/>
              </w:rPr>
            </w:pPr>
            <w:r>
              <w:rPr>
                <w:sz w:val="21"/>
                <w:szCs w:val="18"/>
              </w:rPr>
              <w:t>PK_Type</w:t>
            </w:r>
          </w:p>
        </w:tc>
        <w:tc>
          <w:tcPr>
            <w:tcW w:w="1878" w:type="dxa"/>
            <w:noWrap w:val="0"/>
            <w:vAlign w:val="top"/>
          </w:tcPr>
          <w:p w14:paraId="384A0927">
            <w:pPr>
              <w:rPr>
                <w:sz w:val="21"/>
                <w:szCs w:val="18"/>
              </w:rPr>
            </w:pPr>
            <w:r>
              <w:rPr>
                <w:rFonts w:hint="eastAsia"/>
                <w:sz w:val="21"/>
                <w:szCs w:val="18"/>
              </w:rPr>
              <w:t>Name</w:t>
            </w:r>
          </w:p>
        </w:tc>
        <w:tc>
          <w:tcPr>
            <w:tcW w:w="2268" w:type="dxa"/>
            <w:noWrap w:val="0"/>
            <w:vAlign w:val="center"/>
          </w:tcPr>
          <w:p w14:paraId="1109EEE7">
            <w:pPr>
              <w:rPr>
                <w:sz w:val="21"/>
                <w:szCs w:val="18"/>
              </w:rPr>
            </w:pPr>
            <w:r>
              <w:rPr>
                <w:sz w:val="21"/>
                <w:szCs w:val="18"/>
              </w:rPr>
              <w:t>Char[</w:t>
            </w:r>
            <w:r>
              <w:rPr>
                <w:color w:val="FF0000"/>
                <w:sz w:val="21"/>
                <w:szCs w:val="18"/>
              </w:rPr>
              <w:t>SET_</w:t>
            </w:r>
            <w:r>
              <w:rPr>
                <w:rFonts w:hint="eastAsia"/>
                <w:color w:val="FF0000"/>
                <w:sz w:val="21"/>
                <w:szCs w:val="18"/>
                <w:lang w:val="en-US" w:eastAsia="zh-CN"/>
              </w:rPr>
              <w:t>EX_STR_DATA</w:t>
            </w:r>
            <w:r>
              <w:rPr>
                <w:color w:val="FF0000"/>
                <w:sz w:val="21"/>
                <w:szCs w:val="18"/>
              </w:rPr>
              <w:t>_ACK</w:t>
            </w:r>
            <w:r>
              <w:rPr>
                <w:sz w:val="21"/>
                <w:szCs w:val="18"/>
              </w:rPr>
              <w:t>]</w:t>
            </w:r>
          </w:p>
        </w:tc>
        <w:tc>
          <w:tcPr>
            <w:tcW w:w="2889" w:type="dxa"/>
            <w:noWrap w:val="0"/>
            <w:vAlign w:val="top"/>
          </w:tcPr>
          <w:p w14:paraId="0ABCCBAC">
            <w:pPr>
              <w:rPr>
                <w:sz w:val="21"/>
                <w:szCs w:val="18"/>
              </w:rPr>
            </w:pPr>
            <w:r>
              <w:rPr>
                <w:rFonts w:hint="eastAsia"/>
                <w:sz w:val="21"/>
                <w:szCs w:val="18"/>
              </w:rPr>
              <w:t>写监控点的设置值</w:t>
            </w:r>
            <w:r>
              <w:rPr>
                <w:sz w:val="21"/>
                <w:szCs w:val="18"/>
              </w:rPr>
              <w:t>回应</w:t>
            </w:r>
          </w:p>
        </w:tc>
      </w:tr>
      <w:tr w14:paraId="06692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restart"/>
            <w:noWrap w:val="0"/>
            <w:vAlign w:val="top"/>
          </w:tcPr>
          <w:p w14:paraId="337EA84D">
            <w:pPr>
              <w:rPr>
                <w:sz w:val="21"/>
                <w:szCs w:val="18"/>
              </w:rPr>
            </w:pPr>
            <w:r>
              <w:rPr>
                <w:sz w:val="21"/>
                <w:szCs w:val="18"/>
              </w:rPr>
              <w:t>Info</w:t>
            </w:r>
          </w:p>
        </w:tc>
        <w:tc>
          <w:tcPr>
            <w:tcW w:w="1878" w:type="dxa"/>
            <w:noWrap w:val="0"/>
            <w:vAlign w:val="top"/>
          </w:tcPr>
          <w:p w14:paraId="7BC880EB">
            <w:pPr>
              <w:rPr>
                <w:sz w:val="21"/>
                <w:szCs w:val="18"/>
              </w:rPr>
            </w:pPr>
            <w:r>
              <w:rPr>
                <w:sz w:val="21"/>
                <w:szCs w:val="18"/>
              </w:rPr>
              <w:t>FSUID</w:t>
            </w:r>
          </w:p>
        </w:tc>
        <w:tc>
          <w:tcPr>
            <w:tcW w:w="2268" w:type="dxa"/>
            <w:noWrap w:val="0"/>
            <w:vAlign w:val="top"/>
          </w:tcPr>
          <w:p w14:paraId="3EE35332">
            <w:pPr>
              <w:rPr>
                <w:sz w:val="21"/>
                <w:szCs w:val="18"/>
              </w:rPr>
            </w:pPr>
            <w:r>
              <w:rPr>
                <w:rFonts w:hint="eastAsia"/>
                <w:sz w:val="21"/>
                <w:szCs w:val="18"/>
              </w:rPr>
              <w:t>Char[FSUID_LEN]</w:t>
            </w:r>
          </w:p>
        </w:tc>
        <w:tc>
          <w:tcPr>
            <w:tcW w:w="2889" w:type="dxa"/>
            <w:noWrap w:val="0"/>
            <w:vAlign w:val="top"/>
          </w:tcPr>
          <w:p w14:paraId="703AAEFF">
            <w:pPr>
              <w:rPr>
                <w:sz w:val="21"/>
                <w:szCs w:val="18"/>
              </w:rPr>
            </w:pPr>
            <w:r>
              <w:rPr>
                <w:rFonts w:hint="eastAsia"/>
                <w:sz w:val="21"/>
                <w:szCs w:val="18"/>
              </w:rPr>
              <w:t>单个</w:t>
            </w:r>
            <w:r>
              <w:rPr>
                <w:sz w:val="21"/>
                <w:szCs w:val="18"/>
              </w:rPr>
              <w:t>FSU ID号</w:t>
            </w:r>
          </w:p>
        </w:tc>
      </w:tr>
      <w:tr w14:paraId="1AC60B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27A53BA9">
            <w:pPr>
              <w:rPr>
                <w:sz w:val="21"/>
                <w:szCs w:val="18"/>
              </w:rPr>
            </w:pPr>
          </w:p>
        </w:tc>
        <w:tc>
          <w:tcPr>
            <w:tcW w:w="1878" w:type="dxa"/>
            <w:noWrap w:val="0"/>
            <w:vAlign w:val="top"/>
          </w:tcPr>
          <w:p w14:paraId="4F32B362">
            <w:pPr>
              <w:rPr>
                <w:sz w:val="21"/>
                <w:szCs w:val="18"/>
              </w:rPr>
            </w:pPr>
            <w:r>
              <w:rPr>
                <w:sz w:val="21"/>
                <w:szCs w:val="18"/>
              </w:rPr>
              <w:t>n</w:t>
            </w:r>
            <w:r>
              <w:rPr>
                <w:rFonts w:hint="eastAsia"/>
                <w:sz w:val="21"/>
                <w:szCs w:val="18"/>
              </w:rPr>
              <w:t>*Device</w:t>
            </w:r>
            <w:r>
              <w:rPr>
                <w:sz w:val="21"/>
                <w:szCs w:val="18"/>
              </w:rPr>
              <w:t>ID</w:t>
            </w:r>
          </w:p>
        </w:tc>
        <w:tc>
          <w:tcPr>
            <w:tcW w:w="2268" w:type="dxa"/>
            <w:noWrap w:val="0"/>
            <w:vAlign w:val="top"/>
          </w:tcPr>
          <w:p w14:paraId="5F06E992">
            <w:pPr>
              <w:rPr>
                <w:sz w:val="21"/>
                <w:szCs w:val="18"/>
              </w:rPr>
            </w:pPr>
            <w:r>
              <w:rPr>
                <w:sz w:val="21"/>
                <w:szCs w:val="18"/>
              </w:rPr>
              <w:t>n*</w:t>
            </w:r>
            <w:r>
              <w:rPr>
                <w:rFonts w:hint="eastAsia"/>
                <w:sz w:val="21"/>
                <w:szCs w:val="18"/>
              </w:rPr>
              <w:t>Char[DEVICE</w:t>
            </w:r>
            <w:r>
              <w:rPr>
                <w:sz w:val="21"/>
                <w:szCs w:val="18"/>
              </w:rPr>
              <w:t>ID_LEN</w:t>
            </w:r>
            <w:r>
              <w:rPr>
                <w:rFonts w:hint="eastAsia"/>
                <w:sz w:val="21"/>
                <w:szCs w:val="18"/>
              </w:rPr>
              <w:t>]</w:t>
            </w:r>
          </w:p>
        </w:tc>
        <w:tc>
          <w:tcPr>
            <w:tcW w:w="2889" w:type="dxa"/>
            <w:noWrap w:val="0"/>
            <w:vAlign w:val="top"/>
          </w:tcPr>
          <w:p w14:paraId="697DD706">
            <w:pPr>
              <w:rPr>
                <w:sz w:val="21"/>
                <w:szCs w:val="18"/>
              </w:rPr>
            </w:pPr>
            <w:r>
              <w:rPr>
                <w:sz w:val="21"/>
                <w:szCs w:val="18"/>
              </w:rPr>
              <w:t>n</w:t>
            </w:r>
            <w:r>
              <w:rPr>
                <w:rFonts w:hint="eastAsia"/>
                <w:sz w:val="21"/>
                <w:szCs w:val="18"/>
              </w:rPr>
              <w:t>个设备</w:t>
            </w:r>
            <w:r>
              <w:rPr>
                <w:sz w:val="21"/>
                <w:szCs w:val="18"/>
              </w:rPr>
              <w:t>ID</w:t>
            </w:r>
            <w:r>
              <w:rPr>
                <w:rFonts w:hint="eastAsia"/>
                <w:sz w:val="21"/>
                <w:szCs w:val="18"/>
              </w:rPr>
              <w:t>的列表</w:t>
            </w:r>
          </w:p>
        </w:tc>
      </w:tr>
      <w:tr w14:paraId="47CB65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5ECEA49D">
            <w:pPr>
              <w:rPr>
                <w:sz w:val="21"/>
                <w:szCs w:val="18"/>
              </w:rPr>
            </w:pPr>
          </w:p>
        </w:tc>
        <w:tc>
          <w:tcPr>
            <w:tcW w:w="1878" w:type="dxa"/>
            <w:noWrap w:val="0"/>
            <w:vAlign w:val="top"/>
          </w:tcPr>
          <w:p w14:paraId="74FFFA96">
            <w:pPr>
              <w:rPr>
                <w:sz w:val="21"/>
                <w:szCs w:val="18"/>
              </w:rPr>
            </w:pPr>
            <w:r>
              <w:rPr>
                <w:sz w:val="21"/>
                <w:szCs w:val="18"/>
              </w:rPr>
              <w:t>m*</w:t>
            </w:r>
            <w:r>
              <w:rPr>
                <w:rFonts w:eastAsia="Times New Roman"/>
                <w:sz w:val="21"/>
                <w:szCs w:val="21"/>
              </w:rPr>
              <w:t>TSignalMeasurementId</w:t>
            </w:r>
          </w:p>
        </w:tc>
        <w:tc>
          <w:tcPr>
            <w:tcW w:w="2268" w:type="dxa"/>
            <w:noWrap w:val="0"/>
            <w:vAlign w:val="center"/>
          </w:tcPr>
          <w:p w14:paraId="1788E703">
            <w:pPr>
              <w:rPr>
                <w:sz w:val="21"/>
                <w:szCs w:val="18"/>
              </w:rPr>
            </w:pPr>
            <w:r>
              <w:rPr>
                <w:sz w:val="21"/>
                <w:szCs w:val="18"/>
              </w:rPr>
              <w:t>m*Sizeof(</w:t>
            </w:r>
            <w:r>
              <w:rPr>
                <w:rFonts w:eastAsia="Times New Roman"/>
                <w:sz w:val="21"/>
                <w:szCs w:val="21"/>
              </w:rPr>
              <w:t>TSignalMeasurementId</w:t>
            </w:r>
            <w:r>
              <w:rPr>
                <w:sz w:val="21"/>
                <w:szCs w:val="18"/>
              </w:rPr>
              <w:t>)</w:t>
            </w:r>
          </w:p>
        </w:tc>
        <w:tc>
          <w:tcPr>
            <w:tcW w:w="2889" w:type="dxa"/>
            <w:noWrap w:val="0"/>
            <w:vAlign w:val="top"/>
          </w:tcPr>
          <w:p w14:paraId="53056AFD">
            <w:pPr>
              <w:rPr>
                <w:sz w:val="21"/>
                <w:szCs w:val="18"/>
              </w:rPr>
            </w:pPr>
            <w:r>
              <w:rPr>
                <w:sz w:val="21"/>
                <w:szCs w:val="18"/>
              </w:rPr>
              <w:t>m</w:t>
            </w:r>
            <w:r>
              <w:rPr>
                <w:rFonts w:hint="eastAsia"/>
                <w:sz w:val="21"/>
                <w:szCs w:val="18"/>
              </w:rPr>
              <w:t>个</w:t>
            </w:r>
            <w:r>
              <w:rPr>
                <w:sz w:val="21"/>
                <w:szCs w:val="18"/>
              </w:rPr>
              <w:t>控制或调节</w:t>
            </w:r>
            <w:r>
              <w:rPr>
                <w:rFonts w:hint="eastAsia"/>
                <w:sz w:val="21"/>
                <w:szCs w:val="18"/>
              </w:rPr>
              <w:t>成功</w:t>
            </w:r>
            <w:r>
              <w:rPr>
                <w:sz w:val="21"/>
                <w:szCs w:val="18"/>
              </w:rPr>
              <w:t>的</w:t>
            </w:r>
            <w:r>
              <w:rPr>
                <w:rFonts w:hint="eastAsia"/>
                <w:sz w:val="21"/>
                <w:szCs w:val="18"/>
              </w:rPr>
              <w:t>设备采集</w:t>
            </w:r>
            <w:r>
              <w:rPr>
                <w:sz w:val="21"/>
                <w:szCs w:val="18"/>
              </w:rPr>
              <w:t>点</w:t>
            </w:r>
            <w:r>
              <w:rPr>
                <w:rFonts w:hint="eastAsia"/>
                <w:sz w:val="21"/>
                <w:szCs w:val="18"/>
              </w:rPr>
              <w:t>的</w:t>
            </w:r>
            <w:r>
              <w:rPr>
                <w:sz w:val="21"/>
                <w:szCs w:val="18"/>
              </w:rPr>
              <w:t>列表</w:t>
            </w:r>
          </w:p>
        </w:tc>
      </w:tr>
      <w:tr w14:paraId="6B1069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6DDED3B2">
            <w:pPr>
              <w:rPr>
                <w:sz w:val="21"/>
                <w:szCs w:val="18"/>
              </w:rPr>
            </w:pPr>
          </w:p>
        </w:tc>
        <w:tc>
          <w:tcPr>
            <w:tcW w:w="1878" w:type="dxa"/>
            <w:noWrap w:val="0"/>
            <w:vAlign w:val="top"/>
          </w:tcPr>
          <w:p w14:paraId="1485E0A5">
            <w:pPr>
              <w:rPr>
                <w:sz w:val="21"/>
                <w:szCs w:val="18"/>
              </w:rPr>
            </w:pPr>
            <w:r>
              <w:rPr>
                <w:sz w:val="21"/>
                <w:szCs w:val="18"/>
              </w:rPr>
              <w:t>t*</w:t>
            </w:r>
            <w:r>
              <w:rPr>
                <w:rFonts w:eastAsia="Times New Roman"/>
                <w:sz w:val="21"/>
                <w:szCs w:val="21"/>
              </w:rPr>
              <w:t>TSignalMeasurementId</w:t>
            </w:r>
          </w:p>
        </w:tc>
        <w:tc>
          <w:tcPr>
            <w:tcW w:w="2268" w:type="dxa"/>
            <w:noWrap w:val="0"/>
            <w:vAlign w:val="center"/>
          </w:tcPr>
          <w:p w14:paraId="2C803692">
            <w:pPr>
              <w:rPr>
                <w:sz w:val="21"/>
                <w:szCs w:val="18"/>
              </w:rPr>
            </w:pPr>
            <w:r>
              <w:rPr>
                <w:sz w:val="21"/>
                <w:szCs w:val="18"/>
              </w:rPr>
              <w:t>t*Sizeof(</w:t>
            </w:r>
            <w:r>
              <w:rPr>
                <w:rFonts w:eastAsia="Times New Roman"/>
                <w:sz w:val="21"/>
                <w:szCs w:val="21"/>
              </w:rPr>
              <w:t>TSignalMeasurementId</w:t>
            </w:r>
            <w:r>
              <w:rPr>
                <w:sz w:val="21"/>
                <w:szCs w:val="18"/>
              </w:rPr>
              <w:t>)</w:t>
            </w:r>
          </w:p>
        </w:tc>
        <w:tc>
          <w:tcPr>
            <w:tcW w:w="2889" w:type="dxa"/>
            <w:noWrap w:val="0"/>
            <w:vAlign w:val="top"/>
          </w:tcPr>
          <w:p w14:paraId="78791E4E">
            <w:pPr>
              <w:rPr>
                <w:sz w:val="21"/>
                <w:szCs w:val="18"/>
              </w:rPr>
            </w:pPr>
            <w:r>
              <w:rPr>
                <w:sz w:val="21"/>
                <w:szCs w:val="18"/>
              </w:rPr>
              <w:t>t</w:t>
            </w:r>
            <w:r>
              <w:rPr>
                <w:rFonts w:hint="eastAsia"/>
                <w:sz w:val="21"/>
                <w:szCs w:val="18"/>
              </w:rPr>
              <w:t>个</w:t>
            </w:r>
            <w:r>
              <w:rPr>
                <w:sz w:val="21"/>
                <w:szCs w:val="18"/>
              </w:rPr>
              <w:t>控制或调节</w:t>
            </w:r>
            <w:r>
              <w:rPr>
                <w:rFonts w:hint="eastAsia"/>
                <w:sz w:val="21"/>
                <w:szCs w:val="18"/>
              </w:rPr>
              <w:t>失败</w:t>
            </w:r>
            <w:r>
              <w:rPr>
                <w:sz w:val="21"/>
                <w:szCs w:val="18"/>
              </w:rPr>
              <w:t>的</w:t>
            </w:r>
            <w:r>
              <w:rPr>
                <w:rFonts w:hint="eastAsia"/>
                <w:sz w:val="21"/>
                <w:szCs w:val="18"/>
              </w:rPr>
              <w:t>设备采集</w:t>
            </w:r>
            <w:r>
              <w:rPr>
                <w:sz w:val="21"/>
                <w:szCs w:val="18"/>
              </w:rPr>
              <w:t>点</w:t>
            </w:r>
            <w:r>
              <w:rPr>
                <w:rFonts w:hint="eastAsia"/>
                <w:sz w:val="21"/>
                <w:szCs w:val="18"/>
              </w:rPr>
              <w:t>的</w:t>
            </w:r>
            <w:r>
              <w:rPr>
                <w:sz w:val="21"/>
                <w:szCs w:val="18"/>
              </w:rPr>
              <w:t>列表</w:t>
            </w:r>
          </w:p>
        </w:tc>
      </w:tr>
      <w:tr w14:paraId="51F7BC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379219F4">
            <w:pPr>
              <w:rPr>
                <w:sz w:val="21"/>
                <w:szCs w:val="18"/>
              </w:rPr>
            </w:pPr>
          </w:p>
        </w:tc>
        <w:tc>
          <w:tcPr>
            <w:tcW w:w="1878" w:type="dxa"/>
            <w:noWrap w:val="0"/>
            <w:vAlign w:val="top"/>
          </w:tcPr>
          <w:p w14:paraId="435EAB99">
            <w:pPr>
              <w:rPr>
                <w:sz w:val="21"/>
                <w:szCs w:val="18"/>
              </w:rPr>
            </w:pPr>
            <w:r>
              <w:rPr>
                <w:sz w:val="21"/>
                <w:szCs w:val="18"/>
              </w:rPr>
              <w:t>Result</w:t>
            </w:r>
          </w:p>
        </w:tc>
        <w:tc>
          <w:tcPr>
            <w:tcW w:w="2268" w:type="dxa"/>
            <w:noWrap w:val="0"/>
            <w:vAlign w:val="top"/>
          </w:tcPr>
          <w:p w14:paraId="074084AF">
            <w:pPr>
              <w:rPr>
                <w:sz w:val="21"/>
                <w:szCs w:val="18"/>
              </w:rPr>
            </w:pPr>
            <w:r>
              <w:rPr>
                <w:sz w:val="21"/>
                <w:szCs w:val="18"/>
              </w:rPr>
              <w:t>EnumResult</w:t>
            </w:r>
          </w:p>
        </w:tc>
        <w:tc>
          <w:tcPr>
            <w:tcW w:w="2889" w:type="dxa"/>
            <w:noWrap w:val="0"/>
            <w:vAlign w:val="top"/>
          </w:tcPr>
          <w:p w14:paraId="397D2D0B">
            <w:pPr>
              <w:rPr>
                <w:sz w:val="21"/>
                <w:szCs w:val="18"/>
              </w:rPr>
            </w:pPr>
            <w:r>
              <w:rPr>
                <w:sz w:val="21"/>
                <w:szCs w:val="18"/>
              </w:rPr>
              <w:t>写成功/失败（即控制的结果）</w:t>
            </w:r>
          </w:p>
        </w:tc>
      </w:tr>
      <w:tr w14:paraId="3B1D3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60" w:type="dxa"/>
            <w:vMerge w:val="continue"/>
            <w:noWrap w:val="0"/>
            <w:vAlign w:val="top"/>
          </w:tcPr>
          <w:p w14:paraId="266A9956">
            <w:pPr>
              <w:rPr>
                <w:sz w:val="21"/>
                <w:szCs w:val="18"/>
              </w:rPr>
            </w:pPr>
          </w:p>
        </w:tc>
        <w:tc>
          <w:tcPr>
            <w:tcW w:w="1878" w:type="dxa"/>
            <w:noWrap w:val="0"/>
            <w:vAlign w:val="top"/>
          </w:tcPr>
          <w:p w14:paraId="009945C7">
            <w:pPr>
              <w:rPr>
                <w:sz w:val="21"/>
                <w:szCs w:val="18"/>
              </w:rPr>
            </w:pPr>
            <w:r>
              <w:rPr>
                <w:sz w:val="21"/>
                <w:szCs w:val="18"/>
              </w:rPr>
              <w:t>FailureCause</w:t>
            </w:r>
          </w:p>
        </w:tc>
        <w:tc>
          <w:tcPr>
            <w:tcW w:w="2268" w:type="dxa"/>
            <w:noWrap w:val="0"/>
            <w:vAlign w:val="top"/>
          </w:tcPr>
          <w:p w14:paraId="0A471084">
            <w:pPr>
              <w:rPr>
                <w:sz w:val="21"/>
                <w:szCs w:val="18"/>
              </w:rPr>
            </w:pPr>
            <w:r>
              <w:rPr>
                <w:sz w:val="21"/>
                <w:szCs w:val="18"/>
              </w:rPr>
              <w:t>Char[FAILURE_CAUSE_LEN]</w:t>
            </w:r>
          </w:p>
        </w:tc>
        <w:tc>
          <w:tcPr>
            <w:tcW w:w="2889" w:type="dxa"/>
            <w:noWrap w:val="0"/>
            <w:vAlign w:val="top"/>
          </w:tcPr>
          <w:p w14:paraId="6977F8C8">
            <w:pPr>
              <w:rPr>
                <w:sz w:val="21"/>
                <w:szCs w:val="18"/>
              </w:rPr>
            </w:pPr>
            <w:r>
              <w:rPr>
                <w:rFonts w:hint="eastAsia"/>
                <w:sz w:val="21"/>
                <w:szCs w:val="18"/>
              </w:rPr>
              <w:t>写监控点设置值失败的原因（厂家</w:t>
            </w:r>
            <w:r>
              <w:rPr>
                <w:sz w:val="21"/>
                <w:szCs w:val="18"/>
              </w:rPr>
              <w:t>自定义）</w:t>
            </w:r>
            <w:r>
              <w:rPr>
                <w:rFonts w:hint="eastAsia"/>
                <w:sz w:val="21"/>
                <w:szCs w:val="18"/>
              </w:rPr>
              <w:t>。当</w:t>
            </w:r>
            <w:r>
              <w:rPr>
                <w:sz w:val="21"/>
                <w:szCs w:val="18"/>
              </w:rPr>
              <w:t>Result</w:t>
            </w:r>
            <w:r>
              <w:rPr>
                <w:rFonts w:hint="eastAsia"/>
                <w:sz w:val="21"/>
                <w:szCs w:val="18"/>
              </w:rPr>
              <w:t>取值为</w:t>
            </w:r>
            <w:r>
              <w:rPr>
                <w:sz w:val="21"/>
                <w:szCs w:val="18"/>
              </w:rPr>
              <w:t>1</w:t>
            </w:r>
            <w:r>
              <w:rPr>
                <w:rFonts w:hint="eastAsia"/>
                <w:sz w:val="21"/>
                <w:szCs w:val="18"/>
              </w:rPr>
              <w:t>时</w:t>
            </w:r>
            <w:r>
              <w:rPr>
                <w:sz w:val="21"/>
                <w:szCs w:val="18"/>
              </w:rPr>
              <w:t>，FailureCause</w:t>
            </w:r>
            <w:r>
              <w:rPr>
                <w:rFonts w:hint="eastAsia"/>
                <w:sz w:val="21"/>
                <w:szCs w:val="18"/>
              </w:rPr>
              <w:t>取值</w:t>
            </w:r>
            <w:r>
              <w:rPr>
                <w:sz w:val="21"/>
                <w:szCs w:val="18"/>
              </w:rPr>
              <w:t>为“NULL”</w:t>
            </w:r>
            <w:r>
              <w:rPr>
                <w:rFonts w:hint="eastAsia"/>
                <w:sz w:val="21"/>
                <w:szCs w:val="18"/>
              </w:rPr>
              <w:t>。</w:t>
            </w:r>
          </w:p>
        </w:tc>
      </w:tr>
    </w:tbl>
    <w:p w14:paraId="1969B827">
      <w:pPr>
        <w:pStyle w:val="147"/>
        <w:ind w:firstLine="0" w:firstLineChars="0"/>
        <w:rPr>
          <w:b/>
        </w:rPr>
      </w:pPr>
      <w:r>
        <w:rPr>
          <w:rFonts w:hint="eastAsia"/>
          <w:b/>
        </w:rPr>
        <w:t>XML样例</w:t>
      </w:r>
    </w:p>
    <w:p w14:paraId="299612D1">
      <w:pPr>
        <w:pStyle w:val="147"/>
        <w:ind w:firstLine="0" w:firstLineChars="0"/>
        <w:rPr>
          <w:szCs w:val="18"/>
        </w:rPr>
      </w:pPr>
      <w:r>
        <w:rPr>
          <w:szCs w:val="18"/>
        </w:rPr>
        <w:t>&lt;?xml version="1.0" encoding="UTF-8"?&gt;</w:t>
      </w:r>
    </w:p>
    <w:p w14:paraId="3F569314">
      <w:pPr>
        <w:pStyle w:val="147"/>
        <w:ind w:firstLine="0" w:firstLineChars="0"/>
        <w:rPr>
          <w:szCs w:val="18"/>
        </w:rPr>
      </w:pPr>
      <w:r>
        <w:rPr>
          <w:szCs w:val="18"/>
        </w:rPr>
        <w:t>&lt;Response&gt;</w:t>
      </w:r>
    </w:p>
    <w:p w14:paraId="38B0AC3C">
      <w:pPr>
        <w:pStyle w:val="147"/>
        <w:ind w:firstLine="0" w:firstLineChars="0"/>
        <w:rPr>
          <w:szCs w:val="18"/>
        </w:rPr>
      </w:pPr>
      <w:r>
        <w:rPr>
          <w:szCs w:val="18"/>
        </w:rPr>
        <w:tab/>
      </w:r>
      <w:r>
        <w:rPr>
          <w:szCs w:val="18"/>
        </w:rPr>
        <w:t>&lt;PK_Type&gt;</w:t>
      </w:r>
    </w:p>
    <w:p w14:paraId="5D492FFD">
      <w:pPr>
        <w:pStyle w:val="147"/>
        <w:ind w:firstLine="0" w:firstLineChars="0"/>
        <w:rPr>
          <w:szCs w:val="18"/>
        </w:rPr>
      </w:pPr>
      <w:r>
        <w:rPr>
          <w:szCs w:val="18"/>
        </w:rPr>
        <w:tab/>
      </w:r>
      <w:r>
        <w:rPr>
          <w:szCs w:val="18"/>
        </w:rPr>
        <w:tab/>
      </w:r>
      <w:r>
        <w:rPr>
          <w:szCs w:val="18"/>
        </w:rPr>
        <w:t>&lt;Name&gt;</w:t>
      </w:r>
      <w:r>
        <w:rPr>
          <w:b/>
          <w:bCs/>
          <w:color w:val="FF0000"/>
          <w:sz w:val="21"/>
          <w:szCs w:val="18"/>
        </w:rPr>
        <w:t>SET_</w:t>
      </w:r>
      <w:r>
        <w:rPr>
          <w:rFonts w:hint="eastAsia"/>
          <w:b/>
          <w:bCs/>
          <w:color w:val="FF0000"/>
          <w:sz w:val="21"/>
          <w:szCs w:val="18"/>
          <w:lang w:val="en-US" w:eastAsia="zh-CN"/>
        </w:rPr>
        <w:t>EX_STR_DATA</w:t>
      </w:r>
      <w:r>
        <w:rPr>
          <w:b/>
          <w:bCs/>
          <w:color w:val="FF0000"/>
          <w:sz w:val="21"/>
          <w:szCs w:val="18"/>
        </w:rPr>
        <w:t>_ACK</w:t>
      </w:r>
      <w:r>
        <w:rPr>
          <w:szCs w:val="18"/>
        </w:rPr>
        <w:t>&lt;/Name&gt;</w:t>
      </w:r>
    </w:p>
    <w:p w14:paraId="2DB6AD09">
      <w:pPr>
        <w:pStyle w:val="147"/>
        <w:ind w:firstLine="0" w:firstLineChars="0"/>
        <w:rPr>
          <w:szCs w:val="18"/>
        </w:rPr>
      </w:pPr>
      <w:r>
        <w:rPr>
          <w:szCs w:val="18"/>
        </w:rPr>
        <w:tab/>
      </w:r>
      <w:r>
        <w:rPr>
          <w:szCs w:val="18"/>
        </w:rPr>
        <w:t>&lt;/PK_Type&gt;</w:t>
      </w:r>
    </w:p>
    <w:p w14:paraId="68102295">
      <w:pPr>
        <w:pStyle w:val="147"/>
        <w:ind w:firstLine="0" w:firstLineChars="0"/>
        <w:rPr>
          <w:szCs w:val="18"/>
        </w:rPr>
      </w:pPr>
      <w:r>
        <w:rPr>
          <w:szCs w:val="18"/>
        </w:rPr>
        <w:tab/>
      </w:r>
      <w:r>
        <w:rPr>
          <w:szCs w:val="18"/>
        </w:rPr>
        <w:t>&lt;Info&gt;</w:t>
      </w:r>
    </w:p>
    <w:p w14:paraId="3D99B5E1">
      <w:pPr>
        <w:pStyle w:val="147"/>
        <w:ind w:firstLine="0" w:firstLineChars="0"/>
        <w:rPr>
          <w:szCs w:val="18"/>
        </w:rPr>
      </w:pPr>
      <w:r>
        <w:rPr>
          <w:szCs w:val="18"/>
        </w:rPr>
        <w:tab/>
      </w:r>
      <w:r>
        <w:rPr>
          <w:szCs w:val="18"/>
        </w:rPr>
        <w:tab/>
      </w:r>
      <w:r>
        <w:rPr>
          <w:szCs w:val="18"/>
        </w:rPr>
        <w:t>&lt;FSUID/&gt;</w:t>
      </w:r>
    </w:p>
    <w:p w14:paraId="6AA746B8">
      <w:pPr>
        <w:pStyle w:val="147"/>
        <w:ind w:firstLine="0" w:firstLineChars="0"/>
        <w:rPr>
          <w:szCs w:val="18"/>
        </w:rPr>
      </w:pPr>
      <w:r>
        <w:rPr>
          <w:szCs w:val="18"/>
        </w:rPr>
        <w:tab/>
      </w:r>
      <w:r>
        <w:rPr>
          <w:szCs w:val="18"/>
        </w:rPr>
        <w:tab/>
      </w:r>
      <w:r>
        <w:rPr>
          <w:szCs w:val="18"/>
        </w:rPr>
        <w:t>&lt;Result/&gt;</w:t>
      </w:r>
    </w:p>
    <w:p w14:paraId="17700EE3">
      <w:pPr>
        <w:pStyle w:val="147"/>
        <w:ind w:firstLine="0" w:firstLineChars="0"/>
        <w:rPr>
          <w:szCs w:val="18"/>
        </w:rPr>
      </w:pPr>
      <w:r>
        <w:rPr>
          <w:szCs w:val="18"/>
        </w:rPr>
        <w:t xml:space="preserve">        &lt;FailureCause/&gt;</w:t>
      </w:r>
    </w:p>
    <w:p w14:paraId="5CC1F9E7">
      <w:pPr>
        <w:pStyle w:val="147"/>
        <w:ind w:firstLine="0" w:firstLineChars="0"/>
        <w:rPr>
          <w:szCs w:val="18"/>
        </w:rPr>
      </w:pPr>
      <w:r>
        <w:rPr>
          <w:szCs w:val="18"/>
        </w:rPr>
        <w:tab/>
      </w:r>
      <w:r>
        <w:rPr>
          <w:szCs w:val="18"/>
        </w:rPr>
        <w:tab/>
      </w:r>
      <w:r>
        <w:rPr>
          <w:szCs w:val="18"/>
        </w:rPr>
        <w:t>&lt;DeviceList&gt;</w:t>
      </w:r>
    </w:p>
    <w:p w14:paraId="6EF5C1F6">
      <w:pPr>
        <w:pStyle w:val="147"/>
        <w:ind w:firstLine="0" w:firstLineChars="0"/>
        <w:rPr>
          <w:szCs w:val="18"/>
        </w:rPr>
      </w:pPr>
      <w:r>
        <w:rPr>
          <w:szCs w:val="18"/>
        </w:rPr>
        <w:tab/>
      </w:r>
      <w:r>
        <w:rPr>
          <w:szCs w:val="18"/>
        </w:rPr>
        <w:tab/>
      </w:r>
      <w:r>
        <w:rPr>
          <w:szCs w:val="18"/>
        </w:rPr>
        <w:tab/>
      </w:r>
      <w:r>
        <w:rPr>
          <w:szCs w:val="18"/>
        </w:rPr>
        <w:t>&lt;Device ID="000000000001"&gt;</w:t>
      </w:r>
    </w:p>
    <w:p w14:paraId="05B14A75">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7FF7CB6B">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7193C123">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372B74C">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056B6971">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2164DFCE">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12E2A39D">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5C617E38">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020ABFCA">
      <w:pPr>
        <w:pStyle w:val="147"/>
        <w:ind w:firstLine="0" w:firstLineChars="0"/>
        <w:rPr>
          <w:szCs w:val="18"/>
        </w:rPr>
      </w:pPr>
      <w:r>
        <w:rPr>
          <w:szCs w:val="18"/>
        </w:rPr>
        <w:tab/>
      </w:r>
      <w:r>
        <w:rPr>
          <w:szCs w:val="18"/>
        </w:rPr>
        <w:tab/>
      </w:r>
      <w:r>
        <w:rPr>
          <w:szCs w:val="18"/>
        </w:rPr>
        <w:tab/>
      </w:r>
      <w:r>
        <w:rPr>
          <w:szCs w:val="18"/>
        </w:rPr>
        <w:t>&lt;/Device&gt;</w:t>
      </w:r>
    </w:p>
    <w:p w14:paraId="701034FD">
      <w:pPr>
        <w:pStyle w:val="147"/>
        <w:ind w:firstLine="0" w:firstLineChars="0"/>
        <w:rPr>
          <w:szCs w:val="18"/>
        </w:rPr>
      </w:pPr>
      <w:r>
        <w:rPr>
          <w:szCs w:val="18"/>
        </w:rPr>
        <w:tab/>
      </w:r>
      <w:r>
        <w:rPr>
          <w:szCs w:val="18"/>
        </w:rPr>
        <w:tab/>
      </w:r>
      <w:r>
        <w:rPr>
          <w:szCs w:val="18"/>
        </w:rPr>
        <w:tab/>
      </w:r>
      <w:r>
        <w:rPr>
          <w:szCs w:val="18"/>
        </w:rPr>
        <w:t>&lt;Device ID="000000000002"&gt;</w:t>
      </w:r>
    </w:p>
    <w:p w14:paraId="47130399">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5F49C515">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64C527A4">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2FDB5034">
      <w:pPr>
        <w:pStyle w:val="147"/>
        <w:ind w:firstLine="0" w:firstLineChars="0"/>
        <w:rPr>
          <w:szCs w:val="18"/>
        </w:rPr>
      </w:pPr>
      <w:r>
        <w:rPr>
          <w:szCs w:val="18"/>
        </w:rPr>
        <w:tab/>
      </w:r>
      <w:r>
        <w:rPr>
          <w:szCs w:val="18"/>
        </w:rPr>
        <w:tab/>
      </w:r>
      <w:r>
        <w:rPr>
          <w:szCs w:val="18"/>
        </w:rPr>
        <w:tab/>
      </w:r>
      <w:r>
        <w:rPr>
          <w:szCs w:val="18"/>
        </w:rPr>
        <w:tab/>
      </w:r>
      <w:r>
        <w:rPr>
          <w:szCs w:val="18"/>
        </w:rPr>
        <w:t>&lt;/SuccessList&gt;</w:t>
      </w:r>
    </w:p>
    <w:p w14:paraId="68A58CEE">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11A1832F">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629D136D">
      <w:pPr>
        <w:pStyle w:val="147"/>
        <w:ind w:firstLine="0" w:firstLineChars="0"/>
        <w:rPr>
          <w:szCs w:val="18"/>
        </w:rPr>
      </w:pPr>
      <w:r>
        <w:rPr>
          <w:szCs w:val="18"/>
        </w:rPr>
        <w:tab/>
      </w:r>
      <w:r>
        <w:rPr>
          <w:szCs w:val="18"/>
        </w:rPr>
        <w:tab/>
      </w:r>
      <w:r>
        <w:rPr>
          <w:szCs w:val="18"/>
        </w:rPr>
        <w:tab/>
      </w:r>
      <w:r>
        <w:rPr>
          <w:szCs w:val="18"/>
        </w:rPr>
        <w:tab/>
      </w:r>
      <w:r>
        <w:rPr>
          <w:szCs w:val="18"/>
        </w:rPr>
        <w:tab/>
      </w:r>
      <w:r>
        <w:rPr>
          <w:szCs w:val="18"/>
        </w:rPr>
        <w:t>&lt;</w:t>
      </w:r>
      <w:r>
        <w:rPr>
          <w:rFonts w:eastAsia="Times New Roman"/>
          <w:szCs w:val="21"/>
        </w:rPr>
        <w:t>TSignalMeasurementId</w:t>
      </w:r>
      <w:r>
        <w:rPr>
          <w:szCs w:val="18"/>
        </w:rPr>
        <w:t xml:space="preserve"> ID="" </w:t>
      </w:r>
      <w:r>
        <w:rPr>
          <w:szCs w:val="21"/>
        </w:rPr>
        <w:t>SignalNumber=</w:t>
      </w:r>
      <w:r>
        <w:rPr>
          <w:szCs w:val="18"/>
        </w:rPr>
        <w:t>""/&gt;</w:t>
      </w:r>
    </w:p>
    <w:p w14:paraId="0815CDE2">
      <w:pPr>
        <w:pStyle w:val="147"/>
        <w:ind w:firstLine="0" w:firstLineChars="0"/>
        <w:rPr>
          <w:szCs w:val="18"/>
        </w:rPr>
      </w:pPr>
      <w:r>
        <w:rPr>
          <w:szCs w:val="18"/>
        </w:rPr>
        <w:tab/>
      </w:r>
      <w:r>
        <w:rPr>
          <w:szCs w:val="18"/>
        </w:rPr>
        <w:tab/>
      </w:r>
      <w:r>
        <w:rPr>
          <w:szCs w:val="18"/>
        </w:rPr>
        <w:tab/>
      </w:r>
      <w:r>
        <w:rPr>
          <w:szCs w:val="18"/>
        </w:rPr>
        <w:tab/>
      </w:r>
      <w:r>
        <w:rPr>
          <w:szCs w:val="18"/>
        </w:rPr>
        <w:t>&lt;/FailList&gt;</w:t>
      </w:r>
    </w:p>
    <w:p w14:paraId="1C69123B">
      <w:pPr>
        <w:pStyle w:val="147"/>
        <w:ind w:firstLine="0" w:firstLineChars="0"/>
        <w:rPr>
          <w:szCs w:val="18"/>
        </w:rPr>
      </w:pPr>
      <w:r>
        <w:rPr>
          <w:szCs w:val="18"/>
        </w:rPr>
        <w:tab/>
      </w:r>
      <w:r>
        <w:rPr>
          <w:szCs w:val="18"/>
        </w:rPr>
        <w:tab/>
      </w:r>
      <w:r>
        <w:rPr>
          <w:szCs w:val="18"/>
        </w:rPr>
        <w:tab/>
      </w:r>
      <w:r>
        <w:rPr>
          <w:szCs w:val="18"/>
        </w:rPr>
        <w:t>&lt;/Device&gt;</w:t>
      </w:r>
    </w:p>
    <w:p w14:paraId="04EDAADB">
      <w:pPr>
        <w:pStyle w:val="147"/>
        <w:ind w:firstLine="0" w:firstLineChars="0"/>
        <w:rPr>
          <w:szCs w:val="18"/>
        </w:rPr>
      </w:pPr>
      <w:r>
        <w:rPr>
          <w:szCs w:val="18"/>
        </w:rPr>
        <w:tab/>
      </w:r>
      <w:r>
        <w:rPr>
          <w:szCs w:val="18"/>
        </w:rPr>
        <w:tab/>
      </w:r>
      <w:r>
        <w:rPr>
          <w:szCs w:val="18"/>
        </w:rPr>
        <w:t>&lt;/DeviceList&gt;</w:t>
      </w:r>
    </w:p>
    <w:p w14:paraId="7E82628A">
      <w:pPr>
        <w:pStyle w:val="147"/>
        <w:ind w:firstLine="0" w:firstLineChars="0"/>
        <w:rPr>
          <w:szCs w:val="18"/>
        </w:rPr>
      </w:pPr>
      <w:r>
        <w:rPr>
          <w:szCs w:val="18"/>
        </w:rPr>
        <w:t xml:space="preserve">          </w:t>
      </w:r>
    </w:p>
    <w:p w14:paraId="4F56C0ED">
      <w:pPr>
        <w:pStyle w:val="147"/>
        <w:ind w:firstLine="0" w:firstLineChars="0"/>
        <w:rPr>
          <w:szCs w:val="18"/>
        </w:rPr>
      </w:pPr>
      <w:r>
        <w:rPr>
          <w:szCs w:val="18"/>
        </w:rPr>
        <w:tab/>
      </w:r>
      <w:r>
        <w:rPr>
          <w:szCs w:val="18"/>
        </w:rPr>
        <w:t>&lt;/Info&gt;</w:t>
      </w:r>
    </w:p>
    <w:p w14:paraId="20AE6238">
      <w:pPr>
        <w:pStyle w:val="147"/>
        <w:ind w:firstLine="0" w:firstLineChars="0"/>
        <w:rPr>
          <w:szCs w:val="18"/>
        </w:rPr>
      </w:pPr>
      <w:r>
        <w:rPr>
          <w:szCs w:val="18"/>
        </w:rPr>
        <w:t>&lt;/Response&gt;</w:t>
      </w:r>
    </w:p>
    <w:p w14:paraId="3EF51B5B">
      <w:pPr>
        <w:pStyle w:val="147"/>
        <w:ind w:firstLine="0" w:firstLineChars="0"/>
        <w:rPr>
          <w:szCs w:val="21"/>
        </w:rPr>
      </w:pPr>
    </w:p>
    <w:p w14:paraId="38D7345E">
      <w:pPr>
        <w:pStyle w:val="147"/>
        <w:ind w:firstLine="0" w:firstLineChars="0"/>
        <w:rPr>
          <w:szCs w:val="21"/>
        </w:rPr>
      </w:pPr>
    </w:p>
    <w:bookmarkEnd w:id="66"/>
    <w:p w14:paraId="0333D045">
      <w:pPr>
        <w:pStyle w:val="3"/>
        <w:numPr>
          <w:ilvl w:val="1"/>
          <w:numId w:val="14"/>
        </w:numPr>
      </w:pPr>
      <w:bookmarkStart w:id="193" w:name="_Toc471397645"/>
      <w:bookmarkEnd w:id="193"/>
      <w:bookmarkStart w:id="194" w:name="_Toc471397914"/>
      <w:bookmarkEnd w:id="194"/>
      <w:bookmarkStart w:id="195" w:name="_Toc1037335603"/>
      <w:bookmarkStart w:id="196" w:name="_Toc452036643"/>
      <w:bookmarkStart w:id="197" w:name="_Toc452036574"/>
      <w:r>
        <w:rPr>
          <w:rFonts w:hint="eastAsia"/>
        </w:rPr>
        <w:t>FTP</w:t>
      </w:r>
      <w:r>
        <w:t>接口</w:t>
      </w:r>
      <w:r>
        <w:rPr>
          <w:rFonts w:hint="eastAsia"/>
        </w:rPr>
        <w:t>能力</w:t>
      </w:r>
      <w:bookmarkEnd w:id="195"/>
      <w:bookmarkEnd w:id="196"/>
      <w:bookmarkEnd w:id="197"/>
    </w:p>
    <w:p w14:paraId="60A23C19">
      <w:pPr>
        <w:pStyle w:val="147"/>
        <w:spacing w:line="360" w:lineRule="auto"/>
        <w:ind w:firstLine="480"/>
        <w:rPr>
          <w:sz w:val="24"/>
          <w:szCs w:val="24"/>
        </w:rPr>
      </w:pPr>
      <w:r>
        <w:rPr>
          <w:rFonts w:hint="eastAsia"/>
          <w:sz w:val="24"/>
          <w:szCs w:val="24"/>
        </w:rPr>
        <w:t>FSU</w:t>
      </w:r>
      <w:r>
        <w:rPr>
          <w:sz w:val="24"/>
          <w:szCs w:val="24"/>
        </w:rPr>
        <w:t>应提供FTP接口，</w:t>
      </w:r>
      <w:r>
        <w:rPr>
          <w:rFonts w:hint="eastAsia"/>
          <w:sz w:val="24"/>
          <w:szCs w:val="24"/>
        </w:rPr>
        <w:t>提供FTP存储文件能力至少8G。</w:t>
      </w:r>
      <w:r>
        <w:rPr>
          <w:sz w:val="24"/>
          <w:szCs w:val="24"/>
        </w:rPr>
        <w:t>通过FSU提供的FTP服务，SC定期登录后取回</w:t>
      </w:r>
      <w:r>
        <w:rPr>
          <w:rFonts w:hint="eastAsia"/>
          <w:sz w:val="24"/>
          <w:szCs w:val="24"/>
        </w:rPr>
        <w:t>或上传文件。</w:t>
      </w:r>
    </w:p>
    <w:p w14:paraId="534395EA">
      <w:pPr>
        <w:pStyle w:val="147"/>
        <w:spacing w:line="360" w:lineRule="auto"/>
        <w:ind w:firstLine="480"/>
        <w:rPr>
          <w:sz w:val="24"/>
          <w:szCs w:val="24"/>
        </w:rPr>
      </w:pPr>
      <w:r>
        <w:rPr>
          <w:sz w:val="24"/>
          <w:szCs w:val="24"/>
        </w:rPr>
        <w:t>FSU做服务端，SC是客户端。</w:t>
      </w:r>
    </w:p>
    <w:p w14:paraId="0B091156">
      <w:pPr>
        <w:pStyle w:val="4"/>
        <w:numPr>
          <w:ilvl w:val="2"/>
          <w:numId w:val="14"/>
        </w:numPr>
      </w:pPr>
      <w:bookmarkStart w:id="198" w:name="_Toc1227233275"/>
      <w:r>
        <w:rPr>
          <w:rFonts w:hint="eastAsia"/>
        </w:rPr>
        <w:t>批量获取</w:t>
      </w:r>
      <w:r>
        <w:t>监控</w:t>
      </w:r>
      <w:r>
        <w:rPr>
          <w:rFonts w:hint="eastAsia"/>
        </w:rPr>
        <w:t>对象</w:t>
      </w:r>
      <w:r>
        <w:t>的配置数据</w:t>
      </w:r>
      <w:bookmarkEnd w:id="198"/>
    </w:p>
    <w:p w14:paraId="3CF8F9D6">
      <w:pPr>
        <w:pStyle w:val="147"/>
        <w:spacing w:line="360" w:lineRule="auto"/>
        <w:ind w:firstLine="480"/>
        <w:rPr>
          <w:sz w:val="24"/>
          <w:szCs w:val="24"/>
        </w:rPr>
      </w:pPr>
      <w:r>
        <w:rPr>
          <w:rFonts w:hint="eastAsia"/>
          <w:sz w:val="24"/>
          <w:szCs w:val="24"/>
        </w:rPr>
        <w:t>FSU将动环监控</w:t>
      </w:r>
      <w:r>
        <w:rPr>
          <w:sz w:val="24"/>
          <w:szCs w:val="24"/>
        </w:rPr>
        <w:t>对象的</w:t>
      </w:r>
      <w:r>
        <w:rPr>
          <w:rFonts w:hint="eastAsia"/>
          <w:sz w:val="24"/>
          <w:szCs w:val="24"/>
        </w:rPr>
        <w:t>配置数据以XML格式存储在一级子目录\Config\下并</w:t>
      </w:r>
      <w:r>
        <w:rPr>
          <w:sz w:val="24"/>
          <w:szCs w:val="24"/>
        </w:rPr>
        <w:t>按需定期更新</w:t>
      </w:r>
      <w:r>
        <w:rPr>
          <w:rFonts w:hint="eastAsia"/>
          <w:sz w:val="24"/>
          <w:szCs w:val="24"/>
        </w:rPr>
        <w:t>,文件名为devices</w:t>
      </w:r>
      <w:r>
        <w:rPr>
          <w:sz w:val="24"/>
          <w:szCs w:val="24"/>
        </w:rPr>
        <w:t>_FSUID</w:t>
      </w:r>
      <w:r>
        <w:rPr>
          <w:rFonts w:hint="eastAsia"/>
          <w:sz w:val="24"/>
          <w:szCs w:val="24"/>
        </w:rPr>
        <w:t>.xml。SC根据需要（例如</w:t>
      </w:r>
      <w:r>
        <w:rPr>
          <w:sz w:val="24"/>
          <w:szCs w:val="24"/>
        </w:rPr>
        <w:t>：新FSU上线后</w:t>
      </w:r>
      <w:r>
        <w:rPr>
          <w:rFonts w:hint="eastAsia"/>
          <w:sz w:val="24"/>
          <w:szCs w:val="24"/>
        </w:rPr>
        <w:t>等场景）通过FTP文件接口获取FSU</w:t>
      </w:r>
      <w:r>
        <w:rPr>
          <w:sz w:val="24"/>
          <w:szCs w:val="24"/>
        </w:rPr>
        <w:t>下全部监控对象的</w:t>
      </w:r>
      <w:r>
        <w:rPr>
          <w:rFonts w:hint="eastAsia"/>
          <w:sz w:val="24"/>
          <w:szCs w:val="24"/>
        </w:rPr>
        <w:t>配置数据。另外</w:t>
      </w:r>
      <w:r>
        <w:rPr>
          <w:sz w:val="24"/>
          <w:szCs w:val="24"/>
        </w:rPr>
        <w:t>，SC</w:t>
      </w:r>
      <w:r>
        <w:rPr>
          <w:rFonts w:hint="eastAsia"/>
          <w:sz w:val="24"/>
          <w:szCs w:val="24"/>
        </w:rPr>
        <w:t>也</w:t>
      </w:r>
      <w:r>
        <w:rPr>
          <w:sz w:val="24"/>
          <w:szCs w:val="24"/>
        </w:rPr>
        <w:t>可以定期</w:t>
      </w:r>
      <w:r>
        <w:rPr>
          <w:rFonts w:hint="eastAsia"/>
          <w:sz w:val="24"/>
          <w:szCs w:val="24"/>
        </w:rPr>
        <w:t>（例如</w:t>
      </w:r>
      <w:r>
        <w:rPr>
          <w:sz w:val="24"/>
          <w:szCs w:val="24"/>
        </w:rPr>
        <w:t>：每天、每周</w:t>
      </w:r>
      <w:r>
        <w:rPr>
          <w:rFonts w:hint="eastAsia"/>
          <w:sz w:val="24"/>
          <w:szCs w:val="24"/>
        </w:rPr>
        <w:t>指定</w:t>
      </w:r>
      <w:r>
        <w:rPr>
          <w:sz w:val="24"/>
          <w:szCs w:val="24"/>
        </w:rPr>
        <w:t>天等</w:t>
      </w:r>
      <w:r>
        <w:rPr>
          <w:rFonts w:hint="eastAsia"/>
          <w:sz w:val="24"/>
          <w:szCs w:val="24"/>
        </w:rPr>
        <w:t>方式）</w:t>
      </w:r>
      <w:r>
        <w:rPr>
          <w:sz w:val="24"/>
          <w:szCs w:val="24"/>
        </w:rPr>
        <w:t>获取</w:t>
      </w:r>
      <w:r>
        <w:rPr>
          <w:rFonts w:hint="eastAsia"/>
          <w:sz w:val="24"/>
          <w:szCs w:val="24"/>
        </w:rPr>
        <w:t>指定</w:t>
      </w:r>
      <w:r>
        <w:rPr>
          <w:sz w:val="24"/>
          <w:szCs w:val="24"/>
        </w:rPr>
        <w:t>FSU的全部</w:t>
      </w:r>
      <w:r>
        <w:rPr>
          <w:rFonts w:hint="eastAsia"/>
          <w:sz w:val="24"/>
          <w:szCs w:val="24"/>
        </w:rPr>
        <w:t>监控</w:t>
      </w:r>
      <w:r>
        <w:rPr>
          <w:sz w:val="24"/>
          <w:szCs w:val="24"/>
        </w:rPr>
        <w:t>对象的配置数据</w:t>
      </w:r>
      <w:r>
        <w:rPr>
          <w:rFonts w:hint="eastAsia"/>
          <w:sz w:val="24"/>
          <w:szCs w:val="24"/>
        </w:rPr>
        <w:t>。</w:t>
      </w:r>
    </w:p>
    <w:p w14:paraId="0642F144">
      <w:pPr>
        <w:pStyle w:val="147"/>
        <w:spacing w:line="360" w:lineRule="auto"/>
        <w:ind w:firstLine="480"/>
        <w:rPr>
          <w:sz w:val="24"/>
          <w:szCs w:val="24"/>
        </w:rPr>
      </w:pPr>
      <w:r>
        <w:rPr>
          <w:rFonts w:hint="eastAsia"/>
          <w:sz w:val="24"/>
          <w:szCs w:val="24"/>
        </w:rPr>
        <w:t>下面</w:t>
      </w:r>
      <w:r>
        <w:rPr>
          <w:sz w:val="24"/>
          <w:szCs w:val="24"/>
        </w:rPr>
        <w:t>为</w:t>
      </w:r>
      <w:r>
        <w:rPr>
          <w:rFonts w:hint="eastAsia"/>
          <w:sz w:val="24"/>
          <w:szCs w:val="24"/>
        </w:rPr>
        <w:t>监控</w:t>
      </w:r>
      <w:r>
        <w:rPr>
          <w:sz w:val="24"/>
          <w:szCs w:val="24"/>
        </w:rPr>
        <w:t>对象的配置文件的样例</w:t>
      </w:r>
      <w:r>
        <w:rPr>
          <w:rFonts w:hint="eastAsia"/>
          <w:sz w:val="24"/>
          <w:szCs w:val="24"/>
        </w:rPr>
        <w:t>：</w:t>
      </w:r>
    </w:p>
    <w:p w14:paraId="6CC571D6">
      <w:pPr>
        <w:pStyle w:val="147"/>
        <w:ind w:firstLine="0" w:firstLineChars="0"/>
        <w:rPr>
          <w:rFonts w:hAnsi="宋体"/>
          <w:szCs w:val="21"/>
        </w:rPr>
      </w:pPr>
      <w:r>
        <w:rPr>
          <w:rFonts w:hAnsi="宋体"/>
          <w:szCs w:val="21"/>
        </w:rPr>
        <w:t>&lt;?xml version="1.0" encoding="UTF-8"?&gt;</w:t>
      </w:r>
    </w:p>
    <w:p w14:paraId="6531F289">
      <w:pPr>
        <w:pStyle w:val="147"/>
        <w:ind w:firstLine="0" w:firstLineChars="0"/>
        <w:rPr>
          <w:rFonts w:hAnsi="宋体"/>
          <w:szCs w:val="21"/>
        </w:rPr>
      </w:pPr>
      <w:r>
        <w:rPr>
          <w:rFonts w:hAnsi="宋体"/>
          <w:szCs w:val="21"/>
        </w:rPr>
        <w:t>&lt;Devices Count=""&gt;</w:t>
      </w:r>
    </w:p>
    <w:p w14:paraId="0E42EB5D">
      <w:pPr>
        <w:pStyle w:val="147"/>
        <w:ind w:firstLine="0" w:firstLineChars="0"/>
        <w:rPr>
          <w:rFonts w:hAnsi="宋体"/>
          <w:szCs w:val="21"/>
        </w:rPr>
      </w:pPr>
      <w:r>
        <w:rPr>
          <w:rFonts w:hAnsi="宋体"/>
          <w:szCs w:val="21"/>
        </w:rPr>
        <w:t xml:space="preserve">    &lt;Device DeviceID="" DeviceName="" SiteID="" RoomID="" SiteName="" RoomName="" DeviceType="" DeviceSubType="" Model="" Brand="" RatedCapacity="" Version="" BeginRunTime="" DevDescribe="" </w:t>
      </w:r>
      <w:r>
        <w:rPr>
          <w:szCs w:val="21"/>
        </w:rPr>
        <w:t>Conf</w:t>
      </w:r>
      <w:r>
        <w:rPr>
          <w:rFonts w:hint="eastAsia"/>
          <w:szCs w:val="21"/>
        </w:rPr>
        <w:t>Remark</w:t>
      </w:r>
      <w:r>
        <w:rPr>
          <w:rFonts w:hAnsi="宋体"/>
          <w:szCs w:val="21"/>
        </w:rPr>
        <w:t>=""&gt;</w:t>
      </w:r>
    </w:p>
    <w:p w14:paraId="59EF5376">
      <w:pPr>
        <w:pStyle w:val="147"/>
        <w:ind w:firstLine="0" w:firstLineChars="0"/>
        <w:rPr>
          <w:rFonts w:hAnsi="宋体"/>
          <w:szCs w:val="21"/>
        </w:rPr>
      </w:pPr>
      <w:r>
        <w:rPr>
          <w:rFonts w:hAnsi="宋体"/>
          <w:szCs w:val="21"/>
        </w:rPr>
        <w:t xml:space="preserve">       &lt;Signals Count=""&gt;</w:t>
      </w:r>
    </w:p>
    <w:p w14:paraId="435660F0">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4DD8010A">
      <w:pPr>
        <w:pStyle w:val="147"/>
        <w:ind w:firstLine="0" w:firstLineChars="0"/>
        <w:rPr>
          <w:rFonts w:hAnsi="宋体"/>
          <w:szCs w:val="21"/>
        </w:rPr>
      </w:pPr>
      <w:r>
        <w:rPr>
          <w:rFonts w:hAnsi="宋体"/>
          <w:szCs w:val="21"/>
        </w:rPr>
        <w:t xml:space="preserve">         &lt;Signal Type="" ID="" SignalName="" </w:t>
      </w:r>
      <w:r>
        <w:rPr>
          <w:szCs w:val="21"/>
        </w:rPr>
        <w:t>SignalNumber=</w:t>
      </w:r>
      <w:r>
        <w:rPr>
          <w:szCs w:val="18"/>
        </w:rPr>
        <w:t>""</w:t>
      </w:r>
      <w:r>
        <w:rPr>
          <w:szCs w:val="21"/>
        </w:rPr>
        <w:t xml:space="preserve"> </w:t>
      </w:r>
      <w:r>
        <w:rPr>
          <w:rFonts w:hAnsi="宋体"/>
          <w:szCs w:val="21"/>
        </w:rPr>
        <w:t>AlarmLevel="" Thresbhold="" NMAlarmID=""/&gt;</w:t>
      </w:r>
    </w:p>
    <w:p w14:paraId="7AF3AAF0">
      <w:pPr>
        <w:pStyle w:val="147"/>
        <w:ind w:firstLine="0" w:firstLineChars="0"/>
        <w:rPr>
          <w:rFonts w:hAnsi="宋体"/>
          <w:szCs w:val="21"/>
        </w:rPr>
      </w:pPr>
      <w:r>
        <w:rPr>
          <w:rFonts w:hAnsi="宋体"/>
          <w:szCs w:val="21"/>
        </w:rPr>
        <w:t xml:space="preserve">       &lt;/Signals&gt;</w:t>
      </w:r>
    </w:p>
    <w:p w14:paraId="1782CE87">
      <w:pPr>
        <w:pStyle w:val="147"/>
        <w:ind w:firstLine="0" w:firstLineChars="0"/>
        <w:rPr>
          <w:rFonts w:hAnsi="宋体"/>
          <w:szCs w:val="21"/>
        </w:rPr>
      </w:pPr>
      <w:r>
        <w:rPr>
          <w:rFonts w:hAnsi="宋体"/>
          <w:szCs w:val="21"/>
        </w:rPr>
        <w:t xml:space="preserve">     &lt;/Device&gt; </w:t>
      </w:r>
    </w:p>
    <w:p w14:paraId="0FB0EC38">
      <w:pPr>
        <w:pStyle w:val="147"/>
        <w:ind w:firstLine="0" w:firstLineChars="0"/>
        <w:rPr>
          <w:rFonts w:hAnsi="宋体"/>
          <w:szCs w:val="21"/>
        </w:rPr>
      </w:pPr>
      <w:r>
        <w:rPr>
          <w:rFonts w:hAnsi="宋体"/>
          <w:szCs w:val="21"/>
        </w:rPr>
        <w:t>&lt;/Devices&gt;</w:t>
      </w:r>
    </w:p>
    <w:p w14:paraId="5E5455AC">
      <w:pPr>
        <w:pStyle w:val="104"/>
        <w:keepNext/>
        <w:keepLines/>
        <w:widowControl w:val="0"/>
        <w:numPr>
          <w:ilvl w:val="1"/>
          <w:numId w:val="37"/>
        </w:numPr>
        <w:tabs>
          <w:tab w:val="left" w:pos="720"/>
        </w:tabs>
        <w:spacing w:before="260" w:after="260"/>
        <w:jc w:val="both"/>
        <w:outlineLvl w:val="2"/>
        <w:rPr>
          <w:rFonts w:ascii="Times New Roman" w:hAnsi="Times New Roman" w:eastAsia="黑体"/>
          <w:bCs/>
          <w:vanish/>
          <w:color w:val="000000"/>
          <w:kern w:val="2"/>
          <w:szCs w:val="21"/>
        </w:rPr>
      </w:pPr>
      <w:bookmarkStart w:id="199" w:name="_Toc476036533"/>
      <w:bookmarkEnd w:id="199"/>
      <w:bookmarkStart w:id="200" w:name="_Toc471397648"/>
      <w:bookmarkEnd w:id="200"/>
      <w:bookmarkStart w:id="201" w:name="_Toc493604669"/>
      <w:bookmarkEnd w:id="201"/>
      <w:bookmarkStart w:id="202" w:name="_Toc471397917"/>
      <w:bookmarkEnd w:id="202"/>
      <w:bookmarkStart w:id="203" w:name="_Toc452040533"/>
      <w:bookmarkEnd w:id="203"/>
      <w:bookmarkStart w:id="204" w:name="_Toc488227237"/>
      <w:bookmarkEnd w:id="204"/>
      <w:bookmarkStart w:id="205" w:name="_Toc455568146"/>
      <w:bookmarkEnd w:id="205"/>
      <w:bookmarkStart w:id="206" w:name="_Toc476036491"/>
      <w:bookmarkEnd w:id="206"/>
      <w:bookmarkStart w:id="207" w:name="_Toc452040852"/>
      <w:bookmarkEnd w:id="207"/>
      <w:bookmarkStart w:id="208" w:name="_Toc456278025"/>
      <w:bookmarkEnd w:id="208"/>
      <w:bookmarkStart w:id="209" w:name="_Toc488227278"/>
      <w:bookmarkEnd w:id="209"/>
      <w:bookmarkStart w:id="210" w:name="_Toc476036581"/>
      <w:bookmarkEnd w:id="210"/>
      <w:bookmarkStart w:id="211" w:name="_Toc455568098"/>
      <w:bookmarkEnd w:id="211"/>
      <w:bookmarkStart w:id="212" w:name="_Toc452036575"/>
      <w:bookmarkStart w:id="213" w:name="_Toc452036644"/>
    </w:p>
    <w:p w14:paraId="5E2497B5">
      <w:pPr>
        <w:pStyle w:val="4"/>
        <w:numPr>
          <w:ilvl w:val="2"/>
          <w:numId w:val="14"/>
        </w:numPr>
      </w:pPr>
      <w:bookmarkStart w:id="214" w:name="_Toc1676707137"/>
      <w:r>
        <w:rPr>
          <w:rFonts w:hint="eastAsia"/>
        </w:rPr>
        <w:t>获取监控图像文件</w:t>
      </w:r>
      <w:bookmarkEnd w:id="212"/>
      <w:bookmarkEnd w:id="213"/>
      <w:bookmarkEnd w:id="214"/>
    </w:p>
    <w:p w14:paraId="2E6142E5">
      <w:pPr>
        <w:pStyle w:val="147"/>
        <w:spacing w:line="360" w:lineRule="auto"/>
        <w:ind w:firstLine="480"/>
        <w:rPr>
          <w:sz w:val="24"/>
          <w:szCs w:val="24"/>
        </w:rPr>
      </w:pPr>
      <w:r>
        <w:rPr>
          <w:rFonts w:hint="eastAsia"/>
          <w:sz w:val="24"/>
          <w:szCs w:val="24"/>
        </w:rPr>
        <w:t>FSU存储的监控图像文件格式应为JPG、JPEG之一，每个图片文件的大小不应超过</w:t>
      </w:r>
      <w:r>
        <w:rPr>
          <w:sz w:val="24"/>
          <w:szCs w:val="24"/>
        </w:rPr>
        <w:t>1</w:t>
      </w:r>
      <w:r>
        <w:rPr>
          <w:rFonts w:hint="eastAsia"/>
          <w:sz w:val="24"/>
          <w:szCs w:val="24"/>
        </w:rPr>
        <w:t>M。</w:t>
      </w:r>
    </w:p>
    <w:p w14:paraId="07DF32C7">
      <w:pPr>
        <w:pStyle w:val="147"/>
        <w:spacing w:line="360" w:lineRule="auto"/>
        <w:ind w:firstLine="480"/>
        <w:rPr>
          <w:szCs w:val="24"/>
          <w:highlight w:val="yellow"/>
        </w:rPr>
      </w:pPr>
      <w:r>
        <w:rPr>
          <w:rFonts w:hint="eastAsia"/>
          <w:sz w:val="24"/>
          <w:szCs w:val="24"/>
        </w:rPr>
        <w:t>FSU应在根目录建立一级子目录\PIC\，用以存放监控图像文件，并将此子目录设置为FTP默认的用户目录，SC登录FTP后从此目录获取图像文件。FSU自行维护\PIC\目录下的文件数目和磁盘空间，当达到存储上限时，建议采用新文件覆盖最早文件的方式进行滚动更新。</w:t>
      </w:r>
    </w:p>
    <w:p w14:paraId="66C594CD">
      <w:pPr>
        <w:pStyle w:val="4"/>
        <w:numPr>
          <w:ilvl w:val="2"/>
          <w:numId w:val="14"/>
        </w:numPr>
      </w:pPr>
      <w:bookmarkStart w:id="215" w:name="_Toc452036576"/>
      <w:bookmarkStart w:id="216" w:name="_Toc1136435625"/>
      <w:bookmarkStart w:id="217" w:name="_Toc452036645"/>
      <w:r>
        <w:rPr>
          <w:rFonts w:hint="eastAsia"/>
        </w:rPr>
        <w:t>获取活动、历史告警同步文件</w:t>
      </w:r>
      <w:bookmarkEnd w:id="215"/>
      <w:bookmarkEnd w:id="216"/>
      <w:bookmarkEnd w:id="217"/>
    </w:p>
    <w:p w14:paraId="1EA82DFD">
      <w:pPr>
        <w:spacing w:line="360" w:lineRule="auto"/>
        <w:ind w:firstLine="566" w:firstLineChars="236"/>
        <w:rPr>
          <w:rFonts w:ascii="宋体"/>
        </w:rPr>
      </w:pPr>
      <w:r>
        <w:rPr>
          <w:rFonts w:hint="eastAsia" w:ascii="宋体"/>
        </w:rPr>
        <w:t>FSU</w:t>
      </w:r>
      <w:r>
        <w:rPr>
          <w:rFonts w:ascii="宋体"/>
        </w:rPr>
        <w:t>应每天</w:t>
      </w:r>
      <w:r>
        <w:rPr>
          <w:rFonts w:hint="eastAsia" w:ascii="宋体"/>
        </w:rPr>
        <w:t>0点0分0秒在根</w:t>
      </w:r>
      <w:r>
        <w:rPr>
          <w:rFonts w:ascii="宋体"/>
        </w:rPr>
        <w:t>目录</w:t>
      </w:r>
      <w:r>
        <w:rPr>
          <w:rFonts w:hint="eastAsia" w:ascii="宋体"/>
        </w:rPr>
        <w:t>建立</w:t>
      </w:r>
      <w:r>
        <w:rPr>
          <w:rFonts w:ascii="宋体"/>
        </w:rPr>
        <w:t>一级</w:t>
      </w:r>
      <w:r>
        <w:rPr>
          <w:rFonts w:hint="eastAsia" w:ascii="宋体"/>
        </w:rPr>
        <w:t>子目录\</w:t>
      </w:r>
      <w:r>
        <w:rPr>
          <w:rFonts w:ascii="宋体"/>
        </w:rPr>
        <w:t>Alarm\YYYYMMDD\</w:t>
      </w:r>
      <w:r>
        <w:rPr>
          <w:rFonts w:hint="eastAsia" w:ascii="宋体"/>
        </w:rPr>
        <w:t>，</w:t>
      </w:r>
      <w:r>
        <w:rPr>
          <w:rFonts w:ascii="宋体"/>
        </w:rPr>
        <w:t>用于存储告警信息（</w:t>
      </w:r>
      <w:r>
        <w:rPr>
          <w:rFonts w:hint="eastAsia" w:ascii="宋体"/>
        </w:rPr>
        <w:t>包括活动</w:t>
      </w:r>
      <w:r>
        <w:rPr>
          <w:rFonts w:ascii="宋体"/>
        </w:rPr>
        <w:t>和清除</w:t>
      </w:r>
      <w:r>
        <w:rPr>
          <w:rFonts w:hint="eastAsia" w:ascii="宋体"/>
        </w:rPr>
        <w:t>告警</w:t>
      </w:r>
      <w:r>
        <w:rPr>
          <w:rFonts w:ascii="宋体"/>
        </w:rPr>
        <w:t>）</w:t>
      </w:r>
      <w:r>
        <w:rPr>
          <w:rFonts w:hint="eastAsia" w:ascii="宋体"/>
        </w:rPr>
        <w:t>，YYYYMMDD</w:t>
      </w:r>
      <w:r>
        <w:rPr>
          <w:rFonts w:ascii="宋体"/>
        </w:rPr>
        <w:t>为四</w:t>
      </w:r>
      <w:r>
        <w:rPr>
          <w:rFonts w:hint="eastAsia" w:ascii="宋体"/>
        </w:rPr>
        <w:t>位</w:t>
      </w:r>
      <w:r>
        <w:rPr>
          <w:rFonts w:ascii="宋体"/>
        </w:rPr>
        <w:t>年、两位月、两位日，例如：</w:t>
      </w:r>
      <w:r>
        <w:rPr>
          <w:rFonts w:hint="eastAsia" w:ascii="宋体"/>
        </w:rPr>
        <w:t>20150102，并</w:t>
      </w:r>
      <w:r>
        <w:rPr>
          <w:rFonts w:ascii="宋体"/>
        </w:rPr>
        <w:t>在</w:t>
      </w:r>
      <w:r>
        <w:rPr>
          <w:rFonts w:hint="eastAsia" w:ascii="宋体"/>
        </w:rPr>
        <w:t>当天</w:t>
      </w:r>
      <w:r>
        <w:rPr>
          <w:rFonts w:ascii="宋体"/>
        </w:rPr>
        <w:t>文件夹下</w:t>
      </w:r>
      <w:r>
        <w:rPr>
          <w:rFonts w:hint="eastAsia" w:ascii="宋体"/>
        </w:rPr>
        <w:t>按</w:t>
      </w:r>
      <w:r>
        <w:rPr>
          <w:rFonts w:ascii="宋体"/>
        </w:rPr>
        <w:t>告警事件</w:t>
      </w:r>
      <w:r>
        <w:rPr>
          <w:rFonts w:hint="eastAsia" w:ascii="宋体"/>
        </w:rPr>
        <w:t>发生</w:t>
      </w:r>
      <w:r>
        <w:rPr>
          <w:rFonts w:ascii="宋体"/>
        </w:rPr>
        <w:t>顺序</w:t>
      </w:r>
      <w:r>
        <w:rPr>
          <w:rFonts w:hint="eastAsia" w:ascii="宋体"/>
        </w:rPr>
        <w:t>存入告警</w:t>
      </w:r>
      <w:r>
        <w:rPr>
          <w:rFonts w:ascii="宋体"/>
        </w:rPr>
        <w:t>文件</w:t>
      </w:r>
      <w:r>
        <w:rPr>
          <w:rFonts w:hint="eastAsia" w:ascii="宋体"/>
        </w:rPr>
        <w:t>，</w:t>
      </w:r>
      <w:r>
        <w:rPr>
          <w:rFonts w:ascii="宋体"/>
        </w:rPr>
        <w:t>告警文件格式：</w:t>
      </w:r>
      <w:r>
        <w:t>FSUID</w:t>
      </w:r>
      <w:r>
        <w:rPr>
          <w:rFonts w:ascii="宋体"/>
        </w:rPr>
        <w:t>_alarmXX.log</w:t>
      </w:r>
      <w:r>
        <w:rPr>
          <w:rFonts w:hint="eastAsia" w:ascii="宋体"/>
        </w:rPr>
        <w:t>，</w:t>
      </w:r>
      <w:r>
        <w:rPr>
          <w:rFonts w:ascii="宋体"/>
        </w:rPr>
        <w:t>XX代表序号，</w:t>
      </w:r>
      <w:r>
        <w:rPr>
          <w:rFonts w:hint="eastAsia" w:ascii="宋体"/>
        </w:rPr>
        <w:t>每个</w:t>
      </w:r>
      <w:r>
        <w:rPr>
          <w:rFonts w:ascii="宋体"/>
        </w:rPr>
        <w:t>文件</w:t>
      </w:r>
      <w:r>
        <w:rPr>
          <w:rFonts w:hint="eastAsia" w:ascii="宋体"/>
        </w:rPr>
        <w:t>大小</w:t>
      </w:r>
      <w:r>
        <w:rPr>
          <w:rFonts w:ascii="宋体"/>
        </w:rPr>
        <w:t>不超过</w:t>
      </w:r>
      <w:r>
        <w:rPr>
          <w:rFonts w:hint="eastAsia" w:ascii="宋体"/>
        </w:rPr>
        <w:t>1</w:t>
      </w:r>
      <w:r>
        <w:rPr>
          <w:rFonts w:ascii="宋体"/>
        </w:rPr>
        <w:t>MB。</w:t>
      </w:r>
    </w:p>
    <w:p w14:paraId="02D128F0">
      <w:pPr>
        <w:spacing w:line="360" w:lineRule="auto"/>
        <w:ind w:firstLine="566" w:firstLineChars="236"/>
        <w:rPr>
          <w:rFonts w:ascii="宋体"/>
        </w:rPr>
      </w:pPr>
      <w:r>
        <w:rPr>
          <w:rFonts w:hint="eastAsia" w:ascii="宋体"/>
        </w:rPr>
        <w:t>文件内容</w:t>
      </w:r>
      <w:r>
        <w:rPr>
          <w:rFonts w:ascii="宋体"/>
        </w:rPr>
        <w:t>格式如下：</w:t>
      </w:r>
      <w:r>
        <w:rPr>
          <w:rFonts w:ascii="宋体" w:hAnsi="宋体" w:cs="宋体"/>
          <w:i/>
        </w:rPr>
        <w:t>SerialNo|@ID|@DeviceID|@</w:t>
      </w:r>
      <w:r>
        <w:rPr>
          <w:i/>
        </w:rPr>
        <w:t xml:space="preserve"> </w:t>
      </w:r>
      <w:r>
        <w:rPr>
          <w:rFonts w:ascii="宋体" w:hAnsi="宋体" w:cs="宋体"/>
          <w:i/>
        </w:rPr>
        <w:t>NMAlarmID |@AlarmTime|@AlarmLevel|@AlarmFlag|@AlarmDesc|@</w:t>
      </w:r>
      <w:r>
        <w:rPr>
          <w:i/>
        </w:rPr>
        <w:t xml:space="preserve"> </w:t>
      </w:r>
      <w:r>
        <w:rPr>
          <w:rFonts w:ascii="宋体" w:hAnsi="宋体" w:cs="宋体"/>
          <w:i/>
        </w:rPr>
        <w:t>EventValue |@SignalNumber|@AlarmRemark\n\r</w:t>
      </w:r>
    </w:p>
    <w:p w14:paraId="2184ADAC">
      <w:pPr>
        <w:pStyle w:val="147"/>
        <w:spacing w:line="360" w:lineRule="auto"/>
        <w:ind w:firstLine="420"/>
        <w:rPr>
          <w:sz w:val="24"/>
          <w:szCs w:val="24"/>
        </w:rPr>
      </w:pPr>
      <w:r>
        <w:rPr>
          <w:rFonts w:hint="eastAsia"/>
        </w:rPr>
        <w:t>数据字段</w:t>
      </w:r>
      <w:r>
        <w:t>之间以|@</w:t>
      </w:r>
      <w:r>
        <w:rPr>
          <w:rFonts w:hint="eastAsia"/>
        </w:rPr>
        <w:t>字符</w:t>
      </w:r>
      <w:r>
        <w:t>进行分割，</w:t>
      </w:r>
      <w:r>
        <w:rPr>
          <w:rFonts w:hint="eastAsia"/>
        </w:rPr>
        <w:t>\n\r表示</w:t>
      </w:r>
      <w:r>
        <w:t>换行。</w:t>
      </w:r>
      <w:r>
        <w:rPr>
          <w:rFonts w:hint="eastAsia"/>
          <w:sz w:val="24"/>
          <w:szCs w:val="24"/>
        </w:rPr>
        <w:t>FSU自行维护\</w:t>
      </w:r>
      <w:r>
        <w:rPr>
          <w:sz w:val="24"/>
        </w:rPr>
        <w:t>Alarm</w:t>
      </w:r>
      <w:r>
        <w:rPr>
          <w:rFonts w:hint="eastAsia"/>
          <w:sz w:val="24"/>
          <w:szCs w:val="24"/>
        </w:rPr>
        <w:t>\目录下的文件夹数目和磁盘空间，当达到存储上限时，建议删除离</w:t>
      </w:r>
      <w:r>
        <w:rPr>
          <w:sz w:val="24"/>
          <w:szCs w:val="24"/>
        </w:rPr>
        <w:t>现在最</w:t>
      </w:r>
      <w:r>
        <w:rPr>
          <w:rFonts w:hint="eastAsia"/>
          <w:sz w:val="24"/>
          <w:szCs w:val="24"/>
        </w:rPr>
        <w:t>久</w:t>
      </w:r>
      <w:r>
        <w:rPr>
          <w:sz w:val="24"/>
          <w:szCs w:val="24"/>
        </w:rPr>
        <w:t>的文件夹</w:t>
      </w:r>
      <w:r>
        <w:rPr>
          <w:rFonts w:hint="eastAsia"/>
          <w:sz w:val="24"/>
          <w:szCs w:val="24"/>
        </w:rPr>
        <w:t>和</w:t>
      </w:r>
      <w:r>
        <w:rPr>
          <w:sz w:val="24"/>
          <w:szCs w:val="24"/>
        </w:rPr>
        <w:t>文件</w:t>
      </w:r>
      <w:r>
        <w:rPr>
          <w:rFonts w:hint="eastAsia"/>
          <w:sz w:val="24"/>
          <w:szCs w:val="24"/>
        </w:rPr>
        <w:t>。</w:t>
      </w:r>
    </w:p>
    <w:p w14:paraId="409A7909">
      <w:pPr>
        <w:pStyle w:val="147"/>
        <w:spacing w:line="360" w:lineRule="auto"/>
        <w:ind w:firstLine="420"/>
        <w:rPr>
          <w:rFonts w:hint="eastAsia"/>
          <w:szCs w:val="24"/>
          <w:highlight w:val="yellow"/>
        </w:rPr>
      </w:pPr>
    </w:p>
    <w:p w14:paraId="0AD9EE8F">
      <w:pPr>
        <w:pStyle w:val="4"/>
        <w:numPr>
          <w:ilvl w:val="2"/>
          <w:numId w:val="14"/>
        </w:numPr>
      </w:pPr>
      <w:bookmarkStart w:id="218" w:name="_Toc353992957"/>
      <w:bookmarkStart w:id="219" w:name="_Toc452036646"/>
      <w:bookmarkStart w:id="220" w:name="_Toc452036577"/>
      <w:r>
        <w:rPr>
          <w:rFonts w:hint="eastAsia"/>
        </w:rPr>
        <w:t>上传FSU相关文件</w:t>
      </w:r>
      <w:bookmarkEnd w:id="218"/>
      <w:bookmarkEnd w:id="219"/>
      <w:bookmarkEnd w:id="220"/>
    </w:p>
    <w:p w14:paraId="78154056">
      <w:pPr>
        <w:pStyle w:val="147"/>
        <w:spacing w:line="360" w:lineRule="auto"/>
        <w:ind w:firstLine="480"/>
        <w:rPr>
          <w:sz w:val="24"/>
          <w:szCs w:val="24"/>
        </w:rPr>
      </w:pPr>
      <w:r>
        <w:rPr>
          <w:rFonts w:hint="eastAsia"/>
          <w:sz w:val="24"/>
          <w:szCs w:val="24"/>
        </w:rPr>
        <w:t>FSU应该</w:t>
      </w:r>
      <w:r>
        <w:rPr>
          <w:sz w:val="24"/>
          <w:szCs w:val="24"/>
        </w:rPr>
        <w:t>在根目录建立一级子目录</w:t>
      </w:r>
      <w:r>
        <w:rPr>
          <w:rFonts w:hint="eastAsia"/>
          <w:sz w:val="24"/>
          <w:szCs w:val="24"/>
        </w:rPr>
        <w:t>\upgrade\，</w:t>
      </w:r>
      <w:r>
        <w:rPr>
          <w:sz w:val="24"/>
          <w:szCs w:val="24"/>
        </w:rPr>
        <w:t>用于存放</w:t>
      </w:r>
      <w:r>
        <w:rPr>
          <w:rFonts w:hint="eastAsia"/>
          <w:sz w:val="24"/>
          <w:szCs w:val="24"/>
        </w:rPr>
        <w:t>FSU升级</w:t>
      </w:r>
      <w:r>
        <w:rPr>
          <w:sz w:val="24"/>
          <w:szCs w:val="24"/>
        </w:rPr>
        <w:t>文件</w:t>
      </w:r>
      <w:r>
        <w:rPr>
          <w:rFonts w:hint="eastAsia"/>
          <w:sz w:val="24"/>
          <w:szCs w:val="24"/>
        </w:rPr>
        <w:t>，升级</w:t>
      </w:r>
      <w:r>
        <w:rPr>
          <w:sz w:val="24"/>
          <w:szCs w:val="24"/>
        </w:rPr>
        <w:t>文件包括</w:t>
      </w:r>
      <w:r>
        <w:rPr>
          <w:rFonts w:hint="eastAsia"/>
          <w:sz w:val="24"/>
          <w:szCs w:val="24"/>
        </w:rPr>
        <w:t>并</w:t>
      </w:r>
      <w:r>
        <w:rPr>
          <w:sz w:val="24"/>
          <w:szCs w:val="24"/>
        </w:rPr>
        <w:t>不限于</w:t>
      </w:r>
      <w:r>
        <w:rPr>
          <w:rFonts w:hint="eastAsia"/>
          <w:sz w:val="24"/>
          <w:szCs w:val="24"/>
        </w:rPr>
        <w:t>动环</w:t>
      </w:r>
      <w:r>
        <w:rPr>
          <w:sz w:val="24"/>
          <w:szCs w:val="24"/>
        </w:rPr>
        <w:t>设备</w:t>
      </w:r>
      <w:r>
        <w:rPr>
          <w:rFonts w:hint="eastAsia"/>
          <w:sz w:val="24"/>
          <w:szCs w:val="24"/>
        </w:rPr>
        <w:t>采集</w:t>
      </w:r>
      <w:r>
        <w:rPr>
          <w:sz w:val="24"/>
          <w:szCs w:val="24"/>
        </w:rPr>
        <w:t>解析规则文件、FSU配置文件等。文件</w:t>
      </w:r>
      <w:r>
        <w:rPr>
          <w:rFonts w:hint="eastAsia"/>
          <w:sz w:val="24"/>
          <w:szCs w:val="24"/>
        </w:rPr>
        <w:t>上传</w:t>
      </w:r>
      <w:r>
        <w:rPr>
          <w:sz w:val="24"/>
          <w:szCs w:val="24"/>
        </w:rPr>
        <w:t>成功后，调用重启FSU完成FSU设备的升级。</w:t>
      </w:r>
    </w:p>
    <w:p w14:paraId="43C07ACC">
      <w:pPr>
        <w:pStyle w:val="4"/>
        <w:numPr>
          <w:ilvl w:val="2"/>
          <w:numId w:val="14"/>
        </w:numPr>
        <w:rPr>
          <w:szCs w:val="24"/>
        </w:rPr>
      </w:pPr>
      <w:bookmarkStart w:id="221" w:name="_Toc1029926109"/>
      <w:r>
        <w:rPr>
          <w:rFonts w:hint="eastAsia"/>
          <w:szCs w:val="24"/>
        </w:rPr>
        <w:t>获取</w:t>
      </w:r>
      <w:r>
        <w:rPr>
          <w:szCs w:val="24"/>
        </w:rPr>
        <w:t>监控点性能数据文件</w:t>
      </w:r>
      <w:bookmarkEnd w:id="221"/>
    </w:p>
    <w:p w14:paraId="5B98125F">
      <w:pPr>
        <w:spacing w:line="360" w:lineRule="auto"/>
        <w:ind w:firstLine="480" w:firstLineChars="200"/>
      </w:pPr>
      <w:r>
        <w:rPr>
          <w:rFonts w:hint="eastAsia"/>
        </w:rPr>
        <w:t>FSU</w:t>
      </w:r>
      <w:r>
        <w:t>在根目录建立一级子目录</w:t>
      </w:r>
      <w:r>
        <w:rPr>
          <w:rFonts w:hint="eastAsia"/>
        </w:rPr>
        <w:t>\</w:t>
      </w:r>
      <w:r>
        <w:t>Measurement</w:t>
      </w:r>
      <w:r>
        <w:rPr>
          <w:rFonts w:hint="eastAsia"/>
        </w:rPr>
        <w:t xml:space="preserve"> \，</w:t>
      </w:r>
      <w:r>
        <w:t>用于存放</w:t>
      </w:r>
      <w:r>
        <w:rPr>
          <w:rFonts w:hint="eastAsia"/>
        </w:rPr>
        <w:t>FSU</w:t>
      </w:r>
      <w:r>
        <w:t>管理范围内全部监控点的</w:t>
      </w:r>
      <w:r>
        <w:rPr>
          <w:rFonts w:hint="eastAsia"/>
        </w:rPr>
        <w:t>历史</w:t>
      </w:r>
      <w:r>
        <w:t>性能数据</w:t>
      </w:r>
      <w:r>
        <w:rPr>
          <w:rFonts w:hint="eastAsia"/>
        </w:rPr>
        <w:t>，要求FSU按照</w:t>
      </w:r>
      <w:r>
        <w:t>既定的</w:t>
      </w:r>
      <w:r>
        <w:rPr>
          <w:rFonts w:hint="eastAsia"/>
        </w:rPr>
        <w:t>存储</w:t>
      </w:r>
      <w:r>
        <w:t>规则生成</w:t>
      </w:r>
      <w:r>
        <w:rPr>
          <w:rFonts w:hint="eastAsia"/>
        </w:rPr>
        <w:t>所有监控</w:t>
      </w:r>
      <w:r>
        <w:t>点</w:t>
      </w:r>
      <w:r>
        <w:rPr>
          <w:rFonts w:hint="eastAsia"/>
        </w:rPr>
        <w:t>的性能</w:t>
      </w:r>
      <w:r>
        <w:t>数据文件，SC周期</w:t>
      </w:r>
      <w:r>
        <w:rPr>
          <w:rFonts w:hint="eastAsia"/>
        </w:rPr>
        <w:t>获取增量</w:t>
      </w:r>
      <w:r>
        <w:t>历史性能数据文件，要求</w:t>
      </w:r>
      <w:r>
        <w:rPr>
          <w:rFonts w:hint="eastAsia"/>
        </w:rPr>
        <w:t>该</w:t>
      </w:r>
      <w:r>
        <w:t>文件格式为csv</w:t>
      </w:r>
      <w:r>
        <w:rPr>
          <w:rFonts w:hint="eastAsia"/>
        </w:rPr>
        <w:t>，文件命名要求</w:t>
      </w:r>
      <w:r>
        <w:t>为</w:t>
      </w:r>
      <w:r>
        <w:rPr>
          <w:rFonts w:hint="eastAsia"/>
        </w:rPr>
        <w:t>PM</w:t>
      </w:r>
      <w:r>
        <w:t>_FSUID_YYYYMMDDHHmm.csv</w:t>
      </w:r>
      <w:r>
        <w:rPr>
          <w:rFonts w:hint="eastAsia"/>
        </w:rPr>
        <w:t>，其中FSUID遵循</w:t>
      </w:r>
      <w:r>
        <w:t>《</w:t>
      </w:r>
      <w:r>
        <w:rPr>
          <w:rFonts w:hint="eastAsia"/>
        </w:rPr>
        <w:t>中国移动动环命名及编码指导意见</w:t>
      </w:r>
      <w:r>
        <w:t>》</w:t>
      </w:r>
      <w:r>
        <w:rPr>
          <w:rFonts w:hint="eastAsia"/>
        </w:rPr>
        <w:t>中</w:t>
      </w:r>
      <w:r>
        <w:t>相关要求</w:t>
      </w:r>
      <w:r>
        <w:rPr>
          <w:rFonts w:hint="eastAsia"/>
        </w:rPr>
        <w:t>；YYYYMMDD</w:t>
      </w:r>
      <w:r>
        <w:t>HHmm</w:t>
      </w:r>
      <w:r>
        <w:rPr>
          <w:rFonts w:hint="eastAsia"/>
        </w:rPr>
        <w:t>指该性能</w:t>
      </w:r>
      <w:r>
        <w:t>数据文件生成时间，</w:t>
      </w:r>
      <w:r>
        <w:rPr>
          <w:rFonts w:hint="eastAsia"/>
        </w:rPr>
        <w:t>其中YYYY</w:t>
      </w:r>
      <w:r>
        <w:t>代表四</w:t>
      </w:r>
      <w:r>
        <w:rPr>
          <w:rFonts w:hint="eastAsia"/>
        </w:rPr>
        <w:t>位</w:t>
      </w:r>
      <w:r>
        <w:t>年</w:t>
      </w:r>
      <w:r>
        <w:rPr>
          <w:rFonts w:hint="eastAsia"/>
        </w:rPr>
        <w:t>，</w:t>
      </w:r>
      <w:r>
        <w:t>MM代表两位月</w:t>
      </w:r>
      <w:r>
        <w:rPr>
          <w:rFonts w:hint="eastAsia"/>
        </w:rPr>
        <w:t>，</w:t>
      </w:r>
      <w:r>
        <w:t>DD代表两位日</w:t>
      </w:r>
      <w:r>
        <w:rPr>
          <w:rFonts w:hint="eastAsia"/>
        </w:rPr>
        <w:t>，HH</w:t>
      </w:r>
      <w:r>
        <w:t>代表两位小时</w:t>
      </w:r>
      <w:r>
        <w:rPr>
          <w:rFonts w:hint="eastAsia"/>
        </w:rPr>
        <w:t>，</w:t>
      </w:r>
      <w:r>
        <w:t>mm代表两位分钟</w:t>
      </w:r>
      <w:r>
        <w:rPr>
          <w:rFonts w:hint="eastAsia"/>
        </w:rPr>
        <w:t>。监控</w:t>
      </w:r>
      <w:r>
        <w:t>点历史性能</w:t>
      </w:r>
      <w:r>
        <w:rPr>
          <w:rFonts w:hint="eastAsia"/>
        </w:rPr>
        <w:t>数据</w:t>
      </w:r>
      <w:r>
        <w:t>文件</w:t>
      </w:r>
      <w:r>
        <w:rPr>
          <w:rFonts w:hint="eastAsia"/>
        </w:rPr>
        <w:t>中应</w:t>
      </w:r>
      <w:r>
        <w:t>至少包含</w:t>
      </w:r>
      <w:r>
        <w:rPr>
          <w:rFonts w:hint="eastAsia"/>
        </w:rPr>
        <w:t>以下信息</w:t>
      </w:r>
      <w:r>
        <w:t xml:space="preserve">： </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
        <w:gridCol w:w="592"/>
        <w:gridCol w:w="2364"/>
        <w:gridCol w:w="1056"/>
        <w:gridCol w:w="582"/>
        <w:gridCol w:w="1551"/>
        <w:gridCol w:w="556"/>
        <w:gridCol w:w="960"/>
        <w:gridCol w:w="582"/>
      </w:tblGrid>
      <w:tr w14:paraId="205A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shd w:val="clear" w:color="auto" w:fill="D9D9D9"/>
            <w:noWrap w:val="0"/>
            <w:vAlign w:val="top"/>
          </w:tcPr>
          <w:p w14:paraId="3316B3E2">
            <w:pPr>
              <w:widowControl w:val="0"/>
              <w:jc w:val="both"/>
              <w:rPr>
                <w:sz w:val="21"/>
              </w:rPr>
            </w:pPr>
            <w:r>
              <w:rPr>
                <w:rFonts w:hint="eastAsia"/>
                <w:sz w:val="21"/>
              </w:rPr>
              <w:t>属性</w:t>
            </w:r>
            <w:r>
              <w:rPr>
                <w:sz w:val="21"/>
              </w:rPr>
              <w:t>名</w:t>
            </w:r>
          </w:p>
        </w:tc>
        <w:tc>
          <w:tcPr>
            <w:tcW w:w="834" w:type="dxa"/>
            <w:noWrap w:val="0"/>
            <w:vAlign w:val="top"/>
          </w:tcPr>
          <w:p w14:paraId="33CC8F40">
            <w:pPr>
              <w:widowControl w:val="0"/>
              <w:jc w:val="both"/>
              <w:rPr>
                <w:sz w:val="21"/>
              </w:rPr>
            </w:pPr>
            <w:r>
              <w:rPr>
                <w:rFonts w:hint="eastAsia"/>
                <w:sz w:val="21"/>
              </w:rPr>
              <w:t>序号</w:t>
            </w:r>
          </w:p>
        </w:tc>
        <w:tc>
          <w:tcPr>
            <w:tcW w:w="1864" w:type="dxa"/>
            <w:noWrap w:val="0"/>
            <w:vAlign w:val="top"/>
          </w:tcPr>
          <w:p w14:paraId="104FA4AC">
            <w:pPr>
              <w:widowControl w:val="0"/>
              <w:jc w:val="both"/>
              <w:rPr>
                <w:sz w:val="21"/>
              </w:rPr>
            </w:pPr>
            <w:bookmarkStart w:id="222" w:name="OLE_LINK1"/>
            <w:bookmarkStart w:id="223" w:name="OLE_LINK2"/>
            <w:r>
              <w:rPr>
                <w:rFonts w:hint="eastAsia"/>
                <w:sz w:val="21"/>
              </w:rPr>
              <w:t>性能</w:t>
            </w:r>
            <w:r>
              <w:rPr>
                <w:sz w:val="21"/>
              </w:rPr>
              <w:t>数据</w:t>
            </w:r>
            <w:r>
              <w:rPr>
                <w:rFonts w:hint="eastAsia"/>
                <w:sz w:val="21"/>
              </w:rPr>
              <w:t>采集时间</w:t>
            </w:r>
            <w:bookmarkEnd w:id="222"/>
            <w:bookmarkEnd w:id="223"/>
          </w:p>
        </w:tc>
        <w:tc>
          <w:tcPr>
            <w:tcW w:w="1029" w:type="dxa"/>
            <w:noWrap w:val="0"/>
            <w:vAlign w:val="top"/>
          </w:tcPr>
          <w:p w14:paraId="72160F6A">
            <w:pPr>
              <w:widowControl w:val="0"/>
              <w:jc w:val="both"/>
              <w:rPr>
                <w:sz w:val="21"/>
              </w:rPr>
            </w:pPr>
            <w:r>
              <w:rPr>
                <w:rFonts w:hint="eastAsia"/>
                <w:sz w:val="21"/>
              </w:rPr>
              <w:t>Device</w:t>
            </w:r>
            <w:r>
              <w:rPr>
                <w:sz w:val="21"/>
              </w:rPr>
              <w:t>ID</w:t>
            </w:r>
          </w:p>
        </w:tc>
        <w:tc>
          <w:tcPr>
            <w:tcW w:w="810" w:type="dxa"/>
            <w:noWrap w:val="0"/>
            <w:vAlign w:val="top"/>
          </w:tcPr>
          <w:p w14:paraId="15194457">
            <w:pPr>
              <w:widowControl w:val="0"/>
              <w:jc w:val="both"/>
              <w:rPr>
                <w:sz w:val="21"/>
              </w:rPr>
            </w:pPr>
            <w:r>
              <w:rPr>
                <w:rFonts w:hint="eastAsia"/>
                <w:sz w:val="21"/>
              </w:rPr>
              <w:t>监控</w:t>
            </w:r>
            <w:r>
              <w:rPr>
                <w:sz w:val="21"/>
              </w:rPr>
              <w:t>点ID</w:t>
            </w:r>
          </w:p>
        </w:tc>
        <w:tc>
          <w:tcPr>
            <w:tcW w:w="697" w:type="dxa"/>
            <w:noWrap w:val="0"/>
            <w:vAlign w:val="top"/>
          </w:tcPr>
          <w:p w14:paraId="3E76D5F0">
            <w:pPr>
              <w:widowControl w:val="0"/>
              <w:jc w:val="both"/>
              <w:rPr>
                <w:sz w:val="21"/>
              </w:rPr>
            </w:pPr>
            <w:r>
              <w:rPr>
                <w:rFonts w:hint="eastAsia"/>
                <w:sz w:val="21"/>
                <w:szCs w:val="21"/>
              </w:rPr>
              <w:t>S</w:t>
            </w:r>
            <w:r>
              <w:rPr>
                <w:sz w:val="21"/>
                <w:szCs w:val="21"/>
              </w:rPr>
              <w:t>ignalNumber</w:t>
            </w:r>
          </w:p>
        </w:tc>
        <w:tc>
          <w:tcPr>
            <w:tcW w:w="747" w:type="dxa"/>
            <w:noWrap w:val="0"/>
            <w:vAlign w:val="top"/>
          </w:tcPr>
          <w:p w14:paraId="3DEF8B92">
            <w:pPr>
              <w:widowControl w:val="0"/>
              <w:jc w:val="both"/>
              <w:rPr>
                <w:sz w:val="21"/>
              </w:rPr>
            </w:pPr>
            <w:r>
              <w:rPr>
                <w:rFonts w:hint="eastAsia"/>
                <w:sz w:val="21"/>
              </w:rPr>
              <w:t>监控</w:t>
            </w:r>
            <w:r>
              <w:rPr>
                <w:sz w:val="21"/>
              </w:rPr>
              <w:t>点描述</w:t>
            </w:r>
          </w:p>
        </w:tc>
        <w:tc>
          <w:tcPr>
            <w:tcW w:w="1053" w:type="dxa"/>
            <w:noWrap w:val="0"/>
            <w:vAlign w:val="top"/>
          </w:tcPr>
          <w:p w14:paraId="039CC612">
            <w:pPr>
              <w:widowControl w:val="0"/>
              <w:jc w:val="both"/>
              <w:rPr>
                <w:sz w:val="21"/>
              </w:rPr>
            </w:pPr>
            <w:r>
              <w:rPr>
                <w:rFonts w:hint="eastAsia"/>
                <w:sz w:val="21"/>
              </w:rPr>
              <w:t>监控</w:t>
            </w:r>
            <w:r>
              <w:rPr>
                <w:sz w:val="21"/>
              </w:rPr>
              <w:t>点数据类型</w:t>
            </w:r>
          </w:p>
        </w:tc>
        <w:tc>
          <w:tcPr>
            <w:tcW w:w="810" w:type="dxa"/>
            <w:noWrap w:val="0"/>
            <w:vAlign w:val="top"/>
          </w:tcPr>
          <w:p w14:paraId="25DAE6C4">
            <w:pPr>
              <w:widowControl w:val="0"/>
              <w:jc w:val="both"/>
              <w:rPr>
                <w:sz w:val="21"/>
              </w:rPr>
            </w:pPr>
            <w:r>
              <w:rPr>
                <w:rFonts w:hint="eastAsia"/>
                <w:sz w:val="21"/>
              </w:rPr>
              <w:t>监控点数据测量</w:t>
            </w:r>
            <w:r>
              <w:rPr>
                <w:sz w:val="21"/>
              </w:rPr>
              <w:t>值</w:t>
            </w:r>
          </w:p>
        </w:tc>
      </w:tr>
      <w:tr w14:paraId="02DC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dxa"/>
            <w:shd w:val="clear" w:color="auto" w:fill="D9D9D9"/>
            <w:noWrap w:val="0"/>
            <w:vAlign w:val="top"/>
          </w:tcPr>
          <w:p w14:paraId="2813A92D">
            <w:pPr>
              <w:widowControl w:val="0"/>
              <w:jc w:val="both"/>
              <w:rPr>
                <w:sz w:val="21"/>
              </w:rPr>
            </w:pPr>
            <w:r>
              <w:rPr>
                <w:rFonts w:hint="eastAsia"/>
                <w:sz w:val="21"/>
              </w:rPr>
              <w:t>属性数据</w:t>
            </w:r>
            <w:r>
              <w:rPr>
                <w:sz w:val="21"/>
              </w:rPr>
              <w:t>类型</w:t>
            </w:r>
          </w:p>
        </w:tc>
        <w:tc>
          <w:tcPr>
            <w:tcW w:w="834" w:type="dxa"/>
            <w:noWrap w:val="0"/>
            <w:vAlign w:val="top"/>
          </w:tcPr>
          <w:p w14:paraId="0F53ECF2">
            <w:pPr>
              <w:widowControl w:val="0"/>
              <w:jc w:val="both"/>
              <w:rPr>
                <w:sz w:val="21"/>
              </w:rPr>
            </w:pPr>
            <w:r>
              <w:rPr>
                <w:rFonts w:hint="eastAsia"/>
                <w:sz w:val="21"/>
              </w:rPr>
              <w:t>整型</w:t>
            </w:r>
          </w:p>
        </w:tc>
        <w:tc>
          <w:tcPr>
            <w:tcW w:w="1864" w:type="dxa"/>
            <w:noWrap w:val="0"/>
            <w:vAlign w:val="top"/>
          </w:tcPr>
          <w:p w14:paraId="074321E1">
            <w:pPr>
              <w:widowControl w:val="0"/>
              <w:jc w:val="both"/>
              <w:rPr>
                <w:sz w:val="21"/>
              </w:rPr>
            </w:pPr>
            <w:r>
              <w:rPr>
                <w:rFonts w:hint="eastAsia"/>
                <w:sz w:val="21"/>
              </w:rPr>
              <w:t>字符串</w:t>
            </w:r>
            <w:r>
              <w:rPr>
                <w:sz w:val="21"/>
              </w:rPr>
              <w:t>，</w:t>
            </w:r>
            <w:r>
              <w:rPr>
                <w:rFonts w:hint="eastAsia"/>
                <w:sz w:val="21"/>
              </w:rPr>
              <w:t>采用</w:t>
            </w:r>
            <w:r>
              <w:rPr>
                <w:sz w:val="21"/>
              </w:rPr>
              <w:t>YYYYMMDDHHMMSS</w:t>
            </w:r>
            <w:r>
              <w:rPr>
                <w:rFonts w:hint="eastAsia"/>
                <w:sz w:val="21"/>
              </w:rPr>
              <w:t>的</w:t>
            </w:r>
            <w:r>
              <w:rPr>
                <w:sz w:val="21"/>
              </w:rPr>
              <w:t>格式，</w:t>
            </w:r>
            <w:r>
              <w:rPr>
                <w:rFonts w:hint="eastAsia"/>
                <w:sz w:val="21"/>
              </w:rPr>
              <w:t>分别</w:t>
            </w:r>
            <w:r>
              <w:rPr>
                <w:sz w:val="21"/>
              </w:rPr>
              <w:t>代表</w:t>
            </w:r>
            <w:r>
              <w:rPr>
                <w:rFonts w:ascii="宋体"/>
                <w:sz w:val="21"/>
              </w:rPr>
              <w:t>四</w:t>
            </w:r>
            <w:r>
              <w:rPr>
                <w:rFonts w:hint="eastAsia" w:ascii="宋体"/>
                <w:sz w:val="21"/>
              </w:rPr>
              <w:t>位</w:t>
            </w:r>
            <w:r>
              <w:rPr>
                <w:rFonts w:ascii="宋体"/>
                <w:sz w:val="21"/>
              </w:rPr>
              <w:t>年、两位月、两位日</w:t>
            </w:r>
            <w:r>
              <w:rPr>
                <w:rFonts w:hint="eastAsia" w:ascii="宋体"/>
                <w:sz w:val="21"/>
              </w:rPr>
              <w:t>、</w:t>
            </w:r>
            <w:r>
              <w:rPr>
                <w:rFonts w:ascii="宋体"/>
                <w:sz w:val="21"/>
              </w:rPr>
              <w:t>两位小时</w:t>
            </w:r>
            <w:r>
              <w:rPr>
                <w:rFonts w:hint="eastAsia" w:ascii="宋体"/>
                <w:sz w:val="21"/>
              </w:rPr>
              <w:t>（24小时</w:t>
            </w:r>
            <w:r>
              <w:rPr>
                <w:rFonts w:ascii="宋体"/>
                <w:sz w:val="21"/>
              </w:rPr>
              <w:t>制</w:t>
            </w:r>
            <w:r>
              <w:rPr>
                <w:rFonts w:hint="eastAsia" w:ascii="宋体"/>
                <w:sz w:val="21"/>
              </w:rPr>
              <w:t>）、</w:t>
            </w:r>
            <w:r>
              <w:rPr>
                <w:rFonts w:ascii="宋体"/>
                <w:sz w:val="21"/>
              </w:rPr>
              <w:t>两位分钟</w:t>
            </w:r>
            <w:r>
              <w:rPr>
                <w:rFonts w:hint="eastAsia" w:ascii="宋体"/>
                <w:sz w:val="21"/>
              </w:rPr>
              <w:t>和</w:t>
            </w:r>
            <w:r>
              <w:rPr>
                <w:rFonts w:ascii="宋体"/>
                <w:sz w:val="21"/>
              </w:rPr>
              <w:t>两位秒</w:t>
            </w:r>
          </w:p>
        </w:tc>
        <w:tc>
          <w:tcPr>
            <w:tcW w:w="1029" w:type="dxa"/>
            <w:noWrap w:val="0"/>
            <w:vAlign w:val="top"/>
          </w:tcPr>
          <w:p w14:paraId="51C26CFE">
            <w:pPr>
              <w:widowControl w:val="0"/>
              <w:jc w:val="both"/>
              <w:rPr>
                <w:sz w:val="21"/>
              </w:rPr>
            </w:pPr>
            <w:r>
              <w:rPr>
                <w:rFonts w:hint="eastAsia"/>
                <w:sz w:val="21"/>
              </w:rPr>
              <w:t>字符串</w:t>
            </w:r>
          </w:p>
        </w:tc>
        <w:tc>
          <w:tcPr>
            <w:tcW w:w="810" w:type="dxa"/>
            <w:noWrap w:val="0"/>
            <w:vAlign w:val="top"/>
          </w:tcPr>
          <w:p w14:paraId="4F616E08">
            <w:pPr>
              <w:widowControl w:val="0"/>
              <w:jc w:val="both"/>
              <w:rPr>
                <w:sz w:val="21"/>
              </w:rPr>
            </w:pPr>
            <w:r>
              <w:rPr>
                <w:rFonts w:hint="eastAsia"/>
                <w:sz w:val="21"/>
              </w:rPr>
              <w:t>字符串</w:t>
            </w:r>
          </w:p>
        </w:tc>
        <w:tc>
          <w:tcPr>
            <w:tcW w:w="697" w:type="dxa"/>
            <w:noWrap w:val="0"/>
            <w:vAlign w:val="top"/>
          </w:tcPr>
          <w:p w14:paraId="0AE982B6">
            <w:pPr>
              <w:widowControl w:val="0"/>
              <w:jc w:val="both"/>
              <w:rPr>
                <w:sz w:val="21"/>
              </w:rPr>
            </w:pPr>
            <w:r>
              <w:rPr>
                <w:rFonts w:hint="eastAsia"/>
                <w:sz w:val="21"/>
              </w:rPr>
              <w:t>字符串</w:t>
            </w:r>
          </w:p>
        </w:tc>
        <w:tc>
          <w:tcPr>
            <w:tcW w:w="747" w:type="dxa"/>
            <w:noWrap w:val="0"/>
            <w:vAlign w:val="top"/>
          </w:tcPr>
          <w:p w14:paraId="4FE3C0B4">
            <w:pPr>
              <w:widowControl w:val="0"/>
              <w:jc w:val="both"/>
              <w:rPr>
                <w:sz w:val="21"/>
              </w:rPr>
            </w:pPr>
            <w:r>
              <w:rPr>
                <w:rFonts w:hint="eastAsia"/>
                <w:sz w:val="21"/>
              </w:rPr>
              <w:t>字符串</w:t>
            </w:r>
          </w:p>
        </w:tc>
        <w:tc>
          <w:tcPr>
            <w:tcW w:w="1053" w:type="dxa"/>
            <w:noWrap w:val="0"/>
            <w:vAlign w:val="top"/>
          </w:tcPr>
          <w:p w14:paraId="5B04639B">
            <w:pPr>
              <w:widowControl w:val="0"/>
              <w:jc w:val="both"/>
              <w:rPr>
                <w:sz w:val="21"/>
              </w:rPr>
            </w:pPr>
            <w:r>
              <w:rPr>
                <w:rFonts w:hint="eastAsia"/>
                <w:sz w:val="21"/>
              </w:rPr>
              <w:t>枚举型，取值</w:t>
            </w:r>
            <w:r>
              <w:rPr>
                <w:sz w:val="21"/>
              </w:rPr>
              <w:t>范围</w:t>
            </w:r>
            <w:r>
              <w:rPr>
                <w:rFonts w:hint="eastAsia"/>
                <w:sz w:val="21"/>
              </w:rPr>
              <w:t>为{AI（遥测信号）,DI（遥信信号）}</w:t>
            </w:r>
          </w:p>
        </w:tc>
        <w:tc>
          <w:tcPr>
            <w:tcW w:w="810" w:type="dxa"/>
            <w:noWrap w:val="0"/>
            <w:vAlign w:val="top"/>
          </w:tcPr>
          <w:p w14:paraId="1DA05217">
            <w:pPr>
              <w:widowControl w:val="0"/>
              <w:jc w:val="both"/>
              <w:rPr>
                <w:sz w:val="21"/>
              </w:rPr>
            </w:pPr>
            <w:r>
              <w:rPr>
                <w:rFonts w:hint="eastAsia"/>
                <w:sz w:val="21"/>
              </w:rPr>
              <w:t>浮点型/枚举型</w:t>
            </w:r>
          </w:p>
        </w:tc>
      </w:tr>
    </w:tbl>
    <w:p w14:paraId="36EE6BB5">
      <w:pPr>
        <w:spacing w:line="360" w:lineRule="auto"/>
        <w:ind w:firstLine="480" w:firstLineChars="200"/>
      </w:pPr>
      <w:r>
        <w:rPr>
          <w:rFonts w:hint="eastAsia"/>
        </w:rPr>
        <w:t>如果由于</w:t>
      </w:r>
      <w:r>
        <w:t>网络问题造成B接口</w:t>
      </w:r>
      <w:r>
        <w:rPr>
          <w:rFonts w:hint="eastAsia"/>
        </w:rPr>
        <w:t>中断，</w:t>
      </w:r>
      <w:r>
        <w:t>当网络恢复</w:t>
      </w:r>
      <w:r>
        <w:rPr>
          <w:rFonts w:hint="eastAsia"/>
        </w:rPr>
        <w:t>连接</w:t>
      </w:r>
      <w:r>
        <w:t>后</w:t>
      </w:r>
      <w:r>
        <w:rPr>
          <w:rFonts w:hint="eastAsia"/>
        </w:rPr>
        <w:t>，</w:t>
      </w:r>
      <w:r>
        <w:t>SC通过</w:t>
      </w:r>
      <w:r>
        <w:rPr>
          <w:rFonts w:hint="eastAsia"/>
        </w:rPr>
        <w:t>FTP方式补采中断</w:t>
      </w:r>
      <w:r>
        <w:t>期间产生的历史性能数据文件</w:t>
      </w:r>
      <w:r>
        <w:rPr>
          <w:rFonts w:hint="eastAsia"/>
        </w:rPr>
        <w:t>，</w:t>
      </w:r>
      <w:r>
        <w:t>并且要求</w:t>
      </w:r>
      <w:r>
        <w:rPr>
          <w:rFonts w:hint="eastAsia"/>
        </w:rPr>
        <w:t>FSU具备网络</w:t>
      </w:r>
      <w:r>
        <w:t>中断期间的</w:t>
      </w:r>
      <w:r>
        <w:rPr>
          <w:rFonts w:hint="eastAsia"/>
        </w:rPr>
        <w:t>性能数据</w:t>
      </w:r>
      <w:r>
        <w:t>的</w:t>
      </w:r>
      <w:r>
        <w:rPr>
          <w:rFonts w:hint="eastAsia"/>
        </w:rPr>
        <w:t>缓存</w:t>
      </w:r>
      <w:r>
        <w:t>功能。</w:t>
      </w:r>
    </w:p>
    <w:p w14:paraId="00B67A25">
      <w:pPr>
        <w:pStyle w:val="4"/>
        <w:numPr>
          <w:ilvl w:val="2"/>
          <w:numId w:val="14"/>
        </w:numPr>
      </w:pPr>
      <w:bookmarkStart w:id="224" w:name="_Toc452036578"/>
      <w:bookmarkStart w:id="225" w:name="_Toc1249919143"/>
      <w:bookmarkStart w:id="226" w:name="_Toc452036647"/>
      <w:r>
        <w:rPr>
          <w:rFonts w:hint="eastAsia"/>
        </w:rPr>
        <w:t>获取日志</w:t>
      </w:r>
      <w:r>
        <w:t>文件</w:t>
      </w:r>
      <w:bookmarkEnd w:id="224"/>
      <w:bookmarkEnd w:id="225"/>
      <w:bookmarkEnd w:id="226"/>
    </w:p>
    <w:p w14:paraId="18044C73">
      <w:pPr>
        <w:pStyle w:val="147"/>
        <w:spacing w:line="360" w:lineRule="auto"/>
        <w:ind w:firstLine="480"/>
        <w:rPr>
          <w:sz w:val="24"/>
        </w:rPr>
      </w:pPr>
      <w:r>
        <w:rPr>
          <w:sz w:val="24"/>
          <w:szCs w:val="24"/>
        </w:rPr>
        <w:t>FSU在</w:t>
      </w:r>
      <w:r>
        <w:rPr>
          <w:rFonts w:hint="eastAsia"/>
          <w:sz w:val="24"/>
          <w:szCs w:val="24"/>
        </w:rPr>
        <w:t>上电</w:t>
      </w:r>
      <w:r>
        <w:rPr>
          <w:sz w:val="24"/>
          <w:szCs w:val="24"/>
        </w:rPr>
        <w:t>启动开始就应该在根目录建立一级子目录</w:t>
      </w:r>
      <w:r>
        <w:rPr>
          <w:rFonts w:hint="eastAsia"/>
          <w:sz w:val="24"/>
          <w:szCs w:val="24"/>
        </w:rPr>
        <w:t>\logs\，</w:t>
      </w:r>
      <w:r>
        <w:rPr>
          <w:sz w:val="24"/>
          <w:szCs w:val="24"/>
        </w:rPr>
        <w:t>用于存放FSU启动</w:t>
      </w:r>
      <w:r>
        <w:rPr>
          <w:rFonts w:hint="eastAsia"/>
          <w:sz w:val="24"/>
          <w:szCs w:val="24"/>
        </w:rPr>
        <w:t>、</w:t>
      </w:r>
      <w:r>
        <w:rPr>
          <w:sz w:val="24"/>
          <w:szCs w:val="24"/>
        </w:rPr>
        <w:t>重启和报文上报异常等信息</w:t>
      </w:r>
      <w:r>
        <w:rPr>
          <w:rFonts w:hint="eastAsia"/>
          <w:sz w:val="24"/>
          <w:szCs w:val="24"/>
        </w:rPr>
        <w:t>。</w:t>
      </w:r>
      <w:r>
        <w:rPr>
          <w:sz w:val="24"/>
          <w:szCs w:val="24"/>
        </w:rPr>
        <w:t>文件</w:t>
      </w:r>
      <w:r>
        <w:rPr>
          <w:rFonts w:hint="eastAsia"/>
          <w:sz w:val="24"/>
          <w:szCs w:val="24"/>
        </w:rPr>
        <w:t>命名</w:t>
      </w:r>
      <w:r>
        <w:rPr>
          <w:sz w:val="24"/>
          <w:szCs w:val="24"/>
        </w:rPr>
        <w:t>格式：</w:t>
      </w:r>
      <w:r>
        <w:t>FSUID</w:t>
      </w:r>
      <w:r>
        <w:rPr>
          <w:rFonts w:hint="eastAsia"/>
        </w:rPr>
        <w:t>_YYYYMMDD</w:t>
      </w:r>
      <w:r>
        <w:t>.log</w:t>
      </w:r>
      <w:r>
        <w:rPr>
          <w:rFonts w:hint="eastAsia"/>
        </w:rPr>
        <w:t>，</w:t>
      </w:r>
      <w:r>
        <w:rPr>
          <w:rFonts w:hint="eastAsia"/>
          <w:sz w:val="24"/>
        </w:rPr>
        <w:t>YYYYMMDD</w:t>
      </w:r>
      <w:r>
        <w:rPr>
          <w:sz w:val="24"/>
        </w:rPr>
        <w:t>为四</w:t>
      </w:r>
      <w:r>
        <w:rPr>
          <w:rFonts w:hint="eastAsia"/>
          <w:sz w:val="24"/>
        </w:rPr>
        <w:t>位</w:t>
      </w:r>
      <w:r>
        <w:rPr>
          <w:sz w:val="24"/>
        </w:rPr>
        <w:t>年、两位月、两位日</w:t>
      </w:r>
      <w:r>
        <w:rPr>
          <w:rFonts w:hint="eastAsia"/>
          <w:sz w:val="24"/>
        </w:rPr>
        <w:t>。日志</w:t>
      </w:r>
      <w:r>
        <w:rPr>
          <w:sz w:val="24"/>
        </w:rPr>
        <w:t>内容包括但不限于以下信息：时间、</w:t>
      </w:r>
      <w:r>
        <w:rPr>
          <w:rFonts w:hint="eastAsia"/>
          <w:sz w:val="24"/>
        </w:rPr>
        <w:t>操作者</w:t>
      </w:r>
      <w:r>
        <w:rPr>
          <w:sz w:val="24"/>
        </w:rPr>
        <w:t>信息、</w:t>
      </w:r>
      <w:r>
        <w:rPr>
          <w:rFonts w:hint="eastAsia"/>
          <w:sz w:val="24"/>
        </w:rPr>
        <w:t>操作</w:t>
      </w:r>
      <w:r>
        <w:rPr>
          <w:sz w:val="24"/>
        </w:rPr>
        <w:t>内容</w:t>
      </w:r>
      <w:r>
        <w:rPr>
          <w:rFonts w:hint="eastAsia"/>
          <w:sz w:val="24"/>
        </w:rPr>
        <w:t>、</w:t>
      </w:r>
      <w:r>
        <w:rPr>
          <w:sz w:val="24"/>
        </w:rPr>
        <w:t>操作结果</w:t>
      </w:r>
      <w:r>
        <w:rPr>
          <w:rFonts w:hint="eastAsia"/>
          <w:sz w:val="24"/>
        </w:rPr>
        <w:t>等</w:t>
      </w:r>
      <w:r>
        <w:rPr>
          <w:sz w:val="24"/>
        </w:rPr>
        <w:t>。</w:t>
      </w:r>
    </w:p>
    <w:p w14:paraId="397CF4CF">
      <w:pPr>
        <w:pStyle w:val="147"/>
        <w:spacing w:line="360" w:lineRule="auto"/>
        <w:ind w:firstLine="480"/>
        <w:rPr>
          <w:sz w:val="24"/>
          <w:szCs w:val="24"/>
        </w:rPr>
      </w:pPr>
      <w:r>
        <w:rPr>
          <w:rFonts w:hint="eastAsia"/>
          <w:sz w:val="24"/>
          <w:szCs w:val="24"/>
        </w:rPr>
        <w:t>FSU自行维护\logs\目录下的文件夹数目和磁盘空间，当达到存储上限时，建议删除离</w:t>
      </w:r>
      <w:r>
        <w:rPr>
          <w:sz w:val="24"/>
          <w:szCs w:val="24"/>
        </w:rPr>
        <w:t>现在最</w:t>
      </w:r>
      <w:r>
        <w:rPr>
          <w:rFonts w:hint="eastAsia"/>
          <w:sz w:val="24"/>
          <w:szCs w:val="24"/>
        </w:rPr>
        <w:t>久</w:t>
      </w:r>
      <w:r>
        <w:rPr>
          <w:sz w:val="24"/>
          <w:szCs w:val="24"/>
        </w:rPr>
        <w:t>的文件</w:t>
      </w:r>
      <w:r>
        <w:rPr>
          <w:rFonts w:hint="eastAsia"/>
          <w:sz w:val="24"/>
          <w:szCs w:val="24"/>
        </w:rPr>
        <w:t>。</w:t>
      </w:r>
    </w:p>
    <w:p w14:paraId="1A69E7C3">
      <w:pPr>
        <w:pStyle w:val="147"/>
        <w:spacing w:line="360" w:lineRule="auto"/>
        <w:ind w:firstLine="0" w:firstLineChars="0"/>
        <w:jc w:val="left"/>
        <w:rPr>
          <w:sz w:val="24"/>
          <w:szCs w:val="24"/>
        </w:rPr>
      </w:pPr>
      <w:r>
        <w:rPr>
          <w:sz w:val="24"/>
          <w:szCs w:val="24"/>
        </w:rPr>
        <w:br w:type="page"/>
      </w:r>
    </w:p>
    <w:p w14:paraId="6A01378E">
      <w:pPr>
        <w:pStyle w:val="2"/>
        <w:rPr>
          <w:sz w:val="28"/>
        </w:rPr>
      </w:pPr>
      <w:bookmarkStart w:id="227" w:name="_Toc706001447"/>
      <w:r>
        <w:rPr>
          <w:rFonts w:hint="eastAsia"/>
          <w:sz w:val="28"/>
        </w:rPr>
        <w:t>附录A</w:t>
      </w:r>
      <w:r>
        <w:rPr>
          <w:sz w:val="28"/>
        </w:rPr>
        <w:t>：</w:t>
      </w:r>
      <w:r>
        <w:rPr>
          <w:rFonts w:hint="eastAsia"/>
          <w:sz w:val="28"/>
        </w:rPr>
        <w:t>智能</w:t>
      </w:r>
      <w:r>
        <w:rPr>
          <w:sz w:val="28"/>
        </w:rPr>
        <w:t>门禁B接口</w:t>
      </w:r>
      <w:r>
        <w:rPr>
          <w:rFonts w:hint="eastAsia"/>
          <w:sz w:val="28"/>
        </w:rPr>
        <w:t>透传要求</w:t>
      </w:r>
      <w:bookmarkEnd w:id="227"/>
    </w:p>
    <w:p w14:paraId="4FC3244B">
      <w:pPr>
        <w:pStyle w:val="2"/>
        <w:keepLines/>
        <w:widowControl w:val="0"/>
        <w:spacing w:before="340" w:after="330" w:line="578" w:lineRule="auto"/>
        <w:jc w:val="both"/>
      </w:pPr>
      <w:bookmarkStart w:id="228" w:name="_Toc919170054"/>
      <w:r>
        <w:t>A.1 通信方式说明</w:t>
      </w:r>
      <w:bookmarkEnd w:id="228"/>
    </w:p>
    <w:p w14:paraId="12C8B8AD">
      <w:pPr>
        <w:spacing w:line="360" w:lineRule="auto"/>
        <w:ind w:firstLine="480" w:firstLineChars="200"/>
      </w:pPr>
      <w:r>
        <w:rPr>
          <w:rFonts w:hint="eastAsia"/>
        </w:rPr>
        <w:t>本附录规定</w:t>
      </w:r>
      <w:r>
        <w:t>了</w:t>
      </w:r>
      <w:r>
        <w:rPr>
          <w:rFonts w:hint="eastAsia"/>
        </w:rPr>
        <w:t>SC和FSU之间的透明传输接口要求，用于智能</w:t>
      </w:r>
      <w:r>
        <w:t>门禁</w:t>
      </w:r>
      <w:r>
        <w:rPr>
          <w:rFonts w:hint="eastAsia"/>
        </w:rPr>
        <w:t>（串口）</w:t>
      </w:r>
      <w:r>
        <w:t>等</w:t>
      </w:r>
      <w:r>
        <w:rPr>
          <w:rFonts w:hint="eastAsia"/>
        </w:rPr>
        <w:t>特殊</w:t>
      </w:r>
      <w:r>
        <w:t>设备的相关</w:t>
      </w:r>
      <w:r>
        <w:rPr>
          <w:rFonts w:hint="eastAsia"/>
        </w:rPr>
        <w:t>监控</w:t>
      </w:r>
      <w:r>
        <w:t>数据</w:t>
      </w:r>
      <w:r>
        <w:rPr>
          <w:rFonts w:hint="eastAsia"/>
        </w:rPr>
        <w:t>在</w:t>
      </w:r>
      <w:r>
        <w:t>B接口的交互通信。</w:t>
      </w:r>
    </w:p>
    <w:p w14:paraId="3818640E">
      <w:pPr>
        <w:spacing w:line="360" w:lineRule="auto"/>
        <w:ind w:firstLine="480" w:firstLineChars="200"/>
      </w:pPr>
      <w:r>
        <w:rPr>
          <w:rFonts w:hint="eastAsia"/>
        </w:rPr>
        <w:t>如</w:t>
      </w:r>
      <w:r>
        <w:t>图</w:t>
      </w:r>
      <w:r>
        <w:rPr>
          <w:rFonts w:hint="eastAsia"/>
        </w:rPr>
        <w:t>A.1所示</w:t>
      </w:r>
      <w:r>
        <w:t>，</w:t>
      </w:r>
      <w:r>
        <w:rPr>
          <w:rFonts w:hint="eastAsia"/>
        </w:rPr>
        <w:t>常规动环设备（如</w:t>
      </w:r>
      <w:r>
        <w:t>开关电源、</w:t>
      </w:r>
      <w:r>
        <w:rPr>
          <w:rFonts w:hint="eastAsia"/>
        </w:rPr>
        <w:t>智能</w:t>
      </w:r>
      <w:r>
        <w:t>空调、智能电表等</w:t>
      </w:r>
      <w:r>
        <w:rPr>
          <w:rFonts w:hint="eastAsia"/>
        </w:rPr>
        <w:t>）在</w:t>
      </w:r>
      <w:r>
        <w:t>B接口</w:t>
      </w:r>
      <w:r>
        <w:rPr>
          <w:rFonts w:hint="eastAsia"/>
        </w:rPr>
        <w:t>基于WebService+FTP的方式进行通信；对于智能门禁等特殊设备要求通过UDP透明传输的方式进行通信，</w:t>
      </w:r>
      <w:r>
        <w:t>规定的接口透传方式适用于</w:t>
      </w:r>
      <w:r>
        <w:rPr>
          <w:rFonts w:hint="eastAsia"/>
        </w:rPr>
        <w:t>SC平台解析监控的</w:t>
      </w:r>
      <w:r>
        <w:t>场景</w:t>
      </w:r>
      <w:r>
        <w:rPr>
          <w:rFonts w:hint="eastAsia"/>
        </w:rPr>
        <w:t>。</w:t>
      </w:r>
    </w:p>
    <w:p w14:paraId="797080A8"/>
    <w:p w14:paraId="7D2F209E">
      <w:pPr>
        <w:jc w:val="center"/>
      </w:pPr>
      <w:r>
        <w:drawing>
          <wp:inline distT="0" distB="0" distL="114300" distR="114300">
            <wp:extent cx="3708400" cy="3867785"/>
            <wp:effectExtent l="0" t="0" r="0" b="18415"/>
            <wp:docPr id="104" name="图片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52"/>
                    <pic:cNvPicPr>
                      <a:picLocks noChangeAspect="1"/>
                    </pic:cNvPicPr>
                  </pic:nvPicPr>
                  <pic:blipFill>
                    <a:blip r:embed="rId17"/>
                    <a:stretch>
                      <a:fillRect/>
                    </a:stretch>
                  </pic:blipFill>
                  <pic:spPr>
                    <a:xfrm>
                      <a:off x="0" y="0"/>
                      <a:ext cx="3708400" cy="3867785"/>
                    </a:xfrm>
                    <a:prstGeom prst="rect">
                      <a:avLst/>
                    </a:prstGeom>
                    <a:noFill/>
                    <a:ln>
                      <a:noFill/>
                    </a:ln>
                  </pic:spPr>
                </pic:pic>
              </a:graphicData>
            </a:graphic>
          </wp:inline>
        </w:drawing>
      </w:r>
    </w:p>
    <w:p w14:paraId="574A869F">
      <w:pPr>
        <w:jc w:val="center"/>
      </w:pPr>
      <w:r>
        <w:t xml:space="preserve"> </w:t>
      </w:r>
      <w:r>
        <w:rPr>
          <w:rFonts w:hint="eastAsia"/>
        </w:rPr>
        <w:t>图A</w:t>
      </w:r>
      <w:r>
        <w:t>.</w:t>
      </w:r>
      <w:r>
        <w:rPr>
          <w:rFonts w:hint="eastAsia"/>
        </w:rPr>
        <w:t xml:space="preserve">1 </w:t>
      </w:r>
      <w:r>
        <w:t xml:space="preserve"> FSU透明传输工作示意图</w:t>
      </w:r>
    </w:p>
    <w:p w14:paraId="2EE4987E">
      <w:pPr>
        <w:jc w:val="center"/>
      </w:pPr>
    </w:p>
    <w:p w14:paraId="2D222DF8">
      <w:pPr>
        <w:spacing w:line="360" w:lineRule="auto"/>
        <w:ind w:firstLine="480" w:firstLineChars="200"/>
      </w:pPr>
      <w:r>
        <w:rPr>
          <w:rFonts w:hint="eastAsia"/>
        </w:rPr>
        <w:t>关于智能门禁的配置数据需满足《中国移动动环命名编码指导意见》中相关</w:t>
      </w:r>
      <w:r>
        <w:t>命名要求</w:t>
      </w:r>
      <w:r>
        <w:rPr>
          <w:rFonts w:hint="eastAsia"/>
        </w:rPr>
        <w:t>，并且沿用</w:t>
      </w:r>
      <w:r>
        <w:t>《</w:t>
      </w:r>
      <w:r>
        <w:rPr>
          <w:rFonts w:hint="eastAsia"/>
        </w:rPr>
        <w:t>中国移动动力环境集中监控系统规范 - B接口技术规范分册</w:t>
      </w:r>
      <w:r>
        <w:t>》</w:t>
      </w:r>
      <w:r>
        <w:rPr>
          <w:rFonts w:hint="eastAsia"/>
        </w:rPr>
        <w:t>中相关</w:t>
      </w:r>
      <w:r>
        <w:t>要求对</w:t>
      </w:r>
      <w:r>
        <w:rPr>
          <w:rFonts w:hint="eastAsia"/>
        </w:rPr>
        <w:t>智能</w:t>
      </w:r>
      <w:r>
        <w:t>门禁</w:t>
      </w:r>
      <w:r>
        <w:rPr>
          <w:rFonts w:hint="eastAsia"/>
        </w:rPr>
        <w:t>等设备</w:t>
      </w:r>
      <w:r>
        <w:t>的配置数据</w:t>
      </w:r>
      <w:r>
        <w:rPr>
          <w:rFonts w:hint="eastAsia"/>
        </w:rPr>
        <w:t>进行</w:t>
      </w:r>
      <w:r>
        <w:t>管理</w:t>
      </w:r>
      <w:r>
        <w:rPr>
          <w:rFonts w:hint="eastAsia"/>
        </w:rPr>
        <w:t>。</w:t>
      </w:r>
    </w:p>
    <w:p w14:paraId="6377234D">
      <w:pPr>
        <w:pStyle w:val="2"/>
        <w:keepLines/>
        <w:widowControl w:val="0"/>
        <w:spacing w:before="340" w:after="330" w:line="578" w:lineRule="auto"/>
        <w:jc w:val="both"/>
      </w:pPr>
      <w:bookmarkStart w:id="229" w:name="_Toc1641224707"/>
      <w:r>
        <w:rPr>
          <w:rFonts w:hint="eastAsia"/>
        </w:rPr>
        <w:t>A.2透传业务协议</w:t>
      </w:r>
      <w:bookmarkEnd w:id="229"/>
    </w:p>
    <w:p w14:paraId="24185AEF">
      <w:pPr>
        <w:pStyle w:val="3"/>
        <w:keepLines/>
        <w:widowControl w:val="0"/>
        <w:numPr>
          <w:ilvl w:val="1"/>
          <w:numId w:val="0"/>
        </w:numPr>
        <w:tabs>
          <w:tab w:val="left" w:pos="5512"/>
        </w:tabs>
        <w:spacing w:before="260" w:after="260" w:line="416" w:lineRule="auto"/>
        <w:jc w:val="both"/>
      </w:pPr>
      <w:bookmarkStart w:id="230" w:name="_Toc1783688481"/>
      <w:r>
        <w:rPr>
          <w:rFonts w:hint="eastAsia"/>
        </w:rPr>
        <w:t>A</w:t>
      </w:r>
      <w:r>
        <w:t xml:space="preserve">2.1 </w:t>
      </w:r>
      <w:r>
        <w:rPr>
          <w:rFonts w:hint="eastAsia"/>
        </w:rPr>
        <w:t>透传串口数据</w:t>
      </w:r>
      <w:bookmarkEnd w:id="230"/>
    </w:p>
    <w:p w14:paraId="23BC27DA">
      <w:pPr>
        <w:spacing w:line="360" w:lineRule="auto"/>
        <w:ind w:firstLine="482" w:firstLineChars="200"/>
      </w:pPr>
      <w:r>
        <w:rPr>
          <w:rFonts w:hint="eastAsia"/>
          <w:b/>
        </w:rPr>
        <w:t>命令号：</w:t>
      </w:r>
      <w:r>
        <w:rPr>
          <w:rFonts w:hint="eastAsia"/>
        </w:rPr>
        <w:t>0x</w:t>
      </w:r>
      <w:r>
        <w:t>00</w:t>
      </w:r>
      <w:r>
        <w:rPr>
          <w:rFonts w:hint="eastAsia"/>
        </w:rPr>
        <w:t>01</w:t>
      </w:r>
    </w:p>
    <w:p w14:paraId="3BEAE4BA">
      <w:pPr>
        <w:spacing w:line="360" w:lineRule="auto"/>
        <w:ind w:firstLine="482" w:firstLineChars="200"/>
      </w:pPr>
      <w:r>
        <w:rPr>
          <w:rFonts w:hint="eastAsia"/>
          <w:b/>
        </w:rPr>
        <w:t>命令描述：</w:t>
      </w:r>
      <w:r>
        <w:rPr>
          <w:rFonts w:hint="eastAsia"/>
        </w:rPr>
        <w:t>该命令用于透传串口数据包，</w:t>
      </w:r>
      <w:r>
        <w:t>分为上行</w:t>
      </w:r>
      <w:r>
        <w:rPr>
          <w:rFonts w:hint="eastAsia"/>
        </w:rPr>
        <w:t>（FSU=&gt;</w:t>
      </w:r>
      <w:r>
        <w:t>SC</w:t>
      </w:r>
      <w:r>
        <w:rPr>
          <w:rFonts w:hint="eastAsia"/>
        </w:rPr>
        <w:t>）</w:t>
      </w:r>
      <w:r>
        <w:t>和下行</w:t>
      </w:r>
      <w:r>
        <w:rPr>
          <w:rFonts w:hint="eastAsia"/>
        </w:rPr>
        <w:t>（SC =&gt;FSU）</w:t>
      </w:r>
      <w:r>
        <w:t>两个方向</w:t>
      </w:r>
      <w:r>
        <w:rPr>
          <w:rFonts w:hint="eastAsia"/>
        </w:rPr>
        <w:t>；</w:t>
      </w:r>
    </w:p>
    <w:p w14:paraId="1D85B061">
      <w:pPr>
        <w:spacing w:line="360" w:lineRule="auto"/>
        <w:ind w:firstLine="482" w:firstLineChars="200"/>
      </w:pPr>
      <w:r>
        <w:rPr>
          <w:rFonts w:hint="eastAsia"/>
          <w:b/>
        </w:rPr>
        <w:t>命令数据：</w:t>
      </w:r>
      <w:r>
        <w:rPr>
          <w:rFonts w:hint="eastAsia"/>
        </w:rPr>
        <w:t>具体透传串口数据包格式按</w:t>
      </w:r>
      <w:r>
        <w:t>数据流</w:t>
      </w:r>
      <w:r>
        <w:rPr>
          <w:rFonts w:hint="eastAsia"/>
        </w:rPr>
        <w:t>方向分别定义如下：</w:t>
      </w:r>
    </w:p>
    <w:p w14:paraId="1ED5B229">
      <w:pPr>
        <w:pStyle w:val="104"/>
        <w:widowControl w:val="0"/>
        <w:numPr>
          <w:ilvl w:val="0"/>
          <w:numId w:val="38"/>
        </w:numPr>
        <w:spacing w:line="360" w:lineRule="auto"/>
        <w:jc w:val="both"/>
      </w:pPr>
      <w:r>
        <w:rPr>
          <w:rFonts w:hint="eastAsia"/>
        </w:rPr>
        <w:t>下行方向（SC =&gt;FSU）</w:t>
      </w:r>
    </w:p>
    <w:tbl>
      <w:tblPr>
        <w:tblStyle w:val="45"/>
        <w:tblW w:w="8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71"/>
        <w:gridCol w:w="1654"/>
        <w:gridCol w:w="3075"/>
        <w:gridCol w:w="1085"/>
      </w:tblGrid>
      <w:tr w14:paraId="5D23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291" w:type="dxa"/>
            <w:shd w:val="clear" w:color="auto" w:fill="D9D9D9"/>
            <w:noWrap w:val="0"/>
            <w:vAlign w:val="center"/>
          </w:tcPr>
          <w:p w14:paraId="3D937C4E">
            <w:r>
              <w:rPr>
                <w:rFonts w:hint="eastAsia"/>
              </w:rPr>
              <w:t>地址</w:t>
            </w:r>
          </w:p>
        </w:tc>
        <w:tc>
          <w:tcPr>
            <w:tcW w:w="1571" w:type="dxa"/>
            <w:shd w:val="clear" w:color="auto" w:fill="D9D9D9"/>
            <w:noWrap w:val="0"/>
            <w:vAlign w:val="center"/>
          </w:tcPr>
          <w:p w14:paraId="63850927">
            <w:r>
              <w:rPr>
                <w:rFonts w:hint="eastAsia"/>
              </w:rPr>
              <w:t>协议字段</w:t>
            </w:r>
          </w:p>
        </w:tc>
        <w:tc>
          <w:tcPr>
            <w:tcW w:w="1654" w:type="dxa"/>
            <w:shd w:val="clear" w:color="auto" w:fill="D9D9D9"/>
            <w:noWrap w:val="0"/>
            <w:vAlign w:val="center"/>
          </w:tcPr>
          <w:p w14:paraId="21A049AE">
            <w:r>
              <w:rPr>
                <w:rFonts w:hint="eastAsia"/>
              </w:rPr>
              <w:t>字段长度</w:t>
            </w:r>
          </w:p>
        </w:tc>
        <w:tc>
          <w:tcPr>
            <w:tcW w:w="3075" w:type="dxa"/>
            <w:shd w:val="clear" w:color="auto" w:fill="D9D9D9"/>
            <w:noWrap w:val="0"/>
            <w:vAlign w:val="center"/>
          </w:tcPr>
          <w:p w14:paraId="0F0DEBCF">
            <w:r>
              <w:rPr>
                <w:rFonts w:hint="eastAsia"/>
              </w:rPr>
              <w:t>字段描述</w:t>
            </w:r>
          </w:p>
        </w:tc>
        <w:tc>
          <w:tcPr>
            <w:tcW w:w="1085" w:type="dxa"/>
            <w:shd w:val="clear" w:color="auto" w:fill="D9D9D9"/>
            <w:noWrap w:val="0"/>
            <w:vAlign w:val="center"/>
          </w:tcPr>
          <w:p w14:paraId="2FF17F1B">
            <w:r>
              <w:rPr>
                <w:rFonts w:hint="eastAsia"/>
              </w:rPr>
              <w:t>默认值</w:t>
            </w:r>
          </w:p>
        </w:tc>
      </w:tr>
      <w:tr w14:paraId="0F0E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91" w:type="dxa"/>
            <w:noWrap w:val="0"/>
            <w:vAlign w:val="center"/>
          </w:tcPr>
          <w:p w14:paraId="30236F71">
            <w:r>
              <w:rPr>
                <w:rFonts w:hint="eastAsia"/>
              </w:rPr>
              <w:t xml:space="preserve">0 </w:t>
            </w:r>
          </w:p>
        </w:tc>
        <w:tc>
          <w:tcPr>
            <w:tcW w:w="1571" w:type="dxa"/>
            <w:noWrap w:val="0"/>
            <w:vAlign w:val="center"/>
          </w:tcPr>
          <w:p w14:paraId="37CF2A9F">
            <w:r>
              <w:rPr>
                <w:rFonts w:hint="eastAsia"/>
              </w:rPr>
              <w:t>P_header</w:t>
            </w:r>
          </w:p>
        </w:tc>
        <w:tc>
          <w:tcPr>
            <w:tcW w:w="1654" w:type="dxa"/>
            <w:noWrap w:val="0"/>
            <w:vAlign w:val="center"/>
          </w:tcPr>
          <w:p w14:paraId="19DF25F9">
            <w:r>
              <w:rPr>
                <w:rFonts w:hint="eastAsia"/>
              </w:rPr>
              <w:t>1 byte</w:t>
            </w:r>
          </w:p>
        </w:tc>
        <w:tc>
          <w:tcPr>
            <w:tcW w:w="3075" w:type="dxa"/>
            <w:noWrap w:val="0"/>
            <w:vAlign w:val="center"/>
          </w:tcPr>
          <w:p w14:paraId="20BCDB62">
            <w:r>
              <w:rPr>
                <w:rFonts w:hint="eastAsia"/>
              </w:rPr>
              <w:t>协议包的开始标识ff</w:t>
            </w:r>
          </w:p>
        </w:tc>
        <w:tc>
          <w:tcPr>
            <w:tcW w:w="1085" w:type="dxa"/>
            <w:noWrap w:val="0"/>
            <w:vAlign w:val="center"/>
          </w:tcPr>
          <w:p w14:paraId="7B844ACA">
            <w:r>
              <w:t>0x</w:t>
            </w:r>
            <w:r>
              <w:rPr>
                <w:rFonts w:hint="eastAsia"/>
              </w:rPr>
              <w:t>FF</w:t>
            </w:r>
          </w:p>
        </w:tc>
      </w:tr>
      <w:tr w14:paraId="36D3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521E431B">
            <w:r>
              <w:rPr>
                <w:rFonts w:hint="eastAsia"/>
              </w:rPr>
              <w:t>1-</w:t>
            </w:r>
            <w:r>
              <w:t>20</w:t>
            </w:r>
          </w:p>
        </w:tc>
        <w:tc>
          <w:tcPr>
            <w:tcW w:w="1571" w:type="dxa"/>
            <w:noWrap w:val="0"/>
            <w:vAlign w:val="center"/>
          </w:tcPr>
          <w:p w14:paraId="66379F51">
            <w:r>
              <w:rPr>
                <w:rFonts w:hint="eastAsia"/>
              </w:rPr>
              <w:t>P_dest_addr</w:t>
            </w:r>
          </w:p>
        </w:tc>
        <w:tc>
          <w:tcPr>
            <w:tcW w:w="1654" w:type="dxa"/>
            <w:noWrap w:val="0"/>
            <w:vAlign w:val="center"/>
          </w:tcPr>
          <w:p w14:paraId="0993A808">
            <w:r>
              <w:t>20</w:t>
            </w:r>
            <w:r>
              <w:rPr>
                <w:rFonts w:hint="eastAsia"/>
              </w:rPr>
              <w:t>bytes</w:t>
            </w:r>
          </w:p>
        </w:tc>
        <w:tc>
          <w:tcPr>
            <w:tcW w:w="3075" w:type="dxa"/>
            <w:noWrap w:val="0"/>
            <w:vAlign w:val="center"/>
          </w:tcPr>
          <w:p w14:paraId="2E3D91AC">
            <w:r>
              <w:rPr>
                <w:rFonts w:hint="eastAsia"/>
              </w:rPr>
              <w:t>目标设备地址</w:t>
            </w:r>
          </w:p>
        </w:tc>
        <w:tc>
          <w:tcPr>
            <w:tcW w:w="1085" w:type="dxa"/>
            <w:noWrap w:val="0"/>
            <w:vAlign w:val="center"/>
          </w:tcPr>
          <w:p w14:paraId="491D9BBC">
            <w:r>
              <w:rPr>
                <w:rFonts w:hint="eastAsia"/>
              </w:rPr>
              <w:t>F</w:t>
            </w:r>
            <w:r>
              <w:t>SU</w:t>
            </w:r>
            <w:r>
              <w:rPr>
                <w:rFonts w:hint="eastAsia"/>
              </w:rPr>
              <w:t>的ID</w:t>
            </w:r>
          </w:p>
        </w:tc>
      </w:tr>
      <w:tr w14:paraId="11A8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65F85022">
            <w:r>
              <w:t>21-28</w:t>
            </w:r>
          </w:p>
        </w:tc>
        <w:tc>
          <w:tcPr>
            <w:tcW w:w="1571" w:type="dxa"/>
            <w:noWrap w:val="0"/>
            <w:vAlign w:val="center"/>
          </w:tcPr>
          <w:p w14:paraId="48F8B426">
            <w:r>
              <w:rPr>
                <w:rFonts w:hint="eastAsia"/>
              </w:rPr>
              <w:t>P_src_addr</w:t>
            </w:r>
          </w:p>
        </w:tc>
        <w:tc>
          <w:tcPr>
            <w:tcW w:w="1654" w:type="dxa"/>
            <w:noWrap w:val="0"/>
            <w:vAlign w:val="center"/>
          </w:tcPr>
          <w:p w14:paraId="05EF21D1">
            <w:r>
              <w:rPr>
                <w:rFonts w:hint="eastAsia"/>
              </w:rPr>
              <w:t>8byte</w:t>
            </w:r>
          </w:p>
        </w:tc>
        <w:tc>
          <w:tcPr>
            <w:tcW w:w="3075" w:type="dxa"/>
            <w:noWrap w:val="0"/>
            <w:vAlign w:val="center"/>
          </w:tcPr>
          <w:p w14:paraId="3B090174">
            <w:r>
              <w:rPr>
                <w:rFonts w:hint="eastAsia"/>
              </w:rPr>
              <w:t>源设备地址</w:t>
            </w:r>
          </w:p>
        </w:tc>
        <w:tc>
          <w:tcPr>
            <w:tcW w:w="1085" w:type="dxa"/>
            <w:noWrap w:val="0"/>
            <w:vAlign w:val="center"/>
          </w:tcPr>
          <w:p w14:paraId="5F58B240">
            <w:r>
              <w:rPr>
                <w:rFonts w:hint="eastAsia"/>
              </w:rPr>
              <w:t>SC的</w:t>
            </w:r>
            <w:r>
              <w:t>地址取值为</w:t>
            </w:r>
            <w:r>
              <w:rPr>
                <w:rFonts w:hint="eastAsia"/>
              </w:rPr>
              <w:t>00</w:t>
            </w:r>
          </w:p>
        </w:tc>
      </w:tr>
      <w:tr w14:paraId="6F86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8EFF2DD">
            <w:r>
              <w:t>29</w:t>
            </w:r>
          </w:p>
        </w:tc>
        <w:tc>
          <w:tcPr>
            <w:tcW w:w="1571" w:type="dxa"/>
            <w:noWrap w:val="0"/>
            <w:vAlign w:val="center"/>
          </w:tcPr>
          <w:p w14:paraId="361C136F">
            <w:r>
              <w:rPr>
                <w:rFonts w:hint="eastAsia"/>
              </w:rPr>
              <w:t>P_subDevType</w:t>
            </w:r>
          </w:p>
        </w:tc>
        <w:tc>
          <w:tcPr>
            <w:tcW w:w="1654" w:type="dxa"/>
            <w:noWrap w:val="0"/>
            <w:vAlign w:val="center"/>
          </w:tcPr>
          <w:p w14:paraId="7E71BEE5">
            <w:r>
              <w:rPr>
                <w:rFonts w:hint="eastAsia"/>
              </w:rPr>
              <w:t>1 byte</w:t>
            </w:r>
          </w:p>
        </w:tc>
        <w:tc>
          <w:tcPr>
            <w:tcW w:w="3075" w:type="dxa"/>
            <w:noWrap w:val="0"/>
            <w:vAlign w:val="center"/>
          </w:tcPr>
          <w:p w14:paraId="4D645329">
            <w:pPr>
              <w:pStyle w:val="230"/>
            </w:pPr>
            <w:r>
              <w:rPr>
                <w:rFonts w:hint="eastAsia"/>
              </w:rPr>
              <w:t>子设备类型：</w:t>
            </w:r>
          </w:p>
          <w:p w14:paraId="19C103C1">
            <w:pPr>
              <w:pStyle w:val="230"/>
            </w:pPr>
            <w:r>
              <w:rPr>
                <w:rFonts w:hint="eastAsia"/>
              </w:rPr>
              <w:t>1：串口设备</w:t>
            </w:r>
          </w:p>
          <w:p w14:paraId="53169651">
            <w:pPr>
              <w:pStyle w:val="230"/>
            </w:pPr>
            <w:r>
              <w:rPr>
                <w:rFonts w:hint="eastAsia"/>
              </w:rPr>
              <w:t>2：USB设备</w:t>
            </w:r>
          </w:p>
          <w:p w14:paraId="17214036">
            <w:pPr>
              <w:pStyle w:val="230"/>
            </w:pPr>
            <w:r>
              <w:rPr>
                <w:rFonts w:hint="eastAsia"/>
              </w:rPr>
              <w:t>3：IP网络设备</w:t>
            </w:r>
          </w:p>
        </w:tc>
        <w:tc>
          <w:tcPr>
            <w:tcW w:w="1085" w:type="dxa"/>
            <w:noWrap w:val="0"/>
            <w:vAlign w:val="center"/>
          </w:tcPr>
          <w:p w14:paraId="189442AA">
            <w:r>
              <w:rPr>
                <w:rFonts w:hint="eastAsia"/>
              </w:rPr>
              <w:t>1</w:t>
            </w:r>
          </w:p>
        </w:tc>
      </w:tr>
      <w:tr w14:paraId="66114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9CD5153">
            <w:r>
              <w:t>30</w:t>
            </w:r>
          </w:p>
        </w:tc>
        <w:tc>
          <w:tcPr>
            <w:tcW w:w="1571" w:type="dxa"/>
            <w:noWrap w:val="0"/>
            <w:vAlign w:val="center"/>
          </w:tcPr>
          <w:p w14:paraId="1DCE0C0F">
            <w:r>
              <w:rPr>
                <w:rFonts w:hint="eastAsia"/>
              </w:rPr>
              <w:t>P_subDev_addr</w:t>
            </w:r>
          </w:p>
        </w:tc>
        <w:tc>
          <w:tcPr>
            <w:tcW w:w="1654" w:type="dxa"/>
            <w:noWrap w:val="0"/>
            <w:vAlign w:val="center"/>
          </w:tcPr>
          <w:p w14:paraId="6AC121C4">
            <w:r>
              <w:rPr>
                <w:rFonts w:hint="eastAsia"/>
              </w:rPr>
              <w:t>1 byte</w:t>
            </w:r>
          </w:p>
        </w:tc>
        <w:tc>
          <w:tcPr>
            <w:tcW w:w="3075" w:type="dxa"/>
            <w:noWrap w:val="0"/>
            <w:vAlign w:val="center"/>
          </w:tcPr>
          <w:p w14:paraId="0CCCDB79">
            <w:r>
              <w:rPr>
                <w:rFonts w:hint="eastAsia"/>
              </w:rPr>
              <w:t>透传模块：Bit0~4:串口号；Bit5~8： 表示虚拟设备号（即串口总线模式下的地址号）；</w:t>
            </w:r>
          </w:p>
          <w:p w14:paraId="1827CACC">
            <w:r>
              <w:rPr>
                <w:rFonts w:hint="eastAsia"/>
              </w:rPr>
              <w:t>当子设备</w:t>
            </w:r>
            <w:r>
              <w:t>类型为</w:t>
            </w:r>
            <w:r>
              <w:rPr>
                <w:rFonts w:hint="eastAsia"/>
              </w:rPr>
              <w:t>USB/IP时</w:t>
            </w:r>
            <w:r>
              <w:t>，此字段为</w:t>
            </w:r>
            <w:r>
              <w:rPr>
                <w:rFonts w:hint="eastAsia"/>
              </w:rPr>
              <w:t>00。</w:t>
            </w:r>
          </w:p>
        </w:tc>
        <w:tc>
          <w:tcPr>
            <w:tcW w:w="1085" w:type="dxa"/>
            <w:noWrap w:val="0"/>
            <w:vAlign w:val="center"/>
          </w:tcPr>
          <w:p w14:paraId="2DD0A095"/>
        </w:tc>
      </w:tr>
      <w:tr w14:paraId="5EA4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1DD43C4">
            <w:r>
              <w:t>31-32</w:t>
            </w:r>
          </w:p>
        </w:tc>
        <w:tc>
          <w:tcPr>
            <w:tcW w:w="1571" w:type="dxa"/>
            <w:noWrap w:val="0"/>
            <w:vAlign w:val="center"/>
          </w:tcPr>
          <w:p w14:paraId="356C5F18">
            <w:r>
              <w:rPr>
                <w:rFonts w:hint="eastAsia"/>
              </w:rPr>
              <w:t>P_pLen</w:t>
            </w:r>
          </w:p>
        </w:tc>
        <w:tc>
          <w:tcPr>
            <w:tcW w:w="1654" w:type="dxa"/>
            <w:noWrap w:val="0"/>
            <w:vAlign w:val="center"/>
          </w:tcPr>
          <w:p w14:paraId="0CD9FD9B">
            <w:r>
              <w:rPr>
                <w:rFonts w:hint="eastAsia"/>
              </w:rPr>
              <w:t>2 byte</w:t>
            </w:r>
          </w:p>
        </w:tc>
        <w:tc>
          <w:tcPr>
            <w:tcW w:w="3075" w:type="dxa"/>
            <w:noWrap w:val="0"/>
            <w:vAlign w:val="center"/>
          </w:tcPr>
          <w:p w14:paraId="1A199D8D">
            <w:pPr>
              <w:pStyle w:val="230"/>
            </w:pPr>
            <w:r>
              <w:rPr>
                <w:rFonts w:hint="eastAsia"/>
              </w:rPr>
              <w:t>协议族数据包长度</w:t>
            </w:r>
          </w:p>
        </w:tc>
        <w:tc>
          <w:tcPr>
            <w:tcW w:w="1085" w:type="dxa"/>
            <w:noWrap w:val="0"/>
            <w:vAlign w:val="center"/>
          </w:tcPr>
          <w:p w14:paraId="09706DA1">
            <w:r>
              <w:rPr>
                <w:rFonts w:hint="eastAsia"/>
              </w:rPr>
              <w:t>5</w:t>
            </w:r>
            <w:r>
              <w:t>+N</w:t>
            </w:r>
          </w:p>
        </w:tc>
      </w:tr>
      <w:tr w14:paraId="2452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137170EF">
            <w:r>
              <w:rPr>
                <w:bCs/>
                <w:szCs w:val="21"/>
              </w:rPr>
              <w:t>33</w:t>
            </w:r>
          </w:p>
        </w:tc>
        <w:tc>
          <w:tcPr>
            <w:tcW w:w="1571" w:type="dxa"/>
            <w:noWrap w:val="0"/>
            <w:vAlign w:val="top"/>
          </w:tcPr>
          <w:p w14:paraId="63FE1116">
            <w:r>
              <w:rPr>
                <w:rFonts w:hint="eastAsia"/>
              </w:rPr>
              <w:t>RtnFlag</w:t>
            </w:r>
          </w:p>
        </w:tc>
        <w:tc>
          <w:tcPr>
            <w:tcW w:w="1654" w:type="dxa"/>
            <w:noWrap w:val="0"/>
            <w:vAlign w:val="top"/>
          </w:tcPr>
          <w:p w14:paraId="3C27AFFB">
            <w:r>
              <w:rPr>
                <w:rFonts w:hint="eastAsia"/>
              </w:rPr>
              <w:t>1byte</w:t>
            </w:r>
          </w:p>
        </w:tc>
        <w:tc>
          <w:tcPr>
            <w:tcW w:w="3075" w:type="dxa"/>
            <w:noWrap w:val="0"/>
            <w:vAlign w:val="top"/>
          </w:tcPr>
          <w:p w14:paraId="72E92172">
            <w:r>
              <w:rPr>
                <w:rFonts w:hint="eastAsia"/>
              </w:rPr>
              <w:t>设置/应答类型</w:t>
            </w:r>
          </w:p>
        </w:tc>
        <w:tc>
          <w:tcPr>
            <w:tcW w:w="1085" w:type="dxa"/>
            <w:noWrap w:val="0"/>
            <w:vAlign w:val="top"/>
          </w:tcPr>
          <w:p w14:paraId="2458C45C">
            <w:r>
              <w:rPr>
                <w:rFonts w:hint="eastAsia"/>
              </w:rPr>
              <w:t>0</w:t>
            </w:r>
            <w:r>
              <w:t>xee</w:t>
            </w:r>
          </w:p>
        </w:tc>
      </w:tr>
      <w:tr w14:paraId="01944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682B5A1D">
            <w:r>
              <w:t>34-35</w:t>
            </w:r>
          </w:p>
        </w:tc>
        <w:tc>
          <w:tcPr>
            <w:tcW w:w="1571" w:type="dxa"/>
            <w:noWrap w:val="0"/>
            <w:vAlign w:val="top"/>
          </w:tcPr>
          <w:p w14:paraId="2CEE7E61">
            <w:r>
              <w:rPr>
                <w:rFonts w:hint="eastAsia"/>
              </w:rPr>
              <w:t>CommType</w:t>
            </w:r>
          </w:p>
        </w:tc>
        <w:tc>
          <w:tcPr>
            <w:tcW w:w="1654" w:type="dxa"/>
            <w:noWrap w:val="0"/>
            <w:vAlign w:val="top"/>
          </w:tcPr>
          <w:p w14:paraId="70808527">
            <w:r>
              <w:rPr>
                <w:rFonts w:hint="eastAsia"/>
              </w:rPr>
              <w:t>2 bytes</w:t>
            </w:r>
          </w:p>
        </w:tc>
        <w:tc>
          <w:tcPr>
            <w:tcW w:w="3075" w:type="dxa"/>
            <w:noWrap w:val="0"/>
            <w:vAlign w:val="top"/>
          </w:tcPr>
          <w:p w14:paraId="6C8B85FD">
            <w:r>
              <w:rPr>
                <w:rFonts w:hint="eastAsia"/>
              </w:rPr>
              <w:t>命令编号</w:t>
            </w:r>
          </w:p>
        </w:tc>
        <w:tc>
          <w:tcPr>
            <w:tcW w:w="1085" w:type="dxa"/>
            <w:noWrap w:val="0"/>
            <w:vAlign w:val="top"/>
          </w:tcPr>
          <w:p w14:paraId="7BA13E94">
            <w:r>
              <w:rPr>
                <w:rFonts w:hint="eastAsia"/>
              </w:rPr>
              <w:t>0x</w:t>
            </w:r>
            <w:r>
              <w:t>00</w:t>
            </w:r>
            <w:r>
              <w:rPr>
                <w:rFonts w:hint="eastAsia"/>
              </w:rPr>
              <w:t>01</w:t>
            </w:r>
          </w:p>
        </w:tc>
      </w:tr>
      <w:tr w14:paraId="04F2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48655DED">
            <w:r>
              <w:t>36-37</w:t>
            </w:r>
          </w:p>
        </w:tc>
        <w:tc>
          <w:tcPr>
            <w:tcW w:w="1571" w:type="dxa"/>
            <w:noWrap w:val="0"/>
            <w:vAlign w:val="top"/>
          </w:tcPr>
          <w:p w14:paraId="1BEFE006">
            <w:r>
              <w:rPr>
                <w:rFonts w:hint="eastAsia"/>
              </w:rPr>
              <w:t>透传数据长度</w:t>
            </w:r>
          </w:p>
        </w:tc>
        <w:tc>
          <w:tcPr>
            <w:tcW w:w="1654" w:type="dxa"/>
            <w:noWrap w:val="0"/>
            <w:vAlign w:val="top"/>
          </w:tcPr>
          <w:p w14:paraId="312E797F">
            <w:r>
              <w:rPr>
                <w:rFonts w:hint="eastAsia"/>
              </w:rPr>
              <w:t>2 byte</w:t>
            </w:r>
          </w:p>
        </w:tc>
        <w:tc>
          <w:tcPr>
            <w:tcW w:w="3075" w:type="dxa"/>
            <w:noWrap w:val="0"/>
            <w:vAlign w:val="top"/>
          </w:tcPr>
          <w:p w14:paraId="563E2688">
            <w:r>
              <w:rPr>
                <w:rFonts w:hint="eastAsia"/>
              </w:rPr>
              <w:t>透传数据长度</w:t>
            </w:r>
          </w:p>
        </w:tc>
        <w:tc>
          <w:tcPr>
            <w:tcW w:w="1085" w:type="dxa"/>
            <w:noWrap w:val="0"/>
            <w:vAlign w:val="top"/>
          </w:tcPr>
          <w:p w14:paraId="231583ED"/>
        </w:tc>
      </w:tr>
      <w:tr w14:paraId="0A32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0375C8B4">
            <w:r>
              <w:t>38-</w:t>
            </w:r>
            <w:r>
              <w:rPr>
                <w:rFonts w:hint="eastAsia"/>
              </w:rPr>
              <w:t>(</w:t>
            </w:r>
            <w:r>
              <w:t>38+N-1</w:t>
            </w:r>
            <w:r>
              <w:rPr>
                <w:rFonts w:hint="eastAsia"/>
              </w:rPr>
              <w:t>)</w:t>
            </w:r>
          </w:p>
        </w:tc>
        <w:tc>
          <w:tcPr>
            <w:tcW w:w="1571" w:type="dxa"/>
            <w:noWrap w:val="0"/>
            <w:vAlign w:val="top"/>
          </w:tcPr>
          <w:p w14:paraId="34A986EE">
            <w:r>
              <w:rPr>
                <w:rFonts w:hint="eastAsia"/>
              </w:rPr>
              <w:t>透传数据</w:t>
            </w:r>
          </w:p>
        </w:tc>
        <w:tc>
          <w:tcPr>
            <w:tcW w:w="1654" w:type="dxa"/>
            <w:noWrap w:val="0"/>
            <w:vAlign w:val="top"/>
          </w:tcPr>
          <w:p w14:paraId="6655F528">
            <w:r>
              <w:t>N</w:t>
            </w:r>
            <w:r>
              <w:rPr>
                <w:rFonts w:hint="eastAsia"/>
              </w:rPr>
              <w:t xml:space="preserve"> byte</w:t>
            </w:r>
          </w:p>
        </w:tc>
        <w:tc>
          <w:tcPr>
            <w:tcW w:w="3075" w:type="dxa"/>
            <w:noWrap w:val="0"/>
            <w:vAlign w:val="top"/>
          </w:tcPr>
          <w:p w14:paraId="0A7AADEE">
            <w:r>
              <w:rPr>
                <w:rFonts w:hint="eastAsia"/>
              </w:rPr>
              <w:t>数据内容</w:t>
            </w:r>
          </w:p>
        </w:tc>
        <w:tc>
          <w:tcPr>
            <w:tcW w:w="1085" w:type="dxa"/>
            <w:noWrap w:val="0"/>
            <w:vAlign w:val="top"/>
          </w:tcPr>
          <w:p w14:paraId="34A19849"/>
        </w:tc>
      </w:tr>
      <w:tr w14:paraId="38B57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3650A6F">
            <w:r>
              <w:t>38</w:t>
            </w:r>
            <w:r>
              <w:rPr>
                <w:rFonts w:hint="eastAsia"/>
              </w:rPr>
              <w:t>+N</w:t>
            </w:r>
          </w:p>
        </w:tc>
        <w:tc>
          <w:tcPr>
            <w:tcW w:w="1571" w:type="dxa"/>
            <w:noWrap w:val="0"/>
            <w:vAlign w:val="center"/>
          </w:tcPr>
          <w:p w14:paraId="1CB9849D">
            <w:r>
              <w:rPr>
                <w:rFonts w:hint="eastAsia"/>
              </w:rPr>
              <w:t>P_verify</w:t>
            </w:r>
          </w:p>
        </w:tc>
        <w:tc>
          <w:tcPr>
            <w:tcW w:w="1654" w:type="dxa"/>
            <w:noWrap w:val="0"/>
            <w:vAlign w:val="center"/>
          </w:tcPr>
          <w:p w14:paraId="3C1AC143">
            <w:r>
              <w:rPr>
                <w:rFonts w:hint="eastAsia"/>
              </w:rPr>
              <w:t>1 byte</w:t>
            </w:r>
          </w:p>
        </w:tc>
        <w:tc>
          <w:tcPr>
            <w:tcW w:w="3075" w:type="dxa"/>
            <w:noWrap w:val="0"/>
            <w:vAlign w:val="center"/>
          </w:tcPr>
          <w:p w14:paraId="6EBEC4D9">
            <w:r>
              <w:rPr>
                <w:rFonts w:hint="eastAsia"/>
              </w:rPr>
              <w:t>协议包的校验字段，</w:t>
            </w:r>
            <w:r>
              <w:t>采用</w:t>
            </w:r>
            <w:r>
              <w:rPr>
                <w:rFonts w:hint="eastAsia"/>
              </w:rPr>
              <w:t>异或校验，在数据转义之前，对协议数据计算校验值，计算时不包含包头和包尾</w:t>
            </w:r>
          </w:p>
        </w:tc>
        <w:tc>
          <w:tcPr>
            <w:tcW w:w="1085" w:type="dxa"/>
            <w:noWrap w:val="0"/>
            <w:vAlign w:val="center"/>
          </w:tcPr>
          <w:p w14:paraId="63B19451"/>
        </w:tc>
      </w:tr>
      <w:tr w14:paraId="62F58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6634FE48">
            <w:r>
              <w:t>39</w:t>
            </w:r>
            <w:r>
              <w:rPr>
                <w:rFonts w:hint="eastAsia"/>
              </w:rPr>
              <w:t>+N</w:t>
            </w:r>
          </w:p>
        </w:tc>
        <w:tc>
          <w:tcPr>
            <w:tcW w:w="1571" w:type="dxa"/>
            <w:noWrap w:val="0"/>
            <w:vAlign w:val="center"/>
          </w:tcPr>
          <w:p w14:paraId="58A5CFEA">
            <w:r>
              <w:rPr>
                <w:rFonts w:hint="eastAsia"/>
              </w:rPr>
              <w:t>P_tailer</w:t>
            </w:r>
          </w:p>
        </w:tc>
        <w:tc>
          <w:tcPr>
            <w:tcW w:w="1654" w:type="dxa"/>
            <w:noWrap w:val="0"/>
            <w:vAlign w:val="center"/>
          </w:tcPr>
          <w:p w14:paraId="5235411A">
            <w:r>
              <w:rPr>
                <w:rFonts w:hint="eastAsia"/>
              </w:rPr>
              <w:t>1 byte</w:t>
            </w:r>
          </w:p>
        </w:tc>
        <w:tc>
          <w:tcPr>
            <w:tcW w:w="3075" w:type="dxa"/>
            <w:noWrap w:val="0"/>
            <w:vAlign w:val="center"/>
          </w:tcPr>
          <w:p w14:paraId="0D75C46D">
            <w:r>
              <w:rPr>
                <w:rFonts w:hint="eastAsia"/>
              </w:rPr>
              <w:t>协议包的结束标识fe</w:t>
            </w:r>
          </w:p>
        </w:tc>
        <w:tc>
          <w:tcPr>
            <w:tcW w:w="1085" w:type="dxa"/>
            <w:noWrap w:val="0"/>
            <w:vAlign w:val="center"/>
          </w:tcPr>
          <w:p w14:paraId="14984F2A">
            <w:r>
              <w:t>0x</w:t>
            </w:r>
            <w:r>
              <w:rPr>
                <w:rFonts w:hint="eastAsia"/>
              </w:rPr>
              <w:t>FE</w:t>
            </w:r>
          </w:p>
        </w:tc>
      </w:tr>
    </w:tbl>
    <w:p w14:paraId="60CE2144">
      <w:pPr>
        <w:spacing w:line="360" w:lineRule="auto"/>
        <w:ind w:firstLine="480" w:firstLineChars="200"/>
      </w:pPr>
    </w:p>
    <w:p w14:paraId="1B7E94FB">
      <w:pPr>
        <w:pStyle w:val="104"/>
        <w:widowControl w:val="0"/>
        <w:numPr>
          <w:ilvl w:val="0"/>
          <w:numId w:val="38"/>
        </w:numPr>
        <w:spacing w:line="360" w:lineRule="auto"/>
        <w:jc w:val="both"/>
      </w:pPr>
      <w:r>
        <w:rPr>
          <w:rFonts w:hint="eastAsia"/>
        </w:rPr>
        <w:t>上行</w:t>
      </w:r>
      <w:r>
        <w:t>方向</w:t>
      </w:r>
      <w:r>
        <w:rPr>
          <w:rFonts w:hint="eastAsia"/>
        </w:rPr>
        <w:t>（FSU=&gt;</w:t>
      </w:r>
      <w:r>
        <w:t>SC</w:t>
      </w:r>
      <w:r>
        <w:rPr>
          <w:rFonts w:hint="eastAsia"/>
        </w:rPr>
        <w:t>）</w:t>
      </w:r>
    </w:p>
    <w:tbl>
      <w:tblPr>
        <w:tblStyle w:val="45"/>
        <w:tblW w:w="8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71"/>
        <w:gridCol w:w="1654"/>
        <w:gridCol w:w="3075"/>
        <w:gridCol w:w="1085"/>
      </w:tblGrid>
      <w:tr w14:paraId="1F04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291" w:type="dxa"/>
            <w:shd w:val="clear" w:color="auto" w:fill="D9D9D9"/>
            <w:noWrap w:val="0"/>
            <w:vAlign w:val="center"/>
          </w:tcPr>
          <w:p w14:paraId="21FB4155">
            <w:r>
              <w:rPr>
                <w:rFonts w:hint="eastAsia"/>
              </w:rPr>
              <w:t>地址</w:t>
            </w:r>
          </w:p>
        </w:tc>
        <w:tc>
          <w:tcPr>
            <w:tcW w:w="1571" w:type="dxa"/>
            <w:shd w:val="clear" w:color="auto" w:fill="D9D9D9"/>
            <w:noWrap w:val="0"/>
            <w:vAlign w:val="center"/>
          </w:tcPr>
          <w:p w14:paraId="74BEF23C">
            <w:r>
              <w:rPr>
                <w:rFonts w:hint="eastAsia"/>
              </w:rPr>
              <w:t>协议字段</w:t>
            </w:r>
          </w:p>
        </w:tc>
        <w:tc>
          <w:tcPr>
            <w:tcW w:w="1654" w:type="dxa"/>
            <w:shd w:val="clear" w:color="auto" w:fill="D9D9D9"/>
            <w:noWrap w:val="0"/>
            <w:vAlign w:val="center"/>
          </w:tcPr>
          <w:p w14:paraId="2D83B09F">
            <w:r>
              <w:rPr>
                <w:rFonts w:hint="eastAsia"/>
              </w:rPr>
              <w:t>字段长度</w:t>
            </w:r>
          </w:p>
        </w:tc>
        <w:tc>
          <w:tcPr>
            <w:tcW w:w="3075" w:type="dxa"/>
            <w:shd w:val="clear" w:color="auto" w:fill="D9D9D9"/>
            <w:noWrap w:val="0"/>
            <w:vAlign w:val="center"/>
          </w:tcPr>
          <w:p w14:paraId="0EC9C107">
            <w:r>
              <w:rPr>
                <w:rFonts w:hint="eastAsia"/>
              </w:rPr>
              <w:t>字段描述</w:t>
            </w:r>
          </w:p>
        </w:tc>
        <w:tc>
          <w:tcPr>
            <w:tcW w:w="1085" w:type="dxa"/>
            <w:shd w:val="clear" w:color="auto" w:fill="D9D9D9"/>
            <w:noWrap w:val="0"/>
            <w:vAlign w:val="center"/>
          </w:tcPr>
          <w:p w14:paraId="4F92FCE8">
            <w:r>
              <w:rPr>
                <w:rFonts w:hint="eastAsia"/>
              </w:rPr>
              <w:t>默认值</w:t>
            </w:r>
          </w:p>
        </w:tc>
      </w:tr>
      <w:tr w14:paraId="7867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91" w:type="dxa"/>
            <w:noWrap w:val="0"/>
            <w:vAlign w:val="center"/>
          </w:tcPr>
          <w:p w14:paraId="0EB42BB6">
            <w:r>
              <w:rPr>
                <w:rFonts w:hint="eastAsia"/>
              </w:rPr>
              <w:t xml:space="preserve">0 </w:t>
            </w:r>
          </w:p>
        </w:tc>
        <w:tc>
          <w:tcPr>
            <w:tcW w:w="1571" w:type="dxa"/>
            <w:noWrap w:val="0"/>
            <w:vAlign w:val="center"/>
          </w:tcPr>
          <w:p w14:paraId="6866876E">
            <w:r>
              <w:rPr>
                <w:rFonts w:hint="eastAsia"/>
              </w:rPr>
              <w:t>P_header</w:t>
            </w:r>
          </w:p>
        </w:tc>
        <w:tc>
          <w:tcPr>
            <w:tcW w:w="1654" w:type="dxa"/>
            <w:noWrap w:val="0"/>
            <w:vAlign w:val="center"/>
          </w:tcPr>
          <w:p w14:paraId="57ED0288">
            <w:r>
              <w:rPr>
                <w:rFonts w:hint="eastAsia"/>
              </w:rPr>
              <w:t>1 byte</w:t>
            </w:r>
          </w:p>
        </w:tc>
        <w:tc>
          <w:tcPr>
            <w:tcW w:w="3075" w:type="dxa"/>
            <w:noWrap w:val="0"/>
            <w:vAlign w:val="center"/>
          </w:tcPr>
          <w:p w14:paraId="2027B2F8">
            <w:r>
              <w:rPr>
                <w:rFonts w:hint="eastAsia"/>
              </w:rPr>
              <w:t>协议包的开始标识ff</w:t>
            </w:r>
          </w:p>
        </w:tc>
        <w:tc>
          <w:tcPr>
            <w:tcW w:w="1085" w:type="dxa"/>
            <w:noWrap w:val="0"/>
            <w:vAlign w:val="center"/>
          </w:tcPr>
          <w:p w14:paraId="3C7A539D">
            <w:r>
              <w:t>0x</w:t>
            </w:r>
            <w:r>
              <w:rPr>
                <w:rFonts w:hint="eastAsia"/>
              </w:rPr>
              <w:t>FF</w:t>
            </w:r>
          </w:p>
        </w:tc>
      </w:tr>
      <w:tr w14:paraId="071A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541BB432">
            <w:r>
              <w:rPr>
                <w:rFonts w:hint="eastAsia"/>
              </w:rPr>
              <w:t>1-</w:t>
            </w:r>
            <w:r>
              <w:t>8</w:t>
            </w:r>
          </w:p>
        </w:tc>
        <w:tc>
          <w:tcPr>
            <w:tcW w:w="1571" w:type="dxa"/>
            <w:noWrap w:val="0"/>
            <w:vAlign w:val="center"/>
          </w:tcPr>
          <w:p w14:paraId="5A61FFA1">
            <w:r>
              <w:rPr>
                <w:rFonts w:hint="eastAsia"/>
              </w:rPr>
              <w:t>P_</w:t>
            </w:r>
            <w:r>
              <w:t>dest</w:t>
            </w:r>
            <w:r>
              <w:rPr>
                <w:rFonts w:hint="eastAsia"/>
              </w:rPr>
              <w:t>_addr</w:t>
            </w:r>
          </w:p>
        </w:tc>
        <w:tc>
          <w:tcPr>
            <w:tcW w:w="1654" w:type="dxa"/>
            <w:noWrap w:val="0"/>
            <w:vAlign w:val="center"/>
          </w:tcPr>
          <w:p w14:paraId="6275F1EC">
            <w:r>
              <w:t>8</w:t>
            </w:r>
            <w:r>
              <w:rPr>
                <w:rFonts w:hint="eastAsia"/>
              </w:rPr>
              <w:t>bytes</w:t>
            </w:r>
          </w:p>
        </w:tc>
        <w:tc>
          <w:tcPr>
            <w:tcW w:w="3075" w:type="dxa"/>
            <w:noWrap w:val="0"/>
            <w:vAlign w:val="center"/>
          </w:tcPr>
          <w:p w14:paraId="44A2413B">
            <w:r>
              <w:rPr>
                <w:rFonts w:hint="eastAsia"/>
              </w:rPr>
              <w:t>目标设备地址</w:t>
            </w:r>
          </w:p>
        </w:tc>
        <w:tc>
          <w:tcPr>
            <w:tcW w:w="1085" w:type="dxa"/>
            <w:noWrap w:val="0"/>
            <w:vAlign w:val="center"/>
          </w:tcPr>
          <w:p w14:paraId="4B64463C">
            <w:r>
              <w:rPr>
                <w:rFonts w:hint="eastAsia"/>
              </w:rPr>
              <w:t>SC的</w:t>
            </w:r>
            <w:r>
              <w:t>地址</w:t>
            </w:r>
            <w:r>
              <w:rPr>
                <w:rFonts w:hint="eastAsia"/>
              </w:rPr>
              <w:t>取值</w:t>
            </w:r>
            <w:r>
              <w:t>为</w:t>
            </w:r>
            <w:r>
              <w:rPr>
                <w:rFonts w:hint="eastAsia"/>
              </w:rPr>
              <w:t>0</w:t>
            </w:r>
            <w:r>
              <w:t>x00</w:t>
            </w:r>
          </w:p>
        </w:tc>
      </w:tr>
      <w:tr w14:paraId="5A17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045B1AB2">
            <w:r>
              <w:rPr>
                <w:rFonts w:hint="eastAsia"/>
              </w:rPr>
              <w:t>9</w:t>
            </w:r>
            <w:r>
              <w:t>-28</w:t>
            </w:r>
          </w:p>
        </w:tc>
        <w:tc>
          <w:tcPr>
            <w:tcW w:w="1571" w:type="dxa"/>
            <w:noWrap w:val="0"/>
            <w:vAlign w:val="center"/>
          </w:tcPr>
          <w:p w14:paraId="654D62C6">
            <w:r>
              <w:rPr>
                <w:rFonts w:hint="eastAsia"/>
              </w:rPr>
              <w:t>P_src_addr</w:t>
            </w:r>
          </w:p>
        </w:tc>
        <w:tc>
          <w:tcPr>
            <w:tcW w:w="1654" w:type="dxa"/>
            <w:noWrap w:val="0"/>
            <w:vAlign w:val="center"/>
          </w:tcPr>
          <w:p w14:paraId="51D9E7F2">
            <w:r>
              <w:t>20</w:t>
            </w:r>
            <w:r>
              <w:rPr>
                <w:rFonts w:hint="eastAsia"/>
              </w:rPr>
              <w:t>byte</w:t>
            </w:r>
          </w:p>
        </w:tc>
        <w:tc>
          <w:tcPr>
            <w:tcW w:w="3075" w:type="dxa"/>
            <w:noWrap w:val="0"/>
            <w:vAlign w:val="center"/>
          </w:tcPr>
          <w:p w14:paraId="3F2F829A">
            <w:r>
              <w:rPr>
                <w:rFonts w:hint="eastAsia"/>
              </w:rPr>
              <w:t>源设备地址</w:t>
            </w:r>
          </w:p>
        </w:tc>
        <w:tc>
          <w:tcPr>
            <w:tcW w:w="1085" w:type="dxa"/>
            <w:noWrap w:val="0"/>
            <w:vAlign w:val="center"/>
          </w:tcPr>
          <w:p w14:paraId="3CFCB7B1">
            <w:r>
              <w:rPr>
                <w:rFonts w:hint="eastAsia"/>
              </w:rPr>
              <w:t>FSU的ID</w:t>
            </w:r>
          </w:p>
        </w:tc>
      </w:tr>
      <w:tr w14:paraId="1A06C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020B1C13">
            <w:r>
              <w:t>29</w:t>
            </w:r>
          </w:p>
        </w:tc>
        <w:tc>
          <w:tcPr>
            <w:tcW w:w="1571" w:type="dxa"/>
            <w:noWrap w:val="0"/>
            <w:vAlign w:val="center"/>
          </w:tcPr>
          <w:p w14:paraId="27A480D2">
            <w:r>
              <w:rPr>
                <w:rFonts w:hint="eastAsia"/>
              </w:rPr>
              <w:t>P_subDevType</w:t>
            </w:r>
          </w:p>
        </w:tc>
        <w:tc>
          <w:tcPr>
            <w:tcW w:w="1654" w:type="dxa"/>
            <w:noWrap w:val="0"/>
            <w:vAlign w:val="center"/>
          </w:tcPr>
          <w:p w14:paraId="22C1F4D8">
            <w:r>
              <w:rPr>
                <w:rFonts w:hint="eastAsia"/>
              </w:rPr>
              <w:t>1 byte</w:t>
            </w:r>
          </w:p>
        </w:tc>
        <w:tc>
          <w:tcPr>
            <w:tcW w:w="3075" w:type="dxa"/>
            <w:noWrap w:val="0"/>
            <w:vAlign w:val="center"/>
          </w:tcPr>
          <w:p w14:paraId="7072E559">
            <w:pPr>
              <w:pStyle w:val="230"/>
            </w:pPr>
            <w:r>
              <w:rPr>
                <w:rFonts w:hint="eastAsia"/>
              </w:rPr>
              <w:t>子设备类型：</w:t>
            </w:r>
          </w:p>
          <w:p w14:paraId="048983FC">
            <w:pPr>
              <w:pStyle w:val="230"/>
            </w:pPr>
            <w:r>
              <w:rPr>
                <w:rFonts w:hint="eastAsia"/>
              </w:rPr>
              <w:t>1：串口设备</w:t>
            </w:r>
          </w:p>
          <w:p w14:paraId="0514D5F2">
            <w:pPr>
              <w:pStyle w:val="230"/>
            </w:pPr>
            <w:r>
              <w:rPr>
                <w:rFonts w:hint="eastAsia"/>
              </w:rPr>
              <w:t>2：USB设备</w:t>
            </w:r>
          </w:p>
          <w:p w14:paraId="2DF622A2">
            <w:pPr>
              <w:pStyle w:val="230"/>
            </w:pPr>
            <w:r>
              <w:rPr>
                <w:rFonts w:hint="eastAsia"/>
              </w:rPr>
              <w:t>3：IP网络设备</w:t>
            </w:r>
          </w:p>
        </w:tc>
        <w:tc>
          <w:tcPr>
            <w:tcW w:w="1085" w:type="dxa"/>
            <w:noWrap w:val="0"/>
            <w:vAlign w:val="center"/>
          </w:tcPr>
          <w:p w14:paraId="1C7761F7">
            <w:r>
              <w:rPr>
                <w:rFonts w:hint="eastAsia"/>
              </w:rPr>
              <w:t>1</w:t>
            </w:r>
          </w:p>
        </w:tc>
      </w:tr>
      <w:tr w14:paraId="3003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2B0B2BA9">
            <w:r>
              <w:t>30</w:t>
            </w:r>
          </w:p>
        </w:tc>
        <w:tc>
          <w:tcPr>
            <w:tcW w:w="1571" w:type="dxa"/>
            <w:noWrap w:val="0"/>
            <w:vAlign w:val="center"/>
          </w:tcPr>
          <w:p w14:paraId="678A0E8D">
            <w:r>
              <w:rPr>
                <w:rFonts w:hint="eastAsia"/>
              </w:rPr>
              <w:t>P_subDev_addr</w:t>
            </w:r>
          </w:p>
        </w:tc>
        <w:tc>
          <w:tcPr>
            <w:tcW w:w="1654" w:type="dxa"/>
            <w:noWrap w:val="0"/>
            <w:vAlign w:val="center"/>
          </w:tcPr>
          <w:p w14:paraId="1BE6CA3C">
            <w:r>
              <w:rPr>
                <w:rFonts w:hint="eastAsia"/>
              </w:rPr>
              <w:t>1 byte</w:t>
            </w:r>
          </w:p>
        </w:tc>
        <w:tc>
          <w:tcPr>
            <w:tcW w:w="3075" w:type="dxa"/>
            <w:noWrap w:val="0"/>
            <w:vAlign w:val="center"/>
          </w:tcPr>
          <w:p w14:paraId="248BEEF7">
            <w:r>
              <w:rPr>
                <w:rFonts w:hint="eastAsia"/>
              </w:rPr>
              <w:t>透传模块：Bit0~4:串口号；Bit5~8： 表示虚拟设备号（即串口总线模式下的地址号）；透传模块：Bit0~4:串口号；Bit5~8： 表示虚拟设备号（即串口总线模式下的地址号）；</w:t>
            </w:r>
          </w:p>
          <w:p w14:paraId="661E56A4">
            <w:r>
              <w:rPr>
                <w:rFonts w:hint="eastAsia"/>
              </w:rPr>
              <w:t>当子设备</w:t>
            </w:r>
            <w:r>
              <w:t>类型为</w:t>
            </w:r>
            <w:r>
              <w:rPr>
                <w:rFonts w:hint="eastAsia"/>
              </w:rPr>
              <w:t>USB/IP时</w:t>
            </w:r>
            <w:r>
              <w:t>，此字段为</w:t>
            </w:r>
            <w:r>
              <w:rPr>
                <w:rFonts w:hint="eastAsia"/>
              </w:rPr>
              <w:t>00。</w:t>
            </w:r>
          </w:p>
        </w:tc>
        <w:tc>
          <w:tcPr>
            <w:tcW w:w="1085" w:type="dxa"/>
            <w:noWrap w:val="0"/>
            <w:vAlign w:val="center"/>
          </w:tcPr>
          <w:p w14:paraId="0CEBF814"/>
        </w:tc>
      </w:tr>
      <w:tr w14:paraId="1C54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64A3DDE">
            <w:r>
              <w:t>31-32</w:t>
            </w:r>
          </w:p>
        </w:tc>
        <w:tc>
          <w:tcPr>
            <w:tcW w:w="1571" w:type="dxa"/>
            <w:noWrap w:val="0"/>
            <w:vAlign w:val="center"/>
          </w:tcPr>
          <w:p w14:paraId="0C4E3727">
            <w:r>
              <w:rPr>
                <w:rFonts w:hint="eastAsia"/>
              </w:rPr>
              <w:t>P_pLen</w:t>
            </w:r>
          </w:p>
        </w:tc>
        <w:tc>
          <w:tcPr>
            <w:tcW w:w="1654" w:type="dxa"/>
            <w:noWrap w:val="0"/>
            <w:vAlign w:val="center"/>
          </w:tcPr>
          <w:p w14:paraId="376DD47D">
            <w:r>
              <w:rPr>
                <w:rFonts w:hint="eastAsia"/>
              </w:rPr>
              <w:t>2 byte</w:t>
            </w:r>
          </w:p>
        </w:tc>
        <w:tc>
          <w:tcPr>
            <w:tcW w:w="3075" w:type="dxa"/>
            <w:noWrap w:val="0"/>
            <w:vAlign w:val="center"/>
          </w:tcPr>
          <w:p w14:paraId="53673136">
            <w:pPr>
              <w:pStyle w:val="230"/>
            </w:pPr>
            <w:r>
              <w:rPr>
                <w:rFonts w:hint="eastAsia"/>
              </w:rPr>
              <w:t>协议族数据包长度</w:t>
            </w:r>
          </w:p>
        </w:tc>
        <w:tc>
          <w:tcPr>
            <w:tcW w:w="1085" w:type="dxa"/>
            <w:noWrap w:val="0"/>
            <w:vAlign w:val="center"/>
          </w:tcPr>
          <w:p w14:paraId="407428E7">
            <w:r>
              <w:rPr>
                <w:rFonts w:hint="eastAsia"/>
              </w:rPr>
              <w:t>5</w:t>
            </w:r>
            <w:r>
              <w:t>+N</w:t>
            </w:r>
          </w:p>
        </w:tc>
      </w:tr>
      <w:tr w14:paraId="1347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4992BFA2">
            <w:r>
              <w:rPr>
                <w:bCs/>
                <w:szCs w:val="21"/>
              </w:rPr>
              <w:t>33</w:t>
            </w:r>
          </w:p>
        </w:tc>
        <w:tc>
          <w:tcPr>
            <w:tcW w:w="1571" w:type="dxa"/>
            <w:noWrap w:val="0"/>
            <w:vAlign w:val="top"/>
          </w:tcPr>
          <w:p w14:paraId="18159D60">
            <w:r>
              <w:rPr>
                <w:rFonts w:hint="eastAsia"/>
              </w:rPr>
              <w:t>RtnFlag</w:t>
            </w:r>
          </w:p>
        </w:tc>
        <w:tc>
          <w:tcPr>
            <w:tcW w:w="1654" w:type="dxa"/>
            <w:noWrap w:val="0"/>
            <w:vAlign w:val="top"/>
          </w:tcPr>
          <w:p w14:paraId="51EF0597">
            <w:r>
              <w:rPr>
                <w:rFonts w:hint="eastAsia"/>
              </w:rPr>
              <w:t>1byte</w:t>
            </w:r>
          </w:p>
        </w:tc>
        <w:tc>
          <w:tcPr>
            <w:tcW w:w="3075" w:type="dxa"/>
            <w:noWrap w:val="0"/>
            <w:vAlign w:val="top"/>
          </w:tcPr>
          <w:p w14:paraId="4278FF8A">
            <w:r>
              <w:rPr>
                <w:rFonts w:hint="eastAsia"/>
              </w:rPr>
              <w:t>设置/应答类型</w:t>
            </w:r>
          </w:p>
        </w:tc>
        <w:tc>
          <w:tcPr>
            <w:tcW w:w="1085" w:type="dxa"/>
            <w:noWrap w:val="0"/>
            <w:vAlign w:val="top"/>
          </w:tcPr>
          <w:p w14:paraId="3AF02F52">
            <w:r>
              <w:rPr>
                <w:rFonts w:hint="eastAsia"/>
              </w:rPr>
              <w:t>0</w:t>
            </w:r>
            <w:r>
              <w:t>x00</w:t>
            </w:r>
          </w:p>
        </w:tc>
      </w:tr>
      <w:tr w14:paraId="3A46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73976DBF">
            <w:r>
              <w:t>34-35</w:t>
            </w:r>
          </w:p>
        </w:tc>
        <w:tc>
          <w:tcPr>
            <w:tcW w:w="1571" w:type="dxa"/>
            <w:noWrap w:val="0"/>
            <w:vAlign w:val="top"/>
          </w:tcPr>
          <w:p w14:paraId="4DE44772">
            <w:r>
              <w:rPr>
                <w:rFonts w:hint="eastAsia"/>
              </w:rPr>
              <w:t>CommType</w:t>
            </w:r>
          </w:p>
        </w:tc>
        <w:tc>
          <w:tcPr>
            <w:tcW w:w="1654" w:type="dxa"/>
            <w:noWrap w:val="0"/>
            <w:vAlign w:val="top"/>
          </w:tcPr>
          <w:p w14:paraId="417DE13E">
            <w:r>
              <w:rPr>
                <w:rFonts w:hint="eastAsia"/>
              </w:rPr>
              <w:t>2 bytes</w:t>
            </w:r>
          </w:p>
        </w:tc>
        <w:tc>
          <w:tcPr>
            <w:tcW w:w="3075" w:type="dxa"/>
            <w:noWrap w:val="0"/>
            <w:vAlign w:val="top"/>
          </w:tcPr>
          <w:p w14:paraId="665D151E">
            <w:r>
              <w:rPr>
                <w:rFonts w:hint="eastAsia"/>
              </w:rPr>
              <w:t>命令编号</w:t>
            </w:r>
          </w:p>
        </w:tc>
        <w:tc>
          <w:tcPr>
            <w:tcW w:w="1085" w:type="dxa"/>
            <w:noWrap w:val="0"/>
            <w:vAlign w:val="top"/>
          </w:tcPr>
          <w:p w14:paraId="026EF65C">
            <w:r>
              <w:rPr>
                <w:rFonts w:hint="eastAsia"/>
              </w:rPr>
              <w:t>0x</w:t>
            </w:r>
            <w:r>
              <w:t>00</w:t>
            </w:r>
            <w:r>
              <w:rPr>
                <w:rFonts w:hint="eastAsia"/>
              </w:rPr>
              <w:t>01</w:t>
            </w:r>
          </w:p>
        </w:tc>
      </w:tr>
      <w:tr w14:paraId="6D44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2CC6D725">
            <w:r>
              <w:t>36-37</w:t>
            </w:r>
          </w:p>
        </w:tc>
        <w:tc>
          <w:tcPr>
            <w:tcW w:w="1571" w:type="dxa"/>
            <w:noWrap w:val="0"/>
            <w:vAlign w:val="top"/>
          </w:tcPr>
          <w:p w14:paraId="21E517ED">
            <w:r>
              <w:rPr>
                <w:rFonts w:hint="eastAsia"/>
              </w:rPr>
              <w:t>透传数据长度</w:t>
            </w:r>
          </w:p>
        </w:tc>
        <w:tc>
          <w:tcPr>
            <w:tcW w:w="1654" w:type="dxa"/>
            <w:noWrap w:val="0"/>
            <w:vAlign w:val="top"/>
          </w:tcPr>
          <w:p w14:paraId="7D60F4EC">
            <w:r>
              <w:rPr>
                <w:rFonts w:hint="eastAsia"/>
              </w:rPr>
              <w:t>2 byte</w:t>
            </w:r>
          </w:p>
        </w:tc>
        <w:tc>
          <w:tcPr>
            <w:tcW w:w="3075" w:type="dxa"/>
            <w:noWrap w:val="0"/>
            <w:vAlign w:val="top"/>
          </w:tcPr>
          <w:p w14:paraId="2819D7AA">
            <w:r>
              <w:rPr>
                <w:rFonts w:hint="eastAsia"/>
              </w:rPr>
              <w:t>透传数据长度</w:t>
            </w:r>
          </w:p>
        </w:tc>
        <w:tc>
          <w:tcPr>
            <w:tcW w:w="1085" w:type="dxa"/>
            <w:noWrap w:val="0"/>
            <w:vAlign w:val="top"/>
          </w:tcPr>
          <w:p w14:paraId="65B8B159"/>
        </w:tc>
      </w:tr>
      <w:tr w14:paraId="5C80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37D632AF">
            <w:r>
              <w:t>38-</w:t>
            </w:r>
            <w:r>
              <w:rPr>
                <w:rFonts w:hint="eastAsia"/>
              </w:rPr>
              <w:t>(</w:t>
            </w:r>
            <w:r>
              <w:t>38+N-1</w:t>
            </w:r>
            <w:r>
              <w:rPr>
                <w:rFonts w:hint="eastAsia"/>
              </w:rPr>
              <w:t>)</w:t>
            </w:r>
          </w:p>
        </w:tc>
        <w:tc>
          <w:tcPr>
            <w:tcW w:w="1571" w:type="dxa"/>
            <w:noWrap w:val="0"/>
            <w:vAlign w:val="top"/>
          </w:tcPr>
          <w:p w14:paraId="353E82E0">
            <w:r>
              <w:rPr>
                <w:rFonts w:hint="eastAsia"/>
              </w:rPr>
              <w:t>透传数据</w:t>
            </w:r>
          </w:p>
        </w:tc>
        <w:tc>
          <w:tcPr>
            <w:tcW w:w="1654" w:type="dxa"/>
            <w:noWrap w:val="0"/>
            <w:vAlign w:val="top"/>
          </w:tcPr>
          <w:p w14:paraId="3899C08C">
            <w:r>
              <w:t>N</w:t>
            </w:r>
            <w:r>
              <w:rPr>
                <w:rFonts w:hint="eastAsia"/>
              </w:rPr>
              <w:t xml:space="preserve"> byte</w:t>
            </w:r>
          </w:p>
        </w:tc>
        <w:tc>
          <w:tcPr>
            <w:tcW w:w="3075" w:type="dxa"/>
            <w:noWrap w:val="0"/>
            <w:vAlign w:val="top"/>
          </w:tcPr>
          <w:p w14:paraId="517413DA">
            <w:r>
              <w:rPr>
                <w:rFonts w:hint="eastAsia"/>
              </w:rPr>
              <w:t>数据内容</w:t>
            </w:r>
          </w:p>
        </w:tc>
        <w:tc>
          <w:tcPr>
            <w:tcW w:w="1085" w:type="dxa"/>
            <w:noWrap w:val="0"/>
            <w:vAlign w:val="top"/>
          </w:tcPr>
          <w:p w14:paraId="19249729"/>
        </w:tc>
      </w:tr>
      <w:tr w14:paraId="4A1B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6ADCA350">
            <w:r>
              <w:t>38</w:t>
            </w:r>
            <w:r>
              <w:rPr>
                <w:rFonts w:hint="eastAsia"/>
              </w:rPr>
              <w:t>+N</w:t>
            </w:r>
          </w:p>
        </w:tc>
        <w:tc>
          <w:tcPr>
            <w:tcW w:w="1571" w:type="dxa"/>
            <w:noWrap w:val="0"/>
            <w:vAlign w:val="center"/>
          </w:tcPr>
          <w:p w14:paraId="47DE7468">
            <w:r>
              <w:rPr>
                <w:rFonts w:hint="eastAsia"/>
              </w:rPr>
              <w:t>P_verify</w:t>
            </w:r>
          </w:p>
        </w:tc>
        <w:tc>
          <w:tcPr>
            <w:tcW w:w="1654" w:type="dxa"/>
            <w:noWrap w:val="0"/>
            <w:vAlign w:val="center"/>
          </w:tcPr>
          <w:p w14:paraId="32F7CC4E">
            <w:r>
              <w:rPr>
                <w:rFonts w:hint="eastAsia"/>
              </w:rPr>
              <w:t>1 byte</w:t>
            </w:r>
          </w:p>
        </w:tc>
        <w:tc>
          <w:tcPr>
            <w:tcW w:w="3075" w:type="dxa"/>
            <w:noWrap w:val="0"/>
            <w:vAlign w:val="center"/>
          </w:tcPr>
          <w:p w14:paraId="4E9A5025">
            <w:r>
              <w:rPr>
                <w:rFonts w:hint="eastAsia"/>
              </w:rPr>
              <w:t>协议包的校验字段，</w:t>
            </w:r>
            <w:r>
              <w:t>采用</w:t>
            </w:r>
            <w:r>
              <w:rPr>
                <w:rFonts w:hint="eastAsia"/>
              </w:rPr>
              <w:t>异或校验，在数据转义之前，对协议数据计算校验值，计算时不包含包头和包尾</w:t>
            </w:r>
          </w:p>
        </w:tc>
        <w:tc>
          <w:tcPr>
            <w:tcW w:w="1085" w:type="dxa"/>
            <w:noWrap w:val="0"/>
            <w:vAlign w:val="center"/>
          </w:tcPr>
          <w:p w14:paraId="2D8AB58B"/>
        </w:tc>
      </w:tr>
      <w:tr w14:paraId="4437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DEBE20F">
            <w:r>
              <w:t>39</w:t>
            </w:r>
            <w:r>
              <w:rPr>
                <w:rFonts w:hint="eastAsia"/>
              </w:rPr>
              <w:t>+N</w:t>
            </w:r>
          </w:p>
        </w:tc>
        <w:tc>
          <w:tcPr>
            <w:tcW w:w="1571" w:type="dxa"/>
            <w:noWrap w:val="0"/>
            <w:vAlign w:val="center"/>
          </w:tcPr>
          <w:p w14:paraId="735AD013">
            <w:r>
              <w:rPr>
                <w:rFonts w:hint="eastAsia"/>
              </w:rPr>
              <w:t>P_tailer</w:t>
            </w:r>
          </w:p>
        </w:tc>
        <w:tc>
          <w:tcPr>
            <w:tcW w:w="1654" w:type="dxa"/>
            <w:noWrap w:val="0"/>
            <w:vAlign w:val="center"/>
          </w:tcPr>
          <w:p w14:paraId="6C7203B8">
            <w:r>
              <w:rPr>
                <w:rFonts w:hint="eastAsia"/>
              </w:rPr>
              <w:t>1 byte</w:t>
            </w:r>
          </w:p>
        </w:tc>
        <w:tc>
          <w:tcPr>
            <w:tcW w:w="3075" w:type="dxa"/>
            <w:noWrap w:val="0"/>
            <w:vAlign w:val="center"/>
          </w:tcPr>
          <w:p w14:paraId="5BD549DB">
            <w:r>
              <w:rPr>
                <w:rFonts w:hint="eastAsia"/>
              </w:rPr>
              <w:t>协议包的结束标识fe</w:t>
            </w:r>
          </w:p>
        </w:tc>
        <w:tc>
          <w:tcPr>
            <w:tcW w:w="1085" w:type="dxa"/>
            <w:noWrap w:val="0"/>
            <w:vAlign w:val="center"/>
          </w:tcPr>
          <w:p w14:paraId="58DE0287">
            <w:r>
              <w:t>0x</w:t>
            </w:r>
            <w:r>
              <w:rPr>
                <w:rFonts w:hint="eastAsia"/>
              </w:rPr>
              <w:t>FE</w:t>
            </w:r>
          </w:p>
        </w:tc>
      </w:tr>
    </w:tbl>
    <w:p w14:paraId="364B7B20">
      <w:pPr>
        <w:spacing w:line="360" w:lineRule="auto"/>
        <w:ind w:firstLine="480" w:firstLineChars="200"/>
      </w:pPr>
    </w:p>
    <w:p w14:paraId="32794B64">
      <w:pPr>
        <w:pStyle w:val="3"/>
        <w:keepLines/>
        <w:widowControl w:val="0"/>
        <w:numPr>
          <w:ilvl w:val="1"/>
          <w:numId w:val="0"/>
        </w:numPr>
        <w:tabs>
          <w:tab w:val="left" w:pos="3544"/>
          <w:tab w:val="left" w:pos="5512"/>
        </w:tabs>
        <w:spacing w:before="260" w:after="260" w:line="416" w:lineRule="auto"/>
        <w:ind w:left="2"/>
        <w:jc w:val="both"/>
      </w:pPr>
      <w:bookmarkStart w:id="231" w:name="_Toc1728071694"/>
      <w:r>
        <w:t>A2.2 FSU</w:t>
      </w:r>
      <w:r>
        <w:rPr>
          <w:rFonts w:hint="eastAsia"/>
        </w:rPr>
        <w:t>透传通道心跳</w:t>
      </w:r>
      <w:bookmarkEnd w:id="231"/>
    </w:p>
    <w:p w14:paraId="036D2EB0">
      <w:r>
        <w:rPr>
          <w:rFonts w:hint="eastAsia"/>
        </w:rPr>
        <w:t xml:space="preserve">    命令号：0x</w:t>
      </w:r>
      <w:r>
        <w:t>00</w:t>
      </w:r>
      <w:r>
        <w:rPr>
          <w:rFonts w:hint="eastAsia"/>
        </w:rPr>
        <w:t>02</w:t>
      </w:r>
    </w:p>
    <w:p w14:paraId="4535EF8D">
      <w:pPr>
        <w:spacing w:line="360" w:lineRule="auto"/>
        <w:ind w:firstLine="480" w:firstLineChars="200"/>
      </w:pPr>
      <w:r>
        <w:rPr>
          <w:rFonts w:hint="eastAsia"/>
        </w:rPr>
        <w:t>命令描述：FSU定时（例如</w:t>
      </w:r>
      <w:r>
        <w:t>：</w:t>
      </w:r>
      <w:r>
        <w:rPr>
          <w:rFonts w:hint="eastAsia"/>
        </w:rPr>
        <w:t>每隔120秒） 向SC发送一个心跳包数据，SC根据</w:t>
      </w:r>
      <w:r>
        <w:t>接收</w:t>
      </w:r>
      <w:r>
        <w:rPr>
          <w:rFonts w:hint="eastAsia"/>
        </w:rPr>
        <w:t>心跳消息</w:t>
      </w:r>
      <w:r>
        <w:t>的情况</w:t>
      </w:r>
      <w:r>
        <w:rPr>
          <w:rFonts w:hint="eastAsia"/>
        </w:rPr>
        <w:t>进行链路连接状态的判断。当SC在360秒</w:t>
      </w:r>
      <w:r>
        <w:t>内未收到任何心跳消息时，则认为</w:t>
      </w:r>
      <w:r>
        <w:rPr>
          <w:rFonts w:hint="eastAsia"/>
        </w:rPr>
        <w:t>SC</w:t>
      </w:r>
      <w:r>
        <w:t>和FSU</w:t>
      </w:r>
      <w:r>
        <w:rPr>
          <w:rFonts w:hint="eastAsia"/>
        </w:rPr>
        <w:t>之间</w:t>
      </w:r>
      <w:r>
        <w:t>的</w:t>
      </w:r>
      <w:r>
        <w:rPr>
          <w:rFonts w:hint="eastAsia"/>
        </w:rPr>
        <w:t>透传</w:t>
      </w:r>
      <w:r>
        <w:t>通道</w:t>
      </w:r>
      <w:r>
        <w:rPr>
          <w:rFonts w:hint="eastAsia"/>
        </w:rPr>
        <w:t>中断。</w:t>
      </w:r>
    </w:p>
    <w:p w14:paraId="38C6B5E3">
      <w:pPr>
        <w:spacing w:line="360" w:lineRule="auto"/>
        <w:ind w:firstLine="480" w:firstLineChars="200"/>
      </w:pPr>
      <w:r>
        <w:rPr>
          <w:rFonts w:hint="eastAsia"/>
        </w:rPr>
        <w:t>命令数据：（方向：FSU =&gt; SC）</w:t>
      </w:r>
    </w:p>
    <w:tbl>
      <w:tblPr>
        <w:tblStyle w:val="45"/>
        <w:tblW w:w="86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71"/>
        <w:gridCol w:w="1654"/>
        <w:gridCol w:w="3075"/>
        <w:gridCol w:w="1085"/>
      </w:tblGrid>
      <w:tr w14:paraId="2BD5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291" w:type="dxa"/>
            <w:shd w:val="clear" w:color="auto" w:fill="D9D9D9"/>
            <w:noWrap w:val="0"/>
            <w:vAlign w:val="center"/>
          </w:tcPr>
          <w:p w14:paraId="799F3855">
            <w:r>
              <w:rPr>
                <w:rFonts w:hint="eastAsia"/>
              </w:rPr>
              <w:t>地址</w:t>
            </w:r>
          </w:p>
        </w:tc>
        <w:tc>
          <w:tcPr>
            <w:tcW w:w="1571" w:type="dxa"/>
            <w:shd w:val="clear" w:color="auto" w:fill="D9D9D9"/>
            <w:noWrap w:val="0"/>
            <w:vAlign w:val="center"/>
          </w:tcPr>
          <w:p w14:paraId="16C942AF">
            <w:r>
              <w:rPr>
                <w:rFonts w:hint="eastAsia"/>
              </w:rPr>
              <w:t>协议字段</w:t>
            </w:r>
          </w:p>
        </w:tc>
        <w:tc>
          <w:tcPr>
            <w:tcW w:w="1654" w:type="dxa"/>
            <w:shd w:val="clear" w:color="auto" w:fill="D9D9D9"/>
            <w:noWrap w:val="0"/>
            <w:vAlign w:val="center"/>
          </w:tcPr>
          <w:p w14:paraId="5E60C772">
            <w:r>
              <w:rPr>
                <w:rFonts w:hint="eastAsia"/>
              </w:rPr>
              <w:t>字段长度</w:t>
            </w:r>
          </w:p>
        </w:tc>
        <w:tc>
          <w:tcPr>
            <w:tcW w:w="3075" w:type="dxa"/>
            <w:shd w:val="clear" w:color="auto" w:fill="D9D9D9"/>
            <w:noWrap w:val="0"/>
            <w:vAlign w:val="center"/>
          </w:tcPr>
          <w:p w14:paraId="45DE8270">
            <w:r>
              <w:rPr>
                <w:rFonts w:hint="eastAsia"/>
              </w:rPr>
              <w:t>字段描述</w:t>
            </w:r>
          </w:p>
        </w:tc>
        <w:tc>
          <w:tcPr>
            <w:tcW w:w="1085" w:type="dxa"/>
            <w:shd w:val="clear" w:color="auto" w:fill="D9D9D9"/>
            <w:noWrap w:val="0"/>
            <w:vAlign w:val="center"/>
          </w:tcPr>
          <w:p w14:paraId="60C5839D">
            <w:r>
              <w:rPr>
                <w:rFonts w:hint="eastAsia"/>
              </w:rPr>
              <w:t>默认值</w:t>
            </w:r>
          </w:p>
        </w:tc>
      </w:tr>
      <w:tr w14:paraId="7F8B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291" w:type="dxa"/>
            <w:noWrap w:val="0"/>
            <w:vAlign w:val="center"/>
          </w:tcPr>
          <w:p w14:paraId="50F8AE8E">
            <w:r>
              <w:rPr>
                <w:rFonts w:hint="eastAsia"/>
              </w:rPr>
              <w:t xml:space="preserve">0 </w:t>
            </w:r>
          </w:p>
        </w:tc>
        <w:tc>
          <w:tcPr>
            <w:tcW w:w="1571" w:type="dxa"/>
            <w:noWrap w:val="0"/>
            <w:vAlign w:val="center"/>
          </w:tcPr>
          <w:p w14:paraId="18BC4876">
            <w:r>
              <w:rPr>
                <w:rFonts w:hint="eastAsia"/>
              </w:rPr>
              <w:t>P_header</w:t>
            </w:r>
          </w:p>
        </w:tc>
        <w:tc>
          <w:tcPr>
            <w:tcW w:w="1654" w:type="dxa"/>
            <w:noWrap w:val="0"/>
            <w:vAlign w:val="center"/>
          </w:tcPr>
          <w:p w14:paraId="173FA246">
            <w:r>
              <w:rPr>
                <w:rFonts w:hint="eastAsia"/>
              </w:rPr>
              <w:t>1 byte</w:t>
            </w:r>
          </w:p>
        </w:tc>
        <w:tc>
          <w:tcPr>
            <w:tcW w:w="3075" w:type="dxa"/>
            <w:noWrap w:val="0"/>
            <w:vAlign w:val="center"/>
          </w:tcPr>
          <w:p w14:paraId="61C338AB">
            <w:r>
              <w:rPr>
                <w:rFonts w:hint="eastAsia"/>
              </w:rPr>
              <w:t>协议包的开始标识ff</w:t>
            </w:r>
          </w:p>
        </w:tc>
        <w:tc>
          <w:tcPr>
            <w:tcW w:w="1085" w:type="dxa"/>
            <w:noWrap w:val="0"/>
            <w:vAlign w:val="center"/>
          </w:tcPr>
          <w:p w14:paraId="54963ACC">
            <w:r>
              <w:t>0x</w:t>
            </w:r>
            <w:r>
              <w:rPr>
                <w:rFonts w:hint="eastAsia"/>
              </w:rPr>
              <w:t>FF</w:t>
            </w:r>
          </w:p>
        </w:tc>
      </w:tr>
      <w:tr w14:paraId="4009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B02AD6C">
            <w:r>
              <w:rPr>
                <w:rFonts w:hint="eastAsia"/>
              </w:rPr>
              <w:t>1-</w:t>
            </w:r>
            <w:r>
              <w:t>8</w:t>
            </w:r>
          </w:p>
        </w:tc>
        <w:tc>
          <w:tcPr>
            <w:tcW w:w="1571" w:type="dxa"/>
            <w:noWrap w:val="0"/>
            <w:vAlign w:val="center"/>
          </w:tcPr>
          <w:p w14:paraId="36A361D9">
            <w:r>
              <w:rPr>
                <w:rFonts w:hint="eastAsia"/>
              </w:rPr>
              <w:t>P_addr</w:t>
            </w:r>
          </w:p>
        </w:tc>
        <w:tc>
          <w:tcPr>
            <w:tcW w:w="1654" w:type="dxa"/>
            <w:noWrap w:val="0"/>
            <w:vAlign w:val="center"/>
          </w:tcPr>
          <w:p w14:paraId="7812C473">
            <w:r>
              <w:t>8</w:t>
            </w:r>
            <w:r>
              <w:rPr>
                <w:rFonts w:hint="eastAsia"/>
              </w:rPr>
              <w:t>bytes</w:t>
            </w:r>
          </w:p>
        </w:tc>
        <w:tc>
          <w:tcPr>
            <w:tcW w:w="3075" w:type="dxa"/>
            <w:noWrap w:val="0"/>
            <w:vAlign w:val="center"/>
          </w:tcPr>
          <w:p w14:paraId="5E6E911E">
            <w:r>
              <w:rPr>
                <w:rFonts w:hint="eastAsia"/>
              </w:rPr>
              <w:t>目标设备地址</w:t>
            </w:r>
          </w:p>
        </w:tc>
        <w:tc>
          <w:tcPr>
            <w:tcW w:w="1085" w:type="dxa"/>
            <w:noWrap w:val="0"/>
            <w:vAlign w:val="center"/>
          </w:tcPr>
          <w:p w14:paraId="0AF85CF0">
            <w:r>
              <w:rPr>
                <w:rFonts w:hint="eastAsia"/>
              </w:rPr>
              <w:t>SC的</w:t>
            </w:r>
            <w:r>
              <w:t>地址为</w:t>
            </w:r>
            <w:r>
              <w:rPr>
                <w:rFonts w:hint="eastAsia"/>
              </w:rPr>
              <w:t>0x00</w:t>
            </w:r>
          </w:p>
        </w:tc>
      </w:tr>
      <w:tr w14:paraId="4FFC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651D40EB">
            <w:r>
              <w:rPr>
                <w:rFonts w:hint="eastAsia"/>
              </w:rPr>
              <w:t>9</w:t>
            </w:r>
            <w:r>
              <w:t>-28</w:t>
            </w:r>
          </w:p>
        </w:tc>
        <w:tc>
          <w:tcPr>
            <w:tcW w:w="1571" w:type="dxa"/>
            <w:noWrap w:val="0"/>
            <w:vAlign w:val="center"/>
          </w:tcPr>
          <w:p w14:paraId="355B0DEA">
            <w:r>
              <w:rPr>
                <w:rFonts w:hint="eastAsia"/>
              </w:rPr>
              <w:t>P_src_addr</w:t>
            </w:r>
          </w:p>
        </w:tc>
        <w:tc>
          <w:tcPr>
            <w:tcW w:w="1654" w:type="dxa"/>
            <w:noWrap w:val="0"/>
            <w:vAlign w:val="center"/>
          </w:tcPr>
          <w:p w14:paraId="2B1A1CC5">
            <w:r>
              <w:t>20</w:t>
            </w:r>
            <w:r>
              <w:rPr>
                <w:rFonts w:hint="eastAsia"/>
              </w:rPr>
              <w:t>bytes</w:t>
            </w:r>
          </w:p>
        </w:tc>
        <w:tc>
          <w:tcPr>
            <w:tcW w:w="3075" w:type="dxa"/>
            <w:noWrap w:val="0"/>
            <w:vAlign w:val="center"/>
          </w:tcPr>
          <w:p w14:paraId="5562805B">
            <w:r>
              <w:rPr>
                <w:rFonts w:hint="eastAsia"/>
              </w:rPr>
              <w:t>源</w:t>
            </w:r>
            <w:r>
              <w:t>设备地址</w:t>
            </w:r>
          </w:p>
        </w:tc>
        <w:tc>
          <w:tcPr>
            <w:tcW w:w="1085" w:type="dxa"/>
            <w:noWrap w:val="0"/>
            <w:vAlign w:val="center"/>
          </w:tcPr>
          <w:p w14:paraId="07BA841F">
            <w:r>
              <w:rPr>
                <w:rFonts w:hint="eastAsia"/>
              </w:rPr>
              <w:t>FSU的ID</w:t>
            </w:r>
          </w:p>
        </w:tc>
      </w:tr>
      <w:tr w14:paraId="6790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58D810DF">
            <w:r>
              <w:t>29</w:t>
            </w:r>
          </w:p>
        </w:tc>
        <w:tc>
          <w:tcPr>
            <w:tcW w:w="1571" w:type="dxa"/>
            <w:noWrap w:val="0"/>
            <w:vAlign w:val="center"/>
          </w:tcPr>
          <w:p w14:paraId="18AABBAC">
            <w:r>
              <w:rPr>
                <w:rFonts w:hint="eastAsia"/>
              </w:rPr>
              <w:t>P_subDevType</w:t>
            </w:r>
          </w:p>
        </w:tc>
        <w:tc>
          <w:tcPr>
            <w:tcW w:w="1654" w:type="dxa"/>
            <w:noWrap w:val="0"/>
            <w:vAlign w:val="center"/>
          </w:tcPr>
          <w:p w14:paraId="0F8B830A">
            <w:r>
              <w:rPr>
                <w:rFonts w:hint="eastAsia"/>
              </w:rPr>
              <w:t>1 byte</w:t>
            </w:r>
          </w:p>
        </w:tc>
        <w:tc>
          <w:tcPr>
            <w:tcW w:w="3075" w:type="dxa"/>
            <w:noWrap w:val="0"/>
            <w:vAlign w:val="center"/>
          </w:tcPr>
          <w:p w14:paraId="25A0F237">
            <w:pPr>
              <w:pStyle w:val="230"/>
            </w:pPr>
            <w:r>
              <w:rPr>
                <w:rFonts w:hint="eastAsia"/>
              </w:rPr>
              <w:t>子设备类型：</w:t>
            </w:r>
          </w:p>
          <w:p w14:paraId="2695177B">
            <w:pPr>
              <w:pStyle w:val="230"/>
            </w:pPr>
            <w:r>
              <w:rPr>
                <w:rFonts w:hint="eastAsia"/>
              </w:rPr>
              <w:t>1：串口设备</w:t>
            </w:r>
          </w:p>
          <w:p w14:paraId="521CC473">
            <w:pPr>
              <w:pStyle w:val="230"/>
            </w:pPr>
            <w:r>
              <w:rPr>
                <w:rFonts w:hint="eastAsia"/>
              </w:rPr>
              <w:t>2：USB设备</w:t>
            </w:r>
          </w:p>
          <w:p w14:paraId="1688BA0A">
            <w:pPr>
              <w:pStyle w:val="230"/>
            </w:pPr>
            <w:r>
              <w:rPr>
                <w:rFonts w:hint="eastAsia"/>
              </w:rPr>
              <w:t>3：IP网络设备</w:t>
            </w:r>
          </w:p>
        </w:tc>
        <w:tc>
          <w:tcPr>
            <w:tcW w:w="1085" w:type="dxa"/>
            <w:noWrap w:val="0"/>
            <w:vAlign w:val="center"/>
          </w:tcPr>
          <w:p w14:paraId="600C601F">
            <w:r>
              <w:rPr>
                <w:rFonts w:hint="eastAsia"/>
              </w:rPr>
              <w:t>1</w:t>
            </w:r>
          </w:p>
        </w:tc>
      </w:tr>
      <w:tr w14:paraId="53D6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3D31D03">
            <w:r>
              <w:t>30</w:t>
            </w:r>
          </w:p>
        </w:tc>
        <w:tc>
          <w:tcPr>
            <w:tcW w:w="1571" w:type="dxa"/>
            <w:noWrap w:val="0"/>
            <w:vAlign w:val="center"/>
          </w:tcPr>
          <w:p w14:paraId="4FC5442A">
            <w:r>
              <w:rPr>
                <w:rFonts w:hint="eastAsia"/>
              </w:rPr>
              <w:t>P_subDev_addr</w:t>
            </w:r>
          </w:p>
        </w:tc>
        <w:tc>
          <w:tcPr>
            <w:tcW w:w="1654" w:type="dxa"/>
            <w:noWrap w:val="0"/>
            <w:vAlign w:val="center"/>
          </w:tcPr>
          <w:p w14:paraId="4424DD2C">
            <w:r>
              <w:rPr>
                <w:rFonts w:hint="eastAsia"/>
              </w:rPr>
              <w:t>1 byte</w:t>
            </w:r>
          </w:p>
        </w:tc>
        <w:tc>
          <w:tcPr>
            <w:tcW w:w="3075" w:type="dxa"/>
            <w:noWrap w:val="0"/>
            <w:vAlign w:val="center"/>
          </w:tcPr>
          <w:p w14:paraId="7BFE4039">
            <w:r>
              <w:rPr>
                <w:rFonts w:hint="eastAsia"/>
              </w:rPr>
              <w:t>透传模块：Bit0~4:串口号；Bit5~8： 表示虚拟设备号（即串口总线模式下的地址号）；</w:t>
            </w:r>
          </w:p>
          <w:p w14:paraId="227A089E">
            <w:r>
              <w:rPr>
                <w:rFonts w:hint="eastAsia"/>
              </w:rPr>
              <w:t>当子设备</w:t>
            </w:r>
            <w:r>
              <w:t>类型为</w:t>
            </w:r>
            <w:r>
              <w:rPr>
                <w:rFonts w:hint="eastAsia"/>
              </w:rPr>
              <w:t>USB/IP时</w:t>
            </w:r>
            <w:r>
              <w:t>，此字段为</w:t>
            </w:r>
            <w:r>
              <w:rPr>
                <w:rFonts w:hint="eastAsia"/>
              </w:rPr>
              <w:t>00。</w:t>
            </w:r>
          </w:p>
        </w:tc>
        <w:tc>
          <w:tcPr>
            <w:tcW w:w="1085" w:type="dxa"/>
            <w:noWrap w:val="0"/>
            <w:vAlign w:val="center"/>
          </w:tcPr>
          <w:p w14:paraId="360765D8"/>
        </w:tc>
      </w:tr>
      <w:tr w14:paraId="0FFF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3A476DE7">
            <w:r>
              <w:t>31-32</w:t>
            </w:r>
          </w:p>
        </w:tc>
        <w:tc>
          <w:tcPr>
            <w:tcW w:w="1571" w:type="dxa"/>
            <w:noWrap w:val="0"/>
            <w:vAlign w:val="center"/>
          </w:tcPr>
          <w:p w14:paraId="59ACCA2C">
            <w:r>
              <w:rPr>
                <w:rFonts w:hint="eastAsia"/>
              </w:rPr>
              <w:t>P_pLen</w:t>
            </w:r>
          </w:p>
        </w:tc>
        <w:tc>
          <w:tcPr>
            <w:tcW w:w="1654" w:type="dxa"/>
            <w:noWrap w:val="0"/>
            <w:vAlign w:val="center"/>
          </w:tcPr>
          <w:p w14:paraId="75A6F5CB">
            <w:r>
              <w:rPr>
                <w:rFonts w:hint="eastAsia"/>
              </w:rPr>
              <w:t>2 byte</w:t>
            </w:r>
          </w:p>
        </w:tc>
        <w:tc>
          <w:tcPr>
            <w:tcW w:w="3075" w:type="dxa"/>
            <w:noWrap w:val="0"/>
            <w:vAlign w:val="center"/>
          </w:tcPr>
          <w:p w14:paraId="4396F2CA">
            <w:pPr>
              <w:pStyle w:val="230"/>
            </w:pPr>
            <w:r>
              <w:rPr>
                <w:rFonts w:hint="eastAsia"/>
              </w:rPr>
              <w:t>协议族数据包长度</w:t>
            </w:r>
          </w:p>
        </w:tc>
        <w:tc>
          <w:tcPr>
            <w:tcW w:w="1085" w:type="dxa"/>
            <w:noWrap w:val="0"/>
            <w:vAlign w:val="center"/>
          </w:tcPr>
          <w:p w14:paraId="51F5EA05">
            <w:r>
              <w:t>3</w:t>
            </w:r>
          </w:p>
        </w:tc>
      </w:tr>
      <w:tr w14:paraId="7C79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5BA072E7">
            <w:r>
              <w:rPr>
                <w:bCs/>
                <w:szCs w:val="21"/>
              </w:rPr>
              <w:t>33</w:t>
            </w:r>
          </w:p>
        </w:tc>
        <w:tc>
          <w:tcPr>
            <w:tcW w:w="1571" w:type="dxa"/>
            <w:noWrap w:val="0"/>
            <w:vAlign w:val="top"/>
          </w:tcPr>
          <w:p w14:paraId="620031A2">
            <w:r>
              <w:rPr>
                <w:rFonts w:hint="eastAsia"/>
                <w:bCs/>
                <w:szCs w:val="21"/>
              </w:rPr>
              <w:t>RtnFlag</w:t>
            </w:r>
          </w:p>
        </w:tc>
        <w:tc>
          <w:tcPr>
            <w:tcW w:w="1654" w:type="dxa"/>
            <w:noWrap w:val="0"/>
            <w:vAlign w:val="top"/>
          </w:tcPr>
          <w:p w14:paraId="2D4AEBBC">
            <w:r>
              <w:rPr>
                <w:rFonts w:hint="eastAsia"/>
                <w:bCs/>
              </w:rPr>
              <w:t>1byte</w:t>
            </w:r>
          </w:p>
        </w:tc>
        <w:tc>
          <w:tcPr>
            <w:tcW w:w="3075" w:type="dxa"/>
            <w:noWrap w:val="0"/>
            <w:vAlign w:val="top"/>
          </w:tcPr>
          <w:p w14:paraId="4D014D40">
            <w:pPr>
              <w:pStyle w:val="230"/>
            </w:pPr>
          </w:p>
        </w:tc>
        <w:tc>
          <w:tcPr>
            <w:tcW w:w="1085" w:type="dxa"/>
            <w:noWrap w:val="0"/>
            <w:vAlign w:val="top"/>
          </w:tcPr>
          <w:p w14:paraId="4692EA6D">
            <w:r>
              <w:rPr>
                <w:rFonts w:hint="eastAsia"/>
              </w:rPr>
              <w:t>0xE</w:t>
            </w:r>
            <w:r>
              <w:t>D</w:t>
            </w:r>
          </w:p>
        </w:tc>
      </w:tr>
      <w:tr w14:paraId="5194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top"/>
          </w:tcPr>
          <w:p w14:paraId="7CC542F3">
            <w:r>
              <w:t>34-35</w:t>
            </w:r>
          </w:p>
        </w:tc>
        <w:tc>
          <w:tcPr>
            <w:tcW w:w="1571" w:type="dxa"/>
            <w:noWrap w:val="0"/>
            <w:vAlign w:val="top"/>
          </w:tcPr>
          <w:p w14:paraId="0A8E465A">
            <w:r>
              <w:rPr>
                <w:rFonts w:hint="eastAsia"/>
              </w:rPr>
              <w:t>CommandType</w:t>
            </w:r>
          </w:p>
        </w:tc>
        <w:tc>
          <w:tcPr>
            <w:tcW w:w="1654" w:type="dxa"/>
            <w:noWrap w:val="0"/>
            <w:vAlign w:val="top"/>
          </w:tcPr>
          <w:p w14:paraId="21B38F29">
            <w:r>
              <w:rPr>
                <w:rFonts w:hint="eastAsia"/>
              </w:rPr>
              <w:t>2 byte</w:t>
            </w:r>
          </w:p>
        </w:tc>
        <w:tc>
          <w:tcPr>
            <w:tcW w:w="3075" w:type="dxa"/>
            <w:noWrap w:val="0"/>
            <w:vAlign w:val="top"/>
          </w:tcPr>
          <w:p w14:paraId="3E948CA2">
            <w:pPr>
              <w:pStyle w:val="230"/>
            </w:pPr>
            <w:r>
              <w:rPr>
                <w:rFonts w:hint="eastAsia"/>
              </w:rPr>
              <w:t>命令号</w:t>
            </w:r>
          </w:p>
        </w:tc>
        <w:tc>
          <w:tcPr>
            <w:tcW w:w="1085" w:type="dxa"/>
            <w:noWrap w:val="0"/>
            <w:vAlign w:val="top"/>
          </w:tcPr>
          <w:p w14:paraId="6640020C">
            <w:r>
              <w:rPr>
                <w:rFonts w:hint="eastAsia"/>
              </w:rPr>
              <w:t>0x</w:t>
            </w:r>
            <w:r>
              <w:t>00</w:t>
            </w:r>
            <w:r>
              <w:rPr>
                <w:rFonts w:hint="eastAsia"/>
              </w:rPr>
              <w:t>02</w:t>
            </w:r>
          </w:p>
        </w:tc>
      </w:tr>
      <w:tr w14:paraId="36E2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4AA687AB">
            <w:r>
              <w:t>36</w:t>
            </w:r>
          </w:p>
        </w:tc>
        <w:tc>
          <w:tcPr>
            <w:tcW w:w="1571" w:type="dxa"/>
            <w:noWrap w:val="0"/>
            <w:vAlign w:val="center"/>
          </w:tcPr>
          <w:p w14:paraId="3802E9CA">
            <w:r>
              <w:rPr>
                <w:rFonts w:hint="eastAsia"/>
              </w:rPr>
              <w:t>P_verify</w:t>
            </w:r>
          </w:p>
        </w:tc>
        <w:tc>
          <w:tcPr>
            <w:tcW w:w="1654" w:type="dxa"/>
            <w:noWrap w:val="0"/>
            <w:vAlign w:val="center"/>
          </w:tcPr>
          <w:p w14:paraId="1620CCAF">
            <w:r>
              <w:rPr>
                <w:rFonts w:hint="eastAsia"/>
              </w:rPr>
              <w:t>1 byte</w:t>
            </w:r>
          </w:p>
        </w:tc>
        <w:tc>
          <w:tcPr>
            <w:tcW w:w="3075" w:type="dxa"/>
            <w:noWrap w:val="0"/>
            <w:vAlign w:val="center"/>
          </w:tcPr>
          <w:p w14:paraId="276BEC28">
            <w:r>
              <w:rPr>
                <w:rFonts w:hint="eastAsia"/>
              </w:rPr>
              <w:t>协议包的校验字段，</w:t>
            </w:r>
            <w:r>
              <w:t>采用</w:t>
            </w:r>
            <w:r>
              <w:rPr>
                <w:rFonts w:hint="eastAsia"/>
              </w:rPr>
              <w:t>异或校验，在数据转义之前，对协议数据计算校验值，计算时不包含包头和包尾</w:t>
            </w:r>
          </w:p>
        </w:tc>
        <w:tc>
          <w:tcPr>
            <w:tcW w:w="1085" w:type="dxa"/>
            <w:noWrap w:val="0"/>
            <w:vAlign w:val="center"/>
          </w:tcPr>
          <w:p w14:paraId="14D0F913"/>
        </w:tc>
      </w:tr>
      <w:tr w14:paraId="0D89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291" w:type="dxa"/>
            <w:noWrap w:val="0"/>
            <w:vAlign w:val="center"/>
          </w:tcPr>
          <w:p w14:paraId="734D3EA8">
            <w:r>
              <w:t>37</w:t>
            </w:r>
          </w:p>
        </w:tc>
        <w:tc>
          <w:tcPr>
            <w:tcW w:w="1571" w:type="dxa"/>
            <w:noWrap w:val="0"/>
            <w:vAlign w:val="center"/>
          </w:tcPr>
          <w:p w14:paraId="19D91E5D">
            <w:r>
              <w:rPr>
                <w:rFonts w:hint="eastAsia"/>
              </w:rPr>
              <w:t>P_tailer</w:t>
            </w:r>
          </w:p>
        </w:tc>
        <w:tc>
          <w:tcPr>
            <w:tcW w:w="1654" w:type="dxa"/>
            <w:noWrap w:val="0"/>
            <w:vAlign w:val="center"/>
          </w:tcPr>
          <w:p w14:paraId="04249937">
            <w:r>
              <w:rPr>
                <w:rFonts w:hint="eastAsia"/>
              </w:rPr>
              <w:t>1 byte</w:t>
            </w:r>
          </w:p>
        </w:tc>
        <w:tc>
          <w:tcPr>
            <w:tcW w:w="3075" w:type="dxa"/>
            <w:noWrap w:val="0"/>
            <w:vAlign w:val="center"/>
          </w:tcPr>
          <w:p w14:paraId="0758CA12">
            <w:r>
              <w:rPr>
                <w:rFonts w:hint="eastAsia"/>
              </w:rPr>
              <w:t>协议包的结束标识fe</w:t>
            </w:r>
          </w:p>
        </w:tc>
        <w:tc>
          <w:tcPr>
            <w:tcW w:w="1085" w:type="dxa"/>
            <w:noWrap w:val="0"/>
            <w:vAlign w:val="center"/>
          </w:tcPr>
          <w:p w14:paraId="2787F84F">
            <w:r>
              <w:t>0x</w:t>
            </w:r>
            <w:r>
              <w:rPr>
                <w:rFonts w:hint="eastAsia"/>
              </w:rPr>
              <w:t>FE</w:t>
            </w:r>
          </w:p>
        </w:tc>
      </w:tr>
    </w:tbl>
    <w:p w14:paraId="25AE9AA4">
      <w:pPr>
        <w:pStyle w:val="2"/>
        <w:keepLines/>
        <w:widowControl w:val="0"/>
        <w:spacing w:before="340" w:after="330" w:line="578" w:lineRule="auto"/>
        <w:jc w:val="both"/>
      </w:pPr>
      <w:bookmarkStart w:id="232" w:name="_Toc1132119030"/>
      <w:r>
        <w:rPr>
          <w:rFonts w:hint="eastAsia"/>
        </w:rPr>
        <w:t>A.3转义字段</w:t>
      </w:r>
      <w:r>
        <w:t>说明</w:t>
      </w:r>
      <w:bookmarkEnd w:id="232"/>
    </w:p>
    <w:p w14:paraId="30D118E2">
      <w:pPr>
        <w:spacing w:line="360" w:lineRule="auto"/>
        <w:ind w:left="420" w:firstLine="480" w:firstLineChars="200"/>
      </w:pPr>
      <w:r>
        <w:rPr>
          <w:rFonts w:hint="eastAsia"/>
        </w:rPr>
        <w:t>如</w:t>
      </w:r>
      <w:r>
        <w:t>第</w:t>
      </w:r>
      <w:r>
        <w:rPr>
          <w:rFonts w:hint="eastAsia"/>
        </w:rPr>
        <w:t>2节所述</w:t>
      </w:r>
      <w:r>
        <w:t>，每个</w:t>
      </w:r>
      <w:r>
        <w:rPr>
          <w:rFonts w:hint="eastAsia"/>
        </w:rPr>
        <w:t>协议的</w:t>
      </w:r>
      <w:r>
        <w:t>包</w:t>
      </w:r>
      <w:r>
        <w:rPr>
          <w:rFonts w:hint="eastAsia"/>
        </w:rPr>
        <w:t>头</w:t>
      </w:r>
      <w:r>
        <w:t>、包尾分别</w:t>
      </w:r>
      <w:r>
        <w:rPr>
          <w:rFonts w:hint="eastAsia"/>
        </w:rPr>
        <w:t>固化</w:t>
      </w:r>
      <w:r>
        <w:t>取值为</w:t>
      </w:r>
      <w:r>
        <w:rPr>
          <w:rFonts w:hint="eastAsia"/>
        </w:rPr>
        <w:t>0</w:t>
      </w:r>
      <w:r>
        <w:t>xFF</w:t>
      </w:r>
      <w:r>
        <w:rPr>
          <w:rFonts w:hint="eastAsia"/>
        </w:rPr>
        <w:t>和0</w:t>
      </w:r>
      <w:r>
        <w:t>x</w:t>
      </w:r>
      <w:r>
        <w:rPr>
          <w:rFonts w:hint="eastAsia"/>
        </w:rPr>
        <w:t>FE，</w:t>
      </w:r>
      <w:r>
        <w:t>当</w:t>
      </w:r>
      <w:r>
        <w:rPr>
          <w:rFonts w:hint="eastAsia"/>
        </w:rPr>
        <w:t>协议</w:t>
      </w:r>
      <w:r>
        <w:t>包头和包尾</w:t>
      </w:r>
      <w:r>
        <w:rPr>
          <w:rFonts w:hint="eastAsia"/>
        </w:rPr>
        <w:t>之间</w:t>
      </w:r>
      <w:r>
        <w:t>的</w:t>
      </w:r>
      <w:r>
        <w:rPr>
          <w:rFonts w:hint="eastAsia"/>
        </w:rPr>
        <w:t>数据出现0xFF、0xFE或0xFD时</w:t>
      </w:r>
      <w:r>
        <w:t>，需要</w:t>
      </w:r>
      <w:r>
        <w:rPr>
          <w:rFonts w:hint="eastAsia"/>
        </w:rPr>
        <w:t>转义，转义规则如下</w:t>
      </w:r>
      <w:r>
        <w:t>：</w:t>
      </w:r>
    </w:p>
    <w:p w14:paraId="001B0271">
      <w:pPr>
        <w:spacing w:line="360" w:lineRule="auto"/>
        <w:ind w:left="480" w:leftChars="200"/>
      </w:pPr>
      <w:r>
        <w:rPr>
          <w:rFonts w:hint="eastAsia"/>
        </w:rPr>
        <w:t>0xFF： 0xFD 0x00</w:t>
      </w:r>
    </w:p>
    <w:p w14:paraId="60F7071C">
      <w:pPr>
        <w:spacing w:line="360" w:lineRule="auto"/>
        <w:ind w:left="480" w:leftChars="200"/>
      </w:pPr>
      <w:r>
        <w:rPr>
          <w:rFonts w:hint="eastAsia"/>
        </w:rPr>
        <w:t>0xFE： 0xFD 0x01</w:t>
      </w:r>
    </w:p>
    <w:p w14:paraId="179A8EAA">
      <w:pPr>
        <w:spacing w:line="360" w:lineRule="auto"/>
        <w:ind w:left="480" w:leftChars="200"/>
      </w:pPr>
      <w:r>
        <w:rPr>
          <w:rFonts w:hint="eastAsia"/>
        </w:rPr>
        <w:t>0xFD： 0xFD 0x02</w:t>
      </w:r>
    </w:p>
    <w:p w14:paraId="6555F508">
      <w:pPr>
        <w:pStyle w:val="147"/>
        <w:spacing w:line="360" w:lineRule="auto"/>
        <w:ind w:firstLine="0" w:firstLineChars="0"/>
        <w:rPr>
          <w:sz w:val="24"/>
          <w:szCs w:val="24"/>
        </w:rPr>
      </w:pPr>
      <w:r>
        <w:rPr>
          <w:rFonts w:hint="eastAsia"/>
        </w:rPr>
        <w:t>在FSU</w:t>
      </w:r>
      <w:r>
        <w:t>与SC之间的</w:t>
      </w:r>
      <w:r>
        <w:rPr>
          <w:rFonts w:hint="eastAsia"/>
        </w:rPr>
        <w:t>透传接口传输</w:t>
      </w:r>
      <w:r>
        <w:t>的上下行数据都需要转义，</w:t>
      </w:r>
      <w:r>
        <w:rPr>
          <w:rFonts w:hint="eastAsia"/>
        </w:rPr>
        <w:t>实际</w:t>
      </w:r>
      <w:r>
        <w:t>传输</w:t>
      </w:r>
      <w:r>
        <w:rPr>
          <w:rFonts w:hint="eastAsia"/>
        </w:rPr>
        <w:t>的</w:t>
      </w:r>
      <w:r>
        <w:t>内容是转义后的数据。</w:t>
      </w:r>
    </w:p>
    <w:p w14:paraId="6B23EA6D">
      <w:pPr>
        <w:pStyle w:val="147"/>
        <w:spacing w:line="360" w:lineRule="auto"/>
        <w:ind w:firstLine="0" w:firstLineChars="0"/>
        <w:rPr>
          <w:sz w:val="24"/>
          <w:szCs w:val="24"/>
        </w:rPr>
      </w:pPr>
      <w:r>
        <w:rPr>
          <w:sz w:val="24"/>
          <w:szCs w:val="24"/>
        </w:rPr>
        <w:br w:type="page"/>
      </w:r>
    </w:p>
    <w:p w14:paraId="0252D027">
      <w:pPr>
        <w:pStyle w:val="147"/>
        <w:spacing w:line="360" w:lineRule="auto"/>
        <w:ind w:firstLine="0" w:firstLineChars="0"/>
        <w:rPr>
          <w:sz w:val="24"/>
          <w:szCs w:val="24"/>
        </w:rPr>
      </w:pPr>
    </w:p>
    <w:p w14:paraId="6E8BA851">
      <w:pPr>
        <w:pStyle w:val="2"/>
        <w:numPr>
          <w:ilvl w:val="0"/>
          <w:numId w:val="14"/>
        </w:numPr>
      </w:pPr>
      <w:bookmarkStart w:id="233" w:name="_Toc452036579"/>
      <w:bookmarkStart w:id="234" w:name="_Toc819424790"/>
      <w:bookmarkStart w:id="235" w:name="_Toc452036648"/>
      <w:r>
        <w:rPr>
          <w:rFonts w:hint="eastAsia"/>
        </w:rPr>
        <w:t>编制</w:t>
      </w:r>
      <w:r>
        <w:t>历史</w:t>
      </w:r>
      <w:bookmarkEnd w:id="233"/>
      <w:bookmarkEnd w:id="234"/>
      <w:bookmarkEnd w:id="235"/>
    </w:p>
    <w:tbl>
      <w:tblPr>
        <w:tblStyle w:val="45"/>
        <w:tblW w:w="4698" w:type="pct"/>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1"/>
        <w:gridCol w:w="1451"/>
        <w:gridCol w:w="3217"/>
        <w:gridCol w:w="2951"/>
      </w:tblGrid>
      <w:tr w14:paraId="3566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7549099A">
            <w:pPr>
              <w:rPr>
                <w:rFonts w:ascii="宋体" w:hAnsi="宋体"/>
                <w:b/>
                <w:sz w:val="21"/>
                <w:szCs w:val="21"/>
              </w:rPr>
            </w:pPr>
            <w:r>
              <w:rPr>
                <w:rFonts w:ascii="宋体" w:hAnsi="宋体"/>
                <w:b/>
                <w:sz w:val="21"/>
                <w:szCs w:val="21"/>
              </w:rPr>
              <w:t>版本号</w:t>
            </w:r>
          </w:p>
        </w:tc>
        <w:tc>
          <w:tcPr>
            <w:tcW w:w="874" w:type="pct"/>
            <w:tcBorders>
              <w:top w:val="single" w:color="auto" w:sz="4" w:space="0"/>
              <w:left w:val="single" w:color="auto" w:sz="4" w:space="0"/>
              <w:bottom w:val="single" w:color="auto" w:sz="4" w:space="0"/>
              <w:right w:val="single" w:color="auto" w:sz="4" w:space="0"/>
            </w:tcBorders>
            <w:noWrap w:val="0"/>
            <w:vAlign w:val="top"/>
          </w:tcPr>
          <w:p w14:paraId="01C47CB8">
            <w:pPr>
              <w:rPr>
                <w:rFonts w:ascii="宋体" w:hAnsi="宋体"/>
                <w:b/>
                <w:sz w:val="21"/>
                <w:szCs w:val="21"/>
              </w:rPr>
            </w:pPr>
            <w:r>
              <w:rPr>
                <w:rFonts w:ascii="宋体" w:hAnsi="宋体"/>
                <w:b/>
                <w:sz w:val="21"/>
                <w:szCs w:val="21"/>
              </w:rPr>
              <w:t>更新时间</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114D8B4C">
            <w:pPr>
              <w:rPr>
                <w:rFonts w:ascii="宋体" w:hAnsi="宋体"/>
                <w:b/>
                <w:sz w:val="21"/>
                <w:szCs w:val="21"/>
              </w:rPr>
            </w:pPr>
            <w:r>
              <w:rPr>
                <w:rFonts w:ascii="宋体" w:hAnsi="宋体"/>
                <w:b/>
                <w:sz w:val="21"/>
                <w:szCs w:val="21"/>
              </w:rPr>
              <w:t>修订内容</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71C46E53">
            <w:pPr>
              <w:rPr>
                <w:rFonts w:ascii="宋体" w:hAnsi="宋体"/>
                <w:b/>
                <w:sz w:val="21"/>
                <w:szCs w:val="21"/>
              </w:rPr>
            </w:pPr>
            <w:r>
              <w:rPr>
                <w:rFonts w:ascii="宋体" w:hAnsi="宋体"/>
                <w:b/>
                <w:sz w:val="21"/>
                <w:szCs w:val="21"/>
              </w:rPr>
              <w:t>修订人</w:t>
            </w:r>
          </w:p>
        </w:tc>
      </w:tr>
      <w:tr w14:paraId="5FBA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13A38E81">
            <w:pPr>
              <w:rPr>
                <w:rFonts w:ascii="宋体" w:hAnsi="宋体"/>
                <w:sz w:val="21"/>
                <w:szCs w:val="21"/>
              </w:rPr>
            </w:pPr>
            <w:r>
              <w:rPr>
                <w:rFonts w:ascii="宋体" w:hAnsi="宋体"/>
                <w:sz w:val="21"/>
                <w:szCs w:val="21"/>
              </w:rPr>
              <w:t>V3.0.0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41A89E33">
            <w:pPr>
              <w:rPr>
                <w:rFonts w:ascii="宋体" w:hAnsi="宋体"/>
                <w:sz w:val="21"/>
                <w:szCs w:val="21"/>
              </w:rPr>
            </w:pPr>
            <w:r>
              <w:rPr>
                <w:rFonts w:ascii="宋体" w:hAnsi="宋体"/>
                <w:sz w:val="21"/>
                <w:szCs w:val="21"/>
              </w:rPr>
              <w:t>2007.05.30</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7DD58F21">
            <w:pPr>
              <w:rPr>
                <w:rFonts w:ascii="宋体" w:hAnsi="宋体"/>
                <w:snapToGrid w:val="0"/>
                <w:sz w:val="21"/>
                <w:szCs w:val="21"/>
              </w:rPr>
            </w:pPr>
          </w:p>
        </w:tc>
        <w:tc>
          <w:tcPr>
            <w:tcW w:w="1778" w:type="pct"/>
            <w:tcBorders>
              <w:top w:val="single" w:color="auto" w:sz="4" w:space="0"/>
              <w:left w:val="single" w:color="auto" w:sz="4" w:space="0"/>
              <w:bottom w:val="single" w:color="auto" w:sz="4" w:space="0"/>
              <w:right w:val="single" w:color="auto" w:sz="4" w:space="0"/>
            </w:tcBorders>
            <w:noWrap w:val="0"/>
            <w:vAlign w:val="top"/>
          </w:tcPr>
          <w:p w14:paraId="1E0A0E11">
            <w:pPr>
              <w:rPr>
                <w:rFonts w:ascii="宋体" w:hAnsi="宋体"/>
                <w:snapToGrid w:val="0"/>
                <w:sz w:val="21"/>
                <w:szCs w:val="21"/>
              </w:rPr>
            </w:pPr>
            <w:r>
              <w:rPr>
                <w:rFonts w:ascii="宋体" w:hAnsi="宋体"/>
                <w:sz w:val="21"/>
                <w:szCs w:val="21"/>
              </w:rPr>
              <w:t>吴建勇</w:t>
            </w:r>
            <w:r>
              <w:rPr>
                <w:rFonts w:ascii="宋体" w:hAnsi="宋体"/>
                <w:color w:val="000000"/>
                <w:sz w:val="21"/>
                <w:szCs w:val="21"/>
              </w:rPr>
              <w:t>、何霞、</w:t>
            </w:r>
            <w:r>
              <w:rPr>
                <w:rFonts w:ascii="宋体" w:hAnsi="宋体"/>
                <w:sz w:val="21"/>
                <w:szCs w:val="21"/>
              </w:rPr>
              <w:t>张潮、李德锋、罗武平、李飞</w:t>
            </w:r>
          </w:p>
        </w:tc>
      </w:tr>
      <w:tr w14:paraId="246E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6CB2DB97">
            <w:pPr>
              <w:rPr>
                <w:rFonts w:ascii="宋体" w:hAnsi="宋体"/>
                <w:sz w:val="21"/>
                <w:szCs w:val="21"/>
              </w:rPr>
            </w:pPr>
            <w:r>
              <w:rPr>
                <w:rFonts w:ascii="宋体" w:hAnsi="宋体"/>
                <w:sz w:val="21"/>
                <w:szCs w:val="21"/>
              </w:rPr>
              <w:t>V4.0.0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72030F98">
            <w:pPr>
              <w:rPr>
                <w:rFonts w:ascii="宋体" w:hAnsi="宋体"/>
                <w:sz w:val="21"/>
                <w:szCs w:val="21"/>
              </w:rPr>
            </w:pPr>
            <w:r>
              <w:rPr>
                <w:rFonts w:ascii="宋体" w:hAnsi="宋体"/>
                <w:sz w:val="21"/>
                <w:szCs w:val="21"/>
              </w:rPr>
              <w:t>2016.03.04</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4BBB8516">
            <w:pPr>
              <w:rPr>
                <w:rFonts w:ascii="宋体" w:hAnsi="宋体"/>
                <w:snapToGrid w:val="0"/>
                <w:sz w:val="21"/>
                <w:szCs w:val="21"/>
              </w:rPr>
            </w:pPr>
            <w:r>
              <w:rPr>
                <w:rFonts w:ascii="宋体" w:hAnsi="宋体"/>
                <w:snapToGrid w:val="0"/>
                <w:sz w:val="21"/>
                <w:szCs w:val="21"/>
              </w:rPr>
              <w:t>(1)标准化B接口协议，增加重复校验等</w:t>
            </w:r>
          </w:p>
          <w:p w14:paraId="52E5599C">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2</w:t>
            </w:r>
            <w:r>
              <w:rPr>
                <w:rFonts w:hint="eastAsia" w:ascii="宋体" w:hAnsi="宋体"/>
                <w:snapToGrid w:val="0"/>
                <w:sz w:val="21"/>
                <w:szCs w:val="21"/>
              </w:rPr>
              <w:t>)</w:t>
            </w:r>
            <w:r>
              <w:rPr>
                <w:rFonts w:ascii="宋体" w:hAnsi="宋体"/>
                <w:snapToGrid w:val="0"/>
                <w:sz w:val="21"/>
                <w:szCs w:val="21"/>
              </w:rPr>
              <w:t>B接口返回报文中增加失败原因字段，全文字体统一</w:t>
            </w:r>
          </w:p>
          <w:p w14:paraId="4617BA2B">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3</w:t>
            </w:r>
            <w:r>
              <w:rPr>
                <w:rFonts w:hint="eastAsia" w:ascii="宋体" w:hAnsi="宋体"/>
                <w:snapToGrid w:val="0"/>
                <w:sz w:val="21"/>
                <w:szCs w:val="21"/>
              </w:rPr>
              <w:t>)</w:t>
            </w:r>
            <w:r>
              <w:rPr>
                <w:rFonts w:ascii="宋体" w:hAnsi="宋体"/>
                <w:snapToGrid w:val="0"/>
                <w:sz w:val="21"/>
                <w:szCs w:val="21"/>
              </w:rPr>
              <w:t>修改流程图15，统一重启FSU返回消息发送时间</w:t>
            </w:r>
          </w:p>
          <w:p w14:paraId="69AF6D1F">
            <w:pPr>
              <w:rPr>
                <w:rFonts w:ascii="宋体" w:hAnsi="宋体"/>
                <w:sz w:val="21"/>
                <w:szCs w:val="21"/>
              </w:rPr>
            </w:pPr>
            <w:r>
              <w:rPr>
                <w:rFonts w:hint="eastAsia" w:ascii="宋体" w:hAnsi="宋体"/>
                <w:snapToGrid w:val="0"/>
                <w:sz w:val="21"/>
                <w:szCs w:val="21"/>
              </w:rPr>
              <w:t>(</w:t>
            </w:r>
            <w:r>
              <w:rPr>
                <w:rFonts w:ascii="宋体" w:hAnsi="宋体"/>
                <w:snapToGrid w:val="0"/>
                <w:sz w:val="21"/>
                <w:szCs w:val="21"/>
              </w:rPr>
              <w:t>4</w:t>
            </w:r>
            <w:r>
              <w:rPr>
                <w:rFonts w:hint="eastAsia" w:ascii="宋体" w:hAnsi="宋体"/>
                <w:snapToGrid w:val="0"/>
                <w:sz w:val="21"/>
                <w:szCs w:val="21"/>
              </w:rPr>
              <w:t>)</w:t>
            </w:r>
            <w:r>
              <w:rPr>
                <w:rFonts w:ascii="宋体" w:hAnsi="宋体"/>
                <w:snapToGrid w:val="0"/>
                <w:sz w:val="21"/>
                <w:szCs w:val="21"/>
              </w:rPr>
              <w:t>表3删除</w:t>
            </w:r>
            <w:r>
              <w:rPr>
                <w:rFonts w:ascii="宋体" w:hAnsi="宋体"/>
                <w:sz w:val="21"/>
                <w:szCs w:val="21"/>
              </w:rPr>
              <w:t>EnumRightMode定义</w:t>
            </w:r>
          </w:p>
          <w:p w14:paraId="2864FB9A">
            <w:pPr>
              <w:rPr>
                <w:rFonts w:ascii="宋体" w:hAnsi="宋体"/>
                <w:sz w:val="21"/>
                <w:szCs w:val="21"/>
              </w:rPr>
            </w:pPr>
            <w:r>
              <w:rPr>
                <w:rFonts w:hint="eastAsia" w:ascii="宋体" w:hAnsi="宋体"/>
                <w:sz w:val="21"/>
                <w:szCs w:val="21"/>
              </w:rPr>
              <w:t>(</w:t>
            </w:r>
            <w:r>
              <w:rPr>
                <w:rFonts w:ascii="宋体" w:hAnsi="宋体"/>
                <w:sz w:val="21"/>
                <w:szCs w:val="21"/>
              </w:rPr>
              <w:t>5</w:t>
            </w:r>
            <w:r>
              <w:rPr>
                <w:rFonts w:hint="eastAsia" w:ascii="宋体" w:hAnsi="宋体"/>
                <w:sz w:val="21"/>
                <w:szCs w:val="21"/>
              </w:rPr>
              <w:t>)</w:t>
            </w:r>
            <w:r>
              <w:rPr>
                <w:rFonts w:ascii="宋体" w:hAnsi="宋体"/>
                <w:sz w:val="21"/>
                <w:szCs w:val="21"/>
              </w:rPr>
              <w:t>修改5.2.6.1和5.2.6.8</w:t>
            </w:r>
          </w:p>
          <w:p w14:paraId="36A22D81">
            <w:pPr>
              <w:rPr>
                <w:rFonts w:ascii="宋体" w:hAnsi="宋体"/>
                <w:sz w:val="21"/>
                <w:szCs w:val="21"/>
              </w:rPr>
            </w:pPr>
            <w:r>
              <w:rPr>
                <w:rFonts w:hint="eastAsia" w:ascii="宋体" w:hAnsi="宋体"/>
                <w:sz w:val="21"/>
                <w:szCs w:val="21"/>
              </w:rPr>
              <w:t>(</w:t>
            </w:r>
            <w:r>
              <w:rPr>
                <w:rFonts w:ascii="宋体" w:hAnsi="宋体"/>
                <w:sz w:val="21"/>
                <w:szCs w:val="21"/>
              </w:rPr>
              <w:t>6</w:t>
            </w:r>
            <w:r>
              <w:rPr>
                <w:rFonts w:hint="eastAsia" w:ascii="宋体" w:hAnsi="宋体"/>
                <w:sz w:val="21"/>
                <w:szCs w:val="21"/>
              </w:rPr>
              <w:t>)</w:t>
            </w:r>
            <w:r>
              <w:rPr>
                <w:sz w:val="21"/>
                <w:szCs w:val="21"/>
              </w:rPr>
              <w:t>表3TAlarm</w:t>
            </w:r>
            <w:r>
              <w:rPr>
                <w:rFonts w:ascii="宋体" w:hAnsi="宋体"/>
                <w:sz w:val="21"/>
                <w:szCs w:val="21"/>
              </w:rPr>
              <w:t>增加EventValue字段</w:t>
            </w:r>
          </w:p>
          <w:p w14:paraId="6D010D3C">
            <w:pPr>
              <w:rPr>
                <w:rFonts w:ascii="宋体" w:hAnsi="宋体"/>
                <w:snapToGrid w:val="0"/>
                <w:sz w:val="21"/>
                <w:szCs w:val="21"/>
              </w:rPr>
            </w:pPr>
            <w:r>
              <w:rPr>
                <w:rFonts w:hint="eastAsia" w:ascii="宋体" w:hAnsi="宋体"/>
                <w:sz w:val="21"/>
                <w:szCs w:val="21"/>
              </w:rPr>
              <w:t>(</w:t>
            </w:r>
            <w:r>
              <w:rPr>
                <w:rFonts w:ascii="宋体" w:hAnsi="宋体"/>
                <w:sz w:val="21"/>
                <w:szCs w:val="21"/>
              </w:rPr>
              <w:t>7</w:t>
            </w:r>
            <w:r>
              <w:rPr>
                <w:rFonts w:hint="eastAsia" w:ascii="宋体" w:hAnsi="宋体"/>
                <w:sz w:val="21"/>
                <w:szCs w:val="21"/>
              </w:rPr>
              <w:t>)</w:t>
            </w:r>
            <w:r>
              <w:rPr>
                <w:rFonts w:ascii="宋体" w:hAnsi="宋体"/>
                <w:sz w:val="21"/>
                <w:szCs w:val="21"/>
              </w:rPr>
              <w:t>修改表2 中DES_LENGTH（40改为120）和FSUID_LEN（50改为20）取值</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164474C9">
            <w:pPr>
              <w:rPr>
                <w:rFonts w:ascii="宋体" w:hAnsi="宋体"/>
                <w:snapToGrid w:val="0"/>
                <w:sz w:val="21"/>
                <w:szCs w:val="21"/>
              </w:rPr>
            </w:pPr>
            <w:r>
              <w:rPr>
                <w:rFonts w:ascii="宋体" w:hAnsi="宋体"/>
                <w:snapToGrid w:val="0"/>
                <w:sz w:val="21"/>
                <w:szCs w:val="21"/>
              </w:rPr>
              <w:t>穆赞、胡亚希、罗勇、钱钊钏、徐铎、杜翛、王宇剑、艾兴华</w:t>
            </w:r>
          </w:p>
        </w:tc>
      </w:tr>
      <w:tr w14:paraId="240A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6C422EEB">
            <w:pPr>
              <w:rPr>
                <w:rFonts w:ascii="宋体" w:hAnsi="宋体"/>
                <w:sz w:val="21"/>
                <w:szCs w:val="21"/>
              </w:rPr>
            </w:pPr>
            <w:r>
              <w:rPr>
                <w:rFonts w:ascii="宋体" w:hAnsi="宋体"/>
                <w:sz w:val="21"/>
                <w:szCs w:val="21"/>
              </w:rPr>
              <w:t>V4.0.0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4FC2EB19">
            <w:pPr>
              <w:rPr>
                <w:rFonts w:ascii="宋体" w:hAnsi="宋体"/>
                <w:sz w:val="21"/>
                <w:szCs w:val="21"/>
              </w:rPr>
            </w:pPr>
            <w:r>
              <w:rPr>
                <w:rFonts w:hint="eastAsia" w:ascii="宋体" w:hAnsi="宋体"/>
                <w:sz w:val="21"/>
                <w:szCs w:val="21"/>
              </w:rPr>
              <w:t>2016.7.</w:t>
            </w:r>
            <w:r>
              <w:rPr>
                <w:rFonts w:ascii="宋体" w:hAnsi="宋体"/>
                <w:sz w:val="21"/>
                <w:szCs w:val="21"/>
              </w:rPr>
              <w:t>18</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66DF04E1">
            <w:pPr>
              <w:rPr>
                <w:rFonts w:ascii="宋体" w:hAnsi="宋体"/>
                <w:snapToGrid w:val="0"/>
                <w:sz w:val="21"/>
                <w:szCs w:val="21"/>
              </w:rPr>
            </w:pPr>
            <w:r>
              <w:rPr>
                <w:rFonts w:ascii="宋体" w:hAnsi="宋体"/>
                <w:snapToGrid w:val="0"/>
                <w:sz w:val="21"/>
                <w:szCs w:val="21"/>
              </w:rPr>
              <w:t>(1)新增</w:t>
            </w:r>
            <w:r>
              <w:rPr>
                <w:rFonts w:hint="eastAsia" w:ascii="宋体" w:hAnsi="宋体"/>
                <w:snapToGrid w:val="0"/>
                <w:sz w:val="21"/>
                <w:szCs w:val="21"/>
              </w:rPr>
              <w:t>5.6.13 更新</w:t>
            </w:r>
            <w:r>
              <w:rPr>
                <w:rFonts w:ascii="宋体" w:hAnsi="宋体"/>
                <w:snapToGrid w:val="0"/>
                <w:sz w:val="21"/>
                <w:szCs w:val="21"/>
              </w:rPr>
              <w:t>FSU状态信息获取周期</w:t>
            </w:r>
          </w:p>
          <w:p w14:paraId="6A8AA678">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2</w:t>
            </w:r>
            <w:r>
              <w:rPr>
                <w:rFonts w:hint="eastAsia" w:ascii="宋体" w:hAnsi="宋体"/>
                <w:snapToGrid w:val="0"/>
                <w:sz w:val="21"/>
                <w:szCs w:val="21"/>
              </w:rPr>
              <w:t>)新增5.7.1 批量</w:t>
            </w:r>
            <w:r>
              <w:rPr>
                <w:rFonts w:ascii="宋体" w:hAnsi="宋体"/>
                <w:snapToGrid w:val="0"/>
                <w:sz w:val="21"/>
                <w:szCs w:val="21"/>
              </w:rPr>
              <w:t>获取监控对象的配置数据</w:t>
            </w:r>
          </w:p>
          <w:p w14:paraId="2A44D02E">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3</w:t>
            </w:r>
            <w:r>
              <w:rPr>
                <w:rFonts w:hint="eastAsia" w:ascii="宋体" w:hAnsi="宋体"/>
                <w:snapToGrid w:val="0"/>
                <w:sz w:val="21"/>
                <w:szCs w:val="21"/>
              </w:rPr>
              <w:t>)修改表2 常量</w:t>
            </w:r>
            <w:r>
              <w:rPr>
                <w:rFonts w:ascii="宋体" w:hAnsi="宋体"/>
                <w:snapToGrid w:val="0"/>
                <w:sz w:val="21"/>
                <w:szCs w:val="21"/>
              </w:rPr>
              <w:t>定义中DEV_CONF_LEN</w:t>
            </w:r>
            <w:r>
              <w:rPr>
                <w:rFonts w:hint="eastAsia" w:ascii="宋体" w:hAnsi="宋体"/>
                <w:snapToGrid w:val="0"/>
                <w:sz w:val="21"/>
                <w:szCs w:val="21"/>
              </w:rPr>
              <w:t>的</w:t>
            </w:r>
            <w:r>
              <w:rPr>
                <w:rFonts w:ascii="宋体" w:hAnsi="宋体"/>
                <w:snapToGrid w:val="0"/>
                <w:sz w:val="21"/>
                <w:szCs w:val="21"/>
              </w:rPr>
              <w:t>字节长度</w:t>
            </w:r>
          </w:p>
          <w:p w14:paraId="49BE7AF0">
            <w:pPr>
              <w:rPr>
                <w:rFonts w:ascii="宋体" w:hAnsi="宋体"/>
                <w:snapToGrid w:val="0"/>
                <w:sz w:val="21"/>
                <w:szCs w:val="21"/>
              </w:rPr>
            </w:pPr>
            <w:r>
              <w:rPr>
                <w:rFonts w:hint="eastAsia" w:ascii="宋体" w:hAnsi="宋体"/>
                <w:snapToGrid w:val="0"/>
                <w:sz w:val="21"/>
                <w:szCs w:val="21"/>
              </w:rPr>
              <w:t>(</w:t>
            </w:r>
            <w:r>
              <w:rPr>
                <w:rFonts w:ascii="宋体" w:hAnsi="宋体"/>
                <w:snapToGrid w:val="0"/>
                <w:sz w:val="21"/>
                <w:szCs w:val="21"/>
              </w:rPr>
              <w:t>4</w:t>
            </w:r>
            <w:r>
              <w:rPr>
                <w:rFonts w:hint="eastAsia" w:ascii="宋体" w:hAnsi="宋体"/>
                <w:snapToGrid w:val="0"/>
                <w:sz w:val="21"/>
                <w:szCs w:val="21"/>
              </w:rPr>
              <w:t>)</w:t>
            </w:r>
            <w:r>
              <w:rPr>
                <w:rFonts w:ascii="宋体" w:hAnsi="宋体"/>
                <w:snapToGrid w:val="0"/>
                <w:sz w:val="21"/>
                <w:szCs w:val="21"/>
              </w:rPr>
              <w:t xml:space="preserve"> </w:t>
            </w:r>
            <w:r>
              <w:rPr>
                <w:rFonts w:hint="eastAsia" w:ascii="宋体" w:hAnsi="宋体"/>
                <w:snapToGrid w:val="0"/>
                <w:sz w:val="21"/>
                <w:szCs w:val="21"/>
              </w:rPr>
              <w:t>新增5.7.5 获取</w:t>
            </w:r>
            <w:r>
              <w:rPr>
                <w:rFonts w:ascii="宋体" w:hAnsi="宋体"/>
                <w:snapToGrid w:val="0"/>
                <w:sz w:val="21"/>
                <w:szCs w:val="21"/>
              </w:rPr>
              <w:t>监控点性能数据文件</w:t>
            </w:r>
          </w:p>
          <w:p w14:paraId="6778BBBE">
            <w:pPr>
              <w:rPr>
                <w:rFonts w:ascii="宋体" w:hAnsi="宋体"/>
                <w:snapToGrid w:val="0"/>
                <w:sz w:val="21"/>
                <w:szCs w:val="21"/>
              </w:rPr>
            </w:pPr>
            <w:r>
              <w:rPr>
                <w:rFonts w:hint="eastAsia" w:ascii="宋体" w:hAnsi="宋体"/>
                <w:snapToGrid w:val="0"/>
                <w:sz w:val="21"/>
                <w:szCs w:val="21"/>
              </w:rPr>
              <w:t>（5）修改表4 数据</w:t>
            </w:r>
            <w:r>
              <w:rPr>
                <w:rFonts w:ascii="宋体" w:hAnsi="宋体"/>
                <w:snapToGrid w:val="0"/>
                <w:sz w:val="21"/>
                <w:szCs w:val="21"/>
              </w:rPr>
              <w:t>结构定义中的</w:t>
            </w:r>
            <w:r>
              <w:rPr>
                <w:rFonts w:hint="eastAsia" w:ascii="宋体" w:hAnsi="宋体"/>
                <w:snapToGrid w:val="0"/>
                <w:sz w:val="21"/>
                <w:szCs w:val="21"/>
              </w:rPr>
              <w:t>TD</w:t>
            </w:r>
            <w:r>
              <w:rPr>
                <w:rFonts w:ascii="宋体" w:hAnsi="宋体"/>
                <w:snapToGrid w:val="0"/>
                <w:sz w:val="21"/>
                <w:szCs w:val="21"/>
              </w:rPr>
              <w:t>ev</w:t>
            </w:r>
            <w:r>
              <w:rPr>
                <w:rFonts w:hint="eastAsia" w:ascii="宋体" w:hAnsi="宋体"/>
                <w:snapToGrid w:val="0"/>
                <w:sz w:val="21"/>
                <w:szCs w:val="21"/>
              </w:rPr>
              <w:t>Conf定义</w:t>
            </w:r>
            <w:r>
              <w:rPr>
                <w:rFonts w:ascii="宋体" w:hAnsi="宋体"/>
                <w:snapToGrid w:val="0"/>
                <w:sz w:val="21"/>
                <w:szCs w:val="21"/>
              </w:rPr>
              <w:t>，</w:t>
            </w:r>
            <w:r>
              <w:rPr>
                <w:rFonts w:hint="eastAsia" w:ascii="宋体" w:hAnsi="宋体"/>
                <w:snapToGrid w:val="0"/>
                <w:sz w:val="21"/>
                <w:szCs w:val="21"/>
              </w:rPr>
              <w:t>涉及</w:t>
            </w:r>
            <w:r>
              <w:rPr>
                <w:rFonts w:ascii="宋体" w:hAnsi="宋体"/>
                <w:snapToGrid w:val="0"/>
                <w:sz w:val="21"/>
                <w:szCs w:val="21"/>
              </w:rPr>
              <w:t>的</w:t>
            </w:r>
            <w:r>
              <w:rPr>
                <w:rFonts w:hint="eastAsia" w:ascii="宋体" w:hAnsi="宋体"/>
                <w:snapToGrid w:val="0"/>
                <w:sz w:val="21"/>
                <w:szCs w:val="21"/>
              </w:rPr>
              <w:t>属性</w:t>
            </w:r>
            <w:r>
              <w:rPr>
                <w:rFonts w:ascii="宋体" w:hAnsi="宋体"/>
                <w:snapToGrid w:val="0"/>
                <w:sz w:val="21"/>
                <w:szCs w:val="21"/>
              </w:rPr>
              <w:t>名称为SiteName</w:t>
            </w:r>
            <w:r>
              <w:rPr>
                <w:rFonts w:hint="eastAsia" w:ascii="宋体" w:hAnsi="宋体"/>
                <w:snapToGrid w:val="0"/>
                <w:sz w:val="21"/>
                <w:szCs w:val="21"/>
              </w:rPr>
              <w:t>、</w:t>
            </w:r>
            <w:r>
              <w:rPr>
                <w:rFonts w:ascii="宋体" w:hAnsi="宋体"/>
                <w:snapToGrid w:val="0"/>
                <w:sz w:val="21"/>
                <w:szCs w:val="21"/>
              </w:rPr>
              <w:t>RoomName</w:t>
            </w:r>
            <w:r>
              <w:rPr>
                <w:rFonts w:hint="eastAsia" w:ascii="宋体" w:hAnsi="宋体"/>
                <w:snapToGrid w:val="0"/>
                <w:sz w:val="21"/>
                <w:szCs w:val="21"/>
              </w:rPr>
              <w:t>和</w:t>
            </w:r>
            <w:r>
              <w:rPr>
                <w:rFonts w:ascii="宋体" w:hAnsi="宋体"/>
                <w:snapToGrid w:val="0"/>
                <w:sz w:val="21"/>
                <w:szCs w:val="21"/>
              </w:rPr>
              <w:t>Signals</w:t>
            </w:r>
            <w:r>
              <w:rPr>
                <w:rFonts w:hint="eastAsia" w:ascii="宋体" w:hAnsi="宋体"/>
                <w:snapToGrid w:val="0"/>
                <w:sz w:val="21"/>
                <w:szCs w:val="21"/>
              </w:rPr>
              <w:t>；</w:t>
            </w:r>
            <w:r>
              <w:rPr>
                <w:rFonts w:ascii="宋体" w:hAnsi="宋体"/>
                <w:snapToGrid w:val="0"/>
                <w:sz w:val="21"/>
                <w:szCs w:val="21"/>
              </w:rPr>
              <w:t>在TSemaphore</w:t>
            </w:r>
            <w:r>
              <w:rPr>
                <w:rFonts w:hint="eastAsia" w:ascii="宋体" w:hAnsi="宋体"/>
                <w:snapToGrid w:val="0"/>
                <w:sz w:val="21"/>
                <w:szCs w:val="21"/>
              </w:rPr>
              <w:t>、</w:t>
            </w:r>
            <w:r>
              <w:rPr>
                <w:rFonts w:ascii="宋体" w:hAnsi="宋体"/>
                <w:snapToGrid w:val="0"/>
                <w:sz w:val="21"/>
                <w:szCs w:val="21"/>
              </w:rPr>
              <w:t>TThreshold</w:t>
            </w:r>
            <w:r>
              <w:rPr>
                <w:rFonts w:hint="eastAsia" w:ascii="宋体" w:hAnsi="宋体"/>
                <w:snapToGrid w:val="0"/>
                <w:sz w:val="21"/>
                <w:szCs w:val="21"/>
              </w:rPr>
              <w:t>、</w:t>
            </w:r>
            <w:r>
              <w:rPr>
                <w:rFonts w:ascii="宋体" w:hAnsi="宋体"/>
                <w:snapToGrid w:val="0"/>
                <w:sz w:val="21"/>
                <w:szCs w:val="21"/>
              </w:rPr>
              <w:t>TAlarm</w:t>
            </w:r>
            <w:r>
              <w:rPr>
                <w:rFonts w:hint="eastAsia" w:ascii="宋体" w:hAnsi="宋体"/>
                <w:snapToGrid w:val="0"/>
                <w:sz w:val="21"/>
                <w:szCs w:val="21"/>
              </w:rPr>
              <w:t>等</w:t>
            </w:r>
            <w:r>
              <w:rPr>
                <w:rFonts w:ascii="宋体" w:hAnsi="宋体"/>
                <w:snapToGrid w:val="0"/>
                <w:sz w:val="21"/>
                <w:szCs w:val="21"/>
              </w:rPr>
              <w:t>结构体</w:t>
            </w:r>
            <w:r>
              <w:rPr>
                <w:rFonts w:hint="eastAsia" w:ascii="宋体" w:hAnsi="宋体"/>
                <w:snapToGrid w:val="0"/>
                <w:sz w:val="21"/>
                <w:szCs w:val="21"/>
              </w:rPr>
              <w:t>中均</w:t>
            </w:r>
            <w:r>
              <w:rPr>
                <w:rFonts w:ascii="宋体" w:hAnsi="宋体"/>
                <w:snapToGrid w:val="0"/>
                <w:sz w:val="21"/>
                <w:szCs w:val="21"/>
              </w:rPr>
              <w:t>分别增加SignalNumber</w:t>
            </w:r>
            <w:r>
              <w:rPr>
                <w:rFonts w:hint="eastAsia" w:ascii="宋体" w:hAnsi="宋体"/>
                <w:snapToGrid w:val="0"/>
                <w:sz w:val="21"/>
                <w:szCs w:val="21"/>
              </w:rPr>
              <w:t>字段</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660E9125">
            <w:pPr>
              <w:rPr>
                <w:rFonts w:ascii="宋体" w:hAnsi="宋体"/>
                <w:snapToGrid w:val="0"/>
                <w:sz w:val="21"/>
                <w:szCs w:val="21"/>
              </w:rPr>
            </w:pPr>
            <w:r>
              <w:rPr>
                <w:rFonts w:ascii="宋体" w:hAnsi="宋体"/>
                <w:snapToGrid w:val="0"/>
                <w:sz w:val="21"/>
                <w:szCs w:val="21"/>
              </w:rPr>
              <w:t>穆赞、胡亚希、罗勇、钱钊钏、徐铎、杜翛、王宇剑、艾兴华</w:t>
            </w:r>
          </w:p>
        </w:tc>
      </w:tr>
      <w:tr w14:paraId="6429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2CBC6BB2">
            <w:pPr>
              <w:rPr>
                <w:rFonts w:ascii="宋体" w:hAnsi="宋体"/>
                <w:sz w:val="21"/>
                <w:szCs w:val="21"/>
              </w:rPr>
            </w:pPr>
            <w:r>
              <w:rPr>
                <w:rFonts w:hint="eastAsia" w:ascii="宋体" w:hAnsi="宋体"/>
                <w:sz w:val="21"/>
                <w:szCs w:val="21"/>
              </w:rPr>
              <w:t>V4.0.0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1C4A5F86">
            <w:pPr>
              <w:rPr>
                <w:rFonts w:ascii="宋体" w:hAnsi="宋体"/>
                <w:sz w:val="21"/>
                <w:szCs w:val="21"/>
              </w:rPr>
            </w:pPr>
            <w:r>
              <w:rPr>
                <w:rFonts w:hint="eastAsia" w:ascii="宋体" w:hAnsi="宋体"/>
                <w:sz w:val="21"/>
                <w:szCs w:val="21"/>
              </w:rPr>
              <w:t>2016.8.4</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4D23CEAA">
            <w:pPr>
              <w:rPr>
                <w:rFonts w:ascii="宋体" w:hAnsi="宋体"/>
                <w:snapToGrid w:val="0"/>
                <w:sz w:val="21"/>
                <w:szCs w:val="21"/>
              </w:rPr>
            </w:pPr>
            <w:r>
              <w:rPr>
                <w:rFonts w:hint="eastAsia" w:ascii="宋体" w:hAnsi="宋体"/>
                <w:snapToGrid w:val="0"/>
                <w:sz w:val="21"/>
                <w:szCs w:val="21"/>
              </w:rPr>
              <w:t>（1）4.2 接入</w:t>
            </w:r>
            <w:r>
              <w:rPr>
                <w:rFonts w:ascii="宋体" w:hAnsi="宋体"/>
                <w:snapToGrid w:val="0"/>
                <w:sz w:val="21"/>
                <w:szCs w:val="21"/>
              </w:rPr>
              <w:t>双方要求</w:t>
            </w:r>
            <w:r>
              <w:rPr>
                <w:rFonts w:hint="eastAsia" w:ascii="宋体" w:hAnsi="宋体"/>
                <w:snapToGrid w:val="0"/>
                <w:sz w:val="21"/>
                <w:szCs w:val="21"/>
              </w:rPr>
              <w:t xml:space="preserve"> 增加</w:t>
            </w:r>
            <w:r>
              <w:rPr>
                <w:rFonts w:hint="eastAsia"/>
                <w:sz w:val="21"/>
                <w:szCs w:val="21"/>
              </w:rPr>
              <w:t>更新</w:t>
            </w:r>
            <w:r>
              <w:rPr>
                <w:sz w:val="21"/>
                <w:szCs w:val="21"/>
              </w:rPr>
              <w:t>FSU状态信息获取周期</w:t>
            </w:r>
            <w:r>
              <w:rPr>
                <w:rFonts w:hint="eastAsia"/>
                <w:sz w:val="21"/>
                <w:szCs w:val="21"/>
              </w:rPr>
              <w:t>、SC批量</w:t>
            </w:r>
            <w:r>
              <w:rPr>
                <w:sz w:val="21"/>
                <w:szCs w:val="21"/>
              </w:rPr>
              <w:t>获取监控对象的配置数据</w:t>
            </w:r>
            <w:r>
              <w:rPr>
                <w:rFonts w:hint="eastAsia"/>
                <w:sz w:val="21"/>
                <w:szCs w:val="21"/>
              </w:rPr>
              <w:t>和获取</w:t>
            </w:r>
            <w:r>
              <w:rPr>
                <w:sz w:val="21"/>
                <w:szCs w:val="21"/>
              </w:rPr>
              <w:t>监控点性能数据文件</w:t>
            </w:r>
            <w:r>
              <w:rPr>
                <w:rFonts w:hint="eastAsia"/>
                <w:sz w:val="21"/>
                <w:szCs w:val="21"/>
              </w:rPr>
              <w:t>三个</w:t>
            </w:r>
            <w:r>
              <w:rPr>
                <w:sz w:val="21"/>
                <w:szCs w:val="21"/>
              </w:rPr>
              <w:t>服务</w:t>
            </w:r>
          </w:p>
          <w:p w14:paraId="03075105">
            <w:pPr>
              <w:rPr>
                <w:rFonts w:ascii="宋体" w:hAnsi="宋体"/>
                <w:snapToGrid w:val="0"/>
                <w:sz w:val="21"/>
                <w:szCs w:val="21"/>
              </w:rPr>
            </w:pPr>
            <w:r>
              <w:rPr>
                <w:rFonts w:hint="eastAsia" w:ascii="宋体" w:hAnsi="宋体"/>
                <w:snapToGrid w:val="0"/>
                <w:sz w:val="21"/>
                <w:szCs w:val="21"/>
              </w:rPr>
              <w:t>（2）</w:t>
            </w:r>
            <w:r>
              <w:rPr>
                <w:rFonts w:ascii="宋体" w:hAnsi="宋体"/>
                <w:snapToGrid w:val="0"/>
                <w:sz w:val="21"/>
                <w:szCs w:val="21"/>
              </w:rPr>
              <w:t xml:space="preserve">5.6.11 </w:t>
            </w:r>
            <w:r>
              <w:rPr>
                <w:rFonts w:hint="eastAsia" w:ascii="宋体" w:hAnsi="宋体"/>
                <w:snapToGrid w:val="0"/>
                <w:sz w:val="21"/>
                <w:szCs w:val="21"/>
              </w:rPr>
              <w:t>时间</w:t>
            </w:r>
            <w:r>
              <w:rPr>
                <w:rFonts w:ascii="宋体" w:hAnsi="宋体"/>
                <w:snapToGrid w:val="0"/>
                <w:sz w:val="21"/>
                <w:szCs w:val="21"/>
              </w:rPr>
              <w:t>同步</w:t>
            </w:r>
            <w:r>
              <w:rPr>
                <w:rFonts w:hint="eastAsia" w:ascii="宋体" w:hAnsi="宋体"/>
                <w:snapToGrid w:val="0"/>
                <w:sz w:val="21"/>
                <w:szCs w:val="21"/>
              </w:rPr>
              <w:t xml:space="preserve"> 报文</w:t>
            </w:r>
            <w:r>
              <w:rPr>
                <w:rFonts w:ascii="宋体" w:hAnsi="宋体"/>
                <w:snapToGrid w:val="0"/>
                <w:sz w:val="21"/>
                <w:szCs w:val="21"/>
              </w:rPr>
              <w:t>中增加</w:t>
            </w:r>
            <w:r>
              <w:rPr>
                <w:rFonts w:hint="eastAsia" w:ascii="宋体" w:hAnsi="宋体"/>
                <w:snapToGrid w:val="0"/>
                <w:sz w:val="21"/>
                <w:szCs w:val="21"/>
              </w:rPr>
              <w:t>FSUID</w:t>
            </w:r>
            <w:r>
              <w:rPr>
                <w:rFonts w:ascii="宋体" w:hAnsi="宋体"/>
                <w:snapToGrid w:val="0"/>
                <w:sz w:val="21"/>
                <w:szCs w:val="21"/>
              </w:rPr>
              <w:t>字段</w:t>
            </w:r>
          </w:p>
          <w:p w14:paraId="6C32B3AC">
            <w:pPr>
              <w:rPr>
                <w:rFonts w:ascii="宋体" w:hAnsi="宋体"/>
                <w:snapToGrid w:val="0"/>
                <w:sz w:val="21"/>
                <w:szCs w:val="21"/>
              </w:rPr>
            </w:pPr>
            <w:r>
              <w:rPr>
                <w:rFonts w:hint="eastAsia" w:ascii="宋体" w:hAnsi="宋体"/>
                <w:snapToGrid w:val="0"/>
                <w:sz w:val="21"/>
                <w:szCs w:val="21"/>
              </w:rPr>
              <w:t>（3）为</w:t>
            </w:r>
            <w:r>
              <w:rPr>
                <w:rFonts w:ascii="宋体" w:hAnsi="宋体"/>
                <w:snapToGrid w:val="0"/>
                <w:sz w:val="21"/>
                <w:szCs w:val="21"/>
              </w:rPr>
              <w:t>与</w:t>
            </w:r>
            <w:r>
              <w:rPr>
                <w:sz w:val="21"/>
                <w:szCs w:val="21"/>
              </w:rPr>
              <w:t>《</w:t>
            </w:r>
            <w:r>
              <w:rPr>
                <w:rFonts w:ascii="宋体" w:hAnsi="宋体"/>
                <w:snapToGrid w:val="0"/>
                <w:sz w:val="21"/>
                <w:szCs w:val="21"/>
              </w:rPr>
              <w:t>中国移动动环标准化字典表（2016年）</w:t>
            </w:r>
            <w:r>
              <w:rPr>
                <w:rFonts w:ascii="Tahoma" w:hAnsi="Tahoma" w:cs="Tahoma"/>
                <w:color w:val="000000"/>
                <w:sz w:val="21"/>
                <w:szCs w:val="21"/>
              </w:rPr>
              <w:t>》</w:t>
            </w:r>
            <w:r>
              <w:rPr>
                <w:rFonts w:hint="eastAsia" w:ascii="宋体" w:hAnsi="宋体"/>
                <w:snapToGrid w:val="0"/>
                <w:sz w:val="21"/>
                <w:szCs w:val="21"/>
              </w:rPr>
              <w:t>保持一致，表4 中</w:t>
            </w:r>
            <w:r>
              <w:rPr>
                <w:rFonts w:ascii="宋体" w:hAnsi="宋体"/>
                <w:snapToGrid w:val="0"/>
                <w:sz w:val="21"/>
                <w:szCs w:val="21"/>
              </w:rPr>
              <w:t>TFSUStatus</w:t>
            </w:r>
            <w:r>
              <w:rPr>
                <w:rFonts w:hint="eastAsia" w:ascii="宋体" w:hAnsi="宋体"/>
                <w:snapToGrid w:val="0"/>
                <w:sz w:val="21"/>
                <w:szCs w:val="21"/>
              </w:rPr>
              <w:t>增加FSU硬盘占用率属性</w:t>
            </w:r>
            <w:r>
              <w:rPr>
                <w:rFonts w:ascii="宋体" w:hAnsi="宋体"/>
                <w:snapToGrid w:val="0"/>
                <w:sz w:val="21"/>
                <w:szCs w:val="21"/>
              </w:rPr>
              <w:t>；</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5CB7BAAD">
            <w:pPr>
              <w:rPr>
                <w:rFonts w:ascii="宋体" w:hAnsi="宋体"/>
                <w:snapToGrid w:val="0"/>
                <w:sz w:val="21"/>
                <w:szCs w:val="21"/>
              </w:rPr>
            </w:pPr>
          </w:p>
        </w:tc>
      </w:tr>
      <w:tr w14:paraId="1493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069E4A9E">
            <w:pPr>
              <w:rPr>
                <w:rFonts w:hint="eastAsia" w:ascii="宋体" w:hAnsi="宋体"/>
                <w:sz w:val="21"/>
                <w:szCs w:val="21"/>
              </w:rPr>
            </w:pPr>
            <w:r>
              <w:rPr>
                <w:rFonts w:hint="eastAsia" w:ascii="宋体" w:hAnsi="宋体"/>
                <w:sz w:val="21"/>
                <w:szCs w:val="21"/>
              </w:rPr>
              <w:t>V</w:t>
            </w:r>
            <w:r>
              <w:rPr>
                <w:rFonts w:ascii="宋体" w:hAnsi="宋体"/>
                <w:sz w:val="21"/>
                <w:szCs w:val="21"/>
              </w:rPr>
              <w:t>4.0.</w:t>
            </w:r>
            <w:r>
              <w:rPr>
                <w:rFonts w:hint="eastAsia" w:ascii="宋体" w:hAnsi="宋体"/>
                <w:sz w:val="21"/>
                <w:szCs w:val="21"/>
              </w:rPr>
              <w:t>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0BA19CBF">
            <w:pPr>
              <w:rPr>
                <w:rFonts w:ascii="宋体" w:hAnsi="宋体"/>
                <w:sz w:val="21"/>
                <w:szCs w:val="21"/>
              </w:rPr>
            </w:pPr>
            <w:r>
              <w:rPr>
                <w:rFonts w:hint="eastAsia" w:ascii="宋体" w:hAnsi="宋体"/>
                <w:sz w:val="21"/>
                <w:szCs w:val="21"/>
              </w:rPr>
              <w:t>2016.10.18</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45117A57">
            <w:pPr>
              <w:rPr>
                <w:rFonts w:ascii="宋体" w:hAnsi="宋体"/>
                <w:snapToGrid w:val="0"/>
                <w:sz w:val="21"/>
                <w:szCs w:val="21"/>
              </w:rPr>
            </w:pPr>
            <w:r>
              <w:rPr>
                <w:rFonts w:hint="eastAsia" w:ascii="宋体" w:hAnsi="宋体"/>
                <w:snapToGrid w:val="0"/>
                <w:sz w:val="21"/>
                <w:szCs w:val="21"/>
              </w:rPr>
              <w:t>（1）修改</w:t>
            </w:r>
            <w:r>
              <w:rPr>
                <w:rFonts w:ascii="宋体" w:hAnsi="宋体"/>
                <w:snapToGrid w:val="0"/>
                <w:sz w:val="21"/>
                <w:szCs w:val="21"/>
              </w:rPr>
              <w:t>表</w:t>
            </w:r>
            <w:r>
              <w:rPr>
                <w:rFonts w:hint="eastAsia" w:ascii="宋体" w:hAnsi="宋体"/>
                <w:snapToGrid w:val="0"/>
                <w:sz w:val="21"/>
                <w:szCs w:val="21"/>
              </w:rPr>
              <w:t>4中</w:t>
            </w:r>
            <w:r>
              <w:rPr>
                <w:rFonts w:ascii="宋体" w:hAnsi="宋体"/>
                <w:snapToGrid w:val="0"/>
                <w:sz w:val="21"/>
                <w:szCs w:val="21"/>
              </w:rPr>
              <w:t>的注</w:t>
            </w:r>
            <w:r>
              <w:rPr>
                <w:rFonts w:hint="eastAsia" w:ascii="宋体" w:hAnsi="宋体"/>
                <w:snapToGrid w:val="0"/>
                <w:sz w:val="21"/>
                <w:szCs w:val="21"/>
              </w:rPr>
              <w:t>1、</w:t>
            </w:r>
            <w:r>
              <w:rPr>
                <w:rFonts w:ascii="宋体" w:hAnsi="宋体"/>
                <w:snapToGrid w:val="0"/>
                <w:sz w:val="21"/>
                <w:szCs w:val="21"/>
              </w:rPr>
              <w:t>SignalNumber的数据类型</w:t>
            </w:r>
            <w:r>
              <w:rPr>
                <w:rFonts w:hint="eastAsia" w:ascii="宋体" w:hAnsi="宋体"/>
                <w:snapToGrid w:val="0"/>
                <w:sz w:val="21"/>
                <w:szCs w:val="21"/>
              </w:rPr>
              <w:t>以及</w:t>
            </w:r>
            <w:r>
              <w:rPr>
                <w:rFonts w:ascii="宋体" w:hAnsi="宋体"/>
                <w:snapToGrid w:val="0"/>
                <w:sz w:val="21"/>
                <w:szCs w:val="21"/>
              </w:rPr>
              <w:t>TAlarm</w:t>
            </w:r>
            <w:r>
              <w:rPr>
                <w:rFonts w:hint="eastAsia" w:ascii="宋体" w:hAnsi="宋体"/>
                <w:snapToGrid w:val="0"/>
                <w:sz w:val="21"/>
                <w:szCs w:val="21"/>
              </w:rPr>
              <w:t>定义，</w:t>
            </w:r>
            <w:r>
              <w:rPr>
                <w:rFonts w:ascii="宋体" w:hAnsi="宋体"/>
                <w:snapToGrid w:val="0"/>
                <w:sz w:val="21"/>
                <w:szCs w:val="21"/>
              </w:rPr>
              <w:t>并增加结构体</w:t>
            </w:r>
            <w:r>
              <w:rPr>
                <w:rFonts w:hint="eastAsia" w:ascii="宋体" w:hAnsi="宋体"/>
                <w:snapToGrid w:val="0"/>
                <w:sz w:val="21"/>
                <w:szCs w:val="21"/>
              </w:rPr>
              <w:t>Tsignal</w:t>
            </w:r>
            <w:r>
              <w:rPr>
                <w:rFonts w:ascii="宋体" w:hAnsi="宋体"/>
                <w:snapToGrid w:val="0"/>
                <w:sz w:val="21"/>
                <w:szCs w:val="21"/>
              </w:rPr>
              <w:t>MeasurementId定义</w:t>
            </w:r>
          </w:p>
          <w:p w14:paraId="24C2BD69">
            <w:pPr>
              <w:rPr>
                <w:rFonts w:ascii="宋体" w:hAnsi="宋体"/>
                <w:snapToGrid w:val="0"/>
                <w:sz w:val="21"/>
                <w:szCs w:val="21"/>
              </w:rPr>
            </w:pPr>
            <w:r>
              <w:rPr>
                <w:rFonts w:hint="eastAsia" w:ascii="宋体" w:hAnsi="宋体"/>
                <w:snapToGrid w:val="0"/>
                <w:sz w:val="21"/>
                <w:szCs w:val="21"/>
              </w:rPr>
              <w:t>（2）修改5.6.4 写</w:t>
            </w:r>
            <w:r>
              <w:rPr>
                <w:rFonts w:ascii="宋体" w:hAnsi="宋体"/>
                <w:snapToGrid w:val="0"/>
                <w:sz w:val="21"/>
                <w:szCs w:val="21"/>
              </w:rPr>
              <w:t>监控点设置值以及</w:t>
            </w:r>
            <w:r>
              <w:rPr>
                <w:rFonts w:hint="eastAsia" w:ascii="宋体" w:hAnsi="宋体"/>
                <w:snapToGrid w:val="0"/>
                <w:sz w:val="21"/>
                <w:szCs w:val="21"/>
              </w:rPr>
              <w:t>5.6.6写</w:t>
            </w:r>
            <w:r>
              <w:rPr>
                <w:rFonts w:ascii="宋体" w:hAnsi="宋体"/>
                <w:snapToGrid w:val="0"/>
                <w:sz w:val="21"/>
                <w:szCs w:val="21"/>
              </w:rPr>
              <w:t>监控点门限数据</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1EA426DF">
            <w:pPr>
              <w:rPr>
                <w:rFonts w:ascii="宋体" w:hAnsi="宋体"/>
                <w:snapToGrid w:val="0"/>
                <w:sz w:val="21"/>
                <w:szCs w:val="21"/>
              </w:rPr>
            </w:pPr>
            <w:r>
              <w:rPr>
                <w:rFonts w:hint="eastAsia" w:ascii="宋体" w:hAnsi="宋体"/>
                <w:snapToGrid w:val="0"/>
                <w:sz w:val="21"/>
                <w:szCs w:val="21"/>
              </w:rPr>
              <w:t>胡亚希</w:t>
            </w:r>
          </w:p>
        </w:tc>
      </w:tr>
      <w:tr w14:paraId="5FF0B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top w:val="single" w:color="auto" w:sz="4" w:space="0"/>
              <w:left w:val="single" w:color="auto" w:sz="4" w:space="0"/>
              <w:bottom w:val="single" w:color="auto" w:sz="4" w:space="0"/>
              <w:right w:val="single" w:color="auto" w:sz="4" w:space="0"/>
            </w:tcBorders>
            <w:noWrap w:val="0"/>
            <w:vAlign w:val="top"/>
          </w:tcPr>
          <w:p w14:paraId="00C6F47B">
            <w:pPr>
              <w:rPr>
                <w:rFonts w:ascii="宋体" w:hAnsi="宋体"/>
                <w:sz w:val="21"/>
                <w:szCs w:val="21"/>
              </w:rPr>
            </w:pPr>
            <w:r>
              <w:rPr>
                <w:rFonts w:hint="eastAsia" w:ascii="宋体" w:hAnsi="宋体"/>
                <w:sz w:val="21"/>
                <w:szCs w:val="21"/>
              </w:rPr>
              <w:t>V</w:t>
            </w:r>
            <w:r>
              <w:rPr>
                <w:rFonts w:ascii="宋体" w:hAnsi="宋体"/>
                <w:sz w:val="21"/>
                <w:szCs w:val="21"/>
              </w:rPr>
              <w:t>4.</w:t>
            </w:r>
            <w:r>
              <w:rPr>
                <w:rFonts w:hint="eastAsia" w:ascii="宋体" w:hAnsi="宋体"/>
                <w:sz w:val="21"/>
                <w:szCs w:val="21"/>
              </w:rPr>
              <w:t>0</w:t>
            </w:r>
            <w:r>
              <w:rPr>
                <w:rFonts w:ascii="宋体" w:hAnsi="宋体"/>
                <w:sz w:val="21"/>
                <w:szCs w:val="21"/>
              </w:rPr>
              <w:t>.0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2B2B8CFF">
            <w:pPr>
              <w:rPr>
                <w:rFonts w:ascii="宋体" w:hAnsi="宋体"/>
                <w:sz w:val="21"/>
                <w:szCs w:val="21"/>
              </w:rPr>
            </w:pPr>
            <w:r>
              <w:rPr>
                <w:rFonts w:hint="eastAsia" w:ascii="宋体" w:hAnsi="宋体"/>
                <w:sz w:val="21"/>
                <w:szCs w:val="21"/>
              </w:rPr>
              <w:t>2017.01.05</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598D77F8">
            <w:pPr>
              <w:rPr>
                <w:sz w:val="21"/>
                <w:szCs w:val="21"/>
              </w:rPr>
            </w:pPr>
            <w:r>
              <w:rPr>
                <w:rFonts w:hint="eastAsia" w:ascii="宋体" w:hAnsi="宋体"/>
                <w:snapToGrid w:val="0"/>
                <w:sz w:val="21"/>
                <w:szCs w:val="21"/>
              </w:rPr>
              <w:t>（1）修改</w:t>
            </w:r>
            <w:r>
              <w:rPr>
                <w:rFonts w:ascii="宋体" w:hAnsi="宋体"/>
                <w:snapToGrid w:val="0"/>
                <w:sz w:val="21"/>
                <w:szCs w:val="21"/>
              </w:rPr>
              <w:t>表</w:t>
            </w:r>
            <w:r>
              <w:rPr>
                <w:rFonts w:hint="eastAsia" w:ascii="宋体" w:hAnsi="宋体"/>
                <w:snapToGrid w:val="0"/>
                <w:sz w:val="21"/>
                <w:szCs w:val="21"/>
              </w:rPr>
              <w:t>4中的</w:t>
            </w:r>
            <w:r>
              <w:rPr>
                <w:rFonts w:ascii="宋体" w:hAnsi="宋体"/>
                <w:snapToGrid w:val="0"/>
                <w:sz w:val="21"/>
                <w:szCs w:val="21"/>
              </w:rPr>
              <w:t>TSemaphore</w:t>
            </w:r>
            <w:r>
              <w:rPr>
                <w:rFonts w:hint="eastAsia" w:ascii="宋体" w:hAnsi="宋体"/>
                <w:snapToGrid w:val="0"/>
                <w:sz w:val="21"/>
                <w:szCs w:val="21"/>
              </w:rPr>
              <w:t>、</w:t>
            </w:r>
            <w:r>
              <w:rPr>
                <w:rFonts w:ascii="宋体" w:hAnsi="宋体"/>
                <w:snapToGrid w:val="0"/>
                <w:sz w:val="21"/>
                <w:szCs w:val="21"/>
              </w:rPr>
              <w:t>TThreshold</w:t>
            </w:r>
            <w:r>
              <w:rPr>
                <w:rFonts w:hint="eastAsia" w:ascii="宋体" w:hAnsi="宋体"/>
                <w:snapToGrid w:val="0"/>
                <w:sz w:val="21"/>
                <w:szCs w:val="21"/>
              </w:rPr>
              <w:t>、</w:t>
            </w:r>
            <w:r>
              <w:rPr>
                <w:rFonts w:hint="eastAsia"/>
                <w:sz w:val="21"/>
                <w:szCs w:val="21"/>
              </w:rPr>
              <w:t>TD</w:t>
            </w:r>
            <w:r>
              <w:rPr>
                <w:sz w:val="21"/>
                <w:szCs w:val="21"/>
              </w:rPr>
              <w:t>ev</w:t>
            </w:r>
            <w:r>
              <w:rPr>
                <w:rFonts w:hint="eastAsia"/>
                <w:sz w:val="21"/>
                <w:szCs w:val="21"/>
              </w:rPr>
              <w:t>Conf的</w:t>
            </w:r>
            <w:r>
              <w:rPr>
                <w:sz w:val="21"/>
                <w:szCs w:val="21"/>
              </w:rPr>
              <w:t>定义，</w:t>
            </w:r>
            <w:r>
              <w:rPr>
                <w:rFonts w:hint="eastAsia"/>
                <w:sz w:val="21"/>
                <w:szCs w:val="21"/>
              </w:rPr>
              <w:t>并</w:t>
            </w:r>
            <w:r>
              <w:rPr>
                <w:sz w:val="21"/>
                <w:szCs w:val="21"/>
              </w:rPr>
              <w:t>新增T</w:t>
            </w:r>
            <w:r>
              <w:rPr>
                <w:rFonts w:hint="eastAsia"/>
                <w:sz w:val="21"/>
                <w:szCs w:val="21"/>
              </w:rPr>
              <w:t>Storage</w:t>
            </w:r>
            <w:r>
              <w:rPr>
                <w:sz w:val="21"/>
                <w:szCs w:val="21"/>
              </w:rPr>
              <w:t>Rule</w:t>
            </w:r>
            <w:r>
              <w:rPr>
                <w:rFonts w:hint="eastAsia"/>
                <w:sz w:val="21"/>
                <w:szCs w:val="21"/>
              </w:rPr>
              <w:t>（信号</w:t>
            </w:r>
            <w:r>
              <w:rPr>
                <w:sz w:val="21"/>
                <w:szCs w:val="21"/>
              </w:rPr>
              <w:t>数据存储</w:t>
            </w:r>
            <w:r>
              <w:rPr>
                <w:rFonts w:hint="eastAsia"/>
                <w:sz w:val="21"/>
                <w:szCs w:val="21"/>
              </w:rPr>
              <w:t>规则</w:t>
            </w:r>
            <w:r>
              <w:rPr>
                <w:sz w:val="21"/>
                <w:szCs w:val="21"/>
              </w:rPr>
              <w:t>的结构</w:t>
            </w:r>
            <w:r>
              <w:rPr>
                <w:rFonts w:hint="eastAsia"/>
                <w:sz w:val="21"/>
                <w:szCs w:val="21"/>
              </w:rPr>
              <w:t>）的</w:t>
            </w:r>
            <w:r>
              <w:rPr>
                <w:sz w:val="21"/>
                <w:szCs w:val="21"/>
              </w:rPr>
              <w:t>定义。</w:t>
            </w:r>
          </w:p>
          <w:p w14:paraId="73AE4596">
            <w:pPr>
              <w:rPr>
                <w:sz w:val="21"/>
                <w:szCs w:val="21"/>
              </w:rPr>
            </w:pPr>
            <w:r>
              <w:rPr>
                <w:rFonts w:hint="eastAsia"/>
                <w:sz w:val="21"/>
                <w:szCs w:val="21"/>
              </w:rPr>
              <w:t>（2）表3：</w:t>
            </w:r>
            <w:r>
              <w:rPr>
                <w:sz w:val="21"/>
                <w:szCs w:val="21"/>
              </w:rPr>
              <w:t>修改EnumState</w:t>
            </w:r>
            <w:r>
              <w:rPr>
                <w:rFonts w:hint="eastAsia"/>
                <w:sz w:val="21"/>
                <w:szCs w:val="21"/>
              </w:rPr>
              <w:t>的</w:t>
            </w:r>
            <w:r>
              <w:rPr>
                <w:sz w:val="21"/>
                <w:szCs w:val="21"/>
              </w:rPr>
              <w:t>定义，</w:t>
            </w:r>
            <w:r>
              <w:rPr>
                <w:rFonts w:hint="eastAsia"/>
                <w:sz w:val="21"/>
                <w:szCs w:val="21"/>
              </w:rPr>
              <w:t>并</w:t>
            </w:r>
            <w:r>
              <w:rPr>
                <w:sz w:val="21"/>
                <w:szCs w:val="21"/>
              </w:rPr>
              <w:t>新增</w:t>
            </w:r>
            <w:r>
              <w:rPr>
                <w:rFonts w:hint="eastAsia"/>
                <w:sz w:val="21"/>
                <w:szCs w:val="21"/>
              </w:rPr>
              <w:t>EnumLevel（告警</w:t>
            </w:r>
            <w:r>
              <w:rPr>
                <w:sz w:val="21"/>
                <w:szCs w:val="21"/>
              </w:rPr>
              <w:t>等级</w:t>
            </w:r>
            <w:r>
              <w:rPr>
                <w:rFonts w:hint="eastAsia"/>
                <w:sz w:val="21"/>
                <w:szCs w:val="21"/>
              </w:rPr>
              <w:t>）枚举</w:t>
            </w:r>
            <w:r>
              <w:rPr>
                <w:sz w:val="21"/>
                <w:szCs w:val="21"/>
              </w:rPr>
              <w:t>类型的定义</w:t>
            </w:r>
          </w:p>
          <w:p w14:paraId="2EE4E8E7">
            <w:pPr>
              <w:rPr>
                <w:sz w:val="21"/>
                <w:szCs w:val="21"/>
              </w:rPr>
            </w:pPr>
            <w:r>
              <w:rPr>
                <w:rFonts w:hint="eastAsia"/>
                <w:sz w:val="21"/>
                <w:szCs w:val="21"/>
              </w:rPr>
              <w:t>（3）更新5.6.3</w:t>
            </w:r>
            <w:r>
              <w:rPr>
                <w:sz w:val="21"/>
                <w:szCs w:val="21"/>
              </w:rPr>
              <w:t>~5.6.6</w:t>
            </w:r>
            <w:r>
              <w:rPr>
                <w:rFonts w:hint="eastAsia"/>
                <w:sz w:val="21"/>
                <w:szCs w:val="21"/>
              </w:rPr>
              <w:t>节以及5.15</w:t>
            </w:r>
            <w:r>
              <w:rPr>
                <w:sz w:val="21"/>
                <w:szCs w:val="21"/>
              </w:rPr>
              <w:t>~5.17</w:t>
            </w:r>
            <w:r>
              <w:rPr>
                <w:rFonts w:hint="eastAsia"/>
                <w:sz w:val="21"/>
                <w:szCs w:val="21"/>
              </w:rPr>
              <w:t>节</w:t>
            </w:r>
          </w:p>
          <w:p w14:paraId="1AF033B2">
            <w:pPr>
              <w:rPr>
                <w:sz w:val="21"/>
                <w:szCs w:val="21"/>
              </w:rPr>
            </w:pPr>
            <w:r>
              <w:rPr>
                <w:rFonts w:hint="eastAsia"/>
                <w:sz w:val="21"/>
                <w:szCs w:val="21"/>
              </w:rPr>
              <w:t>（4）新增</w:t>
            </w:r>
            <w:r>
              <w:rPr>
                <w:sz w:val="21"/>
                <w:szCs w:val="21"/>
              </w:rPr>
              <w:t>查询</w:t>
            </w:r>
            <w:r>
              <w:rPr>
                <w:rFonts w:hint="eastAsia"/>
                <w:sz w:val="21"/>
                <w:szCs w:val="21"/>
              </w:rPr>
              <w:t>和</w:t>
            </w:r>
            <w:r>
              <w:rPr>
                <w:sz w:val="21"/>
                <w:szCs w:val="21"/>
              </w:rPr>
              <w:t>设置</w:t>
            </w:r>
            <w:r>
              <w:rPr>
                <w:rFonts w:hint="eastAsia"/>
                <w:sz w:val="21"/>
                <w:szCs w:val="21"/>
              </w:rPr>
              <w:t>监控点</w:t>
            </w:r>
            <w:r>
              <w:rPr>
                <w:sz w:val="21"/>
                <w:szCs w:val="21"/>
              </w:rPr>
              <w:t>存储</w:t>
            </w:r>
            <w:r>
              <w:rPr>
                <w:rFonts w:hint="eastAsia"/>
                <w:sz w:val="21"/>
                <w:szCs w:val="21"/>
              </w:rPr>
              <w:t>规则的</w:t>
            </w:r>
            <w:r>
              <w:rPr>
                <w:sz w:val="21"/>
                <w:szCs w:val="21"/>
              </w:rPr>
              <w:t>功能，即</w:t>
            </w:r>
            <w:r>
              <w:rPr>
                <w:rFonts w:hint="eastAsia"/>
                <w:sz w:val="21"/>
                <w:szCs w:val="21"/>
              </w:rPr>
              <w:t>5.6.18-5.6.19节</w:t>
            </w:r>
          </w:p>
          <w:p w14:paraId="290045C0">
            <w:pPr>
              <w:rPr>
                <w:sz w:val="21"/>
                <w:szCs w:val="21"/>
              </w:rPr>
            </w:pPr>
            <w:r>
              <w:rPr>
                <w:rFonts w:hint="eastAsia"/>
                <w:sz w:val="21"/>
                <w:szCs w:val="21"/>
              </w:rPr>
              <w:t>（5）更新5.7.1和5.7.5节</w:t>
            </w:r>
          </w:p>
          <w:p w14:paraId="6FA38648">
            <w:pPr>
              <w:rPr>
                <w:rFonts w:ascii="宋体" w:hAnsi="宋体"/>
                <w:snapToGrid w:val="0"/>
                <w:sz w:val="21"/>
                <w:szCs w:val="21"/>
              </w:rPr>
            </w:pPr>
            <w:r>
              <w:rPr>
                <w:rFonts w:hint="eastAsia"/>
                <w:sz w:val="21"/>
                <w:szCs w:val="21"/>
              </w:rPr>
              <w:t>（6）新增5.8 接口</w:t>
            </w:r>
            <w:r>
              <w:rPr>
                <w:sz w:val="21"/>
                <w:szCs w:val="21"/>
              </w:rPr>
              <w:t>性能要求，主要涉及海量数据传输的性能要求，要求优先保障故障信息的传输。</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055B7479">
            <w:pPr>
              <w:rPr>
                <w:rFonts w:ascii="宋体" w:hAnsi="宋体"/>
                <w:snapToGrid w:val="0"/>
                <w:sz w:val="21"/>
                <w:szCs w:val="21"/>
              </w:rPr>
            </w:pPr>
            <w:r>
              <w:rPr>
                <w:rFonts w:hint="eastAsia" w:ascii="宋体" w:hAnsi="宋体"/>
                <w:snapToGrid w:val="0"/>
                <w:sz w:val="21"/>
                <w:szCs w:val="21"/>
              </w:rPr>
              <w:t>胡亚希</w:t>
            </w:r>
          </w:p>
        </w:tc>
      </w:tr>
      <w:tr w14:paraId="43E1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vMerge w:val="restart"/>
            <w:tcBorders>
              <w:top w:val="single" w:color="auto" w:sz="4" w:space="0"/>
              <w:left w:val="single" w:color="auto" w:sz="4" w:space="0"/>
              <w:right w:val="single" w:color="auto" w:sz="4" w:space="0"/>
            </w:tcBorders>
            <w:noWrap w:val="0"/>
            <w:vAlign w:val="top"/>
          </w:tcPr>
          <w:p w14:paraId="7D450CB7">
            <w:pPr>
              <w:rPr>
                <w:rFonts w:ascii="宋体" w:hAnsi="宋体"/>
                <w:sz w:val="21"/>
                <w:szCs w:val="21"/>
              </w:rPr>
            </w:pPr>
            <w:r>
              <w:rPr>
                <w:rFonts w:hint="eastAsia" w:ascii="宋体" w:hAnsi="宋体"/>
                <w:sz w:val="21"/>
                <w:szCs w:val="21"/>
              </w:rPr>
              <w:t>V4.0.0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22DB2352">
            <w:pPr>
              <w:rPr>
                <w:rFonts w:ascii="宋体" w:hAnsi="宋体"/>
                <w:sz w:val="21"/>
                <w:szCs w:val="21"/>
              </w:rPr>
            </w:pPr>
            <w:r>
              <w:rPr>
                <w:rFonts w:hint="eastAsia" w:ascii="宋体" w:hAnsi="宋体"/>
                <w:sz w:val="21"/>
                <w:szCs w:val="21"/>
              </w:rPr>
              <w:t>2017.02.20</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6C2BE4E8">
            <w:pPr>
              <w:rPr>
                <w:rFonts w:ascii="宋体" w:hAnsi="宋体"/>
                <w:snapToGrid w:val="0"/>
                <w:sz w:val="21"/>
                <w:szCs w:val="21"/>
              </w:rPr>
            </w:pPr>
            <w:r>
              <w:rPr>
                <w:rFonts w:hint="eastAsia" w:ascii="宋体" w:hAnsi="宋体"/>
                <w:snapToGrid w:val="0"/>
                <w:sz w:val="21"/>
                <w:szCs w:val="21"/>
              </w:rPr>
              <w:t>1)将</w:t>
            </w:r>
            <w:r>
              <w:rPr>
                <w:rFonts w:hint="eastAsia"/>
                <w:sz w:val="21"/>
                <w:szCs w:val="21"/>
              </w:rPr>
              <w:t>TD</w:t>
            </w:r>
            <w:r>
              <w:rPr>
                <w:sz w:val="21"/>
                <w:szCs w:val="21"/>
              </w:rPr>
              <w:t>ev</w:t>
            </w:r>
            <w:r>
              <w:rPr>
                <w:rFonts w:hint="eastAsia"/>
                <w:sz w:val="21"/>
                <w:szCs w:val="21"/>
              </w:rPr>
              <w:t>Conf中</w:t>
            </w:r>
            <w:r>
              <w:rPr>
                <w:sz w:val="21"/>
                <w:szCs w:val="21"/>
              </w:rPr>
              <w:t>SiteName和RoomName字段替换成</w:t>
            </w:r>
            <w:r>
              <w:rPr>
                <w:rFonts w:hint="eastAsia"/>
                <w:sz w:val="21"/>
                <w:szCs w:val="21"/>
              </w:rPr>
              <w:t>SiteID和</w:t>
            </w:r>
            <w:r>
              <w:rPr>
                <w:sz w:val="21"/>
                <w:szCs w:val="21"/>
              </w:rPr>
              <w:t>RoomID</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79CD7DEA">
            <w:pPr>
              <w:rPr>
                <w:rFonts w:ascii="宋体" w:hAnsi="宋体"/>
                <w:snapToGrid w:val="0"/>
                <w:sz w:val="21"/>
                <w:szCs w:val="21"/>
              </w:rPr>
            </w:pPr>
            <w:r>
              <w:rPr>
                <w:rFonts w:hint="eastAsia" w:ascii="宋体" w:hAnsi="宋体"/>
                <w:snapToGrid w:val="0"/>
                <w:sz w:val="21"/>
                <w:szCs w:val="21"/>
              </w:rPr>
              <w:t>胡亚希</w:t>
            </w:r>
          </w:p>
        </w:tc>
      </w:tr>
      <w:tr w14:paraId="3A6B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vMerge w:val="continue"/>
            <w:tcBorders>
              <w:left w:val="single" w:color="auto" w:sz="4" w:space="0"/>
              <w:right w:val="single" w:color="auto" w:sz="4" w:space="0"/>
            </w:tcBorders>
            <w:noWrap w:val="0"/>
            <w:vAlign w:val="top"/>
          </w:tcPr>
          <w:p w14:paraId="1620ACF2">
            <w:pPr>
              <w:rPr>
                <w:rFonts w:ascii="宋体" w:hAnsi="宋体"/>
                <w:sz w:val="21"/>
                <w:szCs w:val="21"/>
              </w:rPr>
            </w:pPr>
          </w:p>
        </w:tc>
        <w:tc>
          <w:tcPr>
            <w:tcW w:w="874" w:type="pct"/>
            <w:tcBorders>
              <w:top w:val="single" w:color="auto" w:sz="4" w:space="0"/>
              <w:left w:val="single" w:color="auto" w:sz="4" w:space="0"/>
              <w:bottom w:val="single" w:color="auto" w:sz="4" w:space="0"/>
              <w:right w:val="single" w:color="auto" w:sz="4" w:space="0"/>
            </w:tcBorders>
            <w:noWrap w:val="0"/>
            <w:vAlign w:val="center"/>
          </w:tcPr>
          <w:p w14:paraId="6AF4A593">
            <w:pPr>
              <w:rPr>
                <w:rFonts w:ascii="宋体" w:hAnsi="宋体"/>
                <w:sz w:val="21"/>
                <w:szCs w:val="21"/>
              </w:rPr>
            </w:pPr>
            <w:r>
              <w:rPr>
                <w:rFonts w:hint="eastAsia" w:ascii="宋体" w:hAnsi="宋体"/>
                <w:sz w:val="21"/>
                <w:szCs w:val="21"/>
              </w:rPr>
              <w:t>2017.03.31</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10A60BA3">
            <w:pPr>
              <w:rPr>
                <w:rFonts w:ascii="宋体" w:hAnsi="宋体"/>
                <w:snapToGrid w:val="0"/>
                <w:sz w:val="21"/>
                <w:szCs w:val="21"/>
              </w:rPr>
            </w:pPr>
            <w:r>
              <w:rPr>
                <w:rFonts w:hint="eastAsia" w:ascii="宋体" w:hAnsi="宋体"/>
                <w:snapToGrid w:val="0"/>
                <w:sz w:val="21"/>
                <w:szCs w:val="21"/>
              </w:rPr>
              <w:t>1)删除5.8 接口</w:t>
            </w:r>
            <w:r>
              <w:rPr>
                <w:rFonts w:ascii="宋体" w:hAnsi="宋体"/>
                <w:snapToGrid w:val="0"/>
                <w:sz w:val="21"/>
                <w:szCs w:val="21"/>
              </w:rPr>
              <w:t>性能</w:t>
            </w:r>
            <w:r>
              <w:rPr>
                <w:rFonts w:hint="eastAsia" w:ascii="宋体" w:hAnsi="宋体"/>
                <w:snapToGrid w:val="0"/>
                <w:sz w:val="21"/>
                <w:szCs w:val="21"/>
              </w:rPr>
              <w:t>要求</w:t>
            </w:r>
          </w:p>
          <w:p w14:paraId="29F8FB08">
            <w:pPr>
              <w:rPr>
                <w:sz w:val="21"/>
                <w:szCs w:val="21"/>
              </w:rPr>
            </w:pPr>
            <w:r>
              <w:rPr>
                <w:sz w:val="21"/>
                <w:szCs w:val="21"/>
              </w:rPr>
              <w:t>TDevConf</w:t>
            </w:r>
            <w:r>
              <w:rPr>
                <w:rFonts w:hint="eastAsia"/>
                <w:sz w:val="21"/>
                <w:szCs w:val="21"/>
              </w:rPr>
              <w:t>中</w:t>
            </w:r>
            <w:r>
              <w:rPr>
                <w:sz w:val="21"/>
                <w:szCs w:val="21"/>
              </w:rPr>
              <w:t>增加SiteName</w:t>
            </w:r>
            <w:r>
              <w:rPr>
                <w:rFonts w:hint="eastAsia"/>
                <w:sz w:val="21"/>
                <w:szCs w:val="21"/>
              </w:rPr>
              <w:t>、</w:t>
            </w:r>
            <w:r>
              <w:rPr>
                <w:sz w:val="21"/>
                <w:szCs w:val="21"/>
              </w:rPr>
              <w:t>RoomName</w:t>
            </w:r>
            <w:r>
              <w:rPr>
                <w:rFonts w:hint="eastAsia"/>
                <w:sz w:val="21"/>
                <w:szCs w:val="21"/>
              </w:rPr>
              <w:t>和</w:t>
            </w:r>
            <w:r>
              <w:rPr>
                <w:sz w:val="21"/>
                <w:szCs w:val="21"/>
              </w:rPr>
              <w:t>Conf</w:t>
            </w:r>
            <w:r>
              <w:rPr>
                <w:rFonts w:hint="eastAsia"/>
                <w:sz w:val="21"/>
                <w:szCs w:val="21"/>
              </w:rPr>
              <w:t>Remark字段</w:t>
            </w:r>
          </w:p>
          <w:p w14:paraId="5B0C9BD9">
            <w:pPr>
              <w:rPr>
                <w:rFonts w:ascii="宋体" w:hAnsi="宋体"/>
                <w:snapToGrid w:val="0"/>
                <w:sz w:val="21"/>
                <w:szCs w:val="21"/>
              </w:rPr>
            </w:pPr>
            <w:r>
              <w:rPr>
                <w:rFonts w:hint="eastAsia"/>
                <w:sz w:val="21"/>
                <w:szCs w:val="21"/>
              </w:rPr>
              <w:t>2）5.6.7.</w:t>
            </w:r>
            <w:r>
              <w:rPr>
                <w:rFonts w:hint="eastAsia"/>
                <w:sz w:val="21"/>
                <w:szCs w:val="21"/>
              </w:rPr>
              <w:tab/>
            </w:r>
            <w:r>
              <w:rPr>
                <w:rFonts w:hint="eastAsia"/>
                <w:sz w:val="21"/>
                <w:szCs w:val="21"/>
              </w:rPr>
              <w:t>获取FSU注册信息中</w:t>
            </w:r>
            <w:r>
              <w:rPr>
                <w:sz w:val="21"/>
                <w:szCs w:val="21"/>
              </w:rPr>
              <w:t>增加SiteName</w:t>
            </w:r>
            <w:r>
              <w:rPr>
                <w:rFonts w:hint="eastAsia"/>
                <w:sz w:val="21"/>
                <w:szCs w:val="21"/>
              </w:rPr>
              <w:t>和</w:t>
            </w:r>
            <w:r>
              <w:rPr>
                <w:sz w:val="21"/>
                <w:szCs w:val="21"/>
              </w:rPr>
              <w:t>RoomName</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3D43996D">
            <w:pPr>
              <w:rPr>
                <w:rFonts w:ascii="宋体" w:hAnsi="宋体"/>
                <w:snapToGrid w:val="0"/>
                <w:sz w:val="21"/>
                <w:szCs w:val="21"/>
              </w:rPr>
            </w:pPr>
            <w:r>
              <w:rPr>
                <w:rFonts w:hint="eastAsia" w:ascii="宋体" w:hAnsi="宋体"/>
                <w:snapToGrid w:val="0"/>
                <w:sz w:val="21"/>
                <w:szCs w:val="21"/>
              </w:rPr>
              <w:t>胡亚希</w:t>
            </w:r>
          </w:p>
        </w:tc>
      </w:tr>
      <w:tr w14:paraId="6A76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left w:val="single" w:color="auto" w:sz="4" w:space="0"/>
              <w:right w:val="single" w:color="auto" w:sz="4" w:space="0"/>
            </w:tcBorders>
            <w:noWrap w:val="0"/>
            <w:vAlign w:val="top"/>
          </w:tcPr>
          <w:p w14:paraId="3A808AA4">
            <w:pPr>
              <w:rPr>
                <w:rFonts w:ascii="宋体" w:hAnsi="宋体"/>
                <w:sz w:val="21"/>
                <w:szCs w:val="21"/>
              </w:rPr>
            </w:pPr>
            <w:r>
              <w:rPr>
                <w:rFonts w:hint="eastAsia" w:ascii="宋体" w:hAnsi="宋体"/>
                <w:sz w:val="21"/>
                <w:szCs w:val="21"/>
              </w:rPr>
              <w:t>V</w:t>
            </w:r>
            <w:r>
              <w:rPr>
                <w:rFonts w:ascii="宋体" w:hAnsi="宋体"/>
                <w:sz w:val="21"/>
                <w:szCs w:val="21"/>
              </w:rPr>
              <w:t>4.</w:t>
            </w:r>
            <w:r>
              <w:rPr>
                <w:rFonts w:hint="eastAsia" w:ascii="宋体" w:hAnsi="宋体"/>
                <w:sz w:val="21"/>
                <w:szCs w:val="21"/>
              </w:rPr>
              <w:t>0</w:t>
            </w:r>
            <w:r>
              <w:rPr>
                <w:rFonts w:ascii="宋体" w:hAnsi="宋体"/>
                <w:sz w:val="21"/>
                <w:szCs w:val="21"/>
              </w:rPr>
              <w:t>.0</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63BAD4C2">
            <w:pPr>
              <w:rPr>
                <w:rFonts w:ascii="宋体" w:hAnsi="宋体"/>
                <w:sz w:val="21"/>
                <w:szCs w:val="21"/>
              </w:rPr>
            </w:pPr>
            <w:r>
              <w:rPr>
                <w:rFonts w:hint="eastAsia" w:ascii="宋体" w:hAnsi="宋体"/>
                <w:sz w:val="21"/>
                <w:szCs w:val="21"/>
              </w:rPr>
              <w:t>2017.8.3</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64241AC4">
            <w:pPr>
              <w:rPr>
                <w:rFonts w:ascii="宋体" w:hAnsi="宋体"/>
                <w:snapToGrid w:val="0"/>
                <w:sz w:val="21"/>
                <w:szCs w:val="21"/>
              </w:rPr>
            </w:pPr>
            <w:r>
              <w:rPr>
                <w:rFonts w:hint="eastAsia" w:ascii="宋体" w:hAnsi="宋体"/>
                <w:snapToGrid w:val="0"/>
                <w:sz w:val="21"/>
                <w:szCs w:val="21"/>
              </w:rPr>
              <w:t>增加附录</w:t>
            </w:r>
            <w:r>
              <w:rPr>
                <w:rFonts w:ascii="宋体" w:hAnsi="宋体"/>
                <w:snapToGrid w:val="0"/>
                <w:sz w:val="21"/>
                <w:szCs w:val="21"/>
              </w:rPr>
              <w:t>A：智能门禁B接口透传</w:t>
            </w:r>
            <w:r>
              <w:rPr>
                <w:rFonts w:hint="eastAsia" w:ascii="宋体" w:hAnsi="宋体"/>
                <w:snapToGrid w:val="0"/>
                <w:sz w:val="21"/>
                <w:szCs w:val="21"/>
              </w:rPr>
              <w:t>要求</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47394BDE">
            <w:pPr>
              <w:rPr>
                <w:rFonts w:ascii="宋体" w:hAnsi="宋体"/>
                <w:snapToGrid w:val="0"/>
                <w:sz w:val="21"/>
                <w:szCs w:val="21"/>
              </w:rPr>
            </w:pPr>
            <w:r>
              <w:rPr>
                <w:rFonts w:hint="eastAsia" w:ascii="宋体" w:hAnsi="宋体"/>
                <w:snapToGrid w:val="0"/>
                <w:sz w:val="21"/>
                <w:szCs w:val="21"/>
              </w:rPr>
              <w:t>胡亚希</w:t>
            </w:r>
          </w:p>
        </w:tc>
      </w:tr>
      <w:tr w14:paraId="23A8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left w:val="single" w:color="auto" w:sz="4" w:space="0"/>
              <w:right w:val="single" w:color="auto" w:sz="4" w:space="0"/>
            </w:tcBorders>
            <w:noWrap w:val="0"/>
            <w:vAlign w:val="top"/>
          </w:tcPr>
          <w:p w14:paraId="65F5CFC3">
            <w:pPr>
              <w:rPr>
                <w:rFonts w:hint="eastAsia" w:ascii="宋体" w:hAnsi="宋体"/>
                <w:sz w:val="21"/>
                <w:szCs w:val="21"/>
              </w:rPr>
            </w:pPr>
            <w:r>
              <w:rPr>
                <w:rFonts w:hint="eastAsia" w:ascii="宋体" w:hAnsi="宋体"/>
                <w:sz w:val="21"/>
                <w:szCs w:val="21"/>
              </w:rPr>
              <w:t>V</w:t>
            </w:r>
            <w:r>
              <w:rPr>
                <w:rFonts w:ascii="宋体" w:hAnsi="宋体"/>
                <w:sz w:val="21"/>
                <w:szCs w:val="21"/>
              </w:rPr>
              <w:t xml:space="preserve"> 4.0.1</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4568F1AB">
            <w:pPr>
              <w:rPr>
                <w:rFonts w:hint="eastAsia" w:ascii="宋体" w:hAnsi="宋体"/>
                <w:sz w:val="21"/>
                <w:szCs w:val="21"/>
              </w:rPr>
            </w:pPr>
            <w:r>
              <w:rPr>
                <w:rFonts w:hint="eastAsia" w:ascii="宋体" w:hAnsi="宋体"/>
                <w:sz w:val="21"/>
                <w:szCs w:val="21"/>
              </w:rPr>
              <w:t>2017.</w:t>
            </w:r>
            <w:r>
              <w:rPr>
                <w:rFonts w:ascii="宋体" w:hAnsi="宋体"/>
                <w:sz w:val="21"/>
                <w:szCs w:val="21"/>
              </w:rPr>
              <w:t>9.19</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284455EF">
            <w:pPr>
              <w:rPr>
                <w:sz w:val="18"/>
                <w:szCs w:val="18"/>
              </w:rPr>
            </w:pPr>
            <w:r>
              <w:rPr>
                <w:rFonts w:hint="eastAsia" w:ascii="宋体" w:hAnsi="宋体"/>
                <w:snapToGrid w:val="0"/>
                <w:sz w:val="21"/>
                <w:szCs w:val="21"/>
              </w:rPr>
              <w:t>1）表2修改</w:t>
            </w:r>
            <w:r>
              <w:rPr>
                <w:sz w:val="18"/>
                <w:szCs w:val="18"/>
              </w:rPr>
              <w:t>PASSWORD_LEN</w:t>
            </w:r>
            <w:r>
              <w:rPr>
                <w:rFonts w:ascii="宋体" w:hAnsi="宋体"/>
                <w:snapToGrid w:val="0"/>
                <w:sz w:val="21"/>
                <w:szCs w:val="21"/>
              </w:rPr>
              <w:t xml:space="preserve"> </w:t>
            </w:r>
            <w:r>
              <w:rPr>
                <w:rFonts w:hint="eastAsia" w:ascii="宋体" w:hAnsi="宋体"/>
                <w:snapToGrid w:val="0"/>
                <w:sz w:val="21"/>
                <w:szCs w:val="21"/>
              </w:rPr>
              <w:t>长度</w:t>
            </w:r>
            <w:r>
              <w:rPr>
                <w:rFonts w:ascii="宋体" w:hAnsi="宋体"/>
                <w:snapToGrid w:val="0"/>
                <w:sz w:val="21"/>
                <w:szCs w:val="21"/>
              </w:rPr>
              <w:t>，由</w:t>
            </w:r>
            <w:r>
              <w:rPr>
                <w:rFonts w:hint="eastAsia" w:ascii="宋体" w:hAnsi="宋体"/>
                <w:snapToGrid w:val="0"/>
                <w:sz w:val="21"/>
                <w:szCs w:val="21"/>
              </w:rPr>
              <w:t>20改为40，</w:t>
            </w:r>
            <w:r>
              <w:rPr>
                <w:rFonts w:ascii="宋体" w:hAnsi="宋体"/>
                <w:snapToGrid w:val="0"/>
                <w:sz w:val="21"/>
                <w:szCs w:val="21"/>
              </w:rPr>
              <w:t>主要考虑MD5加密因素</w:t>
            </w:r>
            <w:r>
              <w:rPr>
                <w:rFonts w:hint="eastAsia" w:ascii="宋体" w:hAnsi="宋体"/>
                <w:snapToGrid w:val="0"/>
                <w:sz w:val="21"/>
                <w:szCs w:val="21"/>
              </w:rPr>
              <w:t>；</w:t>
            </w:r>
            <w:r>
              <w:rPr>
                <w:rFonts w:ascii="宋体" w:hAnsi="宋体"/>
                <w:snapToGrid w:val="0"/>
                <w:sz w:val="21"/>
                <w:szCs w:val="21"/>
              </w:rPr>
              <w:t>新增</w:t>
            </w:r>
            <w:r>
              <w:rPr>
                <w:sz w:val="18"/>
                <w:szCs w:val="18"/>
              </w:rPr>
              <w:t>MAC_LEN</w:t>
            </w:r>
            <w:r>
              <w:rPr>
                <w:rFonts w:hint="eastAsia"/>
                <w:sz w:val="18"/>
                <w:szCs w:val="18"/>
              </w:rPr>
              <w:t>的</w:t>
            </w:r>
            <w:r>
              <w:rPr>
                <w:sz w:val="18"/>
                <w:szCs w:val="18"/>
              </w:rPr>
              <w:t>定义</w:t>
            </w:r>
          </w:p>
          <w:p w14:paraId="54CA7B8C">
            <w:pPr>
              <w:rPr>
                <w:sz w:val="21"/>
                <w:szCs w:val="21"/>
              </w:rPr>
            </w:pPr>
            <w:r>
              <w:rPr>
                <w:sz w:val="18"/>
                <w:szCs w:val="18"/>
              </w:rPr>
              <w:t>2</w:t>
            </w:r>
            <w:r>
              <w:rPr>
                <w:rFonts w:hint="eastAsia"/>
                <w:sz w:val="18"/>
                <w:szCs w:val="18"/>
              </w:rPr>
              <w:t>）表8 新增</w:t>
            </w:r>
            <w:r>
              <w:rPr>
                <w:rFonts w:hint="eastAsia"/>
                <w:sz w:val="21"/>
                <w:szCs w:val="21"/>
              </w:rPr>
              <w:t>FSU</w:t>
            </w:r>
            <w:r>
              <w:rPr>
                <w:sz w:val="21"/>
                <w:szCs w:val="21"/>
              </w:rPr>
              <w:t>MAC</w:t>
            </w:r>
            <w:r>
              <w:rPr>
                <w:rFonts w:hint="eastAsia"/>
                <w:sz w:val="21"/>
                <w:szCs w:val="21"/>
              </w:rPr>
              <w:t>的MAC</w:t>
            </w:r>
            <w:r>
              <w:rPr>
                <w:sz w:val="21"/>
                <w:szCs w:val="21"/>
              </w:rPr>
              <w:t>地址的格式要求</w:t>
            </w:r>
          </w:p>
          <w:p w14:paraId="3B1B467D">
            <w:pPr>
              <w:rPr>
                <w:rFonts w:hint="eastAsia" w:ascii="宋体" w:hAnsi="宋体"/>
                <w:snapToGrid w:val="0"/>
                <w:sz w:val="21"/>
                <w:szCs w:val="21"/>
              </w:rPr>
            </w:pPr>
            <w:r>
              <w:rPr>
                <w:rFonts w:hint="eastAsia"/>
                <w:sz w:val="21"/>
                <w:szCs w:val="21"/>
              </w:rPr>
              <w:t>3）表21</w:t>
            </w:r>
            <w:r>
              <w:rPr>
                <w:rFonts w:hint="eastAsia"/>
                <w:sz w:val="18"/>
                <w:szCs w:val="18"/>
              </w:rPr>
              <w:t>新增</w:t>
            </w:r>
            <w:r>
              <w:rPr>
                <w:rFonts w:hint="eastAsia"/>
                <w:sz w:val="21"/>
                <w:szCs w:val="21"/>
              </w:rPr>
              <w:t>FSU</w:t>
            </w:r>
            <w:r>
              <w:rPr>
                <w:sz w:val="21"/>
                <w:szCs w:val="21"/>
              </w:rPr>
              <w:t>MAC</w:t>
            </w:r>
            <w:r>
              <w:rPr>
                <w:rFonts w:hint="eastAsia"/>
                <w:sz w:val="21"/>
                <w:szCs w:val="21"/>
              </w:rPr>
              <w:t>的MAC</w:t>
            </w:r>
            <w:r>
              <w:rPr>
                <w:sz w:val="21"/>
                <w:szCs w:val="21"/>
              </w:rPr>
              <w:t>地址的格式要求</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02896923">
            <w:pPr>
              <w:rPr>
                <w:rFonts w:hint="eastAsia" w:ascii="宋体" w:hAnsi="宋体"/>
                <w:snapToGrid w:val="0"/>
                <w:sz w:val="21"/>
                <w:szCs w:val="21"/>
              </w:rPr>
            </w:pPr>
            <w:r>
              <w:rPr>
                <w:rFonts w:hint="eastAsia" w:ascii="宋体" w:hAnsi="宋体"/>
                <w:snapToGrid w:val="0"/>
                <w:sz w:val="21"/>
                <w:szCs w:val="21"/>
              </w:rPr>
              <w:t>胡亚希</w:t>
            </w:r>
          </w:p>
        </w:tc>
      </w:tr>
      <w:tr w14:paraId="5A7B0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 w:type="pct"/>
            <w:tcBorders>
              <w:left w:val="single" w:color="auto" w:sz="4" w:space="0"/>
              <w:right w:val="single" w:color="auto" w:sz="4" w:space="0"/>
            </w:tcBorders>
            <w:noWrap w:val="0"/>
            <w:vAlign w:val="top"/>
          </w:tcPr>
          <w:p w14:paraId="7F0E81C2">
            <w:pPr>
              <w:rPr>
                <w:rFonts w:hint="default" w:ascii="宋体" w:hAnsi="宋体" w:eastAsia="宋体"/>
                <w:color w:val="FF0000"/>
                <w:sz w:val="21"/>
                <w:szCs w:val="21"/>
                <w:lang w:val="en-US" w:eastAsia="zh-CN"/>
              </w:rPr>
            </w:pPr>
            <w:r>
              <w:rPr>
                <w:rFonts w:hint="eastAsia" w:ascii="宋体" w:hAnsi="宋体"/>
                <w:color w:val="FF0000"/>
                <w:sz w:val="21"/>
                <w:szCs w:val="21"/>
              </w:rPr>
              <w:t>V</w:t>
            </w:r>
            <w:r>
              <w:rPr>
                <w:rFonts w:ascii="宋体" w:hAnsi="宋体"/>
                <w:color w:val="FF0000"/>
                <w:sz w:val="21"/>
                <w:szCs w:val="21"/>
              </w:rPr>
              <w:t xml:space="preserve"> 4.0.</w:t>
            </w:r>
            <w:r>
              <w:rPr>
                <w:rFonts w:hint="eastAsia" w:ascii="宋体" w:hAnsi="宋体"/>
                <w:color w:val="FF0000"/>
                <w:sz w:val="21"/>
                <w:szCs w:val="21"/>
                <w:lang w:val="en-US" w:eastAsia="zh-CN"/>
              </w:rPr>
              <w:t>2</w:t>
            </w:r>
          </w:p>
        </w:tc>
        <w:tc>
          <w:tcPr>
            <w:tcW w:w="874" w:type="pct"/>
            <w:tcBorders>
              <w:top w:val="single" w:color="auto" w:sz="4" w:space="0"/>
              <w:left w:val="single" w:color="auto" w:sz="4" w:space="0"/>
              <w:bottom w:val="single" w:color="auto" w:sz="4" w:space="0"/>
              <w:right w:val="single" w:color="auto" w:sz="4" w:space="0"/>
            </w:tcBorders>
            <w:noWrap w:val="0"/>
            <w:vAlign w:val="center"/>
          </w:tcPr>
          <w:p w14:paraId="4C9F4177">
            <w:pPr>
              <w:rPr>
                <w:rFonts w:hint="default" w:ascii="宋体" w:hAnsi="宋体" w:eastAsia="宋体"/>
                <w:color w:val="FF0000"/>
                <w:sz w:val="21"/>
                <w:szCs w:val="21"/>
                <w:lang w:val="en-US" w:eastAsia="zh-CN"/>
              </w:rPr>
            </w:pPr>
            <w:r>
              <w:rPr>
                <w:rFonts w:hint="eastAsia" w:ascii="宋体" w:hAnsi="宋体"/>
                <w:color w:val="FF0000"/>
                <w:sz w:val="21"/>
                <w:szCs w:val="21"/>
                <w:lang w:val="en-US" w:eastAsia="zh-CN"/>
              </w:rPr>
              <w:t>2024.12.26</w:t>
            </w:r>
          </w:p>
        </w:tc>
        <w:tc>
          <w:tcPr>
            <w:tcW w:w="1938" w:type="pct"/>
            <w:tcBorders>
              <w:top w:val="single" w:color="auto" w:sz="4" w:space="0"/>
              <w:left w:val="single" w:color="auto" w:sz="4" w:space="0"/>
              <w:bottom w:val="single" w:color="auto" w:sz="4" w:space="0"/>
              <w:right w:val="single" w:color="auto" w:sz="4" w:space="0"/>
            </w:tcBorders>
            <w:noWrap w:val="0"/>
            <w:vAlign w:val="top"/>
          </w:tcPr>
          <w:p w14:paraId="0461AD5C">
            <w:pPr>
              <w:numPr>
                <w:ilvl w:val="0"/>
                <w:numId w:val="39"/>
              </w:numPr>
              <w:rPr>
                <w:rFonts w:hint="eastAsia"/>
                <w:color w:val="FF0000"/>
                <w:sz w:val="21"/>
                <w:szCs w:val="21"/>
                <w:lang w:val="en-US" w:eastAsia="zh-CN"/>
              </w:rPr>
            </w:pPr>
            <w:r>
              <w:rPr>
                <w:rFonts w:hint="eastAsia"/>
                <w:color w:val="FF0000"/>
                <w:sz w:val="21"/>
                <w:szCs w:val="21"/>
                <w:lang w:val="en-US" w:eastAsia="zh-CN"/>
              </w:rPr>
              <w:t>新增扩展信息读写接口，新增5.6.20用于获取扩展信息，5.6.21用于写扩展信息</w:t>
            </w:r>
          </w:p>
          <w:p w14:paraId="1E3DF281">
            <w:pPr>
              <w:numPr>
                <w:ilvl w:val="0"/>
                <w:numId w:val="39"/>
              </w:numPr>
              <w:rPr>
                <w:rFonts w:hint="default" w:eastAsia="宋体"/>
                <w:color w:val="FF0000"/>
                <w:sz w:val="21"/>
                <w:szCs w:val="21"/>
                <w:lang w:val="en-US" w:eastAsia="zh-CN"/>
              </w:rPr>
            </w:pPr>
            <w:r>
              <w:rPr>
                <w:rFonts w:hint="eastAsia"/>
                <w:color w:val="FF0000"/>
                <w:sz w:val="21"/>
                <w:szCs w:val="21"/>
                <w:lang w:val="en-US" w:eastAsia="zh-CN"/>
              </w:rPr>
              <w:t>新增接口测点信息上报沿用原有5.6.16接口，测点值获取使用5.6.20接口，测点值获取使用5.6.21接口</w:t>
            </w:r>
          </w:p>
          <w:p w14:paraId="1893EF5D">
            <w:pPr>
              <w:numPr>
                <w:ilvl w:val="0"/>
                <w:numId w:val="39"/>
              </w:numPr>
              <w:rPr>
                <w:rFonts w:hint="default" w:eastAsia="宋体"/>
                <w:color w:val="FF0000"/>
                <w:sz w:val="21"/>
                <w:szCs w:val="21"/>
                <w:lang w:val="en-US" w:eastAsia="zh-CN"/>
              </w:rPr>
            </w:pPr>
            <w:r>
              <w:rPr>
                <w:rFonts w:hint="eastAsia"/>
                <w:color w:val="FF0000"/>
                <w:sz w:val="21"/>
                <w:szCs w:val="21"/>
                <w:lang w:val="en-US" w:eastAsia="zh-CN"/>
              </w:rPr>
              <w:t>扩展信息对应的测点需要做省内标准化，省内标准化测点编码建议使用字母+数字混合方式，避免与集团标准冲突</w:t>
            </w:r>
          </w:p>
        </w:tc>
        <w:tc>
          <w:tcPr>
            <w:tcW w:w="1778" w:type="pct"/>
            <w:tcBorders>
              <w:top w:val="single" w:color="auto" w:sz="4" w:space="0"/>
              <w:left w:val="single" w:color="auto" w:sz="4" w:space="0"/>
              <w:bottom w:val="single" w:color="auto" w:sz="4" w:space="0"/>
              <w:right w:val="single" w:color="auto" w:sz="4" w:space="0"/>
            </w:tcBorders>
            <w:noWrap w:val="0"/>
            <w:vAlign w:val="top"/>
          </w:tcPr>
          <w:p w14:paraId="60E5F221">
            <w:pPr>
              <w:rPr>
                <w:rFonts w:hint="eastAsia" w:ascii="宋体" w:hAnsi="宋体" w:eastAsia="宋体"/>
                <w:snapToGrid w:val="0"/>
                <w:color w:val="FF0000"/>
                <w:sz w:val="21"/>
                <w:szCs w:val="21"/>
                <w:lang w:val="en-US" w:eastAsia="zh-CN"/>
              </w:rPr>
            </w:pPr>
            <w:r>
              <w:rPr>
                <w:rFonts w:hint="eastAsia" w:ascii="宋体" w:hAnsi="宋体"/>
                <w:snapToGrid w:val="0"/>
                <w:color w:val="FF0000"/>
                <w:sz w:val="21"/>
                <w:szCs w:val="21"/>
                <w:lang w:val="en-US" w:eastAsia="zh-CN"/>
              </w:rPr>
              <w:t>孙科</w:t>
            </w:r>
          </w:p>
        </w:tc>
      </w:tr>
    </w:tbl>
    <w:p w14:paraId="7A48B598">
      <w:pPr>
        <w:pStyle w:val="147"/>
        <w:spacing w:line="360" w:lineRule="auto"/>
        <w:ind w:firstLine="480"/>
        <w:rPr>
          <w:sz w:val="24"/>
          <w:szCs w:val="24"/>
        </w:rPr>
      </w:pPr>
    </w:p>
    <w:sectPr>
      <w:headerReference r:id="rId5" w:type="default"/>
      <w:footerReference r:id="rId6" w:type="default"/>
      <w:pgSz w:w="11906" w:h="16838"/>
      <w:pgMar w:top="1089" w:right="1644" w:bottom="936" w:left="1644" w:header="851" w:footer="992" w:gutter="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孙科 [2]" w:date="2024-12-26T17:55:02Z" w:initials="">
    <w:p w14:paraId="614C6924">
      <w:pPr>
        <w:pStyle w:val="15"/>
        <w:rPr>
          <w:rFonts w:hint="default"/>
          <w:lang w:val="en-US"/>
        </w:rPr>
      </w:pPr>
      <w:r>
        <w:rPr>
          <w:rFonts w:hint="eastAsia"/>
          <w:lang w:val="en-US" w:eastAsia="zh-CN"/>
        </w:rPr>
        <w:t>V4.0.2 版本 新增枚举</w:t>
      </w:r>
    </w:p>
  </w:comment>
  <w:comment w:id="1" w:author="孙科 [2]" w:date="2024-12-26T17:56:19Z" w:initials="">
    <w:p w14:paraId="516DC819">
      <w:pPr>
        <w:pStyle w:val="15"/>
        <w:rPr>
          <w:rFonts w:hint="default"/>
          <w:lang w:val="en-US"/>
        </w:rPr>
      </w:pPr>
      <w:r>
        <w:rPr>
          <w:rFonts w:hint="eastAsia"/>
          <w:lang w:val="en-US" w:eastAsia="zh-CN"/>
        </w:rPr>
        <w:t>V4.0.2 版本 新增结构</w:t>
      </w:r>
    </w:p>
  </w:comment>
  <w:comment w:id="2" w:author="孙科 [2]" w:date="2024-12-26T17:56:36Z" w:initials="">
    <w:p w14:paraId="400555F3">
      <w:pPr>
        <w:pStyle w:val="15"/>
        <w:rPr>
          <w:rFonts w:hint="default"/>
          <w:lang w:val="en-US"/>
        </w:rPr>
      </w:pPr>
      <w:r>
        <w:rPr>
          <w:rFonts w:hint="eastAsia"/>
          <w:lang w:val="en-US" w:eastAsia="zh-CN"/>
        </w:rPr>
        <w:t>V4.0.2 版本 新增报文类型</w:t>
      </w:r>
    </w:p>
  </w:comment>
  <w:comment w:id="3" w:author="孙科 [2]" w:date="2024-12-26T17:54:14Z" w:initials="">
    <w:p w14:paraId="0614794B">
      <w:pPr>
        <w:pStyle w:val="15"/>
        <w:rPr>
          <w:rFonts w:hint="default" w:eastAsia="宋体"/>
          <w:lang w:val="en-US" w:eastAsia="zh-CN"/>
        </w:rPr>
      </w:pPr>
      <w:r>
        <w:rPr>
          <w:rFonts w:hint="eastAsia"/>
          <w:lang w:val="en-US" w:eastAsia="zh-CN"/>
        </w:rPr>
        <w:t>V4.0.2 版本 新增接口</w:t>
      </w:r>
    </w:p>
  </w:comment>
  <w:comment w:id="4" w:author="孙科 [2]" w:date="2024-12-26T17:54:43Z" w:initials="">
    <w:p w14:paraId="68A5C597">
      <w:pPr>
        <w:pStyle w:val="15"/>
      </w:pPr>
      <w:r>
        <w:rPr>
          <w:rFonts w:hint="eastAsia"/>
          <w:lang w:val="en-US" w:eastAsia="zh-CN"/>
        </w:rPr>
        <w:t>V4.0.2 版本 新增接口</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4C6924" w15:done="0"/>
  <w15:commentEx w15:paraId="516DC819" w15:done="0"/>
  <w15:commentEx w15:paraId="400555F3" w15:done="0"/>
  <w15:commentEx w15:paraId="0614794B" w15:done="0"/>
  <w15:commentEx w15:paraId="68A5C597"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00"/>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82016" w:usb3="00000000" w:csb0="00040001" w:csb1="00000000"/>
  </w:font>
  <w:font w:name="Verdana">
    <w:panose1 w:val="020B0604030504040204"/>
    <w:charset w:val="00"/>
    <w:family w:val="swiss"/>
    <w:pitch w:val="default"/>
    <w:sig w:usb0="A00006FF" w:usb1="4000205B" w:usb2="00000010" w:usb3="00000000" w:csb0="2000019F" w:csb1="00000000"/>
  </w:font>
  <w:font w:name="文鼎">
    <w:altName w:val="Noto Sans SC"/>
    <w:panose1 w:val="00000000000000000000"/>
    <w:charset w:val="00"/>
    <w:family w:val="roman"/>
    <w:pitch w:val="default"/>
    <w:sig w:usb0="00000000" w:usb1="00000000" w:usb2="00000010" w:usb3="00000000" w:csb0="00040000" w:csb1="00000000"/>
  </w:font>
  <w:font w:name="苹方-简">
    <w:altName w:val="宋体"/>
    <w:panose1 w:val="020B0400000000000000"/>
    <w:charset w:val="86"/>
    <w:family w:val="auto"/>
    <w:pitch w:val="default"/>
    <w:sig w:usb0="00000000" w:usb1="00000000" w:usb2="00000017" w:usb3="00000000" w:csb0="00040001" w:csb1="00000000"/>
  </w:font>
  <w:font w:name="DTLArgoT">
    <w:altName w:val="Noto Sans SC"/>
    <w:panose1 w:val="00000000000000000000"/>
    <w:charset w:val="00"/>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B37FD">
    <w:pPr>
      <w:pStyle w:val="29"/>
      <w:jc w:val="center"/>
    </w:pPr>
    <w:r>
      <w:rPr>
        <w:rFonts w:hint="eastAsia"/>
        <w:szCs w:val="21"/>
      </w:rPr>
      <w:t>第</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rFonts w:hint="eastAsia"/>
        <w:szCs w:val="21"/>
      </w:rPr>
      <w:t>页共</w:t>
    </w:r>
    <w:r>
      <w:rPr>
        <w:szCs w:val="21"/>
      </w:rPr>
      <w:fldChar w:fldCharType="begin"/>
    </w:r>
    <w:r>
      <w:rPr>
        <w:szCs w:val="21"/>
      </w:rPr>
      <w:instrText xml:space="preserve"> NUMPAGES </w:instrText>
    </w:r>
    <w:r>
      <w:rPr>
        <w:szCs w:val="21"/>
      </w:rPr>
      <w:fldChar w:fldCharType="separate"/>
    </w:r>
    <w:r>
      <w:rPr>
        <w:szCs w:val="21"/>
      </w:rPr>
      <w:t>59</w:t>
    </w:r>
    <w:r>
      <w:rPr>
        <w:szCs w:val="21"/>
      </w:rPr>
      <w:fldChar w:fldCharType="end"/>
    </w:r>
    <w:r>
      <w:rPr>
        <w:rFonts w:hint="eastAsia"/>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0C852">
    <w:pPr>
      <w:pStyle w:val="30"/>
      <w:ind w:right="90"/>
      <w:jc w:val="right"/>
    </w:pPr>
    <w:r>
      <w:rPr>
        <w:rFonts w:hint="eastAsia"/>
      </w:rPr>
      <w:t>中国移动动力环境集中监控系统规范-B接口技术规范分册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6F0F7"/>
    <w:multiLevelType w:val="singleLevel"/>
    <w:tmpl w:val="EEF6F0F7"/>
    <w:lvl w:ilvl="0" w:tentative="0">
      <w:start w:val="1"/>
      <w:numFmt w:val="decimal"/>
      <w:suff w:val="nothing"/>
      <w:lvlText w:val="%1）"/>
      <w:lvlJc w:val="left"/>
    </w:lvl>
  </w:abstractNum>
  <w:abstractNum w:abstractNumId="1">
    <w:nsid w:val="018C7991"/>
    <w:multiLevelType w:val="multilevel"/>
    <w:tmpl w:val="018C7991"/>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2">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221"/>
      <w:suff w:val="nothing"/>
      <w:lvlText w:val="%1%2.%3　"/>
      <w:lvlJc w:val="left"/>
      <w:pPr>
        <w:ind w:left="0" w:firstLine="0"/>
      </w:pPr>
      <w:rPr>
        <w:rFonts w:hint="eastAsia" w:ascii="黑体" w:hAnsi="Times New Roman" w:eastAsia="黑体"/>
        <w:b w:val="0"/>
        <w:i w:val="0"/>
        <w:sz w:val="21"/>
      </w:rPr>
    </w:lvl>
    <w:lvl w:ilvl="3" w:tentative="0">
      <w:start w:val="1"/>
      <w:numFmt w:val="decimal"/>
      <w:pStyle w:val="183"/>
      <w:suff w:val="nothing"/>
      <w:lvlText w:val="%1%2.%3.%4　"/>
      <w:lvlJc w:val="left"/>
      <w:pPr>
        <w:ind w:left="0" w:firstLine="0"/>
      </w:pPr>
      <w:rPr>
        <w:rFonts w:hint="eastAsia" w:ascii="黑体" w:hAnsi="Times New Roman" w:eastAsia="黑体"/>
        <w:b w:val="0"/>
        <w:i w:val="0"/>
        <w:sz w:val="21"/>
      </w:rPr>
    </w:lvl>
    <w:lvl w:ilvl="4" w:tentative="0">
      <w:start w:val="1"/>
      <w:numFmt w:val="decimal"/>
      <w:pStyle w:val="212"/>
      <w:suff w:val="nothing"/>
      <w:lvlText w:val="%1%2.%3.%4.%5　"/>
      <w:lvlJc w:val="left"/>
      <w:pPr>
        <w:ind w:left="0" w:firstLine="0"/>
      </w:pPr>
      <w:rPr>
        <w:rFonts w:hint="eastAsia" w:ascii="黑体" w:hAnsi="Times New Roman" w:eastAsia="黑体"/>
        <w:b w:val="0"/>
        <w:i w:val="0"/>
        <w:sz w:val="21"/>
      </w:rPr>
    </w:lvl>
    <w:lvl w:ilvl="5" w:tentative="0">
      <w:start w:val="1"/>
      <w:numFmt w:val="decimal"/>
      <w:pStyle w:val="216"/>
      <w:suff w:val="nothing"/>
      <w:lvlText w:val="%1%2.%3.%4.%5.%6　"/>
      <w:lvlJc w:val="left"/>
      <w:pPr>
        <w:ind w:left="0" w:firstLine="0"/>
      </w:pPr>
      <w:rPr>
        <w:rFonts w:hint="eastAsia" w:ascii="黑体" w:hAnsi="Times New Roman" w:eastAsia="黑体"/>
        <w:b w:val="0"/>
        <w:i w:val="0"/>
        <w:sz w:val="21"/>
      </w:rPr>
    </w:lvl>
    <w:lvl w:ilvl="6" w:tentative="0">
      <w:start w:val="1"/>
      <w:numFmt w:val="decimal"/>
      <w:pStyle w:val="22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
    <w:nsid w:val="053B5524"/>
    <w:multiLevelType w:val="multilevel"/>
    <w:tmpl w:val="053B5524"/>
    <w:lvl w:ilvl="0" w:tentative="0">
      <w:start w:val="1"/>
      <w:numFmt w:val="low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AE367E9"/>
    <w:multiLevelType w:val="multilevel"/>
    <w:tmpl w:val="0AE367E9"/>
    <w:lvl w:ilvl="0" w:tentative="0">
      <w:start w:val="1"/>
      <w:numFmt w:val="none"/>
      <w:pStyle w:val="214"/>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C3F7ACB"/>
    <w:multiLevelType w:val="multilevel"/>
    <w:tmpl w:val="0C3F7ACB"/>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
    <w:nsid w:val="15D823E3"/>
    <w:multiLevelType w:val="multilevel"/>
    <w:tmpl w:val="15D823E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A8A68A5"/>
    <w:multiLevelType w:val="singleLevel"/>
    <w:tmpl w:val="1A8A68A5"/>
    <w:lvl w:ilvl="0" w:tentative="0">
      <w:start w:val="1"/>
      <w:numFmt w:val="bullet"/>
      <w:pStyle w:val="150"/>
      <w:lvlText w:val=""/>
      <w:lvlJc w:val="left"/>
      <w:pPr>
        <w:tabs>
          <w:tab w:val="left" w:pos="851"/>
        </w:tabs>
        <w:ind w:left="851" w:hanging="426"/>
      </w:pPr>
      <w:rPr>
        <w:rFonts w:hint="default" w:ascii="Symbol" w:hAnsi="Symbol"/>
      </w:rPr>
    </w:lvl>
  </w:abstractNum>
  <w:abstractNum w:abstractNumId="8">
    <w:nsid w:val="21340998"/>
    <w:multiLevelType w:val="multilevel"/>
    <w:tmpl w:val="2134099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14C1F5B"/>
    <w:multiLevelType w:val="multilevel"/>
    <w:tmpl w:val="214C1F5B"/>
    <w:lvl w:ilvl="0" w:tentative="0">
      <w:start w:val="1"/>
      <w:numFmt w:val="decimal"/>
      <w:pStyle w:val="227"/>
      <w:lvlText w:val="表%1 "/>
      <w:lvlJc w:val="center"/>
      <w:pPr>
        <w:tabs>
          <w:tab w:val="left" w:pos="648"/>
        </w:tabs>
        <w:ind w:left="425" w:hanging="137"/>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
    <w:nsid w:val="262E69AF"/>
    <w:multiLevelType w:val="multilevel"/>
    <w:tmpl w:val="262E69A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rPr>
        <w:rFonts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1">
    <w:nsid w:val="27EB1ECD"/>
    <w:multiLevelType w:val="multilevel"/>
    <w:tmpl w:val="27EB1ECD"/>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A792DFC"/>
    <w:multiLevelType w:val="multilevel"/>
    <w:tmpl w:val="2A792DFC"/>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ECB5BD3"/>
    <w:multiLevelType w:val="multilevel"/>
    <w:tmpl w:val="2ECB5BD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44D3549"/>
    <w:multiLevelType w:val="multilevel"/>
    <w:tmpl w:val="344D3549"/>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37421F7A"/>
    <w:multiLevelType w:val="multilevel"/>
    <w:tmpl w:val="37421F7A"/>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8892CCA"/>
    <w:multiLevelType w:val="multilevel"/>
    <w:tmpl w:val="38892CCA"/>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3C1128C3"/>
    <w:multiLevelType w:val="multilevel"/>
    <w:tmpl w:val="3C1128C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3D0234B8"/>
    <w:multiLevelType w:val="multilevel"/>
    <w:tmpl w:val="3D0234B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407E65F9"/>
    <w:multiLevelType w:val="multilevel"/>
    <w:tmpl w:val="407E65F9"/>
    <w:lvl w:ilvl="0" w:tentative="0">
      <w:start w:val="1"/>
      <w:numFmt w:val="none"/>
      <w:pStyle w:val="207"/>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0">
    <w:nsid w:val="43183B73"/>
    <w:multiLevelType w:val="multilevel"/>
    <w:tmpl w:val="43183B7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5ED4BB8"/>
    <w:multiLevelType w:val="multilevel"/>
    <w:tmpl w:val="45ED4BB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78B5BFB"/>
    <w:multiLevelType w:val="multilevel"/>
    <w:tmpl w:val="478B5BFB"/>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96E4D7B"/>
    <w:multiLevelType w:val="multilevel"/>
    <w:tmpl w:val="496E4D7B"/>
    <w:lvl w:ilvl="0" w:tentative="0">
      <w:start w:val="1"/>
      <w:numFmt w:val="none"/>
      <w:pStyle w:val="225"/>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4A1D0906"/>
    <w:multiLevelType w:val="multilevel"/>
    <w:tmpl w:val="4A1D0906"/>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DD5217B"/>
    <w:multiLevelType w:val="multilevel"/>
    <w:tmpl w:val="4DD5217B"/>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557C2AF5"/>
    <w:multiLevelType w:val="multilevel"/>
    <w:tmpl w:val="557C2AF5"/>
    <w:lvl w:ilvl="0" w:tentative="0">
      <w:start w:val="1"/>
      <w:numFmt w:val="decimal"/>
      <w:pStyle w:val="223"/>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7">
    <w:nsid w:val="5C61426F"/>
    <w:multiLevelType w:val="multilevel"/>
    <w:tmpl w:val="5C61426F"/>
    <w:lvl w:ilvl="0" w:tentative="0">
      <w:start w:val="1"/>
      <w:numFmt w:val="bullet"/>
      <w:lvlText w:val=""/>
      <w:lvlJc w:val="left"/>
      <w:pPr>
        <w:ind w:left="425" w:hanging="425"/>
      </w:pPr>
      <w:rPr>
        <w:rFonts w:hint="default" w:ascii="Wingdings" w:hAnsi="Wingdings"/>
        <w:sz w:val="28"/>
      </w:rPr>
    </w:lvl>
    <w:lvl w:ilvl="1" w:tentative="0">
      <w:start w:val="1"/>
      <w:numFmt w:val="bullet"/>
      <w:lvlText w:val=""/>
      <w:lvlJc w:val="left"/>
      <w:pPr>
        <w:ind w:left="567" w:hanging="567"/>
      </w:pPr>
      <w:rPr>
        <w:rFonts w:hint="default" w:ascii="Wingdings" w:hAnsi="Wingdings"/>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8">
    <w:nsid w:val="5D1A7726"/>
    <w:multiLevelType w:val="multilevel"/>
    <w:tmpl w:val="5D1A7726"/>
    <w:lvl w:ilvl="0" w:tentative="0">
      <w:start w:val="1"/>
      <w:numFmt w:val="upperLetter"/>
      <w:pStyle w:val="148"/>
      <w:lvlText w:val="附录%1"/>
      <w:lvlJc w:val="left"/>
      <w:pPr>
        <w:tabs>
          <w:tab w:val="left" w:pos="425"/>
        </w:tabs>
        <w:ind w:left="0" w:firstLine="0"/>
      </w:pPr>
      <w:rPr>
        <w:rFonts w:hint="eastAsia"/>
      </w:rPr>
    </w:lvl>
    <w:lvl w:ilvl="1" w:tentative="0">
      <w:start w:val="1"/>
      <w:numFmt w:val="decimal"/>
      <w:lvlText w:val="%1.%2."/>
      <w:lvlJc w:val="left"/>
      <w:pPr>
        <w:tabs>
          <w:tab w:val="left" w:pos="567"/>
        </w:tabs>
        <w:ind w:left="567" w:hanging="992"/>
      </w:pPr>
      <w:rPr>
        <w:rFonts w:hint="eastAsia"/>
      </w:rPr>
    </w:lvl>
    <w:lvl w:ilvl="2" w:tentative="0">
      <w:start w:val="1"/>
      <w:numFmt w:val="decimal"/>
      <w:lvlText w:val="%1.%2.%3."/>
      <w:lvlJc w:val="left"/>
      <w:pPr>
        <w:tabs>
          <w:tab w:val="left" w:pos="709"/>
        </w:tabs>
        <w:ind w:left="709" w:hanging="1134"/>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9">
    <w:nsid w:val="5EBE721D"/>
    <w:multiLevelType w:val="multilevel"/>
    <w:tmpl w:val="5EBE721D"/>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46260FA"/>
    <w:multiLevelType w:val="multilevel"/>
    <w:tmpl w:val="646260FA"/>
    <w:lvl w:ilvl="0" w:tentative="0">
      <w:start w:val="1"/>
      <w:numFmt w:val="decimal"/>
      <w:pStyle w:val="222"/>
      <w:suff w:val="nothing"/>
      <w:lvlText w:val="表%1　"/>
      <w:lvlJc w:val="left"/>
      <w:pPr>
        <w:ind w:left="2551"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1">
    <w:nsid w:val="657D3FBC"/>
    <w:multiLevelType w:val="multilevel"/>
    <w:tmpl w:val="657D3FBC"/>
    <w:lvl w:ilvl="0" w:tentative="0">
      <w:start w:val="1"/>
      <w:numFmt w:val="upperLetter"/>
      <w:pStyle w:val="196"/>
      <w:suff w:val="nothing"/>
      <w:lvlText w:val="附　录　%1"/>
      <w:lvlJc w:val="left"/>
      <w:pPr>
        <w:ind w:left="0" w:firstLine="0"/>
      </w:pPr>
      <w:rPr>
        <w:rFonts w:hint="eastAsia" w:ascii="黑体" w:hAnsi="Times New Roman" w:eastAsia="黑体"/>
        <w:b w:val="0"/>
        <w:i w:val="0"/>
        <w:sz w:val="21"/>
      </w:rPr>
    </w:lvl>
    <w:lvl w:ilvl="1" w:tentative="0">
      <w:start w:val="1"/>
      <w:numFmt w:val="decimal"/>
      <w:pStyle w:val="197"/>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98"/>
      <w:suff w:val="nothing"/>
      <w:lvlText w:val="%1.%2.%3　"/>
      <w:lvlJc w:val="left"/>
      <w:pPr>
        <w:ind w:left="0" w:firstLine="0"/>
      </w:pPr>
      <w:rPr>
        <w:rFonts w:hint="eastAsia" w:ascii="黑体" w:hAnsi="Times New Roman" w:eastAsia="黑体"/>
        <w:b w:val="0"/>
        <w:i w:val="0"/>
        <w:sz w:val="21"/>
      </w:rPr>
    </w:lvl>
    <w:lvl w:ilvl="3" w:tentative="0">
      <w:start w:val="1"/>
      <w:numFmt w:val="decimal"/>
      <w:pStyle w:val="199"/>
      <w:suff w:val="nothing"/>
      <w:lvlText w:val="%1.%2.%3.%4　"/>
      <w:lvlJc w:val="left"/>
      <w:pPr>
        <w:ind w:left="0" w:firstLine="0"/>
      </w:pPr>
      <w:rPr>
        <w:rFonts w:hint="eastAsia" w:ascii="黑体" w:hAnsi="Times New Roman" w:eastAsia="黑体"/>
        <w:b w:val="0"/>
        <w:i w:val="0"/>
        <w:sz w:val="21"/>
      </w:rPr>
    </w:lvl>
    <w:lvl w:ilvl="4" w:tentative="0">
      <w:start w:val="1"/>
      <w:numFmt w:val="decimal"/>
      <w:pStyle w:val="200"/>
      <w:suff w:val="nothing"/>
      <w:lvlText w:val="%1.%2.%3.%4.%5　"/>
      <w:lvlJc w:val="left"/>
      <w:pPr>
        <w:ind w:left="0" w:firstLine="0"/>
      </w:pPr>
      <w:rPr>
        <w:rFonts w:hint="eastAsia" w:ascii="黑体" w:hAnsi="Times New Roman" w:eastAsia="黑体"/>
        <w:b w:val="0"/>
        <w:i w:val="0"/>
        <w:sz w:val="21"/>
      </w:rPr>
    </w:lvl>
    <w:lvl w:ilvl="5" w:tentative="0">
      <w:start w:val="1"/>
      <w:numFmt w:val="decimal"/>
      <w:pStyle w:val="201"/>
      <w:suff w:val="nothing"/>
      <w:lvlText w:val="%1.%2.%3.%4.%5.%6　"/>
      <w:lvlJc w:val="left"/>
      <w:pPr>
        <w:ind w:left="0" w:firstLine="0"/>
      </w:pPr>
      <w:rPr>
        <w:rFonts w:hint="eastAsia" w:ascii="黑体" w:hAnsi="Times New Roman" w:eastAsia="黑体"/>
        <w:b w:val="0"/>
        <w:i w:val="0"/>
        <w:sz w:val="21"/>
      </w:rPr>
    </w:lvl>
    <w:lvl w:ilvl="6" w:tentative="0">
      <w:start w:val="1"/>
      <w:numFmt w:val="decimal"/>
      <w:pStyle w:val="20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2">
    <w:nsid w:val="6A907650"/>
    <w:multiLevelType w:val="multilevel"/>
    <w:tmpl w:val="6A90765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3">
    <w:nsid w:val="6B061ED4"/>
    <w:multiLevelType w:val="multilevel"/>
    <w:tmpl w:val="6B061ED4"/>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6CEA2025"/>
    <w:multiLevelType w:val="multilevel"/>
    <w:tmpl w:val="6CEA2025"/>
    <w:lvl w:ilvl="0" w:tentative="0">
      <w:start w:val="1"/>
      <w:numFmt w:val="none"/>
      <w:pStyle w:val="94"/>
      <w:suff w:val="nothing"/>
      <w:lvlText w:val="%1"/>
      <w:lvlJc w:val="left"/>
      <w:pPr>
        <w:ind w:left="0" w:firstLine="0"/>
      </w:pPr>
      <w:rPr>
        <w:rFonts w:hint="default" w:ascii="Times New Roman" w:hAnsi="Times New Roman"/>
        <w:b/>
        <w:i w:val="0"/>
        <w:sz w:val="21"/>
      </w:rPr>
    </w:lvl>
    <w:lvl w:ilvl="1" w:tentative="0">
      <w:start w:val="1"/>
      <w:numFmt w:val="decimal"/>
      <w:pStyle w:val="95"/>
      <w:suff w:val="nothing"/>
      <w:lvlText w:val="%1%2．"/>
      <w:lvlJc w:val="left"/>
      <w:pPr>
        <w:ind w:left="0" w:firstLine="0"/>
      </w:pPr>
      <w:rPr>
        <w:rFonts w:hint="eastAsia" w:ascii="黑体" w:hAnsi="Times New Roman" w:eastAsia="黑体"/>
        <w:b w:val="0"/>
        <w:i w:val="0"/>
        <w:sz w:val="28"/>
        <w:szCs w:val="28"/>
      </w:rPr>
    </w:lvl>
    <w:lvl w:ilvl="2" w:tentative="0">
      <w:start w:val="1"/>
      <w:numFmt w:val="decimal"/>
      <w:pStyle w:val="96"/>
      <w:suff w:val="nothing"/>
      <w:lvlText w:val="%1%2.%3　"/>
      <w:lvlJc w:val="left"/>
      <w:pPr>
        <w:ind w:left="852" w:firstLine="0"/>
      </w:pPr>
      <w:rPr>
        <w:rFonts w:hint="eastAsia" w:ascii="黑体" w:hAnsi="Times New Roman" w:eastAsia="黑体"/>
        <w:b w:val="0"/>
        <w:i w:val="0"/>
        <w:sz w:val="24"/>
        <w:szCs w:val="24"/>
      </w:rPr>
    </w:lvl>
    <w:lvl w:ilvl="3" w:tentative="0">
      <w:start w:val="1"/>
      <w:numFmt w:val="decimal"/>
      <w:pStyle w:val="97"/>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98"/>
      <w:suff w:val="nothing"/>
      <w:lvlText w:val="%1%2.%3.%4.%5　"/>
      <w:lvlJc w:val="left"/>
      <w:pPr>
        <w:ind w:left="993" w:firstLine="0"/>
      </w:pPr>
      <w:rPr>
        <w:rFonts w:hint="eastAsia" w:ascii="黑体" w:hAnsi="Times New Roman" w:eastAsia="黑体"/>
        <w:b/>
        <w:i w:val="0"/>
        <w:sz w:val="24"/>
        <w:szCs w:val="24"/>
      </w:rPr>
    </w:lvl>
    <w:lvl w:ilvl="5" w:tentative="0">
      <w:start w:val="1"/>
      <w:numFmt w:val="decimal"/>
      <w:pStyle w:val="99"/>
      <w:suff w:val="nothing"/>
      <w:lvlText w:val="%1%2.%3.%4.%5.%6　"/>
      <w:lvlJc w:val="left"/>
      <w:pPr>
        <w:ind w:left="0" w:firstLine="0"/>
      </w:pPr>
      <w:rPr>
        <w:rFonts w:hint="eastAsia" w:ascii="黑体" w:hAnsi="Times New Roman" w:eastAsia="黑体"/>
        <w:b w:val="0"/>
        <w:i w:val="0"/>
        <w:sz w:val="21"/>
      </w:rPr>
    </w:lvl>
    <w:lvl w:ilvl="6" w:tentative="0">
      <w:start w:val="1"/>
      <w:numFmt w:val="decimal"/>
      <w:pStyle w:val="10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5">
    <w:nsid w:val="6DBF04F4"/>
    <w:multiLevelType w:val="multilevel"/>
    <w:tmpl w:val="6DBF04F4"/>
    <w:lvl w:ilvl="0" w:tentative="0">
      <w:start w:val="1"/>
      <w:numFmt w:val="none"/>
      <w:pStyle w:val="224"/>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76933334"/>
    <w:multiLevelType w:val="multilevel"/>
    <w:tmpl w:val="76933334"/>
    <w:lvl w:ilvl="0" w:tentative="0">
      <w:start w:val="1"/>
      <w:numFmt w:val="none"/>
      <w:pStyle w:val="206"/>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7C6C1075"/>
    <w:multiLevelType w:val="multilevel"/>
    <w:tmpl w:val="7C6C1075"/>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7EF25FB3"/>
    <w:multiLevelType w:val="multilevel"/>
    <w:tmpl w:val="7EF25FB3"/>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4"/>
  </w:num>
  <w:num w:numId="2">
    <w:abstractNumId w:val="28"/>
  </w:num>
  <w:num w:numId="3">
    <w:abstractNumId w:val="7"/>
  </w:num>
  <w:num w:numId="4">
    <w:abstractNumId w:val="2"/>
  </w:num>
  <w:num w:numId="5">
    <w:abstractNumId w:val="31"/>
  </w:num>
  <w:num w:numId="6">
    <w:abstractNumId w:val="36"/>
  </w:num>
  <w:num w:numId="7">
    <w:abstractNumId w:val="19"/>
  </w:num>
  <w:num w:numId="8">
    <w:abstractNumId w:val="4"/>
  </w:num>
  <w:num w:numId="9">
    <w:abstractNumId w:val="30"/>
  </w:num>
  <w:num w:numId="10">
    <w:abstractNumId w:val="26"/>
  </w:num>
  <w:num w:numId="11">
    <w:abstractNumId w:val="35"/>
  </w:num>
  <w:num w:numId="12">
    <w:abstractNumId w:val="23"/>
  </w:num>
  <w:num w:numId="13">
    <w:abstractNumId w:val="9"/>
  </w:num>
  <w:num w:numId="14">
    <w:abstractNumId w:val="5"/>
  </w:num>
  <w:num w:numId="15">
    <w:abstractNumId w:val="27"/>
  </w:num>
  <w:num w:numId="16">
    <w:abstractNumId w:val="3"/>
  </w:num>
  <w:num w:numId="17">
    <w:abstractNumId w:val="1"/>
  </w:num>
  <w:num w:numId="18">
    <w:abstractNumId w:val="12"/>
  </w:num>
  <w:num w:numId="19">
    <w:abstractNumId w:val="8"/>
  </w:num>
  <w:num w:numId="20">
    <w:abstractNumId w:val="22"/>
  </w:num>
  <w:num w:numId="21">
    <w:abstractNumId w:val="6"/>
  </w:num>
  <w:num w:numId="22">
    <w:abstractNumId w:val="24"/>
  </w:num>
  <w:num w:numId="23">
    <w:abstractNumId w:val="18"/>
  </w:num>
  <w:num w:numId="24">
    <w:abstractNumId w:val="16"/>
  </w:num>
  <w:num w:numId="25">
    <w:abstractNumId w:val="29"/>
  </w:num>
  <w:num w:numId="26">
    <w:abstractNumId w:val="13"/>
  </w:num>
  <w:num w:numId="27">
    <w:abstractNumId w:val="11"/>
  </w:num>
  <w:num w:numId="28">
    <w:abstractNumId w:val="37"/>
  </w:num>
  <w:num w:numId="29">
    <w:abstractNumId w:val="14"/>
  </w:num>
  <w:num w:numId="30">
    <w:abstractNumId w:val="15"/>
  </w:num>
  <w:num w:numId="31">
    <w:abstractNumId w:val="33"/>
  </w:num>
  <w:num w:numId="32">
    <w:abstractNumId w:val="20"/>
  </w:num>
  <w:num w:numId="33">
    <w:abstractNumId w:val="38"/>
  </w:num>
  <w:num w:numId="34">
    <w:abstractNumId w:val="17"/>
  </w:num>
  <w:num w:numId="35">
    <w:abstractNumId w:val="25"/>
  </w:num>
  <w:num w:numId="36">
    <w:abstractNumId w:val="21"/>
  </w:num>
  <w:num w:numId="37">
    <w:abstractNumId w:val="10"/>
  </w:num>
  <w:num w:numId="38">
    <w:abstractNumId w:val="32"/>
  </w:num>
  <w:num w:numId="3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科">
    <w15:presenceInfo w15:providerId="None" w15:userId="孙科"/>
  </w15:person>
  <w15:person w15:author="孙科 [2]">
    <w15:presenceInfo w15:providerId="WPS Office" w15:userId="3494768391"/>
  </w15:person>
  <w15:person w15:author="Sun">
    <w15:presenceInfo w15:providerId="WPS Office" w15:userId="60853905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A23"/>
    <w:rsid w:val="000013AF"/>
    <w:rsid w:val="00001B66"/>
    <w:rsid w:val="00001DEF"/>
    <w:rsid w:val="000032C9"/>
    <w:rsid w:val="00003602"/>
    <w:rsid w:val="00004FF6"/>
    <w:rsid w:val="00005A0C"/>
    <w:rsid w:val="00005A22"/>
    <w:rsid w:val="00005DDA"/>
    <w:rsid w:val="00006C21"/>
    <w:rsid w:val="00006DD2"/>
    <w:rsid w:val="00007940"/>
    <w:rsid w:val="00007B0C"/>
    <w:rsid w:val="0001001F"/>
    <w:rsid w:val="00010997"/>
    <w:rsid w:val="00011373"/>
    <w:rsid w:val="0001143B"/>
    <w:rsid w:val="00012197"/>
    <w:rsid w:val="0001345B"/>
    <w:rsid w:val="00013B1A"/>
    <w:rsid w:val="00013E90"/>
    <w:rsid w:val="00014092"/>
    <w:rsid w:val="00014588"/>
    <w:rsid w:val="0001622D"/>
    <w:rsid w:val="0001627F"/>
    <w:rsid w:val="000173D1"/>
    <w:rsid w:val="00017DC8"/>
    <w:rsid w:val="0002175A"/>
    <w:rsid w:val="000225EC"/>
    <w:rsid w:val="0002373F"/>
    <w:rsid w:val="00023D54"/>
    <w:rsid w:val="00024151"/>
    <w:rsid w:val="000241BF"/>
    <w:rsid w:val="000242B7"/>
    <w:rsid w:val="00024BD6"/>
    <w:rsid w:val="00024C5A"/>
    <w:rsid w:val="00026B1F"/>
    <w:rsid w:val="00027826"/>
    <w:rsid w:val="00027C28"/>
    <w:rsid w:val="0003122D"/>
    <w:rsid w:val="0003197C"/>
    <w:rsid w:val="00033662"/>
    <w:rsid w:val="00033A17"/>
    <w:rsid w:val="00034FC3"/>
    <w:rsid w:val="00035CAE"/>
    <w:rsid w:val="00036031"/>
    <w:rsid w:val="000363F7"/>
    <w:rsid w:val="00036E1B"/>
    <w:rsid w:val="000372BE"/>
    <w:rsid w:val="00037E7D"/>
    <w:rsid w:val="00040292"/>
    <w:rsid w:val="00041517"/>
    <w:rsid w:val="00042513"/>
    <w:rsid w:val="00042A13"/>
    <w:rsid w:val="00043237"/>
    <w:rsid w:val="00043814"/>
    <w:rsid w:val="0004381A"/>
    <w:rsid w:val="000440AF"/>
    <w:rsid w:val="0004441A"/>
    <w:rsid w:val="000445D3"/>
    <w:rsid w:val="00044F75"/>
    <w:rsid w:val="00045BFA"/>
    <w:rsid w:val="00045F47"/>
    <w:rsid w:val="00046379"/>
    <w:rsid w:val="000464D7"/>
    <w:rsid w:val="00046935"/>
    <w:rsid w:val="00047746"/>
    <w:rsid w:val="000477B4"/>
    <w:rsid w:val="00050B04"/>
    <w:rsid w:val="00050E2A"/>
    <w:rsid w:val="00051F9E"/>
    <w:rsid w:val="000523F2"/>
    <w:rsid w:val="00052E29"/>
    <w:rsid w:val="00053A36"/>
    <w:rsid w:val="00053E4F"/>
    <w:rsid w:val="00053EFF"/>
    <w:rsid w:val="00053F39"/>
    <w:rsid w:val="00053F85"/>
    <w:rsid w:val="00055202"/>
    <w:rsid w:val="00056038"/>
    <w:rsid w:val="00056411"/>
    <w:rsid w:val="00057644"/>
    <w:rsid w:val="00057886"/>
    <w:rsid w:val="000603EC"/>
    <w:rsid w:val="00061358"/>
    <w:rsid w:val="00062175"/>
    <w:rsid w:val="000629A0"/>
    <w:rsid w:val="00063188"/>
    <w:rsid w:val="0006416E"/>
    <w:rsid w:val="0006443A"/>
    <w:rsid w:val="0006459C"/>
    <w:rsid w:val="000645D1"/>
    <w:rsid w:val="00064A4E"/>
    <w:rsid w:val="0006658B"/>
    <w:rsid w:val="00066D9F"/>
    <w:rsid w:val="0006729F"/>
    <w:rsid w:val="000714AA"/>
    <w:rsid w:val="000717F5"/>
    <w:rsid w:val="000720B6"/>
    <w:rsid w:val="000721C0"/>
    <w:rsid w:val="0007276E"/>
    <w:rsid w:val="00072D1F"/>
    <w:rsid w:val="00072E80"/>
    <w:rsid w:val="00072EF5"/>
    <w:rsid w:val="00073881"/>
    <w:rsid w:val="0007395D"/>
    <w:rsid w:val="00073FD7"/>
    <w:rsid w:val="00075869"/>
    <w:rsid w:val="00075F80"/>
    <w:rsid w:val="0007648C"/>
    <w:rsid w:val="0007719D"/>
    <w:rsid w:val="000776D1"/>
    <w:rsid w:val="000778E7"/>
    <w:rsid w:val="00077C12"/>
    <w:rsid w:val="00080925"/>
    <w:rsid w:val="0008099C"/>
    <w:rsid w:val="000811DF"/>
    <w:rsid w:val="00081201"/>
    <w:rsid w:val="000819DA"/>
    <w:rsid w:val="00081FAC"/>
    <w:rsid w:val="00082143"/>
    <w:rsid w:val="000833F1"/>
    <w:rsid w:val="0008344F"/>
    <w:rsid w:val="0008394A"/>
    <w:rsid w:val="00086451"/>
    <w:rsid w:val="00087255"/>
    <w:rsid w:val="000876D6"/>
    <w:rsid w:val="00087B42"/>
    <w:rsid w:val="0009043C"/>
    <w:rsid w:val="00090D9E"/>
    <w:rsid w:val="0009100C"/>
    <w:rsid w:val="0009125F"/>
    <w:rsid w:val="00092998"/>
    <w:rsid w:val="000933C4"/>
    <w:rsid w:val="000933C9"/>
    <w:rsid w:val="00093AC4"/>
    <w:rsid w:val="00093FBC"/>
    <w:rsid w:val="00094148"/>
    <w:rsid w:val="000945BD"/>
    <w:rsid w:val="00094754"/>
    <w:rsid w:val="00095C5B"/>
    <w:rsid w:val="00095D2A"/>
    <w:rsid w:val="00096030"/>
    <w:rsid w:val="00097558"/>
    <w:rsid w:val="000A0138"/>
    <w:rsid w:val="000A0F63"/>
    <w:rsid w:val="000A12F9"/>
    <w:rsid w:val="000A1AA1"/>
    <w:rsid w:val="000A22E3"/>
    <w:rsid w:val="000A2487"/>
    <w:rsid w:val="000A3881"/>
    <w:rsid w:val="000A3CD4"/>
    <w:rsid w:val="000A40D5"/>
    <w:rsid w:val="000A4F23"/>
    <w:rsid w:val="000A58FD"/>
    <w:rsid w:val="000A5F90"/>
    <w:rsid w:val="000A6DEF"/>
    <w:rsid w:val="000A77E2"/>
    <w:rsid w:val="000B04E9"/>
    <w:rsid w:val="000B0976"/>
    <w:rsid w:val="000B17C1"/>
    <w:rsid w:val="000B1EA8"/>
    <w:rsid w:val="000B201F"/>
    <w:rsid w:val="000B30BB"/>
    <w:rsid w:val="000B3466"/>
    <w:rsid w:val="000B4A42"/>
    <w:rsid w:val="000B515D"/>
    <w:rsid w:val="000B5203"/>
    <w:rsid w:val="000B5625"/>
    <w:rsid w:val="000B56B1"/>
    <w:rsid w:val="000B5977"/>
    <w:rsid w:val="000B5D35"/>
    <w:rsid w:val="000B6075"/>
    <w:rsid w:val="000B6511"/>
    <w:rsid w:val="000B65DA"/>
    <w:rsid w:val="000B66D3"/>
    <w:rsid w:val="000B67CD"/>
    <w:rsid w:val="000B6BA4"/>
    <w:rsid w:val="000B6EF3"/>
    <w:rsid w:val="000B6FA0"/>
    <w:rsid w:val="000B75D0"/>
    <w:rsid w:val="000B77FC"/>
    <w:rsid w:val="000C0140"/>
    <w:rsid w:val="000C3044"/>
    <w:rsid w:val="000C41EC"/>
    <w:rsid w:val="000C425C"/>
    <w:rsid w:val="000C56F3"/>
    <w:rsid w:val="000C5ACE"/>
    <w:rsid w:val="000C7B93"/>
    <w:rsid w:val="000D0776"/>
    <w:rsid w:val="000D1535"/>
    <w:rsid w:val="000D15A9"/>
    <w:rsid w:val="000D2487"/>
    <w:rsid w:val="000D2608"/>
    <w:rsid w:val="000D26B8"/>
    <w:rsid w:val="000D2863"/>
    <w:rsid w:val="000D3468"/>
    <w:rsid w:val="000D38C3"/>
    <w:rsid w:val="000D3DD9"/>
    <w:rsid w:val="000D3E6B"/>
    <w:rsid w:val="000D4A06"/>
    <w:rsid w:val="000D4EFF"/>
    <w:rsid w:val="000D5CAC"/>
    <w:rsid w:val="000D690D"/>
    <w:rsid w:val="000D7D68"/>
    <w:rsid w:val="000E0344"/>
    <w:rsid w:val="000E09FF"/>
    <w:rsid w:val="000E1A0D"/>
    <w:rsid w:val="000E1C3D"/>
    <w:rsid w:val="000E2A27"/>
    <w:rsid w:val="000E2BE6"/>
    <w:rsid w:val="000E3C19"/>
    <w:rsid w:val="000E443A"/>
    <w:rsid w:val="000E68B7"/>
    <w:rsid w:val="000E6C4F"/>
    <w:rsid w:val="000E6FAC"/>
    <w:rsid w:val="000E72A6"/>
    <w:rsid w:val="000E733D"/>
    <w:rsid w:val="000E73F8"/>
    <w:rsid w:val="000F10F0"/>
    <w:rsid w:val="000F18FC"/>
    <w:rsid w:val="000F1945"/>
    <w:rsid w:val="000F1DA0"/>
    <w:rsid w:val="000F237C"/>
    <w:rsid w:val="000F28BB"/>
    <w:rsid w:val="000F2F98"/>
    <w:rsid w:val="000F2FA9"/>
    <w:rsid w:val="000F3E80"/>
    <w:rsid w:val="000F3F96"/>
    <w:rsid w:val="000F45E6"/>
    <w:rsid w:val="000F4676"/>
    <w:rsid w:val="000F56B8"/>
    <w:rsid w:val="000F668F"/>
    <w:rsid w:val="000F6FE9"/>
    <w:rsid w:val="000F750C"/>
    <w:rsid w:val="001009C6"/>
    <w:rsid w:val="00100D1B"/>
    <w:rsid w:val="00102FF9"/>
    <w:rsid w:val="00103A6E"/>
    <w:rsid w:val="0010409F"/>
    <w:rsid w:val="001043E6"/>
    <w:rsid w:val="00104414"/>
    <w:rsid w:val="00105689"/>
    <w:rsid w:val="00105815"/>
    <w:rsid w:val="00105869"/>
    <w:rsid w:val="00105BCB"/>
    <w:rsid w:val="00105D6D"/>
    <w:rsid w:val="00106889"/>
    <w:rsid w:val="001071FC"/>
    <w:rsid w:val="00110214"/>
    <w:rsid w:val="001110AB"/>
    <w:rsid w:val="00112712"/>
    <w:rsid w:val="00113236"/>
    <w:rsid w:val="00113713"/>
    <w:rsid w:val="0011377B"/>
    <w:rsid w:val="001153A4"/>
    <w:rsid w:val="00115B03"/>
    <w:rsid w:val="00116B52"/>
    <w:rsid w:val="0011795F"/>
    <w:rsid w:val="00117996"/>
    <w:rsid w:val="0012063B"/>
    <w:rsid w:val="00120FAA"/>
    <w:rsid w:val="001214BC"/>
    <w:rsid w:val="0012222D"/>
    <w:rsid w:val="00122AF8"/>
    <w:rsid w:val="00123704"/>
    <w:rsid w:val="001245D3"/>
    <w:rsid w:val="001248D6"/>
    <w:rsid w:val="00124974"/>
    <w:rsid w:val="0012518D"/>
    <w:rsid w:val="00125DF8"/>
    <w:rsid w:val="0012739F"/>
    <w:rsid w:val="001277CB"/>
    <w:rsid w:val="00127A59"/>
    <w:rsid w:val="0013011D"/>
    <w:rsid w:val="00130E7B"/>
    <w:rsid w:val="001314C1"/>
    <w:rsid w:val="00132931"/>
    <w:rsid w:val="00132B2C"/>
    <w:rsid w:val="00133FB2"/>
    <w:rsid w:val="00134722"/>
    <w:rsid w:val="00135131"/>
    <w:rsid w:val="001352AB"/>
    <w:rsid w:val="001367D2"/>
    <w:rsid w:val="0013695C"/>
    <w:rsid w:val="00136CC8"/>
    <w:rsid w:val="00137483"/>
    <w:rsid w:val="00137810"/>
    <w:rsid w:val="0013792A"/>
    <w:rsid w:val="00140108"/>
    <w:rsid w:val="00140B95"/>
    <w:rsid w:val="00140F26"/>
    <w:rsid w:val="00141B77"/>
    <w:rsid w:val="00141BB6"/>
    <w:rsid w:val="00141E0F"/>
    <w:rsid w:val="0014396D"/>
    <w:rsid w:val="0014506C"/>
    <w:rsid w:val="001451EE"/>
    <w:rsid w:val="001469FD"/>
    <w:rsid w:val="00146F06"/>
    <w:rsid w:val="00150476"/>
    <w:rsid w:val="0015074A"/>
    <w:rsid w:val="00150BB1"/>
    <w:rsid w:val="00150E68"/>
    <w:rsid w:val="001518CE"/>
    <w:rsid w:val="001526D8"/>
    <w:rsid w:val="00153530"/>
    <w:rsid w:val="00153C4B"/>
    <w:rsid w:val="0015579E"/>
    <w:rsid w:val="001561DA"/>
    <w:rsid w:val="001561F3"/>
    <w:rsid w:val="0015655E"/>
    <w:rsid w:val="00156C7C"/>
    <w:rsid w:val="00157D03"/>
    <w:rsid w:val="00160413"/>
    <w:rsid w:val="0016098D"/>
    <w:rsid w:val="001611D6"/>
    <w:rsid w:val="00161206"/>
    <w:rsid w:val="001613C9"/>
    <w:rsid w:val="00161980"/>
    <w:rsid w:val="00161A4B"/>
    <w:rsid w:val="00162447"/>
    <w:rsid w:val="0016408A"/>
    <w:rsid w:val="00164687"/>
    <w:rsid w:val="00164CCD"/>
    <w:rsid w:val="0016573F"/>
    <w:rsid w:val="00165F48"/>
    <w:rsid w:val="001669B6"/>
    <w:rsid w:val="00166B34"/>
    <w:rsid w:val="0016745C"/>
    <w:rsid w:val="0017090B"/>
    <w:rsid w:val="00170DD0"/>
    <w:rsid w:val="0017134B"/>
    <w:rsid w:val="0017150C"/>
    <w:rsid w:val="001718A5"/>
    <w:rsid w:val="00171A5A"/>
    <w:rsid w:val="00174C85"/>
    <w:rsid w:val="00174D7A"/>
    <w:rsid w:val="00174F24"/>
    <w:rsid w:val="0017511D"/>
    <w:rsid w:val="00176548"/>
    <w:rsid w:val="0017667E"/>
    <w:rsid w:val="00176DE7"/>
    <w:rsid w:val="00177AB7"/>
    <w:rsid w:val="001802C1"/>
    <w:rsid w:val="00180708"/>
    <w:rsid w:val="00181E02"/>
    <w:rsid w:val="0018201A"/>
    <w:rsid w:val="001831AB"/>
    <w:rsid w:val="00184F4D"/>
    <w:rsid w:val="00184FA2"/>
    <w:rsid w:val="00184FAF"/>
    <w:rsid w:val="001850F2"/>
    <w:rsid w:val="0018571B"/>
    <w:rsid w:val="00185E24"/>
    <w:rsid w:val="00186A5A"/>
    <w:rsid w:val="001870D1"/>
    <w:rsid w:val="001900D9"/>
    <w:rsid w:val="00190582"/>
    <w:rsid w:val="00190633"/>
    <w:rsid w:val="00190F69"/>
    <w:rsid w:val="00191980"/>
    <w:rsid w:val="00191AC8"/>
    <w:rsid w:val="001927CF"/>
    <w:rsid w:val="0019365B"/>
    <w:rsid w:val="00193A11"/>
    <w:rsid w:val="00193D4D"/>
    <w:rsid w:val="00196B66"/>
    <w:rsid w:val="00196BC3"/>
    <w:rsid w:val="00196E55"/>
    <w:rsid w:val="0019742C"/>
    <w:rsid w:val="00197619"/>
    <w:rsid w:val="00197A96"/>
    <w:rsid w:val="00197F64"/>
    <w:rsid w:val="001A02FD"/>
    <w:rsid w:val="001A130C"/>
    <w:rsid w:val="001A18FD"/>
    <w:rsid w:val="001A20BA"/>
    <w:rsid w:val="001A20F4"/>
    <w:rsid w:val="001A33A8"/>
    <w:rsid w:val="001A35EB"/>
    <w:rsid w:val="001A4254"/>
    <w:rsid w:val="001A4341"/>
    <w:rsid w:val="001A4D52"/>
    <w:rsid w:val="001A4F0F"/>
    <w:rsid w:val="001A5F42"/>
    <w:rsid w:val="001A61D2"/>
    <w:rsid w:val="001A6A4D"/>
    <w:rsid w:val="001A6B9F"/>
    <w:rsid w:val="001A74D5"/>
    <w:rsid w:val="001A776D"/>
    <w:rsid w:val="001B06CA"/>
    <w:rsid w:val="001B08A0"/>
    <w:rsid w:val="001B14DC"/>
    <w:rsid w:val="001B20DE"/>
    <w:rsid w:val="001B397B"/>
    <w:rsid w:val="001B3A02"/>
    <w:rsid w:val="001B5167"/>
    <w:rsid w:val="001B518B"/>
    <w:rsid w:val="001B55FE"/>
    <w:rsid w:val="001B56DE"/>
    <w:rsid w:val="001B597F"/>
    <w:rsid w:val="001B6319"/>
    <w:rsid w:val="001B7AAC"/>
    <w:rsid w:val="001B7D4D"/>
    <w:rsid w:val="001C0281"/>
    <w:rsid w:val="001C156B"/>
    <w:rsid w:val="001C23B7"/>
    <w:rsid w:val="001C2A69"/>
    <w:rsid w:val="001C39EC"/>
    <w:rsid w:val="001C40D8"/>
    <w:rsid w:val="001C42C6"/>
    <w:rsid w:val="001C4869"/>
    <w:rsid w:val="001C508A"/>
    <w:rsid w:val="001C522C"/>
    <w:rsid w:val="001C70CA"/>
    <w:rsid w:val="001D08E3"/>
    <w:rsid w:val="001D20F4"/>
    <w:rsid w:val="001D2900"/>
    <w:rsid w:val="001D31AC"/>
    <w:rsid w:val="001D359A"/>
    <w:rsid w:val="001D3C63"/>
    <w:rsid w:val="001D4058"/>
    <w:rsid w:val="001D412C"/>
    <w:rsid w:val="001D58F4"/>
    <w:rsid w:val="001D5CDF"/>
    <w:rsid w:val="001D64E3"/>
    <w:rsid w:val="001D65E2"/>
    <w:rsid w:val="001D6A4A"/>
    <w:rsid w:val="001D6CE0"/>
    <w:rsid w:val="001D747B"/>
    <w:rsid w:val="001D7513"/>
    <w:rsid w:val="001E038E"/>
    <w:rsid w:val="001E076A"/>
    <w:rsid w:val="001E16DE"/>
    <w:rsid w:val="001E2546"/>
    <w:rsid w:val="001E2BAE"/>
    <w:rsid w:val="001E2C57"/>
    <w:rsid w:val="001E34F2"/>
    <w:rsid w:val="001E390A"/>
    <w:rsid w:val="001E3F3D"/>
    <w:rsid w:val="001E4B10"/>
    <w:rsid w:val="001E5A83"/>
    <w:rsid w:val="001E5EDB"/>
    <w:rsid w:val="001E617C"/>
    <w:rsid w:val="001E61E1"/>
    <w:rsid w:val="001E6351"/>
    <w:rsid w:val="001E7037"/>
    <w:rsid w:val="001E7516"/>
    <w:rsid w:val="001F0B82"/>
    <w:rsid w:val="001F0E70"/>
    <w:rsid w:val="001F2CAE"/>
    <w:rsid w:val="001F2F24"/>
    <w:rsid w:val="001F386F"/>
    <w:rsid w:val="001F4BF8"/>
    <w:rsid w:val="001F61B1"/>
    <w:rsid w:val="001F64D6"/>
    <w:rsid w:val="001F6AE2"/>
    <w:rsid w:val="001F71DF"/>
    <w:rsid w:val="001F78A5"/>
    <w:rsid w:val="001F7BAB"/>
    <w:rsid w:val="001F7BBA"/>
    <w:rsid w:val="00200F92"/>
    <w:rsid w:val="00201C90"/>
    <w:rsid w:val="00203839"/>
    <w:rsid w:val="00203CF0"/>
    <w:rsid w:val="002041EF"/>
    <w:rsid w:val="00204471"/>
    <w:rsid w:val="002048B4"/>
    <w:rsid w:val="00204D66"/>
    <w:rsid w:val="00205AD4"/>
    <w:rsid w:val="00206032"/>
    <w:rsid w:val="002076DA"/>
    <w:rsid w:val="002078BF"/>
    <w:rsid w:val="00210261"/>
    <w:rsid w:val="0021034B"/>
    <w:rsid w:val="00211175"/>
    <w:rsid w:val="00211551"/>
    <w:rsid w:val="00212610"/>
    <w:rsid w:val="0021265E"/>
    <w:rsid w:val="00212FE2"/>
    <w:rsid w:val="0021348F"/>
    <w:rsid w:val="00214ABB"/>
    <w:rsid w:val="00215137"/>
    <w:rsid w:val="0021524C"/>
    <w:rsid w:val="0021554F"/>
    <w:rsid w:val="00215798"/>
    <w:rsid w:val="002159D8"/>
    <w:rsid w:val="00216C43"/>
    <w:rsid w:val="002212E8"/>
    <w:rsid w:val="00221E00"/>
    <w:rsid w:val="00222A7F"/>
    <w:rsid w:val="00223388"/>
    <w:rsid w:val="002233A9"/>
    <w:rsid w:val="00223D68"/>
    <w:rsid w:val="00224A96"/>
    <w:rsid w:val="00224B90"/>
    <w:rsid w:val="00225F14"/>
    <w:rsid w:val="0022611C"/>
    <w:rsid w:val="00226AC8"/>
    <w:rsid w:val="0022782D"/>
    <w:rsid w:val="0022797D"/>
    <w:rsid w:val="00230066"/>
    <w:rsid w:val="002300DE"/>
    <w:rsid w:val="00230539"/>
    <w:rsid w:val="00230F1B"/>
    <w:rsid w:val="00231450"/>
    <w:rsid w:val="0023195E"/>
    <w:rsid w:val="00231DCD"/>
    <w:rsid w:val="002339F0"/>
    <w:rsid w:val="00233F50"/>
    <w:rsid w:val="00233FC9"/>
    <w:rsid w:val="0023577E"/>
    <w:rsid w:val="00235C79"/>
    <w:rsid w:val="00235E85"/>
    <w:rsid w:val="0023749D"/>
    <w:rsid w:val="002374E8"/>
    <w:rsid w:val="00237E72"/>
    <w:rsid w:val="002408C1"/>
    <w:rsid w:val="00240BF8"/>
    <w:rsid w:val="00240DCC"/>
    <w:rsid w:val="002410DA"/>
    <w:rsid w:val="0024143F"/>
    <w:rsid w:val="002418A5"/>
    <w:rsid w:val="002422F0"/>
    <w:rsid w:val="0024261B"/>
    <w:rsid w:val="0024290F"/>
    <w:rsid w:val="00243870"/>
    <w:rsid w:val="002442D2"/>
    <w:rsid w:val="002447AA"/>
    <w:rsid w:val="00244BA2"/>
    <w:rsid w:val="00245D74"/>
    <w:rsid w:val="0024722E"/>
    <w:rsid w:val="00250E4A"/>
    <w:rsid w:val="002516C8"/>
    <w:rsid w:val="00251762"/>
    <w:rsid w:val="002518C5"/>
    <w:rsid w:val="00251A5B"/>
    <w:rsid w:val="00252FD3"/>
    <w:rsid w:val="002530A5"/>
    <w:rsid w:val="00253416"/>
    <w:rsid w:val="002545F6"/>
    <w:rsid w:val="002553F3"/>
    <w:rsid w:val="00256260"/>
    <w:rsid w:val="00256622"/>
    <w:rsid w:val="00256667"/>
    <w:rsid w:val="00256819"/>
    <w:rsid w:val="00257696"/>
    <w:rsid w:val="00257A23"/>
    <w:rsid w:val="0026090C"/>
    <w:rsid w:val="0026127A"/>
    <w:rsid w:val="00261A60"/>
    <w:rsid w:val="00261DE5"/>
    <w:rsid w:val="00262255"/>
    <w:rsid w:val="002629D2"/>
    <w:rsid w:val="00262A84"/>
    <w:rsid w:val="002633CC"/>
    <w:rsid w:val="00263E8D"/>
    <w:rsid w:val="00265631"/>
    <w:rsid w:val="00265925"/>
    <w:rsid w:val="00265F52"/>
    <w:rsid w:val="00266331"/>
    <w:rsid w:val="002666B1"/>
    <w:rsid w:val="00267253"/>
    <w:rsid w:val="002673C2"/>
    <w:rsid w:val="00267478"/>
    <w:rsid w:val="0026758C"/>
    <w:rsid w:val="00267D4E"/>
    <w:rsid w:val="002709E2"/>
    <w:rsid w:val="002725B1"/>
    <w:rsid w:val="002728E0"/>
    <w:rsid w:val="00272C63"/>
    <w:rsid w:val="002733CD"/>
    <w:rsid w:val="002747EC"/>
    <w:rsid w:val="002758AB"/>
    <w:rsid w:val="00275B2B"/>
    <w:rsid w:val="00275FDC"/>
    <w:rsid w:val="002764B5"/>
    <w:rsid w:val="00276CBD"/>
    <w:rsid w:val="00276F94"/>
    <w:rsid w:val="002778DE"/>
    <w:rsid w:val="00277C1A"/>
    <w:rsid w:val="0028030A"/>
    <w:rsid w:val="002808D9"/>
    <w:rsid w:val="00280D3D"/>
    <w:rsid w:val="00281B26"/>
    <w:rsid w:val="002829CC"/>
    <w:rsid w:val="00282EC0"/>
    <w:rsid w:val="00283148"/>
    <w:rsid w:val="002840BE"/>
    <w:rsid w:val="00285F39"/>
    <w:rsid w:val="00285F51"/>
    <w:rsid w:val="00285F5C"/>
    <w:rsid w:val="00285F6E"/>
    <w:rsid w:val="00286921"/>
    <w:rsid w:val="002877C2"/>
    <w:rsid w:val="0029062F"/>
    <w:rsid w:val="002906D8"/>
    <w:rsid w:val="002909FA"/>
    <w:rsid w:val="00290DCF"/>
    <w:rsid w:val="00290DF6"/>
    <w:rsid w:val="002915ED"/>
    <w:rsid w:val="002927D5"/>
    <w:rsid w:val="002936E7"/>
    <w:rsid w:val="00293CAC"/>
    <w:rsid w:val="00293D6D"/>
    <w:rsid w:val="00293F75"/>
    <w:rsid w:val="0029452D"/>
    <w:rsid w:val="00294D1A"/>
    <w:rsid w:val="002954B2"/>
    <w:rsid w:val="002955A4"/>
    <w:rsid w:val="002962E4"/>
    <w:rsid w:val="00296AE7"/>
    <w:rsid w:val="00296D3F"/>
    <w:rsid w:val="00297114"/>
    <w:rsid w:val="00297AA6"/>
    <w:rsid w:val="00297ABD"/>
    <w:rsid w:val="00297BB7"/>
    <w:rsid w:val="00297EE4"/>
    <w:rsid w:val="002A0E94"/>
    <w:rsid w:val="002A25BB"/>
    <w:rsid w:val="002A28E2"/>
    <w:rsid w:val="002A2C78"/>
    <w:rsid w:val="002A379D"/>
    <w:rsid w:val="002A3825"/>
    <w:rsid w:val="002A4734"/>
    <w:rsid w:val="002A4CB9"/>
    <w:rsid w:val="002A5E39"/>
    <w:rsid w:val="002A6639"/>
    <w:rsid w:val="002A6B18"/>
    <w:rsid w:val="002A7F38"/>
    <w:rsid w:val="002B0617"/>
    <w:rsid w:val="002B0976"/>
    <w:rsid w:val="002B0C9D"/>
    <w:rsid w:val="002B318E"/>
    <w:rsid w:val="002B48BE"/>
    <w:rsid w:val="002B4979"/>
    <w:rsid w:val="002B4CAB"/>
    <w:rsid w:val="002B4F55"/>
    <w:rsid w:val="002B533D"/>
    <w:rsid w:val="002B5774"/>
    <w:rsid w:val="002B62D8"/>
    <w:rsid w:val="002B6860"/>
    <w:rsid w:val="002B6B05"/>
    <w:rsid w:val="002B6C8A"/>
    <w:rsid w:val="002B73D6"/>
    <w:rsid w:val="002B7852"/>
    <w:rsid w:val="002C05F1"/>
    <w:rsid w:val="002C0846"/>
    <w:rsid w:val="002C1F9C"/>
    <w:rsid w:val="002C1FA1"/>
    <w:rsid w:val="002C2184"/>
    <w:rsid w:val="002C2709"/>
    <w:rsid w:val="002C3987"/>
    <w:rsid w:val="002C3C83"/>
    <w:rsid w:val="002C41BC"/>
    <w:rsid w:val="002C468E"/>
    <w:rsid w:val="002C4B98"/>
    <w:rsid w:val="002C50CB"/>
    <w:rsid w:val="002C60E8"/>
    <w:rsid w:val="002C67FC"/>
    <w:rsid w:val="002C7031"/>
    <w:rsid w:val="002C73CF"/>
    <w:rsid w:val="002C7F30"/>
    <w:rsid w:val="002D0196"/>
    <w:rsid w:val="002D020D"/>
    <w:rsid w:val="002D04BE"/>
    <w:rsid w:val="002D0A4B"/>
    <w:rsid w:val="002D0E9B"/>
    <w:rsid w:val="002D1882"/>
    <w:rsid w:val="002D2183"/>
    <w:rsid w:val="002D2886"/>
    <w:rsid w:val="002D2E97"/>
    <w:rsid w:val="002D370E"/>
    <w:rsid w:val="002D3BE7"/>
    <w:rsid w:val="002D3F7C"/>
    <w:rsid w:val="002D428C"/>
    <w:rsid w:val="002D46D3"/>
    <w:rsid w:val="002D4E89"/>
    <w:rsid w:val="002D503B"/>
    <w:rsid w:val="002D6231"/>
    <w:rsid w:val="002D66ED"/>
    <w:rsid w:val="002D75E5"/>
    <w:rsid w:val="002D79A5"/>
    <w:rsid w:val="002D7D3E"/>
    <w:rsid w:val="002D7FB6"/>
    <w:rsid w:val="002E02D8"/>
    <w:rsid w:val="002E058B"/>
    <w:rsid w:val="002E08AF"/>
    <w:rsid w:val="002E08C8"/>
    <w:rsid w:val="002E0DEF"/>
    <w:rsid w:val="002E16C6"/>
    <w:rsid w:val="002E2727"/>
    <w:rsid w:val="002E2EA8"/>
    <w:rsid w:val="002E5196"/>
    <w:rsid w:val="002E53AA"/>
    <w:rsid w:val="002E5CE2"/>
    <w:rsid w:val="002E5DCF"/>
    <w:rsid w:val="002E63BB"/>
    <w:rsid w:val="002F2D32"/>
    <w:rsid w:val="002F2E36"/>
    <w:rsid w:val="002F45C0"/>
    <w:rsid w:val="002F47B1"/>
    <w:rsid w:val="002F4969"/>
    <w:rsid w:val="002F5C12"/>
    <w:rsid w:val="002F5F1B"/>
    <w:rsid w:val="002F66D4"/>
    <w:rsid w:val="002F6D59"/>
    <w:rsid w:val="002F77B8"/>
    <w:rsid w:val="002F7C29"/>
    <w:rsid w:val="002F7F36"/>
    <w:rsid w:val="00300AB0"/>
    <w:rsid w:val="00300B53"/>
    <w:rsid w:val="00301BF1"/>
    <w:rsid w:val="003021E5"/>
    <w:rsid w:val="0030268A"/>
    <w:rsid w:val="00303235"/>
    <w:rsid w:val="00304D2C"/>
    <w:rsid w:val="00304EA7"/>
    <w:rsid w:val="0030594F"/>
    <w:rsid w:val="00305969"/>
    <w:rsid w:val="00306408"/>
    <w:rsid w:val="00306D50"/>
    <w:rsid w:val="00307640"/>
    <w:rsid w:val="003114CB"/>
    <w:rsid w:val="00311613"/>
    <w:rsid w:val="00311D93"/>
    <w:rsid w:val="00312A67"/>
    <w:rsid w:val="00313E1E"/>
    <w:rsid w:val="00314A6C"/>
    <w:rsid w:val="0031524F"/>
    <w:rsid w:val="00315314"/>
    <w:rsid w:val="003155EE"/>
    <w:rsid w:val="00315923"/>
    <w:rsid w:val="00315B71"/>
    <w:rsid w:val="003160F0"/>
    <w:rsid w:val="003168C5"/>
    <w:rsid w:val="00316B8F"/>
    <w:rsid w:val="003176EF"/>
    <w:rsid w:val="00317A09"/>
    <w:rsid w:val="00317D2E"/>
    <w:rsid w:val="00320424"/>
    <w:rsid w:val="00320879"/>
    <w:rsid w:val="003218F1"/>
    <w:rsid w:val="00321AC6"/>
    <w:rsid w:val="00323403"/>
    <w:rsid w:val="00324B76"/>
    <w:rsid w:val="00325044"/>
    <w:rsid w:val="00325341"/>
    <w:rsid w:val="003254BC"/>
    <w:rsid w:val="00326284"/>
    <w:rsid w:val="00326E54"/>
    <w:rsid w:val="00327169"/>
    <w:rsid w:val="003300EC"/>
    <w:rsid w:val="00331265"/>
    <w:rsid w:val="00331FB6"/>
    <w:rsid w:val="00332553"/>
    <w:rsid w:val="003335A2"/>
    <w:rsid w:val="003338C0"/>
    <w:rsid w:val="00333A1B"/>
    <w:rsid w:val="00333B53"/>
    <w:rsid w:val="00333F79"/>
    <w:rsid w:val="0033486A"/>
    <w:rsid w:val="00335D84"/>
    <w:rsid w:val="0033606E"/>
    <w:rsid w:val="003365BF"/>
    <w:rsid w:val="00336DBE"/>
    <w:rsid w:val="00337A3A"/>
    <w:rsid w:val="00337DD7"/>
    <w:rsid w:val="00340C6C"/>
    <w:rsid w:val="00341143"/>
    <w:rsid w:val="00341AD5"/>
    <w:rsid w:val="00342E4E"/>
    <w:rsid w:val="00343295"/>
    <w:rsid w:val="00343851"/>
    <w:rsid w:val="00344403"/>
    <w:rsid w:val="00344877"/>
    <w:rsid w:val="00345379"/>
    <w:rsid w:val="003457D4"/>
    <w:rsid w:val="003470AB"/>
    <w:rsid w:val="003475C6"/>
    <w:rsid w:val="00351A38"/>
    <w:rsid w:val="00351A7D"/>
    <w:rsid w:val="00351EF0"/>
    <w:rsid w:val="003523D6"/>
    <w:rsid w:val="00352451"/>
    <w:rsid w:val="00352B67"/>
    <w:rsid w:val="00352E63"/>
    <w:rsid w:val="0035354F"/>
    <w:rsid w:val="0035367F"/>
    <w:rsid w:val="00353D8F"/>
    <w:rsid w:val="0035405D"/>
    <w:rsid w:val="003544CC"/>
    <w:rsid w:val="0035473D"/>
    <w:rsid w:val="0035479B"/>
    <w:rsid w:val="00354C41"/>
    <w:rsid w:val="00355323"/>
    <w:rsid w:val="00355CA4"/>
    <w:rsid w:val="00355F74"/>
    <w:rsid w:val="00356B0F"/>
    <w:rsid w:val="00356BDC"/>
    <w:rsid w:val="00357B1E"/>
    <w:rsid w:val="00360769"/>
    <w:rsid w:val="00360A06"/>
    <w:rsid w:val="00362B78"/>
    <w:rsid w:val="00363707"/>
    <w:rsid w:val="00363D86"/>
    <w:rsid w:val="00365002"/>
    <w:rsid w:val="003651D5"/>
    <w:rsid w:val="0036650F"/>
    <w:rsid w:val="00366E0C"/>
    <w:rsid w:val="00366F3E"/>
    <w:rsid w:val="00367351"/>
    <w:rsid w:val="00367CBA"/>
    <w:rsid w:val="00370054"/>
    <w:rsid w:val="00370613"/>
    <w:rsid w:val="003707C3"/>
    <w:rsid w:val="00371492"/>
    <w:rsid w:val="003715B3"/>
    <w:rsid w:val="00371E83"/>
    <w:rsid w:val="0037219C"/>
    <w:rsid w:val="00372C61"/>
    <w:rsid w:val="00374570"/>
    <w:rsid w:val="00374B68"/>
    <w:rsid w:val="00374BD5"/>
    <w:rsid w:val="003756C2"/>
    <w:rsid w:val="0037624E"/>
    <w:rsid w:val="0037638F"/>
    <w:rsid w:val="003763D0"/>
    <w:rsid w:val="0037641B"/>
    <w:rsid w:val="0037720C"/>
    <w:rsid w:val="00380FEC"/>
    <w:rsid w:val="00381865"/>
    <w:rsid w:val="00381E01"/>
    <w:rsid w:val="003832CA"/>
    <w:rsid w:val="00383A68"/>
    <w:rsid w:val="00383C77"/>
    <w:rsid w:val="00384012"/>
    <w:rsid w:val="00384DCB"/>
    <w:rsid w:val="00385252"/>
    <w:rsid w:val="00385350"/>
    <w:rsid w:val="0038564C"/>
    <w:rsid w:val="00385E11"/>
    <w:rsid w:val="00387BC7"/>
    <w:rsid w:val="00390D6B"/>
    <w:rsid w:val="003913F3"/>
    <w:rsid w:val="003921E2"/>
    <w:rsid w:val="003932CF"/>
    <w:rsid w:val="00393346"/>
    <w:rsid w:val="003933EB"/>
    <w:rsid w:val="003950A8"/>
    <w:rsid w:val="0039545D"/>
    <w:rsid w:val="003960CF"/>
    <w:rsid w:val="00396474"/>
    <w:rsid w:val="00396C2C"/>
    <w:rsid w:val="00396EED"/>
    <w:rsid w:val="003972A0"/>
    <w:rsid w:val="00397892"/>
    <w:rsid w:val="00397BC1"/>
    <w:rsid w:val="003A1090"/>
    <w:rsid w:val="003A1DB6"/>
    <w:rsid w:val="003A1E74"/>
    <w:rsid w:val="003A219F"/>
    <w:rsid w:val="003A2AA6"/>
    <w:rsid w:val="003A324C"/>
    <w:rsid w:val="003A326E"/>
    <w:rsid w:val="003A38B6"/>
    <w:rsid w:val="003A38EB"/>
    <w:rsid w:val="003A4D81"/>
    <w:rsid w:val="003A4E64"/>
    <w:rsid w:val="003A58F9"/>
    <w:rsid w:val="003A5AFE"/>
    <w:rsid w:val="003A617F"/>
    <w:rsid w:val="003A6B59"/>
    <w:rsid w:val="003B0832"/>
    <w:rsid w:val="003B1272"/>
    <w:rsid w:val="003B1A85"/>
    <w:rsid w:val="003B2BB4"/>
    <w:rsid w:val="003B2F13"/>
    <w:rsid w:val="003B2F9E"/>
    <w:rsid w:val="003B3FF2"/>
    <w:rsid w:val="003B4B68"/>
    <w:rsid w:val="003B4F09"/>
    <w:rsid w:val="003B4F3A"/>
    <w:rsid w:val="003B5516"/>
    <w:rsid w:val="003B588A"/>
    <w:rsid w:val="003B5907"/>
    <w:rsid w:val="003B5C2B"/>
    <w:rsid w:val="003B7623"/>
    <w:rsid w:val="003C018D"/>
    <w:rsid w:val="003C34FD"/>
    <w:rsid w:val="003C37A2"/>
    <w:rsid w:val="003C3D60"/>
    <w:rsid w:val="003C6B64"/>
    <w:rsid w:val="003C78B6"/>
    <w:rsid w:val="003D22E7"/>
    <w:rsid w:val="003D28DA"/>
    <w:rsid w:val="003D3279"/>
    <w:rsid w:val="003D3893"/>
    <w:rsid w:val="003D3B37"/>
    <w:rsid w:val="003D3CDF"/>
    <w:rsid w:val="003D3FB4"/>
    <w:rsid w:val="003D4DCC"/>
    <w:rsid w:val="003D53A9"/>
    <w:rsid w:val="003D6A72"/>
    <w:rsid w:val="003D70CC"/>
    <w:rsid w:val="003D763B"/>
    <w:rsid w:val="003E1733"/>
    <w:rsid w:val="003E3424"/>
    <w:rsid w:val="003E4A95"/>
    <w:rsid w:val="003E4F02"/>
    <w:rsid w:val="003E571C"/>
    <w:rsid w:val="003E5B75"/>
    <w:rsid w:val="003E5CB6"/>
    <w:rsid w:val="003E628A"/>
    <w:rsid w:val="003E7F05"/>
    <w:rsid w:val="003F042A"/>
    <w:rsid w:val="003F1067"/>
    <w:rsid w:val="003F1921"/>
    <w:rsid w:val="003F1A2F"/>
    <w:rsid w:val="003F2B45"/>
    <w:rsid w:val="003F357D"/>
    <w:rsid w:val="003F3850"/>
    <w:rsid w:val="003F3B13"/>
    <w:rsid w:val="003F3BA2"/>
    <w:rsid w:val="003F3C0C"/>
    <w:rsid w:val="003F5317"/>
    <w:rsid w:val="003F5E46"/>
    <w:rsid w:val="003F638E"/>
    <w:rsid w:val="003F6A66"/>
    <w:rsid w:val="003F6A80"/>
    <w:rsid w:val="003F78AA"/>
    <w:rsid w:val="0040043B"/>
    <w:rsid w:val="00401269"/>
    <w:rsid w:val="00401730"/>
    <w:rsid w:val="00401FD4"/>
    <w:rsid w:val="004025EA"/>
    <w:rsid w:val="00402779"/>
    <w:rsid w:val="0040279C"/>
    <w:rsid w:val="00403B5E"/>
    <w:rsid w:val="00404BAC"/>
    <w:rsid w:val="00404FA5"/>
    <w:rsid w:val="00405DA5"/>
    <w:rsid w:val="004065CA"/>
    <w:rsid w:val="0040703D"/>
    <w:rsid w:val="004070CA"/>
    <w:rsid w:val="00410A6D"/>
    <w:rsid w:val="00411167"/>
    <w:rsid w:val="00411475"/>
    <w:rsid w:val="00411961"/>
    <w:rsid w:val="00411E4B"/>
    <w:rsid w:val="00411EF3"/>
    <w:rsid w:val="004125D2"/>
    <w:rsid w:val="00412A6E"/>
    <w:rsid w:val="00412D96"/>
    <w:rsid w:val="004135F9"/>
    <w:rsid w:val="00413834"/>
    <w:rsid w:val="00413D17"/>
    <w:rsid w:val="00414191"/>
    <w:rsid w:val="00414480"/>
    <w:rsid w:val="0041482B"/>
    <w:rsid w:val="00415AC0"/>
    <w:rsid w:val="004162AB"/>
    <w:rsid w:val="00417405"/>
    <w:rsid w:val="00417599"/>
    <w:rsid w:val="00417843"/>
    <w:rsid w:val="004201D4"/>
    <w:rsid w:val="00420C39"/>
    <w:rsid w:val="00420D7D"/>
    <w:rsid w:val="00421C86"/>
    <w:rsid w:val="00421F5A"/>
    <w:rsid w:val="004229BB"/>
    <w:rsid w:val="00422A88"/>
    <w:rsid w:val="004233A4"/>
    <w:rsid w:val="00423C77"/>
    <w:rsid w:val="004241B3"/>
    <w:rsid w:val="00424A8D"/>
    <w:rsid w:val="00424A91"/>
    <w:rsid w:val="00424EBE"/>
    <w:rsid w:val="0042531E"/>
    <w:rsid w:val="00425507"/>
    <w:rsid w:val="00426282"/>
    <w:rsid w:val="00426341"/>
    <w:rsid w:val="004273A8"/>
    <w:rsid w:val="00427426"/>
    <w:rsid w:val="004276D9"/>
    <w:rsid w:val="00427A4B"/>
    <w:rsid w:val="00427DCA"/>
    <w:rsid w:val="00427EFE"/>
    <w:rsid w:val="00430D2F"/>
    <w:rsid w:val="00430E38"/>
    <w:rsid w:val="00430EB0"/>
    <w:rsid w:val="00431825"/>
    <w:rsid w:val="00431A32"/>
    <w:rsid w:val="00431F54"/>
    <w:rsid w:val="00431FA1"/>
    <w:rsid w:val="004326B2"/>
    <w:rsid w:val="004326B9"/>
    <w:rsid w:val="00432CE6"/>
    <w:rsid w:val="00432F8D"/>
    <w:rsid w:val="004335A0"/>
    <w:rsid w:val="00433F91"/>
    <w:rsid w:val="00433FFA"/>
    <w:rsid w:val="00434E35"/>
    <w:rsid w:val="00435237"/>
    <w:rsid w:val="00435924"/>
    <w:rsid w:val="004368B4"/>
    <w:rsid w:val="00437826"/>
    <w:rsid w:val="004378DB"/>
    <w:rsid w:val="004378E7"/>
    <w:rsid w:val="00437AA5"/>
    <w:rsid w:val="00440EA6"/>
    <w:rsid w:val="00440F3D"/>
    <w:rsid w:val="00441E40"/>
    <w:rsid w:val="00442AAA"/>
    <w:rsid w:val="00442BA4"/>
    <w:rsid w:val="00443365"/>
    <w:rsid w:val="00444482"/>
    <w:rsid w:val="004449D6"/>
    <w:rsid w:val="00444CBA"/>
    <w:rsid w:val="00446831"/>
    <w:rsid w:val="00446E47"/>
    <w:rsid w:val="00451824"/>
    <w:rsid w:val="00451F26"/>
    <w:rsid w:val="004533E5"/>
    <w:rsid w:val="00454036"/>
    <w:rsid w:val="00454749"/>
    <w:rsid w:val="0045552A"/>
    <w:rsid w:val="004558E8"/>
    <w:rsid w:val="00455EC2"/>
    <w:rsid w:val="0045614A"/>
    <w:rsid w:val="004563E4"/>
    <w:rsid w:val="00456CF4"/>
    <w:rsid w:val="0045751C"/>
    <w:rsid w:val="00457707"/>
    <w:rsid w:val="00457A46"/>
    <w:rsid w:val="00457AEB"/>
    <w:rsid w:val="00457DD8"/>
    <w:rsid w:val="0046037E"/>
    <w:rsid w:val="0046069D"/>
    <w:rsid w:val="0046086A"/>
    <w:rsid w:val="004609E8"/>
    <w:rsid w:val="00460B27"/>
    <w:rsid w:val="00461632"/>
    <w:rsid w:val="00462258"/>
    <w:rsid w:val="004624B9"/>
    <w:rsid w:val="004633FF"/>
    <w:rsid w:val="0046364B"/>
    <w:rsid w:val="00463BA8"/>
    <w:rsid w:val="004642CC"/>
    <w:rsid w:val="00465711"/>
    <w:rsid w:val="00466FEB"/>
    <w:rsid w:val="0046786F"/>
    <w:rsid w:val="00467CAE"/>
    <w:rsid w:val="00470F2C"/>
    <w:rsid w:val="0047119C"/>
    <w:rsid w:val="00471420"/>
    <w:rsid w:val="00472129"/>
    <w:rsid w:val="0047243B"/>
    <w:rsid w:val="00472FE2"/>
    <w:rsid w:val="004733A6"/>
    <w:rsid w:val="00474211"/>
    <w:rsid w:val="0047440E"/>
    <w:rsid w:val="00474CA6"/>
    <w:rsid w:val="00475872"/>
    <w:rsid w:val="004759EA"/>
    <w:rsid w:val="00476C0D"/>
    <w:rsid w:val="00477EDB"/>
    <w:rsid w:val="00477EFE"/>
    <w:rsid w:val="00480233"/>
    <w:rsid w:val="004815F5"/>
    <w:rsid w:val="0048168D"/>
    <w:rsid w:val="00481B6A"/>
    <w:rsid w:val="00481C8D"/>
    <w:rsid w:val="0048258C"/>
    <w:rsid w:val="004837B0"/>
    <w:rsid w:val="004838B9"/>
    <w:rsid w:val="00483B76"/>
    <w:rsid w:val="00485CBD"/>
    <w:rsid w:val="0048740B"/>
    <w:rsid w:val="00487D64"/>
    <w:rsid w:val="00490259"/>
    <w:rsid w:val="00490643"/>
    <w:rsid w:val="00490C16"/>
    <w:rsid w:val="00491247"/>
    <w:rsid w:val="0049199C"/>
    <w:rsid w:val="00491F90"/>
    <w:rsid w:val="00492AD5"/>
    <w:rsid w:val="00492DF6"/>
    <w:rsid w:val="004939AE"/>
    <w:rsid w:val="004940C9"/>
    <w:rsid w:val="00496FF9"/>
    <w:rsid w:val="004A00E1"/>
    <w:rsid w:val="004A015E"/>
    <w:rsid w:val="004A02E5"/>
    <w:rsid w:val="004A06A0"/>
    <w:rsid w:val="004A083C"/>
    <w:rsid w:val="004A16C7"/>
    <w:rsid w:val="004A28C1"/>
    <w:rsid w:val="004A3A72"/>
    <w:rsid w:val="004A644A"/>
    <w:rsid w:val="004A6E84"/>
    <w:rsid w:val="004A70AC"/>
    <w:rsid w:val="004B0839"/>
    <w:rsid w:val="004B091B"/>
    <w:rsid w:val="004B1026"/>
    <w:rsid w:val="004B173C"/>
    <w:rsid w:val="004B1B35"/>
    <w:rsid w:val="004B1D1E"/>
    <w:rsid w:val="004B22D7"/>
    <w:rsid w:val="004B23EE"/>
    <w:rsid w:val="004B3659"/>
    <w:rsid w:val="004B3A80"/>
    <w:rsid w:val="004B418A"/>
    <w:rsid w:val="004B45C7"/>
    <w:rsid w:val="004B4996"/>
    <w:rsid w:val="004B504E"/>
    <w:rsid w:val="004B5532"/>
    <w:rsid w:val="004B6517"/>
    <w:rsid w:val="004B67DE"/>
    <w:rsid w:val="004B6F10"/>
    <w:rsid w:val="004B6F91"/>
    <w:rsid w:val="004B74E1"/>
    <w:rsid w:val="004B7D93"/>
    <w:rsid w:val="004B7F54"/>
    <w:rsid w:val="004C00AD"/>
    <w:rsid w:val="004C2064"/>
    <w:rsid w:val="004C2686"/>
    <w:rsid w:val="004C2B52"/>
    <w:rsid w:val="004C2B5A"/>
    <w:rsid w:val="004C3933"/>
    <w:rsid w:val="004C4370"/>
    <w:rsid w:val="004C60FD"/>
    <w:rsid w:val="004D05B3"/>
    <w:rsid w:val="004D1411"/>
    <w:rsid w:val="004D14D6"/>
    <w:rsid w:val="004D17C9"/>
    <w:rsid w:val="004D24C5"/>
    <w:rsid w:val="004D2F5A"/>
    <w:rsid w:val="004D341F"/>
    <w:rsid w:val="004D3F56"/>
    <w:rsid w:val="004D403B"/>
    <w:rsid w:val="004D447E"/>
    <w:rsid w:val="004D5127"/>
    <w:rsid w:val="004D5C19"/>
    <w:rsid w:val="004D709D"/>
    <w:rsid w:val="004D75D2"/>
    <w:rsid w:val="004D77E9"/>
    <w:rsid w:val="004D7D63"/>
    <w:rsid w:val="004D7E1B"/>
    <w:rsid w:val="004E06F3"/>
    <w:rsid w:val="004E0C7B"/>
    <w:rsid w:val="004E1A8F"/>
    <w:rsid w:val="004E2F54"/>
    <w:rsid w:val="004E4F24"/>
    <w:rsid w:val="004E5885"/>
    <w:rsid w:val="004E5A3A"/>
    <w:rsid w:val="004E6520"/>
    <w:rsid w:val="004E6D5D"/>
    <w:rsid w:val="004E7124"/>
    <w:rsid w:val="004E73A3"/>
    <w:rsid w:val="004E7596"/>
    <w:rsid w:val="004E77CC"/>
    <w:rsid w:val="004E7A67"/>
    <w:rsid w:val="004E7B2D"/>
    <w:rsid w:val="004F1175"/>
    <w:rsid w:val="004F22C6"/>
    <w:rsid w:val="004F292E"/>
    <w:rsid w:val="004F2BB9"/>
    <w:rsid w:val="004F3051"/>
    <w:rsid w:val="004F38A6"/>
    <w:rsid w:val="004F3F88"/>
    <w:rsid w:val="004F6ACD"/>
    <w:rsid w:val="004F7160"/>
    <w:rsid w:val="004F7DE8"/>
    <w:rsid w:val="005001E5"/>
    <w:rsid w:val="0050027C"/>
    <w:rsid w:val="00500888"/>
    <w:rsid w:val="00502482"/>
    <w:rsid w:val="00502883"/>
    <w:rsid w:val="00502CDB"/>
    <w:rsid w:val="00502E6C"/>
    <w:rsid w:val="005038BF"/>
    <w:rsid w:val="00503920"/>
    <w:rsid w:val="00503D73"/>
    <w:rsid w:val="00504497"/>
    <w:rsid w:val="0050559A"/>
    <w:rsid w:val="005055F9"/>
    <w:rsid w:val="005058F1"/>
    <w:rsid w:val="00506291"/>
    <w:rsid w:val="005069DC"/>
    <w:rsid w:val="00506E55"/>
    <w:rsid w:val="005109C8"/>
    <w:rsid w:val="00510DEA"/>
    <w:rsid w:val="005116DD"/>
    <w:rsid w:val="00512C8E"/>
    <w:rsid w:val="00512D8F"/>
    <w:rsid w:val="00512E20"/>
    <w:rsid w:val="005130F9"/>
    <w:rsid w:val="005133E5"/>
    <w:rsid w:val="00513D18"/>
    <w:rsid w:val="005145FB"/>
    <w:rsid w:val="00514779"/>
    <w:rsid w:val="0051566C"/>
    <w:rsid w:val="005163E8"/>
    <w:rsid w:val="00517B74"/>
    <w:rsid w:val="005200A6"/>
    <w:rsid w:val="0052073B"/>
    <w:rsid w:val="00520C2B"/>
    <w:rsid w:val="00521154"/>
    <w:rsid w:val="005217A2"/>
    <w:rsid w:val="00521F23"/>
    <w:rsid w:val="005231E4"/>
    <w:rsid w:val="005233AC"/>
    <w:rsid w:val="00523BB3"/>
    <w:rsid w:val="00523EF8"/>
    <w:rsid w:val="0052500A"/>
    <w:rsid w:val="005250BF"/>
    <w:rsid w:val="00525B91"/>
    <w:rsid w:val="005266F9"/>
    <w:rsid w:val="00526A3D"/>
    <w:rsid w:val="0052745E"/>
    <w:rsid w:val="00527E67"/>
    <w:rsid w:val="00530B91"/>
    <w:rsid w:val="00530E25"/>
    <w:rsid w:val="005322B0"/>
    <w:rsid w:val="00532C1F"/>
    <w:rsid w:val="005330F4"/>
    <w:rsid w:val="00533C16"/>
    <w:rsid w:val="00534582"/>
    <w:rsid w:val="00535C1E"/>
    <w:rsid w:val="005364E9"/>
    <w:rsid w:val="005371BC"/>
    <w:rsid w:val="00537487"/>
    <w:rsid w:val="00537FC7"/>
    <w:rsid w:val="00540035"/>
    <w:rsid w:val="005403CC"/>
    <w:rsid w:val="00540C61"/>
    <w:rsid w:val="00541C34"/>
    <w:rsid w:val="00541CB8"/>
    <w:rsid w:val="00542100"/>
    <w:rsid w:val="00542BF5"/>
    <w:rsid w:val="00543783"/>
    <w:rsid w:val="00543DB9"/>
    <w:rsid w:val="005448BB"/>
    <w:rsid w:val="005450F6"/>
    <w:rsid w:val="00545FB1"/>
    <w:rsid w:val="0054615D"/>
    <w:rsid w:val="005469E1"/>
    <w:rsid w:val="00546A9F"/>
    <w:rsid w:val="0054740E"/>
    <w:rsid w:val="00550BB4"/>
    <w:rsid w:val="0055111D"/>
    <w:rsid w:val="00551F7E"/>
    <w:rsid w:val="0055225F"/>
    <w:rsid w:val="00552E11"/>
    <w:rsid w:val="00553124"/>
    <w:rsid w:val="0055363E"/>
    <w:rsid w:val="00553E39"/>
    <w:rsid w:val="00554E79"/>
    <w:rsid w:val="00555650"/>
    <w:rsid w:val="00555EC9"/>
    <w:rsid w:val="00557169"/>
    <w:rsid w:val="005571C5"/>
    <w:rsid w:val="00557D51"/>
    <w:rsid w:val="005601B8"/>
    <w:rsid w:val="005614E6"/>
    <w:rsid w:val="00561BDB"/>
    <w:rsid w:val="00562704"/>
    <w:rsid w:val="005631C3"/>
    <w:rsid w:val="00563C7F"/>
    <w:rsid w:val="00564B2C"/>
    <w:rsid w:val="00564FBC"/>
    <w:rsid w:val="0056583A"/>
    <w:rsid w:val="005700BF"/>
    <w:rsid w:val="00571699"/>
    <w:rsid w:val="00571E9F"/>
    <w:rsid w:val="00573FF3"/>
    <w:rsid w:val="00574702"/>
    <w:rsid w:val="00575115"/>
    <w:rsid w:val="00575E08"/>
    <w:rsid w:val="00576761"/>
    <w:rsid w:val="00576ED5"/>
    <w:rsid w:val="0058097B"/>
    <w:rsid w:val="00580F42"/>
    <w:rsid w:val="00581683"/>
    <w:rsid w:val="005827C9"/>
    <w:rsid w:val="00583A3B"/>
    <w:rsid w:val="0058679C"/>
    <w:rsid w:val="00586B1B"/>
    <w:rsid w:val="00587B17"/>
    <w:rsid w:val="00587D66"/>
    <w:rsid w:val="00587E4B"/>
    <w:rsid w:val="005903FC"/>
    <w:rsid w:val="00591A4D"/>
    <w:rsid w:val="00591F1F"/>
    <w:rsid w:val="005921BB"/>
    <w:rsid w:val="00593490"/>
    <w:rsid w:val="00594C59"/>
    <w:rsid w:val="005956B8"/>
    <w:rsid w:val="005957BA"/>
    <w:rsid w:val="005967F1"/>
    <w:rsid w:val="00596C4E"/>
    <w:rsid w:val="0059705F"/>
    <w:rsid w:val="005976C4"/>
    <w:rsid w:val="005A06C2"/>
    <w:rsid w:val="005A0A0F"/>
    <w:rsid w:val="005A338C"/>
    <w:rsid w:val="005A347B"/>
    <w:rsid w:val="005A3ECC"/>
    <w:rsid w:val="005A3ECF"/>
    <w:rsid w:val="005A4C61"/>
    <w:rsid w:val="005A56CE"/>
    <w:rsid w:val="005A6F2C"/>
    <w:rsid w:val="005A767D"/>
    <w:rsid w:val="005B0693"/>
    <w:rsid w:val="005B098D"/>
    <w:rsid w:val="005B0CC8"/>
    <w:rsid w:val="005B0FCB"/>
    <w:rsid w:val="005B130C"/>
    <w:rsid w:val="005B14A5"/>
    <w:rsid w:val="005B23E1"/>
    <w:rsid w:val="005B2501"/>
    <w:rsid w:val="005B306F"/>
    <w:rsid w:val="005B42F7"/>
    <w:rsid w:val="005B4507"/>
    <w:rsid w:val="005B51B8"/>
    <w:rsid w:val="005B5737"/>
    <w:rsid w:val="005B5B89"/>
    <w:rsid w:val="005B5F0C"/>
    <w:rsid w:val="005B679C"/>
    <w:rsid w:val="005B7AC7"/>
    <w:rsid w:val="005C06D7"/>
    <w:rsid w:val="005C121D"/>
    <w:rsid w:val="005C16CB"/>
    <w:rsid w:val="005C2880"/>
    <w:rsid w:val="005C3122"/>
    <w:rsid w:val="005C3649"/>
    <w:rsid w:val="005C37BC"/>
    <w:rsid w:val="005C3A26"/>
    <w:rsid w:val="005C43A7"/>
    <w:rsid w:val="005C7392"/>
    <w:rsid w:val="005C7A71"/>
    <w:rsid w:val="005D0DAC"/>
    <w:rsid w:val="005D18CC"/>
    <w:rsid w:val="005D1D63"/>
    <w:rsid w:val="005D2740"/>
    <w:rsid w:val="005D343E"/>
    <w:rsid w:val="005D3E1E"/>
    <w:rsid w:val="005D4BC4"/>
    <w:rsid w:val="005D55C0"/>
    <w:rsid w:val="005D67A2"/>
    <w:rsid w:val="005D70CE"/>
    <w:rsid w:val="005D799E"/>
    <w:rsid w:val="005D7BCF"/>
    <w:rsid w:val="005D7E78"/>
    <w:rsid w:val="005E0FA8"/>
    <w:rsid w:val="005E1023"/>
    <w:rsid w:val="005E142D"/>
    <w:rsid w:val="005E261B"/>
    <w:rsid w:val="005E2AE3"/>
    <w:rsid w:val="005E2C71"/>
    <w:rsid w:val="005E3850"/>
    <w:rsid w:val="005E3868"/>
    <w:rsid w:val="005E3E2F"/>
    <w:rsid w:val="005E4780"/>
    <w:rsid w:val="005E5A28"/>
    <w:rsid w:val="005E63B4"/>
    <w:rsid w:val="005E6883"/>
    <w:rsid w:val="005E6FAE"/>
    <w:rsid w:val="005E751C"/>
    <w:rsid w:val="005F04FE"/>
    <w:rsid w:val="005F07D9"/>
    <w:rsid w:val="005F0808"/>
    <w:rsid w:val="005F0D10"/>
    <w:rsid w:val="005F21FF"/>
    <w:rsid w:val="005F2DE2"/>
    <w:rsid w:val="005F34FB"/>
    <w:rsid w:val="005F419D"/>
    <w:rsid w:val="005F4FE4"/>
    <w:rsid w:val="005F566A"/>
    <w:rsid w:val="005F68FB"/>
    <w:rsid w:val="005F6EDC"/>
    <w:rsid w:val="005F6FA8"/>
    <w:rsid w:val="005F7515"/>
    <w:rsid w:val="005F7C9D"/>
    <w:rsid w:val="0060002C"/>
    <w:rsid w:val="00601215"/>
    <w:rsid w:val="0060130D"/>
    <w:rsid w:val="00602322"/>
    <w:rsid w:val="006024AA"/>
    <w:rsid w:val="006028DE"/>
    <w:rsid w:val="006041C6"/>
    <w:rsid w:val="00605017"/>
    <w:rsid w:val="0060562D"/>
    <w:rsid w:val="00605D3C"/>
    <w:rsid w:val="0060661F"/>
    <w:rsid w:val="00606691"/>
    <w:rsid w:val="00607BB7"/>
    <w:rsid w:val="0061089A"/>
    <w:rsid w:val="00610A5A"/>
    <w:rsid w:val="00610F5D"/>
    <w:rsid w:val="0061165F"/>
    <w:rsid w:val="00612447"/>
    <w:rsid w:val="00612E37"/>
    <w:rsid w:val="00613234"/>
    <w:rsid w:val="0061375A"/>
    <w:rsid w:val="0061424D"/>
    <w:rsid w:val="00614BC4"/>
    <w:rsid w:val="00615614"/>
    <w:rsid w:val="00616218"/>
    <w:rsid w:val="00616328"/>
    <w:rsid w:val="00616D3F"/>
    <w:rsid w:val="00617546"/>
    <w:rsid w:val="0061788D"/>
    <w:rsid w:val="00617A77"/>
    <w:rsid w:val="006200BC"/>
    <w:rsid w:val="0062057A"/>
    <w:rsid w:val="0062057B"/>
    <w:rsid w:val="00620870"/>
    <w:rsid w:val="006210E0"/>
    <w:rsid w:val="006213D2"/>
    <w:rsid w:val="00621C38"/>
    <w:rsid w:val="00621F10"/>
    <w:rsid w:val="00623219"/>
    <w:rsid w:val="0062375D"/>
    <w:rsid w:val="00623D3A"/>
    <w:rsid w:val="00624135"/>
    <w:rsid w:val="0062459E"/>
    <w:rsid w:val="006254D0"/>
    <w:rsid w:val="006255DB"/>
    <w:rsid w:val="00625E67"/>
    <w:rsid w:val="006272EB"/>
    <w:rsid w:val="00631BF1"/>
    <w:rsid w:val="00631CE8"/>
    <w:rsid w:val="00632EEC"/>
    <w:rsid w:val="00632FD0"/>
    <w:rsid w:val="006335C0"/>
    <w:rsid w:val="0063430A"/>
    <w:rsid w:val="00634605"/>
    <w:rsid w:val="00634BD3"/>
    <w:rsid w:val="00634DDF"/>
    <w:rsid w:val="006357BF"/>
    <w:rsid w:val="00636ACA"/>
    <w:rsid w:val="0064142F"/>
    <w:rsid w:val="006419B5"/>
    <w:rsid w:val="00641E90"/>
    <w:rsid w:val="00642549"/>
    <w:rsid w:val="00642D1B"/>
    <w:rsid w:val="00642E81"/>
    <w:rsid w:val="0064337C"/>
    <w:rsid w:val="00644902"/>
    <w:rsid w:val="00644B72"/>
    <w:rsid w:val="00645198"/>
    <w:rsid w:val="006452A1"/>
    <w:rsid w:val="006453D7"/>
    <w:rsid w:val="00645CE5"/>
    <w:rsid w:val="0064644C"/>
    <w:rsid w:val="00647934"/>
    <w:rsid w:val="006479EC"/>
    <w:rsid w:val="00650632"/>
    <w:rsid w:val="0065092B"/>
    <w:rsid w:val="00650931"/>
    <w:rsid w:val="00651767"/>
    <w:rsid w:val="006519A1"/>
    <w:rsid w:val="00651BCD"/>
    <w:rsid w:val="00651BEA"/>
    <w:rsid w:val="00651DC9"/>
    <w:rsid w:val="006520FD"/>
    <w:rsid w:val="00652299"/>
    <w:rsid w:val="00652318"/>
    <w:rsid w:val="006537E3"/>
    <w:rsid w:val="00654B1B"/>
    <w:rsid w:val="00654C11"/>
    <w:rsid w:val="00655FEE"/>
    <w:rsid w:val="0065604C"/>
    <w:rsid w:val="00656919"/>
    <w:rsid w:val="00656921"/>
    <w:rsid w:val="0065779E"/>
    <w:rsid w:val="00657F64"/>
    <w:rsid w:val="006602D3"/>
    <w:rsid w:val="006606EF"/>
    <w:rsid w:val="00660DD1"/>
    <w:rsid w:val="006611D3"/>
    <w:rsid w:val="006628F4"/>
    <w:rsid w:val="00662F4B"/>
    <w:rsid w:val="00663435"/>
    <w:rsid w:val="006640C7"/>
    <w:rsid w:val="006649DA"/>
    <w:rsid w:val="00664D19"/>
    <w:rsid w:val="00665735"/>
    <w:rsid w:val="00665CB5"/>
    <w:rsid w:val="00665F65"/>
    <w:rsid w:val="00666D32"/>
    <w:rsid w:val="00667B13"/>
    <w:rsid w:val="00670943"/>
    <w:rsid w:val="00670DC8"/>
    <w:rsid w:val="00672977"/>
    <w:rsid w:val="006730A1"/>
    <w:rsid w:val="00673B52"/>
    <w:rsid w:val="00673FC8"/>
    <w:rsid w:val="006747DD"/>
    <w:rsid w:val="00674940"/>
    <w:rsid w:val="00674950"/>
    <w:rsid w:val="00674AE3"/>
    <w:rsid w:val="00674CEA"/>
    <w:rsid w:val="00674D77"/>
    <w:rsid w:val="0067563E"/>
    <w:rsid w:val="00675A56"/>
    <w:rsid w:val="00675F3E"/>
    <w:rsid w:val="006767AF"/>
    <w:rsid w:val="00680817"/>
    <w:rsid w:val="00680CAE"/>
    <w:rsid w:val="006815B4"/>
    <w:rsid w:val="00681685"/>
    <w:rsid w:val="00681E90"/>
    <w:rsid w:val="0068252A"/>
    <w:rsid w:val="00683FFC"/>
    <w:rsid w:val="0068435E"/>
    <w:rsid w:val="00684611"/>
    <w:rsid w:val="00684C10"/>
    <w:rsid w:val="00684F29"/>
    <w:rsid w:val="0068557E"/>
    <w:rsid w:val="00685AE1"/>
    <w:rsid w:val="00685EEE"/>
    <w:rsid w:val="00685F8F"/>
    <w:rsid w:val="00686A83"/>
    <w:rsid w:val="00686E6D"/>
    <w:rsid w:val="0068781D"/>
    <w:rsid w:val="00690570"/>
    <w:rsid w:val="00690AF1"/>
    <w:rsid w:val="006911C9"/>
    <w:rsid w:val="006914CD"/>
    <w:rsid w:val="0069181E"/>
    <w:rsid w:val="006922B4"/>
    <w:rsid w:val="006931CC"/>
    <w:rsid w:val="00694540"/>
    <w:rsid w:val="00694663"/>
    <w:rsid w:val="006947FC"/>
    <w:rsid w:val="00694844"/>
    <w:rsid w:val="0069543F"/>
    <w:rsid w:val="00696101"/>
    <w:rsid w:val="00696639"/>
    <w:rsid w:val="00696A62"/>
    <w:rsid w:val="006975E6"/>
    <w:rsid w:val="006A088F"/>
    <w:rsid w:val="006A0B55"/>
    <w:rsid w:val="006A1F90"/>
    <w:rsid w:val="006A2385"/>
    <w:rsid w:val="006A26C8"/>
    <w:rsid w:val="006A4786"/>
    <w:rsid w:val="006A4D35"/>
    <w:rsid w:val="006A5552"/>
    <w:rsid w:val="006A55B6"/>
    <w:rsid w:val="006A6315"/>
    <w:rsid w:val="006A7F31"/>
    <w:rsid w:val="006B044A"/>
    <w:rsid w:val="006B0FAE"/>
    <w:rsid w:val="006B19C8"/>
    <w:rsid w:val="006B1CCC"/>
    <w:rsid w:val="006B29B0"/>
    <w:rsid w:val="006B4445"/>
    <w:rsid w:val="006B4780"/>
    <w:rsid w:val="006B573D"/>
    <w:rsid w:val="006B682C"/>
    <w:rsid w:val="006B6AE6"/>
    <w:rsid w:val="006B7CC0"/>
    <w:rsid w:val="006C11D8"/>
    <w:rsid w:val="006C13F4"/>
    <w:rsid w:val="006C2CCE"/>
    <w:rsid w:val="006C3879"/>
    <w:rsid w:val="006C4A6D"/>
    <w:rsid w:val="006C58CE"/>
    <w:rsid w:val="006C5AE6"/>
    <w:rsid w:val="006C5D6C"/>
    <w:rsid w:val="006C5DC9"/>
    <w:rsid w:val="006C6B82"/>
    <w:rsid w:val="006D09EE"/>
    <w:rsid w:val="006D0E0D"/>
    <w:rsid w:val="006D1933"/>
    <w:rsid w:val="006D1A85"/>
    <w:rsid w:val="006D1AFE"/>
    <w:rsid w:val="006D1E32"/>
    <w:rsid w:val="006D2141"/>
    <w:rsid w:val="006D2A4E"/>
    <w:rsid w:val="006D342D"/>
    <w:rsid w:val="006D3928"/>
    <w:rsid w:val="006D3AD1"/>
    <w:rsid w:val="006D3AD2"/>
    <w:rsid w:val="006D493F"/>
    <w:rsid w:val="006D5994"/>
    <w:rsid w:val="006D5D55"/>
    <w:rsid w:val="006D5E06"/>
    <w:rsid w:val="006D607E"/>
    <w:rsid w:val="006D6335"/>
    <w:rsid w:val="006D73B9"/>
    <w:rsid w:val="006E05A5"/>
    <w:rsid w:val="006E08EC"/>
    <w:rsid w:val="006E2CD8"/>
    <w:rsid w:val="006E2F36"/>
    <w:rsid w:val="006E33AD"/>
    <w:rsid w:val="006E3CA4"/>
    <w:rsid w:val="006E4E77"/>
    <w:rsid w:val="006E508D"/>
    <w:rsid w:val="006E582E"/>
    <w:rsid w:val="006E5EA8"/>
    <w:rsid w:val="006E632D"/>
    <w:rsid w:val="006E6A84"/>
    <w:rsid w:val="006E6D97"/>
    <w:rsid w:val="006E75D0"/>
    <w:rsid w:val="006E7667"/>
    <w:rsid w:val="006E79C4"/>
    <w:rsid w:val="006F009C"/>
    <w:rsid w:val="006F0921"/>
    <w:rsid w:val="006F2AEA"/>
    <w:rsid w:val="006F30D1"/>
    <w:rsid w:val="006F3441"/>
    <w:rsid w:val="006F3F47"/>
    <w:rsid w:val="006F4088"/>
    <w:rsid w:val="006F4357"/>
    <w:rsid w:val="006F4ACB"/>
    <w:rsid w:val="006F52C4"/>
    <w:rsid w:val="006F5B00"/>
    <w:rsid w:val="006F772B"/>
    <w:rsid w:val="006F7797"/>
    <w:rsid w:val="006F7ADA"/>
    <w:rsid w:val="00700A51"/>
    <w:rsid w:val="00700C69"/>
    <w:rsid w:val="007010BF"/>
    <w:rsid w:val="007011BA"/>
    <w:rsid w:val="00701865"/>
    <w:rsid w:val="0070189B"/>
    <w:rsid w:val="00702337"/>
    <w:rsid w:val="00702369"/>
    <w:rsid w:val="00703162"/>
    <w:rsid w:val="0070333E"/>
    <w:rsid w:val="00703AA1"/>
    <w:rsid w:val="00703D13"/>
    <w:rsid w:val="00704FB5"/>
    <w:rsid w:val="007051CE"/>
    <w:rsid w:val="0070635F"/>
    <w:rsid w:val="007065FB"/>
    <w:rsid w:val="007066D9"/>
    <w:rsid w:val="00706A38"/>
    <w:rsid w:val="00706F70"/>
    <w:rsid w:val="00707752"/>
    <w:rsid w:val="0070780B"/>
    <w:rsid w:val="00710BC6"/>
    <w:rsid w:val="00710FA7"/>
    <w:rsid w:val="007115D3"/>
    <w:rsid w:val="00711A1F"/>
    <w:rsid w:val="00713939"/>
    <w:rsid w:val="00713AE3"/>
    <w:rsid w:val="00715882"/>
    <w:rsid w:val="007159C1"/>
    <w:rsid w:val="00715E94"/>
    <w:rsid w:val="00716DB3"/>
    <w:rsid w:val="007173DA"/>
    <w:rsid w:val="007177D3"/>
    <w:rsid w:val="00717B95"/>
    <w:rsid w:val="00720F26"/>
    <w:rsid w:val="00721557"/>
    <w:rsid w:val="00721674"/>
    <w:rsid w:val="007218C6"/>
    <w:rsid w:val="00721D0A"/>
    <w:rsid w:val="00721EBF"/>
    <w:rsid w:val="00722268"/>
    <w:rsid w:val="00722573"/>
    <w:rsid w:val="00722CED"/>
    <w:rsid w:val="00722FBB"/>
    <w:rsid w:val="007232EF"/>
    <w:rsid w:val="00723305"/>
    <w:rsid w:val="007241AC"/>
    <w:rsid w:val="0072465F"/>
    <w:rsid w:val="007247A8"/>
    <w:rsid w:val="0072498B"/>
    <w:rsid w:val="00724ACC"/>
    <w:rsid w:val="00725034"/>
    <w:rsid w:val="00725152"/>
    <w:rsid w:val="00726131"/>
    <w:rsid w:val="00726A35"/>
    <w:rsid w:val="00726C07"/>
    <w:rsid w:val="00727CAC"/>
    <w:rsid w:val="0073130C"/>
    <w:rsid w:val="00732B84"/>
    <w:rsid w:val="00732DB6"/>
    <w:rsid w:val="00733130"/>
    <w:rsid w:val="007339EA"/>
    <w:rsid w:val="00734B3D"/>
    <w:rsid w:val="0073546D"/>
    <w:rsid w:val="00735B0F"/>
    <w:rsid w:val="00736896"/>
    <w:rsid w:val="0073711B"/>
    <w:rsid w:val="00737AC8"/>
    <w:rsid w:val="007408F0"/>
    <w:rsid w:val="00740B90"/>
    <w:rsid w:val="00740C85"/>
    <w:rsid w:val="007413F8"/>
    <w:rsid w:val="0074143D"/>
    <w:rsid w:val="00742BCA"/>
    <w:rsid w:val="00742C13"/>
    <w:rsid w:val="00742C79"/>
    <w:rsid w:val="00743659"/>
    <w:rsid w:val="007439D8"/>
    <w:rsid w:val="00743E2F"/>
    <w:rsid w:val="00743ED4"/>
    <w:rsid w:val="00744015"/>
    <w:rsid w:val="00744D6E"/>
    <w:rsid w:val="0074511F"/>
    <w:rsid w:val="0074596E"/>
    <w:rsid w:val="00745B39"/>
    <w:rsid w:val="00746FDA"/>
    <w:rsid w:val="00747549"/>
    <w:rsid w:val="00747581"/>
    <w:rsid w:val="007478BC"/>
    <w:rsid w:val="00750224"/>
    <w:rsid w:val="00750933"/>
    <w:rsid w:val="007510DB"/>
    <w:rsid w:val="007515CD"/>
    <w:rsid w:val="00752D1A"/>
    <w:rsid w:val="0075343F"/>
    <w:rsid w:val="0075363A"/>
    <w:rsid w:val="00753898"/>
    <w:rsid w:val="00754E4E"/>
    <w:rsid w:val="00755095"/>
    <w:rsid w:val="007561A8"/>
    <w:rsid w:val="00757386"/>
    <w:rsid w:val="0076005B"/>
    <w:rsid w:val="007604AA"/>
    <w:rsid w:val="007606EF"/>
    <w:rsid w:val="007609D2"/>
    <w:rsid w:val="00761E4D"/>
    <w:rsid w:val="00762B91"/>
    <w:rsid w:val="00762D55"/>
    <w:rsid w:val="00762E1D"/>
    <w:rsid w:val="00762F78"/>
    <w:rsid w:val="00764627"/>
    <w:rsid w:val="0076487E"/>
    <w:rsid w:val="00765043"/>
    <w:rsid w:val="007651E3"/>
    <w:rsid w:val="00765D24"/>
    <w:rsid w:val="00766E0F"/>
    <w:rsid w:val="00766F63"/>
    <w:rsid w:val="00771020"/>
    <w:rsid w:val="00771A72"/>
    <w:rsid w:val="00771E2D"/>
    <w:rsid w:val="00772CD6"/>
    <w:rsid w:val="00772D83"/>
    <w:rsid w:val="00772D8E"/>
    <w:rsid w:val="007735EA"/>
    <w:rsid w:val="0077562B"/>
    <w:rsid w:val="00775B3C"/>
    <w:rsid w:val="007764C1"/>
    <w:rsid w:val="00776C97"/>
    <w:rsid w:val="00776FE2"/>
    <w:rsid w:val="0078124F"/>
    <w:rsid w:val="00781592"/>
    <w:rsid w:val="007820FE"/>
    <w:rsid w:val="007834D1"/>
    <w:rsid w:val="00784673"/>
    <w:rsid w:val="00784CF8"/>
    <w:rsid w:val="00784F93"/>
    <w:rsid w:val="0078514A"/>
    <w:rsid w:val="0078526C"/>
    <w:rsid w:val="0078568D"/>
    <w:rsid w:val="007863D2"/>
    <w:rsid w:val="00786A5D"/>
    <w:rsid w:val="00786B4E"/>
    <w:rsid w:val="00786C0F"/>
    <w:rsid w:val="00787206"/>
    <w:rsid w:val="0079077D"/>
    <w:rsid w:val="00791ECD"/>
    <w:rsid w:val="0079202F"/>
    <w:rsid w:val="00793021"/>
    <w:rsid w:val="0079303D"/>
    <w:rsid w:val="007933F8"/>
    <w:rsid w:val="00793C7F"/>
    <w:rsid w:val="007940E7"/>
    <w:rsid w:val="0079443D"/>
    <w:rsid w:val="0079462C"/>
    <w:rsid w:val="007946BC"/>
    <w:rsid w:val="00794962"/>
    <w:rsid w:val="00794AE8"/>
    <w:rsid w:val="007951E3"/>
    <w:rsid w:val="00795D77"/>
    <w:rsid w:val="00797F29"/>
    <w:rsid w:val="007A0B1F"/>
    <w:rsid w:val="007A0D81"/>
    <w:rsid w:val="007A1D87"/>
    <w:rsid w:val="007A2059"/>
    <w:rsid w:val="007A307D"/>
    <w:rsid w:val="007A31A2"/>
    <w:rsid w:val="007A3A1B"/>
    <w:rsid w:val="007A3B5B"/>
    <w:rsid w:val="007A45BF"/>
    <w:rsid w:val="007A53F3"/>
    <w:rsid w:val="007A5771"/>
    <w:rsid w:val="007A59A5"/>
    <w:rsid w:val="007A5AF4"/>
    <w:rsid w:val="007A69D4"/>
    <w:rsid w:val="007A6A95"/>
    <w:rsid w:val="007A6FB7"/>
    <w:rsid w:val="007A773A"/>
    <w:rsid w:val="007B021A"/>
    <w:rsid w:val="007B086F"/>
    <w:rsid w:val="007B16B4"/>
    <w:rsid w:val="007B1907"/>
    <w:rsid w:val="007B2634"/>
    <w:rsid w:val="007B2EFA"/>
    <w:rsid w:val="007B38AF"/>
    <w:rsid w:val="007B4703"/>
    <w:rsid w:val="007B50F0"/>
    <w:rsid w:val="007B587B"/>
    <w:rsid w:val="007B61E3"/>
    <w:rsid w:val="007B71CF"/>
    <w:rsid w:val="007B7A0B"/>
    <w:rsid w:val="007B7B81"/>
    <w:rsid w:val="007C2727"/>
    <w:rsid w:val="007C282D"/>
    <w:rsid w:val="007C2CAD"/>
    <w:rsid w:val="007C2E49"/>
    <w:rsid w:val="007C4293"/>
    <w:rsid w:val="007C4939"/>
    <w:rsid w:val="007C49DD"/>
    <w:rsid w:val="007C55A6"/>
    <w:rsid w:val="007C5681"/>
    <w:rsid w:val="007C5C3C"/>
    <w:rsid w:val="007C610E"/>
    <w:rsid w:val="007C6B1C"/>
    <w:rsid w:val="007C7754"/>
    <w:rsid w:val="007D0756"/>
    <w:rsid w:val="007D1CCE"/>
    <w:rsid w:val="007D20C6"/>
    <w:rsid w:val="007D24A7"/>
    <w:rsid w:val="007D28D2"/>
    <w:rsid w:val="007D2950"/>
    <w:rsid w:val="007D2BE1"/>
    <w:rsid w:val="007D2C95"/>
    <w:rsid w:val="007D2E9A"/>
    <w:rsid w:val="007D2F4B"/>
    <w:rsid w:val="007D355D"/>
    <w:rsid w:val="007D3C26"/>
    <w:rsid w:val="007D4344"/>
    <w:rsid w:val="007D5049"/>
    <w:rsid w:val="007D60CB"/>
    <w:rsid w:val="007D73C2"/>
    <w:rsid w:val="007E0A75"/>
    <w:rsid w:val="007E0E6C"/>
    <w:rsid w:val="007E134C"/>
    <w:rsid w:val="007E1403"/>
    <w:rsid w:val="007E17D5"/>
    <w:rsid w:val="007E1901"/>
    <w:rsid w:val="007E1A74"/>
    <w:rsid w:val="007E1B64"/>
    <w:rsid w:val="007E1E1D"/>
    <w:rsid w:val="007E222C"/>
    <w:rsid w:val="007E49FE"/>
    <w:rsid w:val="007E5109"/>
    <w:rsid w:val="007E56D0"/>
    <w:rsid w:val="007E5A68"/>
    <w:rsid w:val="007E5B1F"/>
    <w:rsid w:val="007E5C35"/>
    <w:rsid w:val="007E6D65"/>
    <w:rsid w:val="007E7EA8"/>
    <w:rsid w:val="007F045D"/>
    <w:rsid w:val="007F1A31"/>
    <w:rsid w:val="007F1BD8"/>
    <w:rsid w:val="007F30A0"/>
    <w:rsid w:val="007F3225"/>
    <w:rsid w:val="007F35D8"/>
    <w:rsid w:val="007F476A"/>
    <w:rsid w:val="007F5208"/>
    <w:rsid w:val="007F524A"/>
    <w:rsid w:val="007F5A0A"/>
    <w:rsid w:val="007F72A7"/>
    <w:rsid w:val="007F779A"/>
    <w:rsid w:val="007F7E11"/>
    <w:rsid w:val="008009F8"/>
    <w:rsid w:val="00800B99"/>
    <w:rsid w:val="00801579"/>
    <w:rsid w:val="008025D7"/>
    <w:rsid w:val="00802733"/>
    <w:rsid w:val="008033E2"/>
    <w:rsid w:val="008035E9"/>
    <w:rsid w:val="00803633"/>
    <w:rsid w:val="008055EC"/>
    <w:rsid w:val="008058A6"/>
    <w:rsid w:val="00805EF2"/>
    <w:rsid w:val="008061FC"/>
    <w:rsid w:val="00806E6F"/>
    <w:rsid w:val="00807D3D"/>
    <w:rsid w:val="00807EE4"/>
    <w:rsid w:val="00811EF8"/>
    <w:rsid w:val="00811F52"/>
    <w:rsid w:val="00812295"/>
    <w:rsid w:val="00812665"/>
    <w:rsid w:val="00813C3F"/>
    <w:rsid w:val="008144E4"/>
    <w:rsid w:val="0081484D"/>
    <w:rsid w:val="00815196"/>
    <w:rsid w:val="00816B69"/>
    <w:rsid w:val="00816BAE"/>
    <w:rsid w:val="00816C6D"/>
    <w:rsid w:val="00816DCD"/>
    <w:rsid w:val="00817DB9"/>
    <w:rsid w:val="008201E2"/>
    <w:rsid w:val="00820319"/>
    <w:rsid w:val="00820F36"/>
    <w:rsid w:val="00821193"/>
    <w:rsid w:val="0082119D"/>
    <w:rsid w:val="00821986"/>
    <w:rsid w:val="00823B1B"/>
    <w:rsid w:val="0082497B"/>
    <w:rsid w:val="00825885"/>
    <w:rsid w:val="0082605B"/>
    <w:rsid w:val="00826300"/>
    <w:rsid w:val="008279BB"/>
    <w:rsid w:val="00830413"/>
    <w:rsid w:val="00830486"/>
    <w:rsid w:val="00830B78"/>
    <w:rsid w:val="00830EA5"/>
    <w:rsid w:val="008313EE"/>
    <w:rsid w:val="00831ED6"/>
    <w:rsid w:val="008321B3"/>
    <w:rsid w:val="00832277"/>
    <w:rsid w:val="00832654"/>
    <w:rsid w:val="0083266E"/>
    <w:rsid w:val="00832729"/>
    <w:rsid w:val="00832994"/>
    <w:rsid w:val="008334D9"/>
    <w:rsid w:val="00834E79"/>
    <w:rsid w:val="00835137"/>
    <w:rsid w:val="008351FE"/>
    <w:rsid w:val="00835643"/>
    <w:rsid w:val="008358B9"/>
    <w:rsid w:val="00835ACA"/>
    <w:rsid w:val="008364B6"/>
    <w:rsid w:val="00836745"/>
    <w:rsid w:val="00837AD1"/>
    <w:rsid w:val="00837CD8"/>
    <w:rsid w:val="00840474"/>
    <w:rsid w:val="00841C39"/>
    <w:rsid w:val="0084249F"/>
    <w:rsid w:val="00843227"/>
    <w:rsid w:val="00843BAB"/>
    <w:rsid w:val="008446BE"/>
    <w:rsid w:val="00844EA4"/>
    <w:rsid w:val="008458AF"/>
    <w:rsid w:val="00845F7B"/>
    <w:rsid w:val="008470DF"/>
    <w:rsid w:val="00847592"/>
    <w:rsid w:val="00850E8F"/>
    <w:rsid w:val="00850F45"/>
    <w:rsid w:val="008513CC"/>
    <w:rsid w:val="00851C42"/>
    <w:rsid w:val="00851FA3"/>
    <w:rsid w:val="008535C7"/>
    <w:rsid w:val="00854078"/>
    <w:rsid w:val="008547AF"/>
    <w:rsid w:val="0085721B"/>
    <w:rsid w:val="008609DA"/>
    <w:rsid w:val="00861AB7"/>
    <w:rsid w:val="0086237A"/>
    <w:rsid w:val="008625A3"/>
    <w:rsid w:val="00862BD1"/>
    <w:rsid w:val="008630B0"/>
    <w:rsid w:val="00863A2C"/>
    <w:rsid w:val="0086426D"/>
    <w:rsid w:val="008651F0"/>
    <w:rsid w:val="00865D61"/>
    <w:rsid w:val="008667C4"/>
    <w:rsid w:val="00866905"/>
    <w:rsid w:val="008669E0"/>
    <w:rsid w:val="00871843"/>
    <w:rsid w:val="00871D0A"/>
    <w:rsid w:val="008720BC"/>
    <w:rsid w:val="00872683"/>
    <w:rsid w:val="008730A1"/>
    <w:rsid w:val="00873332"/>
    <w:rsid w:val="00873E30"/>
    <w:rsid w:val="008742C1"/>
    <w:rsid w:val="00874B53"/>
    <w:rsid w:val="00874C11"/>
    <w:rsid w:val="00875011"/>
    <w:rsid w:val="008759A2"/>
    <w:rsid w:val="008765EB"/>
    <w:rsid w:val="0087661D"/>
    <w:rsid w:val="008766E8"/>
    <w:rsid w:val="00877A39"/>
    <w:rsid w:val="00880E4D"/>
    <w:rsid w:val="00881E57"/>
    <w:rsid w:val="00882AF9"/>
    <w:rsid w:val="00884208"/>
    <w:rsid w:val="008851CA"/>
    <w:rsid w:val="00885481"/>
    <w:rsid w:val="00885732"/>
    <w:rsid w:val="00885B12"/>
    <w:rsid w:val="0088741E"/>
    <w:rsid w:val="008879EB"/>
    <w:rsid w:val="00890896"/>
    <w:rsid w:val="00891ADB"/>
    <w:rsid w:val="008922B3"/>
    <w:rsid w:val="0089246F"/>
    <w:rsid w:val="00892522"/>
    <w:rsid w:val="00892938"/>
    <w:rsid w:val="00893808"/>
    <w:rsid w:val="00893818"/>
    <w:rsid w:val="00893DB4"/>
    <w:rsid w:val="0089425C"/>
    <w:rsid w:val="008945C0"/>
    <w:rsid w:val="00894EDA"/>
    <w:rsid w:val="00895B30"/>
    <w:rsid w:val="008962D5"/>
    <w:rsid w:val="00896679"/>
    <w:rsid w:val="00897C20"/>
    <w:rsid w:val="00897D7E"/>
    <w:rsid w:val="00897E2F"/>
    <w:rsid w:val="00897F44"/>
    <w:rsid w:val="008A0C8F"/>
    <w:rsid w:val="008A248D"/>
    <w:rsid w:val="008A25BC"/>
    <w:rsid w:val="008A3D23"/>
    <w:rsid w:val="008A444E"/>
    <w:rsid w:val="008A4B9E"/>
    <w:rsid w:val="008A5642"/>
    <w:rsid w:val="008A567A"/>
    <w:rsid w:val="008A6B67"/>
    <w:rsid w:val="008A79AD"/>
    <w:rsid w:val="008A7ACF"/>
    <w:rsid w:val="008A7B15"/>
    <w:rsid w:val="008B048B"/>
    <w:rsid w:val="008B068C"/>
    <w:rsid w:val="008B0A95"/>
    <w:rsid w:val="008B0D28"/>
    <w:rsid w:val="008B1523"/>
    <w:rsid w:val="008B420E"/>
    <w:rsid w:val="008B45BF"/>
    <w:rsid w:val="008B5C60"/>
    <w:rsid w:val="008B5F39"/>
    <w:rsid w:val="008B60B4"/>
    <w:rsid w:val="008B7247"/>
    <w:rsid w:val="008B7F12"/>
    <w:rsid w:val="008C04A1"/>
    <w:rsid w:val="008C09EA"/>
    <w:rsid w:val="008C0AAF"/>
    <w:rsid w:val="008C130B"/>
    <w:rsid w:val="008C1675"/>
    <w:rsid w:val="008C1C79"/>
    <w:rsid w:val="008C1FB4"/>
    <w:rsid w:val="008C2835"/>
    <w:rsid w:val="008C364D"/>
    <w:rsid w:val="008C61C8"/>
    <w:rsid w:val="008C61EB"/>
    <w:rsid w:val="008C6479"/>
    <w:rsid w:val="008C64AF"/>
    <w:rsid w:val="008C693F"/>
    <w:rsid w:val="008C69CB"/>
    <w:rsid w:val="008C7290"/>
    <w:rsid w:val="008C78E5"/>
    <w:rsid w:val="008D0663"/>
    <w:rsid w:val="008D0DFE"/>
    <w:rsid w:val="008D0EED"/>
    <w:rsid w:val="008D1B06"/>
    <w:rsid w:val="008D27BC"/>
    <w:rsid w:val="008D3803"/>
    <w:rsid w:val="008D38BD"/>
    <w:rsid w:val="008D3B25"/>
    <w:rsid w:val="008D40CA"/>
    <w:rsid w:val="008D4B97"/>
    <w:rsid w:val="008D58E4"/>
    <w:rsid w:val="008D769C"/>
    <w:rsid w:val="008E0583"/>
    <w:rsid w:val="008E05BA"/>
    <w:rsid w:val="008E05C1"/>
    <w:rsid w:val="008E0B43"/>
    <w:rsid w:val="008E124D"/>
    <w:rsid w:val="008E13AA"/>
    <w:rsid w:val="008E1702"/>
    <w:rsid w:val="008E1C28"/>
    <w:rsid w:val="008E24C6"/>
    <w:rsid w:val="008E2AC1"/>
    <w:rsid w:val="008E3D48"/>
    <w:rsid w:val="008E475E"/>
    <w:rsid w:val="008E5245"/>
    <w:rsid w:val="008E6248"/>
    <w:rsid w:val="008E6316"/>
    <w:rsid w:val="008E6DAA"/>
    <w:rsid w:val="008E7625"/>
    <w:rsid w:val="008E793E"/>
    <w:rsid w:val="008F1679"/>
    <w:rsid w:val="008F1D33"/>
    <w:rsid w:val="008F2DB7"/>
    <w:rsid w:val="008F3310"/>
    <w:rsid w:val="008F384B"/>
    <w:rsid w:val="008F4A2E"/>
    <w:rsid w:val="008F4C2F"/>
    <w:rsid w:val="008F5EDE"/>
    <w:rsid w:val="008F60E5"/>
    <w:rsid w:val="008F6250"/>
    <w:rsid w:val="008F6344"/>
    <w:rsid w:val="008F6CC9"/>
    <w:rsid w:val="008F6E2D"/>
    <w:rsid w:val="008F715F"/>
    <w:rsid w:val="008F7242"/>
    <w:rsid w:val="008F7646"/>
    <w:rsid w:val="008F76AF"/>
    <w:rsid w:val="009000DD"/>
    <w:rsid w:val="00900328"/>
    <w:rsid w:val="00900E6C"/>
    <w:rsid w:val="00900E82"/>
    <w:rsid w:val="0090162B"/>
    <w:rsid w:val="00901F2C"/>
    <w:rsid w:val="00902D5A"/>
    <w:rsid w:val="009035D5"/>
    <w:rsid w:val="0090421B"/>
    <w:rsid w:val="00904398"/>
    <w:rsid w:val="009053AA"/>
    <w:rsid w:val="00906589"/>
    <w:rsid w:val="0090697E"/>
    <w:rsid w:val="00906AFD"/>
    <w:rsid w:val="009100B4"/>
    <w:rsid w:val="009104BE"/>
    <w:rsid w:val="00911059"/>
    <w:rsid w:val="009118E2"/>
    <w:rsid w:val="009121CD"/>
    <w:rsid w:val="00913170"/>
    <w:rsid w:val="00913F9F"/>
    <w:rsid w:val="00915D4D"/>
    <w:rsid w:val="00915E95"/>
    <w:rsid w:val="0091612E"/>
    <w:rsid w:val="00916894"/>
    <w:rsid w:val="009171AE"/>
    <w:rsid w:val="00917521"/>
    <w:rsid w:val="00917D56"/>
    <w:rsid w:val="009201D7"/>
    <w:rsid w:val="009204F8"/>
    <w:rsid w:val="00920FBF"/>
    <w:rsid w:val="00921385"/>
    <w:rsid w:val="00921922"/>
    <w:rsid w:val="00921B2D"/>
    <w:rsid w:val="00921B9C"/>
    <w:rsid w:val="00921ECF"/>
    <w:rsid w:val="00922049"/>
    <w:rsid w:val="009223BC"/>
    <w:rsid w:val="009228BA"/>
    <w:rsid w:val="009239DD"/>
    <w:rsid w:val="0092438E"/>
    <w:rsid w:val="009246AC"/>
    <w:rsid w:val="0092524F"/>
    <w:rsid w:val="00925665"/>
    <w:rsid w:val="00927A49"/>
    <w:rsid w:val="00927ADB"/>
    <w:rsid w:val="00930071"/>
    <w:rsid w:val="0093008A"/>
    <w:rsid w:val="00930473"/>
    <w:rsid w:val="0093073C"/>
    <w:rsid w:val="00933757"/>
    <w:rsid w:val="009349F3"/>
    <w:rsid w:val="00934F54"/>
    <w:rsid w:val="009354BA"/>
    <w:rsid w:val="00936BDB"/>
    <w:rsid w:val="00936E75"/>
    <w:rsid w:val="009373DA"/>
    <w:rsid w:val="00937449"/>
    <w:rsid w:val="0094031B"/>
    <w:rsid w:val="00940FC9"/>
    <w:rsid w:val="00941883"/>
    <w:rsid w:val="00941B46"/>
    <w:rsid w:val="00941DDF"/>
    <w:rsid w:val="00941E62"/>
    <w:rsid w:val="00942092"/>
    <w:rsid w:val="009427A6"/>
    <w:rsid w:val="009432D6"/>
    <w:rsid w:val="009435A7"/>
    <w:rsid w:val="0094361F"/>
    <w:rsid w:val="00943A68"/>
    <w:rsid w:val="00943B2D"/>
    <w:rsid w:val="009440A9"/>
    <w:rsid w:val="0094458A"/>
    <w:rsid w:val="009445D7"/>
    <w:rsid w:val="0094508F"/>
    <w:rsid w:val="00945CD9"/>
    <w:rsid w:val="00945E96"/>
    <w:rsid w:val="00945FB4"/>
    <w:rsid w:val="0094607A"/>
    <w:rsid w:val="009461DF"/>
    <w:rsid w:val="0094674F"/>
    <w:rsid w:val="00947071"/>
    <w:rsid w:val="00947FDC"/>
    <w:rsid w:val="0095088D"/>
    <w:rsid w:val="009518CD"/>
    <w:rsid w:val="00952B75"/>
    <w:rsid w:val="00953624"/>
    <w:rsid w:val="00953B0C"/>
    <w:rsid w:val="009543B6"/>
    <w:rsid w:val="00954AC7"/>
    <w:rsid w:val="009555E2"/>
    <w:rsid w:val="00955909"/>
    <w:rsid w:val="00956107"/>
    <w:rsid w:val="00956DE9"/>
    <w:rsid w:val="009604E7"/>
    <w:rsid w:val="0096133F"/>
    <w:rsid w:val="009616AA"/>
    <w:rsid w:val="00961CA1"/>
    <w:rsid w:val="00962316"/>
    <w:rsid w:val="00962787"/>
    <w:rsid w:val="00963357"/>
    <w:rsid w:val="009635D6"/>
    <w:rsid w:val="009635F1"/>
    <w:rsid w:val="009639FD"/>
    <w:rsid w:val="00963A45"/>
    <w:rsid w:val="00965826"/>
    <w:rsid w:val="00965997"/>
    <w:rsid w:val="00966FE3"/>
    <w:rsid w:val="00967752"/>
    <w:rsid w:val="00970C1E"/>
    <w:rsid w:val="009712BA"/>
    <w:rsid w:val="0097238E"/>
    <w:rsid w:val="00973056"/>
    <w:rsid w:val="0097320C"/>
    <w:rsid w:val="009732CC"/>
    <w:rsid w:val="0097389E"/>
    <w:rsid w:val="00973B48"/>
    <w:rsid w:val="0097450A"/>
    <w:rsid w:val="009755D1"/>
    <w:rsid w:val="00975CBA"/>
    <w:rsid w:val="00975E27"/>
    <w:rsid w:val="00975EF2"/>
    <w:rsid w:val="00976D10"/>
    <w:rsid w:val="00976DBA"/>
    <w:rsid w:val="009774A5"/>
    <w:rsid w:val="00980377"/>
    <w:rsid w:val="00980A9D"/>
    <w:rsid w:val="00980D10"/>
    <w:rsid w:val="00981CDA"/>
    <w:rsid w:val="00982334"/>
    <w:rsid w:val="00982366"/>
    <w:rsid w:val="00982CC5"/>
    <w:rsid w:val="0098395C"/>
    <w:rsid w:val="00983EE1"/>
    <w:rsid w:val="009844A2"/>
    <w:rsid w:val="00985350"/>
    <w:rsid w:val="009855AB"/>
    <w:rsid w:val="009859A5"/>
    <w:rsid w:val="00985FE4"/>
    <w:rsid w:val="0098649F"/>
    <w:rsid w:val="0098652F"/>
    <w:rsid w:val="009874BA"/>
    <w:rsid w:val="00990A06"/>
    <w:rsid w:val="00990D72"/>
    <w:rsid w:val="00990FB6"/>
    <w:rsid w:val="00991C73"/>
    <w:rsid w:val="00993008"/>
    <w:rsid w:val="00993659"/>
    <w:rsid w:val="009939FB"/>
    <w:rsid w:val="009943BE"/>
    <w:rsid w:val="0099520D"/>
    <w:rsid w:val="00995282"/>
    <w:rsid w:val="009955D1"/>
    <w:rsid w:val="00995608"/>
    <w:rsid w:val="0099563B"/>
    <w:rsid w:val="00995783"/>
    <w:rsid w:val="00996035"/>
    <w:rsid w:val="009A08C8"/>
    <w:rsid w:val="009A1B27"/>
    <w:rsid w:val="009A1EC1"/>
    <w:rsid w:val="009A207A"/>
    <w:rsid w:val="009A31BC"/>
    <w:rsid w:val="009A49BD"/>
    <w:rsid w:val="009A4ED6"/>
    <w:rsid w:val="009A508C"/>
    <w:rsid w:val="009A5393"/>
    <w:rsid w:val="009A6999"/>
    <w:rsid w:val="009A6EB1"/>
    <w:rsid w:val="009A75F1"/>
    <w:rsid w:val="009A79DD"/>
    <w:rsid w:val="009B0C3D"/>
    <w:rsid w:val="009B0FCF"/>
    <w:rsid w:val="009B136A"/>
    <w:rsid w:val="009B13DF"/>
    <w:rsid w:val="009B14C5"/>
    <w:rsid w:val="009B16FE"/>
    <w:rsid w:val="009B1719"/>
    <w:rsid w:val="009B193C"/>
    <w:rsid w:val="009B1A8E"/>
    <w:rsid w:val="009B2F41"/>
    <w:rsid w:val="009B42A8"/>
    <w:rsid w:val="009B556C"/>
    <w:rsid w:val="009B5987"/>
    <w:rsid w:val="009B5F4A"/>
    <w:rsid w:val="009B760E"/>
    <w:rsid w:val="009C014E"/>
    <w:rsid w:val="009C0424"/>
    <w:rsid w:val="009C0D0C"/>
    <w:rsid w:val="009C1C50"/>
    <w:rsid w:val="009C1F2E"/>
    <w:rsid w:val="009C2E9B"/>
    <w:rsid w:val="009C6248"/>
    <w:rsid w:val="009C62B0"/>
    <w:rsid w:val="009C6863"/>
    <w:rsid w:val="009C6BE9"/>
    <w:rsid w:val="009C7171"/>
    <w:rsid w:val="009C720C"/>
    <w:rsid w:val="009D0657"/>
    <w:rsid w:val="009D1076"/>
    <w:rsid w:val="009D11CC"/>
    <w:rsid w:val="009D27C5"/>
    <w:rsid w:val="009D3200"/>
    <w:rsid w:val="009D34D1"/>
    <w:rsid w:val="009D381F"/>
    <w:rsid w:val="009D3E5F"/>
    <w:rsid w:val="009D4878"/>
    <w:rsid w:val="009D4B34"/>
    <w:rsid w:val="009D4FC1"/>
    <w:rsid w:val="009D7802"/>
    <w:rsid w:val="009D7A7D"/>
    <w:rsid w:val="009E0796"/>
    <w:rsid w:val="009E1122"/>
    <w:rsid w:val="009E2000"/>
    <w:rsid w:val="009E2621"/>
    <w:rsid w:val="009E26F3"/>
    <w:rsid w:val="009E38A8"/>
    <w:rsid w:val="009E4FB7"/>
    <w:rsid w:val="009E6278"/>
    <w:rsid w:val="009E733D"/>
    <w:rsid w:val="009E7B2F"/>
    <w:rsid w:val="009E7C3A"/>
    <w:rsid w:val="009F05F7"/>
    <w:rsid w:val="009F06AC"/>
    <w:rsid w:val="009F1550"/>
    <w:rsid w:val="009F2D75"/>
    <w:rsid w:val="009F4772"/>
    <w:rsid w:val="009F4845"/>
    <w:rsid w:val="009F4D1F"/>
    <w:rsid w:val="009F5324"/>
    <w:rsid w:val="00A00159"/>
    <w:rsid w:val="00A00CA9"/>
    <w:rsid w:val="00A00DE7"/>
    <w:rsid w:val="00A01431"/>
    <w:rsid w:val="00A017A9"/>
    <w:rsid w:val="00A01D85"/>
    <w:rsid w:val="00A01DC9"/>
    <w:rsid w:val="00A03319"/>
    <w:rsid w:val="00A037C7"/>
    <w:rsid w:val="00A03941"/>
    <w:rsid w:val="00A04E6E"/>
    <w:rsid w:val="00A055D2"/>
    <w:rsid w:val="00A05ED9"/>
    <w:rsid w:val="00A06256"/>
    <w:rsid w:val="00A067FE"/>
    <w:rsid w:val="00A06D88"/>
    <w:rsid w:val="00A07393"/>
    <w:rsid w:val="00A07953"/>
    <w:rsid w:val="00A103A8"/>
    <w:rsid w:val="00A111D3"/>
    <w:rsid w:val="00A116AB"/>
    <w:rsid w:val="00A11770"/>
    <w:rsid w:val="00A11BEB"/>
    <w:rsid w:val="00A11D1B"/>
    <w:rsid w:val="00A128AF"/>
    <w:rsid w:val="00A1315C"/>
    <w:rsid w:val="00A137F1"/>
    <w:rsid w:val="00A13CDF"/>
    <w:rsid w:val="00A1401D"/>
    <w:rsid w:val="00A14E6B"/>
    <w:rsid w:val="00A161EE"/>
    <w:rsid w:val="00A16F5C"/>
    <w:rsid w:val="00A1779E"/>
    <w:rsid w:val="00A202CE"/>
    <w:rsid w:val="00A214D1"/>
    <w:rsid w:val="00A22215"/>
    <w:rsid w:val="00A224FC"/>
    <w:rsid w:val="00A22CFD"/>
    <w:rsid w:val="00A23616"/>
    <w:rsid w:val="00A24062"/>
    <w:rsid w:val="00A2448F"/>
    <w:rsid w:val="00A255AA"/>
    <w:rsid w:val="00A2578D"/>
    <w:rsid w:val="00A25835"/>
    <w:rsid w:val="00A260DF"/>
    <w:rsid w:val="00A262FF"/>
    <w:rsid w:val="00A2684C"/>
    <w:rsid w:val="00A272B0"/>
    <w:rsid w:val="00A27466"/>
    <w:rsid w:val="00A2760B"/>
    <w:rsid w:val="00A30DCA"/>
    <w:rsid w:val="00A3125C"/>
    <w:rsid w:val="00A31533"/>
    <w:rsid w:val="00A32C45"/>
    <w:rsid w:val="00A32FAC"/>
    <w:rsid w:val="00A3378F"/>
    <w:rsid w:val="00A345BF"/>
    <w:rsid w:val="00A34E39"/>
    <w:rsid w:val="00A34F25"/>
    <w:rsid w:val="00A351C3"/>
    <w:rsid w:val="00A360C4"/>
    <w:rsid w:val="00A3704C"/>
    <w:rsid w:val="00A401BF"/>
    <w:rsid w:val="00A40F38"/>
    <w:rsid w:val="00A40F80"/>
    <w:rsid w:val="00A4139C"/>
    <w:rsid w:val="00A42470"/>
    <w:rsid w:val="00A425C6"/>
    <w:rsid w:val="00A42A9E"/>
    <w:rsid w:val="00A43C5B"/>
    <w:rsid w:val="00A451FB"/>
    <w:rsid w:val="00A45243"/>
    <w:rsid w:val="00A459A1"/>
    <w:rsid w:val="00A461C1"/>
    <w:rsid w:val="00A46A8C"/>
    <w:rsid w:val="00A50573"/>
    <w:rsid w:val="00A5144D"/>
    <w:rsid w:val="00A5171A"/>
    <w:rsid w:val="00A53893"/>
    <w:rsid w:val="00A53A60"/>
    <w:rsid w:val="00A53B3B"/>
    <w:rsid w:val="00A54160"/>
    <w:rsid w:val="00A55E59"/>
    <w:rsid w:val="00A55F7C"/>
    <w:rsid w:val="00A56492"/>
    <w:rsid w:val="00A56701"/>
    <w:rsid w:val="00A56C45"/>
    <w:rsid w:val="00A571AC"/>
    <w:rsid w:val="00A571EF"/>
    <w:rsid w:val="00A573C4"/>
    <w:rsid w:val="00A57B06"/>
    <w:rsid w:val="00A61B37"/>
    <w:rsid w:val="00A6240A"/>
    <w:rsid w:val="00A62B21"/>
    <w:rsid w:val="00A62C61"/>
    <w:rsid w:val="00A62E67"/>
    <w:rsid w:val="00A62EFD"/>
    <w:rsid w:val="00A6440A"/>
    <w:rsid w:val="00A64A75"/>
    <w:rsid w:val="00A64F28"/>
    <w:rsid w:val="00A655C1"/>
    <w:rsid w:val="00A6577D"/>
    <w:rsid w:val="00A66878"/>
    <w:rsid w:val="00A66CFC"/>
    <w:rsid w:val="00A67856"/>
    <w:rsid w:val="00A7085E"/>
    <w:rsid w:val="00A712FD"/>
    <w:rsid w:val="00A714BB"/>
    <w:rsid w:val="00A71B5B"/>
    <w:rsid w:val="00A71C96"/>
    <w:rsid w:val="00A71CA3"/>
    <w:rsid w:val="00A7206D"/>
    <w:rsid w:val="00A721DF"/>
    <w:rsid w:val="00A72372"/>
    <w:rsid w:val="00A72385"/>
    <w:rsid w:val="00A730F0"/>
    <w:rsid w:val="00A75283"/>
    <w:rsid w:val="00A768C2"/>
    <w:rsid w:val="00A770CB"/>
    <w:rsid w:val="00A77805"/>
    <w:rsid w:val="00A77863"/>
    <w:rsid w:val="00A801F9"/>
    <w:rsid w:val="00A81A64"/>
    <w:rsid w:val="00A81AA0"/>
    <w:rsid w:val="00A81D35"/>
    <w:rsid w:val="00A82BE0"/>
    <w:rsid w:val="00A83120"/>
    <w:rsid w:val="00A83443"/>
    <w:rsid w:val="00A83818"/>
    <w:rsid w:val="00A83B6E"/>
    <w:rsid w:val="00A83C9C"/>
    <w:rsid w:val="00A83E09"/>
    <w:rsid w:val="00A83E15"/>
    <w:rsid w:val="00A860C2"/>
    <w:rsid w:val="00A8641F"/>
    <w:rsid w:val="00A86435"/>
    <w:rsid w:val="00A86613"/>
    <w:rsid w:val="00A86B5E"/>
    <w:rsid w:val="00A86C04"/>
    <w:rsid w:val="00A86D4C"/>
    <w:rsid w:val="00A9004E"/>
    <w:rsid w:val="00A90836"/>
    <w:rsid w:val="00A908BC"/>
    <w:rsid w:val="00A91940"/>
    <w:rsid w:val="00A91BC6"/>
    <w:rsid w:val="00A91F83"/>
    <w:rsid w:val="00A9202E"/>
    <w:rsid w:val="00A921B6"/>
    <w:rsid w:val="00A94347"/>
    <w:rsid w:val="00A94E4E"/>
    <w:rsid w:val="00A9562B"/>
    <w:rsid w:val="00A95720"/>
    <w:rsid w:val="00A95E11"/>
    <w:rsid w:val="00A96858"/>
    <w:rsid w:val="00A970BD"/>
    <w:rsid w:val="00A97A5E"/>
    <w:rsid w:val="00AA2B4C"/>
    <w:rsid w:val="00AA328B"/>
    <w:rsid w:val="00AA37B0"/>
    <w:rsid w:val="00AA4212"/>
    <w:rsid w:val="00AA4417"/>
    <w:rsid w:val="00AA48AE"/>
    <w:rsid w:val="00AA4C29"/>
    <w:rsid w:val="00AA4D15"/>
    <w:rsid w:val="00AA5641"/>
    <w:rsid w:val="00AA5A5B"/>
    <w:rsid w:val="00AA5CDE"/>
    <w:rsid w:val="00AA5D1B"/>
    <w:rsid w:val="00AA5ED5"/>
    <w:rsid w:val="00AA65C2"/>
    <w:rsid w:val="00AA6657"/>
    <w:rsid w:val="00AA6A68"/>
    <w:rsid w:val="00AA6C3F"/>
    <w:rsid w:val="00AA6EDE"/>
    <w:rsid w:val="00AA76A9"/>
    <w:rsid w:val="00AA7E13"/>
    <w:rsid w:val="00AB017A"/>
    <w:rsid w:val="00AB04D8"/>
    <w:rsid w:val="00AB07FE"/>
    <w:rsid w:val="00AB1082"/>
    <w:rsid w:val="00AB2310"/>
    <w:rsid w:val="00AB3BC6"/>
    <w:rsid w:val="00AB3D78"/>
    <w:rsid w:val="00AB527B"/>
    <w:rsid w:val="00AB6D0B"/>
    <w:rsid w:val="00AC0866"/>
    <w:rsid w:val="00AC12BA"/>
    <w:rsid w:val="00AC13AE"/>
    <w:rsid w:val="00AC1701"/>
    <w:rsid w:val="00AC1775"/>
    <w:rsid w:val="00AC1C48"/>
    <w:rsid w:val="00AC27E3"/>
    <w:rsid w:val="00AC2F61"/>
    <w:rsid w:val="00AC31E4"/>
    <w:rsid w:val="00AC4E57"/>
    <w:rsid w:val="00AC4F8D"/>
    <w:rsid w:val="00AC556B"/>
    <w:rsid w:val="00AC642F"/>
    <w:rsid w:val="00AC6897"/>
    <w:rsid w:val="00AC76CE"/>
    <w:rsid w:val="00AD06A9"/>
    <w:rsid w:val="00AD09D9"/>
    <w:rsid w:val="00AD0EDB"/>
    <w:rsid w:val="00AD1F77"/>
    <w:rsid w:val="00AD2010"/>
    <w:rsid w:val="00AD2771"/>
    <w:rsid w:val="00AD3753"/>
    <w:rsid w:val="00AD47E3"/>
    <w:rsid w:val="00AD49AF"/>
    <w:rsid w:val="00AD5B63"/>
    <w:rsid w:val="00AD5DFF"/>
    <w:rsid w:val="00AD5F61"/>
    <w:rsid w:val="00AD7560"/>
    <w:rsid w:val="00AD75F8"/>
    <w:rsid w:val="00AD7C58"/>
    <w:rsid w:val="00AE0512"/>
    <w:rsid w:val="00AE0C24"/>
    <w:rsid w:val="00AE2162"/>
    <w:rsid w:val="00AE275B"/>
    <w:rsid w:val="00AE29ED"/>
    <w:rsid w:val="00AE3E42"/>
    <w:rsid w:val="00AE423E"/>
    <w:rsid w:val="00AE4491"/>
    <w:rsid w:val="00AE489E"/>
    <w:rsid w:val="00AE53CF"/>
    <w:rsid w:val="00AE55BC"/>
    <w:rsid w:val="00AE563F"/>
    <w:rsid w:val="00AE5D35"/>
    <w:rsid w:val="00AE7352"/>
    <w:rsid w:val="00AE73C4"/>
    <w:rsid w:val="00AF0970"/>
    <w:rsid w:val="00AF0FE5"/>
    <w:rsid w:val="00AF1850"/>
    <w:rsid w:val="00AF34CE"/>
    <w:rsid w:val="00AF406E"/>
    <w:rsid w:val="00AF41C5"/>
    <w:rsid w:val="00AF4D65"/>
    <w:rsid w:val="00AF5193"/>
    <w:rsid w:val="00AF5888"/>
    <w:rsid w:val="00AF5A3F"/>
    <w:rsid w:val="00AF6245"/>
    <w:rsid w:val="00AF6593"/>
    <w:rsid w:val="00AF6976"/>
    <w:rsid w:val="00AF7829"/>
    <w:rsid w:val="00AF7A81"/>
    <w:rsid w:val="00AF7E07"/>
    <w:rsid w:val="00B00A41"/>
    <w:rsid w:val="00B020B7"/>
    <w:rsid w:val="00B02759"/>
    <w:rsid w:val="00B02C8F"/>
    <w:rsid w:val="00B03109"/>
    <w:rsid w:val="00B033E6"/>
    <w:rsid w:val="00B03A8B"/>
    <w:rsid w:val="00B04B20"/>
    <w:rsid w:val="00B051F7"/>
    <w:rsid w:val="00B05575"/>
    <w:rsid w:val="00B058EF"/>
    <w:rsid w:val="00B06B8D"/>
    <w:rsid w:val="00B1188F"/>
    <w:rsid w:val="00B11D1B"/>
    <w:rsid w:val="00B11E23"/>
    <w:rsid w:val="00B11E4E"/>
    <w:rsid w:val="00B12980"/>
    <w:rsid w:val="00B12F3F"/>
    <w:rsid w:val="00B13007"/>
    <w:rsid w:val="00B13586"/>
    <w:rsid w:val="00B1410D"/>
    <w:rsid w:val="00B14973"/>
    <w:rsid w:val="00B1510E"/>
    <w:rsid w:val="00B153F3"/>
    <w:rsid w:val="00B15B47"/>
    <w:rsid w:val="00B1633A"/>
    <w:rsid w:val="00B171C7"/>
    <w:rsid w:val="00B17353"/>
    <w:rsid w:val="00B17B30"/>
    <w:rsid w:val="00B20DB1"/>
    <w:rsid w:val="00B215EA"/>
    <w:rsid w:val="00B21F38"/>
    <w:rsid w:val="00B22CA4"/>
    <w:rsid w:val="00B23A23"/>
    <w:rsid w:val="00B23C21"/>
    <w:rsid w:val="00B25B33"/>
    <w:rsid w:val="00B2696C"/>
    <w:rsid w:val="00B274DE"/>
    <w:rsid w:val="00B279AA"/>
    <w:rsid w:val="00B30737"/>
    <w:rsid w:val="00B30FA2"/>
    <w:rsid w:val="00B31C92"/>
    <w:rsid w:val="00B32BFB"/>
    <w:rsid w:val="00B33122"/>
    <w:rsid w:val="00B34800"/>
    <w:rsid w:val="00B3603B"/>
    <w:rsid w:val="00B36DE1"/>
    <w:rsid w:val="00B3749F"/>
    <w:rsid w:val="00B37D0B"/>
    <w:rsid w:val="00B406EE"/>
    <w:rsid w:val="00B40E99"/>
    <w:rsid w:val="00B40F45"/>
    <w:rsid w:val="00B4114A"/>
    <w:rsid w:val="00B423C1"/>
    <w:rsid w:val="00B43008"/>
    <w:rsid w:val="00B431F1"/>
    <w:rsid w:val="00B43D2B"/>
    <w:rsid w:val="00B456FF"/>
    <w:rsid w:val="00B4573D"/>
    <w:rsid w:val="00B4688B"/>
    <w:rsid w:val="00B4718A"/>
    <w:rsid w:val="00B471C4"/>
    <w:rsid w:val="00B50292"/>
    <w:rsid w:val="00B50B77"/>
    <w:rsid w:val="00B50D01"/>
    <w:rsid w:val="00B50FD9"/>
    <w:rsid w:val="00B52555"/>
    <w:rsid w:val="00B52572"/>
    <w:rsid w:val="00B5394E"/>
    <w:rsid w:val="00B54D81"/>
    <w:rsid w:val="00B54DE7"/>
    <w:rsid w:val="00B566A4"/>
    <w:rsid w:val="00B56D42"/>
    <w:rsid w:val="00B56DB8"/>
    <w:rsid w:val="00B63549"/>
    <w:rsid w:val="00B63DF8"/>
    <w:rsid w:val="00B64A66"/>
    <w:rsid w:val="00B658EE"/>
    <w:rsid w:val="00B6649F"/>
    <w:rsid w:val="00B66CF6"/>
    <w:rsid w:val="00B672DA"/>
    <w:rsid w:val="00B700E5"/>
    <w:rsid w:val="00B70400"/>
    <w:rsid w:val="00B70971"/>
    <w:rsid w:val="00B70B4B"/>
    <w:rsid w:val="00B71714"/>
    <w:rsid w:val="00B7233A"/>
    <w:rsid w:val="00B73419"/>
    <w:rsid w:val="00B73ECC"/>
    <w:rsid w:val="00B74523"/>
    <w:rsid w:val="00B75136"/>
    <w:rsid w:val="00B76466"/>
    <w:rsid w:val="00B768EC"/>
    <w:rsid w:val="00B77046"/>
    <w:rsid w:val="00B77C50"/>
    <w:rsid w:val="00B804ED"/>
    <w:rsid w:val="00B80985"/>
    <w:rsid w:val="00B813BA"/>
    <w:rsid w:val="00B81563"/>
    <w:rsid w:val="00B8156B"/>
    <w:rsid w:val="00B8177D"/>
    <w:rsid w:val="00B82065"/>
    <w:rsid w:val="00B82547"/>
    <w:rsid w:val="00B825D4"/>
    <w:rsid w:val="00B82768"/>
    <w:rsid w:val="00B82AD1"/>
    <w:rsid w:val="00B82E71"/>
    <w:rsid w:val="00B831C6"/>
    <w:rsid w:val="00B83648"/>
    <w:rsid w:val="00B83D17"/>
    <w:rsid w:val="00B84924"/>
    <w:rsid w:val="00B85176"/>
    <w:rsid w:val="00B85569"/>
    <w:rsid w:val="00B85C64"/>
    <w:rsid w:val="00B86F48"/>
    <w:rsid w:val="00B87993"/>
    <w:rsid w:val="00B87C6C"/>
    <w:rsid w:val="00B90D80"/>
    <w:rsid w:val="00B910E3"/>
    <w:rsid w:val="00B91BA5"/>
    <w:rsid w:val="00B92934"/>
    <w:rsid w:val="00B92B69"/>
    <w:rsid w:val="00B93A37"/>
    <w:rsid w:val="00B94406"/>
    <w:rsid w:val="00B948AE"/>
    <w:rsid w:val="00B95615"/>
    <w:rsid w:val="00B963CB"/>
    <w:rsid w:val="00B9671C"/>
    <w:rsid w:val="00B970B3"/>
    <w:rsid w:val="00B97CA6"/>
    <w:rsid w:val="00BA04B3"/>
    <w:rsid w:val="00BA0E66"/>
    <w:rsid w:val="00BA10DA"/>
    <w:rsid w:val="00BA144B"/>
    <w:rsid w:val="00BA14A2"/>
    <w:rsid w:val="00BA2136"/>
    <w:rsid w:val="00BA24AD"/>
    <w:rsid w:val="00BA25C5"/>
    <w:rsid w:val="00BA2AC9"/>
    <w:rsid w:val="00BA2C8D"/>
    <w:rsid w:val="00BA3C7F"/>
    <w:rsid w:val="00BA4000"/>
    <w:rsid w:val="00BA51C7"/>
    <w:rsid w:val="00BA58B4"/>
    <w:rsid w:val="00BA5C89"/>
    <w:rsid w:val="00BA62BF"/>
    <w:rsid w:val="00BA69A0"/>
    <w:rsid w:val="00BA7282"/>
    <w:rsid w:val="00BA7319"/>
    <w:rsid w:val="00BB002F"/>
    <w:rsid w:val="00BB018D"/>
    <w:rsid w:val="00BB0DF6"/>
    <w:rsid w:val="00BB0E61"/>
    <w:rsid w:val="00BB1359"/>
    <w:rsid w:val="00BB1C18"/>
    <w:rsid w:val="00BB2F42"/>
    <w:rsid w:val="00BB3017"/>
    <w:rsid w:val="00BB450C"/>
    <w:rsid w:val="00BB48A5"/>
    <w:rsid w:val="00BB5411"/>
    <w:rsid w:val="00BB5642"/>
    <w:rsid w:val="00BB5A0B"/>
    <w:rsid w:val="00BB7854"/>
    <w:rsid w:val="00BB7FDE"/>
    <w:rsid w:val="00BC0961"/>
    <w:rsid w:val="00BC0BE4"/>
    <w:rsid w:val="00BC1FC9"/>
    <w:rsid w:val="00BC24C2"/>
    <w:rsid w:val="00BC2591"/>
    <w:rsid w:val="00BC30D1"/>
    <w:rsid w:val="00BC3582"/>
    <w:rsid w:val="00BC3837"/>
    <w:rsid w:val="00BC3E64"/>
    <w:rsid w:val="00BC4108"/>
    <w:rsid w:val="00BC49BE"/>
    <w:rsid w:val="00BC5289"/>
    <w:rsid w:val="00BC61F7"/>
    <w:rsid w:val="00BC6A36"/>
    <w:rsid w:val="00BC746E"/>
    <w:rsid w:val="00BC780E"/>
    <w:rsid w:val="00BC7A29"/>
    <w:rsid w:val="00BC7A38"/>
    <w:rsid w:val="00BC7B17"/>
    <w:rsid w:val="00BD0742"/>
    <w:rsid w:val="00BD0971"/>
    <w:rsid w:val="00BD099B"/>
    <w:rsid w:val="00BD0DBB"/>
    <w:rsid w:val="00BD149E"/>
    <w:rsid w:val="00BD1D02"/>
    <w:rsid w:val="00BD1FCF"/>
    <w:rsid w:val="00BD24B7"/>
    <w:rsid w:val="00BD2C03"/>
    <w:rsid w:val="00BD3861"/>
    <w:rsid w:val="00BD4C06"/>
    <w:rsid w:val="00BD4DC2"/>
    <w:rsid w:val="00BD564D"/>
    <w:rsid w:val="00BD58B6"/>
    <w:rsid w:val="00BD5FA5"/>
    <w:rsid w:val="00BD7551"/>
    <w:rsid w:val="00BD7DA4"/>
    <w:rsid w:val="00BE0548"/>
    <w:rsid w:val="00BE25DF"/>
    <w:rsid w:val="00BE2722"/>
    <w:rsid w:val="00BE297B"/>
    <w:rsid w:val="00BE2ACC"/>
    <w:rsid w:val="00BE2AEA"/>
    <w:rsid w:val="00BE2DE1"/>
    <w:rsid w:val="00BE56A2"/>
    <w:rsid w:val="00BE668C"/>
    <w:rsid w:val="00BF0B8A"/>
    <w:rsid w:val="00BF13FC"/>
    <w:rsid w:val="00BF1D0E"/>
    <w:rsid w:val="00BF1D58"/>
    <w:rsid w:val="00BF21B8"/>
    <w:rsid w:val="00BF2ED3"/>
    <w:rsid w:val="00BF356B"/>
    <w:rsid w:val="00BF3D42"/>
    <w:rsid w:val="00BF4A30"/>
    <w:rsid w:val="00BF4D87"/>
    <w:rsid w:val="00BF5929"/>
    <w:rsid w:val="00BF67DD"/>
    <w:rsid w:val="00BF6D81"/>
    <w:rsid w:val="00C0099B"/>
    <w:rsid w:val="00C00B0A"/>
    <w:rsid w:val="00C027E3"/>
    <w:rsid w:val="00C03B97"/>
    <w:rsid w:val="00C04381"/>
    <w:rsid w:val="00C043CE"/>
    <w:rsid w:val="00C044B6"/>
    <w:rsid w:val="00C045BC"/>
    <w:rsid w:val="00C05DA6"/>
    <w:rsid w:val="00C0626F"/>
    <w:rsid w:val="00C0707C"/>
    <w:rsid w:val="00C07CE8"/>
    <w:rsid w:val="00C10850"/>
    <w:rsid w:val="00C10C29"/>
    <w:rsid w:val="00C11AFB"/>
    <w:rsid w:val="00C125F3"/>
    <w:rsid w:val="00C1276B"/>
    <w:rsid w:val="00C12D20"/>
    <w:rsid w:val="00C1326D"/>
    <w:rsid w:val="00C13631"/>
    <w:rsid w:val="00C14037"/>
    <w:rsid w:val="00C14865"/>
    <w:rsid w:val="00C14EB3"/>
    <w:rsid w:val="00C162F4"/>
    <w:rsid w:val="00C16603"/>
    <w:rsid w:val="00C16749"/>
    <w:rsid w:val="00C178CB"/>
    <w:rsid w:val="00C2042F"/>
    <w:rsid w:val="00C204A8"/>
    <w:rsid w:val="00C208E6"/>
    <w:rsid w:val="00C20E5D"/>
    <w:rsid w:val="00C215FF"/>
    <w:rsid w:val="00C21A09"/>
    <w:rsid w:val="00C21E82"/>
    <w:rsid w:val="00C23EF4"/>
    <w:rsid w:val="00C244A1"/>
    <w:rsid w:val="00C2485F"/>
    <w:rsid w:val="00C24A2B"/>
    <w:rsid w:val="00C25527"/>
    <w:rsid w:val="00C26324"/>
    <w:rsid w:val="00C26BF5"/>
    <w:rsid w:val="00C26C30"/>
    <w:rsid w:val="00C27C67"/>
    <w:rsid w:val="00C305D8"/>
    <w:rsid w:val="00C30659"/>
    <w:rsid w:val="00C30E50"/>
    <w:rsid w:val="00C3102D"/>
    <w:rsid w:val="00C32461"/>
    <w:rsid w:val="00C32598"/>
    <w:rsid w:val="00C32903"/>
    <w:rsid w:val="00C3429A"/>
    <w:rsid w:val="00C34804"/>
    <w:rsid w:val="00C34E5E"/>
    <w:rsid w:val="00C35A60"/>
    <w:rsid w:val="00C35B3C"/>
    <w:rsid w:val="00C35CDE"/>
    <w:rsid w:val="00C37810"/>
    <w:rsid w:val="00C40588"/>
    <w:rsid w:val="00C40B58"/>
    <w:rsid w:val="00C41D33"/>
    <w:rsid w:val="00C423B6"/>
    <w:rsid w:val="00C43142"/>
    <w:rsid w:val="00C436CE"/>
    <w:rsid w:val="00C43EC0"/>
    <w:rsid w:val="00C44898"/>
    <w:rsid w:val="00C44CDD"/>
    <w:rsid w:val="00C460B7"/>
    <w:rsid w:val="00C462D8"/>
    <w:rsid w:val="00C468FD"/>
    <w:rsid w:val="00C47B72"/>
    <w:rsid w:val="00C47D44"/>
    <w:rsid w:val="00C47F27"/>
    <w:rsid w:val="00C47FCC"/>
    <w:rsid w:val="00C526AE"/>
    <w:rsid w:val="00C52D3C"/>
    <w:rsid w:val="00C5489C"/>
    <w:rsid w:val="00C57A3A"/>
    <w:rsid w:val="00C60855"/>
    <w:rsid w:val="00C609F7"/>
    <w:rsid w:val="00C60D02"/>
    <w:rsid w:val="00C6176F"/>
    <w:rsid w:val="00C620B0"/>
    <w:rsid w:val="00C62223"/>
    <w:rsid w:val="00C63349"/>
    <w:rsid w:val="00C63C6B"/>
    <w:rsid w:val="00C64580"/>
    <w:rsid w:val="00C65079"/>
    <w:rsid w:val="00C65492"/>
    <w:rsid w:val="00C65568"/>
    <w:rsid w:val="00C6663F"/>
    <w:rsid w:val="00C668BD"/>
    <w:rsid w:val="00C668F1"/>
    <w:rsid w:val="00C66D0C"/>
    <w:rsid w:val="00C67018"/>
    <w:rsid w:val="00C670E2"/>
    <w:rsid w:val="00C70496"/>
    <w:rsid w:val="00C70E0C"/>
    <w:rsid w:val="00C7156F"/>
    <w:rsid w:val="00C71C71"/>
    <w:rsid w:val="00C71DF5"/>
    <w:rsid w:val="00C729EF"/>
    <w:rsid w:val="00C72CCA"/>
    <w:rsid w:val="00C735B2"/>
    <w:rsid w:val="00C73843"/>
    <w:rsid w:val="00C743B3"/>
    <w:rsid w:val="00C744C6"/>
    <w:rsid w:val="00C74FA3"/>
    <w:rsid w:val="00C754C1"/>
    <w:rsid w:val="00C76748"/>
    <w:rsid w:val="00C76D7C"/>
    <w:rsid w:val="00C77008"/>
    <w:rsid w:val="00C776DB"/>
    <w:rsid w:val="00C77AFD"/>
    <w:rsid w:val="00C80F69"/>
    <w:rsid w:val="00C81B96"/>
    <w:rsid w:val="00C82095"/>
    <w:rsid w:val="00C82EEC"/>
    <w:rsid w:val="00C8312B"/>
    <w:rsid w:val="00C83834"/>
    <w:rsid w:val="00C84F11"/>
    <w:rsid w:val="00C857EB"/>
    <w:rsid w:val="00C867F2"/>
    <w:rsid w:val="00C87180"/>
    <w:rsid w:val="00C87487"/>
    <w:rsid w:val="00C87A23"/>
    <w:rsid w:val="00C87C21"/>
    <w:rsid w:val="00C901C9"/>
    <w:rsid w:val="00C909B6"/>
    <w:rsid w:val="00C90E5A"/>
    <w:rsid w:val="00C913B4"/>
    <w:rsid w:val="00C91528"/>
    <w:rsid w:val="00C9171F"/>
    <w:rsid w:val="00C91C8E"/>
    <w:rsid w:val="00C91DD1"/>
    <w:rsid w:val="00C91E13"/>
    <w:rsid w:val="00C93639"/>
    <w:rsid w:val="00C9378E"/>
    <w:rsid w:val="00C93D13"/>
    <w:rsid w:val="00C93E23"/>
    <w:rsid w:val="00C94F1C"/>
    <w:rsid w:val="00C951E1"/>
    <w:rsid w:val="00C97048"/>
    <w:rsid w:val="00C973FF"/>
    <w:rsid w:val="00C977EB"/>
    <w:rsid w:val="00CA0AAC"/>
    <w:rsid w:val="00CA11FA"/>
    <w:rsid w:val="00CA3760"/>
    <w:rsid w:val="00CA3D68"/>
    <w:rsid w:val="00CA45FD"/>
    <w:rsid w:val="00CA4979"/>
    <w:rsid w:val="00CA4F1E"/>
    <w:rsid w:val="00CA71C5"/>
    <w:rsid w:val="00CA7DB5"/>
    <w:rsid w:val="00CB111E"/>
    <w:rsid w:val="00CB11FB"/>
    <w:rsid w:val="00CB134C"/>
    <w:rsid w:val="00CB23BB"/>
    <w:rsid w:val="00CB2DF6"/>
    <w:rsid w:val="00CB31B5"/>
    <w:rsid w:val="00CB3A86"/>
    <w:rsid w:val="00CB4A45"/>
    <w:rsid w:val="00CB4C2C"/>
    <w:rsid w:val="00CB55E2"/>
    <w:rsid w:val="00CB5CB8"/>
    <w:rsid w:val="00CB6EDC"/>
    <w:rsid w:val="00CC0669"/>
    <w:rsid w:val="00CC09D9"/>
    <w:rsid w:val="00CC0E9C"/>
    <w:rsid w:val="00CC1CB8"/>
    <w:rsid w:val="00CC26BC"/>
    <w:rsid w:val="00CC38E5"/>
    <w:rsid w:val="00CC452D"/>
    <w:rsid w:val="00CC4DCD"/>
    <w:rsid w:val="00CC5AB3"/>
    <w:rsid w:val="00CC686D"/>
    <w:rsid w:val="00CC7329"/>
    <w:rsid w:val="00CD08E3"/>
    <w:rsid w:val="00CD0EAE"/>
    <w:rsid w:val="00CD142D"/>
    <w:rsid w:val="00CD1452"/>
    <w:rsid w:val="00CD1999"/>
    <w:rsid w:val="00CD2214"/>
    <w:rsid w:val="00CD2D63"/>
    <w:rsid w:val="00CD4A42"/>
    <w:rsid w:val="00CD505F"/>
    <w:rsid w:val="00CD5263"/>
    <w:rsid w:val="00CD60EF"/>
    <w:rsid w:val="00CD7B75"/>
    <w:rsid w:val="00CE15F8"/>
    <w:rsid w:val="00CE4171"/>
    <w:rsid w:val="00CE4659"/>
    <w:rsid w:val="00CE49AD"/>
    <w:rsid w:val="00CE5844"/>
    <w:rsid w:val="00CE5EB9"/>
    <w:rsid w:val="00CE7378"/>
    <w:rsid w:val="00CE741A"/>
    <w:rsid w:val="00CE7DE6"/>
    <w:rsid w:val="00CF051A"/>
    <w:rsid w:val="00CF1B69"/>
    <w:rsid w:val="00CF1D38"/>
    <w:rsid w:val="00CF1D8A"/>
    <w:rsid w:val="00CF1F3C"/>
    <w:rsid w:val="00CF2030"/>
    <w:rsid w:val="00CF2126"/>
    <w:rsid w:val="00CF29D2"/>
    <w:rsid w:val="00CF3D11"/>
    <w:rsid w:val="00CF3E16"/>
    <w:rsid w:val="00CF5BA6"/>
    <w:rsid w:val="00CF77AE"/>
    <w:rsid w:val="00D009C1"/>
    <w:rsid w:val="00D00B9F"/>
    <w:rsid w:val="00D00BA9"/>
    <w:rsid w:val="00D01ADB"/>
    <w:rsid w:val="00D01C88"/>
    <w:rsid w:val="00D04278"/>
    <w:rsid w:val="00D04D71"/>
    <w:rsid w:val="00D0735C"/>
    <w:rsid w:val="00D07D56"/>
    <w:rsid w:val="00D1079D"/>
    <w:rsid w:val="00D10904"/>
    <w:rsid w:val="00D10E98"/>
    <w:rsid w:val="00D110F0"/>
    <w:rsid w:val="00D112BA"/>
    <w:rsid w:val="00D11FC3"/>
    <w:rsid w:val="00D12357"/>
    <w:rsid w:val="00D143D0"/>
    <w:rsid w:val="00D145A9"/>
    <w:rsid w:val="00D14DEA"/>
    <w:rsid w:val="00D1582E"/>
    <w:rsid w:val="00D15932"/>
    <w:rsid w:val="00D17722"/>
    <w:rsid w:val="00D17A93"/>
    <w:rsid w:val="00D17B87"/>
    <w:rsid w:val="00D17BA3"/>
    <w:rsid w:val="00D17ED4"/>
    <w:rsid w:val="00D20297"/>
    <w:rsid w:val="00D2078B"/>
    <w:rsid w:val="00D20CA7"/>
    <w:rsid w:val="00D20E39"/>
    <w:rsid w:val="00D214E4"/>
    <w:rsid w:val="00D2186F"/>
    <w:rsid w:val="00D21B8F"/>
    <w:rsid w:val="00D21E40"/>
    <w:rsid w:val="00D22512"/>
    <w:rsid w:val="00D2279B"/>
    <w:rsid w:val="00D22B5C"/>
    <w:rsid w:val="00D230D0"/>
    <w:rsid w:val="00D245D2"/>
    <w:rsid w:val="00D248EC"/>
    <w:rsid w:val="00D25221"/>
    <w:rsid w:val="00D255F5"/>
    <w:rsid w:val="00D25C73"/>
    <w:rsid w:val="00D260E9"/>
    <w:rsid w:val="00D26C59"/>
    <w:rsid w:val="00D30114"/>
    <w:rsid w:val="00D306A6"/>
    <w:rsid w:val="00D30EEB"/>
    <w:rsid w:val="00D317BD"/>
    <w:rsid w:val="00D32133"/>
    <w:rsid w:val="00D32402"/>
    <w:rsid w:val="00D330AF"/>
    <w:rsid w:val="00D332F5"/>
    <w:rsid w:val="00D340D0"/>
    <w:rsid w:val="00D34795"/>
    <w:rsid w:val="00D35295"/>
    <w:rsid w:val="00D35836"/>
    <w:rsid w:val="00D35BCB"/>
    <w:rsid w:val="00D36F0B"/>
    <w:rsid w:val="00D406C3"/>
    <w:rsid w:val="00D41AA6"/>
    <w:rsid w:val="00D41E7D"/>
    <w:rsid w:val="00D42072"/>
    <w:rsid w:val="00D42443"/>
    <w:rsid w:val="00D42A5A"/>
    <w:rsid w:val="00D431F8"/>
    <w:rsid w:val="00D43F14"/>
    <w:rsid w:val="00D4471D"/>
    <w:rsid w:val="00D455B7"/>
    <w:rsid w:val="00D45F50"/>
    <w:rsid w:val="00D4663C"/>
    <w:rsid w:val="00D46B5D"/>
    <w:rsid w:val="00D47D45"/>
    <w:rsid w:val="00D500FC"/>
    <w:rsid w:val="00D51695"/>
    <w:rsid w:val="00D516A2"/>
    <w:rsid w:val="00D51AE2"/>
    <w:rsid w:val="00D542AB"/>
    <w:rsid w:val="00D54620"/>
    <w:rsid w:val="00D54671"/>
    <w:rsid w:val="00D5470E"/>
    <w:rsid w:val="00D54B68"/>
    <w:rsid w:val="00D54E2F"/>
    <w:rsid w:val="00D55C7B"/>
    <w:rsid w:val="00D55D15"/>
    <w:rsid w:val="00D55EAA"/>
    <w:rsid w:val="00D56253"/>
    <w:rsid w:val="00D60ED2"/>
    <w:rsid w:val="00D6111E"/>
    <w:rsid w:val="00D61F5C"/>
    <w:rsid w:val="00D62165"/>
    <w:rsid w:val="00D62E11"/>
    <w:rsid w:val="00D62E75"/>
    <w:rsid w:val="00D632C3"/>
    <w:rsid w:val="00D64081"/>
    <w:rsid w:val="00D6481A"/>
    <w:rsid w:val="00D64B64"/>
    <w:rsid w:val="00D64D27"/>
    <w:rsid w:val="00D661CD"/>
    <w:rsid w:val="00D66501"/>
    <w:rsid w:val="00D66CE4"/>
    <w:rsid w:val="00D676ED"/>
    <w:rsid w:val="00D67C95"/>
    <w:rsid w:val="00D70645"/>
    <w:rsid w:val="00D70BA5"/>
    <w:rsid w:val="00D70F70"/>
    <w:rsid w:val="00D729BB"/>
    <w:rsid w:val="00D739E6"/>
    <w:rsid w:val="00D73A1F"/>
    <w:rsid w:val="00D7547F"/>
    <w:rsid w:val="00D75CFA"/>
    <w:rsid w:val="00D77C72"/>
    <w:rsid w:val="00D810C3"/>
    <w:rsid w:val="00D81370"/>
    <w:rsid w:val="00D8167A"/>
    <w:rsid w:val="00D816F1"/>
    <w:rsid w:val="00D83D73"/>
    <w:rsid w:val="00D84011"/>
    <w:rsid w:val="00D841F7"/>
    <w:rsid w:val="00D84555"/>
    <w:rsid w:val="00D84988"/>
    <w:rsid w:val="00D86DD5"/>
    <w:rsid w:val="00D87E23"/>
    <w:rsid w:val="00D9094A"/>
    <w:rsid w:val="00D90D5B"/>
    <w:rsid w:val="00D922FD"/>
    <w:rsid w:val="00D92952"/>
    <w:rsid w:val="00D92AA9"/>
    <w:rsid w:val="00D92CB4"/>
    <w:rsid w:val="00D93417"/>
    <w:rsid w:val="00D93851"/>
    <w:rsid w:val="00D9385B"/>
    <w:rsid w:val="00D95266"/>
    <w:rsid w:val="00D963AF"/>
    <w:rsid w:val="00D96869"/>
    <w:rsid w:val="00D96FAB"/>
    <w:rsid w:val="00D97315"/>
    <w:rsid w:val="00D9734C"/>
    <w:rsid w:val="00D974B0"/>
    <w:rsid w:val="00DA0D26"/>
    <w:rsid w:val="00DA1168"/>
    <w:rsid w:val="00DA22B5"/>
    <w:rsid w:val="00DA27D0"/>
    <w:rsid w:val="00DA2842"/>
    <w:rsid w:val="00DA30C4"/>
    <w:rsid w:val="00DA31C9"/>
    <w:rsid w:val="00DA3E6F"/>
    <w:rsid w:val="00DA4158"/>
    <w:rsid w:val="00DA4181"/>
    <w:rsid w:val="00DA4528"/>
    <w:rsid w:val="00DA4575"/>
    <w:rsid w:val="00DA4C42"/>
    <w:rsid w:val="00DA4EED"/>
    <w:rsid w:val="00DA5B80"/>
    <w:rsid w:val="00DA5BFD"/>
    <w:rsid w:val="00DA6671"/>
    <w:rsid w:val="00DA6850"/>
    <w:rsid w:val="00DA6DDD"/>
    <w:rsid w:val="00DA7340"/>
    <w:rsid w:val="00DA7374"/>
    <w:rsid w:val="00DA7480"/>
    <w:rsid w:val="00DA781A"/>
    <w:rsid w:val="00DA798B"/>
    <w:rsid w:val="00DA7B3B"/>
    <w:rsid w:val="00DB000E"/>
    <w:rsid w:val="00DB03CA"/>
    <w:rsid w:val="00DB0446"/>
    <w:rsid w:val="00DB0B22"/>
    <w:rsid w:val="00DB0EF0"/>
    <w:rsid w:val="00DB19BF"/>
    <w:rsid w:val="00DB1E53"/>
    <w:rsid w:val="00DB237B"/>
    <w:rsid w:val="00DB293A"/>
    <w:rsid w:val="00DB34A7"/>
    <w:rsid w:val="00DB37FA"/>
    <w:rsid w:val="00DB5278"/>
    <w:rsid w:val="00DB6503"/>
    <w:rsid w:val="00DB6DC0"/>
    <w:rsid w:val="00DB7472"/>
    <w:rsid w:val="00DB7B66"/>
    <w:rsid w:val="00DB7C8A"/>
    <w:rsid w:val="00DB7D9C"/>
    <w:rsid w:val="00DC0C55"/>
    <w:rsid w:val="00DC1095"/>
    <w:rsid w:val="00DC2753"/>
    <w:rsid w:val="00DC2832"/>
    <w:rsid w:val="00DC2AFE"/>
    <w:rsid w:val="00DC35EB"/>
    <w:rsid w:val="00DC39B7"/>
    <w:rsid w:val="00DC5465"/>
    <w:rsid w:val="00DC5649"/>
    <w:rsid w:val="00DC56BC"/>
    <w:rsid w:val="00DC59AD"/>
    <w:rsid w:val="00DC6B7A"/>
    <w:rsid w:val="00DC6D70"/>
    <w:rsid w:val="00DD039C"/>
    <w:rsid w:val="00DD093D"/>
    <w:rsid w:val="00DD16A8"/>
    <w:rsid w:val="00DD21A9"/>
    <w:rsid w:val="00DD254B"/>
    <w:rsid w:val="00DD31DF"/>
    <w:rsid w:val="00DD36E4"/>
    <w:rsid w:val="00DD4B32"/>
    <w:rsid w:val="00DD51B4"/>
    <w:rsid w:val="00DD5577"/>
    <w:rsid w:val="00DD5788"/>
    <w:rsid w:val="00DD5CC2"/>
    <w:rsid w:val="00DD631A"/>
    <w:rsid w:val="00DD73A6"/>
    <w:rsid w:val="00DE0276"/>
    <w:rsid w:val="00DE08D6"/>
    <w:rsid w:val="00DE1C53"/>
    <w:rsid w:val="00DE2702"/>
    <w:rsid w:val="00DE2974"/>
    <w:rsid w:val="00DE357D"/>
    <w:rsid w:val="00DE367D"/>
    <w:rsid w:val="00DE3CC3"/>
    <w:rsid w:val="00DE3FC3"/>
    <w:rsid w:val="00DE47B4"/>
    <w:rsid w:val="00DE4CAC"/>
    <w:rsid w:val="00DE55F9"/>
    <w:rsid w:val="00DE5A8D"/>
    <w:rsid w:val="00DE618F"/>
    <w:rsid w:val="00DE6BB8"/>
    <w:rsid w:val="00DE6CE2"/>
    <w:rsid w:val="00DE6DF9"/>
    <w:rsid w:val="00DE7623"/>
    <w:rsid w:val="00DE7839"/>
    <w:rsid w:val="00DF0132"/>
    <w:rsid w:val="00DF0B5B"/>
    <w:rsid w:val="00DF2665"/>
    <w:rsid w:val="00DF29FF"/>
    <w:rsid w:val="00DF3368"/>
    <w:rsid w:val="00DF40D8"/>
    <w:rsid w:val="00DF4958"/>
    <w:rsid w:val="00DF4A01"/>
    <w:rsid w:val="00DF50A6"/>
    <w:rsid w:val="00DF50C4"/>
    <w:rsid w:val="00DF648C"/>
    <w:rsid w:val="00DF76D3"/>
    <w:rsid w:val="00E006E6"/>
    <w:rsid w:val="00E00BA6"/>
    <w:rsid w:val="00E02B08"/>
    <w:rsid w:val="00E02B8E"/>
    <w:rsid w:val="00E0337E"/>
    <w:rsid w:val="00E03B1A"/>
    <w:rsid w:val="00E04B11"/>
    <w:rsid w:val="00E04B97"/>
    <w:rsid w:val="00E05CD3"/>
    <w:rsid w:val="00E06930"/>
    <w:rsid w:val="00E06985"/>
    <w:rsid w:val="00E071D5"/>
    <w:rsid w:val="00E10039"/>
    <w:rsid w:val="00E1044C"/>
    <w:rsid w:val="00E113D6"/>
    <w:rsid w:val="00E1199D"/>
    <w:rsid w:val="00E11A26"/>
    <w:rsid w:val="00E11F61"/>
    <w:rsid w:val="00E11FF9"/>
    <w:rsid w:val="00E121D6"/>
    <w:rsid w:val="00E13162"/>
    <w:rsid w:val="00E14C49"/>
    <w:rsid w:val="00E14EBB"/>
    <w:rsid w:val="00E15271"/>
    <w:rsid w:val="00E15C60"/>
    <w:rsid w:val="00E15FB5"/>
    <w:rsid w:val="00E160CE"/>
    <w:rsid w:val="00E1643C"/>
    <w:rsid w:val="00E16A50"/>
    <w:rsid w:val="00E16CC4"/>
    <w:rsid w:val="00E17115"/>
    <w:rsid w:val="00E173B4"/>
    <w:rsid w:val="00E20699"/>
    <w:rsid w:val="00E20D52"/>
    <w:rsid w:val="00E2265A"/>
    <w:rsid w:val="00E2312D"/>
    <w:rsid w:val="00E23270"/>
    <w:rsid w:val="00E23A66"/>
    <w:rsid w:val="00E2403C"/>
    <w:rsid w:val="00E242D3"/>
    <w:rsid w:val="00E2507A"/>
    <w:rsid w:val="00E25230"/>
    <w:rsid w:val="00E25A47"/>
    <w:rsid w:val="00E261A3"/>
    <w:rsid w:val="00E265BF"/>
    <w:rsid w:val="00E27138"/>
    <w:rsid w:val="00E31774"/>
    <w:rsid w:val="00E31C05"/>
    <w:rsid w:val="00E324D7"/>
    <w:rsid w:val="00E3260F"/>
    <w:rsid w:val="00E3334A"/>
    <w:rsid w:val="00E336D7"/>
    <w:rsid w:val="00E33728"/>
    <w:rsid w:val="00E3380E"/>
    <w:rsid w:val="00E344E2"/>
    <w:rsid w:val="00E347F4"/>
    <w:rsid w:val="00E351EC"/>
    <w:rsid w:val="00E3557E"/>
    <w:rsid w:val="00E36E51"/>
    <w:rsid w:val="00E37405"/>
    <w:rsid w:val="00E37670"/>
    <w:rsid w:val="00E4011E"/>
    <w:rsid w:val="00E4049D"/>
    <w:rsid w:val="00E4204A"/>
    <w:rsid w:val="00E423F4"/>
    <w:rsid w:val="00E4352C"/>
    <w:rsid w:val="00E45739"/>
    <w:rsid w:val="00E463AF"/>
    <w:rsid w:val="00E46434"/>
    <w:rsid w:val="00E4680B"/>
    <w:rsid w:val="00E46FFB"/>
    <w:rsid w:val="00E50030"/>
    <w:rsid w:val="00E5034B"/>
    <w:rsid w:val="00E508EA"/>
    <w:rsid w:val="00E51224"/>
    <w:rsid w:val="00E51251"/>
    <w:rsid w:val="00E51971"/>
    <w:rsid w:val="00E52C8D"/>
    <w:rsid w:val="00E52D23"/>
    <w:rsid w:val="00E532C7"/>
    <w:rsid w:val="00E53BA0"/>
    <w:rsid w:val="00E54B0D"/>
    <w:rsid w:val="00E551FF"/>
    <w:rsid w:val="00E5669B"/>
    <w:rsid w:val="00E569CF"/>
    <w:rsid w:val="00E56B12"/>
    <w:rsid w:val="00E60A6D"/>
    <w:rsid w:val="00E60CE7"/>
    <w:rsid w:val="00E61026"/>
    <w:rsid w:val="00E62DE7"/>
    <w:rsid w:val="00E65C5C"/>
    <w:rsid w:val="00E65CFD"/>
    <w:rsid w:val="00E66016"/>
    <w:rsid w:val="00E6628F"/>
    <w:rsid w:val="00E66AAF"/>
    <w:rsid w:val="00E6780B"/>
    <w:rsid w:val="00E7032E"/>
    <w:rsid w:val="00E70505"/>
    <w:rsid w:val="00E72124"/>
    <w:rsid w:val="00E7367A"/>
    <w:rsid w:val="00E73810"/>
    <w:rsid w:val="00E73A17"/>
    <w:rsid w:val="00E73D8E"/>
    <w:rsid w:val="00E74C2C"/>
    <w:rsid w:val="00E75FB9"/>
    <w:rsid w:val="00E80427"/>
    <w:rsid w:val="00E80672"/>
    <w:rsid w:val="00E807F3"/>
    <w:rsid w:val="00E80B3D"/>
    <w:rsid w:val="00E82464"/>
    <w:rsid w:val="00E8264A"/>
    <w:rsid w:val="00E83105"/>
    <w:rsid w:val="00E8313F"/>
    <w:rsid w:val="00E86C2D"/>
    <w:rsid w:val="00E90B05"/>
    <w:rsid w:val="00E90C74"/>
    <w:rsid w:val="00E91284"/>
    <w:rsid w:val="00E91859"/>
    <w:rsid w:val="00E91CB8"/>
    <w:rsid w:val="00E93DAD"/>
    <w:rsid w:val="00E94A23"/>
    <w:rsid w:val="00E95A6D"/>
    <w:rsid w:val="00E96073"/>
    <w:rsid w:val="00E96827"/>
    <w:rsid w:val="00EA07CB"/>
    <w:rsid w:val="00EA082D"/>
    <w:rsid w:val="00EA1A66"/>
    <w:rsid w:val="00EA1AE7"/>
    <w:rsid w:val="00EA373B"/>
    <w:rsid w:val="00EA3B04"/>
    <w:rsid w:val="00EA4094"/>
    <w:rsid w:val="00EA4FA9"/>
    <w:rsid w:val="00EA6D0F"/>
    <w:rsid w:val="00EA7658"/>
    <w:rsid w:val="00EB0701"/>
    <w:rsid w:val="00EB0765"/>
    <w:rsid w:val="00EB0834"/>
    <w:rsid w:val="00EB29FA"/>
    <w:rsid w:val="00EB545E"/>
    <w:rsid w:val="00EB5777"/>
    <w:rsid w:val="00EB5841"/>
    <w:rsid w:val="00EB6FD3"/>
    <w:rsid w:val="00EB7D11"/>
    <w:rsid w:val="00EC0014"/>
    <w:rsid w:val="00EC0282"/>
    <w:rsid w:val="00EC04CF"/>
    <w:rsid w:val="00EC0865"/>
    <w:rsid w:val="00EC0A4B"/>
    <w:rsid w:val="00EC1BA5"/>
    <w:rsid w:val="00EC1DF2"/>
    <w:rsid w:val="00EC2144"/>
    <w:rsid w:val="00EC279A"/>
    <w:rsid w:val="00EC34EF"/>
    <w:rsid w:val="00EC35C3"/>
    <w:rsid w:val="00EC3FCD"/>
    <w:rsid w:val="00EC4D64"/>
    <w:rsid w:val="00EC58E9"/>
    <w:rsid w:val="00EC7ABF"/>
    <w:rsid w:val="00ED175C"/>
    <w:rsid w:val="00ED2A2A"/>
    <w:rsid w:val="00ED38DF"/>
    <w:rsid w:val="00ED3996"/>
    <w:rsid w:val="00ED44A4"/>
    <w:rsid w:val="00ED4C94"/>
    <w:rsid w:val="00ED4ED9"/>
    <w:rsid w:val="00ED5C5F"/>
    <w:rsid w:val="00ED5E1B"/>
    <w:rsid w:val="00ED614D"/>
    <w:rsid w:val="00ED643E"/>
    <w:rsid w:val="00ED6739"/>
    <w:rsid w:val="00ED6748"/>
    <w:rsid w:val="00ED6765"/>
    <w:rsid w:val="00ED6F43"/>
    <w:rsid w:val="00ED7688"/>
    <w:rsid w:val="00ED79BD"/>
    <w:rsid w:val="00EE041A"/>
    <w:rsid w:val="00EE1B48"/>
    <w:rsid w:val="00EE258D"/>
    <w:rsid w:val="00EE29A9"/>
    <w:rsid w:val="00EE32FE"/>
    <w:rsid w:val="00EE3AB4"/>
    <w:rsid w:val="00EE5032"/>
    <w:rsid w:val="00EE5398"/>
    <w:rsid w:val="00EE5CB7"/>
    <w:rsid w:val="00EE5E1F"/>
    <w:rsid w:val="00EE5FB8"/>
    <w:rsid w:val="00EE6173"/>
    <w:rsid w:val="00EE7C5B"/>
    <w:rsid w:val="00EF05B2"/>
    <w:rsid w:val="00EF08D7"/>
    <w:rsid w:val="00EF1F04"/>
    <w:rsid w:val="00EF2EF7"/>
    <w:rsid w:val="00EF3AF4"/>
    <w:rsid w:val="00EF3CE6"/>
    <w:rsid w:val="00EF43DD"/>
    <w:rsid w:val="00EF51E5"/>
    <w:rsid w:val="00EF52BE"/>
    <w:rsid w:val="00EF5A8A"/>
    <w:rsid w:val="00EF62BA"/>
    <w:rsid w:val="00EF6E28"/>
    <w:rsid w:val="00EF76CF"/>
    <w:rsid w:val="00EF7700"/>
    <w:rsid w:val="00F00562"/>
    <w:rsid w:val="00F0166F"/>
    <w:rsid w:val="00F02458"/>
    <w:rsid w:val="00F02510"/>
    <w:rsid w:val="00F02780"/>
    <w:rsid w:val="00F0316C"/>
    <w:rsid w:val="00F0337F"/>
    <w:rsid w:val="00F03BEB"/>
    <w:rsid w:val="00F04D53"/>
    <w:rsid w:val="00F05663"/>
    <w:rsid w:val="00F06A1B"/>
    <w:rsid w:val="00F0722C"/>
    <w:rsid w:val="00F07C88"/>
    <w:rsid w:val="00F107D9"/>
    <w:rsid w:val="00F10BFA"/>
    <w:rsid w:val="00F11994"/>
    <w:rsid w:val="00F119A9"/>
    <w:rsid w:val="00F123F2"/>
    <w:rsid w:val="00F13FF9"/>
    <w:rsid w:val="00F1500C"/>
    <w:rsid w:val="00F16197"/>
    <w:rsid w:val="00F16706"/>
    <w:rsid w:val="00F17CDD"/>
    <w:rsid w:val="00F201CB"/>
    <w:rsid w:val="00F209F1"/>
    <w:rsid w:val="00F210EE"/>
    <w:rsid w:val="00F2162F"/>
    <w:rsid w:val="00F2179D"/>
    <w:rsid w:val="00F21E01"/>
    <w:rsid w:val="00F21F7A"/>
    <w:rsid w:val="00F229B8"/>
    <w:rsid w:val="00F22ABB"/>
    <w:rsid w:val="00F22F50"/>
    <w:rsid w:val="00F23B82"/>
    <w:rsid w:val="00F23E9C"/>
    <w:rsid w:val="00F24957"/>
    <w:rsid w:val="00F24FC6"/>
    <w:rsid w:val="00F251AD"/>
    <w:rsid w:val="00F25570"/>
    <w:rsid w:val="00F258E3"/>
    <w:rsid w:val="00F30379"/>
    <w:rsid w:val="00F30C4D"/>
    <w:rsid w:val="00F31081"/>
    <w:rsid w:val="00F32238"/>
    <w:rsid w:val="00F32622"/>
    <w:rsid w:val="00F32810"/>
    <w:rsid w:val="00F333CE"/>
    <w:rsid w:val="00F349C6"/>
    <w:rsid w:val="00F352AC"/>
    <w:rsid w:val="00F35717"/>
    <w:rsid w:val="00F35B15"/>
    <w:rsid w:val="00F36185"/>
    <w:rsid w:val="00F3663A"/>
    <w:rsid w:val="00F36679"/>
    <w:rsid w:val="00F36B46"/>
    <w:rsid w:val="00F36E7C"/>
    <w:rsid w:val="00F3711A"/>
    <w:rsid w:val="00F374D9"/>
    <w:rsid w:val="00F37907"/>
    <w:rsid w:val="00F4014F"/>
    <w:rsid w:val="00F410B6"/>
    <w:rsid w:val="00F41313"/>
    <w:rsid w:val="00F42B24"/>
    <w:rsid w:val="00F4317B"/>
    <w:rsid w:val="00F43309"/>
    <w:rsid w:val="00F43C4B"/>
    <w:rsid w:val="00F4419D"/>
    <w:rsid w:val="00F44B60"/>
    <w:rsid w:val="00F451C7"/>
    <w:rsid w:val="00F45591"/>
    <w:rsid w:val="00F456E2"/>
    <w:rsid w:val="00F4590C"/>
    <w:rsid w:val="00F45E42"/>
    <w:rsid w:val="00F4691D"/>
    <w:rsid w:val="00F508FA"/>
    <w:rsid w:val="00F510E6"/>
    <w:rsid w:val="00F51544"/>
    <w:rsid w:val="00F51E68"/>
    <w:rsid w:val="00F5294A"/>
    <w:rsid w:val="00F52EDA"/>
    <w:rsid w:val="00F53589"/>
    <w:rsid w:val="00F5429D"/>
    <w:rsid w:val="00F543FE"/>
    <w:rsid w:val="00F55BFD"/>
    <w:rsid w:val="00F55E59"/>
    <w:rsid w:val="00F568FF"/>
    <w:rsid w:val="00F56F6E"/>
    <w:rsid w:val="00F5788F"/>
    <w:rsid w:val="00F61DA7"/>
    <w:rsid w:val="00F62ECB"/>
    <w:rsid w:val="00F63298"/>
    <w:rsid w:val="00F635DB"/>
    <w:rsid w:val="00F65271"/>
    <w:rsid w:val="00F6649D"/>
    <w:rsid w:val="00F666B5"/>
    <w:rsid w:val="00F667A2"/>
    <w:rsid w:val="00F66A30"/>
    <w:rsid w:val="00F70595"/>
    <w:rsid w:val="00F7061D"/>
    <w:rsid w:val="00F7116F"/>
    <w:rsid w:val="00F72999"/>
    <w:rsid w:val="00F7300D"/>
    <w:rsid w:val="00F737E8"/>
    <w:rsid w:val="00F75524"/>
    <w:rsid w:val="00F755B5"/>
    <w:rsid w:val="00F75EAC"/>
    <w:rsid w:val="00F762D1"/>
    <w:rsid w:val="00F76523"/>
    <w:rsid w:val="00F76DB1"/>
    <w:rsid w:val="00F77209"/>
    <w:rsid w:val="00F776A1"/>
    <w:rsid w:val="00F777EE"/>
    <w:rsid w:val="00F80DF1"/>
    <w:rsid w:val="00F80FA3"/>
    <w:rsid w:val="00F8101D"/>
    <w:rsid w:val="00F831D3"/>
    <w:rsid w:val="00F8452C"/>
    <w:rsid w:val="00F8510E"/>
    <w:rsid w:val="00F8560F"/>
    <w:rsid w:val="00F8585A"/>
    <w:rsid w:val="00F867EB"/>
    <w:rsid w:val="00F8689A"/>
    <w:rsid w:val="00F8691C"/>
    <w:rsid w:val="00F87282"/>
    <w:rsid w:val="00F87543"/>
    <w:rsid w:val="00F87942"/>
    <w:rsid w:val="00F87BA1"/>
    <w:rsid w:val="00F90696"/>
    <w:rsid w:val="00F9073C"/>
    <w:rsid w:val="00F907BB"/>
    <w:rsid w:val="00F91346"/>
    <w:rsid w:val="00F91460"/>
    <w:rsid w:val="00F9161B"/>
    <w:rsid w:val="00F91A23"/>
    <w:rsid w:val="00F91B1D"/>
    <w:rsid w:val="00F924C3"/>
    <w:rsid w:val="00F925C4"/>
    <w:rsid w:val="00F9267B"/>
    <w:rsid w:val="00F942BA"/>
    <w:rsid w:val="00F95A79"/>
    <w:rsid w:val="00F961DB"/>
    <w:rsid w:val="00F96299"/>
    <w:rsid w:val="00F9647B"/>
    <w:rsid w:val="00F965B6"/>
    <w:rsid w:val="00F966B6"/>
    <w:rsid w:val="00F973E2"/>
    <w:rsid w:val="00FA0365"/>
    <w:rsid w:val="00FA0998"/>
    <w:rsid w:val="00FA10F0"/>
    <w:rsid w:val="00FA29FE"/>
    <w:rsid w:val="00FA3260"/>
    <w:rsid w:val="00FA56B2"/>
    <w:rsid w:val="00FA5EAA"/>
    <w:rsid w:val="00FA63F5"/>
    <w:rsid w:val="00FA791B"/>
    <w:rsid w:val="00FA7D25"/>
    <w:rsid w:val="00FB0934"/>
    <w:rsid w:val="00FB1058"/>
    <w:rsid w:val="00FB13DC"/>
    <w:rsid w:val="00FB18C3"/>
    <w:rsid w:val="00FB22E2"/>
    <w:rsid w:val="00FB2772"/>
    <w:rsid w:val="00FB2CF7"/>
    <w:rsid w:val="00FB2D8B"/>
    <w:rsid w:val="00FB2DD8"/>
    <w:rsid w:val="00FB302C"/>
    <w:rsid w:val="00FB37BA"/>
    <w:rsid w:val="00FB3DC3"/>
    <w:rsid w:val="00FB5642"/>
    <w:rsid w:val="00FB5CF2"/>
    <w:rsid w:val="00FB6480"/>
    <w:rsid w:val="00FB64E0"/>
    <w:rsid w:val="00FB73EE"/>
    <w:rsid w:val="00FB746D"/>
    <w:rsid w:val="00FB747F"/>
    <w:rsid w:val="00FB781C"/>
    <w:rsid w:val="00FC0663"/>
    <w:rsid w:val="00FC085B"/>
    <w:rsid w:val="00FC0FF8"/>
    <w:rsid w:val="00FC1E7C"/>
    <w:rsid w:val="00FC1EA9"/>
    <w:rsid w:val="00FC2153"/>
    <w:rsid w:val="00FC272D"/>
    <w:rsid w:val="00FC2E95"/>
    <w:rsid w:val="00FC319A"/>
    <w:rsid w:val="00FC37AD"/>
    <w:rsid w:val="00FC3DFF"/>
    <w:rsid w:val="00FC46DD"/>
    <w:rsid w:val="00FC5605"/>
    <w:rsid w:val="00FC5F03"/>
    <w:rsid w:val="00FC6FB1"/>
    <w:rsid w:val="00FC719A"/>
    <w:rsid w:val="00FC74A6"/>
    <w:rsid w:val="00FC7C32"/>
    <w:rsid w:val="00FD03E4"/>
    <w:rsid w:val="00FD1F48"/>
    <w:rsid w:val="00FD2CE6"/>
    <w:rsid w:val="00FD3675"/>
    <w:rsid w:val="00FD4666"/>
    <w:rsid w:val="00FD4B58"/>
    <w:rsid w:val="00FD6025"/>
    <w:rsid w:val="00FD7ACA"/>
    <w:rsid w:val="00FD7D70"/>
    <w:rsid w:val="00FD7F3F"/>
    <w:rsid w:val="00FE0070"/>
    <w:rsid w:val="00FE0AC9"/>
    <w:rsid w:val="00FE15E1"/>
    <w:rsid w:val="00FE1A2B"/>
    <w:rsid w:val="00FE2052"/>
    <w:rsid w:val="00FE2DB1"/>
    <w:rsid w:val="00FE4022"/>
    <w:rsid w:val="00FE4D85"/>
    <w:rsid w:val="00FE604B"/>
    <w:rsid w:val="00FE713B"/>
    <w:rsid w:val="00FE72B4"/>
    <w:rsid w:val="00FE7475"/>
    <w:rsid w:val="00FF1271"/>
    <w:rsid w:val="00FF1F17"/>
    <w:rsid w:val="00FF2C2A"/>
    <w:rsid w:val="00FF3834"/>
    <w:rsid w:val="00FF4AE5"/>
    <w:rsid w:val="00FF4D44"/>
    <w:rsid w:val="00FF4F15"/>
    <w:rsid w:val="00FF5B51"/>
    <w:rsid w:val="00FF5F31"/>
    <w:rsid w:val="00FF6427"/>
    <w:rsid w:val="00FF683F"/>
    <w:rsid w:val="00FF79FF"/>
    <w:rsid w:val="01FE3350"/>
    <w:rsid w:val="07DF85C0"/>
    <w:rsid w:val="08C94FF8"/>
    <w:rsid w:val="0A5002F7"/>
    <w:rsid w:val="0BDB8DCB"/>
    <w:rsid w:val="0D3B43F3"/>
    <w:rsid w:val="0E8335E0"/>
    <w:rsid w:val="11F729F3"/>
    <w:rsid w:val="13FF13A6"/>
    <w:rsid w:val="16F7F344"/>
    <w:rsid w:val="1E678A23"/>
    <w:rsid w:val="1EDB7943"/>
    <w:rsid w:val="1FE64CF3"/>
    <w:rsid w:val="23F35CCB"/>
    <w:rsid w:val="241C17CD"/>
    <w:rsid w:val="242F5981"/>
    <w:rsid w:val="27743E5C"/>
    <w:rsid w:val="29FF19F5"/>
    <w:rsid w:val="2BBB56F2"/>
    <w:rsid w:val="2BFD45CF"/>
    <w:rsid w:val="2F83A6DD"/>
    <w:rsid w:val="2FEB06EB"/>
    <w:rsid w:val="314F8DAC"/>
    <w:rsid w:val="338FE3EA"/>
    <w:rsid w:val="36C971C1"/>
    <w:rsid w:val="3736FC4D"/>
    <w:rsid w:val="377F43A5"/>
    <w:rsid w:val="3797D6CC"/>
    <w:rsid w:val="37FBCAFE"/>
    <w:rsid w:val="3879CCAC"/>
    <w:rsid w:val="397FC9A7"/>
    <w:rsid w:val="3A1420DE"/>
    <w:rsid w:val="3AD5F22B"/>
    <w:rsid w:val="3B3F4040"/>
    <w:rsid w:val="3BFEC059"/>
    <w:rsid w:val="3BFF6F31"/>
    <w:rsid w:val="3C6F76CB"/>
    <w:rsid w:val="3DDFE059"/>
    <w:rsid w:val="3F7B1456"/>
    <w:rsid w:val="3F7FBE2C"/>
    <w:rsid w:val="3FCF5C3C"/>
    <w:rsid w:val="3FE5AA9D"/>
    <w:rsid w:val="3FFA560B"/>
    <w:rsid w:val="3FFF8E50"/>
    <w:rsid w:val="4B5FA21D"/>
    <w:rsid w:val="4BB782CB"/>
    <w:rsid w:val="4BFB4C0A"/>
    <w:rsid w:val="4F779C77"/>
    <w:rsid w:val="516FD407"/>
    <w:rsid w:val="52AEAFB4"/>
    <w:rsid w:val="56FE4BE7"/>
    <w:rsid w:val="56FF23BD"/>
    <w:rsid w:val="578ABC09"/>
    <w:rsid w:val="57ED6275"/>
    <w:rsid w:val="5818245E"/>
    <w:rsid w:val="594FF69A"/>
    <w:rsid w:val="5ACDDF07"/>
    <w:rsid w:val="5ADF7A49"/>
    <w:rsid w:val="5BDF9382"/>
    <w:rsid w:val="5BFD9CDC"/>
    <w:rsid w:val="5D7F1DCB"/>
    <w:rsid w:val="5DFF73CC"/>
    <w:rsid w:val="5EB6BF97"/>
    <w:rsid w:val="5F477A8F"/>
    <w:rsid w:val="5F55F58A"/>
    <w:rsid w:val="5F6F9E5A"/>
    <w:rsid w:val="5FBFDE11"/>
    <w:rsid w:val="5FDE95E5"/>
    <w:rsid w:val="5FEB7466"/>
    <w:rsid w:val="5FF34407"/>
    <w:rsid w:val="5FF76632"/>
    <w:rsid w:val="5FFD2BB4"/>
    <w:rsid w:val="6277735F"/>
    <w:rsid w:val="63BCF0E9"/>
    <w:rsid w:val="67CD705D"/>
    <w:rsid w:val="69BFFAF6"/>
    <w:rsid w:val="6AEBB6AC"/>
    <w:rsid w:val="6BDE434C"/>
    <w:rsid w:val="6BE163AE"/>
    <w:rsid w:val="6BFFA387"/>
    <w:rsid w:val="6DFEB9F3"/>
    <w:rsid w:val="6E91041D"/>
    <w:rsid w:val="6EB7BDB2"/>
    <w:rsid w:val="6EE9C9F2"/>
    <w:rsid w:val="6F3F29A5"/>
    <w:rsid w:val="6F4BBE81"/>
    <w:rsid w:val="6F7F5A35"/>
    <w:rsid w:val="6FA96435"/>
    <w:rsid w:val="6FBD3B74"/>
    <w:rsid w:val="6FBF5CED"/>
    <w:rsid w:val="6FBF6C26"/>
    <w:rsid w:val="6FEF5129"/>
    <w:rsid w:val="6FEFD55B"/>
    <w:rsid w:val="6FFE285A"/>
    <w:rsid w:val="6FFFB004"/>
    <w:rsid w:val="6FFFCA02"/>
    <w:rsid w:val="716B04F5"/>
    <w:rsid w:val="71FF2C02"/>
    <w:rsid w:val="7239A886"/>
    <w:rsid w:val="727D5D34"/>
    <w:rsid w:val="73AFCCA3"/>
    <w:rsid w:val="73EF509F"/>
    <w:rsid w:val="73F77001"/>
    <w:rsid w:val="740D54F4"/>
    <w:rsid w:val="75379A03"/>
    <w:rsid w:val="777FE711"/>
    <w:rsid w:val="77DC2FE1"/>
    <w:rsid w:val="77E31FBA"/>
    <w:rsid w:val="77EBE55C"/>
    <w:rsid w:val="77F4E401"/>
    <w:rsid w:val="797BC0C3"/>
    <w:rsid w:val="79AFE131"/>
    <w:rsid w:val="79F9BF40"/>
    <w:rsid w:val="7AE70324"/>
    <w:rsid w:val="7AFC05DE"/>
    <w:rsid w:val="7B7FECA0"/>
    <w:rsid w:val="7BE91ECD"/>
    <w:rsid w:val="7BEB2C7F"/>
    <w:rsid w:val="7BFB33A0"/>
    <w:rsid w:val="7C241C78"/>
    <w:rsid w:val="7CD92933"/>
    <w:rsid w:val="7CFDD8FB"/>
    <w:rsid w:val="7D5CBB4F"/>
    <w:rsid w:val="7D6932C4"/>
    <w:rsid w:val="7DFBB217"/>
    <w:rsid w:val="7DFBF195"/>
    <w:rsid w:val="7E6C29CD"/>
    <w:rsid w:val="7EDBABE4"/>
    <w:rsid w:val="7EF63656"/>
    <w:rsid w:val="7EFFF4A7"/>
    <w:rsid w:val="7F6B9329"/>
    <w:rsid w:val="7F770BE2"/>
    <w:rsid w:val="7FBBC90C"/>
    <w:rsid w:val="7FD73B77"/>
    <w:rsid w:val="7FDE86A0"/>
    <w:rsid w:val="7FFB492A"/>
    <w:rsid w:val="7FFB6F26"/>
    <w:rsid w:val="7FFD6B81"/>
    <w:rsid w:val="957F8E8C"/>
    <w:rsid w:val="9FAD8E46"/>
    <w:rsid w:val="9FFD999F"/>
    <w:rsid w:val="A7D77F78"/>
    <w:rsid w:val="AAEF25B5"/>
    <w:rsid w:val="ABB355E3"/>
    <w:rsid w:val="ABFFDA0D"/>
    <w:rsid w:val="AE5A1ABD"/>
    <w:rsid w:val="B3FF2ED5"/>
    <w:rsid w:val="B5B7FC3F"/>
    <w:rsid w:val="B68FB596"/>
    <w:rsid w:val="B7FBFA40"/>
    <w:rsid w:val="B7FF92F7"/>
    <w:rsid w:val="B97E0339"/>
    <w:rsid w:val="BAEC0247"/>
    <w:rsid w:val="BB5B8DF4"/>
    <w:rsid w:val="BBFF6965"/>
    <w:rsid w:val="BCCE7291"/>
    <w:rsid w:val="BCDF77C2"/>
    <w:rsid w:val="BDB73FEC"/>
    <w:rsid w:val="BEE30230"/>
    <w:rsid w:val="BF5F9A3F"/>
    <w:rsid w:val="BF9FE214"/>
    <w:rsid w:val="BFFEA3DF"/>
    <w:rsid w:val="CBD79BE7"/>
    <w:rsid w:val="CC3FB384"/>
    <w:rsid w:val="CDFB3AED"/>
    <w:rsid w:val="CF8FE7AC"/>
    <w:rsid w:val="D8FFB9B6"/>
    <w:rsid w:val="D96F5EC5"/>
    <w:rsid w:val="DADEAD58"/>
    <w:rsid w:val="DBAA73D8"/>
    <w:rsid w:val="DBF7BFA8"/>
    <w:rsid w:val="DBF96F19"/>
    <w:rsid w:val="DD1D9B8B"/>
    <w:rsid w:val="DDDBA748"/>
    <w:rsid w:val="DF37D93F"/>
    <w:rsid w:val="DFCE4DE8"/>
    <w:rsid w:val="DFF76B58"/>
    <w:rsid w:val="E3BF054B"/>
    <w:rsid w:val="E55E177C"/>
    <w:rsid w:val="E6E723E8"/>
    <w:rsid w:val="E779385B"/>
    <w:rsid w:val="E7B71218"/>
    <w:rsid w:val="EADF05E0"/>
    <w:rsid w:val="ECD96EF2"/>
    <w:rsid w:val="EDC7BE0F"/>
    <w:rsid w:val="EDF7542B"/>
    <w:rsid w:val="EEEF4826"/>
    <w:rsid w:val="EEFE90F7"/>
    <w:rsid w:val="EF72A396"/>
    <w:rsid w:val="EF876AE0"/>
    <w:rsid w:val="EF9AA6E4"/>
    <w:rsid w:val="EFA3CCDD"/>
    <w:rsid w:val="EFBAE70C"/>
    <w:rsid w:val="EFF6E847"/>
    <w:rsid w:val="EFFBE863"/>
    <w:rsid w:val="EFFD8D49"/>
    <w:rsid w:val="F3DF2F36"/>
    <w:rsid w:val="F3FB1750"/>
    <w:rsid w:val="F56FD6F9"/>
    <w:rsid w:val="F5FB1FD5"/>
    <w:rsid w:val="F6FBB57F"/>
    <w:rsid w:val="F6FD67EF"/>
    <w:rsid w:val="F77F9C9C"/>
    <w:rsid w:val="F7D3DA9E"/>
    <w:rsid w:val="F7DFD010"/>
    <w:rsid w:val="F7F73C1E"/>
    <w:rsid w:val="F7F7D6B8"/>
    <w:rsid w:val="F7F8FAB6"/>
    <w:rsid w:val="F7FDCB66"/>
    <w:rsid w:val="F97F39AC"/>
    <w:rsid w:val="F9EF5CA2"/>
    <w:rsid w:val="F9EFCF31"/>
    <w:rsid w:val="F9FF4795"/>
    <w:rsid w:val="FAFBE2E4"/>
    <w:rsid w:val="FAFC19E0"/>
    <w:rsid w:val="FB3E4C1B"/>
    <w:rsid w:val="FB6D75AD"/>
    <w:rsid w:val="FB7F011C"/>
    <w:rsid w:val="FBBF2CC7"/>
    <w:rsid w:val="FBBF9540"/>
    <w:rsid w:val="FBC7E1C7"/>
    <w:rsid w:val="FBDBCC1D"/>
    <w:rsid w:val="FBFB80F2"/>
    <w:rsid w:val="FBFBC80D"/>
    <w:rsid w:val="FBFDD35D"/>
    <w:rsid w:val="FBFF6120"/>
    <w:rsid w:val="FBFF7013"/>
    <w:rsid w:val="FD260ED9"/>
    <w:rsid w:val="FD3F974B"/>
    <w:rsid w:val="FD46DE50"/>
    <w:rsid w:val="FDC9B95E"/>
    <w:rsid w:val="FEE70BCD"/>
    <w:rsid w:val="FEEE8865"/>
    <w:rsid w:val="FEEFE848"/>
    <w:rsid w:val="FEFF62D6"/>
    <w:rsid w:val="FF3D103B"/>
    <w:rsid w:val="FF6E169C"/>
    <w:rsid w:val="FF7A64EC"/>
    <w:rsid w:val="FFD9813D"/>
    <w:rsid w:val="FFDB503C"/>
    <w:rsid w:val="FFEA4586"/>
    <w:rsid w:val="FFF36164"/>
    <w:rsid w:val="FFFE0B3B"/>
    <w:rsid w:val="FFFEA7A6"/>
    <w:rsid w:val="FFFEB1C7"/>
    <w:rsid w:val="FFFF82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39" w:semiHidden="0" w:name="toc 6"/>
    <w:lsdException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99"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semiHidden="0"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qFormat="1" w:unhideWhenUsed="0" w:uiPriority="0" w:semiHidden="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zh-CN" w:bidi="ar-SA"/>
    </w:rPr>
  </w:style>
  <w:style w:type="paragraph" w:styleId="2">
    <w:name w:val="heading 1"/>
    <w:basedOn w:val="1"/>
    <w:next w:val="1"/>
    <w:link w:val="65"/>
    <w:qFormat/>
    <w:uiPriority w:val="9"/>
    <w:pPr>
      <w:keepNext/>
      <w:spacing w:before="240" w:after="60"/>
      <w:outlineLvl w:val="0"/>
    </w:pPr>
    <w:rPr>
      <w:rFonts w:ascii="Cambria" w:hAnsi="Cambria"/>
      <w:b/>
      <w:bCs/>
      <w:kern w:val="32"/>
      <w:sz w:val="32"/>
      <w:szCs w:val="32"/>
    </w:rPr>
  </w:style>
  <w:style w:type="paragraph" w:styleId="3">
    <w:name w:val="heading 2"/>
    <w:basedOn w:val="1"/>
    <w:next w:val="1"/>
    <w:link w:val="66"/>
    <w:qFormat/>
    <w:uiPriority w:val="9"/>
    <w:pPr>
      <w:keepNext/>
      <w:spacing w:before="240" w:after="60"/>
      <w:outlineLvl w:val="1"/>
    </w:pPr>
    <w:rPr>
      <w:rFonts w:ascii="Cambria" w:hAnsi="Cambria" w:eastAsia="黑体"/>
      <w:b/>
      <w:bCs/>
      <w:iCs/>
      <w:sz w:val="28"/>
      <w:szCs w:val="28"/>
    </w:rPr>
  </w:style>
  <w:style w:type="paragraph" w:styleId="4">
    <w:name w:val="heading 3"/>
    <w:basedOn w:val="1"/>
    <w:next w:val="1"/>
    <w:link w:val="67"/>
    <w:qFormat/>
    <w:uiPriority w:val="0"/>
    <w:pPr>
      <w:keepNext/>
      <w:keepLines/>
      <w:widowControl w:val="0"/>
      <w:spacing w:before="260" w:after="260" w:line="415" w:lineRule="auto"/>
      <w:jc w:val="both"/>
      <w:outlineLvl w:val="2"/>
    </w:pPr>
    <w:rPr>
      <w:rFonts w:ascii="Times New Roman" w:hAnsi="Times New Roman" w:eastAsia="黑体"/>
      <w:bCs/>
      <w:kern w:val="2"/>
      <w:szCs w:val="32"/>
    </w:rPr>
  </w:style>
  <w:style w:type="paragraph" w:styleId="5">
    <w:name w:val="heading 4"/>
    <w:basedOn w:val="1"/>
    <w:next w:val="1"/>
    <w:link w:val="68"/>
    <w:qFormat/>
    <w:uiPriority w:val="9"/>
    <w:pPr>
      <w:keepNext/>
      <w:spacing w:before="240" w:after="60"/>
      <w:outlineLvl w:val="3"/>
    </w:pPr>
    <w:rPr>
      <w:b/>
      <w:bCs/>
      <w:sz w:val="28"/>
      <w:szCs w:val="28"/>
    </w:rPr>
  </w:style>
  <w:style w:type="paragraph" w:styleId="6">
    <w:name w:val="heading 5"/>
    <w:basedOn w:val="1"/>
    <w:next w:val="1"/>
    <w:link w:val="69"/>
    <w:qFormat/>
    <w:uiPriority w:val="9"/>
    <w:pPr>
      <w:spacing w:before="240" w:after="60"/>
      <w:outlineLvl w:val="4"/>
    </w:pPr>
    <w:rPr>
      <w:b/>
      <w:bCs/>
      <w:i/>
      <w:iCs/>
      <w:sz w:val="26"/>
      <w:szCs w:val="26"/>
    </w:rPr>
  </w:style>
  <w:style w:type="paragraph" w:styleId="7">
    <w:name w:val="heading 6"/>
    <w:basedOn w:val="1"/>
    <w:next w:val="1"/>
    <w:link w:val="70"/>
    <w:qFormat/>
    <w:uiPriority w:val="9"/>
    <w:pPr>
      <w:spacing w:before="240" w:after="60"/>
      <w:outlineLvl w:val="5"/>
    </w:pPr>
    <w:rPr>
      <w:b/>
      <w:bCs/>
      <w:sz w:val="22"/>
      <w:szCs w:val="22"/>
    </w:rPr>
  </w:style>
  <w:style w:type="paragraph" w:styleId="8">
    <w:name w:val="heading 7"/>
    <w:basedOn w:val="1"/>
    <w:next w:val="1"/>
    <w:link w:val="71"/>
    <w:qFormat/>
    <w:uiPriority w:val="9"/>
    <w:pPr>
      <w:spacing w:before="240" w:after="60"/>
      <w:outlineLvl w:val="6"/>
    </w:pPr>
  </w:style>
  <w:style w:type="paragraph" w:styleId="9">
    <w:name w:val="heading 8"/>
    <w:basedOn w:val="1"/>
    <w:next w:val="1"/>
    <w:link w:val="72"/>
    <w:qFormat/>
    <w:uiPriority w:val="9"/>
    <w:pPr>
      <w:spacing w:before="240" w:after="60"/>
      <w:outlineLvl w:val="7"/>
    </w:pPr>
    <w:rPr>
      <w:i/>
      <w:iCs/>
    </w:rPr>
  </w:style>
  <w:style w:type="paragraph" w:styleId="10">
    <w:name w:val="heading 9"/>
    <w:basedOn w:val="1"/>
    <w:next w:val="1"/>
    <w:link w:val="73"/>
    <w:qFormat/>
    <w:uiPriority w:val="9"/>
    <w:pPr>
      <w:spacing w:before="240" w:after="60"/>
      <w:outlineLvl w:val="8"/>
    </w:pPr>
    <w:rPr>
      <w:rFonts w:ascii="Cambria" w:hAnsi="Cambria"/>
      <w:sz w:val="22"/>
      <w:szCs w:val="22"/>
    </w:rPr>
  </w:style>
  <w:style w:type="character" w:default="1" w:styleId="49">
    <w:name w:val="Default Paragraph Font"/>
    <w:unhideWhenUsed/>
    <w:qFormat/>
    <w:uiPriority w:val="1"/>
  </w:style>
  <w:style w:type="table" w:default="1" w:styleId="45">
    <w:name w:val="Normal Table"/>
    <w:unhideWhenUsed/>
    <w:uiPriority w:val="99"/>
    <w:tblPr>
      <w:tblCellMar>
        <w:top w:w="0" w:type="dxa"/>
        <w:left w:w="108" w:type="dxa"/>
        <w:bottom w:w="0" w:type="dxa"/>
        <w:right w:w="108" w:type="dxa"/>
      </w:tblCellMar>
    </w:tblPr>
  </w:style>
  <w:style w:type="paragraph" w:styleId="11">
    <w:name w:val="toc 7"/>
    <w:basedOn w:val="1"/>
    <w:next w:val="1"/>
    <w:semiHidden/>
    <w:uiPriority w:val="0"/>
    <w:pPr>
      <w:ind w:left="1440"/>
    </w:pPr>
    <w:rPr>
      <w:sz w:val="18"/>
      <w:szCs w:val="18"/>
    </w:rPr>
  </w:style>
  <w:style w:type="paragraph" w:styleId="12">
    <w:name w:val="Normal Indent"/>
    <w:basedOn w:val="1"/>
    <w:link w:val="74"/>
    <w:qFormat/>
    <w:uiPriority w:val="0"/>
    <w:pPr>
      <w:spacing w:line="360" w:lineRule="auto"/>
      <w:ind w:left="510" w:firstLine="454"/>
    </w:pPr>
    <w:rPr>
      <w:rFonts w:ascii="宋体"/>
      <w:szCs w:val="20"/>
    </w:rPr>
  </w:style>
  <w:style w:type="paragraph" w:styleId="13">
    <w:name w:val="caption"/>
    <w:basedOn w:val="1"/>
    <w:next w:val="1"/>
    <w:link w:val="75"/>
    <w:qFormat/>
    <w:uiPriority w:val="35"/>
    <w:rPr>
      <w:rFonts w:ascii="Calibri Light" w:hAnsi="Calibri Light" w:eastAsia="黑体"/>
      <w:sz w:val="20"/>
      <w:szCs w:val="20"/>
    </w:rPr>
  </w:style>
  <w:style w:type="paragraph" w:styleId="14">
    <w:name w:val="Document Map"/>
    <w:basedOn w:val="1"/>
    <w:link w:val="76"/>
    <w:semiHidden/>
    <w:qFormat/>
    <w:uiPriority w:val="0"/>
    <w:pPr>
      <w:shd w:val="clear" w:color="auto" w:fill="000080"/>
    </w:pPr>
  </w:style>
  <w:style w:type="paragraph" w:styleId="15">
    <w:name w:val="annotation text"/>
    <w:basedOn w:val="1"/>
    <w:link w:val="77"/>
    <w:qFormat/>
    <w:uiPriority w:val="0"/>
  </w:style>
  <w:style w:type="paragraph" w:styleId="16">
    <w:name w:val="Body Text 3"/>
    <w:basedOn w:val="1"/>
    <w:link w:val="78"/>
    <w:qFormat/>
    <w:uiPriority w:val="0"/>
    <w:pPr>
      <w:spacing w:line="360" w:lineRule="auto"/>
      <w:ind w:right="170"/>
    </w:pPr>
    <w:rPr>
      <w:rFonts w:ascii="宋体"/>
      <w:spacing w:val="18"/>
      <w:szCs w:val="20"/>
    </w:rPr>
  </w:style>
  <w:style w:type="paragraph" w:styleId="17">
    <w:name w:val="Body Text"/>
    <w:basedOn w:val="1"/>
    <w:link w:val="79"/>
    <w:qFormat/>
    <w:uiPriority w:val="0"/>
    <w:pPr>
      <w:spacing w:after="120"/>
    </w:pPr>
  </w:style>
  <w:style w:type="paragraph" w:styleId="18">
    <w:name w:val="Body Text Indent"/>
    <w:basedOn w:val="1"/>
    <w:qFormat/>
    <w:uiPriority w:val="0"/>
    <w:pPr>
      <w:spacing w:after="120"/>
      <w:ind w:left="420" w:leftChars="200"/>
    </w:pPr>
  </w:style>
  <w:style w:type="paragraph" w:styleId="19">
    <w:name w:val="Block Text"/>
    <w:basedOn w:val="1"/>
    <w:qFormat/>
    <w:uiPriority w:val="0"/>
    <w:pPr>
      <w:spacing w:before="120" w:after="120" w:line="360" w:lineRule="exact"/>
      <w:ind w:left="23" w:right="170" w:firstLine="337"/>
    </w:pPr>
    <w:rPr>
      <w:rFonts w:ascii="宋体"/>
      <w:spacing w:val="18"/>
      <w:szCs w:val="20"/>
    </w:rPr>
  </w:style>
  <w:style w:type="paragraph" w:styleId="20">
    <w:name w:val="List Bullet 2"/>
    <w:basedOn w:val="1"/>
    <w:qFormat/>
    <w:uiPriority w:val="0"/>
    <w:pPr>
      <w:tabs>
        <w:tab w:val="left" w:pos="780"/>
      </w:tabs>
      <w:autoSpaceDE w:val="0"/>
      <w:autoSpaceDN w:val="0"/>
      <w:ind w:left="780" w:hanging="360"/>
    </w:pPr>
    <w:rPr>
      <w:rFonts w:ascii="宋体"/>
      <w:szCs w:val="20"/>
    </w:rPr>
  </w:style>
  <w:style w:type="paragraph" w:styleId="21">
    <w:name w:val="HTML Address"/>
    <w:basedOn w:val="1"/>
    <w:link w:val="80"/>
    <w:qFormat/>
    <w:uiPriority w:val="0"/>
    <w:rPr>
      <w:i/>
      <w:iCs/>
    </w:rPr>
  </w:style>
  <w:style w:type="paragraph" w:styleId="22">
    <w:name w:val="toc 5"/>
    <w:basedOn w:val="1"/>
    <w:next w:val="1"/>
    <w:semiHidden/>
    <w:qFormat/>
    <w:uiPriority w:val="0"/>
    <w:pPr>
      <w:ind w:left="960"/>
    </w:pPr>
    <w:rPr>
      <w:sz w:val="18"/>
      <w:szCs w:val="18"/>
    </w:rPr>
  </w:style>
  <w:style w:type="paragraph" w:styleId="23">
    <w:name w:val="toc 3"/>
    <w:basedOn w:val="1"/>
    <w:next w:val="1"/>
    <w:qFormat/>
    <w:uiPriority w:val="39"/>
    <w:pPr>
      <w:ind w:left="480"/>
    </w:pPr>
    <w:rPr>
      <w:i/>
      <w:iCs/>
      <w:sz w:val="20"/>
      <w:szCs w:val="20"/>
    </w:rPr>
  </w:style>
  <w:style w:type="paragraph" w:styleId="24">
    <w:name w:val="Plain Text"/>
    <w:basedOn w:val="1"/>
    <w:link w:val="81"/>
    <w:qFormat/>
    <w:uiPriority w:val="0"/>
    <w:rPr>
      <w:rFonts w:ascii="宋体" w:hAnsi="Courier New"/>
    </w:rPr>
  </w:style>
  <w:style w:type="paragraph" w:styleId="25">
    <w:name w:val="toc 8"/>
    <w:basedOn w:val="1"/>
    <w:next w:val="1"/>
    <w:semiHidden/>
    <w:qFormat/>
    <w:uiPriority w:val="0"/>
    <w:pPr>
      <w:ind w:left="1680"/>
    </w:pPr>
    <w:rPr>
      <w:sz w:val="18"/>
      <w:szCs w:val="18"/>
    </w:rPr>
  </w:style>
  <w:style w:type="paragraph" w:styleId="26">
    <w:name w:val="Date"/>
    <w:basedOn w:val="1"/>
    <w:next w:val="1"/>
    <w:qFormat/>
    <w:uiPriority w:val="0"/>
    <w:pPr>
      <w:ind w:left="100" w:leftChars="2500"/>
    </w:pPr>
  </w:style>
  <w:style w:type="paragraph" w:styleId="27">
    <w:name w:val="Body Text Indent 2"/>
    <w:basedOn w:val="1"/>
    <w:link w:val="82"/>
    <w:qFormat/>
    <w:uiPriority w:val="0"/>
    <w:pPr>
      <w:spacing w:after="120" w:line="480" w:lineRule="auto"/>
      <w:ind w:left="420" w:leftChars="200"/>
    </w:pPr>
  </w:style>
  <w:style w:type="paragraph" w:styleId="28">
    <w:name w:val="Balloon Text"/>
    <w:basedOn w:val="1"/>
    <w:link w:val="83"/>
    <w:semiHidden/>
    <w:qFormat/>
    <w:uiPriority w:val="0"/>
    <w:rPr>
      <w:sz w:val="18"/>
      <w:szCs w:val="18"/>
    </w:rPr>
  </w:style>
  <w:style w:type="paragraph" w:styleId="29">
    <w:name w:val="footer"/>
    <w:basedOn w:val="1"/>
    <w:link w:val="84"/>
    <w:qFormat/>
    <w:uiPriority w:val="99"/>
    <w:pPr>
      <w:tabs>
        <w:tab w:val="center" w:pos="4153"/>
        <w:tab w:val="right" w:pos="8306"/>
      </w:tabs>
      <w:snapToGrid w:val="0"/>
    </w:pPr>
    <w:rPr>
      <w:sz w:val="18"/>
      <w:szCs w:val="18"/>
    </w:rPr>
  </w:style>
  <w:style w:type="paragraph" w:styleId="30">
    <w:name w:val="header"/>
    <w:basedOn w:val="1"/>
    <w:link w:val="85"/>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pPr>
    <w:rPr>
      <w:b/>
      <w:bCs/>
      <w:caps/>
      <w:sz w:val="20"/>
      <w:szCs w:val="20"/>
    </w:rPr>
  </w:style>
  <w:style w:type="paragraph" w:styleId="32">
    <w:name w:val="toc 4"/>
    <w:basedOn w:val="23"/>
    <w:next w:val="1"/>
    <w:qFormat/>
    <w:uiPriority w:val="39"/>
    <w:pPr>
      <w:ind w:left="720"/>
    </w:pPr>
    <w:rPr>
      <w:i w:val="0"/>
      <w:iCs w:val="0"/>
      <w:sz w:val="18"/>
      <w:szCs w:val="18"/>
    </w:rPr>
  </w:style>
  <w:style w:type="paragraph" w:styleId="33">
    <w:name w:val="Subtitle"/>
    <w:basedOn w:val="1"/>
    <w:next w:val="1"/>
    <w:link w:val="86"/>
    <w:qFormat/>
    <w:uiPriority w:val="11"/>
    <w:pPr>
      <w:spacing w:after="60"/>
      <w:jc w:val="center"/>
      <w:outlineLvl w:val="1"/>
    </w:pPr>
    <w:rPr>
      <w:rFonts w:ascii="Cambria" w:hAnsi="Cambria"/>
    </w:rPr>
  </w:style>
  <w:style w:type="paragraph" w:styleId="34">
    <w:name w:val="footnote text"/>
    <w:basedOn w:val="1"/>
    <w:link w:val="87"/>
    <w:qFormat/>
    <w:uiPriority w:val="0"/>
    <w:pPr>
      <w:snapToGrid w:val="0"/>
    </w:pPr>
    <w:rPr>
      <w:sz w:val="18"/>
      <w:szCs w:val="18"/>
    </w:rPr>
  </w:style>
  <w:style w:type="paragraph" w:styleId="35">
    <w:name w:val="toc 6"/>
    <w:basedOn w:val="1"/>
    <w:next w:val="1"/>
    <w:qFormat/>
    <w:uiPriority w:val="39"/>
    <w:pPr>
      <w:ind w:left="1200"/>
    </w:pPr>
    <w:rPr>
      <w:sz w:val="18"/>
      <w:szCs w:val="18"/>
    </w:rPr>
  </w:style>
  <w:style w:type="paragraph" w:styleId="36">
    <w:name w:val="Body Text Indent 3"/>
    <w:basedOn w:val="1"/>
    <w:link w:val="88"/>
    <w:qFormat/>
    <w:uiPriority w:val="0"/>
    <w:pPr>
      <w:spacing w:after="120"/>
      <w:ind w:left="420" w:leftChars="200"/>
    </w:pPr>
    <w:rPr>
      <w:sz w:val="16"/>
      <w:szCs w:val="16"/>
    </w:rPr>
  </w:style>
  <w:style w:type="paragraph" w:styleId="37">
    <w:name w:val="toc 2"/>
    <w:basedOn w:val="1"/>
    <w:next w:val="1"/>
    <w:qFormat/>
    <w:uiPriority w:val="39"/>
    <w:pPr>
      <w:ind w:left="240"/>
    </w:pPr>
    <w:rPr>
      <w:smallCaps/>
      <w:sz w:val="20"/>
      <w:szCs w:val="20"/>
    </w:rPr>
  </w:style>
  <w:style w:type="paragraph" w:styleId="38">
    <w:name w:val="toc 9"/>
    <w:basedOn w:val="1"/>
    <w:next w:val="1"/>
    <w:semiHidden/>
    <w:qFormat/>
    <w:uiPriority w:val="0"/>
    <w:pPr>
      <w:ind w:left="1920"/>
    </w:pPr>
    <w:rPr>
      <w:sz w:val="18"/>
      <w:szCs w:val="18"/>
    </w:rPr>
  </w:style>
  <w:style w:type="paragraph" w:styleId="39">
    <w:name w:val="Body Text 2"/>
    <w:basedOn w:val="1"/>
    <w:link w:val="89"/>
    <w:qFormat/>
    <w:uiPriority w:val="0"/>
    <w:rPr>
      <w:color w:val="FF0000"/>
    </w:rPr>
  </w:style>
  <w:style w:type="paragraph" w:styleId="40">
    <w:name w:val="HTML Preformatted"/>
    <w:basedOn w:val="1"/>
    <w:link w:val="90"/>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41">
    <w:name w:val="Normal (Web)"/>
    <w:basedOn w:val="1"/>
    <w:qFormat/>
    <w:uiPriority w:val="99"/>
    <w:pPr>
      <w:spacing w:beforeLines="50" w:afterLines="50"/>
    </w:pPr>
    <w:rPr>
      <w:rFonts w:ascii="宋体" w:hAnsi="宋体"/>
      <w:szCs w:val="20"/>
    </w:rPr>
  </w:style>
  <w:style w:type="paragraph" w:styleId="42">
    <w:name w:val="Title"/>
    <w:basedOn w:val="1"/>
    <w:next w:val="1"/>
    <w:link w:val="91"/>
    <w:qFormat/>
    <w:uiPriority w:val="10"/>
    <w:pPr>
      <w:spacing w:before="240" w:after="60"/>
      <w:jc w:val="center"/>
      <w:outlineLvl w:val="0"/>
    </w:pPr>
    <w:rPr>
      <w:rFonts w:ascii="Cambria" w:hAnsi="Cambria"/>
      <w:b/>
      <w:bCs/>
      <w:kern w:val="28"/>
      <w:sz w:val="32"/>
      <w:szCs w:val="32"/>
    </w:rPr>
  </w:style>
  <w:style w:type="paragraph" w:styleId="43">
    <w:name w:val="annotation subject"/>
    <w:basedOn w:val="15"/>
    <w:next w:val="15"/>
    <w:link w:val="92"/>
    <w:semiHidden/>
    <w:qFormat/>
    <w:uiPriority w:val="0"/>
    <w:rPr>
      <w:b/>
      <w:bCs/>
    </w:rPr>
  </w:style>
  <w:style w:type="paragraph" w:styleId="44">
    <w:name w:val="Body Text First Indent"/>
    <w:basedOn w:val="17"/>
    <w:link w:val="93"/>
    <w:qFormat/>
    <w:uiPriority w:val="0"/>
    <w:pPr>
      <w:ind w:firstLine="420" w:firstLineChars="100"/>
    </w:pPr>
  </w:style>
  <w:style w:type="table" w:styleId="46">
    <w:name w:val="Table Grid"/>
    <w:basedOn w:val="4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7">
    <w:name w:val="Table Elegant"/>
    <w:basedOn w:val="45"/>
    <w:semiHidden/>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48">
    <w:name w:val="Table Grid 1"/>
    <w:basedOn w:val="45"/>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50">
    <w:name w:val="Strong"/>
    <w:qFormat/>
    <w:uiPriority w:val="22"/>
    <w:rPr>
      <w:b/>
      <w:bCs/>
    </w:rPr>
  </w:style>
  <w:style w:type="character" w:styleId="51">
    <w:name w:val="page number"/>
    <w:basedOn w:val="49"/>
    <w:qFormat/>
    <w:uiPriority w:val="0"/>
  </w:style>
  <w:style w:type="character" w:styleId="52">
    <w:name w:val="FollowedHyperlink"/>
    <w:qFormat/>
    <w:uiPriority w:val="0"/>
    <w:rPr>
      <w:color w:val="800080"/>
      <w:u w:val="single"/>
    </w:rPr>
  </w:style>
  <w:style w:type="character" w:styleId="53">
    <w:name w:val="Emphasis"/>
    <w:qFormat/>
    <w:uiPriority w:val="20"/>
    <w:rPr>
      <w:rFonts w:ascii="Calibri" w:hAnsi="Calibri"/>
      <w:b/>
      <w:i/>
      <w:iCs/>
    </w:rPr>
  </w:style>
  <w:style w:type="character" w:styleId="54">
    <w:name w:val="HTML Definition"/>
    <w:qFormat/>
    <w:uiPriority w:val="0"/>
    <w:rPr>
      <w:i/>
      <w:iCs/>
    </w:rPr>
  </w:style>
  <w:style w:type="character" w:styleId="55">
    <w:name w:val="HTML Typewriter"/>
    <w:qFormat/>
    <w:uiPriority w:val="0"/>
    <w:rPr>
      <w:rFonts w:ascii="Courier New" w:hAnsi="Courier New"/>
      <w:sz w:val="20"/>
      <w:szCs w:val="20"/>
    </w:rPr>
  </w:style>
  <w:style w:type="character" w:styleId="56">
    <w:name w:val="HTML Acronym"/>
    <w:basedOn w:val="49"/>
    <w:qFormat/>
    <w:uiPriority w:val="0"/>
  </w:style>
  <w:style w:type="character" w:styleId="57">
    <w:name w:val="HTML Variable"/>
    <w:qFormat/>
    <w:uiPriority w:val="0"/>
    <w:rPr>
      <w:i/>
      <w:iCs/>
    </w:rPr>
  </w:style>
  <w:style w:type="character" w:styleId="58">
    <w:name w:val="Hyperlink"/>
    <w:qFormat/>
    <w:uiPriority w:val="99"/>
    <w:rPr>
      <w:color w:val="0000FF"/>
      <w:u w:val="single"/>
    </w:rPr>
  </w:style>
  <w:style w:type="character" w:styleId="59">
    <w:name w:val="HTML Code"/>
    <w:qFormat/>
    <w:uiPriority w:val="0"/>
    <w:rPr>
      <w:rFonts w:ascii="Courier New" w:hAnsi="Courier New"/>
      <w:sz w:val="20"/>
      <w:szCs w:val="20"/>
    </w:rPr>
  </w:style>
  <w:style w:type="character" w:styleId="60">
    <w:name w:val="annotation reference"/>
    <w:qFormat/>
    <w:uiPriority w:val="0"/>
    <w:rPr>
      <w:sz w:val="21"/>
      <w:szCs w:val="21"/>
    </w:rPr>
  </w:style>
  <w:style w:type="character" w:styleId="61">
    <w:name w:val="HTML Cite"/>
    <w:qFormat/>
    <w:uiPriority w:val="0"/>
    <w:rPr>
      <w:i/>
      <w:iCs/>
    </w:rPr>
  </w:style>
  <w:style w:type="character" w:styleId="62">
    <w:name w:val="footnote reference"/>
    <w:qFormat/>
    <w:uiPriority w:val="0"/>
    <w:rPr>
      <w:vertAlign w:val="superscript"/>
    </w:rPr>
  </w:style>
  <w:style w:type="character" w:styleId="63">
    <w:name w:val="HTML Keyboard"/>
    <w:qFormat/>
    <w:uiPriority w:val="0"/>
    <w:rPr>
      <w:rFonts w:ascii="Courier New" w:hAnsi="Courier New"/>
      <w:sz w:val="20"/>
      <w:szCs w:val="20"/>
    </w:rPr>
  </w:style>
  <w:style w:type="character" w:styleId="64">
    <w:name w:val="HTML Sample"/>
    <w:qFormat/>
    <w:uiPriority w:val="0"/>
    <w:rPr>
      <w:rFonts w:ascii="Courier New" w:hAnsi="Courier New"/>
    </w:rPr>
  </w:style>
  <w:style w:type="character" w:customStyle="1" w:styleId="65">
    <w:name w:val="标题 1 字符"/>
    <w:link w:val="2"/>
    <w:qFormat/>
    <w:locked/>
    <w:uiPriority w:val="9"/>
    <w:rPr>
      <w:rFonts w:ascii="Cambria" w:hAnsi="Cambria"/>
      <w:b/>
      <w:bCs/>
      <w:kern w:val="32"/>
      <w:sz w:val="32"/>
      <w:szCs w:val="32"/>
    </w:rPr>
  </w:style>
  <w:style w:type="character" w:customStyle="1" w:styleId="66">
    <w:name w:val="标题 2 字符"/>
    <w:link w:val="3"/>
    <w:qFormat/>
    <w:locked/>
    <w:uiPriority w:val="9"/>
    <w:rPr>
      <w:rFonts w:ascii="Cambria" w:hAnsi="Cambria" w:eastAsia="黑体"/>
      <w:b/>
      <w:bCs/>
      <w:iCs/>
      <w:sz w:val="28"/>
      <w:szCs w:val="28"/>
    </w:rPr>
  </w:style>
  <w:style w:type="character" w:customStyle="1" w:styleId="67">
    <w:name w:val="标题 3 字符"/>
    <w:link w:val="4"/>
    <w:qFormat/>
    <w:locked/>
    <w:uiPriority w:val="0"/>
    <w:rPr>
      <w:rFonts w:ascii="Times New Roman" w:hAnsi="Times New Roman" w:eastAsia="黑体"/>
      <w:bCs/>
      <w:kern w:val="2"/>
      <w:sz w:val="24"/>
      <w:szCs w:val="32"/>
    </w:rPr>
  </w:style>
  <w:style w:type="character" w:customStyle="1" w:styleId="68">
    <w:name w:val="标题 4 字符"/>
    <w:link w:val="5"/>
    <w:qFormat/>
    <w:locked/>
    <w:uiPriority w:val="9"/>
    <w:rPr>
      <w:b/>
      <w:bCs/>
      <w:sz w:val="28"/>
      <w:szCs w:val="28"/>
    </w:rPr>
  </w:style>
  <w:style w:type="character" w:customStyle="1" w:styleId="69">
    <w:name w:val="标题 5 字符"/>
    <w:link w:val="6"/>
    <w:qFormat/>
    <w:locked/>
    <w:uiPriority w:val="9"/>
    <w:rPr>
      <w:b/>
      <w:bCs/>
      <w:i/>
      <w:iCs/>
      <w:sz w:val="26"/>
      <w:szCs w:val="26"/>
    </w:rPr>
  </w:style>
  <w:style w:type="character" w:customStyle="1" w:styleId="70">
    <w:name w:val="标题 6 字符"/>
    <w:link w:val="7"/>
    <w:qFormat/>
    <w:locked/>
    <w:uiPriority w:val="9"/>
    <w:rPr>
      <w:b/>
      <w:bCs/>
    </w:rPr>
  </w:style>
  <w:style w:type="character" w:customStyle="1" w:styleId="71">
    <w:name w:val="标题 7 字符"/>
    <w:link w:val="8"/>
    <w:qFormat/>
    <w:locked/>
    <w:uiPriority w:val="9"/>
    <w:rPr>
      <w:sz w:val="24"/>
      <w:szCs w:val="24"/>
    </w:rPr>
  </w:style>
  <w:style w:type="character" w:customStyle="1" w:styleId="72">
    <w:name w:val="标题 8 字符"/>
    <w:link w:val="9"/>
    <w:qFormat/>
    <w:locked/>
    <w:uiPriority w:val="9"/>
    <w:rPr>
      <w:i/>
      <w:iCs/>
      <w:sz w:val="24"/>
      <w:szCs w:val="24"/>
    </w:rPr>
  </w:style>
  <w:style w:type="character" w:customStyle="1" w:styleId="73">
    <w:name w:val="标题 9 字符"/>
    <w:link w:val="10"/>
    <w:qFormat/>
    <w:locked/>
    <w:uiPriority w:val="9"/>
    <w:rPr>
      <w:rFonts w:ascii="Cambria" w:hAnsi="Cambria" w:eastAsia="宋体"/>
    </w:rPr>
  </w:style>
  <w:style w:type="character" w:customStyle="1" w:styleId="74">
    <w:name w:val="正文缩进 字符"/>
    <w:link w:val="12"/>
    <w:qFormat/>
    <w:uiPriority w:val="0"/>
    <w:rPr>
      <w:rFonts w:ascii="宋体" w:eastAsia="宋体"/>
      <w:kern w:val="2"/>
      <w:sz w:val="24"/>
      <w:lang w:val="en-US" w:eastAsia="zh-CN" w:bidi="ar-SA"/>
    </w:rPr>
  </w:style>
  <w:style w:type="character" w:customStyle="1" w:styleId="75">
    <w:name w:val="题注 字符"/>
    <w:link w:val="13"/>
    <w:semiHidden/>
    <w:qFormat/>
    <w:uiPriority w:val="35"/>
    <w:rPr>
      <w:rFonts w:ascii="Calibri Light" w:hAnsi="Calibri Light" w:eastAsia="黑体" w:cs="Times New Roman"/>
      <w:sz w:val="20"/>
      <w:szCs w:val="20"/>
    </w:rPr>
  </w:style>
  <w:style w:type="character" w:customStyle="1" w:styleId="76">
    <w:name w:val="文档结构图 字符"/>
    <w:link w:val="14"/>
    <w:semiHidden/>
    <w:qFormat/>
    <w:uiPriority w:val="0"/>
    <w:rPr>
      <w:rFonts w:eastAsia="宋体"/>
      <w:kern w:val="2"/>
      <w:sz w:val="21"/>
      <w:szCs w:val="24"/>
      <w:lang w:val="en-US" w:eastAsia="zh-CN" w:bidi="ar-SA"/>
    </w:rPr>
  </w:style>
  <w:style w:type="character" w:customStyle="1" w:styleId="77">
    <w:name w:val="批注文字 字符"/>
    <w:link w:val="15"/>
    <w:qFormat/>
    <w:locked/>
    <w:uiPriority w:val="0"/>
    <w:rPr>
      <w:rFonts w:eastAsia="宋体"/>
      <w:kern w:val="2"/>
      <w:sz w:val="21"/>
      <w:szCs w:val="24"/>
      <w:lang w:val="en-US" w:eastAsia="zh-CN" w:bidi="ar-SA"/>
    </w:rPr>
  </w:style>
  <w:style w:type="character" w:customStyle="1" w:styleId="78">
    <w:name w:val="正文文本 3 字符"/>
    <w:link w:val="16"/>
    <w:qFormat/>
    <w:uiPriority w:val="0"/>
    <w:rPr>
      <w:rFonts w:ascii="宋体" w:eastAsia="宋体"/>
      <w:spacing w:val="18"/>
      <w:kern w:val="2"/>
      <w:sz w:val="21"/>
      <w:lang w:val="en-US" w:eastAsia="zh-CN" w:bidi="ar-SA"/>
    </w:rPr>
  </w:style>
  <w:style w:type="character" w:customStyle="1" w:styleId="79">
    <w:name w:val="正文文本 字符"/>
    <w:link w:val="17"/>
    <w:qFormat/>
    <w:uiPriority w:val="0"/>
    <w:rPr>
      <w:rFonts w:eastAsia="宋体"/>
      <w:kern w:val="2"/>
      <w:sz w:val="21"/>
      <w:szCs w:val="24"/>
      <w:lang w:val="en-US" w:eastAsia="zh-CN" w:bidi="ar-SA"/>
    </w:rPr>
  </w:style>
  <w:style w:type="character" w:customStyle="1" w:styleId="80">
    <w:name w:val="HTML 地址 字符"/>
    <w:link w:val="21"/>
    <w:qFormat/>
    <w:uiPriority w:val="0"/>
    <w:rPr>
      <w:rFonts w:eastAsia="宋体"/>
      <w:i/>
      <w:iCs/>
      <w:kern w:val="2"/>
      <w:sz w:val="21"/>
      <w:szCs w:val="24"/>
      <w:lang w:val="en-US" w:eastAsia="zh-CN" w:bidi="ar-SA"/>
    </w:rPr>
  </w:style>
  <w:style w:type="character" w:customStyle="1" w:styleId="81">
    <w:name w:val="纯文本 字符"/>
    <w:link w:val="24"/>
    <w:qFormat/>
    <w:uiPriority w:val="0"/>
    <w:rPr>
      <w:rFonts w:ascii="宋体" w:hAnsi="Courier New" w:eastAsia="宋体"/>
      <w:kern w:val="2"/>
      <w:sz w:val="21"/>
      <w:szCs w:val="24"/>
      <w:lang w:val="en-US" w:eastAsia="zh-CN" w:bidi="ar-SA"/>
    </w:rPr>
  </w:style>
  <w:style w:type="character" w:customStyle="1" w:styleId="82">
    <w:name w:val="正文文本缩进 2 字符"/>
    <w:link w:val="27"/>
    <w:qFormat/>
    <w:uiPriority w:val="0"/>
    <w:rPr>
      <w:rFonts w:eastAsia="宋体"/>
      <w:kern w:val="2"/>
      <w:sz w:val="21"/>
      <w:szCs w:val="24"/>
      <w:lang w:val="en-US" w:eastAsia="zh-CN" w:bidi="ar-SA"/>
    </w:rPr>
  </w:style>
  <w:style w:type="character" w:customStyle="1" w:styleId="83">
    <w:name w:val="批注框文本 字符"/>
    <w:link w:val="28"/>
    <w:semiHidden/>
    <w:qFormat/>
    <w:locked/>
    <w:uiPriority w:val="0"/>
    <w:rPr>
      <w:rFonts w:eastAsia="宋体"/>
      <w:kern w:val="2"/>
      <w:sz w:val="18"/>
      <w:szCs w:val="18"/>
      <w:lang w:val="en-US" w:eastAsia="zh-CN" w:bidi="ar-SA"/>
    </w:rPr>
  </w:style>
  <w:style w:type="character" w:customStyle="1" w:styleId="84">
    <w:name w:val="页脚 字符"/>
    <w:link w:val="29"/>
    <w:qFormat/>
    <w:locked/>
    <w:uiPriority w:val="99"/>
    <w:rPr>
      <w:rFonts w:eastAsia="宋体"/>
      <w:kern w:val="2"/>
      <w:sz w:val="18"/>
      <w:szCs w:val="18"/>
      <w:lang w:val="en-US" w:eastAsia="zh-CN" w:bidi="ar-SA"/>
    </w:rPr>
  </w:style>
  <w:style w:type="character" w:customStyle="1" w:styleId="85">
    <w:name w:val="页眉 字符"/>
    <w:link w:val="30"/>
    <w:qFormat/>
    <w:locked/>
    <w:uiPriority w:val="99"/>
    <w:rPr>
      <w:rFonts w:eastAsia="宋体"/>
      <w:kern w:val="2"/>
      <w:sz w:val="18"/>
      <w:szCs w:val="18"/>
      <w:lang w:val="en-US" w:eastAsia="zh-CN" w:bidi="ar-SA"/>
    </w:rPr>
  </w:style>
  <w:style w:type="character" w:customStyle="1" w:styleId="86">
    <w:name w:val="副标题 字符"/>
    <w:link w:val="33"/>
    <w:qFormat/>
    <w:uiPriority w:val="11"/>
    <w:rPr>
      <w:rFonts w:ascii="Cambria" w:hAnsi="Cambria" w:eastAsia="宋体"/>
      <w:sz w:val="24"/>
      <w:szCs w:val="24"/>
    </w:rPr>
  </w:style>
  <w:style w:type="character" w:customStyle="1" w:styleId="87">
    <w:name w:val="脚注文本 字符"/>
    <w:link w:val="34"/>
    <w:qFormat/>
    <w:uiPriority w:val="0"/>
    <w:rPr>
      <w:rFonts w:eastAsia="宋体"/>
      <w:kern w:val="2"/>
      <w:sz w:val="18"/>
      <w:szCs w:val="18"/>
      <w:lang w:val="en-US" w:eastAsia="zh-CN" w:bidi="ar-SA"/>
    </w:rPr>
  </w:style>
  <w:style w:type="character" w:customStyle="1" w:styleId="88">
    <w:name w:val="正文文本缩进 3 字符"/>
    <w:link w:val="36"/>
    <w:qFormat/>
    <w:uiPriority w:val="0"/>
    <w:rPr>
      <w:rFonts w:eastAsia="宋体"/>
      <w:kern w:val="2"/>
      <w:sz w:val="16"/>
      <w:szCs w:val="16"/>
      <w:lang w:val="en-US" w:eastAsia="zh-CN" w:bidi="ar-SA"/>
    </w:rPr>
  </w:style>
  <w:style w:type="character" w:customStyle="1" w:styleId="89">
    <w:name w:val="正文文本 2 字符"/>
    <w:link w:val="39"/>
    <w:qFormat/>
    <w:uiPriority w:val="0"/>
    <w:rPr>
      <w:rFonts w:eastAsia="宋体"/>
      <w:color w:val="FF0000"/>
      <w:kern w:val="2"/>
      <w:sz w:val="21"/>
      <w:szCs w:val="24"/>
      <w:lang w:val="en-US" w:eastAsia="zh-CN" w:bidi="ar-SA"/>
    </w:rPr>
  </w:style>
  <w:style w:type="character" w:customStyle="1" w:styleId="90">
    <w:name w:val="HTML 预设格式 字符"/>
    <w:link w:val="40"/>
    <w:locked/>
    <w:uiPriority w:val="99"/>
    <w:rPr>
      <w:rFonts w:ascii="Arial" w:hAnsi="Arial" w:eastAsia="宋体" w:cs="Arial"/>
      <w:sz w:val="24"/>
      <w:szCs w:val="24"/>
      <w:lang w:val="en-US" w:eastAsia="zh-CN" w:bidi="ar-SA"/>
    </w:rPr>
  </w:style>
  <w:style w:type="character" w:customStyle="1" w:styleId="91">
    <w:name w:val="标题 字符"/>
    <w:link w:val="42"/>
    <w:qFormat/>
    <w:locked/>
    <w:uiPriority w:val="10"/>
    <w:rPr>
      <w:rFonts w:ascii="Cambria" w:hAnsi="Cambria" w:eastAsia="宋体"/>
      <w:b/>
      <w:bCs/>
      <w:kern w:val="28"/>
      <w:sz w:val="32"/>
      <w:szCs w:val="32"/>
    </w:rPr>
  </w:style>
  <w:style w:type="character" w:customStyle="1" w:styleId="92">
    <w:name w:val="批注主题 字符"/>
    <w:link w:val="43"/>
    <w:qFormat/>
    <w:uiPriority w:val="0"/>
    <w:rPr>
      <w:rFonts w:eastAsia="宋体"/>
      <w:b/>
      <w:bCs/>
      <w:kern w:val="2"/>
      <w:sz w:val="21"/>
      <w:szCs w:val="24"/>
      <w:lang w:val="en-US" w:eastAsia="zh-CN" w:bidi="ar-SA"/>
    </w:rPr>
  </w:style>
  <w:style w:type="character" w:customStyle="1" w:styleId="93">
    <w:name w:val="正文首行缩进 字符"/>
    <w:link w:val="44"/>
    <w:uiPriority w:val="0"/>
    <w:rPr>
      <w:rFonts w:eastAsia="宋体"/>
      <w:kern w:val="2"/>
      <w:sz w:val="21"/>
      <w:szCs w:val="24"/>
      <w:lang w:val="en-US" w:eastAsia="zh-CN" w:bidi="ar-SA"/>
    </w:rPr>
  </w:style>
  <w:style w:type="paragraph" w:customStyle="1" w:styleId="94">
    <w:name w:val="前言、引言标题"/>
    <w:next w:val="1"/>
    <w:qFormat/>
    <w:uiPriority w:val="0"/>
    <w:pPr>
      <w:numPr>
        <w:ilvl w:val="0"/>
        <w:numId w:val="1"/>
      </w:numPr>
      <w:shd w:val="clear" w:color="FFFFFF" w:fill="FFFFFF"/>
      <w:spacing w:before="640" w:after="560"/>
      <w:jc w:val="center"/>
      <w:outlineLvl w:val="0"/>
    </w:pPr>
    <w:rPr>
      <w:rFonts w:ascii="黑体" w:hAnsi="Calibri" w:eastAsia="黑体" w:cs="Times New Roman"/>
      <w:kern w:val="2"/>
      <w:sz w:val="32"/>
      <w:szCs w:val="22"/>
      <w:lang w:val="en-US" w:eastAsia="zh-CN" w:bidi="ar-SA"/>
    </w:rPr>
  </w:style>
  <w:style w:type="paragraph" w:customStyle="1" w:styleId="95">
    <w:name w:val="章标题"/>
    <w:next w:val="1"/>
    <w:qFormat/>
    <w:uiPriority w:val="0"/>
    <w:pPr>
      <w:numPr>
        <w:ilvl w:val="1"/>
        <w:numId w:val="1"/>
      </w:numPr>
      <w:spacing w:beforeLines="50" w:afterLines="50"/>
      <w:jc w:val="both"/>
      <w:outlineLvl w:val="1"/>
    </w:pPr>
    <w:rPr>
      <w:rFonts w:ascii="黑体" w:hAnsi="Calibri" w:eastAsia="黑体" w:cs="Times New Roman"/>
      <w:kern w:val="2"/>
      <w:sz w:val="21"/>
      <w:szCs w:val="22"/>
      <w:lang w:val="en-US" w:eastAsia="zh-CN" w:bidi="ar-SA"/>
    </w:rPr>
  </w:style>
  <w:style w:type="paragraph" w:customStyle="1" w:styleId="96">
    <w:name w:val="一级条标题"/>
    <w:basedOn w:val="95"/>
    <w:next w:val="1"/>
    <w:uiPriority w:val="0"/>
    <w:pPr>
      <w:numPr>
        <w:ilvl w:val="2"/>
      </w:numPr>
      <w:spacing w:beforeLines="0" w:afterLines="0"/>
      <w:outlineLvl w:val="2"/>
    </w:pPr>
  </w:style>
  <w:style w:type="paragraph" w:customStyle="1" w:styleId="97">
    <w:name w:val="二级条标题"/>
    <w:basedOn w:val="96"/>
    <w:next w:val="1"/>
    <w:qFormat/>
    <w:uiPriority w:val="0"/>
    <w:pPr>
      <w:numPr>
        <w:ilvl w:val="3"/>
      </w:numPr>
      <w:outlineLvl w:val="3"/>
    </w:pPr>
  </w:style>
  <w:style w:type="paragraph" w:customStyle="1" w:styleId="98">
    <w:name w:val="三级条标题"/>
    <w:basedOn w:val="97"/>
    <w:next w:val="1"/>
    <w:uiPriority w:val="0"/>
    <w:pPr>
      <w:numPr>
        <w:ilvl w:val="4"/>
      </w:numPr>
      <w:ind w:left="1134"/>
      <w:outlineLvl w:val="4"/>
    </w:pPr>
  </w:style>
  <w:style w:type="paragraph" w:customStyle="1" w:styleId="99">
    <w:name w:val="四级条标题"/>
    <w:basedOn w:val="98"/>
    <w:next w:val="1"/>
    <w:uiPriority w:val="0"/>
    <w:pPr>
      <w:numPr>
        <w:ilvl w:val="5"/>
      </w:numPr>
      <w:outlineLvl w:val="5"/>
    </w:pPr>
  </w:style>
  <w:style w:type="paragraph" w:customStyle="1" w:styleId="100">
    <w:name w:val="五级条标题"/>
    <w:basedOn w:val="99"/>
    <w:next w:val="1"/>
    <w:uiPriority w:val="0"/>
    <w:pPr>
      <w:numPr>
        <w:ilvl w:val="6"/>
      </w:numPr>
      <w:outlineLvl w:val="6"/>
    </w:pPr>
  </w:style>
  <w:style w:type="paragraph" w:customStyle="1" w:styleId="101">
    <w:name w:val="Char Char Char"/>
    <w:basedOn w:val="14"/>
    <w:uiPriority w:val="0"/>
    <w:pPr>
      <w:adjustRightInd w:val="0"/>
      <w:spacing w:line="436" w:lineRule="exact"/>
      <w:ind w:left="357" w:leftChars="100" w:right="100" w:rightChars="100"/>
      <w:outlineLvl w:val="3"/>
    </w:pPr>
    <w:rPr>
      <w:rFonts w:ascii="Tahoma" w:hAnsi="Tahoma" w:cs="Arial"/>
      <w:b/>
      <w:color w:val="333399"/>
      <w:sz w:val="18"/>
    </w:rPr>
  </w:style>
  <w:style w:type="paragraph" w:customStyle="1" w:styleId="102">
    <w:name w:val="样式 标题 2 + 小四"/>
    <w:basedOn w:val="3"/>
    <w:uiPriority w:val="0"/>
    <w:pPr>
      <w:keepNext w:val="0"/>
      <w:tabs>
        <w:tab w:val="left" w:pos="567"/>
      </w:tabs>
      <w:autoSpaceDE w:val="0"/>
      <w:autoSpaceDN w:val="0"/>
      <w:adjustRightInd w:val="0"/>
      <w:spacing w:beforeLines="50" w:afterLines="50"/>
      <w:ind w:left="567" w:hanging="567"/>
    </w:pPr>
    <w:rPr>
      <w:rFonts w:ascii="Times New Roman"/>
      <w:sz w:val="24"/>
      <w:szCs w:val="24"/>
    </w:rPr>
  </w:style>
  <w:style w:type="paragraph" w:customStyle="1" w:styleId="103">
    <w:name w:val="Default"/>
    <w:uiPriority w:val="0"/>
    <w:pPr>
      <w:widowControl w:val="0"/>
      <w:autoSpaceDE w:val="0"/>
      <w:autoSpaceDN w:val="0"/>
      <w:adjustRightInd w:val="0"/>
    </w:pPr>
    <w:rPr>
      <w:rFonts w:ascii="华文中宋" w:hAnsi="Calibri" w:eastAsia="华文中宋" w:cs="华文中宋"/>
      <w:color w:val="000000"/>
      <w:kern w:val="2"/>
      <w:sz w:val="24"/>
      <w:szCs w:val="24"/>
      <w:lang w:val="en-US" w:eastAsia="zh-CN" w:bidi="ar-SA"/>
    </w:rPr>
  </w:style>
  <w:style w:type="paragraph" w:styleId="104">
    <w:name w:val="List Paragraph"/>
    <w:basedOn w:val="1"/>
    <w:qFormat/>
    <w:uiPriority w:val="99"/>
    <w:pPr>
      <w:ind w:left="720"/>
      <w:contextualSpacing/>
    </w:pPr>
  </w:style>
  <w:style w:type="paragraph" w:customStyle="1" w:styleId="105">
    <w:name w:val="Char Char Char Char"/>
    <w:basedOn w:val="1"/>
    <w:uiPriority w:val="0"/>
    <w:rPr>
      <w:rFonts w:ascii="Tahoma" w:hAnsi="Tahoma"/>
      <w:szCs w:val="20"/>
    </w:rPr>
  </w:style>
  <w:style w:type="paragraph" w:customStyle="1" w:styleId="106">
    <w:name w:val="默认段落字体 Para Char"/>
    <w:basedOn w:val="1"/>
    <w:semiHidden/>
    <w:uiPriority w:val="0"/>
    <w:rPr>
      <w:rFonts w:ascii="Arial" w:hAnsi="Arial" w:cs="Arial"/>
      <w:sz w:val="22"/>
      <w:szCs w:val="22"/>
      <w:lang w:eastAsia="en-US"/>
    </w:rPr>
  </w:style>
  <w:style w:type="paragraph" w:customStyle="1" w:styleId="107">
    <w:name w:val="目录样式"/>
    <w:basedOn w:val="1"/>
    <w:uiPriority w:val="0"/>
    <w:pPr>
      <w:tabs>
        <w:tab w:val="left" w:pos="840"/>
        <w:tab w:val="right" w:leader="dot" w:pos="8640"/>
      </w:tabs>
      <w:adjustRightInd w:val="0"/>
      <w:snapToGrid w:val="0"/>
      <w:spacing w:line="360" w:lineRule="auto"/>
      <w:ind w:firstLine="200" w:firstLineChars="200"/>
    </w:pPr>
    <w:rPr>
      <w:rFonts w:ascii="宋体" w:hAnsi="宋体"/>
      <w:bCs/>
    </w:rPr>
  </w:style>
  <w:style w:type="paragraph" w:customStyle="1" w:styleId="108">
    <w:name w:val="正文2"/>
    <w:basedOn w:val="1"/>
    <w:uiPriority w:val="0"/>
    <w:pPr>
      <w:spacing w:line="500" w:lineRule="exact"/>
      <w:ind w:firstLine="200" w:firstLineChars="200"/>
    </w:pPr>
    <w:rPr>
      <w:rFonts w:ascii="仿宋_GB2312" w:eastAsia="仿宋_GB2312" w:cs="宋体"/>
      <w:sz w:val="30"/>
      <w:szCs w:val="30"/>
    </w:rPr>
  </w:style>
  <w:style w:type="paragraph" w:customStyle="1" w:styleId="109">
    <w:name w:val="样式 正文2 + 首行缩进:  2 字符"/>
    <w:basedOn w:val="1"/>
    <w:uiPriority w:val="0"/>
    <w:pPr>
      <w:spacing w:line="500" w:lineRule="exact"/>
      <w:ind w:firstLine="200" w:firstLineChars="200"/>
    </w:pPr>
    <w:rPr>
      <w:rFonts w:ascii="仿宋_GB2312" w:eastAsia="仿宋_GB2312" w:cs="宋体"/>
      <w:sz w:val="30"/>
      <w:szCs w:val="20"/>
    </w:rPr>
  </w:style>
  <w:style w:type="paragraph" w:customStyle="1" w:styleId="110">
    <w:name w:val="文档正文"/>
    <w:basedOn w:val="1"/>
    <w:link w:val="111"/>
    <w:uiPriority w:val="0"/>
    <w:pPr>
      <w:adjustRightInd w:val="0"/>
      <w:spacing w:line="480" w:lineRule="exact"/>
      <w:ind w:firstLine="480" w:firstLineChars="200"/>
      <w:textAlignment w:val="baseline"/>
    </w:pPr>
    <w:rPr>
      <w:rFonts w:ascii="宋体"/>
    </w:rPr>
  </w:style>
  <w:style w:type="character" w:customStyle="1" w:styleId="111">
    <w:name w:val="文档正文 Char"/>
    <w:link w:val="110"/>
    <w:uiPriority w:val="0"/>
    <w:rPr>
      <w:rFonts w:ascii="宋体" w:eastAsia="宋体"/>
      <w:sz w:val="24"/>
      <w:szCs w:val="24"/>
      <w:lang w:val="en-US" w:eastAsia="zh-CN" w:bidi="ar-SA"/>
    </w:rPr>
  </w:style>
  <w:style w:type="paragraph" w:customStyle="1" w:styleId="112">
    <w:name w:val="标题3"/>
    <w:basedOn w:val="1"/>
    <w:uiPriority w:val="0"/>
    <w:pPr>
      <w:keepNext/>
      <w:keepLines/>
      <w:spacing w:line="500" w:lineRule="exact"/>
      <w:ind w:firstLine="601" w:firstLineChars="200"/>
      <w:outlineLvl w:val="2"/>
    </w:pPr>
    <w:rPr>
      <w:rFonts w:ascii="仿宋_GB2312" w:eastAsia="仿宋_GB2312" w:cs="黑体"/>
      <w:bCs/>
      <w:kern w:val="44"/>
      <w:sz w:val="30"/>
      <w:szCs w:val="20"/>
    </w:rPr>
  </w:style>
  <w:style w:type="paragraph" w:customStyle="1" w:styleId="113">
    <w:name w:val="Text"/>
    <w:uiPriority w:val="0"/>
    <w:pPr>
      <w:spacing w:line="500" w:lineRule="exact"/>
      <w:ind w:firstLine="200" w:firstLineChars="200"/>
    </w:pPr>
    <w:rPr>
      <w:rFonts w:ascii="仿宋_GB2312" w:hAnsi="Calibri" w:eastAsia="仿宋_GB2312" w:cs="Arial"/>
      <w:bCs/>
      <w:kern w:val="2"/>
      <w:sz w:val="30"/>
      <w:szCs w:val="44"/>
      <w:lang w:val="en-US" w:eastAsia="zh-CN" w:bidi="ar-SA"/>
    </w:rPr>
  </w:style>
  <w:style w:type="paragraph" w:customStyle="1" w:styleId="114">
    <w:name w:val="Char"/>
    <w:basedOn w:val="1"/>
    <w:uiPriority w:val="0"/>
    <w:pPr>
      <w:spacing w:after="160" w:line="240" w:lineRule="exact"/>
    </w:pPr>
    <w:rPr>
      <w:rFonts w:ascii="Verdana" w:hAnsi="Verdana"/>
      <w:sz w:val="20"/>
      <w:szCs w:val="20"/>
      <w:lang w:eastAsia="en-US"/>
    </w:rPr>
  </w:style>
  <w:style w:type="paragraph" w:customStyle="1" w:styleId="115">
    <w:name w:val="Char3"/>
    <w:basedOn w:val="1"/>
    <w:uiPriority w:val="0"/>
    <w:pPr>
      <w:spacing w:after="160" w:line="240" w:lineRule="exact"/>
    </w:pPr>
    <w:rPr>
      <w:rFonts w:ascii="Verdana" w:hAnsi="Verdana"/>
      <w:sz w:val="20"/>
      <w:szCs w:val="20"/>
      <w:lang w:eastAsia="en-US"/>
    </w:rPr>
  </w:style>
  <w:style w:type="paragraph" w:customStyle="1" w:styleId="116">
    <w:name w:val="Char Char Char Char Char Char Char"/>
    <w:basedOn w:val="1"/>
    <w:uiPriority w:val="0"/>
    <w:pPr>
      <w:spacing w:after="160" w:line="240" w:lineRule="exact"/>
    </w:pPr>
    <w:rPr>
      <w:rFonts w:ascii="Verdana" w:hAnsi="Verdana"/>
      <w:sz w:val="20"/>
      <w:szCs w:val="20"/>
      <w:lang w:eastAsia="en-US"/>
    </w:rPr>
  </w:style>
  <w:style w:type="paragraph" w:customStyle="1" w:styleId="117">
    <w:name w:val="Char1 Char Char Char"/>
    <w:basedOn w:val="14"/>
    <w:uiPriority w:val="0"/>
    <w:rPr>
      <w:rFonts w:ascii="Tahoma" w:hAnsi="Tahoma"/>
      <w:bCs/>
    </w:rPr>
  </w:style>
  <w:style w:type="paragraph" w:customStyle="1" w:styleId="118">
    <w:name w:val="Char Char Char Char Char Char Char Char Char Char Char Char Char Char Char1 Char"/>
    <w:basedOn w:val="1"/>
    <w:uiPriority w:val="0"/>
    <w:pPr>
      <w:spacing w:after="160" w:line="240" w:lineRule="exact"/>
    </w:pPr>
    <w:rPr>
      <w:rFonts w:ascii="宋体" w:hAnsi="宋体"/>
      <w:szCs w:val="20"/>
    </w:rPr>
  </w:style>
  <w:style w:type="paragraph" w:customStyle="1" w:styleId="119">
    <w:name w:val="Char Char1"/>
    <w:basedOn w:val="1"/>
    <w:uiPriority w:val="0"/>
    <w:pPr>
      <w:spacing w:after="160" w:line="240" w:lineRule="exact"/>
    </w:pPr>
    <w:rPr>
      <w:rFonts w:ascii="Verdana" w:hAnsi="Verdana"/>
      <w:sz w:val="20"/>
      <w:szCs w:val="20"/>
      <w:lang w:eastAsia="en-US"/>
    </w:rPr>
  </w:style>
  <w:style w:type="paragraph" w:customStyle="1" w:styleId="120">
    <w:name w:val="封面表格"/>
    <w:uiPriority w:val="0"/>
    <w:pPr>
      <w:spacing w:line="480" w:lineRule="auto"/>
      <w:jc w:val="center"/>
    </w:pPr>
    <w:rPr>
      <w:rFonts w:ascii="Calibri" w:hAnsi="Calibri" w:eastAsia="宋体" w:cs="Times New Roman"/>
      <w:kern w:val="2"/>
      <w:sz w:val="28"/>
      <w:szCs w:val="22"/>
      <w:lang w:val="en-US" w:eastAsia="zh-CN" w:bidi="ar-SA"/>
    </w:rPr>
  </w:style>
  <w:style w:type="paragraph" w:customStyle="1" w:styleId="121">
    <w:name w:val="Char Char Char Char Char Char Char Char Char Char Char Char1 Char"/>
    <w:basedOn w:val="14"/>
    <w:semiHidden/>
    <w:uiPriority w:val="0"/>
    <w:pPr>
      <w:adjustRightInd w:val="0"/>
      <w:textAlignment w:val="baseline"/>
    </w:pPr>
    <w:rPr>
      <w:rFonts w:ascii="Arial" w:hAnsi="Arial" w:eastAsia="黑体" w:cs="Arial"/>
      <w:snapToGrid/>
      <w:szCs w:val="21"/>
    </w:rPr>
  </w:style>
  <w:style w:type="paragraph" w:customStyle="1" w:styleId="122">
    <w:name w:val="正文缩进(ALT+Z)"/>
    <w:basedOn w:val="1"/>
    <w:link w:val="123"/>
    <w:qFormat/>
    <w:uiPriority w:val="0"/>
    <w:pPr>
      <w:spacing w:line="360" w:lineRule="auto"/>
      <w:ind w:firstLine="200" w:firstLineChars="200"/>
    </w:pPr>
  </w:style>
  <w:style w:type="character" w:customStyle="1" w:styleId="123">
    <w:name w:val="正文缩进(ALT+Z) Char"/>
    <w:link w:val="122"/>
    <w:qFormat/>
    <w:uiPriority w:val="0"/>
    <w:rPr>
      <w:rFonts w:eastAsia="宋体"/>
      <w:kern w:val="2"/>
      <w:sz w:val="24"/>
      <w:szCs w:val="24"/>
      <w:lang w:val="en-US" w:eastAsia="zh-CN" w:bidi="ar-SA"/>
    </w:rPr>
  </w:style>
  <w:style w:type="paragraph" w:customStyle="1" w:styleId="124">
    <w:name w:val="_Style 123"/>
    <w:basedOn w:val="1"/>
    <w:next w:val="1"/>
    <w:qFormat/>
    <w:uiPriority w:val="0"/>
    <w:pPr>
      <w:pBdr>
        <w:top w:val="single" w:color="auto" w:sz="6" w:space="1"/>
      </w:pBdr>
      <w:jc w:val="center"/>
    </w:pPr>
    <w:rPr>
      <w:rFonts w:ascii="Arial" w:hAnsi="Arial" w:cs="Arial"/>
      <w:vanish/>
      <w:sz w:val="16"/>
      <w:szCs w:val="16"/>
    </w:rPr>
  </w:style>
  <w:style w:type="character" w:customStyle="1" w:styleId="125">
    <w:name w:val="A7"/>
    <w:qFormat/>
    <w:uiPriority w:val="0"/>
    <w:rPr>
      <w:rFonts w:cs="文鼎"/>
      <w:color w:val="000000"/>
      <w:sz w:val="18"/>
      <w:szCs w:val="18"/>
    </w:rPr>
  </w:style>
  <w:style w:type="character" w:customStyle="1" w:styleId="126">
    <w:name w:val="A0"/>
    <w:qFormat/>
    <w:uiPriority w:val="0"/>
    <w:rPr>
      <w:rFonts w:cs="DTLArgoT"/>
      <w:b/>
      <w:bCs/>
      <w:color w:val="000000"/>
      <w:sz w:val="22"/>
      <w:szCs w:val="22"/>
    </w:rPr>
  </w:style>
  <w:style w:type="paragraph" w:customStyle="1" w:styleId="127">
    <w:name w:val="font5"/>
    <w:basedOn w:val="1"/>
    <w:qFormat/>
    <w:uiPriority w:val="0"/>
    <w:pPr>
      <w:spacing w:before="100" w:beforeAutospacing="1" w:after="100" w:afterAutospacing="1"/>
    </w:pPr>
    <w:rPr>
      <w:rFonts w:ascii="宋体" w:hAnsi="宋体" w:cs="宋体"/>
      <w:sz w:val="18"/>
      <w:szCs w:val="18"/>
    </w:rPr>
  </w:style>
  <w:style w:type="paragraph" w:customStyle="1" w:styleId="128">
    <w:name w:val="font6"/>
    <w:basedOn w:val="1"/>
    <w:qFormat/>
    <w:uiPriority w:val="0"/>
    <w:pPr>
      <w:spacing w:before="100" w:beforeAutospacing="1" w:after="100" w:afterAutospacing="1"/>
    </w:pPr>
    <w:rPr>
      <w:rFonts w:ascii="宋体" w:hAnsi="宋体" w:cs="宋体"/>
      <w:sz w:val="20"/>
      <w:szCs w:val="20"/>
    </w:rPr>
  </w:style>
  <w:style w:type="paragraph" w:customStyle="1" w:styleId="129">
    <w:name w:val="font7"/>
    <w:basedOn w:val="1"/>
    <w:qFormat/>
    <w:uiPriority w:val="0"/>
    <w:pPr>
      <w:spacing w:before="100" w:beforeAutospacing="1" w:after="100" w:afterAutospacing="1"/>
    </w:pPr>
    <w:rPr>
      <w:rFonts w:ascii="宋体" w:hAnsi="宋体" w:cs="宋体"/>
      <w:sz w:val="20"/>
      <w:szCs w:val="20"/>
    </w:rPr>
  </w:style>
  <w:style w:type="table" w:customStyle="1" w:styleId="130">
    <w:name w:val="Grid Table Light"/>
    <w:basedOn w:val="45"/>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customStyle="1" w:styleId="131">
    <w:name w:val="_Style 1"/>
    <w:basedOn w:val="1"/>
    <w:qFormat/>
    <w:uiPriority w:val="34"/>
    <w:pPr>
      <w:ind w:left="720"/>
      <w:contextualSpacing/>
    </w:pPr>
    <w:rPr>
      <w:rFonts w:ascii="Times New Roman" w:hAnsi="Times New Roman"/>
    </w:rPr>
  </w:style>
  <w:style w:type="paragraph" w:customStyle="1" w:styleId="132">
    <w:name w:val="_Style 3"/>
    <w:basedOn w:val="1"/>
    <w:qFormat/>
    <w:uiPriority w:val="34"/>
    <w:pPr>
      <w:widowControl w:val="0"/>
      <w:ind w:left="720"/>
      <w:contextualSpacing/>
      <w:jc w:val="both"/>
    </w:pPr>
    <w:rPr>
      <w:kern w:val="2"/>
      <w:sz w:val="21"/>
    </w:rPr>
  </w:style>
  <w:style w:type="paragraph" w:customStyle="1" w:styleId="133">
    <w:name w:val="条文脚注"/>
    <w:basedOn w:val="103"/>
    <w:next w:val="103"/>
    <w:qFormat/>
    <w:uiPriority w:val="0"/>
    <w:rPr>
      <w:rFonts w:ascii="黑体" w:eastAsia="黑体" w:cs="Times New Roman"/>
      <w:color w:val="auto"/>
    </w:rPr>
  </w:style>
  <w:style w:type="paragraph" w:customStyle="1" w:styleId="134">
    <w:name w:val="列出段落1"/>
    <w:basedOn w:val="1"/>
    <w:qFormat/>
    <w:uiPriority w:val="0"/>
    <w:pPr>
      <w:ind w:firstLine="420" w:firstLineChars="200"/>
    </w:pPr>
    <w:rPr>
      <w:szCs w:val="22"/>
    </w:rPr>
  </w:style>
  <w:style w:type="character" w:customStyle="1" w:styleId="135">
    <w:name w:val="question-title2"/>
    <w:qFormat/>
    <w:uiPriority w:val="0"/>
    <w:rPr>
      <w:rFonts w:cs="Times New Roman"/>
    </w:rPr>
  </w:style>
  <w:style w:type="paragraph" w:customStyle="1" w:styleId="136">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37">
    <w:name w:val="列出段落11"/>
    <w:basedOn w:val="1"/>
    <w:qFormat/>
    <w:uiPriority w:val="0"/>
    <w:pPr>
      <w:ind w:firstLine="420" w:firstLineChars="200"/>
    </w:pPr>
    <w:rPr>
      <w:szCs w:val="22"/>
    </w:rPr>
  </w:style>
  <w:style w:type="paragraph" w:customStyle="1" w:styleId="138">
    <w:name w:val="TOC 标题1"/>
    <w:basedOn w:val="2"/>
    <w:next w:val="1"/>
    <w:qFormat/>
    <w:uiPriority w:val="0"/>
    <w:pPr>
      <w:spacing w:before="480" w:after="0" w:line="276" w:lineRule="auto"/>
      <w:outlineLvl w:val="9"/>
    </w:pPr>
    <w:rPr>
      <w:color w:val="365F91"/>
      <w:sz w:val="28"/>
      <w:szCs w:val="28"/>
    </w:rPr>
  </w:style>
  <w:style w:type="paragraph" w:customStyle="1" w:styleId="139">
    <w:name w:val="封面抬头标题"/>
    <w:basedOn w:val="1"/>
    <w:qFormat/>
    <w:uiPriority w:val="0"/>
    <w:rPr>
      <w:rFonts w:eastAsia="黑体"/>
      <w:b/>
      <w:bCs/>
      <w:spacing w:val="160"/>
      <w:sz w:val="52"/>
    </w:rPr>
  </w:style>
  <w:style w:type="paragraph" w:customStyle="1" w:styleId="140">
    <w:name w:val="标准编号"/>
    <w:basedOn w:val="1"/>
    <w:qFormat/>
    <w:uiPriority w:val="0"/>
    <w:pPr>
      <w:jc w:val="center"/>
    </w:pPr>
    <w:rPr>
      <w:rFonts w:ascii="黑体" w:eastAsia="黑体"/>
      <w:b/>
      <w:bCs/>
      <w:sz w:val="30"/>
    </w:rPr>
  </w:style>
  <w:style w:type="paragraph" w:customStyle="1" w:styleId="141">
    <w:name w:val="封面中文名称"/>
    <w:basedOn w:val="1"/>
    <w:qFormat/>
    <w:uiPriority w:val="0"/>
    <w:pPr>
      <w:spacing w:after="120"/>
      <w:jc w:val="center"/>
    </w:pPr>
    <w:rPr>
      <w:rFonts w:ascii="黑体" w:eastAsia="黑体"/>
      <w:b/>
      <w:spacing w:val="80"/>
      <w:sz w:val="44"/>
    </w:rPr>
  </w:style>
  <w:style w:type="paragraph" w:customStyle="1" w:styleId="142">
    <w:name w:val="封面英文名称"/>
    <w:basedOn w:val="1"/>
    <w:qFormat/>
    <w:uiPriority w:val="0"/>
    <w:pPr>
      <w:spacing w:after="120"/>
      <w:jc w:val="center"/>
    </w:pPr>
    <w:rPr>
      <w:rFonts w:ascii="黑体"/>
      <w:b/>
      <w:spacing w:val="60"/>
      <w:sz w:val="28"/>
    </w:rPr>
  </w:style>
  <w:style w:type="paragraph" w:customStyle="1" w:styleId="143">
    <w:name w:val="封面版本号"/>
    <w:basedOn w:val="1"/>
    <w:qFormat/>
    <w:uiPriority w:val="0"/>
    <w:pPr>
      <w:jc w:val="center"/>
    </w:pPr>
    <w:rPr>
      <w:rFonts w:ascii="黑体" w:eastAsia="黑体"/>
      <w:b/>
      <w:spacing w:val="40"/>
    </w:rPr>
  </w:style>
  <w:style w:type="paragraph" w:customStyle="1" w:styleId="144">
    <w:name w:val="发布实施"/>
    <w:basedOn w:val="143"/>
    <w:qFormat/>
    <w:uiPriority w:val="0"/>
  </w:style>
  <w:style w:type="paragraph" w:customStyle="1" w:styleId="145">
    <w:name w:val="封面公司名称"/>
    <w:basedOn w:val="1"/>
    <w:qFormat/>
    <w:uiPriority w:val="0"/>
    <w:rPr>
      <w:rFonts w:ascii="黑体" w:eastAsia="黑体"/>
      <w:b/>
      <w:bCs/>
      <w:sz w:val="36"/>
    </w:rPr>
  </w:style>
  <w:style w:type="paragraph" w:customStyle="1" w:styleId="146">
    <w:name w:val="标准正文"/>
    <w:qFormat/>
    <w:uiPriority w:val="0"/>
    <w:pPr>
      <w:widowControl w:val="0"/>
      <w:adjustRightInd w:val="0"/>
      <w:snapToGrid w:val="0"/>
      <w:spacing w:line="360" w:lineRule="auto"/>
      <w:ind w:firstLine="566" w:firstLineChars="177"/>
    </w:pPr>
    <w:rPr>
      <w:rFonts w:ascii="Calibri" w:hAnsi="Calibri" w:eastAsia="宋体" w:cs="Times New Roman"/>
      <w:snapToGrid w:val="0"/>
      <w:kern w:val="2"/>
      <w:sz w:val="32"/>
      <w:szCs w:val="32"/>
      <w:lang w:val="en-US" w:eastAsia="zh-CN" w:bidi="ar-SA"/>
    </w:rPr>
  </w:style>
  <w:style w:type="paragraph" w:customStyle="1" w:styleId="147">
    <w:name w:val="段"/>
    <w:qFormat/>
    <w:uiPriority w:val="0"/>
    <w:pPr>
      <w:autoSpaceDE w:val="0"/>
      <w:autoSpaceDN w:val="0"/>
      <w:ind w:firstLine="200" w:firstLineChars="200"/>
      <w:jc w:val="both"/>
    </w:pPr>
    <w:rPr>
      <w:rFonts w:ascii="宋体" w:hAnsi="Calibri" w:eastAsia="宋体" w:cs="Times New Roman"/>
      <w:kern w:val="2"/>
      <w:sz w:val="21"/>
      <w:szCs w:val="22"/>
      <w:lang w:val="en-US" w:eastAsia="zh-CN" w:bidi="ar-SA"/>
    </w:rPr>
  </w:style>
  <w:style w:type="paragraph" w:customStyle="1" w:styleId="148">
    <w:name w:val="附录标题"/>
    <w:basedOn w:val="1"/>
    <w:qFormat/>
    <w:uiPriority w:val="0"/>
    <w:pPr>
      <w:numPr>
        <w:ilvl w:val="0"/>
        <w:numId w:val="2"/>
      </w:numPr>
      <w:spacing w:beforeLines="50" w:afterLines="50"/>
      <w:outlineLvl w:val="1"/>
    </w:pPr>
    <w:rPr>
      <w:rFonts w:ascii="黑体" w:eastAsia="黑体"/>
      <w:snapToGrid/>
      <w:szCs w:val="20"/>
    </w:rPr>
  </w:style>
  <w:style w:type="paragraph" w:customStyle="1" w:styleId="149">
    <w:name w:val="正文 1"/>
    <w:basedOn w:val="1"/>
    <w:qFormat/>
    <w:uiPriority w:val="0"/>
    <w:pPr>
      <w:snapToGrid w:val="0"/>
      <w:spacing w:before="80" w:after="80"/>
      <w:ind w:left="1418"/>
    </w:pPr>
    <w:rPr>
      <w:szCs w:val="20"/>
    </w:rPr>
  </w:style>
  <w:style w:type="paragraph" w:customStyle="1" w:styleId="150">
    <w:name w:val="B_项目符号"/>
    <w:basedOn w:val="1"/>
    <w:qFormat/>
    <w:uiPriority w:val="0"/>
    <w:pPr>
      <w:numPr>
        <w:ilvl w:val="0"/>
        <w:numId w:val="3"/>
      </w:numPr>
      <w:overflowPunct w:val="0"/>
      <w:autoSpaceDE w:val="0"/>
      <w:autoSpaceDN w:val="0"/>
      <w:adjustRightInd w:val="0"/>
      <w:textAlignment w:val="baseline"/>
    </w:pPr>
    <w:rPr>
      <w:rFonts w:ascii="宋体"/>
      <w:szCs w:val="20"/>
    </w:rPr>
  </w:style>
  <w:style w:type="paragraph" w:customStyle="1" w:styleId="151">
    <w:name w:val="图名"/>
    <w:next w:val="1"/>
    <w:qFormat/>
    <w:uiPriority w:val="0"/>
    <w:pPr>
      <w:adjustRightInd w:val="0"/>
      <w:spacing w:before="120" w:after="120"/>
      <w:jc w:val="center"/>
    </w:pPr>
    <w:rPr>
      <w:rFonts w:ascii="Calibri" w:hAnsi="Calibri" w:eastAsia="宋体" w:cs="Times New Roman"/>
      <w:color w:val="000000"/>
      <w:kern w:val="2"/>
      <w:sz w:val="21"/>
      <w:szCs w:val="22"/>
      <w:lang w:val="en-US" w:eastAsia="zh-CN" w:bidi="ar-SA"/>
    </w:rPr>
  </w:style>
  <w:style w:type="paragraph" w:customStyle="1" w:styleId="152">
    <w:name w:val="标准书眉_奇数页"/>
    <w:next w:val="1"/>
    <w:qFormat/>
    <w:uiPriority w:val="0"/>
    <w:pPr>
      <w:tabs>
        <w:tab w:val="center" w:pos="4154"/>
        <w:tab w:val="right" w:pos="8306"/>
      </w:tabs>
      <w:spacing w:after="120"/>
      <w:jc w:val="right"/>
    </w:pPr>
    <w:rPr>
      <w:rFonts w:ascii="Calibri" w:hAnsi="Calibri" w:eastAsia="宋体" w:cs="Times New Roman"/>
      <w:kern w:val="2"/>
      <w:sz w:val="21"/>
      <w:szCs w:val="22"/>
      <w:lang w:val="en-US" w:eastAsia="zh-CN" w:bidi="ar-SA"/>
    </w:rPr>
  </w:style>
  <w:style w:type="paragraph" w:customStyle="1" w:styleId="153">
    <w:name w:val="附录表标题"/>
    <w:next w:val="147"/>
    <w:qFormat/>
    <w:uiPriority w:val="0"/>
    <w:pPr>
      <w:jc w:val="center"/>
      <w:textAlignment w:val="baseline"/>
    </w:pPr>
    <w:rPr>
      <w:rFonts w:ascii="黑体" w:hAnsi="Calibri" w:eastAsia="黑体" w:cs="Times New Roman"/>
      <w:kern w:val="21"/>
      <w:sz w:val="21"/>
      <w:szCs w:val="22"/>
      <w:lang w:val="en-US" w:eastAsia="zh-CN" w:bidi="ar-SA"/>
    </w:rPr>
  </w:style>
  <w:style w:type="character" w:customStyle="1" w:styleId="154">
    <w:name w:val="Char Char14"/>
    <w:semiHidden/>
    <w:qFormat/>
    <w:uiPriority w:val="0"/>
    <w:rPr>
      <w:rFonts w:ascii="Calibri" w:hAnsi="Calibri" w:eastAsia="宋体"/>
      <w:sz w:val="18"/>
      <w:szCs w:val="18"/>
      <w:lang w:val="en-US" w:eastAsia="zh-CN" w:bidi="ar-SA"/>
    </w:rPr>
  </w:style>
  <w:style w:type="paragraph" w:customStyle="1" w:styleId="155">
    <w:name w:val="标准书脚_奇数页"/>
    <w:qFormat/>
    <w:uiPriority w:val="0"/>
    <w:pPr>
      <w:spacing w:before="120"/>
      <w:jc w:val="right"/>
    </w:pPr>
    <w:rPr>
      <w:rFonts w:ascii="Calibri" w:hAnsi="Calibri" w:eastAsia="宋体" w:cs="Times New Roman"/>
      <w:kern w:val="2"/>
      <w:sz w:val="18"/>
      <w:szCs w:val="22"/>
      <w:lang w:val="en-US" w:eastAsia="zh-CN" w:bidi="ar-SA"/>
    </w:rPr>
  </w:style>
  <w:style w:type="paragraph" w:customStyle="1" w:styleId="156">
    <w:name w:val="标准书眉一"/>
    <w:qFormat/>
    <w:uiPriority w:val="0"/>
    <w:pPr>
      <w:jc w:val="both"/>
    </w:pPr>
    <w:rPr>
      <w:rFonts w:ascii="Calibri" w:hAnsi="Calibri" w:eastAsia="宋体" w:cs="Times New Roman"/>
      <w:kern w:val="2"/>
      <w:sz w:val="22"/>
      <w:szCs w:val="22"/>
      <w:lang w:val="en-US" w:eastAsia="zh-CN" w:bidi="ar-SA"/>
    </w:rPr>
  </w:style>
  <w:style w:type="character" w:customStyle="1" w:styleId="157">
    <w:name w:val="H1 Char"/>
    <w:qFormat/>
    <w:uiPriority w:val="0"/>
    <w:rPr>
      <w:rFonts w:ascii="Cambria" w:hAnsi="Cambria" w:eastAsia="宋体"/>
      <w:b/>
      <w:bCs/>
      <w:kern w:val="32"/>
      <w:sz w:val="32"/>
      <w:szCs w:val="32"/>
      <w:lang w:val="en-US" w:eastAsia="zh-CN" w:bidi="ar-SA"/>
    </w:rPr>
  </w:style>
  <w:style w:type="character" w:customStyle="1" w:styleId="158">
    <w:name w:val="H2 Char"/>
    <w:qFormat/>
    <w:uiPriority w:val="0"/>
    <w:rPr>
      <w:rFonts w:ascii="Cambria" w:hAnsi="Cambria" w:eastAsia="宋体"/>
      <w:b/>
      <w:bCs/>
      <w:iCs/>
      <w:sz w:val="24"/>
      <w:szCs w:val="28"/>
      <w:lang w:val="en-US" w:eastAsia="zh-CN" w:bidi="ar-SA"/>
    </w:rPr>
  </w:style>
  <w:style w:type="character" w:customStyle="1" w:styleId="159">
    <w:name w:val="H4 Char"/>
    <w:qFormat/>
    <w:uiPriority w:val="0"/>
    <w:rPr>
      <w:rFonts w:ascii="Calibri" w:hAnsi="Calibri" w:eastAsia="宋体"/>
      <w:b/>
      <w:bCs/>
      <w:sz w:val="24"/>
      <w:szCs w:val="28"/>
      <w:lang w:val="en-US" w:eastAsia="zh-CN" w:bidi="ar-SA"/>
    </w:rPr>
  </w:style>
  <w:style w:type="character" w:customStyle="1" w:styleId="160">
    <w:name w:val="H5 Char"/>
    <w:qFormat/>
    <w:uiPriority w:val="0"/>
    <w:rPr>
      <w:rFonts w:ascii="Calibri" w:hAnsi="Calibri" w:eastAsia="宋体"/>
      <w:b/>
      <w:bCs/>
      <w:iCs/>
      <w:sz w:val="24"/>
      <w:szCs w:val="26"/>
      <w:lang w:val="en-US" w:eastAsia="zh-CN" w:bidi="ar-SA"/>
    </w:rPr>
  </w:style>
  <w:style w:type="character" w:customStyle="1" w:styleId="161">
    <w:name w:val="H6 Char"/>
    <w:qFormat/>
    <w:uiPriority w:val="0"/>
    <w:rPr>
      <w:rFonts w:ascii="Calibri" w:hAnsi="Calibri" w:eastAsia="宋体"/>
      <w:b/>
      <w:bCs/>
      <w:sz w:val="22"/>
      <w:szCs w:val="22"/>
      <w:lang w:val="en-US" w:eastAsia="zh-CN" w:bidi="ar-SA"/>
    </w:rPr>
  </w:style>
  <w:style w:type="character" w:customStyle="1" w:styleId="162">
    <w:name w:val="Char Char18"/>
    <w:semiHidden/>
    <w:qFormat/>
    <w:uiPriority w:val="0"/>
    <w:rPr>
      <w:rFonts w:ascii="Calibri" w:hAnsi="Calibri" w:eastAsia="宋体"/>
      <w:sz w:val="24"/>
      <w:szCs w:val="24"/>
      <w:lang w:val="en-US" w:eastAsia="zh-CN" w:bidi="ar-SA"/>
    </w:rPr>
  </w:style>
  <w:style w:type="character" w:customStyle="1" w:styleId="163">
    <w:name w:val="Char Char17"/>
    <w:semiHidden/>
    <w:qFormat/>
    <w:uiPriority w:val="0"/>
    <w:rPr>
      <w:rFonts w:ascii="Calibri" w:hAnsi="Calibri" w:eastAsia="宋体"/>
      <w:i/>
      <w:iCs/>
      <w:sz w:val="24"/>
      <w:szCs w:val="24"/>
      <w:lang w:val="en-US" w:eastAsia="zh-CN" w:bidi="ar-SA"/>
    </w:rPr>
  </w:style>
  <w:style w:type="character" w:customStyle="1" w:styleId="164">
    <w:name w:val="Char Char16"/>
    <w:semiHidden/>
    <w:qFormat/>
    <w:uiPriority w:val="0"/>
    <w:rPr>
      <w:rFonts w:ascii="Cambria" w:hAnsi="Cambria" w:eastAsia="宋体"/>
      <w:sz w:val="22"/>
      <w:szCs w:val="22"/>
      <w:lang w:val="en-US" w:eastAsia="zh-CN" w:bidi="ar-SA"/>
    </w:rPr>
  </w:style>
  <w:style w:type="character" w:customStyle="1" w:styleId="165">
    <w:name w:val="Char Char10"/>
    <w:qFormat/>
    <w:uiPriority w:val="0"/>
    <w:rPr>
      <w:rFonts w:ascii="Cambria" w:hAnsi="Cambria" w:eastAsia="宋体"/>
      <w:b/>
      <w:bCs/>
      <w:kern w:val="28"/>
      <w:sz w:val="32"/>
      <w:szCs w:val="32"/>
      <w:lang w:val="en-US" w:eastAsia="zh-CN" w:bidi="ar-SA"/>
    </w:rPr>
  </w:style>
  <w:style w:type="paragraph" w:styleId="166">
    <w:name w:val="No Spacing"/>
    <w:basedOn w:val="1"/>
    <w:qFormat/>
    <w:uiPriority w:val="1"/>
    <w:rPr>
      <w:szCs w:val="32"/>
    </w:rPr>
  </w:style>
  <w:style w:type="paragraph" w:styleId="167">
    <w:name w:val="Quote"/>
    <w:basedOn w:val="1"/>
    <w:next w:val="1"/>
    <w:link w:val="168"/>
    <w:qFormat/>
    <w:uiPriority w:val="29"/>
    <w:rPr>
      <w:i/>
    </w:rPr>
  </w:style>
  <w:style w:type="character" w:customStyle="1" w:styleId="168">
    <w:name w:val="引用 字符"/>
    <w:link w:val="167"/>
    <w:qFormat/>
    <w:uiPriority w:val="29"/>
    <w:rPr>
      <w:i/>
      <w:sz w:val="24"/>
      <w:szCs w:val="24"/>
    </w:rPr>
  </w:style>
  <w:style w:type="paragraph" w:styleId="169">
    <w:name w:val="Intense Quote"/>
    <w:basedOn w:val="1"/>
    <w:next w:val="1"/>
    <w:link w:val="170"/>
    <w:qFormat/>
    <w:uiPriority w:val="30"/>
    <w:pPr>
      <w:ind w:left="720" w:right="720"/>
    </w:pPr>
    <w:rPr>
      <w:b/>
      <w:i/>
      <w:szCs w:val="22"/>
    </w:rPr>
  </w:style>
  <w:style w:type="character" w:customStyle="1" w:styleId="170">
    <w:name w:val="明显引用 字符"/>
    <w:link w:val="169"/>
    <w:qFormat/>
    <w:uiPriority w:val="30"/>
    <w:rPr>
      <w:b/>
      <w:i/>
      <w:sz w:val="24"/>
    </w:rPr>
  </w:style>
  <w:style w:type="character" w:customStyle="1" w:styleId="171">
    <w:name w:val="_Style 170"/>
    <w:qFormat/>
    <w:uiPriority w:val="19"/>
    <w:rPr>
      <w:i/>
      <w:color w:val="5A5A5A"/>
    </w:rPr>
  </w:style>
  <w:style w:type="character" w:customStyle="1" w:styleId="172">
    <w:name w:val="_Style 171"/>
    <w:qFormat/>
    <w:uiPriority w:val="21"/>
    <w:rPr>
      <w:b/>
      <w:i/>
      <w:sz w:val="24"/>
      <w:szCs w:val="24"/>
      <w:u w:val="single"/>
    </w:rPr>
  </w:style>
  <w:style w:type="character" w:customStyle="1" w:styleId="173">
    <w:name w:val="_Style 172"/>
    <w:qFormat/>
    <w:uiPriority w:val="31"/>
    <w:rPr>
      <w:sz w:val="24"/>
      <w:szCs w:val="24"/>
      <w:u w:val="single"/>
    </w:rPr>
  </w:style>
  <w:style w:type="character" w:customStyle="1" w:styleId="174">
    <w:name w:val="_Style 173"/>
    <w:qFormat/>
    <w:uiPriority w:val="32"/>
    <w:rPr>
      <w:b/>
      <w:sz w:val="24"/>
      <w:u w:val="single"/>
    </w:rPr>
  </w:style>
  <w:style w:type="character" w:customStyle="1" w:styleId="175">
    <w:name w:val="_Style 174"/>
    <w:qFormat/>
    <w:uiPriority w:val="33"/>
    <w:rPr>
      <w:rFonts w:ascii="Cambria" w:hAnsi="Cambria" w:eastAsia="宋体"/>
      <w:b/>
      <w:i/>
      <w:sz w:val="24"/>
      <w:szCs w:val="24"/>
    </w:rPr>
  </w:style>
  <w:style w:type="paragraph" w:customStyle="1" w:styleId="176">
    <w:name w:val="_Style 175"/>
    <w:basedOn w:val="2"/>
    <w:next w:val="1"/>
    <w:qFormat/>
    <w:uiPriority w:val="39"/>
    <w:pPr>
      <w:outlineLvl w:val="9"/>
    </w:pPr>
  </w:style>
  <w:style w:type="character" w:customStyle="1" w:styleId="177">
    <w:name w:val="Char Char7"/>
    <w:qFormat/>
    <w:uiPriority w:val="0"/>
    <w:rPr>
      <w:rFonts w:ascii="Courier New" w:hAnsi="Courier New" w:eastAsia="宋体" w:cs="Courier New"/>
      <w:kern w:val="2"/>
      <w:lang w:val="en-US" w:eastAsia="zh-CN" w:bidi="ar-SA"/>
    </w:rPr>
  </w:style>
  <w:style w:type="paragraph" w:customStyle="1" w:styleId="178">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Calibri" w:hAnsi="Calibri" w:eastAsia="宋体" w:cs="Times New Roman"/>
      <w:b/>
      <w:w w:val="130"/>
      <w:kern w:val="2"/>
      <w:sz w:val="96"/>
      <w:szCs w:val="22"/>
      <w:lang w:val="en-US" w:eastAsia="zh-CN" w:bidi="ar-SA"/>
    </w:rPr>
  </w:style>
  <w:style w:type="paragraph" w:customStyle="1" w:styleId="179">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Calibri" w:eastAsia="宋体" w:cs="Times New Roman"/>
      <w:b/>
      <w:bCs/>
      <w:spacing w:val="20"/>
      <w:w w:val="148"/>
      <w:kern w:val="2"/>
      <w:sz w:val="52"/>
      <w:szCs w:val="22"/>
      <w:lang w:val="en-US" w:eastAsia="zh-CN" w:bidi="ar-SA"/>
    </w:rPr>
  </w:style>
  <w:style w:type="paragraph" w:customStyle="1" w:styleId="180">
    <w:name w:val="标准书脚_偶数页"/>
    <w:qFormat/>
    <w:uiPriority w:val="0"/>
    <w:pPr>
      <w:spacing w:before="120"/>
    </w:pPr>
    <w:rPr>
      <w:rFonts w:ascii="Calibri" w:hAnsi="Calibri" w:eastAsia="宋体" w:cs="Times New Roman"/>
      <w:kern w:val="2"/>
      <w:sz w:val="18"/>
      <w:szCs w:val="22"/>
      <w:lang w:val="en-US" w:eastAsia="zh-CN" w:bidi="ar-SA"/>
    </w:rPr>
  </w:style>
  <w:style w:type="paragraph" w:customStyle="1" w:styleId="181">
    <w:name w:val="标准书眉_偶数页"/>
    <w:basedOn w:val="152"/>
    <w:next w:val="1"/>
    <w:qFormat/>
    <w:uiPriority w:val="0"/>
    <w:pPr>
      <w:jc w:val="left"/>
    </w:pPr>
    <w:rPr>
      <w:rFonts w:ascii="Times New Roman" w:hAnsi="Times New Roman"/>
      <w:szCs w:val="20"/>
    </w:rPr>
  </w:style>
  <w:style w:type="paragraph" w:customStyle="1" w:styleId="182">
    <w:name w:val="参考文献、索引标题"/>
    <w:basedOn w:val="94"/>
    <w:next w:val="1"/>
    <w:qFormat/>
    <w:uiPriority w:val="0"/>
    <w:pPr>
      <w:numPr>
        <w:ilvl w:val="0"/>
        <w:numId w:val="0"/>
      </w:numPr>
      <w:spacing w:after="200"/>
    </w:pPr>
    <w:rPr>
      <w:sz w:val="21"/>
    </w:rPr>
  </w:style>
  <w:style w:type="paragraph" w:customStyle="1" w:styleId="183">
    <w:name w:val="二级无标题条"/>
    <w:basedOn w:val="1"/>
    <w:qFormat/>
    <w:uiPriority w:val="0"/>
    <w:pPr>
      <w:numPr>
        <w:ilvl w:val="3"/>
        <w:numId w:val="4"/>
      </w:numPr>
    </w:pPr>
  </w:style>
  <w:style w:type="character" w:customStyle="1" w:styleId="184">
    <w:name w:val="发布"/>
    <w:qFormat/>
    <w:uiPriority w:val="0"/>
    <w:rPr>
      <w:rFonts w:ascii="黑体" w:eastAsia="黑体"/>
      <w:spacing w:val="22"/>
      <w:w w:val="100"/>
      <w:position w:val="3"/>
      <w:sz w:val="28"/>
    </w:rPr>
  </w:style>
  <w:style w:type="paragraph" w:customStyle="1" w:styleId="185">
    <w:name w:val="发布部门"/>
    <w:next w:val="147"/>
    <w:qFormat/>
    <w:uiPriority w:val="0"/>
    <w:pPr>
      <w:framePr w:w="7433" w:h="585" w:hRule="exact" w:hSpace="180" w:vSpace="180" w:wrap="around" w:vAnchor="margin" w:hAnchor="margin" w:xAlign="center" w:y="14401" w:anchorLock="1"/>
      <w:jc w:val="center"/>
    </w:pPr>
    <w:rPr>
      <w:rFonts w:ascii="宋体" w:hAnsi="Calibri" w:eastAsia="宋体" w:cs="Times New Roman"/>
      <w:b/>
      <w:spacing w:val="20"/>
      <w:w w:val="135"/>
      <w:kern w:val="2"/>
      <w:sz w:val="36"/>
      <w:szCs w:val="22"/>
      <w:lang w:val="en-US" w:eastAsia="zh-CN" w:bidi="ar-SA"/>
    </w:rPr>
  </w:style>
  <w:style w:type="paragraph" w:customStyle="1" w:styleId="186">
    <w:name w:val="发布日期"/>
    <w:qFormat/>
    <w:uiPriority w:val="0"/>
    <w:pPr>
      <w:framePr w:w="4000" w:h="473" w:hRule="exact" w:hSpace="180" w:vSpace="180" w:wrap="around" w:vAnchor="margin" w:hAnchor="margin" w:y="13511" w:anchorLock="1"/>
    </w:pPr>
    <w:rPr>
      <w:rFonts w:ascii="Calibri" w:hAnsi="Calibri" w:eastAsia="黑体" w:cs="Times New Roman"/>
      <w:kern w:val="2"/>
      <w:sz w:val="28"/>
      <w:szCs w:val="22"/>
      <w:lang w:val="en-US" w:eastAsia="zh-CN" w:bidi="ar-SA"/>
    </w:rPr>
  </w:style>
  <w:style w:type="paragraph" w:customStyle="1" w:styleId="187">
    <w:name w:val="封面标准号1"/>
    <w:qFormat/>
    <w:uiPriority w:val="0"/>
    <w:pPr>
      <w:widowControl w:val="0"/>
      <w:kinsoku w:val="0"/>
      <w:overflowPunct w:val="0"/>
      <w:autoSpaceDE w:val="0"/>
      <w:autoSpaceDN w:val="0"/>
      <w:spacing w:before="308"/>
      <w:jc w:val="right"/>
      <w:textAlignment w:val="center"/>
    </w:pPr>
    <w:rPr>
      <w:rFonts w:ascii="Calibri" w:hAnsi="Calibri" w:eastAsia="宋体" w:cs="Times New Roman"/>
      <w:kern w:val="2"/>
      <w:sz w:val="28"/>
      <w:szCs w:val="22"/>
      <w:lang w:val="en-US" w:eastAsia="zh-CN" w:bidi="ar-SA"/>
    </w:rPr>
  </w:style>
  <w:style w:type="paragraph" w:customStyle="1" w:styleId="188">
    <w:name w:val="封面标准号2"/>
    <w:basedOn w:val="187"/>
    <w:qFormat/>
    <w:uiPriority w:val="0"/>
    <w:pPr>
      <w:framePr w:w="9138" w:h="1244" w:hRule="exact" w:wrap="auto" w:vAnchor="page" w:hAnchor="margin" w:y="2908"/>
      <w:adjustRightInd w:val="0"/>
      <w:spacing w:before="357" w:line="280" w:lineRule="exact"/>
    </w:pPr>
  </w:style>
  <w:style w:type="paragraph" w:customStyle="1" w:styleId="189">
    <w:name w:val="封面标准代替信息"/>
    <w:basedOn w:val="188"/>
    <w:qFormat/>
    <w:uiPriority w:val="0"/>
    <w:pPr>
      <w:spacing w:before="57"/>
    </w:pPr>
    <w:rPr>
      <w:rFonts w:ascii="宋体"/>
      <w:sz w:val="21"/>
    </w:rPr>
  </w:style>
  <w:style w:type="paragraph" w:customStyle="1" w:styleId="190">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Calibri" w:eastAsia="黑体" w:cs="Times New Roman"/>
      <w:kern w:val="2"/>
      <w:sz w:val="52"/>
      <w:szCs w:val="22"/>
      <w:lang w:val="en-US" w:eastAsia="zh-CN" w:bidi="ar-SA"/>
    </w:rPr>
  </w:style>
  <w:style w:type="paragraph" w:customStyle="1" w:styleId="191">
    <w:name w:val="封面标准文稿编辑信息"/>
    <w:qFormat/>
    <w:uiPriority w:val="0"/>
    <w:pPr>
      <w:spacing w:before="180" w:line="180" w:lineRule="exact"/>
      <w:jc w:val="center"/>
    </w:pPr>
    <w:rPr>
      <w:rFonts w:ascii="宋体" w:hAnsi="Calibri" w:eastAsia="宋体" w:cs="Times New Roman"/>
      <w:kern w:val="2"/>
      <w:sz w:val="21"/>
      <w:szCs w:val="22"/>
      <w:lang w:val="en-US" w:eastAsia="zh-CN" w:bidi="ar-SA"/>
    </w:rPr>
  </w:style>
  <w:style w:type="paragraph" w:customStyle="1" w:styleId="192">
    <w:name w:val="封面标准文稿类别"/>
    <w:qFormat/>
    <w:uiPriority w:val="0"/>
    <w:pPr>
      <w:spacing w:before="440" w:line="400" w:lineRule="exact"/>
      <w:jc w:val="center"/>
    </w:pPr>
    <w:rPr>
      <w:rFonts w:ascii="宋体" w:hAnsi="Calibri" w:eastAsia="宋体" w:cs="Times New Roman"/>
      <w:kern w:val="2"/>
      <w:sz w:val="24"/>
      <w:szCs w:val="22"/>
      <w:lang w:val="en-US" w:eastAsia="zh-CN" w:bidi="ar-SA"/>
    </w:rPr>
  </w:style>
  <w:style w:type="paragraph" w:customStyle="1" w:styleId="193">
    <w:name w:val="封面标准英文名称"/>
    <w:qFormat/>
    <w:uiPriority w:val="0"/>
    <w:pPr>
      <w:widowControl w:val="0"/>
      <w:spacing w:before="370" w:line="400" w:lineRule="exact"/>
      <w:jc w:val="center"/>
    </w:pPr>
    <w:rPr>
      <w:rFonts w:ascii="Calibri" w:hAnsi="Calibri" w:eastAsia="宋体" w:cs="Times New Roman"/>
      <w:kern w:val="2"/>
      <w:sz w:val="28"/>
      <w:szCs w:val="22"/>
      <w:lang w:val="en-US" w:eastAsia="zh-CN" w:bidi="ar-SA"/>
    </w:rPr>
  </w:style>
  <w:style w:type="paragraph" w:customStyle="1" w:styleId="194">
    <w:name w:val="封面一致性程度标识"/>
    <w:qFormat/>
    <w:uiPriority w:val="0"/>
    <w:pPr>
      <w:spacing w:before="440" w:line="400" w:lineRule="exact"/>
      <w:jc w:val="center"/>
    </w:pPr>
    <w:rPr>
      <w:rFonts w:ascii="宋体" w:hAnsi="Calibri" w:eastAsia="宋体" w:cs="Times New Roman"/>
      <w:kern w:val="2"/>
      <w:sz w:val="28"/>
      <w:szCs w:val="22"/>
      <w:lang w:val="en-US" w:eastAsia="zh-CN" w:bidi="ar-SA"/>
    </w:rPr>
  </w:style>
  <w:style w:type="paragraph" w:customStyle="1" w:styleId="195">
    <w:name w:val="封面正文"/>
    <w:qFormat/>
    <w:uiPriority w:val="0"/>
    <w:pPr>
      <w:jc w:val="both"/>
    </w:pPr>
    <w:rPr>
      <w:rFonts w:ascii="Calibri" w:hAnsi="Calibri" w:eastAsia="宋体" w:cs="Times New Roman"/>
      <w:kern w:val="2"/>
      <w:sz w:val="21"/>
      <w:szCs w:val="22"/>
      <w:lang w:val="en-US" w:eastAsia="zh-CN" w:bidi="ar-SA"/>
    </w:rPr>
  </w:style>
  <w:style w:type="paragraph" w:customStyle="1" w:styleId="196">
    <w:name w:val="附录标识"/>
    <w:basedOn w:val="94"/>
    <w:qFormat/>
    <w:uiPriority w:val="0"/>
    <w:pPr>
      <w:numPr>
        <w:numId w:val="5"/>
      </w:numPr>
      <w:tabs>
        <w:tab w:val="left" w:pos="6405"/>
      </w:tabs>
      <w:spacing w:after="200"/>
    </w:pPr>
    <w:rPr>
      <w:sz w:val="21"/>
    </w:rPr>
  </w:style>
  <w:style w:type="paragraph" w:customStyle="1" w:styleId="197">
    <w:name w:val="附录章标题"/>
    <w:next w:val="147"/>
    <w:qFormat/>
    <w:uiPriority w:val="0"/>
    <w:pPr>
      <w:numPr>
        <w:ilvl w:val="1"/>
        <w:numId w:val="5"/>
      </w:numPr>
      <w:wordWrap w:val="0"/>
      <w:overflowPunct w:val="0"/>
      <w:autoSpaceDE w:val="0"/>
      <w:spacing w:beforeLines="50" w:afterLines="50"/>
      <w:jc w:val="both"/>
      <w:textAlignment w:val="baseline"/>
      <w:outlineLvl w:val="1"/>
    </w:pPr>
    <w:rPr>
      <w:rFonts w:ascii="黑体" w:hAnsi="Calibri" w:eastAsia="黑体" w:cs="Times New Roman"/>
      <w:kern w:val="21"/>
      <w:sz w:val="21"/>
      <w:szCs w:val="22"/>
      <w:lang w:val="en-US" w:eastAsia="zh-CN" w:bidi="ar-SA"/>
    </w:rPr>
  </w:style>
  <w:style w:type="paragraph" w:customStyle="1" w:styleId="198">
    <w:name w:val="附录一级条标题"/>
    <w:basedOn w:val="197"/>
    <w:next w:val="147"/>
    <w:qFormat/>
    <w:uiPriority w:val="0"/>
    <w:pPr>
      <w:numPr>
        <w:ilvl w:val="2"/>
      </w:numPr>
      <w:autoSpaceDN w:val="0"/>
      <w:spacing w:beforeLines="0" w:afterLines="0"/>
      <w:outlineLvl w:val="2"/>
    </w:pPr>
  </w:style>
  <w:style w:type="paragraph" w:customStyle="1" w:styleId="199">
    <w:name w:val="附录二级条标题"/>
    <w:basedOn w:val="198"/>
    <w:next w:val="147"/>
    <w:qFormat/>
    <w:uiPriority w:val="0"/>
    <w:pPr>
      <w:numPr>
        <w:ilvl w:val="3"/>
      </w:numPr>
      <w:outlineLvl w:val="3"/>
    </w:pPr>
  </w:style>
  <w:style w:type="paragraph" w:customStyle="1" w:styleId="200">
    <w:name w:val="附录三级条标题"/>
    <w:basedOn w:val="199"/>
    <w:next w:val="147"/>
    <w:qFormat/>
    <w:uiPriority w:val="0"/>
    <w:pPr>
      <w:numPr>
        <w:ilvl w:val="4"/>
      </w:numPr>
      <w:outlineLvl w:val="4"/>
    </w:pPr>
  </w:style>
  <w:style w:type="paragraph" w:customStyle="1" w:styleId="201">
    <w:name w:val="附录四级条标题"/>
    <w:basedOn w:val="200"/>
    <w:next w:val="147"/>
    <w:qFormat/>
    <w:uiPriority w:val="0"/>
    <w:pPr>
      <w:numPr>
        <w:ilvl w:val="5"/>
      </w:numPr>
      <w:outlineLvl w:val="5"/>
    </w:pPr>
  </w:style>
  <w:style w:type="paragraph" w:customStyle="1" w:styleId="202">
    <w:name w:val="附录图标题"/>
    <w:next w:val="147"/>
    <w:qFormat/>
    <w:uiPriority w:val="0"/>
    <w:pPr>
      <w:jc w:val="center"/>
    </w:pPr>
    <w:rPr>
      <w:rFonts w:ascii="黑体" w:hAnsi="Calibri" w:eastAsia="黑体" w:cs="Times New Roman"/>
      <w:kern w:val="2"/>
      <w:sz w:val="21"/>
      <w:szCs w:val="22"/>
      <w:lang w:val="en-US" w:eastAsia="zh-CN" w:bidi="ar-SA"/>
    </w:rPr>
  </w:style>
  <w:style w:type="paragraph" w:customStyle="1" w:styleId="203">
    <w:name w:val="附录五级条标题"/>
    <w:basedOn w:val="201"/>
    <w:next w:val="147"/>
    <w:uiPriority w:val="0"/>
    <w:pPr>
      <w:numPr>
        <w:ilvl w:val="6"/>
      </w:numPr>
      <w:outlineLvl w:val="6"/>
    </w:pPr>
  </w:style>
  <w:style w:type="character" w:customStyle="1" w:styleId="204">
    <w:name w:val="EmailStyle62"/>
    <w:qFormat/>
    <w:uiPriority w:val="0"/>
    <w:rPr>
      <w:rFonts w:ascii="Arial" w:hAnsi="Arial" w:eastAsia="宋体" w:cs="Arial"/>
      <w:color w:val="auto"/>
      <w:sz w:val="20"/>
    </w:rPr>
  </w:style>
  <w:style w:type="character" w:customStyle="1" w:styleId="205">
    <w:name w:val="EmailStyle63"/>
    <w:uiPriority w:val="0"/>
    <w:rPr>
      <w:rFonts w:ascii="Arial" w:hAnsi="Arial" w:eastAsia="宋体" w:cs="Arial"/>
      <w:color w:val="auto"/>
      <w:sz w:val="20"/>
    </w:rPr>
  </w:style>
  <w:style w:type="paragraph" w:customStyle="1" w:styleId="206">
    <w:name w:val="列项——"/>
    <w:qFormat/>
    <w:uiPriority w:val="0"/>
    <w:pPr>
      <w:widowControl w:val="0"/>
      <w:numPr>
        <w:ilvl w:val="0"/>
        <w:numId w:val="6"/>
      </w:numPr>
      <w:tabs>
        <w:tab w:val="left" w:pos="854"/>
        <w:tab w:val="clear" w:pos="1140"/>
      </w:tabs>
      <w:ind w:left="200" w:leftChars="200" w:hanging="200" w:hangingChars="200"/>
      <w:jc w:val="both"/>
    </w:pPr>
    <w:rPr>
      <w:rFonts w:ascii="宋体" w:hAnsi="Calibri" w:eastAsia="宋体" w:cs="Times New Roman"/>
      <w:kern w:val="2"/>
      <w:sz w:val="21"/>
      <w:szCs w:val="22"/>
      <w:lang w:val="en-US" w:eastAsia="zh-CN" w:bidi="ar-SA"/>
    </w:rPr>
  </w:style>
  <w:style w:type="paragraph" w:customStyle="1" w:styleId="207">
    <w:name w:val="列项·"/>
    <w:qFormat/>
    <w:uiPriority w:val="0"/>
    <w:pPr>
      <w:numPr>
        <w:ilvl w:val="0"/>
        <w:numId w:val="7"/>
      </w:numPr>
      <w:tabs>
        <w:tab w:val="left" w:pos="840"/>
        <w:tab w:val="clear" w:pos="1140"/>
      </w:tabs>
      <w:ind w:left="840" w:leftChars="200" w:hanging="420" w:hangingChars="200"/>
      <w:jc w:val="both"/>
    </w:pPr>
    <w:rPr>
      <w:rFonts w:ascii="宋体" w:hAnsi="Calibri" w:eastAsia="宋体" w:cs="Times New Roman"/>
      <w:kern w:val="2"/>
      <w:sz w:val="21"/>
      <w:szCs w:val="22"/>
      <w:lang w:val="en-US" w:eastAsia="zh-CN" w:bidi="ar-SA"/>
    </w:rPr>
  </w:style>
  <w:style w:type="paragraph" w:customStyle="1" w:styleId="208">
    <w:name w:val="目次、标准名称标题"/>
    <w:basedOn w:val="94"/>
    <w:next w:val="147"/>
    <w:uiPriority w:val="0"/>
    <w:pPr>
      <w:numPr>
        <w:ilvl w:val="0"/>
        <w:numId w:val="0"/>
      </w:numPr>
      <w:spacing w:line="460" w:lineRule="exact"/>
    </w:pPr>
  </w:style>
  <w:style w:type="paragraph" w:customStyle="1" w:styleId="209">
    <w:name w:val="目次、索引正文"/>
    <w:qFormat/>
    <w:uiPriority w:val="0"/>
    <w:pPr>
      <w:spacing w:line="320" w:lineRule="exact"/>
      <w:jc w:val="both"/>
    </w:pPr>
    <w:rPr>
      <w:rFonts w:ascii="宋体" w:hAnsi="Calibri" w:eastAsia="宋体" w:cs="Times New Roman"/>
      <w:kern w:val="2"/>
      <w:sz w:val="21"/>
      <w:szCs w:val="22"/>
      <w:lang w:val="en-US" w:eastAsia="zh-CN" w:bidi="ar-SA"/>
    </w:rPr>
  </w:style>
  <w:style w:type="paragraph" w:customStyle="1" w:styleId="210">
    <w:name w:val="其他标准称谓"/>
    <w:qFormat/>
    <w:uiPriority w:val="0"/>
    <w:pPr>
      <w:spacing w:line="0" w:lineRule="atLeast"/>
      <w:jc w:val="distribute"/>
    </w:pPr>
    <w:rPr>
      <w:rFonts w:ascii="黑体" w:hAnsi="宋体" w:eastAsia="黑体" w:cs="Times New Roman"/>
      <w:kern w:val="2"/>
      <w:sz w:val="52"/>
      <w:szCs w:val="22"/>
      <w:lang w:val="en-US" w:eastAsia="zh-CN" w:bidi="ar-SA"/>
    </w:rPr>
  </w:style>
  <w:style w:type="paragraph" w:customStyle="1" w:styleId="211">
    <w:name w:val="其他发布部门"/>
    <w:basedOn w:val="185"/>
    <w:qFormat/>
    <w:uiPriority w:val="0"/>
    <w:pPr>
      <w:framePr w:wrap="around"/>
      <w:spacing w:line="0" w:lineRule="atLeast"/>
    </w:pPr>
    <w:rPr>
      <w:rFonts w:ascii="黑体" w:eastAsia="黑体"/>
      <w:b w:val="0"/>
    </w:rPr>
  </w:style>
  <w:style w:type="paragraph" w:customStyle="1" w:styleId="212">
    <w:name w:val="三级无标题条"/>
    <w:basedOn w:val="1"/>
    <w:qFormat/>
    <w:uiPriority w:val="0"/>
    <w:pPr>
      <w:numPr>
        <w:ilvl w:val="4"/>
        <w:numId w:val="4"/>
      </w:numPr>
    </w:pPr>
  </w:style>
  <w:style w:type="paragraph" w:customStyle="1" w:styleId="213">
    <w:name w:val="实施日期"/>
    <w:basedOn w:val="186"/>
    <w:qFormat/>
    <w:uiPriority w:val="0"/>
    <w:pPr>
      <w:framePr w:hSpace="0" w:wrap="around" w:xAlign="right"/>
      <w:jc w:val="right"/>
    </w:pPr>
  </w:style>
  <w:style w:type="paragraph" w:customStyle="1" w:styleId="214">
    <w:name w:val="示例"/>
    <w:next w:val="147"/>
    <w:qFormat/>
    <w:uiPriority w:val="0"/>
    <w:pPr>
      <w:numPr>
        <w:ilvl w:val="0"/>
        <w:numId w:val="8"/>
      </w:numPr>
      <w:tabs>
        <w:tab w:val="left" w:pos="816"/>
        <w:tab w:val="clear" w:pos="1120"/>
      </w:tabs>
      <w:ind w:firstLine="419" w:firstLineChars="233"/>
      <w:jc w:val="both"/>
    </w:pPr>
    <w:rPr>
      <w:rFonts w:ascii="宋体" w:hAnsi="Calibri" w:eastAsia="宋体" w:cs="Times New Roman"/>
      <w:kern w:val="2"/>
      <w:sz w:val="18"/>
      <w:szCs w:val="22"/>
      <w:lang w:val="en-US" w:eastAsia="zh-CN" w:bidi="ar-SA"/>
    </w:rPr>
  </w:style>
  <w:style w:type="paragraph" w:customStyle="1" w:styleId="215">
    <w:name w:val="数字编号列项（二级）"/>
    <w:qFormat/>
    <w:uiPriority w:val="0"/>
    <w:pPr>
      <w:ind w:left="1260" w:leftChars="400" w:hanging="420" w:hangingChars="200"/>
      <w:jc w:val="both"/>
    </w:pPr>
    <w:rPr>
      <w:rFonts w:ascii="宋体" w:hAnsi="Calibri" w:eastAsia="宋体" w:cs="Times New Roman"/>
      <w:kern w:val="2"/>
      <w:sz w:val="21"/>
      <w:szCs w:val="22"/>
      <w:lang w:val="en-US" w:eastAsia="zh-CN" w:bidi="ar-SA"/>
    </w:rPr>
  </w:style>
  <w:style w:type="paragraph" w:customStyle="1" w:styleId="216">
    <w:name w:val="四级无标题条"/>
    <w:basedOn w:val="1"/>
    <w:uiPriority w:val="0"/>
    <w:pPr>
      <w:numPr>
        <w:ilvl w:val="5"/>
        <w:numId w:val="4"/>
      </w:numPr>
    </w:pPr>
  </w:style>
  <w:style w:type="paragraph" w:customStyle="1" w:styleId="217">
    <w:name w:val="图表脚注"/>
    <w:next w:val="147"/>
    <w:qFormat/>
    <w:uiPriority w:val="0"/>
    <w:pPr>
      <w:ind w:left="300" w:leftChars="200" w:hanging="100" w:hangingChars="100"/>
      <w:jc w:val="both"/>
    </w:pPr>
    <w:rPr>
      <w:rFonts w:ascii="宋体" w:hAnsi="Calibri" w:eastAsia="宋体" w:cs="Times New Roman"/>
      <w:kern w:val="2"/>
      <w:sz w:val="18"/>
      <w:szCs w:val="22"/>
      <w:lang w:val="en-US" w:eastAsia="zh-CN" w:bidi="ar-SA"/>
    </w:rPr>
  </w:style>
  <w:style w:type="paragraph" w:customStyle="1" w:styleId="218">
    <w:name w:val="文献分类号"/>
    <w:uiPriority w:val="0"/>
    <w:pPr>
      <w:framePr w:hSpace="180" w:vSpace="180" w:wrap="around" w:vAnchor="margin" w:hAnchor="margin" w:y="1" w:anchorLock="1"/>
      <w:widowControl w:val="0"/>
      <w:textAlignment w:val="center"/>
    </w:pPr>
    <w:rPr>
      <w:rFonts w:ascii="Calibri" w:hAnsi="Calibri" w:eastAsia="黑体" w:cs="Times New Roman"/>
      <w:kern w:val="2"/>
      <w:sz w:val="21"/>
      <w:szCs w:val="22"/>
      <w:lang w:val="en-US" w:eastAsia="zh-CN" w:bidi="ar-SA"/>
    </w:rPr>
  </w:style>
  <w:style w:type="paragraph" w:customStyle="1" w:styleId="219">
    <w:name w:val="无标题条"/>
    <w:next w:val="147"/>
    <w:uiPriority w:val="0"/>
    <w:pPr>
      <w:jc w:val="both"/>
    </w:pPr>
    <w:rPr>
      <w:rFonts w:ascii="Calibri" w:hAnsi="Calibri" w:eastAsia="宋体" w:cs="Times New Roman"/>
      <w:kern w:val="2"/>
      <w:sz w:val="21"/>
      <w:szCs w:val="22"/>
      <w:lang w:val="en-US" w:eastAsia="zh-CN" w:bidi="ar-SA"/>
    </w:rPr>
  </w:style>
  <w:style w:type="paragraph" w:customStyle="1" w:styleId="220">
    <w:name w:val="五级无标题条"/>
    <w:basedOn w:val="1"/>
    <w:uiPriority w:val="0"/>
    <w:pPr>
      <w:numPr>
        <w:ilvl w:val="6"/>
        <w:numId w:val="4"/>
      </w:numPr>
    </w:pPr>
  </w:style>
  <w:style w:type="paragraph" w:customStyle="1" w:styleId="221">
    <w:name w:val="一级无标题条"/>
    <w:basedOn w:val="1"/>
    <w:qFormat/>
    <w:uiPriority w:val="0"/>
    <w:pPr>
      <w:numPr>
        <w:ilvl w:val="2"/>
        <w:numId w:val="4"/>
      </w:numPr>
    </w:pPr>
  </w:style>
  <w:style w:type="paragraph" w:customStyle="1" w:styleId="222">
    <w:name w:val="正文表标题"/>
    <w:next w:val="147"/>
    <w:qFormat/>
    <w:uiPriority w:val="0"/>
    <w:pPr>
      <w:numPr>
        <w:ilvl w:val="0"/>
        <w:numId w:val="9"/>
      </w:numPr>
      <w:jc w:val="center"/>
    </w:pPr>
    <w:rPr>
      <w:rFonts w:ascii="黑体" w:hAnsi="Calibri" w:eastAsia="黑体" w:cs="Times New Roman"/>
      <w:kern w:val="2"/>
      <w:sz w:val="21"/>
      <w:szCs w:val="22"/>
      <w:lang w:val="en-US" w:eastAsia="zh-CN" w:bidi="ar-SA"/>
    </w:rPr>
  </w:style>
  <w:style w:type="paragraph" w:customStyle="1" w:styleId="223">
    <w:name w:val="正文图标题"/>
    <w:next w:val="147"/>
    <w:uiPriority w:val="0"/>
    <w:pPr>
      <w:numPr>
        <w:ilvl w:val="0"/>
        <w:numId w:val="10"/>
      </w:numPr>
      <w:jc w:val="center"/>
    </w:pPr>
    <w:rPr>
      <w:rFonts w:ascii="黑体" w:hAnsi="Calibri" w:eastAsia="黑体" w:cs="Times New Roman"/>
      <w:kern w:val="2"/>
      <w:sz w:val="21"/>
      <w:szCs w:val="22"/>
      <w:lang w:val="en-US" w:eastAsia="zh-CN" w:bidi="ar-SA"/>
    </w:rPr>
  </w:style>
  <w:style w:type="paragraph" w:customStyle="1" w:styleId="224">
    <w:name w:val="注："/>
    <w:next w:val="147"/>
    <w:uiPriority w:val="0"/>
    <w:pPr>
      <w:widowControl w:val="0"/>
      <w:numPr>
        <w:ilvl w:val="0"/>
        <w:numId w:val="11"/>
      </w:numPr>
      <w:tabs>
        <w:tab w:val="clear" w:pos="1140"/>
      </w:tabs>
      <w:autoSpaceDE w:val="0"/>
      <w:autoSpaceDN w:val="0"/>
      <w:jc w:val="both"/>
    </w:pPr>
    <w:rPr>
      <w:rFonts w:ascii="宋体" w:hAnsi="Calibri" w:eastAsia="宋体" w:cs="Times New Roman"/>
      <w:kern w:val="2"/>
      <w:sz w:val="18"/>
      <w:szCs w:val="22"/>
      <w:lang w:val="en-US" w:eastAsia="zh-CN" w:bidi="ar-SA"/>
    </w:rPr>
  </w:style>
  <w:style w:type="paragraph" w:customStyle="1" w:styleId="225">
    <w:name w:val="注×："/>
    <w:qFormat/>
    <w:uiPriority w:val="0"/>
    <w:pPr>
      <w:widowControl w:val="0"/>
      <w:numPr>
        <w:ilvl w:val="0"/>
        <w:numId w:val="12"/>
      </w:numPr>
      <w:tabs>
        <w:tab w:val="left" w:pos="630"/>
        <w:tab w:val="clear" w:pos="900"/>
      </w:tabs>
      <w:autoSpaceDE w:val="0"/>
      <w:autoSpaceDN w:val="0"/>
      <w:jc w:val="both"/>
    </w:pPr>
    <w:rPr>
      <w:rFonts w:ascii="宋体" w:hAnsi="Calibri" w:eastAsia="宋体" w:cs="Times New Roman"/>
      <w:kern w:val="2"/>
      <w:sz w:val="18"/>
      <w:szCs w:val="22"/>
      <w:lang w:val="en-US" w:eastAsia="zh-CN" w:bidi="ar-SA"/>
    </w:rPr>
  </w:style>
  <w:style w:type="paragraph" w:customStyle="1" w:styleId="226">
    <w:name w:val="字母编号列项（一级）"/>
    <w:uiPriority w:val="0"/>
    <w:pPr>
      <w:ind w:left="840" w:leftChars="200" w:hanging="420" w:hangingChars="200"/>
      <w:jc w:val="both"/>
    </w:pPr>
    <w:rPr>
      <w:rFonts w:ascii="宋体" w:hAnsi="Calibri" w:eastAsia="宋体" w:cs="Times New Roman"/>
      <w:kern w:val="2"/>
      <w:sz w:val="21"/>
      <w:szCs w:val="22"/>
      <w:lang w:val="en-US" w:eastAsia="zh-CN" w:bidi="ar-SA"/>
    </w:rPr>
  </w:style>
  <w:style w:type="paragraph" w:customStyle="1" w:styleId="227">
    <w:name w:val="样式1"/>
    <w:basedOn w:val="1"/>
    <w:uiPriority w:val="0"/>
    <w:pPr>
      <w:numPr>
        <w:ilvl w:val="0"/>
        <w:numId w:val="13"/>
      </w:numPr>
      <w:spacing w:line="360" w:lineRule="auto"/>
    </w:pPr>
  </w:style>
  <w:style w:type="paragraph" w:customStyle="1" w:styleId="228">
    <w:name w:val="分条"/>
    <w:basedOn w:val="1"/>
    <w:qFormat/>
    <w:uiPriority w:val="0"/>
    <w:pPr>
      <w:spacing w:before="120"/>
      <w:ind w:firstLine="420"/>
      <w:outlineLvl w:val="3"/>
    </w:pPr>
    <w:rPr>
      <w:rFonts w:ascii="黑体" w:eastAsia="黑体"/>
    </w:rPr>
  </w:style>
  <w:style w:type="paragraph" w:customStyle="1" w:styleId="229">
    <w:name w:val="1.1.1.1"/>
    <w:basedOn w:val="5"/>
    <w:uiPriority w:val="0"/>
    <w:pPr>
      <w:tabs>
        <w:tab w:val="left" w:pos="330"/>
      </w:tabs>
      <w:autoSpaceDE w:val="0"/>
      <w:autoSpaceDN w:val="0"/>
      <w:adjustRightInd w:val="0"/>
      <w:spacing w:before="0" w:after="0" w:line="480" w:lineRule="auto"/>
      <w:ind w:left="330" w:hanging="330"/>
      <w:jc w:val="both"/>
    </w:pPr>
    <w:rPr>
      <w:rFonts w:ascii="黑体" w:eastAsia="黑体"/>
      <w:b w:val="0"/>
      <w:sz w:val="21"/>
      <w:szCs w:val="24"/>
    </w:rPr>
  </w:style>
  <w:style w:type="paragraph" w:customStyle="1" w:styleId="230">
    <w:name w:val="表格"/>
    <w:basedOn w:val="1"/>
    <w:qFormat/>
    <w:uiPriority w:val="0"/>
    <w:pPr>
      <w:spacing w:line="360" w:lineRule="auto"/>
    </w:pPr>
  </w:style>
  <w:style w:type="paragraph" w:customStyle="1" w:styleId="231">
    <w:name w:val="默认段落字体 Para Char Char Char Char Char Char Char Char Char Char Char Char Char Char Char Char Char Char Char"/>
    <w:basedOn w:val="14"/>
    <w:uiPriority w:val="0"/>
    <w:rPr>
      <w:rFonts w:ascii="Tahoma" w:hAnsi="Tahoma"/>
    </w:rPr>
  </w:style>
  <w:style w:type="paragraph" w:customStyle="1" w:styleId="232">
    <w:name w:val="普通正文"/>
    <w:basedOn w:val="1"/>
    <w:qFormat/>
    <w:uiPriority w:val="0"/>
    <w:pPr>
      <w:spacing w:line="360" w:lineRule="atLeast"/>
      <w:ind w:firstLine="425"/>
    </w:pPr>
    <w:rPr>
      <w:kern w:val="21"/>
      <w:szCs w:val="20"/>
    </w:rPr>
  </w:style>
  <w:style w:type="paragraph" w:customStyle="1" w:styleId="233">
    <w:name w:val="表格内文字"/>
    <w:basedOn w:val="1"/>
    <w:uiPriority w:val="0"/>
    <w:pPr>
      <w:spacing w:line="300" w:lineRule="atLeast"/>
    </w:pPr>
    <w:rPr>
      <w:sz w:val="18"/>
      <w:szCs w:val="20"/>
    </w:rPr>
  </w:style>
  <w:style w:type="paragraph" w:customStyle="1" w:styleId="234">
    <w:name w:val="目录"/>
    <w:basedOn w:val="1"/>
    <w:next w:val="1"/>
    <w:qFormat/>
    <w:uiPriority w:val="0"/>
    <w:pPr>
      <w:jc w:val="center"/>
    </w:pPr>
    <w:rPr>
      <w:b/>
      <w:szCs w:val="20"/>
    </w:rPr>
  </w:style>
  <w:style w:type="paragraph" w:customStyle="1" w:styleId="235">
    <w:name w:val="主标题"/>
    <w:basedOn w:val="1"/>
    <w:next w:val="1"/>
    <w:qFormat/>
    <w:uiPriority w:val="0"/>
    <w:pPr>
      <w:spacing w:line="360" w:lineRule="auto"/>
      <w:jc w:val="center"/>
    </w:pPr>
    <w:rPr>
      <w:b/>
      <w:sz w:val="30"/>
      <w:szCs w:val="20"/>
    </w:rPr>
  </w:style>
  <w:style w:type="paragraph" w:customStyle="1" w:styleId="236">
    <w:name w:val="¸½Â¼"/>
    <w:basedOn w:val="4"/>
    <w:qFormat/>
    <w:uiPriority w:val="0"/>
    <w:pPr>
      <w:keepLines w:val="0"/>
      <w:widowControl/>
      <w:tabs>
        <w:tab w:val="left" w:pos="432"/>
      </w:tabs>
      <w:overflowPunct w:val="0"/>
      <w:autoSpaceDE w:val="0"/>
      <w:autoSpaceDN w:val="0"/>
      <w:adjustRightInd w:val="0"/>
      <w:spacing w:before="0" w:after="0" w:line="240" w:lineRule="auto"/>
      <w:ind w:left="432" w:hanging="432"/>
      <w:textAlignment w:val="baseline"/>
      <w:outlineLvl w:val="9"/>
    </w:pPr>
    <w:rPr>
      <w:kern w:val="0"/>
      <w:position w:val="20"/>
    </w:rPr>
  </w:style>
  <w:style w:type="paragraph" w:customStyle="1" w:styleId="237">
    <w:name w:val="表项"/>
    <w:next w:val="1"/>
    <w:uiPriority w:val="0"/>
    <w:pPr>
      <w:keepNext/>
      <w:spacing w:line="300" w:lineRule="auto"/>
      <w:jc w:val="center"/>
      <w:textAlignment w:val="baseline"/>
    </w:pPr>
    <w:rPr>
      <w:rFonts w:ascii="Arial" w:hAnsi="Arial" w:eastAsia="黑体" w:cs="Times New Roman"/>
      <w:kern w:val="2"/>
      <w:sz w:val="21"/>
      <w:szCs w:val="22"/>
      <w:lang w:val="en-US" w:eastAsia="zh-CN" w:bidi="ar-SA"/>
    </w:rPr>
  </w:style>
  <w:style w:type="paragraph" w:customStyle="1" w:styleId="238">
    <w:name w:val="符号"/>
    <w:basedOn w:val="1"/>
    <w:qFormat/>
    <w:uiPriority w:val="0"/>
    <w:pPr>
      <w:adjustRightInd w:val="0"/>
      <w:spacing w:beforeLines="20" w:afterLines="20"/>
    </w:pPr>
    <w:rPr>
      <w:szCs w:val="20"/>
    </w:rPr>
  </w:style>
  <w:style w:type="paragraph" w:customStyle="1" w:styleId="239">
    <w:name w:val="缺省文本"/>
    <w:basedOn w:val="1"/>
    <w:uiPriority w:val="0"/>
    <w:pPr>
      <w:autoSpaceDE w:val="0"/>
      <w:autoSpaceDN w:val="0"/>
      <w:adjustRightInd w:val="0"/>
    </w:pPr>
  </w:style>
  <w:style w:type="table" w:customStyle="1" w:styleId="240">
    <w:name w:val="网格型1"/>
    <w:basedOn w:val="4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1">
    <w:name w:val="EmailStyle158"/>
    <w:semiHidden/>
    <w:qFormat/>
    <w:uiPriority w:val="0"/>
    <w:rPr>
      <w:rFonts w:ascii="Arial" w:hAnsi="Arial" w:eastAsia="宋体" w:cs="Arial"/>
      <w:color w:val="auto"/>
      <w:sz w:val="18"/>
      <w:szCs w:val="20"/>
    </w:rPr>
  </w:style>
  <w:style w:type="paragraph" w:customStyle="1" w:styleId="242">
    <w:name w:val="È¡ÀÊ¡ÎÄ¡À¾"/>
    <w:basedOn w:val="1"/>
    <w:uiPriority w:val="0"/>
    <w:pPr>
      <w:overflowPunct w:val="0"/>
      <w:autoSpaceDE w:val="0"/>
      <w:autoSpaceDN w:val="0"/>
      <w:adjustRightInd w:val="0"/>
      <w:textAlignment w:val="baseline"/>
    </w:pPr>
    <w:rPr>
      <w:szCs w:val="20"/>
    </w:rPr>
  </w:style>
  <w:style w:type="paragraph" w:customStyle="1" w:styleId="243">
    <w:name w:val="正文文本 21"/>
    <w:basedOn w:val="1"/>
    <w:qFormat/>
    <w:uiPriority w:val="0"/>
    <w:pPr>
      <w:overflowPunct w:val="0"/>
      <w:autoSpaceDE w:val="0"/>
      <w:autoSpaceDN w:val="0"/>
      <w:adjustRightInd w:val="0"/>
      <w:spacing w:line="360" w:lineRule="auto"/>
      <w:textAlignment w:val="baseline"/>
    </w:pPr>
    <w:rPr>
      <w:rFonts w:ascii="宋体"/>
      <w:szCs w:val="20"/>
    </w:rPr>
  </w:style>
  <w:style w:type="paragraph" w:customStyle="1" w:styleId="244">
    <w:name w:val="正文文本缩进 21"/>
    <w:basedOn w:val="1"/>
    <w:uiPriority w:val="0"/>
    <w:pPr>
      <w:overflowPunct w:val="0"/>
      <w:autoSpaceDE w:val="0"/>
      <w:autoSpaceDN w:val="0"/>
      <w:adjustRightInd w:val="0"/>
      <w:spacing w:line="312" w:lineRule="exact"/>
      <w:ind w:firstLine="295"/>
      <w:textAlignment w:val="baseline"/>
    </w:pPr>
    <w:rPr>
      <w:rFonts w:ascii="宋体"/>
      <w:szCs w:val="20"/>
    </w:rPr>
  </w:style>
  <w:style w:type="paragraph" w:customStyle="1" w:styleId="245">
    <w:name w:val="9811"/>
    <w:basedOn w:val="1"/>
    <w:uiPriority w:val="0"/>
    <w:pPr>
      <w:overflowPunct w:val="0"/>
      <w:autoSpaceDE w:val="0"/>
      <w:autoSpaceDN w:val="0"/>
      <w:adjustRightInd w:val="0"/>
      <w:textAlignment w:val="baseline"/>
    </w:pPr>
    <w:rPr>
      <w:szCs w:val="20"/>
    </w:rPr>
  </w:style>
  <w:style w:type="paragraph" w:customStyle="1" w:styleId="246">
    <w:name w:val="正文1"/>
    <w:basedOn w:val="1"/>
    <w:qFormat/>
    <w:uiPriority w:val="0"/>
    <w:pPr>
      <w:overflowPunct w:val="0"/>
      <w:autoSpaceDE w:val="0"/>
      <w:autoSpaceDN w:val="0"/>
      <w:adjustRightInd w:val="0"/>
      <w:textAlignment w:val="baseline"/>
    </w:pPr>
    <w:rPr>
      <w:rFonts w:ascii="宋体"/>
      <w:szCs w:val="20"/>
    </w:rPr>
  </w:style>
  <w:style w:type="paragraph" w:customStyle="1" w:styleId="247">
    <w:name w:val="´¨®¸Ù(ÎÞËõ½ø)"/>
    <w:basedOn w:val="1"/>
    <w:qFormat/>
    <w:uiPriority w:val="0"/>
    <w:pPr>
      <w:overflowPunct w:val="0"/>
      <w:autoSpaceDE w:val="0"/>
      <w:autoSpaceDN w:val="0"/>
      <w:adjustRightInd w:val="0"/>
      <w:textAlignment w:val="baseline"/>
    </w:pPr>
    <w:rPr>
      <w:szCs w:val="20"/>
    </w:rPr>
  </w:style>
  <w:style w:type="paragraph" w:customStyle="1" w:styleId="248">
    <w:name w:val="´¨®¸Ù(Ëõ½ø)"/>
    <w:basedOn w:val="1"/>
    <w:uiPriority w:val="0"/>
    <w:pPr>
      <w:overflowPunct w:val="0"/>
      <w:autoSpaceDE w:val="0"/>
      <w:autoSpaceDN w:val="0"/>
      <w:adjustRightInd w:val="0"/>
      <w:textAlignment w:val="baseline"/>
    </w:pPr>
    <w:rPr>
      <w:szCs w:val="20"/>
    </w:rPr>
  </w:style>
  <w:style w:type="paragraph" w:customStyle="1" w:styleId="249">
    <w:name w:val="±í??¸ñÎÄ¡"/>
    <w:basedOn w:val="1"/>
    <w:uiPriority w:val="0"/>
    <w:pPr>
      <w:tabs>
        <w:tab w:val="decimal" w:pos="0"/>
      </w:tabs>
      <w:overflowPunct w:val="0"/>
      <w:autoSpaceDE w:val="0"/>
      <w:autoSpaceDN w:val="0"/>
      <w:adjustRightInd w:val="0"/>
      <w:textAlignment w:val="baseline"/>
    </w:pPr>
    <w:rPr>
      <w:szCs w:val="20"/>
    </w:rPr>
  </w:style>
  <w:style w:type="paragraph" w:customStyle="1" w:styleId="250">
    <w:name w:val="±ào?ºÅÁÐ¡À"/>
    <w:basedOn w:val="1"/>
    <w:qFormat/>
    <w:uiPriority w:val="0"/>
    <w:pPr>
      <w:overflowPunct w:val="0"/>
      <w:autoSpaceDE w:val="0"/>
      <w:autoSpaceDN w:val="0"/>
      <w:adjustRightInd w:val="0"/>
      <w:textAlignment w:val="baseline"/>
    </w:pPr>
    <w:rPr>
      <w:szCs w:val="20"/>
    </w:rPr>
  </w:style>
  <w:style w:type="paragraph" w:customStyle="1" w:styleId="251">
    <w:name w:val="Ê¡ÁÐÐËõ½ø"/>
    <w:basedOn w:val="1"/>
    <w:uiPriority w:val="0"/>
    <w:pPr>
      <w:overflowPunct w:val="0"/>
      <w:autoSpaceDE w:val="0"/>
      <w:autoSpaceDN w:val="0"/>
      <w:adjustRightInd w:val="0"/>
      <w:ind w:firstLine="720"/>
      <w:textAlignment w:val="baseline"/>
    </w:pPr>
    <w:rPr>
      <w:szCs w:val="20"/>
    </w:rPr>
  </w:style>
  <w:style w:type="paragraph" w:customStyle="1" w:styleId="252">
    <w:name w:val="µ¥ÐÐÖ¡ÂÌåÎÄ¡À¾"/>
    <w:basedOn w:val="1"/>
    <w:uiPriority w:val="0"/>
    <w:pPr>
      <w:overflowPunct w:val="0"/>
      <w:autoSpaceDE w:val="0"/>
      <w:autoSpaceDN w:val="0"/>
      <w:adjustRightInd w:val="0"/>
      <w:textAlignment w:val="baseline"/>
    </w:pPr>
    <w:rPr>
      <w:szCs w:val="20"/>
    </w:rPr>
  </w:style>
  <w:style w:type="paragraph" w:customStyle="1" w:styleId="253">
    <w:name w:val="Char Char Char Char1"/>
    <w:basedOn w:val="1"/>
    <w:qFormat/>
    <w:uiPriority w:val="0"/>
    <w:rPr>
      <w:rFonts w:ascii="Tahoma" w:hAnsi="Tahoma"/>
      <w:szCs w:val="20"/>
    </w:rPr>
  </w:style>
  <w:style w:type="paragraph" w:customStyle="1" w:styleId="254">
    <w:name w:val="font8"/>
    <w:basedOn w:val="1"/>
    <w:qFormat/>
    <w:uiPriority w:val="0"/>
    <w:pPr>
      <w:spacing w:before="100" w:beforeAutospacing="1" w:after="100" w:afterAutospacing="1"/>
    </w:pPr>
    <w:rPr>
      <w:rFonts w:ascii="宋体" w:hAnsi="宋体" w:cs="宋体"/>
      <w:sz w:val="18"/>
      <w:szCs w:val="18"/>
    </w:rPr>
  </w:style>
  <w:style w:type="paragraph" w:customStyle="1" w:styleId="255">
    <w:name w:val="xl10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sz w:val="18"/>
      <w:szCs w:val="18"/>
    </w:rPr>
  </w:style>
  <w:style w:type="paragraph" w:customStyle="1" w:styleId="256">
    <w:name w:val="xl101"/>
    <w:basedOn w:val="1"/>
    <w:uiPriority w:val="0"/>
    <w:pPr>
      <w:pBdr>
        <w:top w:val="single" w:color="auto" w:sz="4" w:space="0"/>
        <w:bottom w:val="single" w:color="auto" w:sz="4" w:space="0"/>
      </w:pBdr>
      <w:shd w:val="clear" w:color="000000" w:fill="FFFFFF"/>
      <w:spacing w:before="100" w:beforeAutospacing="1" w:after="100" w:afterAutospacing="1"/>
      <w:jc w:val="center"/>
    </w:pPr>
    <w:rPr>
      <w:rFonts w:ascii="宋体" w:hAnsi="宋体" w:cs="宋体"/>
      <w:sz w:val="18"/>
      <w:szCs w:val="18"/>
    </w:rPr>
  </w:style>
  <w:style w:type="character" w:customStyle="1" w:styleId="257">
    <w:name w:val="不明显强调1"/>
    <w:qFormat/>
    <w:uiPriority w:val="0"/>
    <w:rPr>
      <w:rFonts w:cs="Times New Roman"/>
      <w:i/>
      <w:iCs/>
      <w:color w:val="808080"/>
    </w:rPr>
  </w:style>
  <w:style w:type="paragraph" w:customStyle="1" w:styleId="258">
    <w:name w:val="Char Char Char Char Char Char Char Char"/>
    <w:basedOn w:val="1"/>
    <w:qFormat/>
    <w:uiPriority w:val="0"/>
    <w:rPr>
      <w:rFonts w:ascii="Tahoma" w:hAnsi="Tahoma"/>
      <w:szCs w:val="20"/>
    </w:rPr>
  </w:style>
  <w:style w:type="paragraph" w:customStyle="1" w:styleId="259">
    <w:name w:val="正文缩进2"/>
    <w:basedOn w:val="1"/>
    <w:qFormat/>
    <w:uiPriority w:val="0"/>
    <w:pPr>
      <w:ind w:firstLine="420"/>
    </w:pPr>
  </w:style>
  <w:style w:type="paragraph" w:customStyle="1" w:styleId="260">
    <w:name w:val="_Style 259"/>
    <w:semiHidden/>
    <w:qFormat/>
    <w:uiPriority w:val="99"/>
    <w:rPr>
      <w:rFonts w:ascii="Calibri" w:hAnsi="Calibri" w:eastAsia="宋体" w:cs="Times New Roman"/>
      <w:kern w:val="2"/>
      <w:sz w:val="21"/>
      <w:szCs w:val="24"/>
      <w:lang w:val="en-US" w:eastAsia="zh-CN" w:bidi="ar-SA"/>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microsoft.com/office/2006/relationships/keyMapCustomizations" Target="customizations.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emf"/><Relationship Id="rId14" Type="http://schemas.openxmlformats.org/officeDocument/2006/relationships/oleObject" Target="embeddings/oleObject4.bin"/><Relationship Id="rId13" Type="http://schemas.openxmlformats.org/officeDocument/2006/relationships/image" Target="media/image3.emf"/><Relationship Id="rId12" Type="http://schemas.openxmlformats.org/officeDocument/2006/relationships/oleObject" Target="embeddings/oleObject3.bin"/><Relationship Id="rId11" Type="http://schemas.openxmlformats.org/officeDocument/2006/relationships/image" Target="media/image2.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6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中国移动</Company>
  <Pages>65</Pages>
  <Words>3027</Words>
  <Characters>4076</Characters>
  <Lines>330</Lines>
  <Paragraphs>92</Paragraphs>
  <TotalTime>2</TotalTime>
  <ScaleCrop>false</ScaleCrop>
  <LinksUpToDate>false</LinksUpToDate>
  <CharactersWithSpaces>4216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2017-09-20T17:14:00Z</dcterms:created>
  <dc:creator>艾兴华</dc:creator>
  <cp:lastModifiedBy>Sun</cp:lastModifiedBy>
  <dcterms:modified xsi:type="dcterms:W3CDTF">2025-10-03T05:19:48Z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93DFD9A85355B26B831F6D67D0EB9753_43</vt:lpwstr>
  </property>
  <property fmtid="{D5CDD505-2E9C-101B-9397-08002B2CF9AE}" pid="4" name="KSOTemplateDocerSaveRecord">
    <vt:lpwstr>eyJoZGlkIjoiY2ZhYWFmNzEwNzE5ZGQxZjNjMTkxZTU4OTkyMzI0ODUiLCJ1c2VySWQiOiIxNDAxNTEzMTI3In0=</vt:lpwstr>
  </property>
</Properties>
</file>