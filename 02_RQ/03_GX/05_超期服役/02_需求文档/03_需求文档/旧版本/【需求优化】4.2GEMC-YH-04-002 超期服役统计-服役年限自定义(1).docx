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46642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0" w:name="OLE_LINK6"/>
      <w:r>
        <w:rPr>
          <w:rFonts w:hint="eastAsia"/>
          <w:lang w:val="en-US" w:eastAsia="zh-CN"/>
        </w:rPr>
        <w:t>GEMC-YH-04-002 超期服役统计-服役年限自定义</w:t>
      </w:r>
    </w:p>
    <w:bookmarkEnd w:id="0"/>
    <w:tbl>
      <w:tblPr>
        <w:tblStyle w:val="9"/>
        <w:tblpPr w:leftFromText="180" w:rightFromText="180" w:vertAnchor="text" w:horzAnchor="page" w:tblpX="1129" w:tblpY="171"/>
        <w:tblOverlap w:val="never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02"/>
        <w:gridCol w:w="1420"/>
        <w:gridCol w:w="1146"/>
        <w:gridCol w:w="2024"/>
        <w:gridCol w:w="1549"/>
        <w:gridCol w:w="475"/>
        <w:gridCol w:w="520"/>
        <w:gridCol w:w="1504"/>
      </w:tblGrid>
      <w:tr w14:paraId="190B5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4" w:type="dxa"/>
            <w:gridSpan w:val="2"/>
            <w:shd w:val="clear" w:color="auto" w:fill="BFBFBF"/>
          </w:tcPr>
          <w:p w14:paraId="3BE9F642"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功能位置</w:t>
            </w:r>
          </w:p>
        </w:tc>
        <w:tc>
          <w:tcPr>
            <w:tcW w:w="6139" w:type="dxa"/>
            <w:gridSpan w:val="4"/>
            <w:shd w:val="clear" w:color="auto" w:fill="BFBFBF"/>
          </w:tcPr>
          <w:p w14:paraId="2936D28A"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设备管理——超期服役设备详情表（云南）</w:t>
            </w:r>
          </w:p>
          <w:p w14:paraId="611EA2B9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highlight w:val="green"/>
                <w:lang w:val="en-US" w:eastAsia="zh-CN"/>
              </w:rPr>
              <w:t>批量维护——超期服役统计（广西）--这个为主</w:t>
            </w:r>
          </w:p>
        </w:tc>
        <w:tc>
          <w:tcPr>
            <w:tcW w:w="995" w:type="dxa"/>
            <w:gridSpan w:val="2"/>
            <w:shd w:val="clear" w:color="auto" w:fill="BFBFBF"/>
          </w:tcPr>
          <w:p w14:paraId="1652AEA3"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7F88E5A9"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2025-07</w:t>
            </w:r>
          </w:p>
        </w:tc>
      </w:tr>
      <w:tr w14:paraId="2FB49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9"/>
            <w:shd w:val="clear" w:color="auto" w:fill="auto"/>
          </w:tcPr>
          <w:p w14:paraId="5927FD7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优化需求时间</w:t>
            </w:r>
            <w:r>
              <w:rPr>
                <w:rFonts w:hint="eastAsia"/>
                <w:lang w:val="en-US" w:eastAsia="zh-CN"/>
              </w:rPr>
              <w:t>：2025-07-15</w:t>
            </w:r>
          </w:p>
          <w:p w14:paraId="670953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优化背景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625C70CC"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超期服役设备详情表功能，当前服役年限为固定值，不支持灵活配置和变更。无法满足不同省份对部分设备的个性化维护规程，现对服役年限和故障告警频次字段进行功能补充和逻辑变更。</w:t>
            </w:r>
          </w:p>
          <w:p w14:paraId="719B858D"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</w:p>
          <w:p w14:paraId="4DF74ABD"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原功能需求文档：</w:t>
            </w:r>
          </w:p>
          <w:p w14:paraId="2A946DD8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sz w:val="22"/>
                <w:szCs w:val="22"/>
                <w:lang w:val="en-US" w:eastAsia="zh-CN"/>
              </w:rPr>
              <w:object>
                <v:shape id="_x0000_i1025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Word.Document.12" ShapeID="_x0000_i1025" DrawAspect="Icon" ObjectID="_1468075725" r:id="rId6">
                  <o:LockedField>false</o:LockedField>
                </o:OLEObject>
              </w:object>
            </w:r>
          </w:p>
          <w:p w14:paraId="1DDF266C">
            <w:pPr>
              <w:pStyle w:val="7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超期服役设备类型及设备子类关系表：</w:t>
            </w:r>
          </w:p>
          <w:p w14:paraId="06D081AF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object>
                <v:shape id="_x0000_i1026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xcel.Sheet.12" ShapeID="_x0000_i1026" DrawAspect="Icon" ObjectID="_1468075726" r:id="rId8">
                  <o:LockedField>false</o:LockedField>
                </o:OLEObject>
              </w:object>
            </w:r>
          </w:p>
          <w:p w14:paraId="411A942E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</w:p>
          <w:p w14:paraId="0416A8A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优化内容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733E6968">
            <w:pPr>
              <w:numPr>
                <w:ilvl w:val="0"/>
                <w:numId w:val="1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服役年限优化</w:t>
            </w:r>
          </w:p>
          <w:p w14:paraId="3FDF71B6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服役年限，通过前</w:t>
            </w:r>
            <w:r>
              <w:rPr>
                <w:rFonts w:hint="eastAsia"/>
                <w:highlight w:val="green"/>
                <w:lang w:val="en-US" w:eastAsia="zh-CN"/>
              </w:rPr>
              <w:t>端弹窗页面进行配置</w:t>
            </w:r>
            <w:r>
              <w:rPr>
                <w:rFonts w:hint="eastAsia"/>
                <w:lang w:val="en-US" w:eastAsia="zh-CN"/>
              </w:rPr>
              <w:t>。功能上线后，参考</w:t>
            </w:r>
            <w:r>
              <w:rPr>
                <w:rFonts w:hint="eastAsia"/>
                <w:highlight w:val="green"/>
                <w:lang w:val="en-US" w:eastAsia="zh-CN"/>
              </w:rPr>
              <w:t>原需求配置年限，进行初始化配置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6990406F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服役年限</w:t>
            </w:r>
            <w:r>
              <w:rPr>
                <w:rFonts w:hint="eastAsia"/>
                <w:highlight w:val="red"/>
                <w:lang w:val="en-US" w:eastAsia="zh-CN"/>
              </w:rPr>
              <w:t>根据设备子类及设备所在的站点类型</w:t>
            </w:r>
            <w:r>
              <w:rPr>
                <w:rFonts w:hint="eastAsia"/>
                <w:lang w:val="en-US" w:eastAsia="zh-CN"/>
              </w:rPr>
              <w:t>，配置超期服役年限。</w:t>
            </w:r>
          </w:p>
          <w:p w14:paraId="7DF7D6FD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按设备类型配置服役年限后，</w:t>
            </w:r>
            <w:r>
              <w:rPr>
                <w:rFonts w:hint="eastAsia"/>
                <w:highlight w:val="green"/>
                <w:lang w:val="en-US" w:eastAsia="zh-CN"/>
              </w:rPr>
              <w:t>设备子类自动继承父类年限值</w:t>
            </w:r>
            <w:r>
              <w:rPr>
                <w:rFonts w:hint="eastAsia"/>
                <w:lang w:val="en-US" w:eastAsia="zh-CN"/>
              </w:rPr>
              <w:t>。如有特殊，</w:t>
            </w:r>
            <w:r>
              <w:rPr>
                <w:rFonts w:hint="eastAsia"/>
                <w:highlight w:val="green"/>
                <w:lang w:val="en-US" w:eastAsia="zh-CN"/>
              </w:rPr>
              <w:t>单独修改</w:t>
            </w:r>
            <w:r>
              <w:rPr>
                <w:rFonts w:hint="eastAsia"/>
                <w:lang w:val="en-US" w:eastAsia="zh-CN"/>
              </w:rPr>
              <w:t>设备子类年限值。年限值</w:t>
            </w:r>
            <w:r>
              <w:rPr>
                <w:rFonts w:hint="eastAsia"/>
                <w:highlight w:val="green"/>
                <w:lang w:val="en-US" w:eastAsia="zh-CN"/>
              </w:rPr>
              <w:t>允许为空</w:t>
            </w:r>
            <w:r>
              <w:rPr>
                <w:rFonts w:hint="eastAsia"/>
                <w:lang w:val="en-US" w:eastAsia="zh-CN"/>
              </w:rPr>
              <w:t>。支持</w:t>
            </w:r>
            <w:r>
              <w:rPr>
                <w:rFonts w:hint="eastAsia"/>
                <w:highlight w:val="green"/>
                <w:lang w:val="en-US" w:eastAsia="zh-CN"/>
              </w:rPr>
              <w:t>按不同站点类型（数据中心、通信机楼、传输节点、通信基站）配置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4DFD01BE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服役年限做输入限制，</w:t>
            </w:r>
            <w:r>
              <w:rPr>
                <w:rFonts w:hint="eastAsia"/>
                <w:highlight w:val="green"/>
                <w:lang w:val="en-US" w:eastAsia="zh-CN"/>
              </w:rPr>
              <w:t>输入数值为不超过两位数的正整数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5D31BAE5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筛选条件“服役年限分区段”的下拉枚举值进行调整：</w:t>
            </w:r>
          </w:p>
          <w:p w14:paraId="25F69474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服役年限＜70%更新周期</w:t>
            </w:r>
          </w:p>
          <w:p w14:paraId="06819027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70%≤服役年限＜100%</w:t>
            </w:r>
          </w:p>
          <w:p w14:paraId="5DCFF18E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100%≤服役年限＜150%</w:t>
            </w:r>
          </w:p>
          <w:p w14:paraId="2B8823D1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ind w:firstLine="720" w:firstLineChars="4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服役年限</w:t>
            </w:r>
            <w:del w:id="0" w:author="zhoujiansheng" w:date="2025-09-09T15:55:51Z">
              <w:r>
                <w:rPr>
                  <w:rFonts w:hint="default"/>
                  <w:sz w:val="18"/>
                  <w:szCs w:val="18"/>
                  <w:lang w:val="en-US" w:eastAsia="zh-CN"/>
                </w:rPr>
                <w:delText>＞</w:delText>
              </w:r>
            </w:del>
            <w:ins w:id="1" w:author="zhoujiansheng" w:date="2025-09-09T15:55:56Z">
              <w:r>
                <w:rPr>
                  <w:rFonts w:hint="eastAsia"/>
                  <w:sz w:val="18"/>
                  <w:szCs w:val="18"/>
                  <w:lang w:val="en-US" w:eastAsia="zh-CN"/>
                </w:rPr>
                <w:t>≥</w:t>
              </w:r>
            </w:ins>
            <w:r>
              <w:rPr>
                <w:rFonts w:hint="eastAsia"/>
                <w:sz w:val="18"/>
                <w:szCs w:val="18"/>
                <w:lang w:val="en-US" w:eastAsia="zh-CN"/>
              </w:rPr>
              <w:t>150%更新周期</w:t>
            </w:r>
          </w:p>
          <w:p w14:paraId="7F208D27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</w:p>
          <w:p w14:paraId="6312DE61">
            <w:pPr>
              <w:widowControl w:val="0"/>
              <w:numPr>
                <w:ilvl w:val="0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报表字段优化</w:t>
            </w:r>
          </w:p>
          <w:p w14:paraId="5BDB50C5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报表中“动环系统设备ID”改为“动环监控设备ID”，与综资标准模型的字段名称保持一致。取数逻辑不变，获取综资表“power_device_id”。</w:t>
            </w:r>
          </w:p>
          <w:p w14:paraId="669126EE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报表中“故障告警频次”，获</w:t>
            </w:r>
            <w:r>
              <w:rPr>
                <w:rFonts w:hint="eastAsia"/>
                <w:highlight w:val="green"/>
                <w:lang w:val="en-US" w:eastAsia="zh-CN"/>
              </w:rPr>
              <w:t>取近一个月该设备的故障告警次数</w:t>
            </w:r>
            <w:r>
              <w:rPr>
                <w:rFonts w:hint="eastAsia"/>
                <w:lang w:val="en-US" w:eastAsia="zh-CN"/>
              </w:rPr>
              <w:t>。确定这部分的逻辑是否完善。要获取该数值，前提得</w:t>
            </w:r>
            <w:r>
              <w:rPr>
                <w:rFonts w:hint="eastAsia"/>
                <w:highlight w:val="green"/>
                <w:lang w:val="en-US" w:eastAsia="zh-CN"/>
              </w:rPr>
              <w:t>先实现综资设备和动环的设备的关联</w:t>
            </w:r>
            <w:r>
              <w:rPr>
                <w:rFonts w:hint="eastAsia"/>
                <w:lang w:val="en-US" w:eastAsia="zh-CN"/>
              </w:rPr>
              <w:t>。各省的匹配逻辑可能存在差异，该部分需要配置的内容，开发需要进行标记，在后续功能迁移过程中，需要对该部分内容进行对应编辑处理。</w:t>
            </w:r>
            <w:r>
              <w:rPr>
                <w:rFonts w:hint="eastAsia"/>
                <w:highlight w:val="green"/>
                <w:lang w:val="en-US" w:eastAsia="zh-CN"/>
              </w:rPr>
              <w:t>广西和云南已经上线动环与综资关联报表的，直接取结果进行关联和告警取数</w:t>
            </w:r>
            <w:r>
              <w:rPr>
                <w:rFonts w:hint="eastAsia"/>
                <w:lang w:val="en-US" w:eastAsia="zh-CN"/>
              </w:rPr>
              <w:t>。【</w:t>
            </w:r>
            <w:r>
              <w:rPr>
                <w:rFonts w:hint="eastAsia"/>
                <w:highlight w:val="red"/>
                <w:lang w:val="en-US" w:eastAsia="zh-CN"/>
              </w:rPr>
              <w:t>这个不要了</w:t>
            </w:r>
            <w:r>
              <w:rPr>
                <w:rFonts w:hint="eastAsia"/>
                <w:lang w:val="en-US" w:eastAsia="zh-CN"/>
              </w:rPr>
              <w:t>】</w:t>
            </w:r>
          </w:p>
          <w:p w14:paraId="523FB9CE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在“故障告警频次”字段中，补充字段逻辑说明：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默认</w:t>
            </w:r>
            <w:bookmarkStart w:id="1" w:name="_GoBack"/>
            <w:bookmarkEnd w:id="1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计算该设备近一个自然月的告警次数。上线时间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green"/>
                <w:u w:val="none"/>
                <w:lang w:val="en-US" w:eastAsia="zh-CN"/>
              </w:rPr>
              <w:t>不足一个月的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highlight w:val="green"/>
                <w:u w:val="none"/>
                <w:lang w:val="en-US" w:eastAsia="zh-CN"/>
              </w:rPr>
              <w:t>从上线后开始累加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。</w:t>
            </w:r>
          </w:p>
          <w:p w14:paraId="7A919146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highlight w:val="green"/>
                <w:lang w:val="en-US" w:eastAsia="zh-CN"/>
              </w:rPr>
              <w:t>修改以下字段名称</w:t>
            </w:r>
            <w:r>
              <w:rPr>
                <w:rFonts w:hint="default"/>
                <w:lang w:val="en-US" w:eastAsia="zh-CN"/>
              </w:rPr>
              <w:t>：站点→站点名称，设备标识→资源标识，机房→所属机房，厂家→设备厂家，型号→设备型号，动环系统设备ID→动环监控设备ID。</w:t>
            </w:r>
          </w:p>
          <w:p w14:paraId="16DF2A07">
            <w:pPr>
              <w:widowControl w:val="0"/>
              <w:numPr>
                <w:ilvl w:val="1"/>
                <w:numId w:val="2"/>
              </w:numPr>
              <w:spacing w:before="20" w:beforeLines="20" w:after="20" w:afterLines="20" w:line="288" w:lineRule="auto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highlight w:val="green"/>
                <w:lang w:val="en-US" w:eastAsia="zh-CN"/>
              </w:rPr>
              <w:t>删除入网时间字段</w:t>
            </w:r>
            <w:r>
              <w:rPr>
                <w:rFonts w:hint="default"/>
                <w:lang w:val="en-US" w:eastAsia="zh-CN"/>
              </w:rPr>
              <w:t>。入网时间和开始使用时间取同一个值，</w:t>
            </w:r>
            <w:r>
              <w:rPr>
                <w:rFonts w:hint="default"/>
                <w:highlight w:val="green"/>
                <w:lang w:val="en-US" w:eastAsia="zh-CN"/>
              </w:rPr>
              <w:t>只保留一个即可</w:t>
            </w:r>
            <w:r>
              <w:rPr>
                <w:rFonts w:hint="default"/>
                <w:lang w:val="en-US" w:eastAsia="zh-CN"/>
              </w:rPr>
              <w:t>。</w:t>
            </w:r>
          </w:p>
          <w:p w14:paraId="5E52A6D2">
            <w:pPr>
              <w:numPr>
                <w:ilvl w:val="0"/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</w:p>
          <w:p w14:paraId="6C3213B9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jc w:val="both"/>
              <w:rPr>
                <w:ins w:id="2" w:author="zhoujiansheng" w:date="2025-09-11T14:57:09Z"/>
                <w:rFonts w:hint="default"/>
                <w:lang w:val="en-US" w:eastAsia="zh-CN"/>
              </w:rPr>
            </w:pPr>
            <w:ins w:id="3" w:author="zhoujiansheng" w:date="2025-09-11T14:57:12Z">
              <w:r>
                <w:rPr>
                  <w:rFonts w:hint="eastAsia"/>
                  <w:lang w:val="en-US" w:eastAsia="zh-CN"/>
                </w:rPr>
                <w:t>202</w:t>
              </w:r>
            </w:ins>
            <w:ins w:id="4" w:author="zhoujiansheng" w:date="2025-09-11T14:57:14Z">
              <w:r>
                <w:rPr>
                  <w:rFonts w:hint="eastAsia"/>
                  <w:lang w:val="en-US" w:eastAsia="zh-CN"/>
                </w:rPr>
                <w:t>5-0</w:t>
              </w:r>
            </w:ins>
            <w:ins w:id="5" w:author="zhoujiansheng" w:date="2025-09-11T14:57:15Z">
              <w:r>
                <w:rPr>
                  <w:rFonts w:hint="eastAsia"/>
                  <w:lang w:val="en-US" w:eastAsia="zh-CN"/>
                </w:rPr>
                <w:t>9-11</w:t>
              </w:r>
            </w:ins>
            <w:ins w:id="6" w:author="zhoujiansheng" w:date="2025-09-11T14:57:20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7" w:author="zhoujiansheng" w:date="2025-09-11T14:57:25Z">
              <w:r>
                <w:rPr>
                  <w:rFonts w:hint="eastAsia"/>
                  <w:lang w:val="en-US" w:eastAsia="zh-CN"/>
                </w:rPr>
                <w:t>页面</w:t>
              </w:r>
            </w:ins>
            <w:ins w:id="8" w:author="zhoujiansheng" w:date="2025-09-11T14:57:28Z">
              <w:r>
                <w:rPr>
                  <w:rFonts w:hint="eastAsia"/>
                  <w:lang w:val="en-US" w:eastAsia="zh-CN"/>
                </w:rPr>
                <w:t>和</w:t>
              </w:r>
            </w:ins>
            <w:ins w:id="9" w:author="zhoujiansheng" w:date="2025-09-11T14:57:29Z">
              <w:r>
                <w:rPr>
                  <w:rFonts w:hint="eastAsia"/>
                  <w:lang w:val="en-US" w:eastAsia="zh-CN"/>
                </w:rPr>
                <w:t>导出</w:t>
              </w:r>
            </w:ins>
            <w:ins w:id="10" w:author="zhoujiansheng" w:date="2025-09-11T14:57:30Z">
              <w:r>
                <w:rPr>
                  <w:rFonts w:hint="eastAsia"/>
                  <w:lang w:val="en-US" w:eastAsia="zh-CN"/>
                </w:rPr>
                <w:t>报表</w:t>
              </w:r>
            </w:ins>
            <w:ins w:id="11" w:author="zhoujiansheng" w:date="2025-09-11T14:57:31Z">
              <w:r>
                <w:rPr>
                  <w:rFonts w:hint="eastAsia"/>
                  <w:lang w:val="en-US" w:eastAsia="zh-CN"/>
                </w:rPr>
                <w:t>隐藏</w:t>
              </w:r>
            </w:ins>
            <w:ins w:id="12" w:author="zhoujiansheng" w:date="2025-09-11T14:57:39Z">
              <w:r>
                <w:rPr>
                  <w:rFonts w:hint="eastAsia"/>
                  <w:lang w:val="en-US" w:eastAsia="zh-CN"/>
                </w:rPr>
                <w:t>“</w:t>
              </w:r>
            </w:ins>
            <w:ins w:id="13" w:author="zhoujiansheng" w:date="2025-09-11T14:57:40Z">
              <w:r>
                <w:rPr>
                  <w:rFonts w:hint="eastAsia"/>
                  <w:lang w:val="en-US" w:eastAsia="zh-CN"/>
                </w:rPr>
                <w:t>动环</w:t>
              </w:r>
            </w:ins>
            <w:ins w:id="14" w:author="zhoujiansheng" w:date="2025-09-11T14:57:42Z">
              <w:r>
                <w:rPr>
                  <w:rFonts w:hint="eastAsia"/>
                  <w:lang w:val="en-US" w:eastAsia="zh-CN"/>
                </w:rPr>
                <w:t>监控设备</w:t>
              </w:r>
            </w:ins>
            <w:ins w:id="15" w:author="zhoujiansheng" w:date="2025-09-11T14:57:43Z">
              <w:r>
                <w:rPr>
                  <w:rFonts w:hint="eastAsia"/>
                  <w:lang w:val="en-US" w:eastAsia="zh-CN"/>
                </w:rPr>
                <w:t>ID</w:t>
              </w:r>
            </w:ins>
            <w:ins w:id="16" w:author="zhoujiansheng" w:date="2025-09-11T14:57:45Z">
              <w:r>
                <w:rPr>
                  <w:rFonts w:hint="eastAsia"/>
                  <w:lang w:val="en-US" w:eastAsia="zh-CN"/>
                </w:rPr>
                <w:t>”和</w:t>
              </w:r>
            </w:ins>
            <w:ins w:id="17" w:author="zhoujiansheng" w:date="2025-09-11T14:57:46Z">
              <w:r>
                <w:rPr>
                  <w:rFonts w:hint="eastAsia"/>
                  <w:lang w:val="en-US" w:eastAsia="zh-CN"/>
                </w:rPr>
                <w:t>“</w:t>
              </w:r>
            </w:ins>
            <w:ins w:id="18" w:author="zhoujiansheng" w:date="2025-09-11T14:57:48Z">
              <w:r>
                <w:rPr>
                  <w:rFonts w:hint="eastAsia"/>
                  <w:lang w:val="en-US" w:eastAsia="zh-CN"/>
                </w:rPr>
                <w:t>故障</w:t>
              </w:r>
            </w:ins>
            <w:ins w:id="19" w:author="zhoujiansheng" w:date="2025-09-11T14:57:50Z">
              <w:r>
                <w:rPr>
                  <w:rFonts w:hint="eastAsia"/>
                  <w:lang w:val="en-US" w:eastAsia="zh-CN"/>
                </w:rPr>
                <w:t>告警</w:t>
              </w:r>
            </w:ins>
            <w:ins w:id="20" w:author="zhoujiansheng" w:date="2025-09-11T14:57:51Z">
              <w:r>
                <w:rPr>
                  <w:rFonts w:hint="eastAsia"/>
                  <w:lang w:val="en-US" w:eastAsia="zh-CN"/>
                </w:rPr>
                <w:t>频次</w:t>
              </w:r>
            </w:ins>
            <w:ins w:id="21" w:author="zhoujiansheng" w:date="2025-09-11T14:57:52Z">
              <w:r>
                <w:rPr>
                  <w:rFonts w:hint="eastAsia"/>
                  <w:lang w:val="en-US" w:eastAsia="zh-CN"/>
                </w:rPr>
                <w:t>”</w:t>
              </w:r>
            </w:ins>
            <w:ins w:id="22" w:author="zhoujiansheng" w:date="2025-09-11T14:57:54Z">
              <w:r>
                <w:rPr>
                  <w:rFonts w:hint="eastAsia"/>
                  <w:lang w:val="en-US" w:eastAsia="zh-CN"/>
                </w:rPr>
                <w:t>字段。</w:t>
              </w:r>
            </w:ins>
          </w:p>
          <w:p w14:paraId="3A993851">
            <w:pPr>
              <w:widowControl w:val="0"/>
              <w:numPr>
                <w:ilvl w:val="0"/>
                <w:numId w:val="0"/>
              </w:numPr>
              <w:spacing w:before="20" w:beforeLines="20" w:after="20" w:afterLines="20" w:line="288" w:lineRule="auto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79C8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23B4BCDA"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13602E8D"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中</w:t>
            </w:r>
          </w:p>
        </w:tc>
        <w:tc>
          <w:tcPr>
            <w:tcW w:w="1146" w:type="dxa"/>
            <w:shd w:val="clear" w:color="auto" w:fill="auto"/>
          </w:tcPr>
          <w:p w14:paraId="59E0F29F"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2024" w:type="dxa"/>
            <w:shd w:val="clear" w:color="auto" w:fill="auto"/>
          </w:tcPr>
          <w:p w14:paraId="088DA770">
            <w:pPr>
              <w:pStyle w:val="7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中</w:t>
            </w:r>
          </w:p>
        </w:tc>
        <w:tc>
          <w:tcPr>
            <w:tcW w:w="2024" w:type="dxa"/>
            <w:gridSpan w:val="2"/>
            <w:shd w:val="clear" w:color="auto" w:fill="auto"/>
          </w:tcPr>
          <w:p w14:paraId="7E86E381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需求状态</w:t>
            </w:r>
          </w:p>
        </w:tc>
        <w:tc>
          <w:tcPr>
            <w:tcW w:w="2024" w:type="dxa"/>
            <w:gridSpan w:val="2"/>
            <w:shd w:val="clear" w:color="auto" w:fill="auto"/>
          </w:tcPr>
          <w:p w14:paraId="5602828E">
            <w:pPr>
              <w:pStyle w:val="7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待评审</w:t>
            </w:r>
          </w:p>
        </w:tc>
      </w:tr>
      <w:tr w14:paraId="0ED53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35E3B452"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8"/>
            <w:shd w:val="clear" w:color="auto" w:fill="auto"/>
          </w:tcPr>
          <w:p w14:paraId="7EC4163B">
            <w:pPr>
              <w:pStyle w:val="7"/>
              <w:rPr>
                <w:rFonts w:hint="eastAsia" w:ascii="宋体" w:hAnsi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22"/>
                <w:szCs w:val="22"/>
                <w:lang w:val="en-US" w:eastAsia="zh-CN"/>
              </w:rPr>
              <w:t>*</w:t>
            </w:r>
            <w:r>
              <w:rPr>
                <w:rFonts w:hint="eastAsia" w:ascii="宋体" w:hAnsi="宋体"/>
                <w:sz w:val="22"/>
                <w:szCs w:val="22"/>
                <w:lang w:val="en-US" w:eastAsia="zh-CN"/>
              </w:rPr>
              <w:t>1、已按标准数据模型接入综资数据</w:t>
            </w:r>
          </w:p>
          <w:p w14:paraId="4F8EB793">
            <w:pPr>
              <w:pStyle w:val="7"/>
              <w:rPr>
                <w:rFonts w:hint="default" w:ascii="宋体" w:hAnsi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22"/>
                <w:szCs w:val="22"/>
                <w:lang w:val="en-US" w:eastAsia="zh-CN"/>
              </w:rPr>
              <w:t>*</w:t>
            </w:r>
            <w:r>
              <w:rPr>
                <w:rFonts w:hint="eastAsia" w:ascii="宋体" w:hAnsi="宋体"/>
                <w:sz w:val="22"/>
                <w:szCs w:val="22"/>
                <w:lang w:val="en-US" w:eastAsia="zh-CN"/>
              </w:rPr>
              <w:t>2、已完成动环设备与综资设备关联，可实现故障告警频次计算</w:t>
            </w:r>
          </w:p>
        </w:tc>
      </w:tr>
      <w:tr w14:paraId="1FAE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14588054">
            <w:pPr>
              <w:pStyle w:val="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8"/>
            <w:shd w:val="clear" w:color="auto" w:fill="auto"/>
          </w:tcPr>
          <w:p w14:paraId="46470794">
            <w:pPr>
              <w:pStyle w:val="7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54CA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2F677997">
            <w:pPr>
              <w:pStyle w:val="7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优化范围</w:t>
            </w:r>
          </w:p>
        </w:tc>
        <w:tc>
          <w:tcPr>
            <w:tcW w:w="8840" w:type="dxa"/>
            <w:gridSpan w:val="8"/>
            <w:shd w:val="clear" w:color="auto" w:fill="auto"/>
          </w:tcPr>
          <w:p w14:paraId="2790BF0E">
            <w:pPr>
              <w:pStyle w:val="7"/>
              <w:rPr>
                <w:rFonts w:hint="default" w:eastAsia="宋体"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2"/>
                <w:szCs w:val="22"/>
                <w:highlight w:val="yellow"/>
                <w:lang w:val="en-US" w:eastAsia="zh-CN"/>
              </w:rPr>
              <w:t>V版本通用。各省平台部署前，需与对应产品进行确认。</w:t>
            </w:r>
          </w:p>
        </w:tc>
      </w:tr>
    </w:tbl>
    <w:p w14:paraId="3D8BCE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17" w:right="1083" w:bottom="1417" w:left="1083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5F36B6"/>
    <w:multiLevelType w:val="singleLevel"/>
    <w:tmpl w:val="ED5F36B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F9C3EE5"/>
    <w:multiLevelType w:val="multilevel"/>
    <w:tmpl w:val="EF9C3EE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oujiansheng">
    <w15:presenceInfo w15:providerId="None" w15:userId="zhoujiansh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62DF4"/>
    <w:rsid w:val="01DA6A23"/>
    <w:rsid w:val="04294F58"/>
    <w:rsid w:val="04867313"/>
    <w:rsid w:val="05671028"/>
    <w:rsid w:val="078F2C2A"/>
    <w:rsid w:val="07937117"/>
    <w:rsid w:val="093324BE"/>
    <w:rsid w:val="0B446DB0"/>
    <w:rsid w:val="0DDB70DA"/>
    <w:rsid w:val="0EB27E00"/>
    <w:rsid w:val="0F277998"/>
    <w:rsid w:val="0F2D4B20"/>
    <w:rsid w:val="0FC71A98"/>
    <w:rsid w:val="11C25D0C"/>
    <w:rsid w:val="157955E3"/>
    <w:rsid w:val="15D4347D"/>
    <w:rsid w:val="161C4F40"/>
    <w:rsid w:val="16E45070"/>
    <w:rsid w:val="17DC4BBB"/>
    <w:rsid w:val="181900DC"/>
    <w:rsid w:val="1AE47FC3"/>
    <w:rsid w:val="1B630EA1"/>
    <w:rsid w:val="1BDA1ECF"/>
    <w:rsid w:val="1C4E1E3F"/>
    <w:rsid w:val="1C623D6A"/>
    <w:rsid w:val="1D4E5293"/>
    <w:rsid w:val="1DE23E87"/>
    <w:rsid w:val="1E6B5350"/>
    <w:rsid w:val="1F255572"/>
    <w:rsid w:val="1FFB170C"/>
    <w:rsid w:val="1FFD0AB0"/>
    <w:rsid w:val="20411092"/>
    <w:rsid w:val="20E26B93"/>
    <w:rsid w:val="212E70D4"/>
    <w:rsid w:val="22206E9E"/>
    <w:rsid w:val="225D2AA0"/>
    <w:rsid w:val="229451CA"/>
    <w:rsid w:val="22CD3676"/>
    <w:rsid w:val="23BD1C42"/>
    <w:rsid w:val="23C60C2D"/>
    <w:rsid w:val="2423180C"/>
    <w:rsid w:val="26385F70"/>
    <w:rsid w:val="26BC5523"/>
    <w:rsid w:val="27BB1050"/>
    <w:rsid w:val="28352A17"/>
    <w:rsid w:val="2A383C45"/>
    <w:rsid w:val="2ACB639B"/>
    <w:rsid w:val="2CFD3E42"/>
    <w:rsid w:val="2D0A2B04"/>
    <w:rsid w:val="2DBF16AB"/>
    <w:rsid w:val="2F485AE8"/>
    <w:rsid w:val="2FBC4261"/>
    <w:rsid w:val="31D7694A"/>
    <w:rsid w:val="33C6562B"/>
    <w:rsid w:val="3538065E"/>
    <w:rsid w:val="35C3590A"/>
    <w:rsid w:val="391F1E83"/>
    <w:rsid w:val="39B42439"/>
    <w:rsid w:val="3F0E28FC"/>
    <w:rsid w:val="3F175A0F"/>
    <w:rsid w:val="40374367"/>
    <w:rsid w:val="40BE641C"/>
    <w:rsid w:val="40D85CF1"/>
    <w:rsid w:val="41D45F21"/>
    <w:rsid w:val="41D61ACD"/>
    <w:rsid w:val="42E816D2"/>
    <w:rsid w:val="43460AEF"/>
    <w:rsid w:val="437D06E8"/>
    <w:rsid w:val="44E84705"/>
    <w:rsid w:val="468F2900"/>
    <w:rsid w:val="48302A8D"/>
    <w:rsid w:val="4B2D2360"/>
    <w:rsid w:val="4CB15087"/>
    <w:rsid w:val="4E0820FA"/>
    <w:rsid w:val="4EF95909"/>
    <w:rsid w:val="50E04635"/>
    <w:rsid w:val="515A2639"/>
    <w:rsid w:val="51C820FB"/>
    <w:rsid w:val="58B632DA"/>
    <w:rsid w:val="5C6B6B94"/>
    <w:rsid w:val="5DFC5D85"/>
    <w:rsid w:val="5FB679C1"/>
    <w:rsid w:val="5FD21BDF"/>
    <w:rsid w:val="5FD85DB8"/>
    <w:rsid w:val="60077092"/>
    <w:rsid w:val="603800F6"/>
    <w:rsid w:val="603B7443"/>
    <w:rsid w:val="612F3135"/>
    <w:rsid w:val="61F152DE"/>
    <w:rsid w:val="630B7617"/>
    <w:rsid w:val="63243474"/>
    <w:rsid w:val="64955FF2"/>
    <w:rsid w:val="64AE3BCA"/>
    <w:rsid w:val="656E32B2"/>
    <w:rsid w:val="66DA5FC6"/>
    <w:rsid w:val="68330754"/>
    <w:rsid w:val="68BE413F"/>
    <w:rsid w:val="6AD7097C"/>
    <w:rsid w:val="6D166B8B"/>
    <w:rsid w:val="6D285E2A"/>
    <w:rsid w:val="6E3B751A"/>
    <w:rsid w:val="6E880F09"/>
    <w:rsid w:val="6ECA18FB"/>
    <w:rsid w:val="6F067C69"/>
    <w:rsid w:val="6F4E27F3"/>
    <w:rsid w:val="713C5788"/>
    <w:rsid w:val="721C74B3"/>
    <w:rsid w:val="72A4581C"/>
    <w:rsid w:val="74120550"/>
    <w:rsid w:val="74ED0463"/>
    <w:rsid w:val="75236295"/>
    <w:rsid w:val="757031D0"/>
    <w:rsid w:val="768A15A1"/>
    <w:rsid w:val="76C72D75"/>
    <w:rsid w:val="76CC6C96"/>
    <w:rsid w:val="78D75517"/>
    <w:rsid w:val="79B15127"/>
    <w:rsid w:val="7B9265CA"/>
    <w:rsid w:val="7BA44CB2"/>
    <w:rsid w:val="7C1E0711"/>
    <w:rsid w:val="7CD91B81"/>
    <w:rsid w:val="7E4410F1"/>
    <w:rsid w:val="7E6507A0"/>
    <w:rsid w:val="7EFA6399"/>
    <w:rsid w:val="7F4039CA"/>
    <w:rsid w:val="7FC9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0" w:beforeLines="20" w:after="20" w:afterLines="20" w:line="288" w:lineRule="auto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="50" w:afterLines="50" w:afterAutospacing="0" w:line="240" w:lineRule="auto"/>
      <w:outlineLvl w:val="0"/>
    </w:pPr>
    <w:rPr>
      <w:rFonts w:ascii="Times New Roman" w:hAnsi="Times New Roman"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Autospacing="0" w:after="50" w:afterLines="50" w:afterAutospacing="0" w:line="240" w:lineRule="auto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2"/>
    </w:pPr>
    <w:rPr>
      <w:rFonts w:eastAsia="黑体"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3"/>
    </w:pPr>
    <w:rPr>
      <w:rFonts w:ascii="Times New Roman" w:hAnsi="Times New Roman" w:eastAsia="黑体"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0"/>
    <w:pPr>
      <w:widowControl/>
      <w:spacing w:after="120" w:line="360" w:lineRule="auto"/>
      <w:ind w:firstLine="0" w:firstLineChars="0"/>
      <w:jc w:val="left"/>
    </w:pPr>
    <w:rPr>
      <w:rFonts w:ascii="Arial" w:hAnsi="Arial" w:eastAsia="宋体"/>
      <w:kern w:val="0"/>
      <w:sz w:val="18"/>
      <w:szCs w:val="20"/>
    </w:rPr>
  </w:style>
  <w:style w:type="paragraph" w:styleId="7">
    <w:name w:val="annotation text"/>
    <w:basedOn w:val="1"/>
    <w:qFormat/>
    <w:uiPriority w:val="0"/>
    <w:pPr>
      <w:ind w:firstLine="0" w:firstLineChars="0"/>
      <w:jc w:val="left"/>
    </w:pPr>
    <w:rPr>
      <w:rFonts w:ascii="Times New Roman" w:hAnsi="Times New Roman" w:eastAsia="宋体"/>
      <w:sz w:val="21"/>
      <w:szCs w:val="20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1019</Words>
  <Characters>1097</Characters>
  <Lines>0</Lines>
  <Paragraphs>0</Paragraphs>
  <TotalTime>1153</TotalTime>
  <ScaleCrop>false</ScaleCrop>
  <LinksUpToDate>false</LinksUpToDate>
  <CharactersWithSpaces>1098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2023-10-31T08:36:00Z</dcterms:created>
  <dc:creator>zhoujiansheng</dc:creator>
  <cp:lastModifiedBy>Sun</cp:lastModifiedBy>
  <dcterms:modified xsi:type="dcterms:W3CDTF">2025-10-22T10:57:32Z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AD707501E0104296B5C5B69BE82A9BF1_13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