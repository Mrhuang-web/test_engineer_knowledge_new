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C8291">
      <w:pPr>
        <w:pStyle w:val="4"/>
        <w:tabs>
          <w:tab w:val="clear" w:pos="432"/>
        </w:tabs>
        <w:ind w:left="6" w:hanging="6"/>
        <w:rPr>
          <w:rFonts w:hint="eastAsia"/>
        </w:rPr>
      </w:pPr>
      <w:r>
        <w:rPr>
          <w:rFonts w:hint="eastAsia"/>
        </w:rPr>
        <w:t xml:space="preserve">AIMIOps-BR-F-059 </w:t>
      </w:r>
      <w:r>
        <w:rPr>
          <w:rFonts w:hint="eastAsia"/>
          <w:lang w:val="en-US" w:eastAsia="zh-CN"/>
        </w:rPr>
        <w:t>机柜管理</w:t>
      </w:r>
    </w:p>
    <w:p w14:paraId="4E96BFA8">
      <w:pPr>
        <w:pStyle w:val="5"/>
      </w:pPr>
      <w:r>
        <w:rPr>
          <w:rFonts w:hint="eastAsia"/>
        </w:rPr>
        <w:t>AIMIOps-BR-F-0</w:t>
      </w:r>
      <w:r>
        <w:t>59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机柜管理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0EAB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0406024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698EBC3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7380EEB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75D51F01">
            <w:pPr>
              <w:pStyle w:val="16"/>
              <w:rPr>
                <w:sz w:val="22"/>
                <w:szCs w:val="22"/>
              </w:rPr>
            </w:pPr>
          </w:p>
        </w:tc>
      </w:tr>
      <w:tr w14:paraId="486167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8B9FCD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D625DA6">
            <w:pPr>
              <w:rPr>
                <w:rFonts w:hint="default"/>
                <w:lang w:val="en-US" w:eastAsia="zh-CN"/>
              </w:rPr>
            </w:pPr>
            <w:ins w:id="0" w:author="zhoujiansheng" w:date="2025-06-05T10:54:16Z">
              <w:r>
                <w:rPr>
                  <w:rFonts w:hint="eastAsia"/>
                  <w:lang w:val="en-US" w:eastAsia="zh-CN"/>
                </w:rPr>
                <w:t>202</w:t>
              </w:r>
            </w:ins>
            <w:ins w:id="1" w:author="zhoujiansheng" w:date="2025-06-05T10:54:17Z">
              <w:r>
                <w:rPr>
                  <w:rFonts w:hint="eastAsia"/>
                  <w:lang w:val="en-US" w:eastAsia="zh-CN"/>
                </w:rPr>
                <w:t>50</w:t>
              </w:r>
            </w:ins>
            <w:ins w:id="2" w:author="zhoujiansheng" w:date="2025-06-05T10:54:18Z">
              <w:r>
                <w:rPr>
                  <w:rFonts w:hint="eastAsia"/>
                  <w:lang w:val="en-US" w:eastAsia="zh-CN"/>
                </w:rPr>
                <w:t>605</w:t>
              </w:r>
            </w:ins>
            <w:ins w:id="3" w:author="zhoujiansheng" w:date="2025-06-05T10:54:25Z">
              <w:r>
                <w:rPr>
                  <w:rFonts w:hint="eastAsia"/>
                  <w:lang w:val="en-US" w:eastAsia="zh-CN"/>
                </w:rPr>
                <w:t>优化</w:t>
              </w:r>
            </w:ins>
            <w:ins w:id="4" w:author="zhoujiansheng" w:date="2025-06-05T10:54:26Z">
              <w:r>
                <w:rPr>
                  <w:rFonts w:hint="eastAsia"/>
                  <w:lang w:val="en-US" w:eastAsia="zh-CN"/>
                </w:rPr>
                <w:t>内容</w:t>
              </w:r>
            </w:ins>
            <w:ins w:id="5" w:author="zhoujiansheng" w:date="2025-07-21T10:01:08Z">
              <w:r>
                <w:rPr>
                  <w:rFonts w:hint="eastAsia"/>
                  <w:lang w:val="en-US" w:eastAsia="zh-CN"/>
                </w:rPr>
                <w:t>（</w:t>
              </w:r>
            </w:ins>
            <w:ins w:id="6" w:author="zhoujiansheng" w:date="2025-07-21T10:01:14Z">
              <w:r>
                <w:rPr>
                  <w:rFonts w:hint="eastAsia"/>
                  <w:lang w:val="en-US" w:eastAsia="zh-CN"/>
                </w:rPr>
                <w:t>审阅</w:t>
              </w:r>
            </w:ins>
            <w:ins w:id="7" w:author="zhoujiansheng" w:date="2025-07-21T10:01:15Z">
              <w:r>
                <w:rPr>
                  <w:rFonts w:hint="eastAsia"/>
                  <w:lang w:val="en-US" w:eastAsia="zh-CN"/>
                </w:rPr>
                <w:t>模式</w:t>
              </w:r>
            </w:ins>
            <w:ins w:id="8" w:author="zhoujiansheng" w:date="2025-07-21T10:01:16Z">
              <w:r>
                <w:rPr>
                  <w:rFonts w:hint="eastAsia"/>
                  <w:lang w:val="en-US" w:eastAsia="zh-CN"/>
                </w:rPr>
                <w:t>查看</w:t>
              </w:r>
            </w:ins>
            <w:ins w:id="9" w:author="zhoujiansheng" w:date="2025-07-21T10:01:17Z">
              <w:r>
                <w:rPr>
                  <w:rFonts w:hint="eastAsia"/>
                  <w:lang w:val="en-US" w:eastAsia="zh-CN"/>
                </w:rPr>
                <w:t>对应</w:t>
              </w:r>
            </w:ins>
            <w:ins w:id="10" w:author="zhoujiansheng" w:date="2025-07-21T10:01:19Z">
              <w:r>
                <w:rPr>
                  <w:rFonts w:hint="eastAsia"/>
                  <w:lang w:val="en-US" w:eastAsia="zh-CN"/>
                </w:rPr>
                <w:t>编辑</w:t>
              </w:r>
            </w:ins>
            <w:ins w:id="11" w:author="zhoujiansheng" w:date="2025-07-21T10:01:20Z">
              <w:r>
                <w:rPr>
                  <w:rFonts w:hint="eastAsia"/>
                  <w:lang w:val="en-US" w:eastAsia="zh-CN"/>
                </w:rPr>
                <w:t>内容</w:t>
              </w:r>
            </w:ins>
            <w:ins w:id="12" w:author="zhoujiansheng" w:date="2025-07-21T10:01:22Z">
              <w:r>
                <w:rPr>
                  <w:rFonts w:hint="eastAsia"/>
                  <w:lang w:val="en-US" w:eastAsia="zh-CN"/>
                </w:rPr>
                <w:t>）</w:t>
              </w:r>
            </w:ins>
            <w:ins w:id="13" w:author="zhoujiansheng" w:date="2025-06-05T10:54:40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p w14:paraId="49C0B16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1、功能简述：针对机房以下空间层级进行管理，空间层级包含：机柜列/机笼/微模块、机柜。</w:t>
            </w:r>
          </w:p>
          <w:p w14:paraId="540AD1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具体层级关系如下：</w:t>
            </w:r>
          </w:p>
          <w:p w14:paraId="190EA73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-站点</w:t>
            </w:r>
          </w:p>
          <w:p w14:paraId="75E0019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---楼栋</w:t>
            </w:r>
          </w:p>
          <w:p w14:paraId="3394057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------机房</w:t>
            </w:r>
          </w:p>
          <w:p w14:paraId="6182322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---------机柜列</w:t>
            </w:r>
          </w:p>
          <w:p w14:paraId="4A245C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------------机柜</w:t>
            </w:r>
          </w:p>
          <w:p w14:paraId="07CA501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菜单路径：空间→机柜配置。</w:t>
            </w:r>
          </w:p>
          <w:p w14:paraId="2A162C22">
            <w:pPr>
              <w:rPr>
                <w:rFonts w:hint="eastAsia"/>
                <w:lang w:val="en-US" w:eastAsia="zh-CN"/>
              </w:rPr>
            </w:pPr>
          </w:p>
          <w:p w14:paraId="10581DCD">
            <w:pPr>
              <w:numPr>
                <w:ilvl w:val="0"/>
                <w:numId w:val="0"/>
              </w:numPr>
              <w:ind w:left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2、配置过程</w:t>
            </w:r>
          </w:p>
          <w:p w14:paraId="045517E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选择机房→创建机柜列/→配置机柜列基础信息→创建机柜→配置机柜基础信息</w:t>
            </w:r>
          </w:p>
          <w:p w14:paraId="0390BA8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选择机房→导入机柜列/导入机柜</w:t>
            </w:r>
          </w:p>
          <w:p w14:paraId="0F35F0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可按机房维度导入机柜信息，页面提供导入模板下载。机柜列导入模板/机柜导入模板。</w:t>
            </w:r>
          </w:p>
          <w:p w14:paraId="1135A5E1">
            <w:pPr>
              <w:rPr>
                <w:rFonts w:hint="default"/>
                <w:lang w:val="en-US" w:eastAsia="zh-CN"/>
              </w:rPr>
            </w:pPr>
          </w:p>
          <w:p w14:paraId="7605C3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1）机柜列创建及配置</w:t>
            </w:r>
          </w:p>
          <w:p w14:paraId="03ADFE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在空间树中，选择机房节点，可进行“机柜列”配置操作，支持新增、修改、删除。</w:t>
            </w:r>
          </w:p>
          <w:p w14:paraId="657D83C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新增“机柜列”可进行批量新增，输入需要增加“机柜列”数量即可。</w:t>
            </w:r>
          </w:p>
          <w:p w14:paraId="5CA9C4E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新增“机柜列”节点可在空间树机房节点下进行呈现，同时可在站点、楼栋、机房层级按列表显示。</w:t>
            </w:r>
          </w:p>
          <w:p w14:paraId="25BFBA0A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新增“机柜列”需对其基础属性进行配置</w:t>
            </w:r>
          </w:p>
          <w:p w14:paraId="04814C04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支撑列表中批量修改</w:t>
            </w:r>
          </w:p>
          <w:p w14:paraId="21C632FC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支持导出后导入修改，</w:t>
            </w:r>
            <w:r>
              <w:rPr>
                <w:rFonts w:hint="eastAsia"/>
                <w:highlight w:val="none"/>
                <w:lang w:val="en-US" w:eastAsia="zh-CN"/>
              </w:rPr>
              <w:t>需按字段要求进行校验</w:t>
            </w:r>
            <w:r>
              <w:rPr>
                <w:rFonts w:hint="eastAsia"/>
                <w:lang w:val="en-US" w:eastAsia="zh-CN"/>
              </w:rPr>
              <w:t>，同时线上导入情况。</w:t>
            </w:r>
          </w:p>
          <w:p w14:paraId="129D03E7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支持选择单个机柜列页面修改。</w:t>
            </w:r>
          </w:p>
          <w:p w14:paraId="2E3FC754">
            <w:pPr>
              <w:numPr>
                <w:ilvl w:val="0"/>
                <w:numId w:val="11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供电路由及测点信号支持导出，前端页面不展示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40C8B5E2">
            <w:pPr>
              <w:numPr>
                <w:ilvl w:val="0"/>
                <w:numId w:val="11"/>
              </w:numPr>
              <w:ind w:left="425" w:hanging="425"/>
              <w:rPr>
                <w:ins w:id="14" w:author="zhoujiansheng" w:date="2025-06-05T13:45:13Z"/>
                <w:rFonts w:hint="eastAsia"/>
                <w:lang w:val="en-US" w:eastAsia="zh-CN"/>
              </w:rPr>
            </w:pPr>
            <w:ins w:id="15" w:author="zhoujiansheng" w:date="2025-06-05T13:43:06Z">
              <w:bookmarkStart w:id="0" w:name="OLE_LINK1"/>
              <w:r>
                <w:rPr>
                  <w:rFonts w:hint="eastAsia"/>
                  <w:lang w:val="en-US" w:eastAsia="zh-CN"/>
                </w:rPr>
                <w:t>对</w:t>
              </w:r>
            </w:ins>
            <w:ins w:id="16" w:author="zhoujiansheng" w:date="2025-06-05T13:43:07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17" w:author="zhoujiansheng" w:date="2025-06-05T13:43:08Z">
              <w:r>
                <w:rPr>
                  <w:rFonts w:hint="eastAsia"/>
                  <w:lang w:val="en-US" w:eastAsia="zh-CN"/>
                </w:rPr>
                <w:t>中</w:t>
              </w:r>
            </w:ins>
            <w:ins w:id="18" w:author="zhoujiansheng" w:date="2025-06-05T13:43:09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19" w:author="zhoujiansheng" w:date="2025-06-05T13:43:11Z">
              <w:r>
                <w:rPr>
                  <w:rFonts w:hint="eastAsia"/>
                  <w:lang w:val="en-US" w:eastAsia="zh-CN"/>
                </w:rPr>
                <w:t>必填</w:t>
              </w:r>
            </w:ins>
            <w:ins w:id="20" w:author="zhoujiansheng" w:date="2025-06-05T13:43:12Z">
              <w:r>
                <w:rPr>
                  <w:rFonts w:hint="eastAsia"/>
                  <w:lang w:val="en-US" w:eastAsia="zh-CN"/>
                </w:rPr>
                <w:t>字段</w:t>
              </w:r>
            </w:ins>
            <w:ins w:id="21" w:author="zhoujiansheng" w:date="2025-06-05T13:43:15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22" w:author="zhoujiansheng" w:date="2025-06-05T13:43:19Z">
              <w:r>
                <w:rPr>
                  <w:rFonts w:hint="eastAsia"/>
                  <w:lang w:val="en-US" w:eastAsia="zh-CN"/>
                </w:rPr>
                <w:t>标识</w:t>
              </w:r>
            </w:ins>
            <w:ins w:id="23" w:author="zhoujiansheng" w:date="2025-06-05T13:43:20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24" w:author="zhoujiansheng" w:date="2025-06-05T13:43:24Z">
              <w:r>
                <w:rPr>
                  <w:rFonts w:hint="eastAsia"/>
                  <w:lang w:val="en-US" w:eastAsia="zh-CN"/>
                </w:rPr>
                <w:t>用户</w:t>
              </w:r>
            </w:ins>
            <w:ins w:id="25" w:author="zhoujiansheng" w:date="2025-06-05T13:43:25Z">
              <w:r>
                <w:rPr>
                  <w:rFonts w:hint="eastAsia"/>
                  <w:lang w:val="en-US" w:eastAsia="zh-CN"/>
                </w:rPr>
                <w:t>在</w:t>
              </w:r>
            </w:ins>
            <w:ins w:id="26" w:author="zhoujiansheng" w:date="2025-06-05T13:43:28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27" w:author="zhoujiansheng" w:date="2025-06-05T13:43:29Z">
              <w:r>
                <w:rPr>
                  <w:rFonts w:hint="eastAsia"/>
                  <w:lang w:val="en-US" w:eastAsia="zh-CN"/>
                </w:rPr>
                <w:t>新增</w:t>
              </w:r>
            </w:ins>
            <w:ins w:id="28" w:author="zhoujiansheng" w:date="2025-06-05T13:43:30Z">
              <w:r>
                <w:rPr>
                  <w:rFonts w:hint="eastAsia"/>
                  <w:lang w:val="en-US" w:eastAsia="zh-CN"/>
                </w:rPr>
                <w:t>或</w:t>
              </w:r>
            </w:ins>
            <w:ins w:id="29" w:author="zhoujiansheng" w:date="2025-06-05T13:43:31Z">
              <w:r>
                <w:rPr>
                  <w:rFonts w:hint="eastAsia"/>
                  <w:lang w:val="en-US" w:eastAsia="zh-CN"/>
                </w:rPr>
                <w:t>编辑</w:t>
              </w:r>
            </w:ins>
            <w:ins w:id="30" w:author="zhoujiansheng" w:date="2025-06-05T13:43:32Z">
              <w:r>
                <w:rPr>
                  <w:rFonts w:hint="eastAsia"/>
                  <w:lang w:val="en-US" w:eastAsia="zh-CN"/>
                </w:rPr>
                <w:t>字段</w:t>
              </w:r>
            </w:ins>
            <w:ins w:id="31" w:author="zhoujiansheng" w:date="2025-06-05T13:43:33Z">
              <w:r>
                <w:rPr>
                  <w:rFonts w:hint="eastAsia"/>
                  <w:lang w:val="en-US" w:eastAsia="zh-CN"/>
                </w:rPr>
                <w:t>时，</w:t>
              </w:r>
            </w:ins>
            <w:ins w:id="32" w:author="zhoujiansheng" w:date="2025-06-05T13:43:40Z">
              <w:r>
                <w:rPr>
                  <w:rFonts w:hint="eastAsia"/>
                  <w:lang w:val="en-US" w:eastAsia="zh-CN"/>
                </w:rPr>
                <w:t>可</w:t>
              </w:r>
            </w:ins>
            <w:ins w:id="33" w:author="zhoujiansheng" w:date="2025-06-05T13:43:42Z">
              <w:r>
                <w:rPr>
                  <w:rFonts w:hint="eastAsia"/>
                  <w:lang w:val="en-US" w:eastAsia="zh-CN"/>
                </w:rPr>
                <w:t>直观</w:t>
              </w:r>
            </w:ins>
            <w:ins w:id="34" w:author="zhoujiansheng" w:date="2025-06-05T13:43:55Z">
              <w:r>
                <w:rPr>
                  <w:rFonts w:hint="eastAsia"/>
                  <w:lang w:val="en-US" w:eastAsia="zh-CN"/>
                </w:rPr>
                <w:t>确定</w:t>
              </w:r>
            </w:ins>
            <w:ins w:id="35" w:author="zhoujiansheng" w:date="2025-06-05T13:43:58Z">
              <w:r>
                <w:rPr>
                  <w:rFonts w:hint="eastAsia"/>
                  <w:lang w:val="en-US" w:eastAsia="zh-CN"/>
                </w:rPr>
                <w:t>必填</w:t>
              </w:r>
            </w:ins>
            <w:ins w:id="36" w:author="zhoujiansheng" w:date="2025-06-05T13:43:59Z">
              <w:r>
                <w:rPr>
                  <w:rFonts w:hint="eastAsia"/>
                  <w:lang w:val="en-US" w:eastAsia="zh-CN"/>
                </w:rPr>
                <w:t>内容</w:t>
              </w:r>
            </w:ins>
            <w:ins w:id="37" w:author="zhoujiansheng" w:date="2025-06-05T13:44:00Z">
              <w:r>
                <w:rPr>
                  <w:rFonts w:hint="eastAsia"/>
                  <w:lang w:val="en-US" w:eastAsia="zh-CN"/>
                </w:rPr>
                <w:t>项。</w:t>
              </w:r>
            </w:ins>
            <w:ins w:id="38" w:author="zhoujiansheng" w:date="2025-06-05T13:44:03Z">
              <w:r>
                <w:rPr>
                  <w:rFonts w:hint="eastAsia"/>
                  <w:lang w:val="en-US" w:eastAsia="zh-CN"/>
                </w:rPr>
                <w:t>当前</w:t>
              </w:r>
            </w:ins>
            <w:ins w:id="39" w:author="zhoujiansheng" w:date="2025-06-05T13:44:04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40" w:author="zhoujiansheng" w:date="2025-06-05T13:44:05Z">
              <w:r>
                <w:rPr>
                  <w:rFonts w:hint="eastAsia"/>
                  <w:lang w:val="en-US" w:eastAsia="zh-CN"/>
                </w:rPr>
                <w:t>字段</w:t>
              </w:r>
            </w:ins>
            <w:ins w:id="41" w:author="zhoujiansheng" w:date="2025-06-05T13:44:07Z">
              <w:r>
                <w:rPr>
                  <w:rFonts w:hint="eastAsia"/>
                  <w:lang w:val="en-US" w:eastAsia="zh-CN"/>
                </w:rPr>
                <w:t>无</w:t>
              </w:r>
            </w:ins>
            <w:ins w:id="42" w:author="zhoujiansheng" w:date="2025-06-05T13:44:08Z">
              <w:r>
                <w:rPr>
                  <w:rFonts w:hint="eastAsia"/>
                  <w:lang w:val="en-US" w:eastAsia="zh-CN"/>
                </w:rPr>
                <w:t>标识</w:t>
              </w:r>
            </w:ins>
          </w:p>
          <w:bookmarkEnd w:id="0"/>
          <w:p w14:paraId="10781FC4">
            <w:pPr>
              <w:numPr>
                <w:ilvl w:val="0"/>
                <w:numId w:val="0"/>
              </w:numPr>
              <w:rPr>
                <w:rFonts w:hint="default"/>
                <w:lang w:val="en-US" w:eastAsia="zh-CN"/>
              </w:rPr>
            </w:pPr>
          </w:p>
          <w:p w14:paraId="280F5B7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机柜列/机笼/微模块字段</w:t>
            </w:r>
          </w:p>
          <w:tbl>
            <w:tblPr>
              <w:tblStyle w:val="33"/>
              <w:tblW w:w="8587" w:type="dxa"/>
              <w:tblInd w:w="-16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194"/>
              <w:gridCol w:w="1198"/>
              <w:gridCol w:w="6191"/>
              <w:tblGridChange w:id="43">
                <w:tblGrid>
                  <w:gridCol w:w="5"/>
                  <w:gridCol w:w="1"/>
                  <w:gridCol w:w="10"/>
                  <w:gridCol w:w="1182"/>
                  <w:gridCol w:w="5"/>
                  <w:gridCol w:w="1"/>
                  <w:gridCol w:w="1192"/>
                  <w:gridCol w:w="5"/>
                  <w:gridCol w:w="1"/>
                  <w:gridCol w:w="1571"/>
                  <w:gridCol w:w="4614"/>
                  <w:gridCol w:w="5"/>
                  <w:gridCol w:w="1"/>
                  <w:gridCol w:w="10"/>
                  <w:gridCol w:w="360"/>
                </w:tblGrid>
              </w:tblGridChange>
            </w:tblGrid>
            <w:tr w14:paraId="43BDDB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  <w:shd w:val="clear" w:color="auto" w:fill="BEBEBE" w:themeFill="background1" w:themeFillShade="BF"/>
                </w:tcPr>
                <w:p w14:paraId="37E234D9">
                  <w:pPr>
                    <w:pStyle w:val="16"/>
                    <w:rPr>
                      <w:rFonts w:hint="eastAsia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191" w:type="dxa"/>
                  <w:shd w:val="clear" w:color="auto" w:fill="BEBEBE" w:themeFill="background1" w:themeFillShade="BF"/>
                </w:tcPr>
                <w:p w14:paraId="77B6CCED">
                  <w:pPr>
                    <w:pStyle w:val="16"/>
                    <w:rPr>
                      <w:rFonts w:hint="eastAsia" w:eastAsia="宋体"/>
                      <w:sz w:val="22"/>
                      <w:szCs w:val="22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45D5BF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  <w:shd w:val="clear" w:color="auto" w:fill="auto"/>
                  <w:vAlign w:val="center"/>
                </w:tcPr>
                <w:p w14:paraId="39111D0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所属站点</w:t>
                  </w:r>
                </w:p>
              </w:tc>
              <w:tc>
                <w:tcPr>
                  <w:tcW w:w="6191" w:type="dxa"/>
                  <w:shd w:val="clear" w:color="auto" w:fill="auto"/>
                  <w:vAlign w:val="top"/>
                </w:tcPr>
                <w:p w14:paraId="2A773426">
                  <w:pPr>
                    <w:pStyle w:val="16"/>
                    <w:ind w:firstLine="0" w:firstLineChars="0"/>
                    <w:rPr>
                      <w:rFonts w:hint="eastAsia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70A3A8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  <w:shd w:val="clear" w:color="auto" w:fill="auto"/>
                  <w:vAlign w:val="center"/>
                </w:tcPr>
                <w:p w14:paraId="5788D2E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所属楼栋</w:t>
                  </w:r>
                </w:p>
              </w:tc>
              <w:tc>
                <w:tcPr>
                  <w:tcW w:w="6191" w:type="dxa"/>
                  <w:shd w:val="clear" w:color="auto" w:fill="auto"/>
                  <w:vAlign w:val="top"/>
                </w:tcPr>
                <w:p w14:paraId="4C3590FD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7D31BB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  <w:vAlign w:val="center"/>
                </w:tcPr>
                <w:p w14:paraId="4064D33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所属机房</w:t>
                  </w:r>
                </w:p>
              </w:tc>
              <w:tc>
                <w:tcPr>
                  <w:tcW w:w="6191" w:type="dxa"/>
                </w:tcPr>
                <w:p w14:paraId="56AAB03F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7BD195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  <w:vAlign w:val="top"/>
                </w:tcPr>
                <w:p w14:paraId="004FB974">
                  <w:pPr>
                    <w:pStyle w:val="16"/>
                    <w:ind w:firstLine="0" w:firstLineChars="0"/>
                    <w:rPr>
                      <w:rFonts w:hint="eastAsia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机柜列ID</w:t>
                  </w:r>
                </w:p>
              </w:tc>
              <w:tc>
                <w:tcPr>
                  <w:tcW w:w="6191" w:type="dxa"/>
                  <w:vAlign w:val="top"/>
                </w:tcPr>
                <w:p w14:paraId="7C3E49C3">
                  <w:pPr>
                    <w:pStyle w:val="16"/>
                    <w:ind w:firstLine="0" w:firstLineChars="0"/>
                    <w:rPr>
                      <w:rFonts w:hint="eastAsia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系统自动生成</w:t>
                  </w:r>
                </w:p>
              </w:tc>
            </w:tr>
            <w:tr w14:paraId="01257D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  <w:vAlign w:val="top"/>
                </w:tcPr>
                <w:p w14:paraId="3BEB3EEC">
                  <w:pPr>
                    <w:pStyle w:val="16"/>
                    <w:ind w:firstLine="0" w:firstLineChars="0"/>
                    <w:rPr>
                      <w:rFonts w:hint="default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机柜列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名称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6191" w:type="dxa"/>
                  <w:vAlign w:val="top"/>
                </w:tcPr>
                <w:p w14:paraId="6A6B38F6">
                  <w:pPr>
                    <w:pStyle w:val="16"/>
                    <w:ind w:firstLine="0" w:firstLineChars="0"/>
                    <w:rPr>
                      <w:rFonts w:hint="default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手动编辑，必填</w:t>
                  </w:r>
                  <w:ins w:id="44" w:author="zhoujiansheng" w:date="2025-06-06T17:54:4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ins w:id="45" w:author="zhoujiansheng" w:date="2025-06-06T17:54:4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页面</w:t>
                    </w:r>
                  </w:ins>
                  <w:ins w:id="46" w:author="zhoujiansheng" w:date="2025-06-06T17:54:5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增加</w:t>
                    </w:r>
                  </w:ins>
                  <w:ins w:id="47" w:author="zhoujiansheng" w:date="2025-06-06T17:54:5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字段</w:t>
                    </w:r>
                  </w:ins>
                  <w:ins w:id="48" w:author="zhoujiansheng" w:date="2025-06-06T17:54:5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说明</w:t>
                    </w:r>
                  </w:ins>
                  <w:ins w:id="49" w:author="zhoujiansheng" w:date="2025-06-06T17:54:5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：</w:t>
                    </w:r>
                  </w:ins>
                  <w:ins w:id="50" w:author="zhoujiansheng" w:date="2025-06-06T17:55:0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该</w:t>
                    </w:r>
                  </w:ins>
                  <w:ins w:id="51" w:author="zhoujiansheng" w:date="2025-06-06T17:55:0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字段</w:t>
                    </w:r>
                  </w:ins>
                  <w:ins w:id="52" w:author="zhoujiansheng" w:date="2025-06-06T17:55:0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内容</w:t>
                    </w:r>
                  </w:ins>
                  <w:ins w:id="53" w:author="zhoujiansheng" w:date="2025-06-06T17:55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在</w:t>
                    </w:r>
                  </w:ins>
                  <w:ins w:id="54" w:author="zhoujiansheng" w:date="2025-06-06T17:55:1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55" w:author="zhoujiansheng" w:date="2025-06-06T17:55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视图</w:t>
                    </w:r>
                  </w:ins>
                  <w:ins w:id="56" w:author="zhoujiansheng" w:date="2025-06-06T17:55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管理</w:t>
                    </w:r>
                  </w:ins>
                  <w:ins w:id="57" w:author="zhoujiansheng" w:date="2025-06-06T17:55:1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中</w:t>
                    </w:r>
                  </w:ins>
                  <w:ins w:id="58" w:author="zhoujiansheng" w:date="2025-06-06T17:55:1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呈现</w:t>
                    </w:r>
                  </w:ins>
                  <w:ins w:id="59" w:author="zhoujiansheng" w:date="2025-06-06T17:55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</w:p>
              </w:tc>
            </w:tr>
            <w:tr w14:paraId="673D1B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</w:tcPr>
                <w:p w14:paraId="566FAC3F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机柜列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类别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6191" w:type="dxa"/>
                </w:tcPr>
                <w:p w14:paraId="01C7D7E1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手动选择，“</w:t>
                  </w:r>
                  <w:r>
                    <w:rPr>
                      <w:rFonts w:hint="eastAsia"/>
                      <w:color w:val="auto"/>
                      <w:lang w:val="en-US" w:eastAsia="zh-CN"/>
                    </w:rPr>
                    <w:t>机柜列、机笼、微模块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”</w:t>
                  </w:r>
                  <w:r>
                    <w:rPr>
                      <w:rFonts w:hint="eastAsia"/>
                      <w:color w:val="auto"/>
                      <w:lang w:val="en-US" w:eastAsia="zh-CN"/>
                    </w:rPr>
                    <w:t>，默认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“</w:t>
                  </w:r>
                  <w:r>
                    <w:rPr>
                      <w:rFonts w:hint="eastAsia"/>
                      <w:color w:val="auto"/>
                      <w:lang w:val="en-US" w:eastAsia="zh-CN"/>
                    </w:rPr>
                    <w:t>机柜列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”，必填</w:t>
                  </w:r>
                </w:p>
              </w:tc>
            </w:tr>
            <w:tr w14:paraId="0D9B7B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60" w:author="zhoujiansheng" w:date="2025-06-05T10:48:55Z"/>
              </w:trPr>
              <w:tc>
                <w:tcPr>
                  <w:tcW w:w="2396" w:type="dxa"/>
                  <w:gridSpan w:val="3"/>
                </w:tcPr>
                <w:p w14:paraId="19A137A2">
                  <w:pPr>
                    <w:pStyle w:val="16"/>
                    <w:rPr>
                      <w:ins w:id="61" w:author="zhoujiansheng" w:date="2025-06-05T10:48:55Z"/>
                      <w:rFonts w:hint="default"/>
                      <w:color w:val="auto"/>
                      <w:sz w:val="22"/>
                      <w:szCs w:val="22"/>
                      <w:lang w:val="en-US" w:eastAsia="zh-CN"/>
                    </w:rPr>
                  </w:pPr>
                  <w:ins w:id="62" w:author="zhoujiansheng" w:date="2025-06-05T10:49:02Z">
                    <w:r>
                      <w:rPr>
                        <w:rFonts w:hint="eastAsia"/>
                        <w:color w:val="auto"/>
                        <w:sz w:val="22"/>
                        <w:szCs w:val="22"/>
                        <w:lang w:val="en-US" w:eastAsia="zh-CN"/>
                      </w:rPr>
                      <w:t>列</w:t>
                    </w:r>
                  </w:ins>
                  <w:ins w:id="63" w:author="zhoujiansheng" w:date="2025-06-05T10:49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lang w:val="en-US" w:eastAsia="zh-CN"/>
                      </w:rPr>
                      <w:t>顺序</w:t>
                    </w:r>
                  </w:ins>
                  <w:ins w:id="64" w:author="zhoujiansheng" w:date="2025-06-05T10:49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lang w:val="en-US" w:eastAsia="zh-CN"/>
                      </w:rPr>
                      <w:t>号</w:t>
                    </w:r>
                  </w:ins>
                  <w:ins w:id="65" w:author="zhoujiansheng" w:date="2025-06-06T17:37:50Z">
                    <w:r>
                      <w:rPr>
                        <w:rFonts w:hint="eastAsia"/>
                        <w:b/>
                        <w:bCs/>
                        <w:color w:val="FF0000"/>
                        <w:sz w:val="22"/>
                        <w:szCs w:val="22"/>
                        <w:highlight w:val="none"/>
                        <w:lang w:val="en-US" w:eastAsia="zh-CN"/>
                      </w:rPr>
                      <w:t>*</w:t>
                    </w:r>
                  </w:ins>
                </w:p>
              </w:tc>
              <w:tc>
                <w:tcPr>
                  <w:tcW w:w="6191" w:type="dxa"/>
                </w:tcPr>
                <w:p w14:paraId="45CA7239">
                  <w:pPr>
                    <w:pStyle w:val="16"/>
                    <w:rPr>
                      <w:ins w:id="66" w:author="zhoujiansheng" w:date="2025-06-05T10:48:55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67" w:author="zhoujiansheng" w:date="2025-06-05T10:49:0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手动</w:t>
                    </w:r>
                  </w:ins>
                  <w:ins w:id="68" w:author="zhoujiansheng" w:date="2025-06-05T10:49:1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编辑</w:t>
                    </w:r>
                  </w:ins>
                  <w:ins w:id="69" w:author="zhoujiansheng" w:date="2025-06-05T10:49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或</w:t>
                    </w:r>
                  </w:ins>
                  <w:ins w:id="70" w:author="zhoujiansheng" w:date="2025-06-05T10:49:1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导入</w:t>
                    </w:r>
                  </w:ins>
                  <w:ins w:id="71" w:author="zhoujiansheng" w:date="2025-06-05T10:49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72" w:author="zhoujiansheng" w:date="2025-06-05T10:49:1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填写</w:t>
                    </w:r>
                  </w:ins>
                  <w:ins w:id="73" w:author="zhoujiansheng" w:date="2025-06-05T10:49:4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0-</w:t>
                    </w:r>
                  </w:ins>
                  <w:ins w:id="74" w:author="zhoujiansheng" w:date="2025-06-05T10:49:4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999</w:t>
                    </w:r>
                  </w:ins>
                  <w:ins w:id="75" w:author="zhoujiansheng" w:date="2025-06-05T14:07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9</w:t>
                    </w:r>
                  </w:ins>
                  <w:ins w:id="76" w:author="zhoujiansheng" w:date="2025-06-05T10:49:5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的</w:t>
                    </w:r>
                  </w:ins>
                  <w:ins w:id="77" w:author="zhoujiansheng" w:date="2025-06-05T10:49:2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正</w:t>
                    </w:r>
                  </w:ins>
                  <w:ins w:id="78" w:author="zhoujiansheng" w:date="2025-06-05T10:49:3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整数</w:t>
                    </w:r>
                  </w:ins>
                  <w:ins w:id="79" w:author="zhoujiansheng" w:date="2025-06-05T10:49:5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80" w:author="zhoujiansheng" w:date="2025-06-05T10:49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必填</w:t>
                    </w:r>
                  </w:ins>
                  <w:ins w:id="81" w:author="zhoujiansheng" w:date="2025-06-05T14:05:3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ins w:id="82" w:author="zhoujiansheng" w:date="2025-06-05T14:05:4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表头</w:t>
                    </w:r>
                  </w:ins>
                  <w:ins w:id="83" w:author="zhoujiansheng" w:date="2025-06-05T14:05:4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字段</w:t>
                    </w:r>
                  </w:ins>
                  <w:ins w:id="84" w:author="zhoujiansheng" w:date="2025-06-05T14:05:5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增加</w:t>
                    </w:r>
                  </w:ins>
                  <w:ins w:id="85" w:author="zhoujiansheng" w:date="2025-06-05T14:05:5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说明</w:t>
                    </w:r>
                  </w:ins>
                  <w:ins w:id="86" w:author="zhoujiansheng" w:date="2025-06-05T14:06:0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：</w:t>
                    </w:r>
                  </w:ins>
                  <w:ins w:id="87" w:author="zhoujiansheng" w:date="2025-06-05T14:06:14Z">
                    <w:bookmarkStart w:id="1" w:name="OLE_LINK3"/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填写</w:t>
                    </w:r>
                  </w:ins>
                  <w:ins w:id="88" w:author="zhoujiansheng" w:date="2025-06-05T14:06:1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0-99</w:t>
                    </w:r>
                  </w:ins>
                  <w:ins w:id="89" w:author="zhoujiansheng" w:date="2025-06-05T14:06:1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9</w:t>
                    </w:r>
                  </w:ins>
                  <w:ins w:id="90" w:author="zhoujiansheng" w:date="2025-06-05T14:07:2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9</w:t>
                    </w:r>
                  </w:ins>
                  <w:ins w:id="91" w:author="zhoujiansheng" w:date="2025-06-05T14:06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的</w:t>
                    </w:r>
                  </w:ins>
                  <w:ins w:id="92" w:author="zhoujiansheng" w:date="2025-06-05T14:06:2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正</w:t>
                    </w:r>
                  </w:ins>
                  <w:ins w:id="93" w:author="zhoujiansheng" w:date="2025-06-05T14:06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整数，</w:t>
                    </w:r>
                  </w:ins>
                  <w:ins w:id="94" w:author="zhoujiansheng" w:date="2025-06-05T14:06:2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用于</w:t>
                    </w:r>
                  </w:ins>
                  <w:ins w:id="95" w:author="zhoujiansheng" w:date="2025-06-05T14:06:3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机柜列</w:t>
                    </w:r>
                  </w:ins>
                  <w:ins w:id="96" w:author="zhoujiansheng" w:date="2025-06-05T14:06:4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信息</w:t>
                    </w:r>
                  </w:ins>
                  <w:ins w:id="97" w:author="zhoujiansheng" w:date="2025-06-05T14:06:4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排序</w:t>
                    </w:r>
                    <w:bookmarkEnd w:id="1"/>
                  </w:ins>
                  <w:ins w:id="98" w:author="zhoujiansheng" w:date="2025-06-05T14:06:4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及</w:t>
                    </w:r>
                  </w:ins>
                  <w:ins w:id="99" w:author="zhoujiansheng" w:date="2025-06-05T14:06:4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100" w:author="zhoujiansheng" w:date="2025-06-05T14:06:4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视图</w:t>
                    </w:r>
                  </w:ins>
                  <w:ins w:id="101" w:author="zhoujiansheng" w:date="2025-06-05T14:06:5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的</w:t>
                    </w:r>
                  </w:ins>
                  <w:ins w:id="102" w:author="zhoujiansheng" w:date="2025-06-05T14:06:5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初始化</w:t>
                    </w:r>
                  </w:ins>
                  <w:ins w:id="103" w:author="zhoujiansheng" w:date="2025-06-05T14:06:5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排列</w:t>
                    </w:r>
                  </w:ins>
                </w:p>
              </w:tc>
            </w:tr>
            <w:tr w14:paraId="600691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</w:tcPr>
                <w:p w14:paraId="69DF9527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额定功率(KW)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6191" w:type="dxa"/>
                </w:tcPr>
                <w:p w14:paraId="4FFEF611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手动编辑，必填，单位kW</w:t>
                  </w:r>
                </w:p>
              </w:tc>
            </w:tr>
            <w:tr w14:paraId="6DEF50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2396" w:type="dxa"/>
                  <w:gridSpan w:val="3"/>
                </w:tcPr>
                <w:p w14:paraId="0259C446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设计机柜位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6191" w:type="dxa"/>
                </w:tcPr>
                <w:p w14:paraId="0E465A42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手动编辑，必填，正整数</w:t>
                  </w:r>
                </w:p>
              </w:tc>
            </w:tr>
            <w:tr w14:paraId="10310B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104" w:author="zhoujiansheng" w:date="2025-07-19T23:54:23Z"/>
              </w:trPr>
              <w:tc>
                <w:tcPr>
                  <w:tcW w:w="2396" w:type="dxa"/>
                  <w:gridSpan w:val="3"/>
                </w:tcPr>
                <w:p w14:paraId="760D824D">
                  <w:pPr>
                    <w:pStyle w:val="16"/>
                    <w:rPr>
                      <w:ins w:id="105" w:author="zhoujiansheng" w:date="2025-07-19T23:54:23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06" w:author="zhoujiansheng" w:date="2025-07-19T23:54:3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所属</w:t>
                    </w:r>
                  </w:ins>
                  <w:ins w:id="107" w:author="zhoujiansheng" w:date="2025-07-19T23:54:3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封闭</w:t>
                    </w:r>
                  </w:ins>
                  <w:ins w:id="108" w:author="zhoujiansheng" w:date="2025-07-19T23:54:4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</w:p>
              </w:tc>
              <w:tc>
                <w:tcPr>
                  <w:tcW w:w="6191" w:type="dxa"/>
                </w:tcPr>
                <w:p w14:paraId="679B77EC">
                  <w:pPr>
                    <w:pStyle w:val="16"/>
                    <w:rPr>
                      <w:ins w:id="109" w:author="zhoujiansheng" w:date="2025-07-19T23:54:23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10" w:author="zhoujiansheng" w:date="2025-07-19T23:54:5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必填</w:t>
                    </w:r>
                  </w:ins>
                  <w:ins w:id="111" w:author="zhoujiansheng" w:date="2025-07-19T23:54:5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112" w:author="zhoujiansheng" w:date="2025-07-19T23:57:3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自定义</w:t>
                    </w:r>
                  </w:ins>
                  <w:ins w:id="113" w:author="zhoujiansheng" w:date="2025-07-19T23:57:3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填写</w:t>
                    </w:r>
                  </w:ins>
                  <w:ins w:id="114" w:author="zhoujiansheng" w:date="2025-07-19T23:57:3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ins w:id="115" w:author="zhoujiansheng" w:date="2025-07-19T23:55:2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同一</w:t>
                    </w:r>
                  </w:ins>
                  <w:ins w:id="116" w:author="zhoujiansheng" w:date="2025-07-19T23:55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机房下</w:t>
                    </w:r>
                  </w:ins>
                  <w:ins w:id="117" w:author="zhoujiansheng" w:date="2025-07-19T23:55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118" w:author="zhoujiansheng" w:date="2025-07-19T23:55:2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相同</w:t>
                    </w:r>
                  </w:ins>
                  <w:ins w:id="119" w:author="zhoujiansheng" w:date="2025-07-19T23:55:2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  <w:ins w:id="120" w:author="zhoujiansheng" w:date="2025-07-19T23:55:2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名称的</w:t>
                    </w:r>
                  </w:ins>
                  <w:ins w:id="121" w:author="zhoujiansheng" w:date="2025-07-19T23:55:3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122" w:author="zhoujiansheng" w:date="2025-07-19T23:55:3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列，</w:t>
                    </w:r>
                  </w:ins>
                  <w:ins w:id="123" w:author="zhoujiansheng" w:date="2025-07-19T23:55:4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自动</w:t>
                    </w:r>
                  </w:ins>
                  <w:ins w:id="124" w:author="zhoujiansheng" w:date="2025-07-19T23:55:5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按</w:t>
                    </w:r>
                  </w:ins>
                  <w:ins w:id="125" w:author="zhoujiansheng" w:date="2025-07-19T23:56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  <w:ins w:id="126" w:author="zhoujiansheng" w:date="2025-07-19T23:56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组合</w:t>
                    </w:r>
                  </w:ins>
                  <w:ins w:id="127" w:author="zhoujiansheng" w:date="2025-07-19T23:56:0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ins w:id="128" w:author="zhoujiansheng" w:date="2025-07-19T23:56:2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单一</w:t>
                    </w:r>
                  </w:ins>
                  <w:ins w:id="129" w:author="zhoujiansheng" w:date="2025-07-19T23:56:2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  <w:ins w:id="130" w:author="zhoujiansheng" w:date="2025-07-19T23:56:2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名称，</w:t>
                    </w:r>
                  </w:ins>
                  <w:ins w:id="131" w:author="zhoujiansheng" w:date="2025-07-19T23:56:3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在</w:t>
                    </w:r>
                  </w:ins>
                  <w:ins w:id="132" w:author="zhoujiansheng" w:date="2025-07-19T23:56:3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133" w:author="zhoujiansheng" w:date="2025-07-19T23:56:3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视图</w:t>
                    </w:r>
                  </w:ins>
                  <w:ins w:id="134" w:author="zhoujiansheng" w:date="2025-07-19T23:56:3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生成</w:t>
                    </w:r>
                  </w:ins>
                  <w:ins w:id="135" w:author="zhoujiansheng" w:date="2025-07-19T23:56:3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时</w:t>
                    </w:r>
                  </w:ins>
                  <w:ins w:id="136" w:author="zhoujiansheng" w:date="2025-07-19T23:56:4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需</w:t>
                    </w:r>
                  </w:ins>
                  <w:ins w:id="137" w:author="zhoujiansheng" w:date="2025-07-19T23:56:4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渲染</w:t>
                    </w:r>
                  </w:ins>
                  <w:ins w:id="138" w:author="zhoujiansheng" w:date="2025-07-19T23:56:4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  <w:ins w:id="139" w:author="zhoujiansheng" w:date="2025-07-19T23:56:4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</w:p>
              </w:tc>
            </w:tr>
            <w:tr w14:paraId="08AF93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140" w:author="zhoujiansheng" w:date="2025-07-19T23:56:51Z"/>
              </w:trPr>
              <w:tc>
                <w:tcPr>
                  <w:tcW w:w="2396" w:type="dxa"/>
                  <w:gridSpan w:val="3"/>
                </w:tcPr>
                <w:p w14:paraId="573B2A09">
                  <w:pPr>
                    <w:pStyle w:val="16"/>
                    <w:rPr>
                      <w:ins w:id="141" w:author="zhoujiansheng" w:date="2025-07-19T23:56:51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42" w:author="zhoujiansheng" w:date="2025-07-19T23:57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封闭</w:t>
                    </w:r>
                  </w:ins>
                  <w:ins w:id="143" w:author="zhoujiansheng" w:date="2025-07-19T23:56:5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  <w:ins w:id="144" w:author="zhoujiansheng" w:date="2025-07-19T23:56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类型</w:t>
                    </w:r>
                  </w:ins>
                </w:p>
              </w:tc>
              <w:tc>
                <w:tcPr>
                  <w:tcW w:w="6191" w:type="dxa"/>
                </w:tcPr>
                <w:p w14:paraId="75C02238">
                  <w:pPr>
                    <w:pStyle w:val="16"/>
                    <w:rPr>
                      <w:ins w:id="145" w:author="zhoujiansheng" w:date="2025-07-19T23:56:51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46" w:author="zhoujiansheng" w:date="2025-07-19T23:56:5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必填</w:t>
                    </w:r>
                  </w:ins>
                  <w:ins w:id="147" w:author="zhoujiansheng" w:date="2025-07-19T23:57:0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148" w:author="zhoujiansheng" w:date="2025-07-19T23:57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枚举</w:t>
                    </w:r>
                  </w:ins>
                  <w:ins w:id="149" w:author="zhoujiansheng" w:date="2025-07-19T23:57:0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：</w:t>
                    </w:r>
                  </w:ins>
                  <w:ins w:id="150" w:author="zhoujiansheng" w:date="2025-07-19T23:57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冷</w:t>
                    </w:r>
                  </w:ins>
                  <w:ins w:id="151" w:author="zhoujiansheng" w:date="2025-07-19T23:57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/</w:t>
                    </w:r>
                  </w:ins>
                  <w:ins w:id="152" w:author="zhoujiansheng" w:date="2025-07-19T23:57:0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热</w:t>
                    </w:r>
                  </w:ins>
                  <w:ins w:id="153" w:author="zhoujiansheng" w:date="2025-07-19T23:57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154" w:author="zhoujiansheng" w:date="2025-07-19T23:57:2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单选</w:t>
                    </w:r>
                  </w:ins>
                </w:p>
              </w:tc>
            </w:tr>
            <w:tr w14:paraId="6B355E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155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155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156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7077DB12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供电路由1</w:t>
                  </w:r>
                </w:p>
              </w:tc>
              <w:tc>
                <w:tcPr>
                  <w:tcW w:w="6191" w:type="dxa"/>
                  <w:tcPrChange w:id="157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762D543B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手动编辑，非必填项，对应监控视图中的设备名称，如机柜主路母排1</w:t>
                  </w:r>
                </w:p>
              </w:tc>
            </w:tr>
            <w:tr w14:paraId="6DE0D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158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158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159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0D4AF4E0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功率1</w:t>
                  </w:r>
                </w:p>
              </w:tc>
              <w:tc>
                <w:tcPr>
                  <w:tcW w:w="6191" w:type="dxa"/>
                  <w:tcPrChange w:id="160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7AC22F23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手动编辑，非必填项，对应供电路由1设备的功率信号名称</w:t>
                  </w:r>
                </w:p>
              </w:tc>
            </w:tr>
            <w:tr w14:paraId="6BB30E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161" w:author="zhoujiansheng" w:date="2025-07-04T11:37:27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trHeight w:val="329" w:hRule="atLeast"/>
                <w:trPrChange w:id="161" w:author="zhoujiansheng" w:date="2025-07-04T11:37:27Z">
                  <w:trPr>
                    <w:gridBefore w:val="3"/>
                    <w:wBefore w:w="11" w:type="dxa"/>
                    <w:trHeight w:val="326" w:hRule="atLeast"/>
                  </w:trPr>
                </w:trPrChange>
              </w:trPr>
              <w:tc>
                <w:tcPr>
                  <w:tcW w:w="1004" w:type="dxa"/>
                  <w:vMerge w:val="restart"/>
                  <w:vAlign w:val="center"/>
                  <w:tcPrChange w:id="162" w:author="zhoujiansheng" w:date="2025-07-04T11:37:27Z">
                    <w:tcPr>
                      <w:tcW w:w="3957" w:type="dxa"/>
                      <w:gridSpan w:val="7"/>
                    </w:tcPr>
                  </w:tcPrChange>
                </w:tcPr>
                <w:p w14:paraId="2715A7F9">
                  <w:pPr>
                    <w:pStyle w:val="16"/>
                    <w:jc w:val="center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pPrChange w:id="163" w:author="zhoujiansheng" w:date="2025-07-04T11:36:48Z">
                      <w:pPr>
                        <w:pStyle w:val="16"/>
                      </w:pPr>
                    </w:pPrChange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电压1</w:t>
                  </w:r>
                </w:p>
              </w:tc>
              <w:tc>
                <w:tcPr>
                  <w:tcW w:w="1392" w:type="dxa"/>
                  <w:gridSpan w:val="2"/>
                  <w:tcPrChange w:id="164" w:author="zhoujiansheng" w:date="2025-07-04T11:37:27Z">
                    <w:tcPr>
                      <w:tcW w:w="4630" w:type="dxa"/>
                      <w:gridSpan w:val="4"/>
                    </w:tcPr>
                  </w:tcPrChange>
                </w:tcPr>
                <w:p w14:paraId="2EB50140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65" w:author="zhoujiansheng" w:date="2025-07-04T11:37:3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166" w:author="zhoujiansheng" w:date="2025-07-04T11:37:3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167" w:author="zhoujiansheng" w:date="2025-07-04T11:37:4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</w:p>
              </w:tc>
              <w:tc>
                <w:tcPr>
                  <w:tcW w:w="6191" w:type="dxa"/>
                  <w:tcPrChange w:id="168" w:author="zhoujiansheng" w:date="2025-07-04T11:37:27Z">
                    <w:tcPr>
                      <w:tcW w:w="4630" w:type="dxa"/>
                    </w:tcPr>
                  </w:tcPrChange>
                </w:tcPr>
                <w:p w14:paraId="04D0BC74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</w:t>
                  </w:r>
                  <w:ins w:id="169" w:author="zhoujiansheng" w:date="2025-07-04T11:37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170" w:author="zhoujiansheng" w:date="2025-07-04T11:37:5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电压信号名称</w:t>
                  </w:r>
                </w:p>
              </w:tc>
            </w:tr>
            <w:tr w14:paraId="11B130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172" w:author="zhoujiansheng" w:date="2025-07-04T11:37:27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ins w:id="171" w:author="zhoujiansheng" w:date="2025-07-04T11:36:13Z"/>
                <w:trPrChange w:id="172" w:author="zhoujiansheng" w:date="2025-07-04T11:37:27Z">
                  <w:trPr>
                    <w:gridBefore w:val="2"/>
                    <w:gridAfter w:val="2"/>
                    <w:wBefore w:w="1" w:type="dxa"/>
                    <w:wAfter w:w="10" w:type="dxa"/>
                    <w:trHeight w:val="326" w:hRule="atLeast"/>
                  </w:trPr>
                </w:trPrChange>
              </w:trPr>
              <w:tc>
                <w:tcPr>
                  <w:tcW w:w="1004" w:type="dxa"/>
                  <w:vMerge w:val="continue"/>
                  <w:tcPrChange w:id="173" w:author="zhoujiansheng" w:date="2025-07-04T11:37:27Z">
                    <w:tcPr>
                      <w:tcW w:w="1198" w:type="dxa"/>
                      <w:gridSpan w:val="4"/>
                      <w:vMerge w:val="continue"/>
                    </w:tcPr>
                  </w:tcPrChange>
                </w:tcPr>
                <w:p w14:paraId="719EF306">
                  <w:pPr>
                    <w:pStyle w:val="16"/>
                    <w:rPr>
                      <w:ins w:id="174" w:author="zhoujiansheng" w:date="2025-07-04T11:36:1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gridSpan w:val="2"/>
                  <w:tcPrChange w:id="175" w:author="zhoujiansheng" w:date="2025-07-04T11:37:27Z">
                    <w:tcPr>
                      <w:tcW w:w="1198" w:type="dxa"/>
                      <w:gridSpan w:val="3"/>
                    </w:tcPr>
                  </w:tcPrChange>
                </w:tcPr>
                <w:p w14:paraId="28767D0F">
                  <w:pPr>
                    <w:pStyle w:val="16"/>
                    <w:rPr>
                      <w:ins w:id="176" w:author="zhoujiansheng" w:date="2025-07-04T11:36:13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77" w:author="zhoujiansheng" w:date="2025-07-04T11:37:4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B</w:t>
                    </w:r>
                  </w:ins>
                  <w:ins w:id="178" w:author="zhoujiansheng" w:date="2025-07-04T11:37:4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179" w:author="zhoujiansheng" w:date="2025-07-04T11:37:4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</w:p>
              </w:tc>
              <w:tc>
                <w:tcPr>
                  <w:tcW w:w="6191" w:type="dxa"/>
                  <w:tcPrChange w:id="180" w:author="zhoujiansheng" w:date="2025-07-04T11:37:27Z">
                    <w:tcPr>
                      <w:tcW w:w="6191" w:type="dxa"/>
                      <w:gridSpan w:val="4"/>
                    </w:tcPr>
                  </w:tcPrChange>
                </w:tcPr>
                <w:p w14:paraId="234D4126">
                  <w:pPr>
                    <w:pStyle w:val="16"/>
                    <w:rPr>
                      <w:ins w:id="181" w:author="zhoujiansheng" w:date="2025-07-04T11:36:13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82" w:author="zhoujiansheng" w:date="2025-07-04T11:38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对应B</w:t>
                    </w:r>
                  </w:ins>
                  <w:ins w:id="183" w:author="zhoujiansheng" w:date="2025-07-04T11:38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184" w:author="zhoujiansheng" w:date="2025-07-04T11:38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185" w:author="zhoujiansheng" w:date="2025-07-04T11:38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379DF1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187" w:author="zhoujiansheng" w:date="2025-07-04T11:37:27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ins w:id="186" w:author="zhoujiansheng" w:date="2025-07-04T11:36:13Z"/>
                <w:trPrChange w:id="187" w:author="zhoujiansheng" w:date="2025-07-04T11:37:27Z">
                  <w:trPr>
                    <w:gridBefore w:val="2"/>
                    <w:gridAfter w:val="2"/>
                    <w:wBefore w:w="1" w:type="dxa"/>
                    <w:wAfter w:w="10" w:type="dxa"/>
                    <w:trHeight w:val="326" w:hRule="atLeast"/>
                  </w:trPr>
                </w:trPrChange>
              </w:trPr>
              <w:tc>
                <w:tcPr>
                  <w:tcW w:w="1004" w:type="dxa"/>
                  <w:vMerge w:val="continue"/>
                  <w:tcPrChange w:id="188" w:author="zhoujiansheng" w:date="2025-07-04T11:37:27Z">
                    <w:tcPr>
                      <w:tcW w:w="1198" w:type="dxa"/>
                      <w:gridSpan w:val="4"/>
                      <w:vMerge w:val="continue"/>
                    </w:tcPr>
                  </w:tcPrChange>
                </w:tcPr>
                <w:p w14:paraId="3CD59A4A">
                  <w:pPr>
                    <w:pStyle w:val="16"/>
                    <w:rPr>
                      <w:ins w:id="189" w:author="zhoujiansheng" w:date="2025-07-04T11:36:1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gridSpan w:val="2"/>
                  <w:tcPrChange w:id="190" w:author="zhoujiansheng" w:date="2025-07-04T11:37:27Z">
                    <w:tcPr>
                      <w:tcW w:w="1198" w:type="dxa"/>
                      <w:gridSpan w:val="3"/>
                    </w:tcPr>
                  </w:tcPrChange>
                </w:tcPr>
                <w:p w14:paraId="15BBA2EA">
                  <w:pPr>
                    <w:pStyle w:val="16"/>
                    <w:rPr>
                      <w:ins w:id="191" w:author="zhoujiansheng" w:date="2025-07-04T11:36:13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92" w:author="zhoujiansheng" w:date="2025-07-04T11:37:4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C</w:t>
                    </w:r>
                  </w:ins>
                  <w:ins w:id="193" w:author="zhoujiansheng" w:date="2025-07-04T11:37:4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194" w:author="zhoujiansheng" w:date="2025-07-04T11:37:4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</w:p>
              </w:tc>
              <w:tc>
                <w:tcPr>
                  <w:tcW w:w="6191" w:type="dxa"/>
                  <w:tcPrChange w:id="195" w:author="zhoujiansheng" w:date="2025-07-04T11:37:27Z">
                    <w:tcPr>
                      <w:tcW w:w="6191" w:type="dxa"/>
                      <w:gridSpan w:val="4"/>
                    </w:tcPr>
                  </w:tcPrChange>
                </w:tcPr>
                <w:p w14:paraId="13D1B36D">
                  <w:pPr>
                    <w:pStyle w:val="16"/>
                    <w:rPr>
                      <w:ins w:id="196" w:author="zhoujiansheng" w:date="2025-07-04T11:36:13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197" w:author="zhoujiansheng" w:date="2025-07-04T11:38:2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198" w:author="zhoujiansheng" w:date="2025-07-04T11:38:2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C</w:t>
                    </w:r>
                  </w:ins>
                  <w:ins w:id="199" w:author="zhoujiansheng" w:date="2025-07-04T11:38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00" w:author="zhoujiansheng" w:date="2025-07-04T11:38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201" w:author="zhoujiansheng" w:date="2025-07-04T11:38:2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3A0EF43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02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202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203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4F6168FF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电能1</w:t>
                  </w:r>
                </w:p>
              </w:tc>
              <w:tc>
                <w:tcPr>
                  <w:tcW w:w="6191" w:type="dxa"/>
                  <w:tcPrChange w:id="204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22327026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手动编辑，非必填项，对应供电路由1设备的有功电能信号名称</w:t>
                  </w:r>
                </w:p>
              </w:tc>
            </w:tr>
            <w:tr w14:paraId="24A2462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05" w:author="zhoujiansheng" w:date="2025-07-04T11:39:34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trHeight w:val="329" w:hRule="atLeast"/>
                <w:trPrChange w:id="205" w:author="zhoujiansheng" w:date="2025-07-04T11:39:34Z">
                  <w:trPr>
                    <w:gridBefore w:val="3"/>
                    <w:wBefore w:w="11" w:type="dxa"/>
                    <w:trHeight w:val="326" w:hRule="atLeast"/>
                  </w:trPr>
                </w:trPrChange>
              </w:trPr>
              <w:tc>
                <w:tcPr>
                  <w:tcW w:w="1004" w:type="dxa"/>
                  <w:vMerge w:val="restart"/>
                  <w:vAlign w:val="center"/>
                  <w:tcPrChange w:id="206" w:author="zhoujiansheng" w:date="2025-07-04T11:39:34Z">
                    <w:tcPr>
                      <w:tcW w:w="3957" w:type="dxa"/>
                      <w:gridSpan w:val="7"/>
                    </w:tcPr>
                  </w:tcPrChange>
                </w:tcPr>
                <w:p w14:paraId="2060E203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电流1</w:t>
                  </w:r>
                </w:p>
              </w:tc>
              <w:tc>
                <w:tcPr>
                  <w:tcW w:w="1392" w:type="dxa"/>
                  <w:gridSpan w:val="2"/>
                  <w:tcPrChange w:id="207" w:author="zhoujiansheng" w:date="2025-07-04T11:39:34Z">
                    <w:tcPr>
                      <w:tcW w:w="4630" w:type="dxa"/>
                      <w:gridSpan w:val="4"/>
                    </w:tcPr>
                  </w:tcPrChange>
                </w:tcPr>
                <w:p w14:paraId="132DF250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08" w:author="zhoujiansheng" w:date="2025-07-04T11:39:3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209" w:author="zhoujiansheng" w:date="2025-07-04T11:39:3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10" w:author="zhoujiansheng" w:date="2025-07-04T11:39:4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</w:p>
              </w:tc>
              <w:tc>
                <w:tcPr>
                  <w:tcW w:w="6191" w:type="dxa"/>
                  <w:tcPrChange w:id="211" w:author="zhoujiansheng" w:date="2025-07-04T11:39:34Z">
                    <w:tcPr>
                      <w:tcW w:w="4630" w:type="dxa"/>
                    </w:tcPr>
                  </w:tcPrChange>
                </w:tcPr>
                <w:p w14:paraId="5CA7866D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</w:t>
                  </w:r>
                  <w:ins w:id="212" w:author="zhoujiansheng" w:date="2025-07-04T11:39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213" w:author="zhoujiansheng" w:date="2025-07-04T11:39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电流信号名称</w:t>
                  </w:r>
                </w:p>
              </w:tc>
            </w:tr>
            <w:tr w14:paraId="652978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15" w:author="zhoujiansheng" w:date="2025-07-04T11:39:29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ins w:id="214" w:author="zhoujiansheng" w:date="2025-07-04T11:39:07Z"/>
                <w:trPrChange w:id="215" w:author="zhoujiansheng" w:date="2025-07-04T11:39:29Z">
                  <w:trPr>
                    <w:gridBefore w:val="1"/>
                    <w:gridAfter w:val="3"/>
                    <w:wBefore w:w="5" w:type="dxa"/>
                    <w:wAfter w:w="11" w:type="dxa"/>
                    <w:trHeight w:val="326" w:hRule="atLeast"/>
                  </w:trPr>
                </w:trPrChange>
              </w:trPr>
              <w:tc>
                <w:tcPr>
                  <w:tcW w:w="1004" w:type="dxa"/>
                  <w:vMerge w:val="continue"/>
                  <w:tcPrChange w:id="216" w:author="zhoujiansheng" w:date="2025-07-04T11:39:29Z">
                    <w:tcPr>
                      <w:tcW w:w="1198" w:type="dxa"/>
                      <w:gridSpan w:val="4"/>
                      <w:vMerge w:val="continue"/>
                    </w:tcPr>
                  </w:tcPrChange>
                </w:tcPr>
                <w:p w14:paraId="3B30EE48">
                  <w:pPr>
                    <w:pStyle w:val="16"/>
                    <w:rPr>
                      <w:ins w:id="217" w:author="zhoujiansheng" w:date="2025-07-04T11:39:07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gridSpan w:val="2"/>
                  <w:tcPrChange w:id="218" w:author="zhoujiansheng" w:date="2025-07-04T11:39:29Z">
                    <w:tcPr>
                      <w:tcW w:w="1198" w:type="dxa"/>
                      <w:gridSpan w:val="3"/>
                    </w:tcPr>
                  </w:tcPrChange>
                </w:tcPr>
                <w:p w14:paraId="3F8A75F7">
                  <w:pPr>
                    <w:pStyle w:val="16"/>
                    <w:rPr>
                      <w:ins w:id="219" w:author="zhoujiansheng" w:date="2025-07-04T11:39:0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20" w:author="zhoujiansheng" w:date="2025-07-04T11:39:4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B</w:t>
                    </w:r>
                  </w:ins>
                  <w:ins w:id="221" w:author="zhoujiansheng" w:date="2025-07-04T11:39:4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相电流</w:t>
                    </w:r>
                  </w:ins>
                </w:p>
              </w:tc>
              <w:tc>
                <w:tcPr>
                  <w:tcW w:w="6191" w:type="dxa"/>
                  <w:tcPrChange w:id="222" w:author="zhoujiansheng" w:date="2025-07-04T11:39:29Z">
                    <w:tcPr>
                      <w:tcW w:w="6191" w:type="dxa"/>
                      <w:gridSpan w:val="4"/>
                    </w:tcPr>
                  </w:tcPrChange>
                </w:tcPr>
                <w:p w14:paraId="71345E88">
                  <w:pPr>
                    <w:pStyle w:val="16"/>
                    <w:rPr>
                      <w:ins w:id="223" w:author="zhoujiansheng" w:date="2025-07-04T11:39:0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24" w:author="zhoujiansheng" w:date="2025-07-04T11:40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225" w:author="zhoujiansheng" w:date="2025-07-04T11:40:0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B</w:t>
                    </w:r>
                  </w:ins>
                  <w:ins w:id="226" w:author="zhoujiansheng" w:date="2025-07-04T11:40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27" w:author="zhoujiansheng" w:date="2025-07-04T11:40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228" w:author="zhoujiansheng" w:date="2025-07-04T11:40:0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78AA30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30" w:author="zhoujiansheng" w:date="2025-07-04T11:39:29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ins w:id="229" w:author="zhoujiansheng" w:date="2025-07-04T11:39:07Z"/>
                <w:trPrChange w:id="230" w:author="zhoujiansheng" w:date="2025-07-04T11:39:29Z">
                  <w:trPr>
                    <w:gridBefore w:val="1"/>
                    <w:gridAfter w:val="3"/>
                    <w:wBefore w:w="5" w:type="dxa"/>
                    <w:wAfter w:w="11" w:type="dxa"/>
                    <w:trHeight w:val="326" w:hRule="atLeast"/>
                  </w:trPr>
                </w:trPrChange>
              </w:trPr>
              <w:tc>
                <w:tcPr>
                  <w:tcW w:w="1004" w:type="dxa"/>
                  <w:vMerge w:val="continue"/>
                  <w:tcPrChange w:id="231" w:author="zhoujiansheng" w:date="2025-07-04T11:39:29Z">
                    <w:tcPr>
                      <w:tcW w:w="1198" w:type="dxa"/>
                      <w:gridSpan w:val="4"/>
                      <w:vMerge w:val="continue"/>
                    </w:tcPr>
                  </w:tcPrChange>
                </w:tcPr>
                <w:p w14:paraId="24F635DB">
                  <w:pPr>
                    <w:pStyle w:val="16"/>
                    <w:rPr>
                      <w:ins w:id="232" w:author="zhoujiansheng" w:date="2025-07-04T11:39:07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392" w:type="dxa"/>
                  <w:gridSpan w:val="2"/>
                  <w:tcPrChange w:id="233" w:author="zhoujiansheng" w:date="2025-07-04T11:39:29Z">
                    <w:tcPr>
                      <w:tcW w:w="1198" w:type="dxa"/>
                      <w:gridSpan w:val="3"/>
                    </w:tcPr>
                  </w:tcPrChange>
                </w:tcPr>
                <w:p w14:paraId="59A839F9">
                  <w:pPr>
                    <w:pStyle w:val="16"/>
                    <w:rPr>
                      <w:ins w:id="234" w:author="zhoujiansheng" w:date="2025-07-04T11:39:0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35" w:author="zhoujiansheng" w:date="2025-07-04T11:39:4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C</w:t>
                    </w:r>
                  </w:ins>
                  <w:ins w:id="236" w:author="zhoujiansheng" w:date="2025-07-04T11:39:4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37" w:author="zhoujiansheng" w:date="2025-07-04T11:39:4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</w:p>
              </w:tc>
              <w:tc>
                <w:tcPr>
                  <w:tcW w:w="6191" w:type="dxa"/>
                  <w:tcPrChange w:id="238" w:author="zhoujiansheng" w:date="2025-07-04T11:39:29Z">
                    <w:tcPr>
                      <w:tcW w:w="6191" w:type="dxa"/>
                      <w:gridSpan w:val="4"/>
                    </w:tcPr>
                  </w:tcPrChange>
                </w:tcPr>
                <w:p w14:paraId="6E59D1CD">
                  <w:pPr>
                    <w:pStyle w:val="16"/>
                    <w:rPr>
                      <w:ins w:id="239" w:author="zhoujiansheng" w:date="2025-07-04T11:39:0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40" w:author="zhoujiansheng" w:date="2025-07-04T11:40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对应C</w:t>
                    </w:r>
                  </w:ins>
                  <w:ins w:id="241" w:author="zhoujiansheng" w:date="2025-07-04T11:40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42" w:author="zhoujiansheng" w:date="2025-07-04T11:40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243" w:author="zhoujiansheng" w:date="2025-07-04T11:40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1CBCC0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44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244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245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5F8E16A2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供电路由2</w:t>
                  </w:r>
                </w:p>
              </w:tc>
              <w:tc>
                <w:tcPr>
                  <w:tcW w:w="6191" w:type="dxa"/>
                  <w:tcPrChange w:id="246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13DEEB19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手动编辑，非必填项，对应监控视图中的设备名称，如机柜备路母排2</w:t>
                  </w:r>
                </w:p>
              </w:tc>
            </w:tr>
            <w:tr w14:paraId="2D43E3A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47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247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248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16D1F44E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功率2</w:t>
                  </w:r>
                </w:p>
              </w:tc>
              <w:tc>
                <w:tcPr>
                  <w:tcW w:w="6191" w:type="dxa"/>
                  <w:tcPrChange w:id="249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4440C16B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手动编辑，非必填项，对应供电路由2设备的有功功率信号名称</w:t>
                  </w:r>
                </w:p>
              </w:tc>
            </w:tr>
            <w:tr w14:paraId="50E0061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198" w:type="dxa"/>
                  <w:gridSpan w:val="2"/>
                  <w:vMerge w:val="restart"/>
                  <w:vAlign w:val="center"/>
                </w:tcPr>
                <w:p w14:paraId="66FCA847">
                  <w:pPr>
                    <w:pStyle w:val="16"/>
                    <w:ind w:firstLine="0" w:firstLineChars="0"/>
                    <w:jc w:val="center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电压2</w:t>
                  </w:r>
                </w:p>
              </w:tc>
              <w:tc>
                <w:tcPr>
                  <w:tcW w:w="1198" w:type="dxa"/>
                  <w:vAlign w:val="top"/>
                </w:tcPr>
                <w:p w14:paraId="110282F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A相电压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49D81127">
                  <w:pPr>
                    <w:pStyle w:val="16"/>
                    <w:ind w:firstLine="0" w:firstLineChars="0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</w:t>
                  </w:r>
                  <w:ins w:id="250" w:author="zhoujiansheng" w:date="2025-07-04T11:37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251" w:author="zhoujiansheng" w:date="2025-07-04T11:37:5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电压信号名称</w:t>
                  </w:r>
                </w:p>
              </w:tc>
            </w:tr>
            <w:tr w14:paraId="76491D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252" w:author="zhoujiansheng" w:date="2025-07-08T10:01:10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186CB2E3">
                  <w:pPr>
                    <w:pStyle w:val="16"/>
                    <w:ind w:firstLine="0" w:firstLineChars="0"/>
                    <w:rPr>
                      <w:ins w:id="253" w:author="zhoujiansheng" w:date="2025-07-08T10:01:1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75065933">
                  <w:pPr>
                    <w:pStyle w:val="16"/>
                    <w:ind w:firstLine="0" w:firstLineChars="0"/>
                    <w:rPr>
                      <w:ins w:id="254" w:author="zhoujiansheng" w:date="2025-07-08T10:01:1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B相电压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38D302E8">
                  <w:pPr>
                    <w:pStyle w:val="16"/>
                    <w:ind w:firstLine="0" w:firstLineChars="0"/>
                    <w:rPr>
                      <w:ins w:id="255" w:author="zhoujiansheng" w:date="2025-07-08T10:01:1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56" w:author="zhoujiansheng" w:date="2025-07-04T11:38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对应B</w:t>
                    </w:r>
                  </w:ins>
                  <w:ins w:id="257" w:author="zhoujiansheng" w:date="2025-07-04T11:38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58" w:author="zhoujiansheng" w:date="2025-07-04T11:38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259" w:author="zhoujiansheng" w:date="2025-07-04T11:38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398F5D3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260" w:author="zhoujiansheng" w:date="2025-07-08T10:01:10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4576001D">
                  <w:pPr>
                    <w:pStyle w:val="16"/>
                    <w:ind w:firstLine="0" w:firstLineChars="0"/>
                    <w:rPr>
                      <w:ins w:id="261" w:author="zhoujiansheng" w:date="2025-07-08T10:01:1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026C6724">
                  <w:pPr>
                    <w:pStyle w:val="16"/>
                    <w:ind w:firstLine="0" w:firstLineChars="0"/>
                    <w:rPr>
                      <w:ins w:id="262" w:author="zhoujiansheng" w:date="2025-07-08T10:01:1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C相电压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06A77C2E">
                  <w:pPr>
                    <w:pStyle w:val="16"/>
                    <w:ind w:firstLine="0" w:firstLineChars="0"/>
                    <w:rPr>
                      <w:ins w:id="263" w:author="zhoujiansheng" w:date="2025-07-08T10:01:1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64" w:author="zhoujiansheng" w:date="2025-07-04T11:38:2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265" w:author="zhoujiansheng" w:date="2025-07-04T11:38:2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C</w:t>
                    </w:r>
                  </w:ins>
                  <w:ins w:id="266" w:author="zhoujiansheng" w:date="2025-07-04T11:38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67" w:author="zhoujiansheng" w:date="2025-07-04T11:38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268" w:author="zhoujiansheng" w:date="2025-07-04T11:38:2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0B40CB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69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269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270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2900CF9D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电能2</w:t>
                  </w:r>
                </w:p>
              </w:tc>
              <w:tc>
                <w:tcPr>
                  <w:tcW w:w="6191" w:type="dxa"/>
                  <w:tcPrChange w:id="271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7DB330F8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手动编辑，非必填项，对应供电路由2设备的有功电能信号名称</w:t>
                  </w:r>
                </w:p>
              </w:tc>
            </w:tr>
            <w:tr w14:paraId="7D6479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198" w:type="dxa"/>
                  <w:gridSpan w:val="2"/>
                  <w:vMerge w:val="restart"/>
                  <w:vAlign w:val="center"/>
                </w:tcPr>
                <w:p w14:paraId="6CFA246F">
                  <w:pPr>
                    <w:pStyle w:val="16"/>
                    <w:ind w:firstLine="0" w:firstLineChars="0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电流2</w:t>
                  </w:r>
                </w:p>
              </w:tc>
              <w:tc>
                <w:tcPr>
                  <w:tcW w:w="1198" w:type="dxa"/>
                  <w:vAlign w:val="top"/>
                </w:tcPr>
                <w:p w14:paraId="1511359F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A相电流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296180DB">
                  <w:pPr>
                    <w:pStyle w:val="16"/>
                    <w:ind w:firstLine="0" w:firstLineChars="0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</w:t>
                  </w:r>
                  <w:ins w:id="272" w:author="zhoujiansheng" w:date="2025-07-04T11:39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273" w:author="zhoujiansheng" w:date="2025-07-04T11:39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电流信号名称</w:t>
                  </w:r>
                </w:p>
              </w:tc>
            </w:tr>
            <w:tr w14:paraId="3ACB2E5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274" w:author="zhoujiansheng" w:date="2025-07-08T10:01:16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03798137">
                  <w:pPr>
                    <w:pStyle w:val="16"/>
                    <w:ind w:firstLine="0" w:firstLineChars="0"/>
                    <w:rPr>
                      <w:ins w:id="275" w:author="zhoujiansheng" w:date="2025-07-08T10:01:1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347930E3">
                  <w:pPr>
                    <w:pStyle w:val="16"/>
                    <w:ind w:firstLine="0" w:firstLineChars="0"/>
                    <w:rPr>
                      <w:ins w:id="276" w:author="zhoujiansheng" w:date="2025-07-08T10:01:1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B相电流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3CF95B2C">
                  <w:pPr>
                    <w:pStyle w:val="16"/>
                    <w:ind w:firstLine="0" w:firstLineChars="0"/>
                    <w:rPr>
                      <w:ins w:id="277" w:author="zhoujiansheng" w:date="2025-07-08T10:01:1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78" w:author="zhoujiansheng" w:date="2025-07-04T11:40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279" w:author="zhoujiansheng" w:date="2025-07-04T11:40:0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B</w:t>
                    </w:r>
                  </w:ins>
                  <w:ins w:id="280" w:author="zhoujiansheng" w:date="2025-07-04T11:40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81" w:author="zhoujiansheng" w:date="2025-07-04T11:40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282" w:author="zhoujiansheng" w:date="2025-07-04T11:40:0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4B8E86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283" w:author="zhoujiansheng" w:date="2025-07-08T10:01:16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701AD664">
                  <w:pPr>
                    <w:pStyle w:val="16"/>
                    <w:ind w:firstLine="0" w:firstLineChars="0"/>
                    <w:rPr>
                      <w:ins w:id="284" w:author="zhoujiansheng" w:date="2025-07-08T10:01:1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2C705599">
                  <w:pPr>
                    <w:pStyle w:val="16"/>
                    <w:ind w:firstLine="0" w:firstLineChars="0"/>
                    <w:rPr>
                      <w:ins w:id="285" w:author="zhoujiansheng" w:date="2025-07-08T10:01:1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C相电流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7144D049">
                  <w:pPr>
                    <w:pStyle w:val="16"/>
                    <w:ind w:firstLine="0" w:firstLineChars="0"/>
                    <w:rPr>
                      <w:ins w:id="286" w:author="zhoujiansheng" w:date="2025-07-08T10:01:1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287" w:author="zhoujiansheng" w:date="2025-07-04T11:40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对应C</w:t>
                    </w:r>
                  </w:ins>
                  <w:ins w:id="288" w:author="zhoujiansheng" w:date="2025-07-04T11:40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289" w:author="zhoujiansheng" w:date="2025-07-04T11:40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290" w:author="zhoujiansheng" w:date="2025-07-04T11:40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382C82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91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291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vAlign w:val="top"/>
                  <w:tcPrChange w:id="292" w:author="zhoujiansheng" w:date="2025-07-04T11:37:08Z">
                    <w:tcPr>
                      <w:tcW w:w="3957" w:type="dxa"/>
                      <w:gridSpan w:val="7"/>
                      <w:vAlign w:val="top"/>
                    </w:tcPr>
                  </w:tcPrChange>
                </w:tcPr>
                <w:p w14:paraId="274656E9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供电路由3</w:t>
                  </w:r>
                </w:p>
              </w:tc>
              <w:tc>
                <w:tcPr>
                  <w:tcW w:w="6191" w:type="dxa"/>
                  <w:vAlign w:val="top"/>
                  <w:tcPrChange w:id="293" w:author="zhoujiansheng" w:date="2025-07-04T11:37:08Z">
                    <w:tcPr>
                      <w:tcW w:w="4630" w:type="dxa"/>
                      <w:gridSpan w:val="4"/>
                      <w:vAlign w:val="top"/>
                    </w:tcPr>
                  </w:tcPrChange>
                </w:tcPr>
                <w:p w14:paraId="369A879E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手动编辑，非必填项，对应监控视图中的设备名称，如机柜备路母排3</w:t>
                  </w:r>
                </w:p>
              </w:tc>
            </w:tr>
            <w:tr w14:paraId="000FA8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294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294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vAlign w:val="top"/>
                  <w:tcPrChange w:id="295" w:author="zhoujiansheng" w:date="2025-07-04T11:37:08Z">
                    <w:tcPr>
                      <w:tcW w:w="3957" w:type="dxa"/>
                      <w:gridSpan w:val="7"/>
                      <w:vAlign w:val="top"/>
                    </w:tcPr>
                  </w:tcPrChange>
                </w:tcPr>
                <w:p w14:paraId="393E4451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功率3</w:t>
                  </w:r>
                </w:p>
              </w:tc>
              <w:tc>
                <w:tcPr>
                  <w:tcW w:w="6191" w:type="dxa"/>
                  <w:vAlign w:val="top"/>
                  <w:tcPrChange w:id="296" w:author="zhoujiansheng" w:date="2025-07-04T11:37:08Z">
                    <w:tcPr>
                      <w:tcW w:w="4630" w:type="dxa"/>
                      <w:gridSpan w:val="4"/>
                      <w:vAlign w:val="top"/>
                    </w:tcPr>
                  </w:tcPrChange>
                </w:tcPr>
                <w:p w14:paraId="040E93EA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手动编辑，非必填项，对应供电路由3设备的有功功率信号名称</w:t>
                  </w:r>
                </w:p>
              </w:tc>
            </w:tr>
            <w:tr w14:paraId="3E9754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</w:trPr>
              <w:tc>
                <w:tcPr>
                  <w:tcW w:w="1198" w:type="dxa"/>
                  <w:gridSpan w:val="2"/>
                  <w:vMerge w:val="restart"/>
                  <w:vAlign w:val="center"/>
                </w:tcPr>
                <w:p w14:paraId="5B2552A5">
                  <w:pPr>
                    <w:pStyle w:val="16"/>
                    <w:ind w:firstLine="0" w:firstLineChars="0"/>
                    <w:jc w:val="center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电压3</w:t>
                  </w:r>
                </w:p>
              </w:tc>
              <w:tc>
                <w:tcPr>
                  <w:tcW w:w="1198" w:type="dxa"/>
                  <w:vAlign w:val="top"/>
                </w:tcPr>
                <w:p w14:paraId="32A7C3E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A相电压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420A8234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</w:t>
                  </w:r>
                  <w:ins w:id="297" w:author="zhoujiansheng" w:date="2025-07-04T11:37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298" w:author="zhoujiansheng" w:date="2025-07-04T11:37:5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电压信号名称</w:t>
                  </w:r>
                </w:p>
              </w:tc>
            </w:tr>
            <w:tr w14:paraId="0C3291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299" w:author="zhoujiansheng" w:date="2025-07-08T10:01:36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2549EE14">
                  <w:pPr>
                    <w:pStyle w:val="16"/>
                    <w:ind w:firstLine="0" w:firstLineChars="0"/>
                    <w:rPr>
                      <w:ins w:id="300" w:author="zhoujiansheng" w:date="2025-07-08T10:01:3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2156E87B">
                  <w:pPr>
                    <w:pStyle w:val="16"/>
                    <w:ind w:firstLine="0" w:firstLineChars="0"/>
                    <w:rPr>
                      <w:ins w:id="301" w:author="zhoujiansheng" w:date="2025-07-08T10:01:3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B相电压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003A19D0">
                  <w:pPr>
                    <w:pStyle w:val="16"/>
                    <w:ind w:firstLine="0" w:firstLineChars="0"/>
                    <w:rPr>
                      <w:ins w:id="302" w:author="zhoujiansheng" w:date="2025-07-08T10:01:3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03" w:author="zhoujiansheng" w:date="2025-07-04T11:38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对应B</w:t>
                    </w:r>
                  </w:ins>
                  <w:ins w:id="304" w:author="zhoujiansheng" w:date="2025-07-04T11:38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05" w:author="zhoujiansheng" w:date="2025-07-04T11:38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306" w:author="zhoujiansheng" w:date="2025-07-04T11:38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5875D4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07" w:author="zhoujiansheng" w:date="2025-07-08T10:01:36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607B0C93">
                  <w:pPr>
                    <w:pStyle w:val="16"/>
                    <w:ind w:firstLine="0" w:firstLineChars="0"/>
                    <w:rPr>
                      <w:ins w:id="308" w:author="zhoujiansheng" w:date="2025-07-08T10:01:3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0B6304C4">
                  <w:pPr>
                    <w:pStyle w:val="16"/>
                    <w:ind w:firstLine="0" w:firstLineChars="0"/>
                    <w:rPr>
                      <w:ins w:id="309" w:author="zhoujiansheng" w:date="2025-07-08T10:01:3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C相电压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70D01408">
                  <w:pPr>
                    <w:pStyle w:val="16"/>
                    <w:ind w:firstLine="0" w:firstLineChars="0"/>
                    <w:rPr>
                      <w:ins w:id="310" w:author="zhoujiansheng" w:date="2025-07-08T10:01:36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11" w:author="zhoujiansheng" w:date="2025-07-04T11:38:2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312" w:author="zhoujiansheng" w:date="2025-07-04T11:38:2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C</w:t>
                    </w:r>
                  </w:ins>
                  <w:ins w:id="313" w:author="zhoujiansheng" w:date="2025-07-04T11:38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14" w:author="zhoujiansheng" w:date="2025-07-04T11:38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315" w:author="zhoujiansheng" w:date="2025-07-04T11:38:2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3A478C2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316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316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vAlign w:val="top"/>
                  <w:tcPrChange w:id="317" w:author="zhoujiansheng" w:date="2025-07-04T11:37:08Z">
                    <w:tcPr>
                      <w:tcW w:w="3957" w:type="dxa"/>
                      <w:gridSpan w:val="7"/>
                      <w:vAlign w:val="top"/>
                    </w:tcPr>
                  </w:tcPrChange>
                </w:tcPr>
                <w:p w14:paraId="7FF3CAC1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电能3</w:t>
                  </w:r>
                </w:p>
              </w:tc>
              <w:tc>
                <w:tcPr>
                  <w:tcW w:w="6191" w:type="dxa"/>
                  <w:vAlign w:val="top"/>
                  <w:tcPrChange w:id="318" w:author="zhoujiansheng" w:date="2025-07-04T11:37:08Z">
                    <w:tcPr>
                      <w:tcW w:w="4630" w:type="dxa"/>
                      <w:gridSpan w:val="4"/>
                      <w:vAlign w:val="top"/>
                    </w:tcPr>
                  </w:tcPrChange>
                </w:tcPr>
                <w:p w14:paraId="563F6AB6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手动编辑，非必填项，对应供电路由3设备的有功电能信号名称</w:t>
                  </w:r>
                </w:p>
              </w:tc>
            </w:tr>
            <w:tr w14:paraId="4F043D5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198" w:type="dxa"/>
                  <w:gridSpan w:val="2"/>
                  <w:vMerge w:val="restart"/>
                  <w:vAlign w:val="center"/>
                </w:tcPr>
                <w:p w14:paraId="40E9E08D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电流3</w:t>
                  </w:r>
                </w:p>
              </w:tc>
              <w:tc>
                <w:tcPr>
                  <w:tcW w:w="1198" w:type="dxa"/>
                  <w:vAlign w:val="top"/>
                </w:tcPr>
                <w:p w14:paraId="4E4F2917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A相电流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32E4D25A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</w:t>
                  </w:r>
                  <w:ins w:id="319" w:author="zhoujiansheng" w:date="2025-07-04T11:39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320" w:author="zhoujiansheng" w:date="2025-07-04T11:39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电流信号名称</w:t>
                  </w:r>
                </w:p>
              </w:tc>
            </w:tr>
            <w:tr w14:paraId="366DBD2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21" w:author="zhoujiansheng" w:date="2025-07-08T10:01:43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0CAE2BDC">
                  <w:pPr>
                    <w:pStyle w:val="16"/>
                    <w:ind w:firstLine="0" w:firstLineChars="0"/>
                    <w:rPr>
                      <w:ins w:id="322" w:author="zhoujiansheng" w:date="2025-07-08T10:01:4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6EC15010">
                  <w:pPr>
                    <w:pStyle w:val="16"/>
                    <w:ind w:firstLine="0" w:firstLineChars="0"/>
                    <w:rPr>
                      <w:ins w:id="323" w:author="zhoujiansheng" w:date="2025-07-08T10:01:4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B相电流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599C4851">
                  <w:pPr>
                    <w:pStyle w:val="16"/>
                    <w:ind w:firstLine="0" w:firstLineChars="0"/>
                    <w:rPr>
                      <w:ins w:id="324" w:author="zhoujiansheng" w:date="2025-07-08T10:01:4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25" w:author="zhoujiansheng" w:date="2025-07-04T11:40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326" w:author="zhoujiansheng" w:date="2025-07-04T11:40:0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B</w:t>
                    </w:r>
                  </w:ins>
                  <w:ins w:id="327" w:author="zhoujiansheng" w:date="2025-07-04T11:40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28" w:author="zhoujiansheng" w:date="2025-07-04T11:40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329" w:author="zhoujiansheng" w:date="2025-07-04T11:40:0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6ACD488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30" w:author="zhoujiansheng" w:date="2025-07-08T10:01:43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61FB7C01">
                  <w:pPr>
                    <w:pStyle w:val="16"/>
                    <w:ind w:firstLine="0" w:firstLineChars="0"/>
                    <w:rPr>
                      <w:ins w:id="331" w:author="zhoujiansheng" w:date="2025-07-08T10:01:4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3BDE99E8">
                  <w:pPr>
                    <w:pStyle w:val="16"/>
                    <w:ind w:firstLine="0" w:firstLineChars="0"/>
                    <w:rPr>
                      <w:ins w:id="332" w:author="zhoujiansheng" w:date="2025-07-08T10:01:4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C相电流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6F4B1312">
                  <w:pPr>
                    <w:pStyle w:val="16"/>
                    <w:ind w:firstLine="0" w:firstLineChars="0"/>
                    <w:rPr>
                      <w:ins w:id="333" w:author="zhoujiansheng" w:date="2025-07-08T10:01:43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34" w:author="zhoujiansheng" w:date="2025-07-04T11:40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对应C</w:t>
                    </w:r>
                  </w:ins>
                  <w:ins w:id="335" w:author="zhoujiansheng" w:date="2025-07-04T11:40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36" w:author="zhoujiansheng" w:date="2025-07-04T11:40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337" w:author="zhoujiansheng" w:date="2025-07-04T11:40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2595AA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338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338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vAlign w:val="top"/>
                  <w:tcPrChange w:id="339" w:author="zhoujiansheng" w:date="2025-07-04T11:37:08Z">
                    <w:tcPr>
                      <w:tcW w:w="3957" w:type="dxa"/>
                      <w:gridSpan w:val="7"/>
                      <w:vAlign w:val="top"/>
                    </w:tcPr>
                  </w:tcPrChange>
                </w:tcPr>
                <w:p w14:paraId="611D5584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供电路由4</w:t>
                  </w:r>
                </w:p>
              </w:tc>
              <w:tc>
                <w:tcPr>
                  <w:tcW w:w="6191" w:type="dxa"/>
                  <w:vAlign w:val="top"/>
                  <w:tcPrChange w:id="340" w:author="zhoujiansheng" w:date="2025-07-04T11:37:08Z">
                    <w:tcPr>
                      <w:tcW w:w="4630" w:type="dxa"/>
                      <w:gridSpan w:val="4"/>
                      <w:vAlign w:val="top"/>
                    </w:tcPr>
                  </w:tcPrChange>
                </w:tcPr>
                <w:p w14:paraId="66B11761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手动编辑，非必填项，对应监控视图中的设备名称，如机柜备路母排3</w:t>
                  </w:r>
                </w:p>
              </w:tc>
            </w:tr>
            <w:tr w14:paraId="475730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341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341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vAlign w:val="top"/>
                  <w:tcPrChange w:id="342" w:author="zhoujiansheng" w:date="2025-07-04T11:37:08Z">
                    <w:tcPr>
                      <w:tcW w:w="3957" w:type="dxa"/>
                      <w:gridSpan w:val="7"/>
                      <w:vAlign w:val="top"/>
                    </w:tcPr>
                  </w:tcPrChange>
                </w:tcPr>
                <w:p w14:paraId="7EF1D4B2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功率4</w:t>
                  </w:r>
                </w:p>
              </w:tc>
              <w:tc>
                <w:tcPr>
                  <w:tcW w:w="6191" w:type="dxa"/>
                  <w:vAlign w:val="top"/>
                  <w:tcPrChange w:id="343" w:author="zhoujiansheng" w:date="2025-07-04T11:37:08Z">
                    <w:tcPr>
                      <w:tcW w:w="4630" w:type="dxa"/>
                      <w:gridSpan w:val="4"/>
                      <w:vAlign w:val="top"/>
                    </w:tcPr>
                  </w:tcPrChange>
                </w:tcPr>
                <w:p w14:paraId="5A4121B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手动编辑，非必填项，对应供电路由4设备的有功功率信号名称</w:t>
                  </w:r>
                </w:p>
              </w:tc>
            </w:tr>
            <w:tr w14:paraId="4C8EA7F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198" w:type="dxa"/>
                  <w:gridSpan w:val="2"/>
                  <w:vMerge w:val="restart"/>
                  <w:vAlign w:val="center"/>
                </w:tcPr>
                <w:p w14:paraId="18F12DB0">
                  <w:pPr>
                    <w:pStyle w:val="16"/>
                    <w:ind w:firstLine="0" w:firstLineChars="0"/>
                    <w:jc w:val="center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电压4</w:t>
                  </w:r>
                </w:p>
              </w:tc>
              <w:tc>
                <w:tcPr>
                  <w:tcW w:w="1198" w:type="dxa"/>
                  <w:vAlign w:val="top"/>
                </w:tcPr>
                <w:p w14:paraId="25E31495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A相电压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32828FE1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</w:t>
                  </w:r>
                  <w:ins w:id="344" w:author="zhoujiansheng" w:date="2025-07-04T11:37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345" w:author="zhoujiansheng" w:date="2025-07-04T11:37:5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电压信号名称</w:t>
                  </w:r>
                </w:p>
              </w:tc>
            </w:tr>
            <w:tr w14:paraId="69C667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46" w:author="zhoujiansheng" w:date="2025-07-08T10:01:49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22E5F2CB">
                  <w:pPr>
                    <w:pStyle w:val="16"/>
                    <w:ind w:firstLine="0" w:firstLineChars="0"/>
                    <w:rPr>
                      <w:ins w:id="347" w:author="zhoujiansheng" w:date="2025-07-08T10:01:49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49B2F77F">
                  <w:pPr>
                    <w:pStyle w:val="16"/>
                    <w:ind w:firstLine="0" w:firstLineChars="0"/>
                    <w:rPr>
                      <w:ins w:id="348" w:author="zhoujiansheng" w:date="2025-07-08T10:01:49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B相电压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7E6A7A05">
                  <w:pPr>
                    <w:pStyle w:val="16"/>
                    <w:ind w:firstLine="0" w:firstLineChars="0"/>
                    <w:rPr>
                      <w:ins w:id="349" w:author="zhoujiansheng" w:date="2025-07-08T10:01:49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50" w:author="zhoujiansheng" w:date="2025-07-04T11:38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对应B</w:t>
                    </w:r>
                  </w:ins>
                  <w:ins w:id="351" w:author="zhoujiansheng" w:date="2025-07-04T11:38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52" w:author="zhoujiansheng" w:date="2025-07-04T11:38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353" w:author="zhoujiansheng" w:date="2025-07-04T11:38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21A5CE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54" w:author="zhoujiansheng" w:date="2025-07-08T10:01:49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01E6CD26">
                  <w:pPr>
                    <w:pStyle w:val="16"/>
                    <w:ind w:firstLine="0" w:firstLineChars="0"/>
                    <w:rPr>
                      <w:ins w:id="355" w:author="zhoujiansheng" w:date="2025-07-08T10:01:49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27D92486">
                  <w:pPr>
                    <w:pStyle w:val="16"/>
                    <w:ind w:firstLine="0" w:firstLineChars="0"/>
                    <w:rPr>
                      <w:ins w:id="356" w:author="zhoujiansheng" w:date="2025-07-08T10:01:49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C相电压</w:t>
                  </w:r>
                </w:p>
              </w:tc>
              <w:tc>
                <w:tcPr>
                  <w:tcW w:w="6191" w:type="dxa"/>
                  <w:vAlign w:val="top"/>
                </w:tcPr>
                <w:p w14:paraId="133D733A">
                  <w:pPr>
                    <w:pStyle w:val="16"/>
                    <w:ind w:firstLine="0" w:firstLineChars="0"/>
                    <w:rPr>
                      <w:ins w:id="357" w:author="zhoujiansheng" w:date="2025-07-08T10:01:49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58" w:author="zhoujiansheng" w:date="2025-07-04T11:38:2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359" w:author="zhoujiansheng" w:date="2025-07-04T11:38:2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C</w:t>
                    </w:r>
                  </w:ins>
                  <w:ins w:id="360" w:author="zhoujiansheng" w:date="2025-07-04T11:38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61" w:author="zhoujiansheng" w:date="2025-07-04T11:38:2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电压</w:t>
                    </w:r>
                  </w:ins>
                  <w:ins w:id="362" w:author="zhoujiansheng" w:date="2025-07-04T11:38:2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538581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363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363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vAlign w:val="top"/>
                  <w:tcPrChange w:id="364" w:author="zhoujiansheng" w:date="2025-07-04T11:37:08Z">
                    <w:tcPr>
                      <w:tcW w:w="3957" w:type="dxa"/>
                      <w:gridSpan w:val="7"/>
                      <w:vAlign w:val="top"/>
                    </w:tcPr>
                  </w:tcPrChange>
                </w:tcPr>
                <w:p w14:paraId="1F28FBD5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电能4</w:t>
                  </w:r>
                </w:p>
              </w:tc>
              <w:tc>
                <w:tcPr>
                  <w:tcW w:w="6191" w:type="dxa"/>
                  <w:vAlign w:val="top"/>
                  <w:tcPrChange w:id="365" w:author="zhoujiansheng" w:date="2025-07-04T11:37:08Z">
                    <w:tcPr>
                      <w:tcW w:w="4630" w:type="dxa"/>
                      <w:gridSpan w:val="4"/>
                      <w:vAlign w:val="top"/>
                    </w:tcPr>
                  </w:tcPrChange>
                </w:tcPr>
                <w:p w14:paraId="76C3AA3D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手动编辑，非必填项，对应供电路由4设备的有功电能信号名称</w:t>
                  </w:r>
                </w:p>
              </w:tc>
            </w:tr>
            <w:tr w14:paraId="25D1AB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198" w:type="dxa"/>
                  <w:gridSpan w:val="2"/>
                  <w:vMerge w:val="restart"/>
                  <w:vAlign w:val="center"/>
                </w:tcPr>
                <w:p w14:paraId="6E030EB9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电流4</w:t>
                  </w:r>
                </w:p>
              </w:tc>
              <w:tc>
                <w:tcPr>
                  <w:tcW w:w="1198" w:type="dxa"/>
                  <w:vAlign w:val="top"/>
                </w:tcPr>
                <w:p w14:paraId="4D07738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A相电流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7467688F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</w:t>
                  </w:r>
                  <w:ins w:id="366" w:author="zhoujiansheng" w:date="2025-07-04T11:39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A</w:t>
                    </w:r>
                  </w:ins>
                  <w:ins w:id="367" w:author="zhoujiansheng" w:date="2025-07-04T11:39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电流信号名称</w:t>
                  </w:r>
                </w:p>
              </w:tc>
            </w:tr>
            <w:tr w14:paraId="105EBF4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68" w:author="zhoujiansheng" w:date="2025-07-08T10:01:55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5642B19C">
                  <w:pPr>
                    <w:pStyle w:val="16"/>
                    <w:ind w:firstLine="0" w:firstLineChars="0"/>
                    <w:rPr>
                      <w:ins w:id="369" w:author="zhoujiansheng" w:date="2025-07-08T10:01:55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40343AE1">
                  <w:pPr>
                    <w:pStyle w:val="16"/>
                    <w:ind w:firstLine="0" w:firstLineChars="0"/>
                    <w:rPr>
                      <w:ins w:id="370" w:author="zhoujiansheng" w:date="2025-07-08T10:01:55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B相电流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6C187CAD">
                  <w:pPr>
                    <w:pStyle w:val="16"/>
                    <w:ind w:firstLine="0" w:firstLineChars="0"/>
                    <w:rPr>
                      <w:ins w:id="371" w:author="zhoujiansheng" w:date="2025-07-08T10:01:55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72" w:author="zhoujiansheng" w:date="2025-07-04T11:40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373" w:author="zhoujiansheng" w:date="2025-07-04T11:40:0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B</w:t>
                    </w:r>
                  </w:ins>
                  <w:ins w:id="374" w:author="zhoujiansheng" w:date="2025-07-04T11:40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75" w:author="zhoujiansheng" w:date="2025-07-04T11:40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376" w:author="zhoujiansheng" w:date="2025-07-04T11:40:0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69BA3C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377" w:author="zhoujiansheng" w:date="2025-07-08T10:01:55Z"/>
              </w:trPr>
              <w:tc>
                <w:tcPr>
                  <w:tcW w:w="1198" w:type="dxa"/>
                  <w:gridSpan w:val="2"/>
                  <w:vMerge w:val="continue"/>
                  <w:vAlign w:val="top"/>
                </w:tcPr>
                <w:p w14:paraId="27B94156">
                  <w:pPr>
                    <w:pStyle w:val="16"/>
                    <w:ind w:firstLine="0" w:firstLineChars="0"/>
                    <w:rPr>
                      <w:ins w:id="378" w:author="zhoujiansheng" w:date="2025-07-08T10:01:55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198" w:type="dxa"/>
                  <w:vAlign w:val="top"/>
                </w:tcPr>
                <w:p w14:paraId="6B2BD14B">
                  <w:pPr>
                    <w:pStyle w:val="16"/>
                    <w:ind w:firstLine="0" w:firstLineChars="0"/>
                    <w:rPr>
                      <w:ins w:id="379" w:author="zhoujiansheng" w:date="2025-07-08T10:01:55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C相电流</w:t>
                  </w:r>
                </w:p>
              </w:tc>
              <w:tc>
                <w:tcPr>
                  <w:tcW w:w="6191" w:type="dxa"/>
                  <w:vAlign w:val="top"/>
                </w:tcPr>
                <w:p w14:paraId="41E15B14">
                  <w:pPr>
                    <w:pStyle w:val="16"/>
                    <w:ind w:firstLine="0" w:firstLineChars="0"/>
                    <w:rPr>
                      <w:ins w:id="380" w:author="zhoujiansheng" w:date="2025-07-08T10:01:55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381" w:author="zhoujiansheng" w:date="2025-07-04T11:40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对应C</w:t>
                    </w:r>
                  </w:ins>
                  <w:ins w:id="382" w:author="zhoujiansheng" w:date="2025-07-04T11:40:1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相</w:t>
                    </w:r>
                  </w:ins>
                  <w:ins w:id="383" w:author="zhoujiansheng" w:date="2025-07-04T11:40:1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电流</w:t>
                    </w:r>
                  </w:ins>
                  <w:ins w:id="384" w:author="zhoujiansheng" w:date="2025-07-04T11:40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</w:t>
                    </w:r>
                  </w:ins>
                </w:p>
              </w:tc>
            </w:tr>
            <w:tr w14:paraId="385588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PrExChange w:id="385" w:author="zhoujiansheng" w:date="2025-07-04T11:37:08Z">
                  <w:tblPrEx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Ex>
                </w:tblPrExChange>
              </w:tblPrEx>
              <w:trPr>
                <w:wBefore w:w="0" w:type="auto"/>
                <w:wAfter w:w="0" w:type="auto"/>
                <w:trHeight w:val="326" w:hRule="atLeast"/>
                <w:trPrChange w:id="385" w:author="zhoujiansheng" w:date="2025-07-04T11:37:08Z">
                  <w:trPr>
                    <w:gridBefore w:val="3"/>
                    <w:gridAfter w:val="1"/>
                    <w:wBefore w:w="11" w:type="dxa"/>
                    <w:wAfter w:w="360" w:type="dxa"/>
                    <w:trHeight w:val="326" w:hRule="atLeast"/>
                  </w:trPr>
                </w:trPrChange>
              </w:trPr>
              <w:tc>
                <w:tcPr>
                  <w:tcW w:w="2396" w:type="dxa"/>
                  <w:gridSpan w:val="3"/>
                  <w:tcPrChange w:id="386" w:author="zhoujiansheng" w:date="2025-07-04T11:37:08Z">
                    <w:tcPr>
                      <w:tcW w:w="3957" w:type="dxa"/>
                      <w:gridSpan w:val="7"/>
                    </w:tcPr>
                  </w:tcPrChange>
                </w:tcPr>
                <w:p w14:paraId="5C348520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业务名称</w:t>
                  </w:r>
                </w:p>
              </w:tc>
              <w:tc>
                <w:tcPr>
                  <w:tcW w:w="6191" w:type="dxa"/>
                  <w:tcPrChange w:id="387" w:author="zhoujiansheng" w:date="2025-07-04T11:37:08Z">
                    <w:tcPr>
                      <w:tcW w:w="4630" w:type="dxa"/>
                      <w:gridSpan w:val="4"/>
                    </w:tcPr>
                  </w:tcPrChange>
                </w:tcPr>
                <w:p w14:paraId="49FB8BF4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非必填项，手动编辑</w:t>
                  </w:r>
                </w:p>
              </w:tc>
            </w:tr>
          </w:tbl>
          <w:p w14:paraId="576A0327">
            <w:pPr>
              <w:rPr>
                <w:rFonts w:hint="eastAsia"/>
                <w:lang w:val="en-US" w:eastAsia="zh-CN"/>
              </w:rPr>
            </w:pPr>
          </w:p>
          <w:p w14:paraId="75AFEB48">
            <w:pPr>
              <w:rPr>
                <w:rFonts w:hint="default"/>
                <w:lang w:val="en-US" w:eastAsia="zh-CN"/>
              </w:rPr>
            </w:pPr>
            <w:ins w:id="388" w:author="zhoujiansheng" w:date="2025-06-05T14:12:10Z">
              <w:bookmarkStart w:id="2" w:name="OLE_LINK2"/>
              <w:r>
                <w:rPr>
                  <w:rFonts w:hint="eastAsia"/>
                  <w:lang w:val="en-US" w:eastAsia="zh-CN"/>
                </w:rPr>
                <w:t>列</w:t>
              </w:r>
            </w:ins>
            <w:ins w:id="389" w:author="zhoujiansheng" w:date="2025-06-05T14:12:11Z">
              <w:r>
                <w:rPr>
                  <w:rFonts w:hint="eastAsia"/>
                  <w:lang w:val="en-US" w:eastAsia="zh-CN"/>
                </w:rPr>
                <w:t>顺序</w:t>
              </w:r>
            </w:ins>
            <w:ins w:id="390" w:author="zhoujiansheng" w:date="2025-06-05T14:12:12Z">
              <w:r>
                <w:rPr>
                  <w:rFonts w:hint="eastAsia"/>
                  <w:lang w:val="en-US" w:eastAsia="zh-CN"/>
                </w:rPr>
                <w:t>号的</w:t>
              </w:r>
            </w:ins>
            <w:ins w:id="391" w:author="zhoujiansheng" w:date="2025-06-05T14:12:14Z">
              <w:r>
                <w:rPr>
                  <w:rFonts w:hint="eastAsia"/>
                  <w:lang w:val="en-US" w:eastAsia="zh-CN"/>
                </w:rPr>
                <w:t>相关</w:t>
              </w:r>
            </w:ins>
            <w:ins w:id="392" w:author="zhoujiansheng" w:date="2025-06-05T14:12:15Z">
              <w:r>
                <w:rPr>
                  <w:rFonts w:hint="eastAsia"/>
                  <w:lang w:val="en-US" w:eastAsia="zh-CN"/>
                </w:rPr>
                <w:t>场景</w:t>
              </w:r>
            </w:ins>
            <w:ins w:id="393" w:author="zhoujiansheng" w:date="2025-06-05T14:12:16Z">
              <w:r>
                <w:rPr>
                  <w:rFonts w:hint="eastAsia"/>
                  <w:lang w:val="en-US" w:eastAsia="zh-CN"/>
                </w:rPr>
                <w:t>说明：</w:t>
              </w:r>
            </w:ins>
          </w:p>
          <w:p w14:paraId="39E9C004">
            <w:pPr>
              <w:numPr>
                <w:ilvl w:val="0"/>
                <w:numId w:val="12"/>
              </w:numPr>
              <w:rPr>
                <w:ins w:id="394" w:author="zhoujiansheng" w:date="2025-06-05T14:12:25Z"/>
                <w:rFonts w:hint="eastAsia"/>
                <w:lang w:val="en-US" w:eastAsia="zh-CN"/>
              </w:rPr>
            </w:pPr>
            <w:ins w:id="395" w:author="zhoujiansheng" w:date="2025-06-05T13:59:07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396" w:author="zhoujiansheng" w:date="2025-06-05T13:59:27Z">
              <w:r>
                <w:rPr>
                  <w:rFonts w:hint="eastAsia"/>
                  <w:lang w:val="en-US" w:eastAsia="zh-CN"/>
                </w:rPr>
                <w:t>新增</w:t>
              </w:r>
            </w:ins>
            <w:ins w:id="397" w:author="zhoujiansheng" w:date="2025-06-05T13:59:28Z">
              <w:r>
                <w:rPr>
                  <w:rFonts w:hint="eastAsia"/>
                  <w:lang w:val="en-US" w:eastAsia="zh-CN"/>
                </w:rPr>
                <w:t>或</w:t>
              </w:r>
            </w:ins>
            <w:ins w:id="398" w:author="zhoujiansheng" w:date="2025-06-05T13:59:29Z">
              <w:r>
                <w:rPr>
                  <w:rFonts w:hint="eastAsia"/>
                  <w:lang w:val="en-US" w:eastAsia="zh-CN"/>
                </w:rPr>
                <w:t>通过</w:t>
              </w:r>
            </w:ins>
            <w:ins w:id="399" w:author="zhoujiansheng" w:date="2025-06-05T13:59:31Z">
              <w:r>
                <w:rPr>
                  <w:rFonts w:hint="eastAsia"/>
                  <w:lang w:val="en-US" w:eastAsia="zh-CN"/>
                </w:rPr>
                <w:t>模板</w:t>
              </w:r>
            </w:ins>
            <w:ins w:id="400" w:author="zhoujiansheng" w:date="2025-06-05T13:59:33Z">
              <w:r>
                <w:rPr>
                  <w:rFonts w:hint="eastAsia"/>
                  <w:lang w:val="en-US" w:eastAsia="zh-CN"/>
                </w:rPr>
                <w:t>批量</w:t>
              </w:r>
            </w:ins>
            <w:ins w:id="401" w:author="zhoujiansheng" w:date="2025-06-05T13:59:34Z">
              <w:r>
                <w:rPr>
                  <w:rFonts w:hint="eastAsia"/>
                  <w:lang w:val="en-US" w:eastAsia="zh-CN"/>
                </w:rPr>
                <w:t>导入，</w:t>
              </w:r>
            </w:ins>
            <w:ins w:id="402" w:author="zhoujiansheng" w:date="2025-06-05T14:00:15Z">
              <w:r>
                <w:rPr>
                  <w:rFonts w:hint="eastAsia"/>
                  <w:lang w:val="en-US" w:eastAsia="zh-CN"/>
                </w:rPr>
                <w:t>导入</w:t>
              </w:r>
            </w:ins>
            <w:ins w:id="403" w:author="zhoujiansheng" w:date="2025-06-05T14:00:16Z">
              <w:r>
                <w:rPr>
                  <w:rFonts w:hint="eastAsia"/>
                  <w:lang w:val="en-US" w:eastAsia="zh-CN"/>
                </w:rPr>
                <w:t>或</w:t>
              </w:r>
            </w:ins>
            <w:ins w:id="404" w:author="zhoujiansheng" w:date="2025-06-05T14:00:22Z">
              <w:r>
                <w:rPr>
                  <w:rFonts w:hint="eastAsia"/>
                  <w:lang w:val="en-US" w:eastAsia="zh-CN"/>
                </w:rPr>
                <w:t>新增</w:t>
              </w:r>
            </w:ins>
            <w:ins w:id="405" w:author="zhoujiansheng" w:date="2025-06-05T14:00:23Z">
              <w:r>
                <w:rPr>
                  <w:rFonts w:hint="eastAsia"/>
                  <w:lang w:val="en-US" w:eastAsia="zh-CN"/>
                </w:rPr>
                <w:t>的</w:t>
              </w:r>
            </w:ins>
            <w:ins w:id="406" w:author="zhoujiansheng" w:date="2025-06-05T14:00:24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407" w:author="zhoujiansheng" w:date="2025-06-05T14:00:25Z">
              <w:r>
                <w:rPr>
                  <w:rFonts w:hint="eastAsia"/>
                  <w:lang w:val="en-US" w:eastAsia="zh-CN"/>
                </w:rPr>
                <w:t>信息，</w:t>
              </w:r>
            </w:ins>
            <w:ins w:id="408" w:author="zhoujiansheng" w:date="2025-06-05T14:00:26Z">
              <w:r>
                <w:rPr>
                  <w:rFonts w:hint="eastAsia"/>
                  <w:lang w:val="en-US" w:eastAsia="zh-CN"/>
                </w:rPr>
                <w:t>可</w:t>
              </w:r>
            </w:ins>
            <w:ins w:id="409" w:author="zhoujiansheng" w:date="2025-06-05T14:00:37Z">
              <w:r>
                <w:rPr>
                  <w:rFonts w:hint="eastAsia"/>
                  <w:lang w:val="en-US" w:eastAsia="zh-CN"/>
                </w:rPr>
                <w:t>根据</w:t>
              </w:r>
            </w:ins>
            <w:ins w:id="410" w:author="zhoujiansheng" w:date="2025-06-05T14:00:40Z">
              <w:r>
                <w:rPr>
                  <w:rFonts w:hint="eastAsia"/>
                  <w:lang w:val="en-US" w:eastAsia="zh-CN"/>
                </w:rPr>
                <w:t>“</w:t>
              </w:r>
            </w:ins>
            <w:ins w:id="411" w:author="zhoujiansheng" w:date="2025-06-05T14:00:41Z">
              <w:r>
                <w:rPr>
                  <w:rFonts w:hint="eastAsia"/>
                  <w:lang w:val="en-US" w:eastAsia="zh-CN"/>
                </w:rPr>
                <w:t>列</w:t>
              </w:r>
            </w:ins>
            <w:ins w:id="412" w:author="zhoujiansheng" w:date="2025-06-05T14:00:42Z">
              <w:r>
                <w:rPr>
                  <w:rFonts w:hint="eastAsia"/>
                  <w:lang w:val="en-US" w:eastAsia="zh-CN"/>
                </w:rPr>
                <w:t>顺序</w:t>
              </w:r>
            </w:ins>
            <w:ins w:id="413" w:author="zhoujiansheng" w:date="2025-06-05T14:00:44Z">
              <w:r>
                <w:rPr>
                  <w:rFonts w:hint="eastAsia"/>
                  <w:lang w:val="en-US" w:eastAsia="zh-CN"/>
                </w:rPr>
                <w:t>号</w:t>
              </w:r>
            </w:ins>
            <w:ins w:id="414" w:author="zhoujiansheng" w:date="2025-06-05T14:00:45Z">
              <w:r>
                <w:rPr>
                  <w:rFonts w:hint="eastAsia"/>
                  <w:lang w:val="en-US" w:eastAsia="zh-CN"/>
                </w:rPr>
                <w:t>”</w:t>
              </w:r>
            </w:ins>
            <w:ins w:id="415" w:author="zhoujiansheng" w:date="2025-06-05T14:00:52Z">
              <w:r>
                <w:rPr>
                  <w:rFonts w:hint="eastAsia"/>
                  <w:lang w:val="en-US" w:eastAsia="zh-CN"/>
                </w:rPr>
                <w:t>进行</w:t>
              </w:r>
            </w:ins>
            <w:ins w:id="416" w:author="zhoujiansheng" w:date="2025-06-05T14:00:56Z">
              <w:r>
                <w:rPr>
                  <w:rFonts w:hint="eastAsia"/>
                  <w:lang w:val="en-US" w:eastAsia="zh-CN"/>
                </w:rPr>
                <w:t>排序</w:t>
              </w:r>
            </w:ins>
            <w:ins w:id="417" w:author="zhoujiansheng" w:date="2025-06-05T14:00:57Z">
              <w:r>
                <w:rPr>
                  <w:rFonts w:hint="eastAsia"/>
                  <w:lang w:val="en-US" w:eastAsia="zh-CN"/>
                </w:rPr>
                <w:t>。</w:t>
              </w:r>
            </w:ins>
            <w:ins w:id="418" w:author="zhoujiansheng" w:date="2025-06-05T14:01:27Z">
              <w:r>
                <w:rPr>
                  <w:rFonts w:hint="eastAsia"/>
                  <w:lang w:val="en-US" w:eastAsia="zh-CN"/>
                </w:rPr>
                <w:t>默认</w:t>
              </w:r>
            </w:ins>
            <w:ins w:id="419" w:author="zhoujiansheng" w:date="2025-06-05T14:01:29Z">
              <w:r>
                <w:rPr>
                  <w:rFonts w:hint="eastAsia"/>
                  <w:lang w:val="en-US" w:eastAsia="zh-CN"/>
                </w:rPr>
                <w:t>正序</w:t>
              </w:r>
            </w:ins>
            <w:ins w:id="420" w:author="zhoujiansheng" w:date="2025-06-05T14:01:31Z">
              <w:r>
                <w:rPr>
                  <w:rFonts w:hint="eastAsia"/>
                  <w:lang w:val="en-US" w:eastAsia="zh-CN"/>
                </w:rPr>
                <w:t>排列，</w:t>
              </w:r>
            </w:ins>
            <w:ins w:id="421" w:author="zhoujiansheng" w:date="2025-06-05T14:01:33Z">
              <w:r>
                <w:rPr>
                  <w:rFonts w:hint="eastAsia"/>
                  <w:lang w:val="en-US" w:eastAsia="zh-CN"/>
                </w:rPr>
                <w:t>最小</w:t>
              </w:r>
            </w:ins>
            <w:ins w:id="422" w:author="zhoujiansheng" w:date="2025-06-05T14:01:35Z">
              <w:r>
                <w:rPr>
                  <w:rFonts w:hint="eastAsia"/>
                  <w:lang w:val="en-US" w:eastAsia="zh-CN"/>
                </w:rPr>
                <w:t>序号</w:t>
              </w:r>
            </w:ins>
            <w:ins w:id="423" w:author="zhoujiansheng" w:date="2025-06-05T14:01:38Z">
              <w:r>
                <w:rPr>
                  <w:rFonts w:hint="eastAsia"/>
                  <w:lang w:val="en-US" w:eastAsia="zh-CN"/>
                </w:rPr>
                <w:t>在</w:t>
              </w:r>
            </w:ins>
            <w:ins w:id="424" w:author="zhoujiansheng" w:date="2025-06-05T14:01:39Z">
              <w:r>
                <w:rPr>
                  <w:rFonts w:hint="eastAsia"/>
                  <w:lang w:val="en-US" w:eastAsia="zh-CN"/>
                </w:rPr>
                <w:t>最</w:t>
              </w:r>
            </w:ins>
            <w:ins w:id="425" w:author="zhoujiansheng" w:date="2025-06-05T14:01:41Z">
              <w:r>
                <w:rPr>
                  <w:rFonts w:hint="eastAsia"/>
                  <w:lang w:val="en-US" w:eastAsia="zh-CN"/>
                </w:rPr>
                <w:t>上方</w:t>
              </w:r>
            </w:ins>
            <w:ins w:id="426" w:author="zhoujiansheng" w:date="2025-06-05T14:01:42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p w14:paraId="48E2AB02">
            <w:pPr>
              <w:numPr>
                <w:ilvl w:val="0"/>
                <w:numId w:val="12"/>
              </w:numPr>
              <w:rPr>
                <w:rFonts w:hint="default"/>
                <w:lang w:val="en-US" w:eastAsia="zh-CN"/>
              </w:rPr>
            </w:pPr>
            <w:ins w:id="427" w:author="zhoujiansheng" w:date="2025-06-06T17:40:34Z">
              <w:r>
                <w:rPr>
                  <w:rFonts w:hint="eastAsia"/>
                  <w:lang w:val="en-US" w:eastAsia="zh-CN"/>
                </w:rPr>
                <w:t>在页面</w:t>
              </w:r>
            </w:ins>
            <w:ins w:id="428" w:author="zhoujiansheng" w:date="2025-06-06T17:40:36Z">
              <w:r>
                <w:rPr>
                  <w:rFonts w:hint="eastAsia"/>
                  <w:lang w:val="en-US" w:eastAsia="zh-CN"/>
                </w:rPr>
                <w:t>批量</w:t>
              </w:r>
            </w:ins>
            <w:ins w:id="429" w:author="zhoujiansheng" w:date="2025-06-06T17:40:38Z">
              <w:r>
                <w:rPr>
                  <w:rFonts w:hint="eastAsia"/>
                  <w:lang w:val="en-US" w:eastAsia="zh-CN"/>
                </w:rPr>
                <w:t>创建</w:t>
              </w:r>
            </w:ins>
            <w:ins w:id="430" w:author="zhoujiansheng" w:date="2025-06-06T17:40:40Z">
              <w:r>
                <w:rPr>
                  <w:rFonts w:hint="eastAsia"/>
                  <w:lang w:val="en-US" w:eastAsia="zh-CN"/>
                </w:rPr>
                <w:t>时，</w:t>
              </w:r>
            </w:ins>
            <w:ins w:id="431" w:author="zhoujiansheng" w:date="2025-06-06T17:40:41Z">
              <w:r>
                <w:rPr>
                  <w:rFonts w:hint="eastAsia"/>
                  <w:lang w:val="en-US" w:eastAsia="zh-CN"/>
                </w:rPr>
                <w:t>自动</w:t>
              </w:r>
            </w:ins>
            <w:ins w:id="432" w:author="zhoujiansheng" w:date="2025-06-06T17:40:43Z">
              <w:r>
                <w:rPr>
                  <w:rFonts w:hint="eastAsia"/>
                  <w:lang w:val="en-US" w:eastAsia="zh-CN"/>
                </w:rPr>
                <w:t>填充</w:t>
              </w:r>
            </w:ins>
            <w:ins w:id="433" w:author="zhoujiansheng" w:date="2025-06-06T17:40:46Z">
              <w:r>
                <w:rPr>
                  <w:rFonts w:hint="eastAsia"/>
                  <w:lang w:val="en-US" w:eastAsia="zh-CN"/>
                </w:rPr>
                <w:t>列</w:t>
              </w:r>
            </w:ins>
            <w:ins w:id="434" w:author="zhoujiansheng" w:date="2025-06-06T17:40:47Z">
              <w:r>
                <w:rPr>
                  <w:rFonts w:hint="eastAsia"/>
                  <w:lang w:val="en-US" w:eastAsia="zh-CN"/>
                </w:rPr>
                <w:t>顺序</w:t>
              </w:r>
            </w:ins>
            <w:ins w:id="435" w:author="zhoujiansheng" w:date="2025-06-06T17:40:49Z">
              <w:r>
                <w:rPr>
                  <w:rFonts w:hint="eastAsia"/>
                  <w:lang w:val="en-US" w:eastAsia="zh-CN"/>
                </w:rPr>
                <w:t>号</w:t>
              </w:r>
            </w:ins>
            <w:ins w:id="436" w:author="zhoujiansheng" w:date="2025-06-06T17:40:50Z">
              <w:r>
                <w:rPr>
                  <w:rFonts w:hint="eastAsia"/>
                  <w:lang w:val="en-US" w:eastAsia="zh-CN"/>
                </w:rPr>
                <w:t>。</w:t>
              </w:r>
            </w:ins>
            <w:ins w:id="437" w:author="zhoujiansheng" w:date="2025-06-06T17:47:36Z">
              <w:r>
                <w:rPr>
                  <w:rFonts w:hint="eastAsia"/>
                  <w:lang w:val="en-US" w:eastAsia="zh-CN"/>
                </w:rPr>
                <w:t>若</w:t>
              </w:r>
            </w:ins>
            <w:ins w:id="438" w:author="zhoujiansheng" w:date="2025-06-06T17:47:37Z">
              <w:r>
                <w:rPr>
                  <w:rFonts w:hint="eastAsia"/>
                  <w:lang w:val="en-US" w:eastAsia="zh-CN"/>
                </w:rPr>
                <w:t>本身</w:t>
              </w:r>
            </w:ins>
            <w:ins w:id="439" w:author="zhoujiansheng" w:date="2025-06-06T17:47:40Z">
              <w:r>
                <w:rPr>
                  <w:rFonts w:hint="eastAsia"/>
                  <w:lang w:val="en-US" w:eastAsia="zh-CN"/>
                </w:rPr>
                <w:t>已存在</w:t>
              </w:r>
            </w:ins>
            <w:ins w:id="440" w:author="zhoujiansheng" w:date="2025-06-06T17:47:42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441" w:author="zhoujiansheng" w:date="2025-06-06T17:48:12Z">
              <w:r>
                <w:rPr>
                  <w:rFonts w:hint="eastAsia"/>
                  <w:lang w:val="en-US" w:eastAsia="zh-CN"/>
                </w:rPr>
                <w:t>列</w:t>
              </w:r>
            </w:ins>
            <w:ins w:id="442" w:author="zhoujiansheng" w:date="2025-06-06T17:47:4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443" w:author="zhoujiansheng" w:date="2025-06-06T17:47:43Z">
              <w:r>
                <w:rPr>
                  <w:rFonts w:hint="eastAsia"/>
                  <w:lang w:val="en-US" w:eastAsia="zh-CN"/>
                </w:rPr>
                <w:t>新增</w:t>
              </w:r>
            </w:ins>
            <w:ins w:id="444" w:author="zhoujiansheng" w:date="2025-06-06T17:47:45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445" w:author="zhoujiansheng" w:date="2025-06-06T17:47:49Z">
              <w:r>
                <w:rPr>
                  <w:rFonts w:hint="eastAsia"/>
                  <w:lang w:val="en-US" w:eastAsia="zh-CN"/>
                </w:rPr>
                <w:t>序号</w:t>
              </w:r>
            </w:ins>
            <w:ins w:id="446" w:author="zhoujiansheng" w:date="2025-06-06T17:47:56Z">
              <w:r>
                <w:rPr>
                  <w:rFonts w:hint="eastAsia"/>
                  <w:lang w:val="en-US" w:eastAsia="zh-CN"/>
                </w:rPr>
                <w:t>自动</w:t>
              </w:r>
            </w:ins>
            <w:ins w:id="447" w:author="zhoujiansheng" w:date="2025-06-06T17:47:58Z">
              <w:r>
                <w:rPr>
                  <w:rFonts w:hint="eastAsia"/>
                  <w:lang w:val="en-US" w:eastAsia="zh-CN"/>
                </w:rPr>
                <w:t>跟随</w:t>
              </w:r>
            </w:ins>
            <w:ins w:id="448" w:author="zhoujiansheng" w:date="2025-06-06T17:48:02Z">
              <w:r>
                <w:rPr>
                  <w:rFonts w:hint="eastAsia"/>
                  <w:lang w:val="en-US" w:eastAsia="zh-CN"/>
                </w:rPr>
                <w:t>已有</w:t>
              </w:r>
            </w:ins>
            <w:ins w:id="449" w:author="zhoujiansheng" w:date="2025-06-06T17:48:03Z">
              <w:r>
                <w:rPr>
                  <w:rFonts w:hint="eastAsia"/>
                  <w:lang w:val="en-US" w:eastAsia="zh-CN"/>
                </w:rPr>
                <w:t>最大值</w:t>
              </w:r>
            </w:ins>
            <w:ins w:id="450" w:author="zhoujiansheng" w:date="2025-06-06T17:48:05Z">
              <w:r>
                <w:rPr>
                  <w:rFonts w:hint="eastAsia"/>
                  <w:lang w:val="en-US" w:eastAsia="zh-CN"/>
                </w:rPr>
                <w:t>填充</w:t>
              </w:r>
            </w:ins>
            <w:ins w:id="451" w:author="zhoujiansheng" w:date="2025-06-06T17:48:06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bookmarkEnd w:id="2"/>
          <w:p w14:paraId="177792ED">
            <w:pPr>
              <w:rPr>
                <w:rFonts w:hint="eastAsia"/>
                <w:lang w:val="en-US" w:eastAsia="zh-CN"/>
              </w:rPr>
            </w:pPr>
          </w:p>
          <w:p w14:paraId="0B6C0945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2）机柜创建及配置</w:t>
            </w:r>
          </w:p>
          <w:p w14:paraId="7958CF6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在空间树中，选择机柜列节点，可进行“机柜”配置操作，支持新增、修改、删除。</w:t>
            </w:r>
          </w:p>
          <w:p w14:paraId="1C3A8FE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新增“机柜”可进行批量新增，输入需要增加“机柜列”数量即可，机柜数不可超过机柜列设计</w:t>
            </w:r>
            <w:r>
              <w:rPr>
                <w:rFonts w:hint="eastAsia"/>
                <w:color w:val="auto"/>
                <w:sz w:val="22"/>
                <w:szCs w:val="22"/>
                <w:highlight w:val="none"/>
                <w:lang w:val="en-US" w:eastAsia="zh-CN"/>
              </w:rPr>
              <w:t>机柜位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2605E270">
            <w:pPr>
              <w:rPr>
                <w:rFonts w:hint="default"/>
                <w:lang w:val="en-US" w:eastAsia="zh-CN"/>
              </w:rPr>
            </w:pPr>
          </w:p>
          <w:p w14:paraId="01E4A38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新增“机柜”节点可在空间树机柜列节点下进行呈现，同时可在站点、楼栋、机房、机柜列层级按列表显示。</w:t>
            </w:r>
          </w:p>
          <w:p w14:paraId="6FF1C3E7">
            <w:pPr>
              <w:rPr>
                <w:rFonts w:hint="default"/>
                <w:lang w:val="en-US" w:eastAsia="zh-CN"/>
              </w:rPr>
            </w:pPr>
          </w:p>
          <w:p w14:paraId="5DCCADA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新增“机柜”需对其基础属性进行配置</w:t>
            </w:r>
          </w:p>
          <w:p w14:paraId="01A9CA6D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支持列表中批量修改</w:t>
            </w:r>
          </w:p>
          <w:p w14:paraId="4016DD6A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支持导出后导入修改，需按字段要求进行校验，同时线上导入情况。</w:t>
            </w:r>
          </w:p>
          <w:p w14:paraId="6F201E97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支持选择单个机柜页面修改。</w:t>
            </w:r>
          </w:p>
          <w:p w14:paraId="68CEE10F">
            <w:pPr>
              <w:numPr>
                <w:ilvl w:val="0"/>
                <w:numId w:val="13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支持全页面导出</w:t>
            </w:r>
          </w:p>
          <w:p w14:paraId="03B384E0">
            <w:pPr>
              <w:numPr>
                <w:ilvl w:val="0"/>
                <w:numId w:val="13"/>
              </w:numPr>
              <w:ind w:left="425" w:leftChars="0" w:hanging="425" w:firstLineChars="0"/>
              <w:rPr>
                <w:ins w:id="452" w:author="zhoujiansheng" w:date="2025-06-05T13:45:48Z"/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供电路由及测点信号支持导出，前端页面不展示。</w:t>
            </w:r>
          </w:p>
          <w:p w14:paraId="1F742921">
            <w:pPr>
              <w:numPr>
                <w:ilvl w:val="0"/>
                <w:numId w:val="11"/>
              </w:numPr>
              <w:ind w:left="425" w:hanging="425"/>
              <w:rPr>
                <w:ins w:id="453" w:author="zhoujiansheng" w:date="2025-06-05T13:45:50Z"/>
                <w:rFonts w:hint="eastAsia"/>
                <w:lang w:val="en-US" w:eastAsia="zh-CN"/>
              </w:rPr>
            </w:pPr>
            <w:ins w:id="454" w:author="zhoujiansheng" w:date="2025-06-05T13:45:50Z">
              <w:r>
                <w:rPr>
                  <w:rFonts w:hint="eastAsia"/>
                  <w:lang w:val="en-US" w:eastAsia="zh-CN"/>
                </w:rPr>
                <w:t>对页面中的必填字段增加标识，用户在页面新增或编辑字段时，可直观确定必填内容项。当前页面字段无标识</w:t>
              </w:r>
            </w:ins>
          </w:p>
          <w:p w14:paraId="2F6C3296">
            <w:pPr>
              <w:numPr>
                <w:ilvl w:val="-1"/>
                <w:numId w:val="0"/>
              </w:numPr>
              <w:ind w:left="0" w:leftChars="0" w:firstLine="0" w:firstLineChars="0"/>
              <w:rPr>
                <w:rFonts w:hint="default"/>
                <w:highlight w:val="none"/>
                <w:lang w:val="en-US" w:eastAsia="zh-CN"/>
              </w:rPr>
            </w:pPr>
          </w:p>
          <w:p w14:paraId="163F1E6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470EED0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机柜用电关系配置</w:t>
            </w:r>
          </w:p>
          <w:p w14:paraId="4EE13B5F"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每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个机柜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单独配置，关联设备配置过程如下：</w:t>
            </w:r>
          </w:p>
          <w:p w14:paraId="35E1C9D3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通过空间设备树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或机柜列表中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，进行</w:t>
            </w:r>
            <w:r>
              <w:rPr>
                <w:rFonts w:hint="eastAsia" w:ascii="宋体" w:hAnsi="宋体" w:cs="宋体"/>
                <w:sz w:val="21"/>
                <w:szCs w:val="21"/>
                <w:lang w:val="en-US" w:eastAsia="zh-CN"/>
              </w:rPr>
              <w:t>选择机柜发起配置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13FA2E53">
            <w:pPr>
              <w:numPr>
                <w:ilvl w:val="0"/>
                <w:numId w:val="14"/>
              </w:numPr>
              <w:ind w:left="425" w:leftChars="0" w:hanging="425" w:firstLineChars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  <w:rPrChange w:id="455" w:author="Sun" w:date="2025-07-30T00:44:14Z">
                  <w:rPr>
                    <w:rFonts w:hint="eastAsia" w:ascii="宋体" w:hAnsi="宋体" w:eastAsia="宋体" w:cs="宋体"/>
                    <w:sz w:val="21"/>
                    <w:szCs w:val="21"/>
                    <w:lang w:val="en-US" w:eastAsia="zh-CN"/>
                  </w:rPr>
                </w:rPrChange>
              </w:rPr>
              <w:t>在配置机柜所属站点下，通过空间设备树，选择列头柜设备支路测点进行关联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  <w:p w14:paraId="51F82530">
            <w:pPr>
              <w:keepNext w:val="0"/>
              <w:keepLines w:val="0"/>
              <w:widowControl/>
              <w:suppressLineNumbers w:val="0"/>
              <w:ind w:firstLine="440" w:firstLineChars="200"/>
              <w:jc w:val="left"/>
              <w:textAlignment w:val="center"/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默认可配置列头柜设计设备类型：低压直流配电04、</w:t>
            </w:r>
            <w:r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UPS配电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09、</w:t>
            </w:r>
            <w:r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高压直流电源配电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88、</w:t>
            </w:r>
            <w:r>
              <w:rPr>
                <w:rFonts w:hint="default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智能电表</w:t>
            </w: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92，可展示全量设备类型选择</w:t>
            </w:r>
          </w:p>
          <w:p w14:paraId="299F3465">
            <w:pPr>
              <w:rPr>
                <w:rFonts w:hint="default"/>
                <w:lang w:val="en-US" w:eastAsia="zh-CN"/>
              </w:rPr>
            </w:pPr>
          </w:p>
          <w:p w14:paraId="3F2C7D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机柜字段</w:t>
            </w:r>
          </w:p>
          <w:tbl>
            <w:tblPr>
              <w:tblStyle w:val="33"/>
              <w:tblW w:w="8587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78"/>
              <w:gridCol w:w="1979"/>
              <w:gridCol w:w="4630"/>
            </w:tblGrid>
            <w:tr w14:paraId="5E0999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shd w:val="clear" w:color="auto" w:fill="BEBEBE" w:themeFill="background1" w:themeFillShade="BF"/>
                </w:tcPr>
                <w:p w14:paraId="08A7D0BA">
                  <w:pPr>
                    <w:pStyle w:val="16"/>
                    <w:rPr>
                      <w:rFonts w:hint="eastAsia"/>
                      <w:sz w:val="22"/>
                      <w:szCs w:val="22"/>
                      <w:vertAlign w:val="baseline"/>
                    </w:rPr>
                  </w:pPr>
                  <w:r>
                    <w:rPr>
                      <w:rFonts w:hint="eastAsia"/>
                      <w:sz w:val="22"/>
                      <w:szCs w:val="22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4630" w:type="dxa"/>
                  <w:shd w:val="clear" w:color="auto" w:fill="BEBEBE" w:themeFill="background1" w:themeFillShade="BF"/>
                </w:tcPr>
                <w:p w14:paraId="042FA244">
                  <w:pPr>
                    <w:pStyle w:val="16"/>
                    <w:rPr>
                      <w:rFonts w:hint="eastAsia" w:eastAsia="宋体"/>
                      <w:sz w:val="22"/>
                      <w:szCs w:val="22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2"/>
                      <w:szCs w:val="22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1E8433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shd w:val="clear" w:color="auto" w:fill="auto"/>
                  <w:vAlign w:val="center"/>
                </w:tcPr>
                <w:p w14:paraId="0FA87B7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所属站点</w:t>
                  </w:r>
                </w:p>
              </w:tc>
              <w:tc>
                <w:tcPr>
                  <w:tcW w:w="4630" w:type="dxa"/>
                  <w:shd w:val="clear" w:color="auto" w:fill="auto"/>
                  <w:vAlign w:val="top"/>
                </w:tcPr>
                <w:p w14:paraId="1786D593">
                  <w:pPr>
                    <w:pStyle w:val="16"/>
                    <w:ind w:firstLine="0" w:firstLineChars="0"/>
                    <w:rPr>
                      <w:rFonts w:hint="default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597F3C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shd w:val="clear" w:color="auto" w:fill="auto"/>
                  <w:vAlign w:val="center"/>
                </w:tcPr>
                <w:p w14:paraId="5F92BA7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所属楼栋</w:t>
                  </w:r>
                </w:p>
              </w:tc>
              <w:tc>
                <w:tcPr>
                  <w:tcW w:w="4630" w:type="dxa"/>
                  <w:shd w:val="clear" w:color="auto" w:fill="auto"/>
                  <w:vAlign w:val="top"/>
                </w:tcPr>
                <w:p w14:paraId="29322328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1C543C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shd w:val="clear" w:color="auto" w:fill="auto"/>
                  <w:vAlign w:val="center"/>
                </w:tcPr>
                <w:p w14:paraId="733B8DE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所属机房</w:t>
                  </w:r>
                </w:p>
              </w:tc>
              <w:tc>
                <w:tcPr>
                  <w:tcW w:w="4630" w:type="dxa"/>
                  <w:shd w:val="clear" w:color="auto" w:fill="auto"/>
                  <w:vAlign w:val="top"/>
                </w:tcPr>
                <w:p w14:paraId="12C96BF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45BD32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shd w:val="clear" w:color="auto" w:fill="auto"/>
                  <w:vAlign w:val="center"/>
                </w:tcPr>
                <w:p w14:paraId="6C374AD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所属机柜列</w:t>
                  </w:r>
                </w:p>
              </w:tc>
              <w:tc>
                <w:tcPr>
                  <w:tcW w:w="4630" w:type="dxa"/>
                  <w:shd w:val="clear" w:color="auto" w:fill="auto"/>
                </w:tcPr>
                <w:p w14:paraId="7962C11D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系统自动关联</w:t>
                  </w:r>
                </w:p>
              </w:tc>
            </w:tr>
            <w:tr w14:paraId="5AC9BF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shd w:val="clear" w:color="auto" w:fill="auto"/>
                  <w:vAlign w:val="center"/>
                </w:tcPr>
                <w:p w14:paraId="039662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Calibri" w:hAnsi="Calibri" w:eastAsia="宋体" w:cs="Times New Roman"/>
                      <w:color w:val="auto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机柜ID</w:t>
                  </w:r>
                </w:p>
              </w:tc>
              <w:tc>
                <w:tcPr>
                  <w:tcW w:w="4630" w:type="dxa"/>
                  <w:shd w:val="clear" w:color="auto" w:fill="auto"/>
                  <w:vAlign w:val="top"/>
                </w:tcPr>
                <w:p w14:paraId="006A79AB">
                  <w:pPr>
                    <w:pStyle w:val="16"/>
                    <w:ind w:firstLine="0" w:firstLineChars="0"/>
                    <w:rPr>
                      <w:rFonts w:hint="eastAsia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lang w:val="en-US" w:eastAsia="zh-CN"/>
                    </w:rPr>
                    <w:t>系统自动生成</w:t>
                  </w:r>
                </w:p>
              </w:tc>
            </w:tr>
            <w:tr w14:paraId="3AC379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center"/>
                </w:tcPr>
                <w:p w14:paraId="03029A3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机柜名称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4630" w:type="dxa"/>
                </w:tcPr>
                <w:p w14:paraId="31820236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手动编辑，必填</w:t>
                  </w:r>
                  <w:ins w:id="456" w:author="zhoujiansheng" w:date="2025-06-06T17:55:3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ins w:id="457" w:author="zhoujiansheng" w:date="2025-06-06T17:55:3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页面增加字段说明：该字段内容在机柜视图管理中呈现。</w:t>
                    </w:r>
                  </w:ins>
                </w:p>
              </w:tc>
            </w:tr>
            <w:tr w14:paraId="12EFD1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center"/>
                </w:tcPr>
                <w:p w14:paraId="53E18A1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机柜别名</w:t>
                  </w:r>
                </w:p>
              </w:tc>
              <w:tc>
                <w:tcPr>
                  <w:tcW w:w="4630" w:type="dxa"/>
                </w:tcPr>
                <w:p w14:paraId="13690C53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</w:t>
                  </w:r>
                </w:p>
              </w:tc>
            </w:tr>
            <w:tr w14:paraId="36011C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458" w:author="zhoujiansheng" w:date="2025-06-05T14:04:01Z"/>
              </w:trPr>
              <w:tc>
                <w:tcPr>
                  <w:tcW w:w="3957" w:type="dxa"/>
                  <w:gridSpan w:val="2"/>
                  <w:vAlign w:val="center"/>
                </w:tcPr>
                <w:p w14:paraId="6A29026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ins w:id="459" w:author="zhoujiansheng" w:date="2025-06-05T14:04:01Z"/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ins w:id="460" w:author="zhoujiansheng" w:date="2025-06-05T14:04:0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2"/>
                        <w:szCs w:val="22"/>
                        <w:u w:val="none"/>
                        <w:lang w:val="en-US" w:eastAsia="zh-CN" w:bidi="ar"/>
                      </w:rPr>
                      <w:t>顺序号</w:t>
                    </w:r>
                  </w:ins>
                  <w:ins w:id="461" w:author="zhoujiansheng" w:date="2025-06-06T17:48:58Z">
                    <w:r>
                      <w:rPr>
                        <w:rFonts w:hint="eastAsia"/>
                        <w:b/>
                        <w:bCs/>
                        <w:color w:val="FF0000"/>
                        <w:sz w:val="22"/>
                        <w:szCs w:val="22"/>
                        <w:highlight w:val="none"/>
                        <w:lang w:val="en-US" w:eastAsia="zh-CN"/>
                      </w:rPr>
                      <w:t>*</w:t>
                    </w:r>
                  </w:ins>
                </w:p>
              </w:tc>
              <w:tc>
                <w:tcPr>
                  <w:tcW w:w="4630" w:type="dxa"/>
                </w:tcPr>
                <w:p w14:paraId="0DBF4784">
                  <w:pPr>
                    <w:pStyle w:val="16"/>
                    <w:rPr>
                      <w:ins w:id="462" w:author="zhoujiansheng" w:date="2025-06-05T14:04:01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463" w:author="zhoujiansheng" w:date="2025-06-05T14:04:3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手动编辑或导入，填写0-999</w:t>
                    </w:r>
                  </w:ins>
                  <w:ins w:id="464" w:author="zhoujiansheng" w:date="2025-06-05T14:04:4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9</w:t>
                    </w:r>
                  </w:ins>
                  <w:ins w:id="465" w:author="zhoujiansheng" w:date="2025-06-05T14:04:3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的正整数，必填</w:t>
                    </w:r>
                  </w:ins>
                  <w:ins w:id="466" w:author="zhoujiansheng" w:date="2025-06-05T14:04:5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ins w:id="467" w:author="zhoujiansheng" w:date="2025-06-05T14:08:0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表头</w:t>
                    </w:r>
                  </w:ins>
                  <w:ins w:id="468" w:author="zhoujiansheng" w:date="2025-06-05T14:08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字段</w:t>
                    </w:r>
                  </w:ins>
                  <w:ins w:id="469" w:author="zhoujiansheng" w:date="2025-06-05T14:08:0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增加</w:t>
                    </w:r>
                  </w:ins>
                  <w:ins w:id="470" w:author="zhoujiansheng" w:date="2025-06-05T14:08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说明：</w:t>
                    </w:r>
                  </w:ins>
                  <w:ins w:id="471" w:author="zhoujiansheng" w:date="2025-06-05T14:07:4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填写0-999</w:t>
                    </w:r>
                  </w:ins>
                  <w:ins w:id="472" w:author="zhoujiansheng" w:date="2025-06-05T14:07:5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9</w:t>
                    </w:r>
                  </w:ins>
                  <w:ins w:id="473" w:author="zhoujiansheng" w:date="2025-06-05T14:07:4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的正整数，用于机柜信息排序及机柜视图的初始化排列</w:t>
                    </w:r>
                  </w:ins>
                </w:p>
              </w:tc>
            </w:tr>
            <w:tr w14:paraId="6F7C3F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center"/>
                </w:tcPr>
                <w:p w14:paraId="424652A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额定功率(KW)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4630" w:type="dxa"/>
                </w:tcPr>
                <w:p w14:paraId="33302BF5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手动编辑，单位kW，必填</w:t>
                  </w:r>
                </w:p>
              </w:tc>
            </w:tr>
            <w:tr w14:paraId="4521EF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center"/>
                </w:tcPr>
                <w:p w14:paraId="6A2C1E1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Calibri" w:hAnsi="Calibri" w:eastAsia="宋体" w:cs="Times New Roman"/>
                      <w:color w:val="auto"/>
                      <w:kern w:val="2"/>
                      <w:sz w:val="22"/>
                      <w:szCs w:val="22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额定U位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2"/>
                      <w:szCs w:val="22"/>
                      <w:highlight w:val="none"/>
                      <w:lang w:val="en-US" w:eastAsia="zh-CN"/>
                    </w:rPr>
                    <w:t>*</w:t>
                  </w:r>
                </w:p>
              </w:tc>
              <w:tc>
                <w:tcPr>
                  <w:tcW w:w="4630" w:type="dxa"/>
                  <w:vAlign w:val="top"/>
                </w:tcPr>
                <w:p w14:paraId="7FA7E02B">
                  <w:pPr>
                    <w:pStyle w:val="16"/>
                    <w:ind w:firstLine="0" w:firstLineChars="0"/>
                    <w:rPr>
                      <w:rFonts w:hint="eastAsia" w:ascii="Times New Roman" w:hAnsi="Times New Roman" w:eastAsia="宋体" w:cs="Times New Roman"/>
                      <w:color w:val="auto"/>
                      <w:kern w:val="2"/>
                      <w:sz w:val="22"/>
                      <w:szCs w:val="22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手动选择，“37、42、44、45、46、47、48、49、52”，单位U，</w:t>
                  </w:r>
                  <w:r>
                    <w:rPr>
                      <w:rFonts w:hint="eastAsia"/>
                      <w:color w:val="auto"/>
                      <w:lang w:val="en-US" w:eastAsia="zh-CN"/>
                    </w:rPr>
                    <w:t>默认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“</w:t>
                  </w:r>
                  <w:r>
                    <w:rPr>
                      <w:rFonts w:hint="eastAsia"/>
                      <w:color w:val="auto"/>
                      <w:lang w:val="en-US" w:eastAsia="zh-CN"/>
                    </w:rPr>
                    <w:t>42</w:t>
                  </w: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”，必填</w:t>
                  </w:r>
                </w:p>
              </w:tc>
            </w:tr>
            <w:tr w14:paraId="03E462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center"/>
                </w:tcPr>
                <w:p w14:paraId="5FE4B1E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网络端口数</w:t>
                  </w:r>
                </w:p>
              </w:tc>
              <w:tc>
                <w:tcPr>
                  <w:tcW w:w="4630" w:type="dxa"/>
                  <w:vAlign w:val="top"/>
                </w:tcPr>
                <w:p w14:paraId="3C8F2694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</w:t>
                  </w:r>
                </w:p>
              </w:tc>
            </w:tr>
            <w:tr w14:paraId="3FF9ED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474" w:author="zhoujiansheng" w:date="2025-07-19T23:42:03Z"/>
              </w:trPr>
              <w:tc>
                <w:tcPr>
                  <w:tcW w:w="3957" w:type="dxa"/>
                  <w:gridSpan w:val="2"/>
                  <w:vAlign w:val="top"/>
                </w:tcPr>
                <w:p w14:paraId="3C6E1301">
                  <w:pPr>
                    <w:pStyle w:val="16"/>
                    <w:ind w:firstLine="0" w:firstLineChars="0"/>
                    <w:rPr>
                      <w:ins w:id="475" w:author="zhoujiansheng" w:date="2025-07-19T23:42:03Z"/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22"/>
                      <w:szCs w:val="22"/>
                      <w:u w:val="none"/>
                      <w:lang w:val="en-US" w:eastAsia="zh-CN" w:bidi="ar"/>
                      <w:rPrChange w:id="476" w:author="zhoujiansheng" w:date="2025-07-19T23:43:08Z">
                        <w:rPr>
                          <w:ins w:id="477" w:author="zhoujiansheng" w:date="2025-07-19T23:42:03Z"/>
                          <w:rFonts w:hint="eastAsia" w:ascii="宋体" w:hAnsi="宋体" w:cs="宋体"/>
                          <w:i w:val="0"/>
                          <w:iCs w:val="0"/>
                          <w:color w:val="000000"/>
                          <w:kern w:val="0"/>
                          <w:sz w:val="22"/>
                          <w:szCs w:val="22"/>
                          <w:u w:val="none"/>
                          <w:lang w:val="en-US" w:eastAsia="zh-CN" w:bidi="ar"/>
                        </w:rPr>
                      </w:rPrChange>
                    </w:rPr>
                  </w:pPr>
                  <w:r>
                    <w:rPr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78" w:author="zhoujiansheng" w:date="2025-07-19T23:43:08Z">
                        <w:rPr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  <w:t>机柜类别</w:t>
                  </w:r>
                </w:p>
              </w:tc>
              <w:tc>
                <w:tcPr>
                  <w:tcW w:w="4630" w:type="dxa"/>
                  <w:vAlign w:val="top"/>
                </w:tcPr>
                <w:p w14:paraId="281DDDF0">
                  <w:pPr>
                    <w:pStyle w:val="16"/>
                    <w:ind w:firstLine="0" w:firstLineChars="0"/>
                    <w:rPr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79" w:author="zhoujiansheng" w:date="2025-07-19T23:43:08Z">
                        <w:rPr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</w:pPr>
                  <w:r>
                    <w:rPr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80" w:author="zhoujiansheng" w:date="2025-07-19T23:43:08Z">
                        <w:rPr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  <w:t>必填项，枚举：机柜、列间空调、列头柜、立柱。默认为机柜。选择</w:t>
                  </w:r>
                  <w:ins w:id="481" w:author="zhoujiansheng" w:date="2025-07-19T23:45:38Z">
                    <w:r>
                      <w:rPr>
                        <w:rFonts w:hint="eastAsia"/>
                        <w:color w:val="FF0000"/>
                        <w:sz w:val="22"/>
                        <w:szCs w:val="22"/>
                        <w:highlight w:val="none"/>
                        <w:lang w:val="en-US" w:eastAsia="zh-CN"/>
                      </w:rPr>
                      <w:t>不同</w:t>
                    </w:r>
                  </w:ins>
                  <w:ins w:id="482" w:author="zhoujiansheng" w:date="2025-07-19T23:45:46Z">
                    <w:r>
                      <w:rPr>
                        <w:rFonts w:hint="eastAsia"/>
                        <w:color w:val="FF0000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483" w:author="zhoujiansheng" w:date="2025-07-19T23:45:50Z">
                    <w:r>
                      <w:rPr>
                        <w:rFonts w:hint="eastAsia"/>
                        <w:color w:val="FF0000"/>
                        <w:sz w:val="22"/>
                        <w:szCs w:val="22"/>
                        <w:highlight w:val="none"/>
                        <w:lang w:val="en-US" w:eastAsia="zh-CN"/>
                      </w:rPr>
                      <w:t>类别</w:t>
                    </w:r>
                  </w:ins>
                  <w:r>
                    <w:rPr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84" w:author="zhoujiansheng" w:date="2025-07-19T23:43:08Z">
                        <w:rPr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  <w:t>，在机柜视图创建时，以对应图标进行显示。</w:t>
                  </w:r>
                </w:p>
                <w:p w14:paraId="39DA4032">
                  <w:pPr>
                    <w:pStyle w:val="16"/>
                    <w:ind w:firstLine="0" w:firstLineChars="0"/>
                    <w:rPr>
                      <w:rFonts w:hint="default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85" w:author="zhoujiansheng" w:date="2025-07-19T23:43:08Z">
                        <w:rPr>
                          <w:rFonts w:hint="default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</w:pPr>
                  <w:r>
                    <w:rPr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86" w:author="zhoujiansheng" w:date="2025-07-19T23:43:08Z">
                        <w:rPr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  <w:t>选择立柱时，只有顺序号为必填，其余字段不限制。</w:t>
                  </w:r>
                </w:p>
                <w:p w14:paraId="3418BD67">
                  <w:pPr>
                    <w:pStyle w:val="16"/>
                    <w:ind w:firstLine="0" w:firstLineChars="0"/>
                    <w:rPr>
                      <w:ins w:id="487" w:author="zhoujiansheng" w:date="2025-07-19T23:42:03Z"/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88" w:author="zhoujiansheng" w:date="2025-07-19T23:43:08Z">
                        <w:rPr>
                          <w:ins w:id="489" w:author="zhoujiansheng" w:date="2025-07-19T23:42:03Z"/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</w:pPr>
                  <w:r>
                    <w:rPr>
                      <w:rFonts w:hint="eastAsia"/>
                      <w:color w:val="FF0000"/>
                      <w:sz w:val="22"/>
                      <w:szCs w:val="22"/>
                      <w:highlight w:val="none"/>
                      <w:lang w:val="en-US" w:eastAsia="zh-CN"/>
                      <w:rPrChange w:id="490" w:author="zhoujiansheng" w:date="2025-07-19T23:43:08Z">
                        <w:rPr>
                          <w:rFonts w:hint="eastAsia"/>
                          <w:color w:val="auto"/>
                          <w:sz w:val="22"/>
                          <w:szCs w:val="22"/>
                          <w:highlight w:val="none"/>
                          <w:lang w:val="en-US" w:eastAsia="zh-CN"/>
                        </w:rPr>
                      </w:rPrChange>
                    </w:rPr>
                    <w:t>页面字段增加说明：选择立柱类型，用于机柜视图标定立柱位置。</w:t>
                  </w:r>
                </w:p>
              </w:tc>
            </w:tr>
            <w:tr w14:paraId="0D47E4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center"/>
                </w:tcPr>
                <w:p w14:paraId="418C7F5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2"/>
                      <w:szCs w:val="22"/>
                      <w:u w:val="none"/>
                      <w:lang w:val="en-US" w:eastAsia="zh-CN" w:bidi="ar"/>
                    </w:rPr>
                    <w:t>额定承重</w:t>
                  </w:r>
                </w:p>
              </w:tc>
              <w:tc>
                <w:tcPr>
                  <w:tcW w:w="4630" w:type="dxa"/>
                </w:tcPr>
                <w:p w14:paraId="7C2111FC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手动编辑，单位kg，非必填</w:t>
                  </w:r>
                </w:p>
              </w:tc>
            </w:tr>
            <w:tr w14:paraId="443631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</w:tcPr>
                <w:p w14:paraId="19301AAB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机柜深度</w:t>
                  </w:r>
                </w:p>
              </w:tc>
              <w:tc>
                <w:tcPr>
                  <w:tcW w:w="4630" w:type="dxa"/>
                </w:tcPr>
                <w:p w14:paraId="41F491EF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手动编辑，单位mm，非必填</w:t>
                  </w:r>
                </w:p>
              </w:tc>
            </w:tr>
            <w:tr w14:paraId="50435C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</w:tcPr>
                <w:p w14:paraId="12095B69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机柜宽度</w:t>
                  </w:r>
                </w:p>
              </w:tc>
              <w:tc>
                <w:tcPr>
                  <w:tcW w:w="4630" w:type="dxa"/>
                </w:tcPr>
                <w:p w14:paraId="6CE46B3E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手动编辑，单位mm，非必填</w:t>
                  </w:r>
                </w:p>
              </w:tc>
            </w:tr>
            <w:tr w14:paraId="0A28FF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146DEFC8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供电路由1</w:t>
                  </w:r>
                </w:p>
              </w:tc>
              <w:tc>
                <w:tcPr>
                  <w:tcW w:w="4630" w:type="dxa"/>
                  <w:vAlign w:val="top"/>
                </w:tcPr>
                <w:p w14:paraId="628DDD80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手动编辑，非必填项，对应监控视图中的设备名称，如机柜主路母排1</w:t>
                  </w:r>
                </w:p>
              </w:tc>
            </w:tr>
            <w:tr w14:paraId="5CA50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66DA56CC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功率1</w:t>
                  </w:r>
                </w:p>
              </w:tc>
              <w:tc>
                <w:tcPr>
                  <w:tcW w:w="4630" w:type="dxa"/>
                  <w:vAlign w:val="top"/>
                </w:tcPr>
                <w:p w14:paraId="653C61E7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手动编辑，非必填项，对应供电路由1设备的功率信号名称</w:t>
                  </w:r>
                </w:p>
              </w:tc>
            </w:tr>
            <w:tr w14:paraId="428C1CB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17E044A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电压1</w:t>
                  </w:r>
                </w:p>
              </w:tc>
              <w:tc>
                <w:tcPr>
                  <w:tcW w:w="4630" w:type="dxa"/>
                  <w:vAlign w:val="top"/>
                </w:tcPr>
                <w:p w14:paraId="61D3EB5D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手动编辑，非必填项，对应供电路由1设备的电压信号名称</w:t>
                  </w:r>
                </w:p>
              </w:tc>
            </w:tr>
            <w:tr w14:paraId="45468D3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3C206ED9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电能1</w:t>
                  </w:r>
                </w:p>
              </w:tc>
              <w:tc>
                <w:tcPr>
                  <w:tcW w:w="4630" w:type="dxa"/>
                  <w:vAlign w:val="top"/>
                </w:tcPr>
                <w:p w14:paraId="23694AB6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手动编辑，非必填项，对应供电路由1设备的有功电能信号名称</w:t>
                  </w:r>
                </w:p>
              </w:tc>
            </w:tr>
            <w:tr w14:paraId="5B8C56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74A67A2D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电流1</w:t>
                  </w:r>
                </w:p>
              </w:tc>
              <w:tc>
                <w:tcPr>
                  <w:tcW w:w="4630" w:type="dxa"/>
                  <w:vAlign w:val="top"/>
                </w:tcPr>
                <w:p w14:paraId="09F734D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手动编辑，非必填项，对应供电路由1设备的电流信号名称</w:t>
                  </w:r>
                </w:p>
              </w:tc>
            </w:tr>
            <w:tr w14:paraId="58948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34F37446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供电路由2</w:t>
                  </w:r>
                </w:p>
              </w:tc>
              <w:tc>
                <w:tcPr>
                  <w:tcW w:w="4630" w:type="dxa"/>
                  <w:vAlign w:val="top"/>
                </w:tcPr>
                <w:p w14:paraId="1643CFE8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手动编辑，非必填项，对应监控视图中的设备名称，如机柜备路母排2</w:t>
                  </w:r>
                </w:p>
              </w:tc>
            </w:tr>
            <w:tr w14:paraId="7439E1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5D4CBBA1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功率2</w:t>
                  </w:r>
                </w:p>
              </w:tc>
              <w:tc>
                <w:tcPr>
                  <w:tcW w:w="4630" w:type="dxa"/>
                  <w:vAlign w:val="top"/>
                </w:tcPr>
                <w:p w14:paraId="4CDC9569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手动编辑，非必填项，对应供电路由2设备的有功功率信号名称</w:t>
                  </w:r>
                </w:p>
              </w:tc>
            </w:tr>
            <w:tr w14:paraId="234E6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66F7F9FC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电压2</w:t>
                  </w:r>
                </w:p>
              </w:tc>
              <w:tc>
                <w:tcPr>
                  <w:tcW w:w="4630" w:type="dxa"/>
                  <w:vAlign w:val="top"/>
                </w:tcPr>
                <w:p w14:paraId="508093BC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手动编辑，非必填项，对应供电路由2设备的电压信号名称</w:t>
                  </w:r>
                </w:p>
              </w:tc>
            </w:tr>
            <w:tr w14:paraId="528BB7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5C260BE0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电能2</w:t>
                  </w:r>
                </w:p>
              </w:tc>
              <w:tc>
                <w:tcPr>
                  <w:tcW w:w="4630" w:type="dxa"/>
                  <w:vAlign w:val="top"/>
                </w:tcPr>
                <w:p w14:paraId="75F15019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手动编辑，非必填项，对应供电路由2设备的有功电能信号名称</w:t>
                  </w:r>
                </w:p>
              </w:tc>
            </w:tr>
            <w:tr w14:paraId="20CF3E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22579E95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电流2</w:t>
                  </w:r>
                </w:p>
              </w:tc>
              <w:tc>
                <w:tcPr>
                  <w:tcW w:w="4630" w:type="dxa"/>
                  <w:vAlign w:val="top"/>
                </w:tcPr>
                <w:p w14:paraId="4711F534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手动编辑，非必填项，对应供电路由2设备的电流信号名称</w:t>
                  </w:r>
                </w:p>
              </w:tc>
            </w:tr>
            <w:tr w14:paraId="44D94D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42EFD06E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供电路由3</w:t>
                  </w:r>
                </w:p>
              </w:tc>
              <w:tc>
                <w:tcPr>
                  <w:tcW w:w="4630" w:type="dxa"/>
                  <w:vAlign w:val="top"/>
                </w:tcPr>
                <w:p w14:paraId="14E0C145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手动编辑，非必填项，对应监控视图中的设备名称，如机柜主路母排3</w:t>
                  </w:r>
                </w:p>
              </w:tc>
            </w:tr>
            <w:tr w14:paraId="34E582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65E41E14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功率3</w:t>
                  </w:r>
                </w:p>
              </w:tc>
              <w:tc>
                <w:tcPr>
                  <w:tcW w:w="4630" w:type="dxa"/>
                  <w:vAlign w:val="top"/>
                </w:tcPr>
                <w:p w14:paraId="1D77FF02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手动编辑，非必填项，对应供电路由3设备的功率信号名称</w:t>
                  </w:r>
                </w:p>
              </w:tc>
            </w:tr>
            <w:tr w14:paraId="2C34EC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04562C56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电压3</w:t>
                  </w:r>
                </w:p>
              </w:tc>
              <w:tc>
                <w:tcPr>
                  <w:tcW w:w="4630" w:type="dxa"/>
                  <w:vAlign w:val="top"/>
                </w:tcPr>
                <w:p w14:paraId="4F33A62C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手动编辑，非必填项，对应供电路由3设备的电压信号名称</w:t>
                  </w:r>
                </w:p>
              </w:tc>
            </w:tr>
            <w:tr w14:paraId="796D72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05985291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电能3</w:t>
                  </w:r>
                </w:p>
              </w:tc>
              <w:tc>
                <w:tcPr>
                  <w:tcW w:w="4630" w:type="dxa"/>
                  <w:vAlign w:val="top"/>
                </w:tcPr>
                <w:p w14:paraId="5B25C79D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手动编辑，非必填项，对应供电路由3设备的有功电能信号名称</w:t>
                  </w:r>
                </w:p>
              </w:tc>
            </w:tr>
            <w:tr w14:paraId="4D7890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061F2587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电流3</w:t>
                  </w:r>
                </w:p>
              </w:tc>
              <w:tc>
                <w:tcPr>
                  <w:tcW w:w="4630" w:type="dxa"/>
                  <w:vAlign w:val="top"/>
                </w:tcPr>
                <w:p w14:paraId="3D651DA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手动编辑，非必填项，对应供电路由3设备的电流信号名称</w:t>
                  </w:r>
                </w:p>
              </w:tc>
            </w:tr>
            <w:tr w14:paraId="658712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2AA149F2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供电路由4</w:t>
                  </w:r>
                </w:p>
              </w:tc>
              <w:tc>
                <w:tcPr>
                  <w:tcW w:w="4630" w:type="dxa"/>
                  <w:vAlign w:val="top"/>
                </w:tcPr>
                <w:p w14:paraId="6700B1BE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手动编辑，非必填项，对应监控视图中的设备名称，如机柜备路母排4</w:t>
                  </w:r>
                </w:p>
              </w:tc>
            </w:tr>
            <w:tr w14:paraId="184470A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5300887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功率4</w:t>
                  </w:r>
                </w:p>
              </w:tc>
              <w:tc>
                <w:tcPr>
                  <w:tcW w:w="4630" w:type="dxa"/>
                  <w:vAlign w:val="top"/>
                </w:tcPr>
                <w:p w14:paraId="69A0F08B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手动编辑，非必填项，对应供电路由4设备的有功功率信号名称</w:t>
                  </w:r>
                </w:p>
              </w:tc>
            </w:tr>
            <w:tr w14:paraId="2E799A5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705413CC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电压4</w:t>
                  </w:r>
                </w:p>
              </w:tc>
              <w:tc>
                <w:tcPr>
                  <w:tcW w:w="4630" w:type="dxa"/>
                  <w:vAlign w:val="top"/>
                </w:tcPr>
                <w:p w14:paraId="252A5C2A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手动编辑，非必填项，对应供电路由4设备的电压信号名称</w:t>
                  </w:r>
                </w:p>
              </w:tc>
            </w:tr>
            <w:tr w14:paraId="5D1F5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3732C0B9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电能4</w:t>
                  </w:r>
                </w:p>
              </w:tc>
              <w:tc>
                <w:tcPr>
                  <w:tcW w:w="4630" w:type="dxa"/>
                  <w:vAlign w:val="top"/>
                </w:tcPr>
                <w:p w14:paraId="5F659782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手动编辑，非必填项，对应供电路由4设备的有功电能信号名称</w:t>
                  </w:r>
                </w:p>
              </w:tc>
            </w:tr>
            <w:tr w14:paraId="0A825BD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38F0ED58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电流4</w:t>
                  </w:r>
                </w:p>
              </w:tc>
              <w:tc>
                <w:tcPr>
                  <w:tcW w:w="4630" w:type="dxa"/>
                  <w:vAlign w:val="top"/>
                </w:tcPr>
                <w:p w14:paraId="24615E58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手动编辑，非必填项，对应供电路由4设备的电流信号名称</w:t>
                  </w:r>
                </w:p>
              </w:tc>
            </w:tr>
            <w:tr w14:paraId="160F23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9" w:hRule="atLeast"/>
              </w:trPr>
              <w:tc>
                <w:tcPr>
                  <w:tcW w:w="1978" w:type="dxa"/>
                  <w:vMerge w:val="restart"/>
                  <w:vAlign w:val="center"/>
                </w:tcPr>
                <w:p w14:paraId="513DD401">
                  <w:pPr>
                    <w:pStyle w:val="16"/>
                    <w:jc w:val="center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491" w:author="zhoujiansheng" w:date="2025-07-28T11:27:5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492" w:author="zhoujiansheng" w:date="2025-07-28T11:27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前</w:t>
                    </w:r>
                  </w:ins>
                </w:p>
              </w:tc>
              <w:tc>
                <w:tcPr>
                  <w:tcW w:w="1979" w:type="dxa"/>
                  <w:vAlign w:val="top"/>
                </w:tcPr>
                <w:p w14:paraId="501B719A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温度1</w:t>
                  </w:r>
                </w:p>
              </w:tc>
              <w:tc>
                <w:tcPr>
                  <w:tcW w:w="4630" w:type="dxa"/>
                </w:tcPr>
                <w:p w14:paraId="0A4C43B7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493" w:author="zhoujiansheng" w:date="2025-07-08T10:22:5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页面</w:t>
                    </w:r>
                  </w:ins>
                  <w:ins w:id="494" w:author="zhoujiansheng" w:date="2025-07-08T10:22:5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配置</w:t>
                    </w:r>
                  </w:ins>
                  <w:ins w:id="495" w:author="zhoujiansheng" w:date="2025-07-08T10:23:0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中</w:t>
                    </w:r>
                  </w:ins>
                  <w:ins w:id="496" w:author="zhoujiansheng" w:date="2025-07-08T10:23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增加</w:t>
                    </w:r>
                  </w:ins>
                  <w:ins w:id="497" w:author="zhoujiansheng" w:date="2025-07-08T10:23:0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一个</w:t>
                    </w:r>
                  </w:ins>
                  <w:ins w:id="498" w:author="zhoujiansheng" w:date="2025-07-08T10:23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“</w:t>
                    </w:r>
                  </w:ins>
                  <w:ins w:id="499" w:author="zhoujiansheng" w:date="2025-07-21T16:15:3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冷通道</w:t>
                    </w:r>
                  </w:ins>
                  <w:ins w:id="500" w:author="zhoujiansheng" w:date="2025-07-08T10:23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”</w:t>
                    </w:r>
                  </w:ins>
                  <w:ins w:id="501" w:author="zhoujiansheng" w:date="2025-07-08T10:23:1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板块</w:t>
                    </w:r>
                  </w:ins>
                  <w:ins w:id="502" w:author="zhoujiansheng" w:date="2025-07-08T10:23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。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扩充预留，非必填项，对应机柜的</w:t>
                  </w:r>
                  <w:ins w:id="503" w:author="zhoujiansheng" w:date="2025-07-21T16:16:1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前端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第一个温度信号</w:t>
                  </w:r>
                </w:p>
              </w:tc>
            </w:tr>
            <w:tr w14:paraId="2621B7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978" w:type="dxa"/>
                  <w:vMerge w:val="continue"/>
                </w:tcPr>
                <w:p w14:paraId="431C979C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68107150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温度2</w:t>
                  </w:r>
                </w:p>
              </w:tc>
              <w:tc>
                <w:tcPr>
                  <w:tcW w:w="4630" w:type="dxa"/>
                </w:tcPr>
                <w:p w14:paraId="1CB1FB98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扩充预留，非必填项，对应机柜</w:t>
                  </w:r>
                  <w:ins w:id="504" w:author="zhoujiansheng" w:date="2025-07-21T16:16:3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前端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的第二个温度信号</w:t>
                  </w:r>
                </w:p>
              </w:tc>
            </w:tr>
            <w:tr w14:paraId="56AE4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1978" w:type="dxa"/>
                  <w:vMerge w:val="continue"/>
                </w:tcPr>
                <w:p w14:paraId="6AAC7378">
                  <w:pPr>
                    <w:pStyle w:val="16"/>
                    <w:rPr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4B61E6AA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温度3</w:t>
                  </w:r>
                </w:p>
              </w:tc>
              <w:tc>
                <w:tcPr>
                  <w:tcW w:w="4630" w:type="dxa"/>
                </w:tcPr>
                <w:p w14:paraId="61CF640A">
                  <w:pPr>
                    <w:pStyle w:val="16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扩充预留，非必填项，对应机柜</w:t>
                  </w:r>
                  <w:ins w:id="505" w:author="zhoujiansheng" w:date="2025-07-21T16:16:3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前端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的第三个温度信号</w:t>
                  </w:r>
                </w:p>
              </w:tc>
            </w:tr>
            <w:tr w14:paraId="6355D0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06" w:author="zhoujiansheng" w:date="2025-07-03T18:15:37Z"/>
              </w:trPr>
              <w:tc>
                <w:tcPr>
                  <w:tcW w:w="1978" w:type="dxa"/>
                  <w:vMerge w:val="continue"/>
                </w:tcPr>
                <w:p w14:paraId="410841C6">
                  <w:pPr>
                    <w:pStyle w:val="16"/>
                    <w:rPr>
                      <w:ins w:id="507" w:author="zhoujiansheng" w:date="2025-07-03T18:15:3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138BA367">
                  <w:pPr>
                    <w:pStyle w:val="16"/>
                    <w:ind w:firstLine="0" w:firstLineChars="0"/>
                    <w:rPr>
                      <w:ins w:id="508" w:author="zhoujiansheng" w:date="2025-07-03T18:15:37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509" w:author="zhoujiansheng" w:date="2025-07-03T18:15:4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湿度</w:t>
                    </w:r>
                  </w:ins>
                  <w:ins w:id="510" w:author="zhoujiansheng" w:date="2025-07-03T18:15:4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1</w:t>
                    </w:r>
                  </w:ins>
                </w:p>
              </w:tc>
              <w:tc>
                <w:tcPr>
                  <w:tcW w:w="4630" w:type="dxa"/>
                </w:tcPr>
                <w:p w14:paraId="70604C39">
                  <w:pPr>
                    <w:pStyle w:val="16"/>
                    <w:rPr>
                      <w:ins w:id="511" w:author="zhoujiansheng" w:date="2025-07-03T18:15:3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512" w:author="zhoujiansheng" w:date="2025-07-03T18:16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页面</w:t>
                    </w:r>
                  </w:ins>
                  <w:ins w:id="513" w:author="zhoujiansheng" w:date="2025-07-03T18:16:1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中</w:t>
                    </w:r>
                  </w:ins>
                  <w:ins w:id="514" w:author="zhoujiansheng" w:date="2025-07-03T18:16:17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与</w:t>
                    </w:r>
                  </w:ins>
                  <w:ins w:id="515" w:author="zhoujiansheng" w:date="2025-07-03T18:16:1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温度</w:t>
                    </w:r>
                  </w:ins>
                  <w:ins w:id="516" w:author="zhoujiansheng" w:date="2025-07-03T18:16:2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一起</w:t>
                    </w:r>
                  </w:ins>
                  <w:ins w:id="517" w:author="zhoujiansheng" w:date="2025-07-03T18:16:2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放</w:t>
                    </w:r>
                  </w:ins>
                  <w:ins w:id="518" w:author="zhoujiansheng" w:date="2025-07-03T18:16:2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在</w:t>
                    </w:r>
                  </w:ins>
                  <w:ins w:id="519" w:author="zhoujiansheng" w:date="2025-07-03T18:16:3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“</w:t>
                    </w:r>
                  </w:ins>
                  <w:ins w:id="520" w:author="zhoujiansheng" w:date="2025-07-03T18:16:3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521" w:author="zhoujiansheng" w:date="2025-07-03T18:16:38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环境</w:t>
                    </w:r>
                  </w:ins>
                  <w:ins w:id="522" w:author="zhoujiansheng" w:date="2025-07-03T18:16:3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”</w:t>
                    </w:r>
                  </w:ins>
                  <w:ins w:id="523" w:author="zhoujiansheng" w:date="2025-07-03T18:16:4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板块</w:t>
                    </w:r>
                  </w:ins>
                  <w:ins w:id="524" w:author="zhoujiansheng" w:date="2025-07-03T18:16:4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，</w:t>
                    </w:r>
                  </w:ins>
                  <w:ins w:id="525" w:author="zhoujiansheng" w:date="2025-07-03T18:16:4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对应</w:t>
                    </w:r>
                  </w:ins>
                  <w:ins w:id="526" w:author="zhoujiansheng" w:date="2025-07-03T18:16:5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527" w:author="zhoujiansheng" w:date="2025-07-21T16:17:0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前端</w:t>
                    </w:r>
                  </w:ins>
                  <w:ins w:id="528" w:author="zhoujiansheng" w:date="2025-07-03T18:16:5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的</w:t>
                    </w:r>
                  </w:ins>
                  <w:ins w:id="529" w:author="zhoujiansheng" w:date="2025-07-03T18:16:5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第一个</w:t>
                    </w:r>
                  </w:ins>
                  <w:ins w:id="530" w:author="zhoujiansheng" w:date="2025-07-03T18:16:5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位置</w:t>
                    </w:r>
                  </w:ins>
                  <w:ins w:id="531" w:author="zhoujiansheng" w:date="2025-07-03T18:16:5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湿度</w:t>
                    </w:r>
                  </w:ins>
                  <w:ins w:id="532" w:author="zhoujiansheng" w:date="2025-07-03T18:17:0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信号。</w:t>
                    </w:r>
                  </w:ins>
                </w:p>
              </w:tc>
            </w:tr>
            <w:tr w14:paraId="73A883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33" w:author="zhoujiansheng" w:date="2025-07-03T18:15:37Z"/>
              </w:trPr>
              <w:tc>
                <w:tcPr>
                  <w:tcW w:w="1978" w:type="dxa"/>
                  <w:vMerge w:val="continue"/>
                </w:tcPr>
                <w:p w14:paraId="35E60EF2">
                  <w:pPr>
                    <w:pStyle w:val="16"/>
                    <w:rPr>
                      <w:ins w:id="534" w:author="zhoujiansheng" w:date="2025-07-03T18:15:3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3B45A377">
                  <w:pPr>
                    <w:pStyle w:val="16"/>
                    <w:ind w:firstLine="0" w:firstLineChars="0"/>
                    <w:rPr>
                      <w:ins w:id="535" w:author="zhoujiansheng" w:date="2025-07-03T18:15:37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536" w:author="zhoujiansheng" w:date="2025-07-03T18:15:4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湿度2</w:t>
                    </w:r>
                  </w:ins>
                </w:p>
              </w:tc>
              <w:tc>
                <w:tcPr>
                  <w:tcW w:w="4630" w:type="dxa"/>
                </w:tcPr>
                <w:p w14:paraId="4647B120">
                  <w:pPr>
                    <w:pStyle w:val="16"/>
                    <w:rPr>
                      <w:ins w:id="537" w:author="zhoujiansheng" w:date="2025-07-03T18:15:3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538" w:author="zhoujiansheng" w:date="2025-07-03T18:17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同</w:t>
                    </w:r>
                  </w:ins>
                  <w:ins w:id="539" w:author="zhoujiansheng" w:date="2025-07-03T18:17:0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湿度1</w:t>
                    </w:r>
                  </w:ins>
                </w:p>
              </w:tc>
            </w:tr>
            <w:tr w14:paraId="5E42DBA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40" w:author="zhoujiansheng" w:date="2025-07-03T18:15:37Z"/>
              </w:trPr>
              <w:tc>
                <w:tcPr>
                  <w:tcW w:w="1978" w:type="dxa"/>
                  <w:vMerge w:val="continue"/>
                </w:tcPr>
                <w:p w14:paraId="5C6815A5">
                  <w:pPr>
                    <w:pStyle w:val="16"/>
                    <w:rPr>
                      <w:ins w:id="541" w:author="zhoujiansheng" w:date="2025-07-03T18:15:3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6AB4FC24">
                  <w:pPr>
                    <w:pStyle w:val="16"/>
                    <w:ind w:firstLine="0" w:firstLineChars="0"/>
                    <w:rPr>
                      <w:ins w:id="542" w:author="zhoujiansheng" w:date="2025-07-03T18:15:37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543" w:author="zhoujiansheng" w:date="2025-07-03T18:15:5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湿度3</w:t>
                    </w:r>
                  </w:ins>
                </w:p>
              </w:tc>
              <w:tc>
                <w:tcPr>
                  <w:tcW w:w="4630" w:type="dxa"/>
                </w:tcPr>
                <w:p w14:paraId="1EEB7D07">
                  <w:pPr>
                    <w:pStyle w:val="16"/>
                    <w:rPr>
                      <w:ins w:id="544" w:author="zhoujiansheng" w:date="2025-07-03T18:15:37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ins w:id="545" w:author="zhoujiansheng" w:date="2025-07-03T18:17:10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同湿度</w:t>
                    </w:r>
                  </w:ins>
                  <w:ins w:id="546" w:author="zhoujiansheng" w:date="2025-07-03T18:17:11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1</w:t>
                    </w:r>
                  </w:ins>
                </w:p>
              </w:tc>
            </w:tr>
            <w:tr w14:paraId="3A9263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47" w:author="zhoujiansheng" w:date="2025-07-21T16:13:40Z"/>
              </w:trPr>
              <w:tc>
                <w:tcPr>
                  <w:tcW w:w="1978" w:type="dxa"/>
                  <w:vMerge w:val="restart"/>
                  <w:vAlign w:val="center"/>
                </w:tcPr>
                <w:p w14:paraId="7579F596">
                  <w:pPr>
                    <w:pStyle w:val="16"/>
                    <w:ind w:firstLine="0" w:firstLineChars="0"/>
                    <w:jc w:val="center"/>
                    <w:rPr>
                      <w:ins w:id="548" w:author="zhoujiansheng" w:date="2025-07-21T16:13:40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del w:id="549" w:author="zhoujiansheng" w:date="2025-07-28T11:28:01Z">
                    <w:r>
                      <w:rPr>
                        <w:rFonts w:hint="default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delText>通道</w:delText>
                    </w:r>
                  </w:del>
                  <w:ins w:id="550" w:author="zhoujiansheng" w:date="2025-07-28T11:28:0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机柜</w:t>
                    </w:r>
                  </w:ins>
                  <w:ins w:id="551" w:author="zhoujiansheng" w:date="2025-07-28T11:28:04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后</w:t>
                    </w:r>
                  </w:ins>
                </w:p>
              </w:tc>
              <w:tc>
                <w:tcPr>
                  <w:tcW w:w="1979" w:type="dxa"/>
                  <w:vAlign w:val="top"/>
                </w:tcPr>
                <w:p w14:paraId="68789945">
                  <w:pPr>
                    <w:pStyle w:val="16"/>
                    <w:ind w:firstLine="0" w:firstLineChars="0"/>
                    <w:rPr>
                      <w:ins w:id="552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温度1</w:t>
                  </w:r>
                </w:p>
              </w:tc>
              <w:tc>
                <w:tcPr>
                  <w:tcW w:w="4630" w:type="dxa"/>
                  <w:vAlign w:val="top"/>
                </w:tcPr>
                <w:p w14:paraId="18DF20A3">
                  <w:pPr>
                    <w:pStyle w:val="16"/>
                    <w:ind w:firstLine="0" w:firstLineChars="0"/>
                    <w:rPr>
                      <w:ins w:id="553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页面配置中增加一个“</w:t>
                  </w:r>
                  <w:ins w:id="554" w:author="zhoujiansheng" w:date="2025-07-21T16:15:52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热</w:t>
                    </w:r>
                  </w:ins>
                  <w:ins w:id="555" w:author="zhoujiansheng" w:date="2025-07-21T16:15:5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通道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”板块。扩充预留，非必填项，对应机柜的</w:t>
                  </w:r>
                  <w:ins w:id="556" w:author="zhoujiansheng" w:date="2025-07-21T16:16:46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后端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第一个温度信号</w:t>
                  </w:r>
                </w:p>
              </w:tc>
            </w:tr>
            <w:tr w14:paraId="1E9661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57" w:author="zhoujiansheng" w:date="2025-07-21T16:13:40Z"/>
              </w:trPr>
              <w:tc>
                <w:tcPr>
                  <w:tcW w:w="1978" w:type="dxa"/>
                  <w:vMerge w:val="continue"/>
                  <w:vAlign w:val="top"/>
                </w:tcPr>
                <w:p w14:paraId="5D8BCFEE">
                  <w:pPr>
                    <w:pStyle w:val="16"/>
                    <w:ind w:firstLine="0" w:firstLineChars="0"/>
                    <w:rPr>
                      <w:ins w:id="558" w:author="zhoujiansheng" w:date="2025-07-21T16:13:40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1F5ADFAF">
                  <w:pPr>
                    <w:pStyle w:val="16"/>
                    <w:ind w:firstLine="0" w:firstLineChars="0"/>
                    <w:rPr>
                      <w:ins w:id="559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温度2</w:t>
                  </w:r>
                </w:p>
              </w:tc>
              <w:tc>
                <w:tcPr>
                  <w:tcW w:w="4630" w:type="dxa"/>
                  <w:vAlign w:val="top"/>
                </w:tcPr>
                <w:p w14:paraId="3D0160B4">
                  <w:pPr>
                    <w:pStyle w:val="16"/>
                    <w:ind w:firstLine="0" w:firstLineChars="0"/>
                    <w:rPr>
                      <w:ins w:id="560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扩充预留，非必填项，对应机柜</w:t>
                  </w:r>
                  <w:ins w:id="561" w:author="zhoujiansheng" w:date="2025-07-21T16:17:15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后端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的第二个温度信号</w:t>
                  </w:r>
                </w:p>
              </w:tc>
            </w:tr>
            <w:tr w14:paraId="1BB1D5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62" w:author="zhoujiansheng" w:date="2025-07-21T16:13:40Z"/>
              </w:trPr>
              <w:tc>
                <w:tcPr>
                  <w:tcW w:w="1978" w:type="dxa"/>
                  <w:vMerge w:val="continue"/>
                  <w:vAlign w:val="top"/>
                </w:tcPr>
                <w:p w14:paraId="55B4DCF4">
                  <w:pPr>
                    <w:pStyle w:val="16"/>
                    <w:ind w:firstLine="0" w:firstLineChars="0"/>
                    <w:rPr>
                      <w:ins w:id="563" w:author="zhoujiansheng" w:date="2025-07-21T16:13:40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5C972DD1">
                  <w:pPr>
                    <w:pStyle w:val="16"/>
                    <w:ind w:firstLine="0" w:firstLineChars="0"/>
                    <w:rPr>
                      <w:ins w:id="564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温度3</w:t>
                  </w:r>
                </w:p>
              </w:tc>
              <w:tc>
                <w:tcPr>
                  <w:tcW w:w="4630" w:type="dxa"/>
                  <w:vAlign w:val="top"/>
                </w:tcPr>
                <w:p w14:paraId="2AA4F5E2">
                  <w:pPr>
                    <w:pStyle w:val="16"/>
                    <w:ind w:firstLine="0" w:firstLineChars="0"/>
                    <w:rPr>
                      <w:ins w:id="565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扩充预留，非必填项，对应机柜</w:t>
                  </w:r>
                  <w:ins w:id="566" w:author="zhoujiansheng" w:date="2025-07-21T16:17:19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后端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的第三个温度信号</w:t>
                  </w:r>
                </w:p>
              </w:tc>
            </w:tr>
            <w:tr w14:paraId="757B0C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67" w:author="zhoujiansheng" w:date="2025-07-21T16:13:40Z"/>
              </w:trPr>
              <w:tc>
                <w:tcPr>
                  <w:tcW w:w="1978" w:type="dxa"/>
                  <w:vMerge w:val="continue"/>
                  <w:vAlign w:val="top"/>
                </w:tcPr>
                <w:p w14:paraId="02802ECD">
                  <w:pPr>
                    <w:pStyle w:val="16"/>
                    <w:ind w:firstLine="0" w:firstLineChars="0"/>
                    <w:rPr>
                      <w:ins w:id="568" w:author="zhoujiansheng" w:date="2025-07-21T16:13:40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2E2362AE">
                  <w:pPr>
                    <w:pStyle w:val="16"/>
                    <w:ind w:firstLine="0" w:firstLineChars="0"/>
                    <w:rPr>
                      <w:ins w:id="569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湿度1</w:t>
                  </w:r>
                </w:p>
              </w:tc>
              <w:tc>
                <w:tcPr>
                  <w:tcW w:w="4630" w:type="dxa"/>
                  <w:vAlign w:val="top"/>
                </w:tcPr>
                <w:p w14:paraId="4BB03B02">
                  <w:pPr>
                    <w:pStyle w:val="16"/>
                    <w:ind w:firstLine="0" w:firstLineChars="0"/>
                    <w:rPr>
                      <w:ins w:id="570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页面中与温度一起放在“机柜环境”板块，对应机柜</w:t>
                  </w:r>
                  <w:ins w:id="571" w:author="zhoujiansheng" w:date="2025-07-21T16:16:53Z">
                    <w:r>
                      <w:rPr>
                        <w:rFonts w:hint="eastAsia"/>
                        <w:color w:val="auto"/>
                        <w:sz w:val="22"/>
                        <w:szCs w:val="22"/>
                        <w:highlight w:val="none"/>
                        <w:lang w:val="en-US" w:eastAsia="zh-CN"/>
                      </w:rPr>
                      <w:t>后端</w:t>
                    </w:r>
                  </w:ins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的第一个位置湿度信号。</w:t>
                  </w:r>
                </w:p>
              </w:tc>
            </w:tr>
            <w:tr w14:paraId="203679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72" w:author="zhoujiansheng" w:date="2025-07-21T16:13:40Z"/>
              </w:trPr>
              <w:tc>
                <w:tcPr>
                  <w:tcW w:w="1978" w:type="dxa"/>
                  <w:vMerge w:val="continue"/>
                  <w:vAlign w:val="top"/>
                </w:tcPr>
                <w:p w14:paraId="40B19E8B">
                  <w:pPr>
                    <w:pStyle w:val="16"/>
                    <w:ind w:firstLine="0" w:firstLineChars="0"/>
                    <w:rPr>
                      <w:ins w:id="573" w:author="zhoujiansheng" w:date="2025-07-21T16:13:40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06A416A8">
                  <w:pPr>
                    <w:pStyle w:val="16"/>
                    <w:ind w:firstLine="0" w:firstLineChars="0"/>
                    <w:rPr>
                      <w:ins w:id="574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湿度2</w:t>
                  </w:r>
                </w:p>
              </w:tc>
              <w:tc>
                <w:tcPr>
                  <w:tcW w:w="4630" w:type="dxa"/>
                  <w:vAlign w:val="top"/>
                </w:tcPr>
                <w:p w14:paraId="4F167D1E">
                  <w:pPr>
                    <w:pStyle w:val="16"/>
                    <w:ind w:firstLine="0" w:firstLineChars="0"/>
                    <w:rPr>
                      <w:ins w:id="575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同湿度1</w:t>
                  </w:r>
                </w:p>
              </w:tc>
            </w:tr>
            <w:tr w14:paraId="26324F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  <w:ins w:id="576" w:author="zhoujiansheng" w:date="2025-07-21T16:13:40Z"/>
              </w:trPr>
              <w:tc>
                <w:tcPr>
                  <w:tcW w:w="1978" w:type="dxa"/>
                  <w:vMerge w:val="continue"/>
                  <w:vAlign w:val="top"/>
                </w:tcPr>
                <w:p w14:paraId="5E7C32E1">
                  <w:pPr>
                    <w:pStyle w:val="16"/>
                    <w:ind w:firstLine="0" w:firstLineChars="0"/>
                    <w:rPr>
                      <w:ins w:id="577" w:author="zhoujiansheng" w:date="2025-07-21T16:13:40Z"/>
                      <w:rFonts w:hint="default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</w:p>
              </w:tc>
              <w:tc>
                <w:tcPr>
                  <w:tcW w:w="1979" w:type="dxa"/>
                  <w:vAlign w:val="top"/>
                </w:tcPr>
                <w:p w14:paraId="4785F631">
                  <w:pPr>
                    <w:pStyle w:val="16"/>
                    <w:ind w:firstLine="0" w:firstLineChars="0"/>
                    <w:rPr>
                      <w:ins w:id="578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湿度3</w:t>
                  </w:r>
                </w:p>
              </w:tc>
              <w:tc>
                <w:tcPr>
                  <w:tcW w:w="4630" w:type="dxa"/>
                  <w:vAlign w:val="top"/>
                </w:tcPr>
                <w:p w14:paraId="73EC5260">
                  <w:pPr>
                    <w:pStyle w:val="16"/>
                    <w:ind w:firstLine="0" w:firstLineChars="0"/>
                    <w:rPr>
                      <w:ins w:id="579" w:author="zhoujiansheng" w:date="2025-07-21T16:13:40Z"/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同湿度1</w:t>
                  </w:r>
                </w:p>
              </w:tc>
            </w:tr>
            <w:tr w14:paraId="7C1297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6" w:hRule="atLeast"/>
              </w:trPr>
              <w:tc>
                <w:tcPr>
                  <w:tcW w:w="3957" w:type="dxa"/>
                  <w:gridSpan w:val="2"/>
                  <w:vAlign w:val="top"/>
                </w:tcPr>
                <w:p w14:paraId="006FE730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业务名称</w:t>
                  </w:r>
                </w:p>
              </w:tc>
              <w:tc>
                <w:tcPr>
                  <w:tcW w:w="4630" w:type="dxa"/>
                  <w:vAlign w:val="top"/>
                </w:tcPr>
                <w:p w14:paraId="72A0C45A">
                  <w:pPr>
                    <w:pStyle w:val="16"/>
                    <w:ind w:firstLine="0" w:firstLineChars="0"/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22"/>
                      <w:szCs w:val="22"/>
                      <w:highlight w:val="none"/>
                      <w:lang w:val="en-US" w:eastAsia="zh-CN"/>
                    </w:rPr>
                    <w:t>非必填项，手动编辑</w:t>
                  </w:r>
                </w:p>
              </w:tc>
            </w:tr>
          </w:tbl>
          <w:p w14:paraId="5C264CD5">
            <w:pPr>
              <w:rPr>
                <w:ins w:id="580" w:author="zhoujiansheng" w:date="2025-06-05T14:22:54Z"/>
                <w:rFonts w:hint="default"/>
                <w:lang w:val="en-US" w:eastAsia="zh-CN"/>
              </w:rPr>
            </w:pPr>
          </w:p>
          <w:p w14:paraId="3B816AB7">
            <w:pPr>
              <w:rPr>
                <w:ins w:id="581" w:author="zhoujiansheng" w:date="2025-06-05T14:22:58Z"/>
                <w:rFonts w:hint="default"/>
                <w:lang w:val="en-US" w:eastAsia="zh-CN"/>
              </w:rPr>
            </w:pPr>
            <w:ins w:id="582" w:author="zhoujiansheng" w:date="2025-06-05T14:23:03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583" w:author="zhoujiansheng" w:date="2025-06-05T14:22:58Z">
              <w:r>
                <w:rPr>
                  <w:rFonts w:hint="eastAsia"/>
                  <w:lang w:val="en-US" w:eastAsia="zh-CN"/>
                </w:rPr>
                <w:t>顺序号的相关场景说明：</w:t>
              </w:r>
            </w:ins>
          </w:p>
          <w:p w14:paraId="1D0DC05D">
            <w:pPr>
              <w:numPr>
                <w:ilvl w:val="-1"/>
                <w:numId w:val="0"/>
              </w:numPr>
              <w:rPr>
                <w:ins w:id="585" w:author="zhoujiansheng" w:date="2025-06-05T14:22:58Z"/>
                <w:rFonts w:hint="eastAsia"/>
                <w:lang w:val="en-US" w:eastAsia="zh-CN"/>
              </w:rPr>
              <w:pPrChange w:id="584" w:author="zhoujiansheng" w:date="2025-06-05T14:23:57Z">
                <w:pPr>
                  <w:numPr>
                    <w:ilvl w:val="0"/>
                    <w:numId w:val="12"/>
                  </w:numPr>
                </w:pPr>
              </w:pPrChange>
            </w:pPr>
            <w:ins w:id="586" w:author="zhoujiansheng" w:date="2025-06-05T14:23:58Z">
              <w:r>
                <w:rPr>
                  <w:rFonts w:hint="eastAsia"/>
                  <w:lang w:val="en-US" w:eastAsia="zh-CN"/>
                </w:rPr>
                <w:t>1</w:t>
              </w:r>
            </w:ins>
            <w:ins w:id="587" w:author="zhoujiansheng" w:date="2025-06-05T14:23:59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588" w:author="zhoujiansheng" w:date="2025-06-05T14:22:58Z">
              <w:r>
                <w:rPr>
                  <w:rFonts w:hint="eastAsia"/>
                  <w:lang w:val="en-US" w:eastAsia="zh-CN"/>
                </w:rPr>
                <w:t>机柜新增或通过模板批量导入，导入或新增的机柜信息，可根据“顺序号”进行排序。默认正序排列，最小序号在最上方。</w:t>
              </w:r>
            </w:ins>
          </w:p>
          <w:p w14:paraId="0EB6A090">
            <w:pPr>
              <w:numPr>
                <w:ilvl w:val="-1"/>
                <w:numId w:val="0"/>
              </w:numPr>
              <w:rPr>
                <w:ins w:id="590" w:author="zhoujiansheng" w:date="2025-06-05T14:22:58Z"/>
                <w:rFonts w:hint="default"/>
                <w:lang w:val="en-US" w:eastAsia="zh-CN"/>
              </w:rPr>
              <w:pPrChange w:id="589" w:author="zhoujiansheng" w:date="2025-06-05T14:24:01Z">
                <w:pPr>
                  <w:numPr>
                    <w:ilvl w:val="0"/>
                    <w:numId w:val="12"/>
                  </w:numPr>
                </w:pPr>
              </w:pPrChange>
            </w:pPr>
            <w:ins w:id="591" w:author="zhoujiansheng" w:date="2025-06-05T14:24:02Z">
              <w:r>
                <w:rPr>
                  <w:rFonts w:hint="eastAsia"/>
                  <w:lang w:val="en-US" w:eastAsia="zh-CN"/>
                </w:rPr>
                <w:t>2</w:t>
              </w:r>
            </w:ins>
            <w:ins w:id="592" w:author="zhoujiansheng" w:date="2025-06-05T14:24:04Z">
              <w:r>
                <w:rPr>
                  <w:rFonts w:hint="eastAsia"/>
                  <w:lang w:val="en-US" w:eastAsia="zh-CN"/>
                </w:rPr>
                <w:t>、</w:t>
              </w:r>
            </w:ins>
            <w:ins w:id="593" w:author="zhoujiansheng" w:date="2025-06-06T17:49:22Z">
              <w:r>
                <w:rPr>
                  <w:rFonts w:hint="eastAsia"/>
                  <w:lang w:val="en-US" w:eastAsia="zh-CN"/>
                </w:rPr>
                <w:t>在页面批量创建时，自动填充顺序号。若本身已存在机柜，新增机柜序号自动跟随已有最大值填充</w:t>
              </w:r>
            </w:ins>
            <w:ins w:id="594" w:author="zhoujiansheng" w:date="2025-06-05T14:22:58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p w14:paraId="3CBF014C">
            <w:pPr>
              <w:rPr>
                <w:ins w:id="595" w:author="zhoujiansheng" w:date="2025-06-05T14:22:54Z"/>
                <w:rFonts w:hint="default"/>
                <w:lang w:val="en-US" w:eastAsia="zh-CN"/>
              </w:rPr>
            </w:pPr>
          </w:p>
          <w:p w14:paraId="7D69961A">
            <w:pPr>
              <w:rPr>
                <w:ins w:id="596" w:author="zhoujiansheng" w:date="2025-06-05T14:22:55Z"/>
                <w:rFonts w:hint="default"/>
                <w:lang w:val="en-US" w:eastAsia="zh-CN"/>
              </w:rPr>
            </w:pPr>
          </w:p>
          <w:p w14:paraId="52DB9EDE">
            <w:pPr>
              <w:rPr>
                <w:rFonts w:hint="default"/>
                <w:lang w:val="en-US" w:eastAsia="zh-CN"/>
              </w:rPr>
            </w:pPr>
          </w:p>
          <w:p w14:paraId="678CABD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lang w:val="en-US" w:eastAsia="zh-CN"/>
              </w:rPr>
              <w:t>机柜列和机柜通过模板导入的</w:t>
            </w:r>
            <w:r>
              <w:rPr>
                <w:rFonts w:hint="eastAsia"/>
                <w:b w:val="0"/>
                <w:bCs w:val="0"/>
                <w:highlight w:val="none"/>
                <w:lang w:val="en-US" w:eastAsia="zh-CN"/>
              </w:rPr>
              <w:t>供电路由及信号名称关联用电关系数据</w:t>
            </w:r>
            <w:r>
              <w:rPr>
                <w:rFonts w:hint="eastAsia"/>
                <w:lang w:val="en-US" w:eastAsia="zh-CN"/>
              </w:rPr>
              <w:t>，导入后，可通过点击配置用电关系，对机柜列和机柜用电关系进行配置修改。</w:t>
            </w:r>
          </w:p>
          <w:p w14:paraId="225EB7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导入数据时，需对导入的数据进行校验，校验通过的信息导入，校验不通过的信息不导入。校验过程生成详细日志，提示导入清单中校验不通过的信息所在行及不通过原因，日志可导出。</w:t>
            </w:r>
          </w:p>
          <w:p w14:paraId="7CE5358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校验规则：</w:t>
            </w:r>
          </w:p>
          <w:p w14:paraId="424DEE0D">
            <w:pPr>
              <w:numPr>
                <w:ilvl w:val="0"/>
                <w:numId w:val="15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必填项是否填写；</w:t>
            </w:r>
          </w:p>
          <w:p w14:paraId="76E27EFB">
            <w:pPr>
              <w:numPr>
                <w:ilvl w:val="0"/>
                <w:numId w:val="15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供电路由及用电参数信号是否能成功匹配到系统已录入信息。若导入的清单中，供电路由及用电参数名为空时，不做校验。</w:t>
            </w:r>
          </w:p>
          <w:p w14:paraId="4C6C9F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3、同一个机房下的机柜列名称不能重复；同一个机柜列下，机柜名称不能重复。</w:t>
            </w:r>
          </w:p>
          <w:p w14:paraId="47AA5872">
            <w:pPr>
              <w:rPr>
                <w:rFonts w:hint="default"/>
                <w:lang w:val="en-US" w:eastAsia="zh-CN"/>
              </w:rPr>
            </w:pPr>
          </w:p>
          <w:p w14:paraId="59C285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机柜列和机柜的导入模板文件参考：</w:t>
            </w:r>
            <w:ins w:id="597" w:author="zhoujiansheng" w:date="2025-07-28T11:29:17Z"/>
            <w:ins w:id="598" w:author="zhoujiansheng" w:date="2025-07-28T11:29:17Z"/>
            <w:ins w:id="599" w:author="zhoujiansheng" w:date="2025-07-28T11:29:17Z"/>
            <w:ins w:id="600" w:author="zhoujiansheng" w:date="2025-07-28T11:29:17Z">
              <w:r>
                <w:rPr>
                  <w:rFonts w:hint="eastAsia"/>
                  <w:lang w:val="en-US" w:eastAsia="zh-CN"/>
                </w:rPr>
                <w:object>
                  <v:shape id="_x0000_i1025" o:spt="75" type="#_x0000_t75" style="height:65.4pt;width:72.6pt;" o:ole="t" filled="f" o:preferrelative="t" stroked="f" coordsize="21600,21600">
                    <v:path/>
                    <v:fill on="f" focussize="0,0"/>
                    <v:stroke on="f"/>
                    <v:imagedata r:id="rId7" o:title=""/>
                    <o:lock v:ext="edit" aspectratio="t"/>
                    <w10:wrap type="none"/>
                    <w10:anchorlock/>
                  </v:shape>
                  <o:OLEObject Type="Embed" ProgID="Excel.Sheet.12" ShapeID="_x0000_i1025" DrawAspect="Icon" ObjectID="_1468075725" r:id="rId6">
                    <o:LockedField>false</o:LockedField>
                  </o:OLEObject>
                </w:object>
              </w:r>
            </w:ins>
            <w:ins w:id="602" w:author="zhoujiansheng" w:date="2025-07-28T11:29:17Z"/>
          </w:p>
          <w:p w14:paraId="25CEB14E"/>
          <w:p w14:paraId="3C6571D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机柜和机柜列供电路由下的测点配置要求如下：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35"/>
              <w:gridCol w:w="1931"/>
              <w:gridCol w:w="5758"/>
            </w:tblGrid>
            <w:tr w14:paraId="75971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" w:type="dxa"/>
                  <w:vAlign w:val="center"/>
                </w:tcPr>
                <w:p w14:paraId="4960C274">
                  <w:pPr>
                    <w:jc w:val="center"/>
                    <w:rPr>
                      <w:rFonts w:hint="default"/>
                      <w:b/>
                      <w:bCs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1931" w:type="dxa"/>
                  <w:vAlign w:val="center"/>
                </w:tcPr>
                <w:p w14:paraId="0106756D">
                  <w:pPr>
                    <w:jc w:val="center"/>
                    <w:rPr>
                      <w:rFonts w:hint="default"/>
                      <w:b/>
                      <w:bCs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  <w:vertAlign w:val="baseline"/>
                      <w:lang w:val="en-US" w:eastAsia="zh-CN"/>
                    </w:rPr>
                    <w:t>测点类型</w:t>
                  </w:r>
                </w:p>
              </w:tc>
              <w:tc>
                <w:tcPr>
                  <w:tcW w:w="5758" w:type="dxa"/>
                  <w:vAlign w:val="center"/>
                </w:tcPr>
                <w:p w14:paraId="72A251C8">
                  <w:pPr>
                    <w:jc w:val="center"/>
                    <w:rPr>
                      <w:rFonts w:hint="default"/>
                      <w:b/>
                      <w:bCs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sz w:val="20"/>
                      <w:szCs w:val="20"/>
                      <w:vertAlign w:val="baseline"/>
                      <w:lang w:val="en-US" w:eastAsia="zh-CN"/>
                    </w:rPr>
                    <w:t>测点说明</w:t>
                  </w:r>
                </w:p>
              </w:tc>
            </w:tr>
            <w:tr w14:paraId="3543A1B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" w:type="dxa"/>
                  <w:vAlign w:val="center"/>
                </w:tcPr>
                <w:p w14:paraId="6FD9124F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1931" w:type="dxa"/>
                  <w:vAlign w:val="center"/>
                </w:tcPr>
                <w:p w14:paraId="767795D7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电压（V）</w:t>
                  </w:r>
                </w:p>
              </w:tc>
              <w:tc>
                <w:tcPr>
                  <w:tcW w:w="5758" w:type="dxa"/>
                  <w:vAlign w:val="top"/>
                </w:tcPr>
                <w:p w14:paraId="465C80B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单选一个测点，优先过滤展示默认测点，可展示全量测点选择</w:t>
                  </w:r>
                </w:p>
                <w:p w14:paraId="0FDBB69E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电压默认</w:t>
                  </w:r>
                  <w:r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测点包含：</w:t>
                  </w:r>
                </w:p>
                <w:p w14:paraId="4ED3875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1、低压直流配电004301</w:t>
                  </w:r>
                </w:p>
                <w:p w14:paraId="2DC0BA4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2、UPS配电009304、009305、009306、009320、009321、009322</w:t>
                  </w:r>
                </w:p>
                <w:p w14:paraId="4708C30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3、高压直流电源配电088301</w:t>
                  </w:r>
                </w:p>
                <w:p w14:paraId="1F561F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4、智能电表092301、092302、092303、092321</w:t>
                  </w:r>
                </w:p>
                <w:p w14:paraId="379FC5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5、交流母线配电 096301、096302、096303、096329、096330、096331</w:t>
                  </w:r>
                </w:p>
                <w:p w14:paraId="5115FD85">
                  <w:pPr>
                    <w:jc w:val="both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测点被选后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允许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重复选择</w:t>
                  </w:r>
                </w:p>
              </w:tc>
            </w:tr>
            <w:tr w14:paraId="031894B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" w:type="dxa"/>
                  <w:vAlign w:val="center"/>
                </w:tcPr>
                <w:p w14:paraId="5803829A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1931" w:type="dxa"/>
                  <w:vAlign w:val="center"/>
                </w:tcPr>
                <w:p w14:paraId="34318A42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电流（A）</w:t>
                  </w:r>
                </w:p>
              </w:tc>
              <w:tc>
                <w:tcPr>
                  <w:tcW w:w="5758" w:type="dxa"/>
                  <w:vAlign w:val="top"/>
                </w:tcPr>
                <w:p w14:paraId="51985F7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单选一个测点，优先过滤展示默认测点，可展示全量测点选择</w:t>
                  </w:r>
                </w:p>
                <w:p w14:paraId="52FDF2E5">
                  <w:pPr>
                    <w:keepNext w:val="0"/>
                    <w:keepLines w:val="0"/>
                    <w:widowControl/>
                    <w:suppressLineNumbers w:val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电流默认</w:t>
                  </w:r>
                  <w:r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测点包含：</w:t>
                  </w:r>
                </w:p>
                <w:p w14:paraId="08F8D27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1、低压直流配电004303</w:t>
                  </w:r>
                </w:p>
                <w:p w14:paraId="0FD884E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2、UPS配电009301、009302、009303</w:t>
                  </w:r>
                </w:p>
                <w:p w14:paraId="525A5F4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3、高压直流电源配电088303、088304</w:t>
                  </w:r>
                </w:p>
                <w:p w14:paraId="06A0E15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4、智能电表092331、092332、092333</w:t>
                  </w:r>
                </w:p>
                <w:p w14:paraId="371B3AB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5、交流母线配电096308、096309、096310、096336、096337、096338</w:t>
                  </w:r>
                </w:p>
                <w:p w14:paraId="180D2335">
                  <w:pPr>
                    <w:jc w:val="both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测点被选后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不允许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重复选择</w:t>
                  </w:r>
                </w:p>
              </w:tc>
            </w:tr>
            <w:tr w14:paraId="6F0789C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" w:type="dxa"/>
                  <w:vAlign w:val="center"/>
                </w:tcPr>
                <w:p w14:paraId="25996204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3</w:t>
                  </w:r>
                </w:p>
              </w:tc>
              <w:tc>
                <w:tcPr>
                  <w:tcW w:w="1931" w:type="dxa"/>
                  <w:vAlign w:val="center"/>
                </w:tcPr>
                <w:p w14:paraId="7A52177E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功率（kW）</w:t>
                  </w:r>
                </w:p>
              </w:tc>
              <w:tc>
                <w:tcPr>
                  <w:tcW w:w="5758" w:type="dxa"/>
                  <w:vAlign w:val="top"/>
                </w:tcPr>
                <w:p w14:paraId="393462C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单选一个测点，优先过滤展示默认测点，可展示全量测点选择</w:t>
                  </w:r>
                </w:p>
                <w:p w14:paraId="52CD808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功率默认</w:t>
                  </w:r>
                  <w:r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测点包含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：</w:t>
                  </w:r>
                </w:p>
                <w:p w14:paraId="55CC90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1、低压直流配电004304</w:t>
                  </w:r>
                </w:p>
                <w:p w14:paraId="61567AF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2、UPS配电009307、009308、009309、009313、009326、009327、009328、009331</w:t>
                  </w:r>
                </w:p>
                <w:p w14:paraId="10F4286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3、高压直流电源配电088309、088306、088307</w:t>
                  </w:r>
                </w:p>
                <w:p w14:paraId="3D3986C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4、交流母线配电096311、096312、096313、096314、096339、096340、096341、096342</w:t>
                  </w:r>
                </w:p>
                <w:p w14:paraId="717CCD9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5、智能电表：092308、092309、092310、092323、092330</w:t>
                  </w:r>
                </w:p>
                <w:p w14:paraId="17EC5168">
                  <w:pPr>
                    <w:jc w:val="both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测点被选后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不允许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重复选择</w:t>
                  </w:r>
                </w:p>
              </w:tc>
            </w:tr>
            <w:tr w14:paraId="070F35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" w:type="dxa"/>
                  <w:vAlign w:val="center"/>
                </w:tcPr>
                <w:p w14:paraId="38065865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4</w:t>
                  </w:r>
                </w:p>
              </w:tc>
              <w:tc>
                <w:tcPr>
                  <w:tcW w:w="1931" w:type="dxa"/>
                  <w:vAlign w:val="center"/>
                </w:tcPr>
                <w:p w14:paraId="732ED057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电能（kWh）</w:t>
                  </w:r>
                </w:p>
              </w:tc>
              <w:tc>
                <w:tcPr>
                  <w:tcW w:w="5758" w:type="dxa"/>
                  <w:vAlign w:val="top"/>
                </w:tcPr>
                <w:p w14:paraId="24AF71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单选一个测点，优先过滤展示默认测点，可展示全量测点选择</w:t>
                  </w:r>
                </w:p>
                <w:p w14:paraId="3E6AA9F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电能默认</w:t>
                  </w:r>
                  <w:r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测点包含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：</w:t>
                  </w:r>
                </w:p>
                <w:p w14:paraId="5F5FD6F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1、UPS配电009312</w:t>
                  </w:r>
                </w:p>
                <w:p w14:paraId="070595F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2、智能电表092334</w:t>
                  </w:r>
                </w:p>
                <w:p w14:paraId="032FCE8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3、交流母线配电096319、096347、096348、096349、096350、096381(陕西测点）、096382（陕西测点）、096383（陕西测点）</w:t>
                  </w:r>
                </w:p>
                <w:p w14:paraId="71D2BE0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4、高压直流电源配电 088304、088305、088308</w:t>
                  </w:r>
                </w:p>
                <w:p w14:paraId="492A7CE9">
                  <w:pPr>
                    <w:jc w:val="both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测点被选后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不允许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重复选择</w:t>
                  </w:r>
                </w:p>
              </w:tc>
            </w:tr>
            <w:tr w14:paraId="04E9FB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35" w:type="dxa"/>
                  <w:vAlign w:val="center"/>
                </w:tcPr>
                <w:p w14:paraId="5F22218C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5</w:t>
                  </w:r>
                </w:p>
              </w:tc>
              <w:tc>
                <w:tcPr>
                  <w:tcW w:w="1931" w:type="dxa"/>
                  <w:vAlign w:val="center"/>
                </w:tcPr>
                <w:p w14:paraId="2A4207BA">
                  <w:pPr>
                    <w:jc w:val="center"/>
                    <w:rPr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20"/>
                      <w:szCs w:val="20"/>
                      <w:vertAlign w:val="baseline"/>
                      <w:lang w:val="en-US" w:eastAsia="zh-CN"/>
                    </w:rPr>
                    <w:t>温度（℃）</w:t>
                  </w:r>
                </w:p>
              </w:tc>
              <w:tc>
                <w:tcPr>
                  <w:tcW w:w="5758" w:type="dxa"/>
                  <w:vAlign w:val="top"/>
                </w:tcPr>
                <w:p w14:paraId="78489C00">
                  <w:pPr>
                    <w:jc w:val="both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  <w:t>预留字段</w:t>
                  </w:r>
                </w:p>
                <w:p w14:paraId="18C986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ins w:id="603" w:author="Sun" w:date="2025-08-14T13:51:07Z"/>
                      <w:rFonts w:hint="eastAsia" w:ascii="宋体" w:hAnsi="宋体" w:cs="宋体"/>
                      <w:i w:val="0"/>
                      <w:iCs w:val="0"/>
                      <w:color w:val="0000FF"/>
                      <w:kern w:val="0"/>
                      <w:sz w:val="20"/>
                      <w:szCs w:val="20"/>
                      <w:highlight w:val="yellow"/>
                      <w:u w:val="none"/>
                      <w:lang w:val="en-US" w:eastAsia="zh-CN" w:bidi="ar"/>
                      <w:rPrChange w:id="604" w:author="Sun" w:date="2025-08-14T13:51:23Z">
                        <w:rPr>
                          <w:ins w:id="605" w:author="Sun" w:date="2025-08-14T13:51:07Z"/>
                          <w:rFonts w:hint="eastAsia" w:ascii="宋体" w:hAnsi="宋体" w:cs="宋体"/>
                          <w:i w:val="0"/>
                          <w:iCs w:val="0"/>
                          <w:color w:val="000000"/>
                          <w:kern w:val="0"/>
                          <w:sz w:val="20"/>
                          <w:szCs w:val="20"/>
                          <w:u w:val="none"/>
                          <w:lang w:val="en-US" w:eastAsia="zh-CN" w:bidi="ar"/>
                        </w:rPr>
                      </w:rPrChange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FF"/>
                      <w:kern w:val="0"/>
                      <w:sz w:val="20"/>
                      <w:szCs w:val="20"/>
                      <w:highlight w:val="yellow"/>
                      <w:u w:val="none"/>
                      <w:lang w:val="en-US" w:eastAsia="zh-CN" w:bidi="ar"/>
                      <w:rPrChange w:id="606" w:author="Sun" w:date="2025-08-14T13:51:23Z">
                        <w:rPr>
                          <w:rFonts w:hint="eastAsia" w:ascii="宋体" w:hAnsi="宋体" w:cs="宋体"/>
                          <w:i w:val="0"/>
                          <w:iCs w:val="0"/>
                          <w:color w:val="000000"/>
                          <w:kern w:val="0"/>
                          <w:sz w:val="20"/>
                          <w:szCs w:val="20"/>
                          <w:u w:val="none"/>
                          <w:lang w:val="en-US" w:eastAsia="zh-CN" w:bidi="ar"/>
                        </w:rPr>
                      </w:rPrChange>
                    </w:rPr>
                    <w:t>单选一个测点，</w:t>
                  </w:r>
                </w:p>
                <w:p w14:paraId="41F87BB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ins w:id="607" w:author="Sun" w:date="2025-08-14T13:51:08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FF"/>
                      <w:kern w:val="0"/>
                      <w:sz w:val="20"/>
                      <w:szCs w:val="20"/>
                      <w:highlight w:val="yellow"/>
                      <w:u w:val="none"/>
                      <w:lang w:val="en-US" w:eastAsia="zh-CN" w:bidi="ar"/>
                      <w:rPrChange w:id="608" w:author="Sun" w:date="2025-08-14T13:51:23Z">
                        <w:rPr>
                          <w:rFonts w:hint="eastAsia" w:ascii="宋体" w:hAnsi="宋体" w:cs="宋体"/>
                          <w:i w:val="0"/>
                          <w:iCs w:val="0"/>
                          <w:color w:val="000000"/>
                          <w:kern w:val="0"/>
                          <w:sz w:val="20"/>
                          <w:szCs w:val="20"/>
                          <w:u w:val="none"/>
                          <w:lang w:val="en-US" w:eastAsia="zh-CN" w:bidi="ar"/>
                        </w:rPr>
                      </w:rPrChange>
                    </w:rPr>
                    <w:t>优先过滤展示默认测点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，</w:t>
                  </w:r>
                </w:p>
                <w:p w14:paraId="5A0FC85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both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可展示全量测点选择</w:t>
                  </w:r>
                </w:p>
                <w:p w14:paraId="74DA8528">
                  <w:pPr>
                    <w:jc w:val="both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温度默认</w:t>
                  </w:r>
                  <w:r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测点包含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：</w:t>
                  </w:r>
                </w:p>
                <w:p w14:paraId="181A3542">
                  <w:pPr>
                    <w:numPr>
                      <w:ilvl w:val="0"/>
                      <w:numId w:val="16"/>
                    </w:numPr>
                    <w:jc w:val="both"/>
                    <w:rPr>
                      <w:del w:id="609" w:author="zhoujiansheng" w:date="2025-07-21T13:55:24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del w:id="610" w:author="zhoujiansheng" w:date="2025-07-21T13:55:24Z">
                    <w:bookmarkStart w:id="6" w:name="_GoBack"/>
                    <w:bookmarkEnd w:id="6"/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delText>交流母线配电096326、096327、096328、096351、096352、096353</w:delText>
                    </w:r>
                  </w:del>
                </w:p>
                <w:p w14:paraId="45A29013">
                  <w:pPr>
                    <w:numPr>
                      <w:ilvl w:val="0"/>
                      <w:numId w:val="16"/>
                    </w:numPr>
                    <w:jc w:val="both"/>
                    <w:rPr>
                      <w:del w:id="611" w:author="zhoujiansheng" w:date="2025-07-21T13:55:36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del w:id="612" w:author="zhoujiansheng" w:date="2025-07-21T13:55:24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delText>智能电表092386（陕西测点）</w:delText>
                    </w:r>
                  </w:del>
                </w:p>
                <w:p w14:paraId="6D5C90D2">
                  <w:pPr>
                    <w:numPr>
                      <w:ilvl w:val="-1"/>
                      <w:numId w:val="0"/>
                    </w:numPr>
                    <w:jc w:val="both"/>
                    <w:rPr>
                      <w:ins w:id="614" w:author="zhoujiansheng" w:date="2025-07-21T13:55:31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pPrChange w:id="613" w:author="zhoujiansheng" w:date="2025-07-21T13:55:54Z">
                      <w:pPr>
                        <w:numPr>
                          <w:ilvl w:val="0"/>
                          <w:numId w:val="16"/>
                        </w:numPr>
                        <w:jc w:val="both"/>
                      </w:pPr>
                    </w:pPrChange>
                  </w:pPr>
                  <w:del w:id="615" w:author="zhoujiansheng" w:date="2025-07-21T13:55:24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delText>低压交流配电002325</w:delText>
                    </w:r>
                  </w:del>
                </w:p>
                <w:p w14:paraId="7192EA81">
                  <w:pPr>
                    <w:numPr>
                      <w:ilvl w:val="0"/>
                      <w:numId w:val="16"/>
                    </w:numPr>
                    <w:jc w:val="both"/>
                    <w:rPr>
                      <w:ins w:id="616" w:author="zhoujiansheng" w:date="2025-07-21T14:53:29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17" w:author="zhoujiansheng" w:date="2025-07-21T13:56:1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机房</w:t>
                    </w:r>
                  </w:ins>
                  <w:ins w:id="618" w:author="zhoujiansheng" w:date="2025-07-21T13:56:1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专用</w:t>
                    </w:r>
                  </w:ins>
                  <w:ins w:id="619" w:author="zhoujiansheng" w:date="2025-07-21T13:56:16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空调</w:t>
                    </w:r>
                  </w:ins>
                  <w:ins w:id="620" w:author="zhoujiansheng" w:date="2025-07-21T13:56:2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：</w:t>
                    </w:r>
                  </w:ins>
                  <w:ins w:id="621" w:author="zhoujiansheng" w:date="2025-07-21T13:56:3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011</w:t>
                    </w:r>
                  </w:ins>
                  <w:ins w:id="622" w:author="zhoujiansheng" w:date="2025-07-21T13:56:31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301</w:t>
                    </w:r>
                  </w:ins>
                  <w:ins w:id="623" w:author="zhoujiansheng" w:date="2025-07-21T13:56:3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624" w:author="zhoujiansheng" w:date="2025-07-21T13:56:4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回风</w:t>
                    </w:r>
                  </w:ins>
                  <w:ins w:id="625" w:author="zhoujiansheng" w:date="2025-07-21T13:56:41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温度</w:t>
                    </w:r>
                  </w:ins>
                  <w:ins w:id="626" w:author="zhoujiansheng" w:date="2025-07-21T13:56:42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</w:t>
                    </w:r>
                  </w:ins>
                </w:p>
                <w:p w14:paraId="2D225DA4">
                  <w:pPr>
                    <w:numPr>
                      <w:ilvl w:val="0"/>
                      <w:numId w:val="16"/>
                    </w:numPr>
                    <w:jc w:val="both"/>
                    <w:rPr>
                      <w:ins w:id="627" w:author="zhoujiansheng" w:date="2025-07-21T14:55:13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28" w:author="zhoujiansheng" w:date="2025-07-21T14:54:02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中央</w:t>
                    </w:r>
                  </w:ins>
                  <w:ins w:id="629" w:author="zhoujiansheng" w:date="2025-07-21T14:54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空调</w:t>
                    </w:r>
                  </w:ins>
                  <w:ins w:id="630" w:author="zhoujiansheng" w:date="2025-07-21T14:54:04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末端</w:t>
                    </w:r>
                  </w:ins>
                  <w:ins w:id="631" w:author="zhoujiansheng" w:date="2025-07-21T14:54:06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：</w:t>
                    </w:r>
                  </w:ins>
                  <w:ins w:id="632" w:author="zhoujiansheng" w:date="2025-07-21T14:54:1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012</w:t>
                    </w:r>
                  </w:ins>
                  <w:ins w:id="633" w:author="zhoujiansheng" w:date="2025-07-21T14:54:1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301</w:t>
                    </w:r>
                  </w:ins>
                  <w:ins w:id="634" w:author="zhoujiansheng" w:date="2025-07-21T14:54:22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635" w:author="zhoujiansheng" w:date="2025-07-21T14:54:24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回风</w:t>
                    </w:r>
                  </w:ins>
                  <w:ins w:id="636" w:author="zhoujiansheng" w:date="2025-07-21T14:54:2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温度）</w:t>
                    </w:r>
                  </w:ins>
                  <w:ins w:id="637" w:author="zhoujiansheng" w:date="2025-07-21T14:54:2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、</w:t>
                    </w:r>
                  </w:ins>
                  <w:ins w:id="638" w:author="zhoujiansheng" w:date="2025-07-21T14:54:5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01231</w:t>
                    </w:r>
                  </w:ins>
                  <w:ins w:id="639" w:author="zhoujiansheng" w:date="2025-07-21T14:54:56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</w:t>
                    </w:r>
                  </w:ins>
                  <w:ins w:id="640" w:author="zhoujiansheng" w:date="2025-07-21T14:54:5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641" w:author="zhoujiansheng" w:date="2025-07-21T14:55:0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前后</w:t>
                    </w:r>
                  </w:ins>
                  <w:ins w:id="642" w:author="zhoujiansheng" w:date="2025-07-21T14:55:0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门内</w:t>
                    </w:r>
                  </w:ins>
                  <w:ins w:id="643" w:author="zhoujiansheng" w:date="2025-07-21T14:55:1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温度</w:t>
                    </w:r>
                  </w:ins>
                  <w:ins w:id="644" w:author="zhoujiansheng" w:date="2025-07-21T14:55:11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</w:t>
                    </w:r>
                  </w:ins>
                  <w:ins w:id="645" w:author="zhoujiansheng" w:date="2025-07-21T15:10:04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、</w:t>
                    </w:r>
                  </w:ins>
                  <w:ins w:id="646" w:author="zhoujiansheng" w:date="2025-07-21T15:10:1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01232</w:t>
                    </w:r>
                  </w:ins>
                  <w:ins w:id="647" w:author="zhoujiansheng" w:date="2025-07-21T15:10:1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9</w:t>
                    </w:r>
                  </w:ins>
                  <w:ins w:id="648" w:author="zhoujiansheng" w:date="2025-07-21T15:10:2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649" w:author="zhoujiansheng" w:date="2025-07-21T15:10:2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二次侧回液温度</w:t>
                    </w:r>
                  </w:ins>
                  <w:ins w:id="650" w:author="zhoujiansheng" w:date="2025-07-21T15:10:2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</w:t>
                    </w:r>
                  </w:ins>
                </w:p>
                <w:p w14:paraId="2A170A0D">
                  <w:pPr>
                    <w:numPr>
                      <w:ilvl w:val="0"/>
                      <w:numId w:val="16"/>
                    </w:numPr>
                    <w:jc w:val="both"/>
                    <w:rPr>
                      <w:ins w:id="651" w:author="zhoujiansheng" w:date="2025-07-21T15:16:14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52" w:author="zhoujiansheng" w:date="2025-07-21T15:15:3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普通</w:t>
                    </w:r>
                  </w:ins>
                  <w:ins w:id="653" w:author="zhoujiansheng" w:date="2025-07-21T15:15:4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空调</w:t>
                    </w:r>
                  </w:ins>
                  <w:ins w:id="654" w:author="zhoujiansheng" w:date="2025-07-21T15:15:42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：</w:t>
                    </w:r>
                  </w:ins>
                  <w:ins w:id="655" w:author="zhoujiansheng" w:date="2025-07-21T15:15:46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015</w:t>
                    </w:r>
                  </w:ins>
                  <w:ins w:id="656" w:author="zhoujiansheng" w:date="2025-07-21T15:15:47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303</w:t>
                    </w:r>
                  </w:ins>
                  <w:ins w:id="657" w:author="zhoujiansheng" w:date="2025-07-21T15:15:56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（回风温度）</w:t>
                    </w:r>
                  </w:ins>
                </w:p>
                <w:p w14:paraId="597A4C83">
                  <w:pPr>
                    <w:numPr>
                      <w:ilvl w:val="0"/>
                      <w:numId w:val="16"/>
                    </w:numPr>
                    <w:jc w:val="both"/>
                    <w:rPr>
                      <w:ins w:id="658" w:author="zhoujiansheng" w:date="2025-07-21T15:17:02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59" w:author="zhoujiansheng" w:date="2025-07-21T15:16:16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机房</w:t>
                    </w:r>
                  </w:ins>
                  <w:ins w:id="660" w:author="zhoujiansheng" w:date="2025-07-21T15:16:2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环境：</w:t>
                    </w:r>
                  </w:ins>
                  <w:ins w:id="661" w:author="zhoujiansheng" w:date="2025-07-21T15:16:2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0173</w:t>
                    </w:r>
                  </w:ins>
                  <w:ins w:id="662" w:author="zhoujiansheng" w:date="2025-07-21T15:16:2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01</w:t>
                    </w:r>
                  </w:ins>
                  <w:ins w:id="663" w:author="zhoujiansheng" w:date="2025-07-21T15:16:32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664" w:author="zhoujiansheng" w:date="2025-07-21T15:16:3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温度</w:t>
                    </w:r>
                  </w:ins>
                  <w:ins w:id="665" w:author="zhoujiansheng" w:date="2025-07-21T15:16:3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XX</w:t>
                    </w:r>
                  </w:ins>
                  <w:ins w:id="666" w:author="zhoujiansheng" w:date="2025-07-21T15:16:3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</w:t>
                    </w:r>
                  </w:ins>
                </w:p>
                <w:p w14:paraId="1C49AE66">
                  <w:pPr>
                    <w:numPr>
                      <w:ilvl w:val="0"/>
                      <w:numId w:val="16"/>
                    </w:numPr>
                    <w:jc w:val="both"/>
                    <w:rPr>
                      <w:del w:id="667" w:author="zhoujiansheng" w:date="2025-07-21T13:55:24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</w:p>
                <w:p w14:paraId="55C029A7">
                  <w:pPr>
                    <w:numPr>
                      <w:ilvl w:val="0"/>
                      <w:numId w:val="0"/>
                    </w:numPr>
                    <w:jc w:val="both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bookmarkStart w:id="3" w:name="OLE_LINK6"/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测点被选后</w:t>
                  </w:r>
                  <w:ins w:id="668" w:author="zhoujiansheng" w:date="2025-07-28T11:26:4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不</w:t>
                    </w:r>
                  </w:ins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允许</w:t>
                  </w: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t>重复选择</w:t>
                  </w:r>
                  <w:bookmarkEnd w:id="3"/>
                </w:p>
              </w:tc>
            </w:tr>
            <w:tr w14:paraId="66C7CF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ins w:id="669" w:author="zhoujiansheng" w:date="2025-07-21T11:24:23Z"/>
              </w:trPr>
              <w:tc>
                <w:tcPr>
                  <w:tcW w:w="935" w:type="dxa"/>
                  <w:vAlign w:val="center"/>
                </w:tcPr>
                <w:p w14:paraId="50BD1ABC">
                  <w:pPr>
                    <w:jc w:val="center"/>
                    <w:rPr>
                      <w:ins w:id="670" w:author="zhoujiansheng" w:date="2025-07-21T11:24:23Z"/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ins w:id="671" w:author="zhoujiansheng" w:date="2025-07-21T11:24:25Z">
                    <w:r>
                      <w:rPr>
                        <w:rFonts w:hint="eastAsia"/>
                        <w:sz w:val="20"/>
                        <w:szCs w:val="20"/>
                        <w:vertAlign w:val="baseline"/>
                        <w:lang w:val="en-US" w:eastAsia="zh-CN"/>
                      </w:rPr>
                      <w:t>6</w:t>
                    </w:r>
                  </w:ins>
                </w:p>
              </w:tc>
              <w:tc>
                <w:tcPr>
                  <w:tcW w:w="1931" w:type="dxa"/>
                  <w:vAlign w:val="center"/>
                </w:tcPr>
                <w:p w14:paraId="769451C8">
                  <w:pPr>
                    <w:jc w:val="center"/>
                    <w:rPr>
                      <w:ins w:id="672" w:author="zhoujiansheng" w:date="2025-07-21T11:24:23Z"/>
                      <w:rFonts w:hint="default"/>
                      <w:sz w:val="20"/>
                      <w:szCs w:val="20"/>
                      <w:vertAlign w:val="baseline"/>
                      <w:lang w:val="en-US" w:eastAsia="zh-CN"/>
                    </w:rPr>
                  </w:pPr>
                  <w:ins w:id="673" w:author="zhoujiansheng" w:date="2025-07-21T11:24:32Z">
                    <w:r>
                      <w:rPr>
                        <w:rFonts w:hint="eastAsia"/>
                        <w:sz w:val="20"/>
                        <w:szCs w:val="20"/>
                        <w:vertAlign w:val="baseline"/>
                        <w:lang w:val="en-US" w:eastAsia="zh-CN"/>
                      </w:rPr>
                      <w:t>湿度</w:t>
                    </w:r>
                  </w:ins>
                  <w:ins w:id="674" w:author="zhoujiansheng" w:date="2025-07-21T11:24:33Z">
                    <w:r>
                      <w:rPr>
                        <w:rFonts w:hint="eastAsia"/>
                        <w:sz w:val="20"/>
                        <w:szCs w:val="20"/>
                        <w:vertAlign w:val="baseline"/>
                        <w:lang w:val="en-US" w:eastAsia="zh-CN"/>
                      </w:rPr>
                      <w:t>（</w:t>
                    </w:r>
                  </w:ins>
                  <w:ins w:id="675" w:author="zhoujiansheng" w:date="2025-07-21T11:24:34Z">
                    <w:r>
                      <w:rPr>
                        <w:rFonts w:hint="eastAsia"/>
                        <w:sz w:val="20"/>
                        <w:szCs w:val="20"/>
                        <w:vertAlign w:val="baseline"/>
                        <w:lang w:val="en-US" w:eastAsia="zh-CN"/>
                      </w:rPr>
                      <w:t>%</w:t>
                    </w:r>
                  </w:ins>
                  <w:ins w:id="676" w:author="zhoujiansheng" w:date="2025-07-21T11:24:35Z">
                    <w:r>
                      <w:rPr>
                        <w:rFonts w:hint="eastAsia"/>
                        <w:sz w:val="20"/>
                        <w:szCs w:val="20"/>
                        <w:vertAlign w:val="baseline"/>
                        <w:lang w:val="en-US" w:eastAsia="zh-CN"/>
                      </w:rPr>
                      <w:t>）</w:t>
                    </w:r>
                  </w:ins>
                </w:p>
              </w:tc>
              <w:tc>
                <w:tcPr>
                  <w:tcW w:w="5758" w:type="dxa"/>
                  <w:vAlign w:val="top"/>
                </w:tcPr>
                <w:p w14:paraId="49B15A6E">
                  <w:pPr>
                    <w:jc w:val="both"/>
                    <w:rPr>
                      <w:ins w:id="677" w:author="zhoujiansheng" w:date="2025-07-21T15:25:10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highlight w:val="none"/>
                      <w:u w:val="none"/>
                      <w:lang w:val="en-US" w:eastAsia="zh-CN" w:bidi="ar"/>
                    </w:rPr>
                  </w:pPr>
                  <w:ins w:id="678" w:author="zhoujiansheng" w:date="2025-07-21T15:25:1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highlight w:val="none"/>
                        <w:u w:val="none"/>
                        <w:lang w:val="en-US" w:eastAsia="zh-CN" w:bidi="ar"/>
                      </w:rPr>
                      <w:t>预留字段</w:t>
                    </w:r>
                  </w:ins>
                </w:p>
                <w:p w14:paraId="11E73958">
                  <w:pPr>
                    <w:keepNext w:val="0"/>
                    <w:keepLines w:val="0"/>
                    <w:widowControl/>
                    <w:numPr>
                      <w:ilvl w:val="0"/>
                      <w:numId w:val="0"/>
                    </w:numPr>
                    <w:suppressLineNumbers w:val="0"/>
                    <w:ind w:firstLine="0" w:firstLineChars="0"/>
                    <w:jc w:val="both"/>
                    <w:textAlignment w:val="auto"/>
                    <w:rPr>
                      <w:ins w:id="680" w:author="zhoujiansheng" w:date="2025-07-21T15:25:10Z"/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  <w:pPrChange w:id="679" w:author="zhoujiansheng" w:date="2025-07-21T15:27:34Z">
                      <w:pPr>
                        <w:keepNext w:val="0"/>
                        <w:keepLines w:val="0"/>
                        <w:widowControl/>
                        <w:suppressLineNumbers w:val="0"/>
                        <w:ind w:firstLine="0" w:firstLineChars="0"/>
                        <w:jc w:val="both"/>
                        <w:textAlignment w:val="center"/>
                      </w:pPr>
                    </w:pPrChange>
                  </w:pPr>
                  <w:ins w:id="681" w:author="zhoujiansheng" w:date="2025-07-21T15:25:1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单选一个测点，优先过滤展示默认测点，可展示全量测点选择</w:t>
                    </w:r>
                  </w:ins>
                </w:p>
                <w:p w14:paraId="19367A7A">
                  <w:pPr>
                    <w:jc w:val="both"/>
                    <w:rPr>
                      <w:ins w:id="682" w:author="zhoujiansheng" w:date="2025-07-21T15:25:10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83" w:author="zhoujiansheng" w:date="2025-07-21T15:25:1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温度默认</w:t>
                    </w:r>
                  </w:ins>
                  <w:ins w:id="684" w:author="zhoujiansheng" w:date="2025-07-21T15:25:10Z">
                    <w:r>
                      <w:rPr>
                        <w:rFonts w:hint="default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测点包含</w:t>
                    </w:r>
                  </w:ins>
                  <w:ins w:id="685" w:author="zhoujiansheng" w:date="2025-07-21T15:25:1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：</w:t>
                    </w:r>
                  </w:ins>
                </w:p>
                <w:p w14:paraId="01A5E42D">
                  <w:pPr>
                    <w:numPr>
                      <w:ilvl w:val="0"/>
                      <w:numId w:val="0"/>
                    </w:numPr>
                    <w:jc w:val="both"/>
                    <w:rPr>
                      <w:ins w:id="686" w:author="zhoujiansheng" w:date="2025-07-21T15:26:03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87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1、机房专用空调：01130</w:t>
                    </w:r>
                  </w:ins>
                  <w:ins w:id="688" w:author="zhoujiansheng" w:date="2025-07-21T15:26:2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2</w:t>
                    </w:r>
                  </w:ins>
                  <w:ins w:id="689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690" w:author="zhoujiansheng" w:date="2025-07-21T15:26:2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回风湿度</w:t>
                    </w:r>
                  </w:ins>
                  <w:ins w:id="691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</w:t>
                    </w:r>
                  </w:ins>
                </w:p>
                <w:p w14:paraId="3337654D">
                  <w:pPr>
                    <w:numPr>
                      <w:ilvl w:val="0"/>
                      <w:numId w:val="0"/>
                    </w:numPr>
                    <w:jc w:val="both"/>
                    <w:rPr>
                      <w:ins w:id="692" w:author="zhoujiansheng" w:date="2025-07-21T15:27:36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693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2、中央空调末端：01230</w:t>
                    </w:r>
                  </w:ins>
                  <w:ins w:id="694" w:author="zhoujiansheng" w:date="2025-07-21T15:26:3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2</w:t>
                    </w:r>
                  </w:ins>
                  <w:ins w:id="695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（回风</w:t>
                    </w:r>
                  </w:ins>
                  <w:ins w:id="696" w:author="zhoujiansheng" w:date="2025-07-21T15:26:41Z">
                    <w:bookmarkStart w:id="4" w:name="OLE_LINK5"/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湿度</w:t>
                    </w:r>
                    <w:bookmarkEnd w:id="4"/>
                  </w:ins>
                  <w:ins w:id="697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）、01231</w:t>
                    </w:r>
                  </w:ins>
                  <w:ins w:id="698" w:author="zhoujiansheng" w:date="2025-07-21T15:26:5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1</w:t>
                    </w:r>
                  </w:ins>
                  <w:ins w:id="699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（前后门内</w:t>
                    </w:r>
                  </w:ins>
                  <w:ins w:id="700" w:author="zhoujiansheng" w:date="2025-07-21T15:27:01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湿度</w:t>
                    </w:r>
                  </w:ins>
                  <w:ins w:id="701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）</w:t>
                    </w:r>
                  </w:ins>
                </w:p>
                <w:p w14:paraId="5E03FF88">
                  <w:pPr>
                    <w:numPr>
                      <w:ilvl w:val="0"/>
                      <w:numId w:val="0"/>
                    </w:numPr>
                    <w:jc w:val="both"/>
                    <w:rPr>
                      <w:ins w:id="702" w:author="zhoujiansheng" w:date="2025-07-28T11:29:29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703" w:author="zhoujiansheng" w:date="2025-07-21T15:27:39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3</w:t>
                    </w:r>
                  </w:ins>
                  <w:ins w:id="704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、机房环境：01730</w:t>
                    </w:r>
                  </w:ins>
                  <w:ins w:id="705" w:author="zhoujiansheng" w:date="2025-07-21T15:28:15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2</w:t>
                    </w:r>
                  </w:ins>
                  <w:ins w:id="706" w:author="zhoujiansheng" w:date="2025-07-21T15:28:08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（</w:t>
                    </w:r>
                  </w:ins>
                  <w:ins w:id="707" w:author="zhoujiansheng" w:date="2025-07-21T15:28:04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湿度</w:t>
                    </w:r>
                  </w:ins>
                  <w:ins w:id="708" w:author="zhoujiansheng" w:date="2025-07-21T15:26:03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XX）</w:t>
                    </w:r>
                  </w:ins>
                </w:p>
                <w:p w14:paraId="2F1F1B2B">
                  <w:pPr>
                    <w:numPr>
                      <w:ilvl w:val="0"/>
                      <w:numId w:val="0"/>
                    </w:numPr>
                    <w:jc w:val="both"/>
                    <w:rPr>
                      <w:ins w:id="709" w:author="zhoujiansheng" w:date="2025-07-21T11:24:23Z"/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20"/>
                      <w:szCs w:val="20"/>
                      <w:u w:val="none"/>
                      <w:lang w:val="en-US" w:eastAsia="zh-CN" w:bidi="ar"/>
                    </w:rPr>
                  </w:pPr>
                  <w:ins w:id="710" w:author="zhoujiansheng" w:date="2025-07-28T11:29:3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测点被选后不</w:t>
                    </w:r>
                  </w:ins>
                  <w:ins w:id="711" w:author="zhoujiansheng" w:date="2025-07-28T11:29:30Z">
                    <w:r>
                      <w:rPr>
                        <w:rFonts w:hint="eastAsia" w:ascii="宋体" w:hAnsi="宋体" w:cs="宋体"/>
                        <w:b/>
                        <w:bCs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允许</w:t>
                    </w:r>
                  </w:ins>
                  <w:ins w:id="712" w:author="zhoujiansheng" w:date="2025-07-28T11:29:30Z">
                    <w:r>
                      <w:rPr>
                        <w:rFonts w:hint="eastAsia" w:ascii="宋体" w:hAnsi="宋体" w:cs="宋体"/>
                        <w:i w:val="0"/>
                        <w:iCs w:val="0"/>
                        <w:color w:val="000000"/>
                        <w:kern w:val="0"/>
                        <w:sz w:val="20"/>
                        <w:szCs w:val="20"/>
                        <w:u w:val="none"/>
                        <w:lang w:val="en-US" w:eastAsia="zh-CN" w:bidi="ar"/>
                      </w:rPr>
                      <w:t>重复选择</w:t>
                    </w:r>
                  </w:ins>
                </w:p>
              </w:tc>
            </w:tr>
          </w:tbl>
          <w:p w14:paraId="24009227">
            <w:pPr>
              <w:rPr>
                <w:rFonts w:hint="default"/>
                <w:lang w:val="en-US" w:eastAsia="zh-CN"/>
              </w:rPr>
            </w:pPr>
          </w:p>
          <w:p w14:paraId="1DA429B0"/>
          <w:p w14:paraId="415EC91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其他要求：</w:t>
            </w:r>
          </w:p>
          <w:p w14:paraId="64E1E65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1、机柜列下存在机柜时，机柜列不允许删除；机柜下有电力配置信息时，机柜不允许删除。</w:t>
            </w:r>
          </w:p>
          <w:p w14:paraId="6F75F7B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2、针对机柜列、机柜，属性字段进行预留，后续还会有新的业务属性字段新增，如机柜使用状态、销售状态等</w:t>
            </w:r>
          </w:p>
          <w:p w14:paraId="7C2D3FF2">
            <w:pPr>
              <w:rPr>
                <w:rFonts w:hint="eastAsia"/>
                <w:lang w:val="en-US" w:eastAsia="zh-CN"/>
              </w:rPr>
            </w:pPr>
          </w:p>
          <w:p w14:paraId="512927EF">
            <w:pPr>
              <w:rPr>
                <w:rFonts w:hint="eastAsia"/>
                <w:lang w:val="en-US" w:eastAsia="zh-CN"/>
              </w:rPr>
            </w:pPr>
          </w:p>
          <w:p w14:paraId="4D55A71F">
            <w:pPr>
              <w:rPr>
                <w:rFonts w:hint="default"/>
                <w:lang w:val="en-US" w:eastAsia="zh-CN"/>
              </w:rPr>
            </w:pPr>
          </w:p>
          <w:p w14:paraId="23FFE304"/>
        </w:tc>
      </w:tr>
      <w:tr w14:paraId="4624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A4EBB9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D74AD4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404F3F9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670EC89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04F64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3D8D76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EA94138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737A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64E217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1648ACE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6814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7CF56DA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7899C67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084464A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FE1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3D52CB90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0324DC5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7E5E6DA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72A0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2CA562FC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3F80690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38812F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4DA6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45405F3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1FF90A4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2F0680F6"/>
    <w:p w14:paraId="3CBD3290">
      <w:pPr>
        <w:pStyle w:val="3"/>
        <w:bidi w:val="0"/>
        <w:rPr>
          <w:rFonts w:hint="eastAsia"/>
          <w:lang w:val="en-US" w:eastAsia="zh-CN"/>
        </w:rPr>
      </w:pPr>
    </w:p>
    <w:p w14:paraId="5CB308C5">
      <w:pPr>
        <w:pStyle w:val="5"/>
      </w:pPr>
      <w:r>
        <w:rPr>
          <w:rFonts w:hint="eastAsia"/>
        </w:rPr>
        <w:t>AIMIOps-BR-F-0</w:t>
      </w:r>
      <w:r>
        <w:t>59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机柜报表分析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21537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5424BB0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3F070FE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1F142A1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2826FE61">
            <w:pPr>
              <w:pStyle w:val="16"/>
              <w:rPr>
                <w:sz w:val="22"/>
                <w:szCs w:val="22"/>
              </w:rPr>
            </w:pPr>
          </w:p>
        </w:tc>
      </w:tr>
      <w:tr w14:paraId="2D97B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76E6AA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C87A20E"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陕西平台功能</w:t>
            </w:r>
          </w:p>
          <w:p w14:paraId="50C14C3A">
            <w:pPr>
              <w:rPr>
                <w:rFonts w:hint="eastAsia"/>
                <w:lang w:val="en-US" w:eastAsia="zh-CN"/>
              </w:rPr>
            </w:pPr>
          </w:p>
          <w:p w14:paraId="43E1079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功能位置：能耗——报表——机柜报表分析</w:t>
            </w:r>
          </w:p>
          <w:p w14:paraId="4CDB33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功能页分3个标签页：机柜报表、机柜列报表、机房报表</w:t>
            </w:r>
          </w:p>
          <w:p w14:paraId="3914C410">
            <w:pPr>
              <w:rPr>
                <w:rFonts w:hint="default"/>
                <w:lang w:val="en-US" w:eastAsia="zh-CN"/>
              </w:rPr>
            </w:pPr>
          </w:p>
          <w:p w14:paraId="240C95A2">
            <w:pPr>
              <w:numPr>
                <w:ilvl w:val="0"/>
                <w:numId w:val="17"/>
              </w:num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机柜报表</w:t>
            </w:r>
          </w:p>
          <w:p w14:paraId="214C289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查询条件：</w:t>
            </w:r>
          </w:p>
          <w:p w14:paraId="5B021B2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站点：机柜配置中已经配置机柜信息的所有站点，支持下拉选择及模糊查询，默认全选。</w:t>
            </w:r>
          </w:p>
          <w:p w14:paraId="66E6D8A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楼栋：已配置机柜信息的站点所属楼栋，下拉选择，默认全选。</w:t>
            </w:r>
          </w:p>
          <w:p w14:paraId="29E20DC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机房：已配置机柜信息的站点所属机房，支持下拉选择及模糊查询，默认全选。</w:t>
            </w:r>
          </w:p>
          <w:p w14:paraId="3A1C4D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时间范围：天颗粒度，最大跨度7天，默认前一天。</w:t>
            </w:r>
          </w:p>
          <w:p w14:paraId="043CE2D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报表查询范围进行资源权限控制。</w:t>
            </w:r>
          </w:p>
          <w:p w14:paraId="411566E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1B3E400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结果报表支持导出，字段信息如下：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30"/>
              <w:gridCol w:w="5594"/>
            </w:tblGrid>
            <w:tr w14:paraId="3073794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  <w:shd w:val="clear" w:color="auto" w:fill="BEBEBE" w:themeFill="background1" w:themeFillShade="BF"/>
                </w:tcPr>
                <w:p w14:paraId="02D3538D"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5594" w:type="dxa"/>
                  <w:shd w:val="clear" w:color="auto" w:fill="BEBEBE" w:themeFill="background1" w:themeFillShade="BF"/>
                </w:tcPr>
                <w:p w14:paraId="45DC9726"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286925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D6220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时间</w:t>
                  </w:r>
                </w:p>
              </w:tc>
              <w:tc>
                <w:tcPr>
                  <w:tcW w:w="5594" w:type="dxa"/>
                </w:tcPr>
                <w:p w14:paraId="26FF4DC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关联筛选条件，定时任务执行的时间，格式yyyy-mm-dd，支持排序</w:t>
                  </w:r>
                </w:p>
              </w:tc>
            </w:tr>
            <w:tr w14:paraId="168F2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DC038C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站点</w:t>
                  </w:r>
                </w:p>
              </w:tc>
              <w:tc>
                <w:tcPr>
                  <w:tcW w:w="5594" w:type="dxa"/>
                </w:tcPr>
                <w:p w14:paraId="253312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278FD7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2B7401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5594" w:type="dxa"/>
                </w:tcPr>
                <w:p w14:paraId="33B835BC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276AC8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FFCA54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5594" w:type="dxa"/>
                </w:tcPr>
                <w:p w14:paraId="62BAC43B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4B95DC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DA00F4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机柜列ID</w:t>
                  </w:r>
                </w:p>
              </w:tc>
              <w:tc>
                <w:tcPr>
                  <w:tcW w:w="5594" w:type="dxa"/>
                </w:tcPr>
                <w:p w14:paraId="417BAA8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2E5535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B5F39B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机柜列名称</w:t>
                  </w:r>
                </w:p>
              </w:tc>
              <w:tc>
                <w:tcPr>
                  <w:tcW w:w="5594" w:type="dxa"/>
                </w:tcPr>
                <w:p w14:paraId="57C3DCD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2A428F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ED83AF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机柜ID</w:t>
                  </w:r>
                </w:p>
              </w:tc>
              <w:tc>
                <w:tcPr>
                  <w:tcW w:w="5594" w:type="dxa"/>
                </w:tcPr>
                <w:p w14:paraId="1E83AE4A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702FC2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354A1ED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机柜名称</w:t>
                  </w:r>
                </w:p>
              </w:tc>
              <w:tc>
                <w:tcPr>
                  <w:tcW w:w="5594" w:type="dxa"/>
                </w:tcPr>
                <w:p w14:paraId="14155BA9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57DDDC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36D66E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机柜别名</w:t>
                  </w:r>
                </w:p>
              </w:tc>
              <w:tc>
                <w:tcPr>
                  <w:tcW w:w="5594" w:type="dxa"/>
                </w:tcPr>
                <w:p w14:paraId="3F0F3EAB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0A5545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3C71C1F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额定功率（KW）</w:t>
                  </w:r>
                </w:p>
              </w:tc>
              <w:tc>
                <w:tcPr>
                  <w:tcW w:w="5594" w:type="dxa"/>
                </w:tcPr>
                <w:p w14:paraId="218F5EE4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2C3CFA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BBC972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额定U位</w:t>
                  </w:r>
                </w:p>
              </w:tc>
              <w:tc>
                <w:tcPr>
                  <w:tcW w:w="5594" w:type="dxa"/>
                </w:tcPr>
                <w:p w14:paraId="272995FA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10EE66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EF316D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网络端口数</w:t>
                  </w:r>
                </w:p>
              </w:tc>
              <w:tc>
                <w:tcPr>
                  <w:tcW w:w="5594" w:type="dxa"/>
                </w:tcPr>
                <w:p w14:paraId="58C26F7C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65CA55B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ADB5B2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额定承重（Kg）</w:t>
                  </w:r>
                </w:p>
              </w:tc>
              <w:tc>
                <w:tcPr>
                  <w:tcW w:w="5594" w:type="dxa"/>
                </w:tcPr>
                <w:p w14:paraId="4C86E71E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768D9A2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4DAE8E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机柜深度（mm）</w:t>
                  </w:r>
                </w:p>
              </w:tc>
              <w:tc>
                <w:tcPr>
                  <w:tcW w:w="5594" w:type="dxa"/>
                </w:tcPr>
                <w:p w14:paraId="15DB3452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0CD37E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6FA8F7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机柜宽度（mm）</w:t>
                  </w:r>
                </w:p>
              </w:tc>
              <w:tc>
                <w:tcPr>
                  <w:tcW w:w="5594" w:type="dxa"/>
                </w:tcPr>
                <w:p w14:paraId="346E3288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2DDDFE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0968E2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是否配置用电关系</w:t>
                  </w:r>
                </w:p>
              </w:tc>
              <w:tc>
                <w:tcPr>
                  <w:tcW w:w="5594" w:type="dxa"/>
                </w:tcPr>
                <w:p w14:paraId="2C62D757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4A2740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E8C9F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设备1</w:t>
                  </w:r>
                </w:p>
              </w:tc>
              <w:tc>
                <w:tcPr>
                  <w:tcW w:w="5594" w:type="dxa"/>
                </w:tcPr>
                <w:p w14:paraId="7F9FE608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关联机柜管理中的机柜供电路由1字段</w:t>
                  </w:r>
                </w:p>
              </w:tc>
            </w:tr>
            <w:tr w14:paraId="4A16BB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58773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有功功率测点1</w:t>
                  </w:r>
                </w:p>
              </w:tc>
              <w:tc>
                <w:tcPr>
                  <w:tcW w:w="5594" w:type="dxa"/>
                </w:tcPr>
                <w:p w14:paraId="0E1B7B7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关联机柜管理中的机柜供电路由1对应的“功率1”信号名称</w:t>
                  </w:r>
                </w:p>
              </w:tc>
            </w:tr>
            <w:tr w14:paraId="606C31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8F720C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有功功率1（KW）</w:t>
                  </w:r>
                </w:p>
              </w:tc>
              <w:tc>
                <w:tcPr>
                  <w:tcW w:w="5594" w:type="dxa"/>
                </w:tcPr>
                <w:p w14:paraId="2B46136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供电路由1所对应的功率测点信号，获取距离定时任务执行时间最近的信号值，若获取不到当天的值，则显示前一天定时任务的结果，若前一天的结果是继承值，则无法再被继承，当天显示为空。无值时为空。结果保留2位小数</w:t>
                  </w:r>
                </w:p>
              </w:tc>
            </w:tr>
            <w:tr w14:paraId="2ED5A0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386808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电量采集测点1</w:t>
                  </w:r>
                </w:p>
              </w:tc>
              <w:tc>
                <w:tcPr>
                  <w:tcW w:w="5594" w:type="dxa"/>
                </w:tcPr>
                <w:p w14:paraId="66CC1D7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关联机柜管理中的机柜供电路由1对应的“电能1”信号名称</w:t>
                  </w:r>
                </w:p>
              </w:tc>
            </w:tr>
            <w:tr w14:paraId="669A0DF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C0DF6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电量1（kWh）</w:t>
                  </w:r>
                </w:p>
              </w:tc>
              <w:tc>
                <w:tcPr>
                  <w:tcW w:w="5594" w:type="dxa"/>
                </w:tcPr>
                <w:p w14:paraId="33BE189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获取电量采集测点1的日用电量，结果保存2位小数。机柜日用电量取每日0点表底值与前一日所取表底值的差值，表底值取0点前后1小时距离0点最近的值。若未取到值，无法计算日用电量，则为空。若数据异常，日用电量计算结果为负值，也不在列表中显示。该需求中，其余机柜列电量和机柜电量的计算方式与此相同。</w:t>
                  </w:r>
                </w:p>
              </w:tc>
            </w:tr>
            <w:tr w14:paraId="3E186A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3B35CF5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设备2</w:t>
                  </w:r>
                </w:p>
              </w:tc>
              <w:tc>
                <w:tcPr>
                  <w:tcW w:w="5594" w:type="dxa"/>
                </w:tcPr>
                <w:p w14:paraId="51037C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关联机柜管理中的机柜供电路由2字段</w:t>
                  </w:r>
                </w:p>
              </w:tc>
            </w:tr>
            <w:tr w14:paraId="343F3F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7D01CF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有功功率测点2</w:t>
                  </w:r>
                </w:p>
              </w:tc>
              <w:tc>
                <w:tcPr>
                  <w:tcW w:w="5594" w:type="dxa"/>
                </w:tcPr>
                <w:p w14:paraId="5A11827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关联机柜管理中的机柜供电路由2对应的“功率2”信号名称</w:t>
                  </w:r>
                </w:p>
              </w:tc>
            </w:tr>
            <w:tr w14:paraId="484968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DD85E3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有功功率2（KW）</w:t>
                  </w:r>
                </w:p>
              </w:tc>
              <w:tc>
                <w:tcPr>
                  <w:tcW w:w="5594" w:type="dxa"/>
                </w:tcPr>
                <w:p w14:paraId="5D0B889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供电路由2所对应的功率测点信号，获取距离定时任务执行时间最近的信号值，若获取不到当天的值，则显示前一天定时任务的结果，若前一天的结果是继承值，则无法再被继承，当天显示为空。无值时为空。结果保留2位小数</w:t>
                  </w:r>
                </w:p>
              </w:tc>
            </w:tr>
            <w:tr w14:paraId="19B451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  <w:vAlign w:val="top"/>
                </w:tcPr>
                <w:p w14:paraId="47B1F544"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电量采集测点2</w:t>
                  </w:r>
                </w:p>
              </w:tc>
              <w:tc>
                <w:tcPr>
                  <w:tcW w:w="5594" w:type="dxa"/>
                  <w:vAlign w:val="top"/>
                </w:tcPr>
                <w:p w14:paraId="55D01A75"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关联机柜管理中的机柜供电路由2对应的“电能2”信号名称</w:t>
                  </w:r>
                </w:p>
              </w:tc>
            </w:tr>
            <w:tr w14:paraId="3D81CA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  <w:vAlign w:val="top"/>
                </w:tcPr>
                <w:p w14:paraId="0FE5E483"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电量2（kWh）</w:t>
                  </w:r>
                </w:p>
              </w:tc>
              <w:tc>
                <w:tcPr>
                  <w:tcW w:w="5594" w:type="dxa"/>
                  <w:vAlign w:val="top"/>
                </w:tcPr>
                <w:p w14:paraId="5A77882D"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获取电量采集测点2的日用电量，结果保存2位小数</w:t>
                  </w:r>
                </w:p>
              </w:tc>
            </w:tr>
            <w:tr w14:paraId="6539C8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AF71C4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机柜实际功率（KW）</w:t>
                  </w:r>
                </w:p>
              </w:tc>
              <w:tc>
                <w:tcPr>
                  <w:tcW w:w="5594" w:type="dxa"/>
                </w:tcPr>
                <w:p w14:paraId="0E8036A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机柜实际功率=有功功率1+有功功率2</w:t>
                  </w:r>
                </w:p>
              </w:tc>
            </w:tr>
            <w:tr w14:paraId="6DBD7E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6448FC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机柜总电量（kWh）</w:t>
                  </w:r>
                </w:p>
              </w:tc>
              <w:tc>
                <w:tcPr>
                  <w:tcW w:w="5594" w:type="dxa"/>
                </w:tcPr>
                <w:p w14:paraId="6CFE9A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机柜总电量=电量1+电量2</w:t>
                  </w:r>
                </w:p>
              </w:tc>
            </w:tr>
            <w:tr w14:paraId="0BAA8B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32CD6B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机柜负载率</w:t>
                  </w:r>
                </w:p>
              </w:tc>
              <w:tc>
                <w:tcPr>
                  <w:tcW w:w="5594" w:type="dxa"/>
                </w:tcPr>
                <w:p w14:paraId="559583A9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机柜负载率=机柜实际功率/额定功率*100%，保留1位小数</w:t>
                  </w:r>
                </w:p>
              </w:tc>
            </w:tr>
            <w:tr w14:paraId="3A3E4E7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D20687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业务名称</w:t>
                  </w:r>
                </w:p>
              </w:tc>
              <w:tc>
                <w:tcPr>
                  <w:tcW w:w="5594" w:type="dxa"/>
                </w:tcPr>
                <w:p w14:paraId="03D329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</w:tbl>
          <w:p w14:paraId="6E9109D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注：功率测点值每天22点执行定时任务获取一次实时值，能耗数据当天凌晨获取前一天的日能耗数据。例如：查询2月20日的功率和能耗数据，显示2月20日22点获取功率实时数据，2月21日凌晨获取20日的日能耗数据。</w:t>
            </w:r>
          </w:p>
          <w:p w14:paraId="496DFAD1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2C2873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2、机柜列报表</w:t>
            </w:r>
          </w:p>
          <w:p w14:paraId="6BFC53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查询条件：</w:t>
            </w:r>
          </w:p>
          <w:p w14:paraId="7F44BFF9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站点：机柜配置中已经配置机柜信息的所有站点，支持下拉选择及模糊查询，默认全选。</w:t>
            </w:r>
          </w:p>
          <w:p w14:paraId="2F75D2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楼栋：已配置机柜信息的站点所属楼栋，下拉选择，默认全选。</w:t>
            </w:r>
          </w:p>
          <w:p w14:paraId="1CAFC076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机房：已配置机柜信息的站点所属机房，支持下拉选择及模糊查询，默认全选。</w:t>
            </w:r>
          </w:p>
          <w:p w14:paraId="7F52F34E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时间范围：天颗粒度，最大跨度7天，默认前一天。</w:t>
            </w:r>
          </w:p>
          <w:p w14:paraId="2991CE3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报表查询范围进行资源权限控制。</w:t>
            </w:r>
          </w:p>
          <w:p w14:paraId="242BBD1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2C2172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结果报表支持导出，字段信息如下：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30"/>
              <w:gridCol w:w="5594"/>
            </w:tblGrid>
            <w:tr w14:paraId="6D1675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  <w:shd w:val="clear" w:color="auto" w:fill="BEBEBE" w:themeFill="background1" w:themeFillShade="BF"/>
                </w:tcPr>
                <w:p w14:paraId="1C6491BC"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5594" w:type="dxa"/>
                  <w:shd w:val="clear" w:color="auto" w:fill="BEBEBE" w:themeFill="background1" w:themeFillShade="BF"/>
                </w:tcPr>
                <w:p w14:paraId="0E2BD7AD"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26A5F6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7674CB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时间</w:t>
                  </w:r>
                </w:p>
              </w:tc>
              <w:tc>
                <w:tcPr>
                  <w:tcW w:w="5594" w:type="dxa"/>
                </w:tcPr>
                <w:p w14:paraId="3A7879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关联筛选条件，定时任务执行的时间，格式yyyy-mm-dd，支持排序</w:t>
                  </w:r>
                </w:p>
              </w:tc>
            </w:tr>
            <w:tr w14:paraId="3F72A3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618DF004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站点</w:t>
                  </w:r>
                </w:p>
              </w:tc>
              <w:tc>
                <w:tcPr>
                  <w:tcW w:w="5594" w:type="dxa"/>
                </w:tcPr>
                <w:p w14:paraId="373B75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529366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069334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5594" w:type="dxa"/>
                </w:tcPr>
                <w:p w14:paraId="540092FC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143F9B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C02072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5594" w:type="dxa"/>
                </w:tcPr>
                <w:p w14:paraId="52D5C8B1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65C053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C2DACEE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机柜列ID</w:t>
                  </w:r>
                </w:p>
              </w:tc>
              <w:tc>
                <w:tcPr>
                  <w:tcW w:w="5594" w:type="dxa"/>
                </w:tcPr>
                <w:p w14:paraId="7F6F06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33AB7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3DA65C7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机柜列名称</w:t>
                  </w:r>
                </w:p>
              </w:tc>
              <w:tc>
                <w:tcPr>
                  <w:tcW w:w="5594" w:type="dxa"/>
                </w:tcPr>
                <w:p w14:paraId="75CFF15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1FD5A6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EBD156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机柜列类别</w:t>
                  </w:r>
                </w:p>
              </w:tc>
              <w:tc>
                <w:tcPr>
                  <w:tcW w:w="5594" w:type="dxa"/>
                </w:tcPr>
                <w:p w14:paraId="7D07D20A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29B07B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C4D9D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额定功率（KW）</w:t>
                  </w:r>
                </w:p>
              </w:tc>
              <w:tc>
                <w:tcPr>
                  <w:tcW w:w="5594" w:type="dxa"/>
                </w:tcPr>
                <w:p w14:paraId="6E4AE560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3B8AF33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6C97250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设计机柜位</w:t>
                  </w:r>
                </w:p>
              </w:tc>
              <w:tc>
                <w:tcPr>
                  <w:tcW w:w="5594" w:type="dxa"/>
                </w:tcPr>
                <w:p w14:paraId="6CB35C00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关联机柜管理中的配置信息</w:t>
                  </w:r>
                </w:p>
              </w:tc>
            </w:tr>
            <w:tr w14:paraId="47891D4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E49C9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是否配置机柜</w:t>
                  </w:r>
                </w:p>
              </w:tc>
              <w:tc>
                <w:tcPr>
                  <w:tcW w:w="5594" w:type="dxa"/>
                </w:tcPr>
                <w:p w14:paraId="5E8D4FE6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关联机柜配置信息，自动识别。如果机柜表数据不为0，则判断为是；否则为否</w:t>
                  </w:r>
                </w:p>
              </w:tc>
            </w:tr>
            <w:tr w14:paraId="3673A1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00F7B2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已接入机柜</w:t>
                  </w:r>
                </w:p>
              </w:tc>
              <w:tc>
                <w:tcPr>
                  <w:tcW w:w="5594" w:type="dxa"/>
                </w:tcPr>
                <w:p w14:paraId="6BAB79B7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获取对应机柜列下已录入机柜的数量</w:t>
                  </w:r>
                </w:p>
              </w:tc>
            </w:tr>
            <w:tr w14:paraId="01172A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D9CD305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设备1</w:t>
                  </w:r>
                </w:p>
              </w:tc>
              <w:tc>
                <w:tcPr>
                  <w:tcW w:w="5594" w:type="dxa"/>
                </w:tcPr>
                <w:p w14:paraId="3340DEC9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关联机柜管理中的机柜列供电路由1字段</w:t>
                  </w:r>
                </w:p>
              </w:tc>
            </w:tr>
            <w:tr w14:paraId="592A26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6402BD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有功功率测点1</w:t>
                  </w:r>
                </w:p>
              </w:tc>
              <w:tc>
                <w:tcPr>
                  <w:tcW w:w="5594" w:type="dxa"/>
                </w:tcPr>
                <w:p w14:paraId="2D57C16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</w:t>
                  </w: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机柜列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供电路由1对应的“功率1”信号名称</w:t>
                  </w:r>
                </w:p>
              </w:tc>
            </w:tr>
            <w:tr w14:paraId="2A9F13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4B4FAB9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有功功率1（KW）</w:t>
                  </w:r>
                </w:p>
              </w:tc>
              <w:tc>
                <w:tcPr>
                  <w:tcW w:w="5594" w:type="dxa"/>
                </w:tcPr>
                <w:p w14:paraId="3E6698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供电路由1所对应的功率测点信号，获取距离定时任务执行时间最近的信号值，若获取不到当天的值，则显示前一天定时任务的结果，若前一天的结果是继承值，则无法再被继承，当天显示为空。无值时为空。</w:t>
                  </w:r>
                </w:p>
              </w:tc>
            </w:tr>
            <w:tr w14:paraId="45BC3D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C88910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电量采集测点1</w:t>
                  </w:r>
                </w:p>
              </w:tc>
              <w:tc>
                <w:tcPr>
                  <w:tcW w:w="5594" w:type="dxa"/>
                </w:tcPr>
                <w:p w14:paraId="6CB4FDA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关联机柜管理中的机柜列供电路由1对应的“电能1”信号名称</w:t>
                  </w:r>
                </w:p>
              </w:tc>
            </w:tr>
            <w:tr w14:paraId="0721512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B6BD88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电量1（kWh）</w:t>
                  </w:r>
                </w:p>
              </w:tc>
              <w:tc>
                <w:tcPr>
                  <w:tcW w:w="5594" w:type="dxa"/>
                </w:tcPr>
                <w:p w14:paraId="25F72A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获取电量采集测点1的日用电量，结果保存2位小数</w:t>
                  </w:r>
                </w:p>
              </w:tc>
            </w:tr>
            <w:tr w14:paraId="2D1171A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08DDD1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设备2</w:t>
                  </w:r>
                </w:p>
              </w:tc>
              <w:tc>
                <w:tcPr>
                  <w:tcW w:w="5594" w:type="dxa"/>
                </w:tcPr>
                <w:p w14:paraId="4BD23EF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关联机柜管理中的机柜列供电路由2字段</w:t>
                  </w:r>
                </w:p>
              </w:tc>
            </w:tr>
            <w:tr w14:paraId="2DAD044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CA6C0A1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有功功率测点2</w:t>
                  </w:r>
                </w:p>
              </w:tc>
              <w:tc>
                <w:tcPr>
                  <w:tcW w:w="5594" w:type="dxa"/>
                </w:tcPr>
                <w:p w14:paraId="3512F0F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</w:t>
                  </w: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机柜列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供电路由2对应的“功率2”信号名称</w:t>
                  </w:r>
                </w:p>
              </w:tc>
            </w:tr>
            <w:tr w14:paraId="3941D3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7EEE8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有功功率2（KW）</w:t>
                  </w:r>
                </w:p>
              </w:tc>
              <w:tc>
                <w:tcPr>
                  <w:tcW w:w="5594" w:type="dxa"/>
                </w:tcPr>
                <w:p w14:paraId="6E746F3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供电路由2所对应的功率测点信号，获取距离定时任务执行时间最近的信号值，若获取不到当天的值，则显示前一天定时任务的结果，若前一天的结果是继承值，则无法再被继承，当天显示为空。无值时为空。</w:t>
                  </w:r>
                </w:p>
              </w:tc>
            </w:tr>
            <w:tr w14:paraId="4142949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297674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电量采集测点2</w:t>
                  </w:r>
                </w:p>
              </w:tc>
              <w:tc>
                <w:tcPr>
                  <w:tcW w:w="5594" w:type="dxa"/>
                  <w:vAlign w:val="top"/>
                </w:tcPr>
                <w:p w14:paraId="7476BBD4"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关联机柜管理中的机柜列供电路由2对应的“电能2”信号名称</w:t>
                  </w:r>
                </w:p>
              </w:tc>
            </w:tr>
            <w:tr w14:paraId="201A89C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C454F8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电量2（kWh）</w:t>
                  </w:r>
                </w:p>
              </w:tc>
              <w:tc>
                <w:tcPr>
                  <w:tcW w:w="5594" w:type="dxa"/>
                  <w:vAlign w:val="top"/>
                </w:tcPr>
                <w:p w14:paraId="222DCC4E">
                  <w:pPr>
                    <w:widowControl w:val="0"/>
                    <w:numPr>
                      <w:ilvl w:val="0"/>
                      <w:numId w:val="0"/>
                    </w:numPr>
                    <w:ind w:left="0" w:leftChars="0" w:firstLine="0" w:firstLineChars="0"/>
                    <w:jc w:val="both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获取电量采集测点2的日用电量，结果保存2位小数</w:t>
                  </w:r>
                </w:p>
              </w:tc>
            </w:tr>
            <w:tr w14:paraId="6F2DA8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02D4AB9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机柜列实际功率（KW）</w:t>
                  </w:r>
                </w:p>
              </w:tc>
              <w:tc>
                <w:tcPr>
                  <w:tcW w:w="5594" w:type="dxa"/>
                </w:tcPr>
                <w:p w14:paraId="68DA46D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机柜实际功率=有功功率1+有功功率2</w:t>
                  </w:r>
                </w:p>
              </w:tc>
            </w:tr>
            <w:tr w14:paraId="11AF844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3DB7A86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机柜列总电量（kWh）</w:t>
                  </w:r>
                </w:p>
              </w:tc>
              <w:tc>
                <w:tcPr>
                  <w:tcW w:w="5594" w:type="dxa"/>
                </w:tcPr>
                <w:p w14:paraId="744D86E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机柜列总电量=电量1+电量2</w:t>
                  </w:r>
                </w:p>
              </w:tc>
            </w:tr>
            <w:tr w14:paraId="4AD6E5A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DE88A0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单列业务负载率</w:t>
                  </w:r>
                </w:p>
              </w:tc>
              <w:tc>
                <w:tcPr>
                  <w:tcW w:w="5594" w:type="dxa"/>
                </w:tcPr>
                <w:p w14:paraId="70C07BC7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单列业务负载率=机柜列实际功率/额定功率*100%，保留1位小数</w:t>
                  </w:r>
                </w:p>
              </w:tc>
            </w:tr>
          </w:tbl>
          <w:p w14:paraId="0840D83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注：功率测点值每天22点执行定时任务获取一次实时值，能耗数据当天凌晨获取前一天的日能耗数据。例如：查询2月20日的功率和能耗数据，显示2月20日22点获取功率实时数据，2月21日凌晨获取20日的日能耗数据。</w:t>
            </w:r>
          </w:p>
          <w:p w14:paraId="5C111743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1FA8C1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DFCFF7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3、机房报表</w:t>
            </w:r>
          </w:p>
          <w:p w14:paraId="01FE9521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查询条件：</w:t>
            </w:r>
          </w:p>
          <w:p w14:paraId="0A2D5F2B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站点：机柜配置中已经配置机柜信息的所有站点，支持下拉选择及模糊查询，默认全选。</w:t>
            </w:r>
          </w:p>
          <w:p w14:paraId="7618F2E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楼栋：已配置机柜信息的站点所属楼栋，下拉选择，默认全选。</w:t>
            </w:r>
          </w:p>
          <w:p w14:paraId="732ED6C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机房：已配置机柜信息的站点所属机房，支持下拉选择及模糊查询，默认全选。</w:t>
            </w:r>
          </w:p>
          <w:p w14:paraId="43DC08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时间范围：天颗粒度，最大跨度31天，默认前一天。</w:t>
            </w:r>
          </w:p>
          <w:p w14:paraId="296977B7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报表查询范围进行资源权限控制。</w:t>
            </w:r>
          </w:p>
          <w:p w14:paraId="10485274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0B4CDF0A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结果报表支持导出，字段信息如下：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030"/>
              <w:gridCol w:w="5594"/>
            </w:tblGrid>
            <w:tr w14:paraId="071AEE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  <w:shd w:val="clear" w:color="auto" w:fill="BEBEBE" w:themeFill="background1" w:themeFillShade="BF"/>
                </w:tcPr>
                <w:p w14:paraId="02BB6621"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5594" w:type="dxa"/>
                  <w:shd w:val="clear" w:color="auto" w:fill="BEBEBE" w:themeFill="background1" w:themeFillShade="BF"/>
                </w:tcPr>
                <w:p w14:paraId="1960E6A9">
                  <w:pPr>
                    <w:widowControl w:val="0"/>
                    <w:numPr>
                      <w:ilvl w:val="0"/>
                      <w:numId w:val="0"/>
                    </w:numPr>
                    <w:jc w:val="center"/>
                    <w:rPr>
                      <w:rFonts w:hint="default"/>
                      <w:b/>
                      <w:bCs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/>
                      <w:bCs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2CD47D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362967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时间</w:t>
                  </w:r>
                </w:p>
              </w:tc>
              <w:tc>
                <w:tcPr>
                  <w:tcW w:w="5594" w:type="dxa"/>
                </w:tcPr>
                <w:p w14:paraId="28DE2198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关联筛选条件，定时任务执行的时间，格式yyyy-mm-dd，支持排序</w:t>
                  </w:r>
                </w:p>
              </w:tc>
            </w:tr>
            <w:tr w14:paraId="53496E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437172B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站点</w:t>
                  </w:r>
                </w:p>
              </w:tc>
              <w:tc>
                <w:tcPr>
                  <w:tcW w:w="5594" w:type="dxa"/>
                </w:tcPr>
                <w:p w14:paraId="1F6A3EE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089392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2258283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5594" w:type="dxa"/>
                </w:tcPr>
                <w:p w14:paraId="7AAE59FF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6FD716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6FE33CE3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5594" w:type="dxa"/>
                </w:tcPr>
                <w:p w14:paraId="732AB5DF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系统自动关联</w:t>
                  </w:r>
                </w:p>
              </w:tc>
            </w:tr>
            <w:tr w14:paraId="60DC129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153D9B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业务名称</w:t>
                  </w:r>
                </w:p>
              </w:tc>
              <w:tc>
                <w:tcPr>
                  <w:tcW w:w="5594" w:type="dxa"/>
                </w:tcPr>
                <w:p w14:paraId="2AC62B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关联机柜报表中的“业务名称”字段，如果有多列业务，则组合显示，用/区分。如“网络云/移动云/IDC”</w:t>
                  </w:r>
                </w:p>
              </w:tc>
            </w:tr>
            <w:tr w14:paraId="557D68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6E4B22C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机房上架率</w:t>
                  </w:r>
                </w:p>
              </w:tc>
              <w:tc>
                <w:tcPr>
                  <w:tcW w:w="5594" w:type="dxa"/>
                </w:tcPr>
                <w:p w14:paraId="699D1802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同一机房的机柜负载率不为0的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总数（关联机柜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表）/同一机房已接入机柜位总数（关联机柜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*100%，保留1位小数。如果计算不出结果，如“分母为0”，则为空，不赋值。字段支持排序</w:t>
                  </w:r>
                </w:p>
              </w:tc>
            </w:tr>
            <w:tr w14:paraId="230077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3DB2265D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机房业务负载率</w:t>
                  </w:r>
                </w:p>
              </w:tc>
              <w:tc>
                <w:tcPr>
                  <w:tcW w:w="5594" w:type="dxa"/>
                </w:tcPr>
                <w:p w14:paraId="01C1AFCA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关联机房所属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机柜列表，同一机房中机柜列实际功率（KW）之和/同一机房中机柜列额定功率（kW）之和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*100%，保留1位小数。字段支持排序</w:t>
                  </w:r>
                </w:p>
              </w:tc>
            </w:tr>
            <w:tr w14:paraId="37C2BE8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78A476E6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业务负载率（＜30%）的机柜占比</w:t>
                  </w:r>
                </w:p>
              </w:tc>
              <w:tc>
                <w:tcPr>
                  <w:tcW w:w="5594" w:type="dxa"/>
                </w:tcPr>
                <w:p w14:paraId="2F917EBA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机柜表中，同一机房中机柜负载率满足条件的机柜个数（关联机柜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表）/同一机房已接入机柜位总数（关联机柜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*100%，保留1位小数</w:t>
                  </w:r>
                </w:p>
              </w:tc>
            </w:tr>
            <w:tr w14:paraId="198D094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53905A7A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业务负载率（30%≤X≤60%）的机柜占比</w:t>
                  </w:r>
                </w:p>
              </w:tc>
              <w:tc>
                <w:tcPr>
                  <w:tcW w:w="5594" w:type="dxa"/>
                </w:tcPr>
                <w:p w14:paraId="6334350B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机柜表中，同一机房中机柜负载率满足条件的机柜个数（关联机柜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表）/同一机房已接入机柜位总数（关联机柜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*100%，保留1位小数</w:t>
                  </w:r>
                </w:p>
              </w:tc>
            </w:tr>
            <w:tr w14:paraId="3659C3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3030" w:type="dxa"/>
                </w:tcPr>
                <w:p w14:paraId="37FC6FDC">
                  <w:pPr>
                    <w:widowControl w:val="0"/>
                    <w:numPr>
                      <w:ilvl w:val="0"/>
                      <w:numId w:val="0"/>
                    </w:numPr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业务负载率（＞60%）的机柜占比</w:t>
                  </w:r>
                </w:p>
              </w:tc>
              <w:tc>
                <w:tcPr>
                  <w:tcW w:w="5594" w:type="dxa"/>
                </w:tcPr>
                <w:p w14:paraId="7AFF981C">
                  <w:pPr>
                    <w:widowControl w:val="0"/>
                    <w:numPr>
                      <w:ilvl w:val="0"/>
                      <w:numId w:val="0"/>
                    </w:numPr>
                    <w:ind w:firstLine="0" w:firstLineChars="0"/>
                    <w:jc w:val="both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机柜表中，同一机房中机柜负载率满足条件的机柜个数（关联机柜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表）/同一机房已接入机柜位总数（关联机柜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报</w:t>
                  </w: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表）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*100%，保留1位小数</w:t>
                  </w:r>
                </w:p>
              </w:tc>
            </w:tr>
          </w:tbl>
          <w:p w14:paraId="0E49CB35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1BE0C059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 w14:paraId="4D74F836"/>
        </w:tc>
      </w:tr>
      <w:tr w14:paraId="06678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F76380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654FBD8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359AADF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13888F58">
            <w:pPr>
              <w:pStyle w:val="16"/>
              <w:rPr>
                <w:rFonts w:hint="eastAsia" w:eastAsia="宋体"/>
                <w:sz w:val="22"/>
                <w:szCs w:val="22"/>
                <w:lang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高</w:t>
            </w:r>
          </w:p>
        </w:tc>
      </w:tr>
      <w:tr w14:paraId="6ACC5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792E14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874A2E2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3917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2C825A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B70E8D9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297F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29E1A4A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5724AB3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09B8E7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A454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6D96071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0A674F4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625845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40BA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7F33414D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9EC514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FE20EE1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092B7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2A41571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6264BDE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4191A1FB">
      <w:pPr>
        <w:bidi w:val="0"/>
      </w:pPr>
    </w:p>
    <w:p w14:paraId="69B59834">
      <w:pPr>
        <w:bidi w:val="0"/>
      </w:pPr>
    </w:p>
    <w:p w14:paraId="61A0B02D">
      <w:pPr>
        <w:pStyle w:val="5"/>
      </w:pPr>
      <w:r>
        <w:rPr>
          <w:rFonts w:hint="eastAsia"/>
        </w:rPr>
        <w:t>AIMIOps-BR-F-0</w:t>
      </w:r>
      <w:r>
        <w:t>59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机柜视图管理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50504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6960FA1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2B8F7C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41122D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1BD3A617">
            <w:pPr>
              <w:pStyle w:val="16"/>
              <w:rPr>
                <w:sz w:val="22"/>
                <w:szCs w:val="22"/>
              </w:rPr>
            </w:pPr>
          </w:p>
        </w:tc>
      </w:tr>
      <w:tr w14:paraId="5E69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3583864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032FB6E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功能位置</w:t>
            </w:r>
            <w:r>
              <w:rPr>
                <w:rFonts w:hint="eastAsia"/>
                <w:b w:val="0"/>
                <w:bCs w:val="0"/>
                <w:lang w:val="en-US" w:eastAsia="zh-CN"/>
              </w:rPr>
              <w:t>：配置——空间与视图——机柜视图配置</w:t>
            </w:r>
          </w:p>
          <w:p w14:paraId="3EEB9CC8">
            <w:pPr>
              <w:rPr>
                <w:rFonts w:hint="default"/>
                <w:b/>
                <w:bCs/>
                <w:lang w:val="en-US" w:eastAsia="zh-CN"/>
              </w:rPr>
            </w:pPr>
          </w:p>
          <w:p w14:paraId="42D0AA5F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可通过组态进行配置，单独页面进行编辑和查看。</w:t>
            </w:r>
          </w:p>
          <w:p w14:paraId="6D1CAE04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1.1初始化生成规则：</w:t>
            </w:r>
          </w:p>
          <w:p w14:paraId="71252720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在“机柜管理”中已导入机柜列和机柜信息的</w:t>
            </w:r>
            <w:ins w:id="713" w:author="zhoujiansheng" w:date="2025-06-05T16:33:51Z">
              <w:r>
                <w:rPr>
                  <w:rFonts w:hint="eastAsia"/>
                  <w:lang w:val="en-US" w:eastAsia="zh-CN"/>
                </w:rPr>
                <w:t>站点</w:t>
              </w:r>
            </w:ins>
            <w:ins w:id="714" w:author="zhoujiansheng" w:date="2025-06-05T16:33:53Z">
              <w:r>
                <w:rPr>
                  <w:rFonts w:hint="eastAsia"/>
                  <w:lang w:val="en-US" w:eastAsia="zh-CN"/>
                </w:rPr>
                <w:t>和</w:t>
              </w:r>
            </w:ins>
            <w:r>
              <w:rPr>
                <w:rFonts w:hint="eastAsia"/>
                <w:lang w:val="en-US" w:eastAsia="zh-CN"/>
              </w:rPr>
              <w:t>机房，在组态视图配置页面的左侧树中属于可编辑状态。未导入机柜信息的</w:t>
            </w:r>
            <w:ins w:id="715" w:author="zhoujiansheng" w:date="2025-06-05T16:34:00Z">
              <w:r>
                <w:rPr>
                  <w:rFonts w:hint="eastAsia"/>
                  <w:lang w:val="en-US" w:eastAsia="zh-CN"/>
                </w:rPr>
                <w:t>站点</w:t>
              </w:r>
            </w:ins>
            <w:ins w:id="716" w:author="zhoujiansheng" w:date="2025-06-05T16:34:04Z">
              <w:r>
                <w:rPr>
                  <w:rFonts w:hint="eastAsia"/>
                  <w:lang w:val="en-US" w:eastAsia="zh-CN"/>
                </w:rPr>
                <w:t>和</w:t>
              </w:r>
            </w:ins>
            <w:r>
              <w:rPr>
                <w:rFonts w:hint="eastAsia"/>
                <w:lang w:val="en-US" w:eastAsia="zh-CN"/>
              </w:rPr>
              <w:t>机房</w:t>
            </w:r>
            <w:del w:id="717" w:author="zhoujiansheng" w:date="2025-06-06T17:53:45Z">
              <w:r>
                <w:rPr>
                  <w:rFonts w:hint="eastAsia"/>
                  <w:lang w:val="en-US" w:eastAsia="zh-CN"/>
                </w:rPr>
                <w:delText>不可选中编辑</w:delText>
              </w:r>
            </w:del>
            <w:ins w:id="718" w:author="zhoujiansheng" w:date="2025-06-06T17:53:49Z">
              <w:r>
                <w:rPr>
                  <w:rFonts w:hint="eastAsia"/>
                  <w:lang w:val="en-US" w:eastAsia="zh-CN"/>
                </w:rPr>
                <w:t>直接</w:t>
              </w:r>
            </w:ins>
            <w:ins w:id="719" w:author="zhoujiansheng" w:date="2025-06-06T17:53:50Z">
              <w:r>
                <w:rPr>
                  <w:rFonts w:hint="eastAsia"/>
                  <w:lang w:val="en-US" w:eastAsia="zh-CN"/>
                </w:rPr>
                <w:t>隐藏</w:t>
              </w:r>
            </w:ins>
            <w:ins w:id="720" w:author="zhoujiansheng" w:date="2025-06-06T17:53:51Z">
              <w:r>
                <w:rPr>
                  <w:rFonts w:hint="eastAsia"/>
                  <w:lang w:val="en-US" w:eastAsia="zh-CN"/>
                </w:rPr>
                <w:t>处理</w:t>
              </w:r>
            </w:ins>
            <w:r>
              <w:rPr>
                <w:rFonts w:hint="eastAsia"/>
                <w:lang w:val="en-US" w:eastAsia="zh-CN"/>
              </w:rPr>
              <w:t>。</w:t>
            </w:r>
            <w:ins w:id="721" w:author="zhoujiansheng" w:date="2025-06-05T16:34:10Z">
              <w:r>
                <w:rPr>
                  <w:rFonts w:hint="eastAsia"/>
                  <w:lang w:val="en-US" w:eastAsia="zh-CN"/>
                </w:rPr>
                <w:t>站点</w:t>
              </w:r>
            </w:ins>
            <w:ins w:id="722" w:author="zhoujiansheng" w:date="2025-06-05T16:34:11Z">
              <w:r>
                <w:rPr>
                  <w:rFonts w:hint="eastAsia"/>
                  <w:lang w:val="en-US" w:eastAsia="zh-CN"/>
                </w:rPr>
                <w:t>下</w:t>
              </w:r>
            </w:ins>
            <w:ins w:id="723" w:author="zhoujiansheng" w:date="2025-06-05T16:34:12Z">
              <w:r>
                <w:rPr>
                  <w:rFonts w:hint="eastAsia"/>
                  <w:lang w:val="en-US" w:eastAsia="zh-CN"/>
                </w:rPr>
                <w:t>有</w:t>
              </w:r>
            </w:ins>
            <w:ins w:id="724" w:author="zhoujiansheng" w:date="2025-06-05T16:34:13Z">
              <w:r>
                <w:rPr>
                  <w:rFonts w:hint="eastAsia"/>
                  <w:lang w:val="en-US" w:eastAsia="zh-CN"/>
                </w:rPr>
                <w:t>多个</w:t>
              </w:r>
            </w:ins>
            <w:ins w:id="725" w:author="zhoujiansheng" w:date="2025-06-05T16:34:15Z">
              <w:r>
                <w:rPr>
                  <w:rFonts w:hint="eastAsia"/>
                  <w:lang w:val="en-US" w:eastAsia="zh-CN"/>
                </w:rPr>
                <w:t>机房的，</w:t>
              </w:r>
            </w:ins>
            <w:ins w:id="726" w:author="zhoujiansheng" w:date="2025-06-05T16:34:16Z">
              <w:r>
                <w:rPr>
                  <w:rFonts w:hint="eastAsia"/>
                  <w:lang w:val="en-US" w:eastAsia="zh-CN"/>
                </w:rPr>
                <w:t>其中</w:t>
              </w:r>
            </w:ins>
            <w:ins w:id="727" w:author="zhoujiansheng" w:date="2025-06-05T16:34:19Z">
              <w:r>
                <w:rPr>
                  <w:rFonts w:hint="eastAsia"/>
                  <w:lang w:val="en-US" w:eastAsia="zh-CN"/>
                </w:rPr>
                <w:t>一个</w:t>
              </w:r>
            </w:ins>
            <w:ins w:id="728" w:author="zhoujiansheng" w:date="2025-06-05T16:34:20Z">
              <w:r>
                <w:rPr>
                  <w:rFonts w:hint="eastAsia"/>
                  <w:lang w:val="en-US" w:eastAsia="zh-CN"/>
                </w:rPr>
                <w:t>机房</w:t>
              </w:r>
            </w:ins>
            <w:ins w:id="729" w:author="zhoujiansheng" w:date="2025-06-05T16:34:22Z">
              <w:r>
                <w:rPr>
                  <w:rFonts w:hint="eastAsia"/>
                  <w:lang w:val="en-US" w:eastAsia="zh-CN"/>
                </w:rPr>
                <w:t>已</w:t>
              </w:r>
            </w:ins>
            <w:ins w:id="730" w:author="zhoujiansheng" w:date="2025-06-05T16:34:23Z">
              <w:r>
                <w:rPr>
                  <w:rFonts w:hint="eastAsia"/>
                  <w:lang w:val="en-US" w:eastAsia="zh-CN"/>
                </w:rPr>
                <w:t>配置，</w:t>
              </w:r>
            </w:ins>
            <w:ins w:id="731" w:author="zhoujiansheng" w:date="2025-06-05T16:34:24Z">
              <w:r>
                <w:rPr>
                  <w:rFonts w:hint="eastAsia"/>
                  <w:lang w:val="en-US" w:eastAsia="zh-CN"/>
                </w:rPr>
                <w:t>则</w:t>
              </w:r>
            </w:ins>
            <w:ins w:id="732" w:author="zhoujiansheng" w:date="2025-06-05T16:34:25Z">
              <w:r>
                <w:rPr>
                  <w:rFonts w:hint="eastAsia"/>
                  <w:lang w:val="en-US" w:eastAsia="zh-CN"/>
                </w:rPr>
                <w:t>该</w:t>
              </w:r>
            </w:ins>
            <w:ins w:id="733" w:author="zhoujiansheng" w:date="2025-06-05T16:34:27Z">
              <w:r>
                <w:rPr>
                  <w:rFonts w:hint="eastAsia"/>
                  <w:lang w:val="en-US" w:eastAsia="zh-CN"/>
                </w:rPr>
                <w:t>站点</w:t>
              </w:r>
            </w:ins>
            <w:ins w:id="734" w:author="zhoujiansheng" w:date="2025-06-05T16:34:30Z">
              <w:r>
                <w:rPr>
                  <w:rFonts w:hint="eastAsia"/>
                  <w:lang w:val="en-US" w:eastAsia="zh-CN"/>
                </w:rPr>
                <w:t>状态</w:t>
              </w:r>
            </w:ins>
            <w:ins w:id="735" w:author="zhoujiansheng" w:date="2025-06-05T16:34:31Z">
              <w:r>
                <w:rPr>
                  <w:rFonts w:hint="eastAsia"/>
                  <w:lang w:val="en-US" w:eastAsia="zh-CN"/>
                </w:rPr>
                <w:t>为</w:t>
              </w:r>
            </w:ins>
            <w:ins w:id="736" w:author="zhoujiansheng" w:date="2025-06-05T16:34:32Z">
              <w:r>
                <w:rPr>
                  <w:rFonts w:hint="eastAsia"/>
                  <w:lang w:val="en-US" w:eastAsia="zh-CN"/>
                </w:rPr>
                <w:t>可编辑。</w:t>
              </w:r>
            </w:ins>
          </w:p>
          <w:p w14:paraId="5DC5FD7A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</w:p>
          <w:p w14:paraId="005EB0D2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单击选中机房，右侧显示该机房机柜组态视图信息。</w:t>
            </w:r>
          </w:p>
          <w:p w14:paraId="5248B3CF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若选中机房未生成组态视图，页面显示“当前机房未生成机柜组态视图”。单击“初始化生成”，可将已导入机柜列和机柜信息进行初始化生成，</w:t>
            </w:r>
          </w:p>
          <w:p w14:paraId="6691A908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初始化生成前，选择机柜列在图中的排列方式：纵向排列或横向排列，默认纵向排列。选择机柜列的安装放置方式：单列排布或双列排布，默认双列排布。</w:t>
            </w:r>
          </w:p>
          <w:p w14:paraId="7EFE886C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机柜列最上方显示机柜列名称。每个机柜列生成的机柜数量关联机柜列的“设计机柜位”字段的值，生成对应数量的机柜，机柜根据配置顺序依次显示“</w:t>
            </w:r>
            <w:del w:id="737" w:author="zhoujiansheng" w:date="2025-06-05T14:03:28Z">
              <w:r>
                <w:rPr>
                  <w:rFonts w:hint="default"/>
                  <w:lang w:val="en-US" w:eastAsia="zh-CN"/>
                </w:rPr>
                <w:delText>机柜别名</w:delText>
              </w:r>
            </w:del>
            <w:ins w:id="738" w:author="zhoujiansheng" w:date="2025-06-05T14:03:28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739" w:author="zhoujiansheng" w:date="2025-06-05T14:03:34Z">
              <w:r>
                <w:rPr>
                  <w:rFonts w:hint="eastAsia"/>
                  <w:lang w:val="en-US" w:eastAsia="zh-CN"/>
                </w:rPr>
                <w:t>名称</w:t>
              </w:r>
            </w:ins>
            <w:r>
              <w:rPr>
                <w:rFonts w:hint="eastAsia"/>
                <w:lang w:val="en-US" w:eastAsia="zh-CN"/>
              </w:rPr>
              <w:t>”。当实际配置机柜小于设计机柜位时，未匹配到配置信息的机柜需进行区分标识。</w:t>
            </w:r>
          </w:p>
          <w:p w14:paraId="36FD107C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ins w:id="740" w:author="zhoujiansheng" w:date="2025-06-05T17:11:27Z"/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选择双列排布的机柜列，两列间自动生成一条冷通道。</w:t>
            </w:r>
          </w:p>
          <w:p w14:paraId="492CD1AB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ins w:id="741" w:author="zhoujiansheng" w:date="2025-06-05T17:12:11Z"/>
                <w:rFonts w:hint="eastAsia"/>
                <w:lang w:val="en-US" w:eastAsia="zh-CN"/>
              </w:rPr>
            </w:pPr>
            <w:ins w:id="742" w:author="zhoujiansheng" w:date="2025-06-05T17:11:43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743" w:author="zhoujiansheng" w:date="2025-06-05T17:11:44Z">
              <w:r>
                <w:rPr>
                  <w:rFonts w:hint="eastAsia"/>
                  <w:lang w:val="en-US" w:eastAsia="zh-CN"/>
                </w:rPr>
                <w:t>列</w:t>
              </w:r>
            </w:ins>
            <w:ins w:id="744" w:author="zhoujiansheng" w:date="2025-06-05T17:11:45Z">
              <w:r>
                <w:rPr>
                  <w:rFonts w:hint="eastAsia"/>
                  <w:lang w:val="en-US" w:eastAsia="zh-CN"/>
                </w:rPr>
                <w:t>与</w:t>
              </w:r>
            </w:ins>
            <w:ins w:id="745" w:author="zhoujiansheng" w:date="2025-06-05T17:11:46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746" w:author="zhoujiansheng" w:date="2025-06-05T17:11:48Z">
              <w:r>
                <w:rPr>
                  <w:rFonts w:hint="eastAsia"/>
                  <w:lang w:val="en-US" w:eastAsia="zh-CN"/>
                </w:rPr>
                <w:t>之间的</w:t>
              </w:r>
            </w:ins>
            <w:ins w:id="747" w:author="zhoujiansheng" w:date="2025-06-05T17:11:50Z">
              <w:r>
                <w:rPr>
                  <w:rFonts w:hint="eastAsia"/>
                  <w:lang w:val="en-US" w:eastAsia="zh-CN"/>
                </w:rPr>
                <w:t>间距</w:t>
              </w:r>
            </w:ins>
            <w:ins w:id="748" w:author="zhoujiansheng" w:date="2025-06-05T17:12:0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749" w:author="zhoujiansheng" w:date="2025-06-06T17:57:16Z">
              <w:r>
                <w:rPr>
                  <w:rFonts w:hint="eastAsia"/>
                  <w:lang w:val="en-US" w:eastAsia="zh-CN"/>
                </w:rPr>
                <w:t>根据</w:t>
              </w:r>
            </w:ins>
            <w:ins w:id="750" w:author="zhoujiansheng" w:date="2025-06-06T17:57:17Z">
              <w:r>
                <w:rPr>
                  <w:rFonts w:hint="eastAsia"/>
                  <w:lang w:val="en-US" w:eastAsia="zh-CN"/>
                </w:rPr>
                <w:t>实际</w:t>
              </w:r>
            </w:ins>
            <w:ins w:id="751" w:author="zhoujiansheng" w:date="2025-06-06T17:57:19Z">
              <w:r>
                <w:rPr>
                  <w:rFonts w:hint="eastAsia"/>
                  <w:lang w:val="en-US" w:eastAsia="zh-CN"/>
                </w:rPr>
                <w:t>尺寸</w:t>
              </w:r>
            </w:ins>
            <w:ins w:id="752" w:author="zhoujiansheng" w:date="2025-06-06T17:57:22Z">
              <w:r>
                <w:rPr>
                  <w:rFonts w:hint="eastAsia"/>
                  <w:lang w:val="en-US" w:eastAsia="zh-CN"/>
                </w:rPr>
                <w:t>进行</w:t>
              </w:r>
            </w:ins>
            <w:ins w:id="753" w:author="zhoujiansheng" w:date="2025-06-06T17:57:24Z">
              <w:r>
                <w:rPr>
                  <w:rFonts w:hint="eastAsia"/>
                  <w:lang w:val="en-US" w:eastAsia="zh-CN"/>
                </w:rPr>
                <w:t>映射</w:t>
              </w:r>
            </w:ins>
            <w:ins w:id="754" w:author="zhoujiansheng" w:date="2025-06-06T17:57:25Z">
              <w:r>
                <w:rPr>
                  <w:rFonts w:hint="eastAsia"/>
                  <w:lang w:val="en-US" w:eastAsia="zh-CN"/>
                </w:rPr>
                <w:t>。</w:t>
              </w:r>
            </w:ins>
            <w:ins w:id="755" w:author="zhoujiansheng" w:date="2025-06-06T17:57:32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756" w:author="zhoujiansheng" w:date="2025-06-06T17:57:35Z">
              <w:r>
                <w:rPr>
                  <w:rFonts w:hint="eastAsia"/>
                  <w:lang w:val="en-US" w:eastAsia="zh-CN"/>
                </w:rPr>
                <w:t>参考</w:t>
              </w:r>
            </w:ins>
            <w:ins w:id="757" w:author="zhoujiansheng" w:date="2025-06-06T17:57:36Z">
              <w:r>
                <w:rPr>
                  <w:rFonts w:hint="eastAsia"/>
                  <w:lang w:val="en-US" w:eastAsia="zh-CN"/>
                </w:rPr>
                <w:t>尺寸</w:t>
              </w:r>
            </w:ins>
            <w:ins w:id="758" w:author="zhoujiansheng" w:date="2025-06-06T17:59:15Z">
              <w:r>
                <w:rPr>
                  <w:rFonts w:hint="eastAsia"/>
                  <w:lang w:val="en-US" w:eastAsia="zh-CN"/>
                </w:rPr>
                <w:t>宽</w:t>
              </w:r>
            </w:ins>
            <w:ins w:id="759" w:author="zhoujiansheng" w:date="2025-06-06T17:58:53Z">
              <w:r>
                <w:rPr>
                  <w:rFonts w:hint="eastAsia"/>
                  <w:lang w:val="en-US" w:eastAsia="zh-CN"/>
                </w:rPr>
                <w:t>800</w:t>
              </w:r>
            </w:ins>
            <w:ins w:id="760" w:author="zhoujiansheng" w:date="2025-06-06T17:58:56Z">
              <w:r>
                <w:rPr>
                  <w:rFonts w:hint="eastAsia"/>
                  <w:lang w:val="en-US" w:eastAsia="zh-CN"/>
                </w:rPr>
                <w:t>mm</w:t>
              </w:r>
            </w:ins>
            <w:ins w:id="761" w:author="zhoujiansheng" w:date="2025-06-06T17:59:03Z">
              <w:r>
                <w:rPr>
                  <w:rFonts w:hint="eastAsia"/>
                  <w:lang w:val="en-US" w:eastAsia="zh-CN"/>
                </w:rPr>
                <w:t>×</w:t>
              </w:r>
            </w:ins>
            <w:ins w:id="762" w:author="zhoujiansheng" w:date="2025-06-06T17:59:20Z">
              <w:r>
                <w:rPr>
                  <w:rFonts w:hint="eastAsia"/>
                  <w:lang w:val="en-US" w:eastAsia="zh-CN"/>
                </w:rPr>
                <w:t>深</w:t>
              </w:r>
            </w:ins>
            <w:ins w:id="763" w:author="zhoujiansheng" w:date="2025-06-06T17:59:04Z">
              <w:r>
                <w:rPr>
                  <w:rFonts w:hint="eastAsia"/>
                  <w:lang w:val="en-US" w:eastAsia="zh-CN"/>
                </w:rPr>
                <w:t>12</w:t>
              </w:r>
            </w:ins>
            <w:ins w:id="764" w:author="zhoujiansheng" w:date="2025-06-06T17:59:05Z">
              <w:r>
                <w:rPr>
                  <w:rFonts w:hint="eastAsia"/>
                  <w:lang w:val="en-US" w:eastAsia="zh-CN"/>
                </w:rPr>
                <w:t>00</w:t>
              </w:r>
            </w:ins>
            <w:ins w:id="765" w:author="zhoujiansheng" w:date="2025-06-06T17:59:07Z">
              <w:r>
                <w:rPr>
                  <w:rFonts w:hint="eastAsia"/>
                  <w:lang w:val="en-US" w:eastAsia="zh-CN"/>
                </w:rPr>
                <w:t>mm</w:t>
              </w:r>
            </w:ins>
            <w:ins w:id="766" w:author="zhoujiansheng" w:date="2025-06-06T17:59:2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767" w:author="zhoujiansheng" w:date="2025-06-06T17:59:24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768" w:author="zhoujiansheng" w:date="2025-06-06T17:59:26Z">
              <w:r>
                <w:rPr>
                  <w:rFonts w:hint="eastAsia"/>
                  <w:lang w:val="en-US" w:eastAsia="zh-CN"/>
                </w:rPr>
                <w:t>间距</w:t>
              </w:r>
            </w:ins>
            <w:ins w:id="769" w:author="zhoujiansheng" w:date="2025-06-06T17:59:32Z">
              <w:r>
                <w:rPr>
                  <w:rFonts w:hint="eastAsia"/>
                  <w:lang w:val="en-US" w:eastAsia="zh-CN"/>
                </w:rPr>
                <w:t>120</w:t>
              </w:r>
            </w:ins>
            <w:ins w:id="770" w:author="zhoujiansheng" w:date="2025-06-06T17:59:33Z">
              <w:r>
                <w:rPr>
                  <w:rFonts w:hint="eastAsia"/>
                  <w:lang w:val="en-US" w:eastAsia="zh-CN"/>
                </w:rPr>
                <w:t>0</w:t>
              </w:r>
            </w:ins>
            <w:ins w:id="771" w:author="zhoujiansheng" w:date="2025-06-06T17:59:44Z">
              <w:r>
                <w:rPr>
                  <w:rFonts w:hint="eastAsia"/>
                  <w:lang w:val="en-US" w:eastAsia="zh-CN"/>
                </w:rPr>
                <w:t>mm</w:t>
              </w:r>
            </w:ins>
          </w:p>
          <w:p w14:paraId="23156042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ins w:id="772" w:author="zhoujiansheng" w:date="2025-06-05T17:12:31Z"/>
                <w:rFonts w:hint="eastAsia"/>
                <w:lang w:val="en-US" w:eastAsia="zh-CN"/>
              </w:rPr>
            </w:pPr>
            <w:ins w:id="773" w:author="zhoujiansheng" w:date="2025-06-05T17:12:19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774" w:author="zhoujiansheng" w:date="2025-06-05T17:12:21Z">
              <w:r>
                <w:rPr>
                  <w:rFonts w:hint="eastAsia"/>
                  <w:lang w:val="en-US" w:eastAsia="zh-CN"/>
                </w:rPr>
                <w:t>按</w:t>
              </w:r>
            </w:ins>
            <w:ins w:id="775" w:author="zhoujiansheng" w:date="2025-06-05T17:12:25Z">
              <w:r>
                <w:rPr>
                  <w:rFonts w:hint="eastAsia"/>
                  <w:lang w:val="en-US" w:eastAsia="zh-CN"/>
                </w:rPr>
                <w:t>顺序</w:t>
              </w:r>
            </w:ins>
            <w:ins w:id="776" w:author="zhoujiansheng" w:date="2025-06-05T17:12:26Z">
              <w:r>
                <w:rPr>
                  <w:rFonts w:hint="eastAsia"/>
                  <w:lang w:val="en-US" w:eastAsia="zh-CN"/>
                </w:rPr>
                <w:t>号</w:t>
              </w:r>
            </w:ins>
            <w:ins w:id="777" w:author="zhoujiansheng" w:date="2025-06-05T17:12:29Z">
              <w:r>
                <w:rPr>
                  <w:rFonts w:hint="eastAsia"/>
                  <w:lang w:val="en-US" w:eastAsia="zh-CN"/>
                </w:rPr>
                <w:t>排列</w:t>
              </w:r>
            </w:ins>
            <w:ins w:id="778" w:author="zhoujiansheng" w:date="2025-06-05T17:17:23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779" w:author="zhoujiansheng" w:date="2025-06-05T17:17:24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780" w:author="zhoujiansheng" w:date="2025-06-05T17:17:25Z">
              <w:r>
                <w:rPr>
                  <w:rFonts w:hint="eastAsia"/>
                  <w:lang w:val="en-US" w:eastAsia="zh-CN"/>
                </w:rPr>
                <w:t>按</w:t>
              </w:r>
            </w:ins>
            <w:ins w:id="781" w:author="zhoujiansheng" w:date="2025-06-05T17:17:26Z">
              <w:r>
                <w:rPr>
                  <w:rFonts w:hint="eastAsia"/>
                  <w:lang w:val="en-US" w:eastAsia="zh-CN"/>
                </w:rPr>
                <w:t>顺序</w:t>
              </w:r>
            </w:ins>
            <w:ins w:id="782" w:author="zhoujiansheng" w:date="2025-06-05T17:17:27Z">
              <w:r>
                <w:rPr>
                  <w:rFonts w:hint="eastAsia"/>
                  <w:lang w:val="en-US" w:eastAsia="zh-CN"/>
                </w:rPr>
                <w:t>号</w:t>
              </w:r>
            </w:ins>
            <w:ins w:id="783" w:author="zhoujiansheng" w:date="2025-06-05T17:17:29Z">
              <w:r>
                <w:rPr>
                  <w:rFonts w:hint="eastAsia"/>
                  <w:lang w:val="en-US" w:eastAsia="zh-CN"/>
                </w:rPr>
                <w:t>排列。</w:t>
              </w:r>
            </w:ins>
          </w:p>
          <w:p w14:paraId="6A618561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ins w:id="784" w:author="zhoujiansheng" w:date="2025-06-05T17:37:22Z"/>
                <w:rFonts w:hint="eastAsia"/>
                <w:lang w:val="en-US" w:eastAsia="zh-CN"/>
              </w:rPr>
            </w:pPr>
            <w:ins w:id="785" w:author="zhoujiansheng" w:date="2025-06-05T17:12:43Z">
              <w:bookmarkStart w:id="5" w:name="OLE_LINK4"/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786" w:author="zhoujiansheng" w:date="2025-06-05T17:12:44Z">
              <w:r>
                <w:rPr>
                  <w:rFonts w:hint="eastAsia"/>
                  <w:lang w:val="en-US" w:eastAsia="zh-CN"/>
                </w:rPr>
                <w:t>名称</w:t>
              </w:r>
            </w:ins>
            <w:ins w:id="787" w:author="zhoujiansheng" w:date="2025-06-05T17:13:13Z">
              <w:r>
                <w:rPr>
                  <w:rFonts w:hint="eastAsia"/>
                  <w:lang w:val="en-US" w:eastAsia="zh-CN"/>
                </w:rPr>
                <w:t>增加</w:t>
              </w:r>
            </w:ins>
            <w:ins w:id="788" w:author="zhoujiansheng" w:date="2025-06-05T17:13:14Z">
              <w:r>
                <w:rPr>
                  <w:rFonts w:hint="eastAsia"/>
                  <w:lang w:val="en-US" w:eastAsia="zh-CN"/>
                </w:rPr>
                <w:t>鼠标</w:t>
              </w:r>
            </w:ins>
            <w:ins w:id="789" w:author="zhoujiansheng" w:date="2025-06-05T17:13:16Z">
              <w:r>
                <w:rPr>
                  <w:rFonts w:hint="eastAsia"/>
                  <w:lang w:val="en-US" w:eastAsia="zh-CN"/>
                </w:rPr>
                <w:t>hover</w:t>
              </w:r>
            </w:ins>
            <w:ins w:id="790" w:author="zhoujiansheng" w:date="2025-06-05T17:13:18Z">
              <w:r>
                <w:rPr>
                  <w:rFonts w:hint="eastAsia"/>
                  <w:lang w:val="en-US" w:eastAsia="zh-CN"/>
                </w:rPr>
                <w:t>效果，</w:t>
              </w:r>
            </w:ins>
            <w:ins w:id="791" w:author="zhoujiansheng" w:date="2025-06-05T17:13:23Z">
              <w:r>
                <w:rPr>
                  <w:rFonts w:hint="eastAsia"/>
                  <w:lang w:val="en-US" w:eastAsia="zh-CN"/>
                </w:rPr>
                <w:t>鼠标</w:t>
              </w:r>
            </w:ins>
            <w:ins w:id="792" w:author="zhoujiansheng" w:date="2025-06-05T17:13:26Z">
              <w:r>
                <w:rPr>
                  <w:rFonts w:hint="eastAsia"/>
                  <w:lang w:val="en-US" w:eastAsia="zh-CN"/>
                </w:rPr>
                <w:t>触及</w:t>
              </w:r>
            </w:ins>
            <w:ins w:id="793" w:author="zhoujiansheng" w:date="2025-06-05T17:13:27Z">
              <w:r>
                <w:rPr>
                  <w:rFonts w:hint="eastAsia"/>
                  <w:lang w:val="en-US" w:eastAsia="zh-CN"/>
                </w:rPr>
                <w:t>可</w:t>
              </w:r>
            </w:ins>
            <w:ins w:id="794" w:author="zhoujiansheng" w:date="2025-06-05T17:13:29Z">
              <w:r>
                <w:rPr>
                  <w:rFonts w:hint="eastAsia"/>
                  <w:lang w:val="en-US" w:eastAsia="zh-CN"/>
                </w:rPr>
                <w:t>查看</w:t>
              </w:r>
            </w:ins>
            <w:ins w:id="795" w:author="zhoujiansheng" w:date="2025-06-05T17:13:34Z">
              <w:r>
                <w:rPr>
                  <w:rFonts w:hint="eastAsia"/>
                  <w:lang w:val="en-US" w:eastAsia="zh-CN"/>
                </w:rPr>
                <w:t>完整</w:t>
              </w:r>
            </w:ins>
            <w:ins w:id="796" w:author="zhoujiansheng" w:date="2025-06-05T17:13:38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797" w:author="zhoujiansheng" w:date="2025-06-05T17:13:39Z">
              <w:r>
                <w:rPr>
                  <w:rFonts w:hint="eastAsia"/>
                  <w:lang w:val="en-US" w:eastAsia="zh-CN"/>
                </w:rPr>
                <w:t>名称</w:t>
              </w:r>
            </w:ins>
            <w:ins w:id="798" w:author="zhoujiansheng" w:date="2025-06-05T17:13:41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bookmarkEnd w:id="5"/>
          <w:p w14:paraId="7C218205">
            <w:pPr>
              <w:widowControl w:val="0"/>
              <w:numPr>
                <w:ilvl w:val="0"/>
                <w:numId w:val="18"/>
              </w:numPr>
              <w:ind w:left="425" w:leftChars="0" w:hanging="425" w:firstLineChars="0"/>
              <w:jc w:val="both"/>
              <w:rPr>
                <w:rFonts w:hint="eastAsia"/>
                <w:lang w:val="en-US" w:eastAsia="zh-CN"/>
              </w:rPr>
            </w:pPr>
            <w:ins w:id="799" w:author="zhoujiansheng" w:date="2025-06-05T17:37:24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800" w:author="zhoujiansheng" w:date="2025-06-05T17:37:27Z">
              <w:r>
                <w:rPr>
                  <w:rFonts w:hint="eastAsia"/>
                  <w:lang w:val="en-US" w:eastAsia="zh-CN"/>
                </w:rPr>
                <w:t>横向</w:t>
              </w:r>
            </w:ins>
            <w:ins w:id="801" w:author="zhoujiansheng" w:date="2025-06-05T17:37:28Z">
              <w:r>
                <w:rPr>
                  <w:rFonts w:hint="eastAsia"/>
                  <w:lang w:val="en-US" w:eastAsia="zh-CN"/>
                </w:rPr>
                <w:t>或</w:t>
              </w:r>
            </w:ins>
            <w:ins w:id="802" w:author="zhoujiansheng" w:date="2025-06-05T17:37:39Z">
              <w:r>
                <w:rPr>
                  <w:rFonts w:hint="eastAsia"/>
                  <w:lang w:val="en-US" w:eastAsia="zh-CN"/>
                </w:rPr>
                <w:t>纵向</w:t>
              </w:r>
            </w:ins>
            <w:ins w:id="803" w:author="zhoujiansheng" w:date="2025-06-05T17:37:40Z">
              <w:r>
                <w:rPr>
                  <w:rFonts w:hint="eastAsia"/>
                  <w:lang w:val="en-US" w:eastAsia="zh-CN"/>
                </w:rPr>
                <w:t>排列</w:t>
              </w:r>
            </w:ins>
            <w:ins w:id="804" w:author="zhoujiansheng" w:date="2025-06-05T17:37:41Z">
              <w:r>
                <w:rPr>
                  <w:rFonts w:hint="eastAsia"/>
                  <w:lang w:val="en-US" w:eastAsia="zh-CN"/>
                </w:rPr>
                <w:t>时</w:t>
              </w:r>
            </w:ins>
            <w:ins w:id="805" w:author="zhoujiansheng" w:date="2025-06-05T17:37:42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806" w:author="zhoujiansheng" w:date="2025-06-05T17:37:43Z">
              <w:r>
                <w:rPr>
                  <w:rFonts w:hint="eastAsia"/>
                  <w:lang w:val="en-US" w:eastAsia="zh-CN"/>
                </w:rPr>
                <w:t>机柜的</w:t>
              </w:r>
            </w:ins>
            <w:ins w:id="807" w:author="zhoujiansheng" w:date="2025-06-05T17:37:49Z">
              <w:r>
                <w:rPr>
                  <w:rFonts w:hint="eastAsia"/>
                  <w:lang w:val="en-US" w:eastAsia="zh-CN"/>
                </w:rPr>
                <w:t>方向</w:t>
              </w:r>
            </w:ins>
            <w:ins w:id="808" w:author="zhoujiansheng" w:date="2025-06-05T17:37:50Z">
              <w:r>
                <w:rPr>
                  <w:rFonts w:hint="eastAsia"/>
                  <w:lang w:val="en-US" w:eastAsia="zh-CN"/>
                </w:rPr>
                <w:t>会</w:t>
              </w:r>
            </w:ins>
            <w:ins w:id="809" w:author="zhoujiansheng" w:date="2025-06-05T17:37:52Z">
              <w:r>
                <w:rPr>
                  <w:rFonts w:hint="eastAsia"/>
                  <w:lang w:val="en-US" w:eastAsia="zh-CN"/>
                </w:rPr>
                <w:t>同步</w:t>
              </w:r>
            </w:ins>
            <w:ins w:id="810" w:author="zhoujiansheng" w:date="2025-06-05T17:37:58Z">
              <w:r>
                <w:rPr>
                  <w:rFonts w:hint="eastAsia"/>
                  <w:lang w:val="en-US" w:eastAsia="zh-CN"/>
                </w:rPr>
                <w:t>调整</w:t>
              </w:r>
            </w:ins>
            <w:ins w:id="811" w:author="zhoujiansheng" w:date="2025-06-05T17:37:59Z">
              <w:r>
                <w:rPr>
                  <w:rFonts w:hint="eastAsia"/>
                  <w:lang w:val="en-US" w:eastAsia="zh-CN"/>
                </w:rPr>
                <w:t>。</w:t>
              </w:r>
            </w:ins>
            <w:ins w:id="812" w:author="zhoujiansheng" w:date="2025-06-06T18:01:20Z">
              <w:r>
                <w:rPr>
                  <w:rFonts w:hint="eastAsia"/>
                  <w:lang w:val="en-US" w:eastAsia="zh-CN"/>
                </w:rPr>
                <w:t>（</w:t>
              </w:r>
            </w:ins>
            <w:ins w:id="813" w:author="zhoujiansheng" w:date="2025-06-06T18:01:34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814" w:author="zhoujiansheng" w:date="2025-06-06T18:01:35Z">
              <w:r>
                <w:rPr>
                  <w:rFonts w:hint="eastAsia"/>
                  <w:lang w:val="en-US" w:eastAsia="zh-CN"/>
                </w:rPr>
                <w:t>宽</w:t>
              </w:r>
            </w:ins>
            <w:ins w:id="815" w:author="zhoujiansheng" w:date="2025-06-06T18:01:43Z">
              <w:r>
                <w:rPr>
                  <w:rFonts w:hint="eastAsia"/>
                  <w:lang w:val="en-US" w:eastAsia="zh-CN"/>
                </w:rPr>
                <w:t>朝向</w:t>
              </w:r>
            </w:ins>
            <w:ins w:id="816" w:author="zhoujiansheng" w:date="2025-06-06T18:01:48Z">
              <w:r>
                <w:rPr>
                  <w:rFonts w:hint="eastAsia"/>
                  <w:lang w:val="en-US" w:eastAsia="zh-CN"/>
                </w:rPr>
                <w:t>操作</w:t>
              </w:r>
            </w:ins>
            <w:ins w:id="817" w:author="zhoujiansheng" w:date="2025-06-06T18:01:50Z">
              <w:r>
                <w:rPr>
                  <w:rFonts w:hint="eastAsia"/>
                  <w:lang w:val="en-US" w:eastAsia="zh-CN"/>
                </w:rPr>
                <w:t>侧，</w:t>
              </w:r>
            </w:ins>
            <w:ins w:id="818" w:author="zhoujiansheng" w:date="2025-06-06T18:01:51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819" w:author="zhoujiansheng" w:date="2025-06-06T18:01:56Z">
              <w:r>
                <w:rPr>
                  <w:rFonts w:hint="eastAsia"/>
                  <w:lang w:val="en-US" w:eastAsia="zh-CN"/>
                </w:rPr>
                <w:t>深</w:t>
              </w:r>
            </w:ins>
            <w:ins w:id="820" w:author="zhoujiansheng" w:date="2025-06-06T18:02:04Z">
              <w:r>
                <w:rPr>
                  <w:rFonts w:hint="eastAsia"/>
                  <w:lang w:val="en-US" w:eastAsia="zh-CN"/>
                </w:rPr>
                <w:t>为</w:t>
              </w:r>
            </w:ins>
            <w:ins w:id="821" w:author="zhoujiansheng" w:date="2025-06-06T18:02:05Z">
              <w:r>
                <w:rPr>
                  <w:rFonts w:hint="eastAsia"/>
                  <w:lang w:val="en-US" w:eastAsia="zh-CN"/>
                </w:rPr>
                <w:t>关闭</w:t>
              </w:r>
            </w:ins>
            <w:ins w:id="822" w:author="zhoujiansheng" w:date="2025-06-06T18:02:06Z">
              <w:r>
                <w:rPr>
                  <w:rFonts w:hint="eastAsia"/>
                  <w:lang w:val="en-US" w:eastAsia="zh-CN"/>
                </w:rPr>
                <w:t>侧</w:t>
              </w:r>
            </w:ins>
            <w:ins w:id="823" w:author="zhoujiansheng" w:date="2025-06-06T18:02:07Z">
              <w:r>
                <w:rPr>
                  <w:rFonts w:hint="eastAsia"/>
                  <w:lang w:val="en-US" w:eastAsia="zh-CN"/>
                </w:rPr>
                <w:t>）</w:t>
              </w:r>
            </w:ins>
          </w:p>
          <w:p w14:paraId="173CB22D">
            <w:pPr>
              <w:rPr>
                <w:rFonts w:hint="eastAsia"/>
                <w:lang w:val="en-US" w:eastAsia="zh-CN"/>
              </w:rPr>
            </w:pPr>
          </w:p>
          <w:p w14:paraId="4AC0C3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1.2组态视图编辑规则</w:t>
            </w:r>
          </w:p>
          <w:p w14:paraId="2D9E023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1.2.1组态视图初始化生成之后，处于可编辑状态。</w:t>
            </w:r>
          </w:p>
          <w:p w14:paraId="2074376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----支持机柜的推拽，生成的机柜只允许在当前机柜列拖拽，机柜拖拽到位置后，自动对齐放置。</w:t>
            </w:r>
          </w:p>
          <w:p w14:paraId="33DF79C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----支持机柜列的整体拖拽，单机柜列整体拖拽，双列排布的机柜列，支持单机柜列拖拽和双机柜列整体拖拽</w:t>
            </w:r>
          </w:p>
          <w:p w14:paraId="2E4C5BF2">
            <w:pPr>
              <w:pBdr>
                <w:bottom w:val="single" w:color="auto" w:sz="4" w:space="0"/>
              </w:pBdr>
              <w:rPr>
                <w:ins w:id="825" w:author="zhoujiansheng" w:date="2025-06-05T16:51:31Z"/>
                <w:rFonts w:hint="eastAsia"/>
                <w:lang w:val="en-US" w:eastAsia="zh-CN"/>
              </w:rPr>
              <w:pPrChange w:id="824" w:author="zhoujiansheng" w:date="2025-06-05T16:51:37Z">
                <w:pPr/>
              </w:pPrChange>
            </w:pPr>
            <w:r>
              <w:rPr>
                <w:rFonts w:hint="eastAsia"/>
                <w:lang w:val="en-US" w:eastAsia="zh-CN"/>
              </w:rPr>
              <w:t>----支持补充占位机柜，双列排布的机柜列，若设计机柜位数量不一致，可通过补充占位机柜符进行填充，确保双列排布机柜两端对齐。</w:t>
            </w:r>
          </w:p>
          <w:p w14:paraId="18DAC6F9">
            <w:pPr>
              <w:rPr>
                <w:ins w:id="826" w:author="zhoujiansheng" w:date="2025-06-05T16:53:21Z"/>
                <w:rFonts w:hint="eastAsia"/>
                <w:lang w:val="en-US" w:eastAsia="zh-CN"/>
              </w:rPr>
            </w:pPr>
            <w:ins w:id="827" w:author="zhoujiansheng" w:date="2025-06-05T16:51:44Z">
              <w:r>
                <w:rPr>
                  <w:rFonts w:hint="eastAsia"/>
                  <w:lang w:val="en-US" w:eastAsia="zh-CN"/>
                </w:rPr>
                <w:t>---</w:t>
              </w:r>
            </w:ins>
            <w:ins w:id="828" w:author="zhoujiansheng" w:date="2025-06-05T16:51:45Z">
              <w:r>
                <w:rPr>
                  <w:rFonts w:hint="eastAsia"/>
                  <w:lang w:val="en-US" w:eastAsia="zh-CN"/>
                </w:rPr>
                <w:t>-</w:t>
              </w:r>
            </w:ins>
            <w:ins w:id="829" w:author="zhoujiansheng" w:date="2025-06-05T16:51:50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830" w:author="zhoujiansheng" w:date="2025-06-05T16:51:53Z">
              <w:r>
                <w:rPr>
                  <w:rFonts w:hint="eastAsia"/>
                  <w:lang w:val="en-US" w:eastAsia="zh-CN"/>
                </w:rPr>
                <w:t>列</w:t>
              </w:r>
            </w:ins>
            <w:ins w:id="831" w:author="zhoujiansheng" w:date="2025-06-05T16:51:59Z">
              <w:r>
                <w:rPr>
                  <w:rFonts w:hint="eastAsia"/>
                  <w:lang w:val="en-US" w:eastAsia="zh-CN"/>
                </w:rPr>
                <w:t>拖拽</w:t>
              </w:r>
            </w:ins>
            <w:ins w:id="832" w:author="zhoujiansheng" w:date="2025-06-05T16:52:01Z">
              <w:r>
                <w:rPr>
                  <w:rFonts w:hint="eastAsia"/>
                  <w:lang w:val="en-US" w:eastAsia="zh-CN"/>
                </w:rPr>
                <w:t>和</w:t>
              </w:r>
            </w:ins>
            <w:ins w:id="833" w:author="zhoujiansheng" w:date="2025-06-05T16:52:02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834" w:author="zhoujiansheng" w:date="2025-06-05T16:52:08Z">
              <w:r>
                <w:rPr>
                  <w:rFonts w:hint="eastAsia"/>
                  <w:lang w:val="en-US" w:eastAsia="zh-CN"/>
                </w:rPr>
                <w:t>拖拽</w:t>
              </w:r>
            </w:ins>
            <w:ins w:id="835" w:author="zhoujiansheng" w:date="2025-06-05T16:52:09Z">
              <w:r>
                <w:rPr>
                  <w:rFonts w:hint="eastAsia"/>
                  <w:lang w:val="en-US" w:eastAsia="zh-CN"/>
                </w:rPr>
                <w:t>效果</w:t>
              </w:r>
            </w:ins>
            <w:ins w:id="836" w:author="zhoujiansheng" w:date="2025-06-05T16:52:44Z">
              <w:r>
                <w:rPr>
                  <w:rFonts w:hint="eastAsia"/>
                  <w:lang w:val="en-US" w:eastAsia="zh-CN"/>
                </w:rPr>
                <w:t>改</w:t>
              </w:r>
            </w:ins>
            <w:ins w:id="837" w:author="zhoujiansheng" w:date="2025-06-05T16:52:16Z">
              <w:r>
                <w:rPr>
                  <w:rFonts w:hint="eastAsia"/>
                  <w:lang w:val="en-US" w:eastAsia="zh-CN"/>
                </w:rPr>
                <w:t>为</w:t>
              </w:r>
            </w:ins>
            <w:ins w:id="838" w:author="zhoujiansheng" w:date="2025-06-05T16:52:17Z">
              <w:r>
                <w:rPr>
                  <w:rFonts w:hint="eastAsia"/>
                  <w:lang w:val="en-US" w:eastAsia="zh-CN"/>
                </w:rPr>
                <w:t>被</w:t>
              </w:r>
            </w:ins>
            <w:ins w:id="839" w:author="zhoujiansheng" w:date="2025-06-05T16:52:23Z">
              <w:r>
                <w:rPr>
                  <w:rFonts w:hint="eastAsia"/>
                  <w:lang w:val="en-US" w:eastAsia="zh-CN"/>
                </w:rPr>
                <w:t>拖拽</w:t>
              </w:r>
            </w:ins>
            <w:ins w:id="840" w:author="zhoujiansheng" w:date="2025-06-05T16:52:24Z">
              <w:r>
                <w:rPr>
                  <w:rFonts w:hint="eastAsia"/>
                  <w:lang w:val="en-US" w:eastAsia="zh-CN"/>
                </w:rPr>
                <w:t>目标</w:t>
              </w:r>
            </w:ins>
            <w:ins w:id="841" w:author="zhoujiansheng" w:date="2025-06-05T16:52:29Z">
              <w:r>
                <w:rPr>
                  <w:rFonts w:hint="eastAsia"/>
                  <w:lang w:val="en-US" w:eastAsia="zh-CN"/>
                </w:rPr>
                <w:t>插入</w:t>
              </w:r>
            </w:ins>
            <w:ins w:id="842" w:author="zhoujiansheng" w:date="2025-06-05T16:52:31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843" w:author="zhoujiansheng" w:date="2025-06-05T16:52:48Z">
              <w:r>
                <w:rPr>
                  <w:rFonts w:hint="eastAsia"/>
                  <w:lang w:val="en-US" w:eastAsia="zh-CN"/>
                </w:rPr>
                <w:t>而不是</w:t>
              </w:r>
            </w:ins>
            <w:ins w:id="844" w:author="zhoujiansheng" w:date="2025-06-05T16:53:14Z">
              <w:r>
                <w:rPr>
                  <w:rFonts w:hint="eastAsia"/>
                  <w:lang w:val="en-US" w:eastAsia="zh-CN"/>
                </w:rPr>
                <w:t>机柜列</w:t>
              </w:r>
            </w:ins>
            <w:ins w:id="845" w:author="zhoujiansheng" w:date="2025-06-05T16:53:16Z">
              <w:r>
                <w:rPr>
                  <w:rFonts w:hint="eastAsia"/>
                  <w:lang w:val="en-US" w:eastAsia="zh-CN"/>
                </w:rPr>
                <w:t>/</w:t>
              </w:r>
            </w:ins>
            <w:ins w:id="846" w:author="zhoujiansheng" w:date="2025-06-05T16:52:51Z">
              <w:r>
                <w:rPr>
                  <w:rFonts w:hint="eastAsia"/>
                  <w:lang w:val="en-US" w:eastAsia="zh-CN"/>
                </w:rPr>
                <w:t>机柜</w:t>
              </w:r>
            </w:ins>
            <w:ins w:id="847" w:author="zhoujiansheng" w:date="2025-06-05T16:52:55Z">
              <w:r>
                <w:rPr>
                  <w:rFonts w:hint="eastAsia"/>
                  <w:lang w:val="en-US" w:eastAsia="zh-CN"/>
                </w:rPr>
                <w:t>对换</w:t>
              </w:r>
            </w:ins>
            <w:ins w:id="848" w:author="zhoujiansheng" w:date="2025-06-05T16:52:56Z">
              <w:r>
                <w:rPr>
                  <w:rFonts w:hint="eastAsia"/>
                  <w:lang w:val="en-US" w:eastAsia="zh-CN"/>
                </w:rPr>
                <w:t>位置</w:t>
              </w:r>
            </w:ins>
            <w:ins w:id="849" w:author="zhoujiansheng" w:date="2025-06-05T16:52:57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p w14:paraId="129C7269">
            <w:pPr>
              <w:rPr>
                <w:ins w:id="850" w:author="zhoujiansheng" w:date="2025-06-05T16:51:41Z"/>
                <w:rFonts w:hint="default"/>
                <w:lang w:val="en-US" w:eastAsia="zh-CN"/>
              </w:rPr>
            </w:pPr>
            <w:ins w:id="851" w:author="zhoujiansheng" w:date="2025-06-05T16:53:23Z">
              <w:r>
                <w:rPr>
                  <w:rFonts w:hint="eastAsia"/>
                  <w:lang w:val="en-US" w:eastAsia="zh-CN"/>
                </w:rPr>
                <w:t>---</w:t>
              </w:r>
            </w:ins>
            <w:ins w:id="852" w:author="zhoujiansheng" w:date="2025-06-05T16:53:24Z">
              <w:r>
                <w:rPr>
                  <w:rFonts w:hint="eastAsia"/>
                  <w:lang w:val="en-US" w:eastAsia="zh-CN"/>
                </w:rPr>
                <w:t>-</w:t>
              </w:r>
            </w:ins>
            <w:ins w:id="853" w:author="zhoujiansheng" w:date="2025-06-05T17:06:36Z">
              <w:r>
                <w:rPr>
                  <w:rFonts w:hint="eastAsia"/>
                  <w:lang w:val="en-US" w:eastAsia="zh-CN"/>
                </w:rPr>
                <w:t>新增</w:t>
              </w:r>
            </w:ins>
            <w:ins w:id="854" w:author="zhoujiansheng" w:date="2025-06-05T17:06:37Z">
              <w:r>
                <w:rPr>
                  <w:rFonts w:hint="eastAsia"/>
                  <w:lang w:val="en-US" w:eastAsia="zh-CN"/>
                </w:rPr>
                <w:t>布局</w:t>
              </w:r>
            </w:ins>
            <w:ins w:id="855" w:author="zhoujiansheng" w:date="2025-06-05T17:06:39Z">
              <w:r>
                <w:rPr>
                  <w:rFonts w:hint="eastAsia"/>
                  <w:lang w:val="en-US" w:eastAsia="zh-CN"/>
                </w:rPr>
                <w:t>调整</w:t>
              </w:r>
            </w:ins>
            <w:ins w:id="856" w:author="zhoujiansheng" w:date="2025-06-05T17:06:41Z">
              <w:r>
                <w:rPr>
                  <w:rFonts w:hint="eastAsia"/>
                  <w:lang w:val="en-US" w:eastAsia="zh-CN"/>
                </w:rPr>
                <w:t>按钮，</w:t>
              </w:r>
            </w:ins>
            <w:ins w:id="857" w:author="zhoujiansheng" w:date="2025-06-05T17:06:43Z">
              <w:r>
                <w:rPr>
                  <w:rFonts w:hint="eastAsia"/>
                  <w:lang w:val="en-US" w:eastAsia="zh-CN"/>
                </w:rPr>
                <w:t>可以</w:t>
              </w:r>
            </w:ins>
            <w:ins w:id="858" w:author="zhoujiansheng" w:date="2025-06-05T17:06:46Z">
              <w:r>
                <w:rPr>
                  <w:rFonts w:hint="eastAsia"/>
                  <w:lang w:val="en-US" w:eastAsia="zh-CN"/>
                </w:rPr>
                <w:t>重新</w:t>
              </w:r>
            </w:ins>
            <w:ins w:id="859" w:author="zhoujiansheng" w:date="2025-06-05T17:06:48Z">
              <w:r>
                <w:rPr>
                  <w:rFonts w:hint="eastAsia"/>
                  <w:lang w:val="en-US" w:eastAsia="zh-CN"/>
                </w:rPr>
                <w:t>选择</w:t>
              </w:r>
            </w:ins>
            <w:ins w:id="860" w:author="zhoujiansheng" w:date="2025-06-05T17:06:59Z">
              <w:r>
                <w:rPr>
                  <w:rFonts w:hint="eastAsia"/>
                  <w:lang w:val="en-US" w:eastAsia="zh-CN"/>
                </w:rPr>
                <w:t>机柜列的</w:t>
              </w:r>
            </w:ins>
            <w:ins w:id="861" w:author="zhoujiansheng" w:date="2025-06-05T17:07:07Z">
              <w:r>
                <w:rPr>
                  <w:rFonts w:hint="eastAsia"/>
                  <w:lang w:val="en-US" w:eastAsia="zh-CN"/>
                </w:rPr>
                <w:t>排列</w:t>
              </w:r>
            </w:ins>
            <w:ins w:id="862" w:author="zhoujiansheng" w:date="2025-06-05T17:07:09Z">
              <w:r>
                <w:rPr>
                  <w:rFonts w:hint="eastAsia"/>
                  <w:lang w:val="en-US" w:eastAsia="zh-CN"/>
                </w:rPr>
                <w:t>方式</w:t>
              </w:r>
            </w:ins>
            <w:ins w:id="863" w:author="zhoujiansheng" w:date="2025-06-05T17:07:16Z">
              <w:r>
                <w:rPr>
                  <w:rFonts w:hint="eastAsia"/>
                  <w:lang w:val="en-US" w:eastAsia="zh-CN"/>
                </w:rPr>
                <w:t>。</w:t>
              </w:r>
            </w:ins>
            <w:ins w:id="864" w:author="zhoujiansheng" w:date="2025-06-05T17:07:30Z">
              <w:r>
                <w:rPr>
                  <w:rFonts w:hint="eastAsia"/>
                  <w:lang w:val="en-US" w:eastAsia="zh-CN"/>
                </w:rPr>
                <w:t>纵向排列或横向排列</w:t>
              </w:r>
            </w:ins>
            <w:ins w:id="865" w:author="zhoujiansheng" w:date="2025-06-05T17:07:36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866" w:author="zhoujiansheng" w:date="2025-06-05T17:07:37Z">
              <w:r>
                <w:rPr>
                  <w:rFonts w:hint="eastAsia"/>
                  <w:lang w:val="en-US" w:eastAsia="zh-CN"/>
                </w:rPr>
                <w:t>单列排布或双列排布</w:t>
              </w:r>
            </w:ins>
            <w:ins w:id="867" w:author="zhoujiansheng" w:date="2025-06-05T17:07:40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p w14:paraId="544B91AC">
            <w:pPr>
              <w:rPr>
                <w:rFonts w:hint="default"/>
                <w:lang w:val="en-US" w:eastAsia="zh-CN"/>
              </w:rPr>
            </w:pPr>
          </w:p>
          <w:p w14:paraId="00C899C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1.2.2编辑完成后，可以选择保存或取消。</w:t>
            </w:r>
          </w:p>
          <w:p w14:paraId="1E2B753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----保存：组态视图保存后的方案可以再次编辑修改，修改后点击保存，弹窗选择“覆盖当前版本”/“另存为新版本”。一个机房最多保存3个版本组态视图，可通过tab页进行切换查看。</w:t>
            </w:r>
          </w:p>
          <w:p w14:paraId="3E391360">
            <w:pPr>
              <w:rPr>
                <w:ins w:id="868" w:author="zhoujiansheng" w:date="2025-06-05T17:08:31Z"/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----保存后的视图，可选择是否应用。应用后的视图会标识“当前应用视图”。一个机房只能应用一个已保存视图。</w:t>
            </w:r>
          </w:p>
          <w:p w14:paraId="3A25A43F">
            <w:pPr>
              <w:rPr>
                <w:rFonts w:hint="default"/>
                <w:lang w:val="en-US" w:eastAsia="zh-CN"/>
              </w:rPr>
            </w:pPr>
            <w:ins w:id="869" w:author="zhoujiansheng" w:date="2025-06-05T17:08:33Z">
              <w:r>
                <w:rPr>
                  <w:rFonts w:hint="eastAsia"/>
                  <w:lang w:val="en-US" w:eastAsia="zh-CN"/>
                </w:rPr>
                <w:t>----</w:t>
              </w:r>
            </w:ins>
            <w:ins w:id="870" w:author="zhoujiansheng" w:date="2025-06-05T17:08:50Z">
              <w:r>
                <w:rPr>
                  <w:rFonts w:hint="eastAsia"/>
                  <w:lang w:val="en-US" w:eastAsia="zh-CN"/>
                </w:rPr>
                <w:t>历史</w:t>
              </w:r>
            </w:ins>
            <w:ins w:id="871" w:author="zhoujiansheng" w:date="2025-06-05T17:08:51Z">
              <w:r>
                <w:rPr>
                  <w:rFonts w:hint="eastAsia"/>
                  <w:lang w:val="en-US" w:eastAsia="zh-CN"/>
                </w:rPr>
                <w:t>版本</w:t>
              </w:r>
            </w:ins>
            <w:ins w:id="872" w:author="zhoujiansheng" w:date="2025-06-05T17:08:54Z">
              <w:r>
                <w:rPr>
                  <w:rFonts w:hint="eastAsia"/>
                  <w:lang w:val="en-US" w:eastAsia="zh-CN"/>
                </w:rPr>
                <w:t>可</w:t>
              </w:r>
            </w:ins>
            <w:ins w:id="873" w:author="zhoujiansheng" w:date="2025-06-05T17:08:56Z">
              <w:r>
                <w:rPr>
                  <w:rFonts w:hint="eastAsia"/>
                  <w:lang w:val="en-US" w:eastAsia="zh-CN"/>
                </w:rPr>
                <w:t>删除，</w:t>
              </w:r>
            </w:ins>
            <w:ins w:id="874" w:author="zhoujiansheng" w:date="2025-06-05T17:08:58Z">
              <w:r>
                <w:rPr>
                  <w:rFonts w:hint="eastAsia"/>
                  <w:lang w:val="en-US" w:eastAsia="zh-CN"/>
                </w:rPr>
                <w:t>删除</w:t>
              </w:r>
            </w:ins>
            <w:ins w:id="875" w:author="zhoujiansheng" w:date="2025-06-05T17:08:59Z">
              <w:r>
                <w:rPr>
                  <w:rFonts w:hint="eastAsia"/>
                  <w:lang w:val="en-US" w:eastAsia="zh-CN"/>
                </w:rPr>
                <w:t>时</w:t>
              </w:r>
            </w:ins>
            <w:ins w:id="876" w:author="zhoujiansheng" w:date="2025-06-05T17:09:00Z">
              <w:r>
                <w:rPr>
                  <w:rFonts w:hint="eastAsia"/>
                  <w:lang w:val="en-US" w:eastAsia="zh-CN"/>
                </w:rPr>
                <w:t>进行</w:t>
              </w:r>
            </w:ins>
            <w:ins w:id="877" w:author="zhoujiansheng" w:date="2025-06-05T17:09:01Z">
              <w:r>
                <w:rPr>
                  <w:rFonts w:hint="eastAsia"/>
                  <w:lang w:val="en-US" w:eastAsia="zh-CN"/>
                </w:rPr>
                <w:t>二次</w:t>
              </w:r>
            </w:ins>
            <w:ins w:id="878" w:author="zhoujiansheng" w:date="2025-06-05T17:09:03Z">
              <w:r>
                <w:rPr>
                  <w:rFonts w:hint="eastAsia"/>
                  <w:lang w:val="en-US" w:eastAsia="zh-CN"/>
                </w:rPr>
                <w:t>确认</w:t>
              </w:r>
            </w:ins>
            <w:ins w:id="879" w:author="zhoujiansheng" w:date="2025-06-05T17:09:04Z">
              <w:r>
                <w:rPr>
                  <w:rFonts w:hint="eastAsia"/>
                  <w:lang w:val="en-US" w:eastAsia="zh-CN"/>
                </w:rPr>
                <w:t>。</w:t>
              </w:r>
            </w:ins>
          </w:p>
          <w:p w14:paraId="224A52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应用后的视图可按比例缩放后显示在机柜可视化页面中。</w:t>
            </w:r>
          </w:p>
          <w:p w14:paraId="69551455">
            <w:pPr>
              <w:rPr>
                <w:rFonts w:hint="eastAsia"/>
                <w:lang w:val="en-US" w:eastAsia="zh-CN"/>
              </w:rPr>
            </w:pPr>
          </w:p>
          <w:p w14:paraId="2374083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（数据中心较大机房规模参数参考：机柜列16列，机柜数量260个）</w:t>
            </w:r>
          </w:p>
          <w:p w14:paraId="2AB6E95E">
            <w:pPr>
              <w:rPr>
                <w:rFonts w:hint="eastAsia"/>
                <w:lang w:val="en-US" w:eastAsia="zh-CN"/>
              </w:rPr>
            </w:pPr>
          </w:p>
          <w:p w14:paraId="00CD4B1E"/>
        </w:tc>
      </w:tr>
      <w:tr w14:paraId="6536C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B0F0A7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2103FF0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3E9F878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78BD6B5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79116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5F29CF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78176F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0FBE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ED34FE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09493EE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0219D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71E136F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479AC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ED0BAC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54A4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38458377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1FE4D7E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251E154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6AD87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0487C98A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2D3105E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03BAF40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7FA3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162F257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048EA54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V版本通用功能</w:t>
            </w:r>
          </w:p>
          <w:p w14:paraId="69CBC387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08204EBD">
      <w:pPr>
        <w:pStyle w:val="3"/>
        <w:bidi w:val="0"/>
        <w:rPr>
          <w:rFonts w:hint="eastAsia"/>
          <w:lang w:val="en-US" w:eastAsia="zh-CN"/>
        </w:rPr>
      </w:pPr>
    </w:p>
    <w:p w14:paraId="07BCDDC9">
      <w:pPr>
        <w:pStyle w:val="5"/>
      </w:pPr>
      <w:r>
        <w:rPr>
          <w:rFonts w:hint="eastAsia"/>
        </w:rPr>
        <w:t>AIMIOps-BR-F-0</w:t>
      </w:r>
      <w:r>
        <w:t>59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机柜可视化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368E1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3BDF295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73C7898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7155A0F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7CA2A51">
            <w:pPr>
              <w:pStyle w:val="16"/>
              <w:rPr>
                <w:sz w:val="22"/>
                <w:szCs w:val="22"/>
              </w:rPr>
            </w:pPr>
          </w:p>
        </w:tc>
      </w:tr>
      <w:tr w14:paraId="3FBA3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6854C9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759C450">
            <w:pPr>
              <w:rPr>
                <w:rFonts w:hint="default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功能位置：运行分析——机柜——机柜可视化</w:t>
            </w:r>
          </w:p>
          <w:p w14:paraId="416CFC63">
            <w:pPr>
              <w:numPr>
                <w:ilvl w:val="0"/>
                <w:numId w:val="19"/>
              </w:num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功能简述：针对已导入机柜列和机柜信息的机房，自动实现可视化呈现。</w:t>
            </w:r>
          </w:p>
          <w:p w14:paraId="6FE4A8BC">
            <w:pPr>
              <w:numPr>
                <w:ilvl w:val="0"/>
                <w:numId w:val="0"/>
              </w:numPr>
              <w:rPr>
                <w:rFonts w:hint="eastAsia"/>
                <w:lang w:val="en-US" w:eastAsia="zh-CN"/>
              </w:rPr>
            </w:pPr>
            <w:r>
              <w:drawing>
                <wp:inline distT="0" distB="0" distL="114300" distR="114300">
                  <wp:extent cx="5470525" cy="2379980"/>
                  <wp:effectExtent l="0" t="0" r="635" b="1270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0525" cy="2379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BAC1BA">
            <w:pPr>
              <w:rPr>
                <w:ins w:id="880" w:author="zhoujiansheng" w:date="2025-06-05T17:31:01Z"/>
                <w:rFonts w:hint="eastAsia"/>
                <w:lang w:val="en-US" w:eastAsia="zh-CN"/>
              </w:rPr>
            </w:pPr>
            <w:ins w:id="881" w:author="zhoujiansheng" w:date="2025-06-05T17:30:57Z">
              <w:r>
                <w:rPr>
                  <w:rFonts w:hint="eastAsia"/>
                  <w:lang w:val="en-US" w:eastAsia="zh-CN"/>
                </w:rPr>
                <w:t>页面</w:t>
              </w:r>
            </w:ins>
            <w:ins w:id="882" w:author="zhoujiansheng" w:date="2025-06-05T17:30:59Z">
              <w:r>
                <w:rPr>
                  <w:rFonts w:hint="eastAsia"/>
                  <w:lang w:val="en-US" w:eastAsia="zh-CN"/>
                </w:rPr>
                <w:t>布局</w:t>
              </w:r>
            </w:ins>
            <w:ins w:id="883" w:author="zhoujiansheng" w:date="2025-06-05T17:31:00Z">
              <w:r>
                <w:rPr>
                  <w:rFonts w:hint="eastAsia"/>
                  <w:lang w:val="en-US" w:eastAsia="zh-CN"/>
                </w:rPr>
                <w:t>优化</w:t>
              </w:r>
            </w:ins>
            <w:ins w:id="884" w:author="zhoujiansheng" w:date="2025-06-05T17:31:01Z">
              <w:r>
                <w:rPr>
                  <w:rFonts w:hint="eastAsia"/>
                  <w:lang w:val="en-US" w:eastAsia="zh-CN"/>
                </w:rPr>
                <w:t>：</w:t>
              </w:r>
            </w:ins>
          </w:p>
          <w:p w14:paraId="58653AA7">
            <w:pPr>
              <w:numPr>
                <w:ilvl w:val="0"/>
                <w:numId w:val="20"/>
                <w:ins w:id="886" w:author="zhoujiansheng" w:date="2025-06-05T17:32:42Z"/>
              </w:numPr>
              <w:rPr>
                <w:ins w:id="887" w:author="zhoujiansheng" w:date="2025-06-05T17:32:42Z"/>
                <w:rFonts w:hint="eastAsia"/>
                <w:lang w:val="en-US" w:eastAsia="zh-CN"/>
              </w:rPr>
              <w:pPrChange w:id="885" w:author="zhoujiansheng" w:date="2025-06-05T17:32:42Z">
                <w:pPr/>
              </w:pPrChange>
            </w:pPr>
            <w:ins w:id="888" w:author="zhoujiansheng" w:date="2025-06-05T17:31:57Z">
              <w:r>
                <w:rPr>
                  <w:rFonts w:hint="eastAsia"/>
                  <w:lang w:val="en-US" w:eastAsia="zh-CN"/>
                </w:rPr>
                <w:t>缩短</w:t>
              </w:r>
            </w:ins>
            <w:ins w:id="889" w:author="zhoujiansheng" w:date="2025-06-05T17:31:59Z">
              <w:r>
                <w:rPr>
                  <w:rFonts w:hint="eastAsia"/>
                  <w:lang w:val="en-US" w:eastAsia="zh-CN"/>
                </w:rPr>
                <w:t>左侧</w:t>
              </w:r>
            </w:ins>
            <w:ins w:id="890" w:author="zhoujiansheng" w:date="2025-06-05T17:32:00Z">
              <w:r>
                <w:rPr>
                  <w:rFonts w:hint="eastAsia"/>
                  <w:lang w:val="en-US" w:eastAsia="zh-CN"/>
                </w:rPr>
                <w:t>机房</w:t>
              </w:r>
            </w:ins>
            <w:ins w:id="891" w:author="zhoujiansheng" w:date="2025-06-05T17:32:02Z">
              <w:r>
                <w:rPr>
                  <w:rFonts w:hint="eastAsia"/>
                  <w:lang w:val="en-US" w:eastAsia="zh-CN"/>
                </w:rPr>
                <w:t>信息</w:t>
              </w:r>
            </w:ins>
            <w:ins w:id="892" w:author="zhoujiansheng" w:date="2025-06-05T17:32:03Z">
              <w:r>
                <w:rPr>
                  <w:rFonts w:hint="eastAsia"/>
                  <w:lang w:val="en-US" w:eastAsia="zh-CN"/>
                </w:rPr>
                <w:t>板块</w:t>
              </w:r>
            </w:ins>
            <w:ins w:id="893" w:author="zhoujiansheng" w:date="2025-06-05T17:32:13Z">
              <w:r>
                <w:rPr>
                  <w:rFonts w:hint="eastAsia"/>
                  <w:lang w:val="en-US" w:eastAsia="zh-CN"/>
                </w:rPr>
                <w:t>，</w:t>
              </w:r>
            </w:ins>
            <w:ins w:id="894" w:author="zhoujiansheng" w:date="2025-06-05T17:32:27Z">
              <w:r>
                <w:rPr>
                  <w:rFonts w:hint="eastAsia"/>
                  <w:lang w:val="en-US" w:eastAsia="zh-CN"/>
                </w:rPr>
                <w:t>重新</w:t>
              </w:r>
            </w:ins>
            <w:ins w:id="895" w:author="zhoujiansheng" w:date="2025-06-05T17:32:28Z">
              <w:r>
                <w:rPr>
                  <w:rFonts w:hint="eastAsia"/>
                  <w:lang w:val="en-US" w:eastAsia="zh-CN"/>
                </w:rPr>
                <w:t>设计</w:t>
              </w:r>
            </w:ins>
            <w:ins w:id="896" w:author="zhoujiansheng" w:date="2025-06-05T17:32:30Z">
              <w:r>
                <w:rPr>
                  <w:rFonts w:hint="eastAsia"/>
                  <w:lang w:val="en-US" w:eastAsia="zh-CN"/>
                </w:rPr>
                <w:t>版面</w:t>
              </w:r>
            </w:ins>
            <w:ins w:id="897" w:author="zhoujiansheng" w:date="2025-06-05T17:32:42Z">
              <w:r>
                <w:rPr>
                  <w:rFonts w:hint="eastAsia"/>
                  <w:lang w:val="en-US" w:eastAsia="zh-CN"/>
                </w:rPr>
                <w:t>；</w:t>
              </w:r>
            </w:ins>
          </w:p>
          <w:p w14:paraId="4A863C2F">
            <w:pPr>
              <w:numPr>
                <w:ilvl w:val="0"/>
                <w:numId w:val="20"/>
                <w:ins w:id="899" w:author="zhoujiansheng" w:date="2025-06-05T17:32:42Z"/>
              </w:numPr>
              <w:rPr>
                <w:ins w:id="900" w:author="zhoujiansheng" w:date="2025-06-05T17:38:52Z"/>
                <w:rFonts w:hint="default"/>
                <w:highlight w:val="none"/>
                <w:lang w:val="en-US" w:eastAsia="zh-CN"/>
                <w:rPrChange w:id="901" w:author="zhoujiansheng" w:date="2025-06-06T18:06:01Z">
                  <w:rPr>
                    <w:ins w:id="902" w:author="zhoujiansheng" w:date="2025-06-05T17:38:52Z"/>
                    <w:rFonts w:hint="default"/>
                    <w:highlight w:val="yellow"/>
                    <w:lang w:val="en-US" w:eastAsia="zh-CN"/>
                  </w:rPr>
                </w:rPrChange>
              </w:rPr>
              <w:pPrChange w:id="898" w:author="zhoujiansheng" w:date="2025-06-05T17:32:42Z">
                <w:pPr/>
              </w:pPrChange>
            </w:pPr>
            <w:ins w:id="903" w:author="zhoujiansheng" w:date="2025-06-05T17:32:46Z">
              <w:r>
                <w:rPr>
                  <w:rFonts w:hint="eastAsia"/>
                  <w:highlight w:val="none"/>
                  <w:lang w:val="en-US" w:eastAsia="zh-CN"/>
                  <w:rPrChange w:id="904" w:author="zhoujiansheng" w:date="2025-06-06T18:06:01Z">
                    <w:rPr>
                      <w:rFonts w:hint="eastAsia"/>
                      <w:lang w:val="en-US" w:eastAsia="zh-CN"/>
                    </w:rPr>
                  </w:rPrChange>
                </w:rPr>
                <w:t>中间</w:t>
              </w:r>
            </w:ins>
            <w:ins w:id="905" w:author="zhoujiansheng" w:date="2025-06-05T17:32:48Z">
              <w:r>
                <w:rPr>
                  <w:rFonts w:hint="eastAsia"/>
                  <w:highlight w:val="none"/>
                  <w:lang w:val="en-US" w:eastAsia="zh-CN"/>
                  <w:rPrChange w:id="906" w:author="zhoujiansheng" w:date="2025-06-06T18:06:01Z">
                    <w:rPr>
                      <w:rFonts w:hint="eastAsia"/>
                      <w:lang w:val="en-US" w:eastAsia="zh-CN"/>
                    </w:rPr>
                  </w:rPrChange>
                </w:rPr>
                <w:t>机柜</w:t>
              </w:r>
            </w:ins>
            <w:ins w:id="907" w:author="zhoujiansheng" w:date="2025-06-05T17:32:50Z">
              <w:r>
                <w:rPr>
                  <w:rFonts w:hint="eastAsia"/>
                  <w:highlight w:val="none"/>
                  <w:lang w:val="en-US" w:eastAsia="zh-CN"/>
                  <w:rPrChange w:id="908" w:author="zhoujiansheng" w:date="2025-06-06T18:06:01Z">
                    <w:rPr>
                      <w:rFonts w:hint="eastAsia"/>
                      <w:lang w:val="en-US" w:eastAsia="zh-CN"/>
                    </w:rPr>
                  </w:rPrChange>
                </w:rPr>
                <w:t>视图</w:t>
              </w:r>
            </w:ins>
            <w:ins w:id="909" w:author="zhoujiansheng" w:date="2025-06-05T17:32:51Z">
              <w:r>
                <w:rPr>
                  <w:rFonts w:hint="eastAsia"/>
                  <w:highlight w:val="none"/>
                  <w:lang w:val="en-US" w:eastAsia="zh-CN"/>
                  <w:rPrChange w:id="910" w:author="zhoujiansheng" w:date="2025-06-06T18:06:01Z">
                    <w:rPr>
                      <w:rFonts w:hint="eastAsia"/>
                      <w:lang w:val="en-US" w:eastAsia="zh-CN"/>
                    </w:rPr>
                  </w:rPrChange>
                </w:rPr>
                <w:t>板块</w:t>
              </w:r>
            </w:ins>
            <w:ins w:id="911" w:author="zhoujiansheng" w:date="2025-06-06T18:06:16Z">
              <w:r>
                <w:rPr>
                  <w:rFonts w:hint="eastAsia"/>
                  <w:highlight w:val="none"/>
                  <w:lang w:val="en-US" w:eastAsia="zh-CN"/>
                </w:rPr>
                <w:t>可</w:t>
              </w:r>
            </w:ins>
            <w:ins w:id="912" w:author="zhoujiansheng" w:date="2025-06-06T18:06:19Z">
              <w:r>
                <w:rPr>
                  <w:rFonts w:hint="eastAsia"/>
                  <w:highlight w:val="none"/>
                  <w:lang w:val="en-US" w:eastAsia="zh-CN"/>
                </w:rPr>
                <w:t>单独</w:t>
              </w:r>
            </w:ins>
            <w:ins w:id="913" w:author="zhoujiansheng" w:date="2025-06-06T18:06:23Z">
              <w:r>
                <w:rPr>
                  <w:rFonts w:hint="eastAsia"/>
                  <w:highlight w:val="none"/>
                  <w:lang w:val="en-US" w:eastAsia="zh-CN"/>
                </w:rPr>
                <w:t>全屏</w:t>
              </w:r>
            </w:ins>
            <w:ins w:id="914" w:author="zhoujiansheng" w:date="2025-06-06T18:06:25Z">
              <w:r>
                <w:rPr>
                  <w:rFonts w:hint="eastAsia"/>
                  <w:highlight w:val="none"/>
                  <w:lang w:val="en-US" w:eastAsia="zh-CN"/>
                </w:rPr>
                <w:t>展开</w:t>
              </w:r>
            </w:ins>
            <w:ins w:id="915" w:author="zhoujiansheng" w:date="2025-06-06T18:07:38Z">
              <w:r>
                <w:rPr>
                  <w:rFonts w:hint="eastAsia"/>
                  <w:highlight w:val="none"/>
                  <w:lang w:val="en-US" w:eastAsia="zh-CN"/>
                </w:rPr>
                <w:t>/</w:t>
              </w:r>
            </w:ins>
            <w:ins w:id="916" w:author="zhoujiansheng" w:date="2025-06-06T18:07:44Z">
              <w:r>
                <w:rPr>
                  <w:rFonts w:hint="eastAsia"/>
                  <w:highlight w:val="none"/>
                  <w:lang w:val="en-US" w:eastAsia="zh-CN"/>
                </w:rPr>
                <w:t>收起</w:t>
              </w:r>
            </w:ins>
            <w:ins w:id="917" w:author="zhoujiansheng" w:date="2025-06-05T17:36:20Z">
              <w:r>
                <w:rPr>
                  <w:rFonts w:hint="eastAsia"/>
                  <w:highlight w:val="none"/>
                  <w:lang w:val="en-US" w:eastAsia="zh-CN"/>
                  <w:rPrChange w:id="918" w:author="zhoujiansheng" w:date="2025-06-06T18:06:01Z">
                    <w:rPr>
                      <w:rFonts w:hint="eastAsia"/>
                      <w:lang w:val="en-US" w:eastAsia="zh-CN"/>
                    </w:rPr>
                  </w:rPrChange>
                </w:rPr>
                <w:t>。</w:t>
              </w:r>
            </w:ins>
            <w:ins w:id="919" w:author="zhoujiansheng" w:date="2025-06-06T18:08:25Z">
              <w:r>
                <w:rPr>
                  <w:rFonts w:hint="eastAsia"/>
                  <w:highlight w:val="none"/>
                  <w:lang w:val="en-US" w:eastAsia="zh-CN"/>
                </w:rPr>
                <w:t>（</w:t>
              </w:r>
            </w:ins>
            <w:ins w:id="920" w:author="zhoujiansheng" w:date="2025-06-06T18:08:31Z">
              <w:r>
                <w:rPr>
                  <w:rFonts w:hint="eastAsia"/>
                  <w:highlight w:val="none"/>
                  <w:lang w:val="en-US" w:eastAsia="zh-CN"/>
                </w:rPr>
                <w:t>用</w:t>
              </w:r>
            </w:ins>
            <w:ins w:id="921" w:author="zhoujiansheng" w:date="2025-06-06T18:08:33Z">
              <w:r>
                <w:rPr>
                  <w:rFonts w:hint="eastAsia"/>
                  <w:highlight w:val="none"/>
                  <w:lang w:val="en-US" w:eastAsia="zh-CN"/>
                </w:rPr>
                <w:t>某种</w:t>
              </w:r>
            </w:ins>
            <w:ins w:id="922" w:author="zhoujiansheng" w:date="2025-06-06T18:08:34Z">
              <w:r>
                <w:rPr>
                  <w:rFonts w:hint="eastAsia"/>
                  <w:highlight w:val="none"/>
                  <w:lang w:val="en-US" w:eastAsia="zh-CN"/>
                </w:rPr>
                <w:t>方式</w:t>
              </w:r>
            </w:ins>
            <w:ins w:id="923" w:author="zhoujiansheng" w:date="2025-06-06T18:08:35Z">
              <w:r>
                <w:rPr>
                  <w:rFonts w:hint="eastAsia"/>
                  <w:highlight w:val="none"/>
                  <w:lang w:val="en-US" w:eastAsia="zh-CN"/>
                </w:rPr>
                <w:t>可以</w:t>
              </w:r>
            </w:ins>
            <w:ins w:id="924" w:author="zhoujiansheng" w:date="2025-06-06T18:08:38Z">
              <w:r>
                <w:rPr>
                  <w:rFonts w:hint="eastAsia"/>
                  <w:highlight w:val="none"/>
                  <w:lang w:val="en-US" w:eastAsia="zh-CN"/>
                </w:rPr>
                <w:t>拖动</w:t>
              </w:r>
            </w:ins>
            <w:ins w:id="925" w:author="zhoujiansheng" w:date="2025-06-06T18:08:40Z">
              <w:r>
                <w:rPr>
                  <w:rFonts w:hint="eastAsia"/>
                  <w:highlight w:val="none"/>
                  <w:lang w:val="en-US" w:eastAsia="zh-CN"/>
                </w:rPr>
                <w:t>机柜</w:t>
              </w:r>
            </w:ins>
            <w:ins w:id="926" w:author="zhoujiansheng" w:date="2025-06-06T18:08:45Z">
              <w:r>
                <w:rPr>
                  <w:rFonts w:hint="eastAsia"/>
                  <w:highlight w:val="none"/>
                  <w:lang w:val="en-US" w:eastAsia="zh-CN"/>
                </w:rPr>
                <w:t>视图</w:t>
              </w:r>
            </w:ins>
            <w:ins w:id="927" w:author="zhoujiansheng" w:date="2025-06-06T18:08:47Z">
              <w:r>
                <w:rPr>
                  <w:rFonts w:hint="eastAsia"/>
                  <w:highlight w:val="none"/>
                  <w:lang w:val="en-US" w:eastAsia="zh-CN"/>
                </w:rPr>
                <w:t>画布</w:t>
              </w:r>
            </w:ins>
            <w:ins w:id="928" w:author="zhoujiansheng" w:date="2025-06-06T18:08:48Z">
              <w:r>
                <w:rPr>
                  <w:rFonts w:hint="eastAsia"/>
                  <w:highlight w:val="none"/>
                  <w:lang w:val="en-US" w:eastAsia="zh-CN"/>
                </w:rPr>
                <w:t>）</w:t>
              </w:r>
            </w:ins>
          </w:p>
          <w:p w14:paraId="540FA0B1">
            <w:pPr>
              <w:numPr>
                <w:ilvl w:val="0"/>
                <w:numId w:val="20"/>
                <w:ins w:id="930" w:author="zhoujiansheng" w:date="2025-06-05T17:32:42Z"/>
              </w:numPr>
              <w:rPr>
                <w:ins w:id="931" w:author="zhoujiansheng" w:date="2025-06-05T17:43:57Z"/>
                <w:rFonts w:hint="default"/>
                <w:highlight w:val="none"/>
                <w:lang w:val="en-US" w:eastAsia="zh-CN"/>
              </w:rPr>
              <w:pPrChange w:id="929" w:author="zhoujiansheng" w:date="2025-06-05T17:32:42Z">
                <w:pPr/>
              </w:pPrChange>
            </w:pPr>
            <w:ins w:id="932" w:author="zhoujiansheng" w:date="2025-06-05T17:38:59Z">
              <w:r>
                <w:rPr>
                  <w:rFonts w:hint="eastAsia"/>
                  <w:highlight w:val="none"/>
                  <w:lang w:val="en-US" w:eastAsia="zh-CN"/>
                  <w:rPrChange w:id="933" w:author="zhoujiansheng" w:date="2025-06-05T17:39:05Z">
                    <w:rPr>
                      <w:rFonts w:hint="eastAsia"/>
                      <w:highlight w:val="yellow"/>
                      <w:lang w:val="en-US" w:eastAsia="zh-CN"/>
                    </w:rPr>
                  </w:rPrChange>
                </w:rPr>
                <w:t>右侧</w:t>
              </w:r>
            </w:ins>
            <w:ins w:id="934" w:author="zhoujiansheng" w:date="2025-06-05T17:39:18Z">
              <w:r>
                <w:rPr>
                  <w:rFonts w:hint="eastAsia"/>
                  <w:highlight w:val="none"/>
                  <w:lang w:val="en-US" w:eastAsia="zh-CN"/>
                </w:rPr>
                <w:t>机柜</w:t>
              </w:r>
            </w:ins>
            <w:ins w:id="935" w:author="zhoujiansheng" w:date="2025-06-05T17:39:39Z">
              <w:r>
                <w:rPr>
                  <w:rFonts w:hint="eastAsia"/>
                  <w:highlight w:val="none"/>
                  <w:lang w:val="en-US" w:eastAsia="zh-CN"/>
                </w:rPr>
                <w:t>参数</w:t>
              </w:r>
            </w:ins>
            <w:ins w:id="936" w:author="zhoujiansheng" w:date="2025-06-05T17:39:24Z">
              <w:r>
                <w:rPr>
                  <w:rFonts w:hint="eastAsia"/>
                  <w:highlight w:val="none"/>
                  <w:lang w:val="en-US" w:eastAsia="zh-CN"/>
                </w:rPr>
                <w:t>详情</w:t>
              </w:r>
            </w:ins>
            <w:ins w:id="937" w:author="zhoujiansheng" w:date="2025-06-05T17:39:25Z">
              <w:r>
                <w:rPr>
                  <w:rFonts w:hint="eastAsia"/>
                  <w:highlight w:val="none"/>
                  <w:lang w:val="en-US" w:eastAsia="zh-CN"/>
                </w:rPr>
                <w:t>板块，</w:t>
              </w:r>
            </w:ins>
            <w:ins w:id="938" w:author="zhoujiansheng" w:date="2025-07-28T11:44:17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改成</w:t>
              </w:r>
            </w:ins>
            <w:ins w:id="939" w:author="zhoujiansheng" w:date="2025-07-28T11:44:23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浮窗的</w:t>
              </w:r>
            </w:ins>
            <w:ins w:id="940" w:author="zhoujiansheng" w:date="2025-07-28T11:44:24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形式</w:t>
              </w:r>
            </w:ins>
            <w:ins w:id="941" w:author="zhoujiansheng" w:date="2025-07-28T11:44:26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呈现。</w:t>
              </w:r>
            </w:ins>
            <w:ins w:id="942" w:author="zhoujiansheng" w:date="2025-07-28T11:44:28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点击</w:t>
              </w:r>
            </w:ins>
            <w:ins w:id="943" w:author="zhoujiansheng" w:date="2025-07-28T11:44:29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机柜，</w:t>
              </w:r>
            </w:ins>
            <w:ins w:id="944" w:author="zhoujiansheng" w:date="2025-07-28T11:44:31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在</w:t>
              </w:r>
            </w:ins>
            <w:ins w:id="945" w:author="zhoujiansheng" w:date="2025-07-28T11:44:32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对应</w:t>
              </w:r>
            </w:ins>
            <w:ins w:id="946" w:author="zhoujiansheng" w:date="2025-07-28T11:44:33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机柜</w:t>
              </w:r>
            </w:ins>
            <w:ins w:id="947" w:author="zhoujiansheng" w:date="2025-07-28T11:44:34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旁</w:t>
              </w:r>
            </w:ins>
            <w:ins w:id="948" w:author="zhoujiansheng" w:date="2025-07-28T11:44:35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显示</w:t>
              </w:r>
            </w:ins>
            <w:ins w:id="949" w:author="zhoujiansheng" w:date="2025-07-28T11:44:40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浮窗</w:t>
              </w:r>
            </w:ins>
            <w:ins w:id="950" w:author="zhoujiansheng" w:date="2025-07-28T11:44:43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信息</w:t>
              </w:r>
            </w:ins>
            <w:ins w:id="951" w:author="zhoujiansheng" w:date="2025-07-28T11:44:44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，</w:t>
              </w:r>
            </w:ins>
            <w:ins w:id="952" w:author="zhoujiansheng" w:date="2025-07-28T11:44:45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内容</w:t>
              </w:r>
            </w:ins>
            <w:ins w:id="953" w:author="zhoujiansheng" w:date="2025-07-28T11:44:48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保持</w:t>
              </w:r>
            </w:ins>
            <w:ins w:id="954" w:author="zhoujiansheng" w:date="2025-07-28T11:44:49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当前</w:t>
              </w:r>
            </w:ins>
            <w:ins w:id="955" w:author="zhoujiansheng" w:date="2025-07-28T11:44:54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右侧</w:t>
              </w:r>
            </w:ins>
            <w:ins w:id="956" w:author="zhoujiansheng" w:date="2025-07-28T11:44:55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内容</w:t>
              </w:r>
            </w:ins>
            <w:ins w:id="957" w:author="zhoujiansheng" w:date="2025-07-28T11:44:56Z">
              <w:r>
                <w:rPr>
                  <w:rFonts w:hint="eastAsia"/>
                  <w:highlight w:val="none"/>
                  <w:shd w:val="clear" w:fill="FFFF00"/>
                  <w:lang w:val="en-US" w:eastAsia="zh-CN"/>
                </w:rPr>
                <w:t>不变。</w:t>
              </w:r>
            </w:ins>
          </w:p>
          <w:p w14:paraId="6C5B308B">
            <w:pPr>
              <w:numPr>
                <w:ilvl w:val="0"/>
                <w:numId w:val="20"/>
                <w:ins w:id="959" w:author="zhoujiansheng" w:date="2025-06-05T17:32:42Z"/>
              </w:numPr>
              <w:rPr>
                <w:ins w:id="960" w:author="zhoujiansheng" w:date="2025-06-06T18:05:40Z"/>
                <w:rFonts w:hint="default"/>
                <w:highlight w:val="none"/>
                <w:lang w:val="en-US" w:eastAsia="zh-CN"/>
              </w:rPr>
              <w:pPrChange w:id="958" w:author="zhoujiansheng" w:date="2025-06-05T17:32:42Z">
                <w:pPr/>
              </w:pPrChange>
            </w:pPr>
            <w:ins w:id="961" w:author="zhoujiansheng" w:date="2025-06-05T17:44:05Z">
              <w:r>
                <w:rPr>
                  <w:rFonts w:hint="default"/>
                  <w:highlight w:val="none"/>
                  <w:lang w:val="en-US" w:eastAsia="zh-CN"/>
                </w:rPr>
                <w:t>机柜列名称增加鼠标hover效果，鼠标触及可查看完整机柜列名称。</w:t>
              </w:r>
            </w:ins>
          </w:p>
          <w:p w14:paraId="20AA5C87">
            <w:pPr>
              <w:numPr>
                <w:ilvl w:val="-1"/>
                <w:numId w:val="0"/>
              </w:numPr>
              <w:rPr>
                <w:ins w:id="962" w:author="zhoujiansheng" w:date="2025-06-05T17:18:49Z"/>
                <w:rFonts w:hint="default"/>
                <w:highlight w:val="none"/>
                <w:lang w:val="en-US" w:eastAsia="zh-CN"/>
              </w:rPr>
            </w:pPr>
          </w:p>
          <w:p w14:paraId="6667ED75">
            <w:pPr>
              <w:rPr>
                <w:ins w:id="963" w:author="zhoujiansheng" w:date="2025-06-05T17:18:49Z"/>
                <w:rFonts w:hint="eastAsia"/>
                <w:lang w:val="en-US" w:eastAsia="zh-CN"/>
              </w:rPr>
            </w:pPr>
          </w:p>
          <w:p w14:paraId="7D379E2E">
            <w:pPr>
              <w:rPr>
                <w:ins w:id="964" w:author="zhoujiansheng" w:date="2025-06-05T17:18:50Z"/>
                <w:rFonts w:hint="eastAsia"/>
                <w:lang w:val="en-US" w:eastAsia="zh-CN"/>
              </w:rPr>
            </w:pPr>
          </w:p>
          <w:p w14:paraId="2B18F9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页面分三个部分，左侧显示机房关键指标数据，中间显示机房的机柜负载率视图，右侧显示选定机柜的详情参数信息。</w:t>
            </w:r>
          </w:p>
          <w:p w14:paraId="7DE239F7">
            <w:pPr>
              <w:rPr>
                <w:rFonts w:hint="default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可通过左侧空间树进行机房的切换。未配置机柜列和机柜信息的机房不可选。</w:t>
            </w:r>
          </w:p>
          <w:p w14:paraId="436B6FE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页面信息说明：</w:t>
            </w:r>
          </w:p>
          <w:p w14:paraId="5DDFFB93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页面左上角显示选择的机房名称</w:t>
            </w:r>
          </w:p>
          <w:p w14:paraId="4767EE38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右上角显示当前数据的刷新时间，支持手动刷新数据</w:t>
            </w:r>
          </w:p>
          <w:p w14:paraId="3820EA1C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机房电力容量统计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568C0A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------业务负载率：机房已用电力容量/机房整体电力容量。每小时计算一次。每次取两小时范围内最新的数据。若两小时内均未计算出结果，则显示为空。</w:t>
            </w:r>
          </w:p>
          <w:p w14:paraId="287D9E7D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------整体电力容量：配置机柜列的“额定功率”之和。每天计算一次。</w:t>
            </w:r>
          </w:p>
          <w:p w14:paraId="060BE3EB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------已用电力容量：配置机柜列的“实际功率”之和。每小时计算一次。每次取两小时范围内最新的数据。若两小时内均未计算出结果，则显示为空。</w:t>
            </w:r>
          </w:p>
          <w:p w14:paraId="057FAF1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------未用电力容量：整体电力容量-已用电力容量。</w:t>
            </w:r>
          </w:p>
          <w:p w14:paraId="482657D2">
            <w:pPr>
              <w:widowControl w:val="0"/>
              <w:numPr>
                <w:ilvl w:val="0"/>
                <w:numId w:val="21"/>
              </w:numPr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机房用电量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123D15B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------昨日用电量：从机房能耗报表中获取该机房前一日的总用电量数据。</w:t>
            </w:r>
          </w:p>
          <w:p w14:paraId="76BF04CF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------上月用电量：从机房能耗报表中获取该机房上一个月的总用电量数据。</w:t>
            </w:r>
          </w:p>
          <w:p w14:paraId="11BF00C4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机房温湿度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066AA1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------机房温度：进入该页面时，获取当前机房的实时温度值，测点编码017301，刷新页面时重新获取。</w:t>
            </w:r>
          </w:p>
          <w:p w14:paraId="1829E87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------机房湿度：进入该页面时，获取当前机房的实时湿度值，测点编码017302，刷新页面时重新获取。</w:t>
            </w:r>
          </w:p>
          <w:p w14:paraId="1AAD8FC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</w:t>
            </w:r>
          </w:p>
          <w:p w14:paraId="738A42F1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机房PUE</w:t>
            </w:r>
            <w:r>
              <w:rPr>
                <w:rFonts w:hint="eastAsia"/>
                <w:lang w:val="en-US" w:eastAsia="zh-CN"/>
              </w:rPr>
              <w:t>：</w:t>
            </w:r>
          </w:p>
          <w:p w14:paraId="3537A30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------昨日平均PUE：从机房能耗报表中获取该机房前一日的PUE。</w:t>
            </w:r>
          </w:p>
          <w:p w14:paraId="39D495D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------上月平均PUE：从机房能耗报表中获取该机房上个月的PUE。</w:t>
            </w:r>
          </w:p>
          <w:p w14:paraId="2853F33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------实时PUE：机房当前的PUE值，每小时计算一次。每次取两小时范围内最新的数据。若两小时内均未计算出结果，则显示为空。支持刷新页面时重新获取。</w:t>
            </w:r>
          </w:p>
          <w:p w14:paraId="534B167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机房实时PUE=机房总用电计算公式对应设备的有功功率/机房IT总用电计算公式对应设备的有功功率。若计算公式中有多台设备，则取多台设备的有功功率，系数与用电量计算时的系数一致。</w:t>
            </w:r>
          </w:p>
          <w:p w14:paraId="47257A0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公式中有功功率及对应标准测点如下：</w:t>
            </w:r>
          </w:p>
          <w:tbl>
            <w:tblPr>
              <w:tblStyle w:val="33"/>
              <w:tblW w:w="8624" w:type="dxa"/>
              <w:tblInd w:w="-1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29"/>
              <w:gridCol w:w="2028"/>
              <w:gridCol w:w="2196"/>
              <w:gridCol w:w="1656"/>
              <w:gridCol w:w="1115"/>
            </w:tblGrid>
            <w:tr w14:paraId="688275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  <w:vAlign w:val="center"/>
                </w:tcPr>
                <w:p w14:paraId="6ABC779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center"/>
                    <w:textAlignment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第二、三位（设备类型编码）</w:t>
                  </w:r>
                </w:p>
              </w:tc>
              <w:tc>
                <w:tcPr>
                  <w:tcW w:w="2028" w:type="dxa"/>
                  <w:vAlign w:val="center"/>
                </w:tcPr>
                <w:p w14:paraId="5859F9D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center"/>
                    <w:textAlignment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设备类型</w:t>
                  </w:r>
                </w:p>
              </w:tc>
              <w:tc>
                <w:tcPr>
                  <w:tcW w:w="2196" w:type="dxa"/>
                  <w:vAlign w:val="center"/>
                </w:tcPr>
                <w:p w14:paraId="513DDC2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center"/>
                    <w:textAlignment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信号标准名</w:t>
                  </w:r>
                </w:p>
              </w:tc>
              <w:tc>
                <w:tcPr>
                  <w:tcW w:w="1656" w:type="dxa"/>
                  <w:vAlign w:val="center"/>
                </w:tcPr>
                <w:p w14:paraId="07F541A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center"/>
                    <w:textAlignment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信号编码ID</w:t>
                  </w:r>
                </w:p>
              </w:tc>
              <w:tc>
                <w:tcPr>
                  <w:tcW w:w="1115" w:type="dxa"/>
                  <w:vAlign w:val="center"/>
                </w:tcPr>
                <w:p w14:paraId="24B1969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center"/>
                    <w:textAlignment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21"/>
                      <w:szCs w:val="21"/>
                      <w:u w:val="none"/>
                      <w:lang w:val="en-US" w:eastAsia="zh-CN" w:bidi="ar"/>
                    </w:rPr>
                    <w:t>单位</w:t>
                  </w:r>
                </w:p>
              </w:tc>
            </w:tr>
            <w:tr w14:paraId="5B51C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1BC2003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01</w:t>
                  </w:r>
                </w:p>
              </w:tc>
              <w:tc>
                <w:tcPr>
                  <w:tcW w:w="2028" w:type="dxa"/>
                </w:tcPr>
                <w:p w14:paraId="6E5B439F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高压配电</w:t>
                  </w:r>
                </w:p>
              </w:tc>
              <w:tc>
                <w:tcPr>
                  <w:tcW w:w="2196" w:type="dxa"/>
                </w:tcPr>
                <w:p w14:paraId="3930C71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总有功功率P</w:t>
                  </w:r>
                </w:p>
              </w:tc>
              <w:tc>
                <w:tcPr>
                  <w:tcW w:w="1656" w:type="dxa"/>
                </w:tcPr>
                <w:p w14:paraId="76DABF0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001325</w:t>
                  </w:r>
                </w:p>
              </w:tc>
              <w:tc>
                <w:tcPr>
                  <w:tcW w:w="1115" w:type="dxa"/>
                </w:tcPr>
                <w:p w14:paraId="7EA8814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0FCD3B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4B096DA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02</w:t>
                  </w:r>
                </w:p>
              </w:tc>
              <w:tc>
                <w:tcPr>
                  <w:tcW w:w="2028" w:type="dxa"/>
                </w:tcPr>
                <w:p w14:paraId="7190F699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低压交流配电</w:t>
                  </w:r>
                </w:p>
              </w:tc>
              <w:tc>
                <w:tcPr>
                  <w:tcW w:w="2196" w:type="dxa"/>
                </w:tcPr>
                <w:p w14:paraId="7E49463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总有功功率P</w:t>
                  </w:r>
                </w:p>
              </w:tc>
              <w:tc>
                <w:tcPr>
                  <w:tcW w:w="1656" w:type="dxa"/>
                </w:tcPr>
                <w:p w14:paraId="1567AC5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002345</w:t>
                  </w:r>
                </w:p>
              </w:tc>
              <w:tc>
                <w:tcPr>
                  <w:tcW w:w="1115" w:type="dxa"/>
                </w:tcPr>
                <w:p w14:paraId="5FF91DD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073ABA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47A82599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04</w:t>
                  </w:r>
                </w:p>
              </w:tc>
              <w:tc>
                <w:tcPr>
                  <w:tcW w:w="2028" w:type="dxa"/>
                </w:tcPr>
                <w:p w14:paraId="496065A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低压直流配电</w:t>
                  </w:r>
                </w:p>
              </w:tc>
              <w:tc>
                <w:tcPr>
                  <w:tcW w:w="2196" w:type="dxa"/>
                </w:tcPr>
                <w:p w14:paraId="18C064E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直流功率</w:t>
                  </w:r>
                </w:p>
              </w:tc>
              <w:tc>
                <w:tcPr>
                  <w:tcW w:w="1656" w:type="dxa"/>
                </w:tcPr>
                <w:p w14:paraId="1D86463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004304</w:t>
                  </w:r>
                </w:p>
              </w:tc>
              <w:tc>
                <w:tcPr>
                  <w:tcW w:w="1115" w:type="dxa"/>
                </w:tcPr>
                <w:p w14:paraId="646BA85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46FF39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11BADB9C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08</w:t>
                  </w:r>
                </w:p>
              </w:tc>
              <w:tc>
                <w:tcPr>
                  <w:tcW w:w="2028" w:type="dxa"/>
                </w:tcPr>
                <w:p w14:paraId="71774EB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UPS设备</w:t>
                  </w:r>
                </w:p>
              </w:tc>
              <w:tc>
                <w:tcPr>
                  <w:tcW w:w="2196" w:type="dxa"/>
                </w:tcPr>
                <w:p w14:paraId="44A21703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输出总有功功率P</w:t>
                  </w:r>
                </w:p>
              </w:tc>
              <w:tc>
                <w:tcPr>
                  <w:tcW w:w="1656" w:type="dxa"/>
                </w:tcPr>
                <w:p w14:paraId="1AD52B17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008342</w:t>
                  </w:r>
                </w:p>
              </w:tc>
              <w:tc>
                <w:tcPr>
                  <w:tcW w:w="1115" w:type="dxa"/>
                </w:tcPr>
                <w:p w14:paraId="6698CCEB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117C88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62116412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09</w:t>
                  </w:r>
                </w:p>
              </w:tc>
              <w:tc>
                <w:tcPr>
                  <w:tcW w:w="2028" w:type="dxa"/>
                </w:tcPr>
                <w:p w14:paraId="7C469C46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UPS配电</w:t>
                  </w:r>
                </w:p>
              </w:tc>
              <w:tc>
                <w:tcPr>
                  <w:tcW w:w="2196" w:type="dxa"/>
                </w:tcPr>
                <w:p w14:paraId="48F17783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输入xx总有功功率P</w:t>
                  </w:r>
                </w:p>
              </w:tc>
              <w:tc>
                <w:tcPr>
                  <w:tcW w:w="1656" w:type="dxa"/>
                </w:tcPr>
                <w:p w14:paraId="3D098B9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009331</w:t>
                  </w:r>
                </w:p>
              </w:tc>
              <w:tc>
                <w:tcPr>
                  <w:tcW w:w="1115" w:type="dxa"/>
                </w:tcPr>
                <w:p w14:paraId="1F4C0E7F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1E30BED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6C55D75A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88</w:t>
                  </w:r>
                </w:p>
              </w:tc>
              <w:tc>
                <w:tcPr>
                  <w:tcW w:w="2028" w:type="dxa"/>
                </w:tcPr>
                <w:p w14:paraId="6EAEB43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高压直流电源配电</w:t>
                  </w:r>
                </w:p>
              </w:tc>
              <w:tc>
                <w:tcPr>
                  <w:tcW w:w="2196" w:type="dxa"/>
                </w:tcPr>
                <w:p w14:paraId="02FBF09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主路总功率</w:t>
                  </w:r>
                </w:p>
              </w:tc>
              <w:tc>
                <w:tcPr>
                  <w:tcW w:w="1656" w:type="dxa"/>
                </w:tcPr>
                <w:p w14:paraId="5FA57164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088306</w:t>
                  </w:r>
                </w:p>
              </w:tc>
              <w:tc>
                <w:tcPr>
                  <w:tcW w:w="1115" w:type="dxa"/>
                </w:tcPr>
                <w:p w14:paraId="2DC87CB1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3F28E71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15FE826E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92</w:t>
                  </w:r>
                </w:p>
              </w:tc>
              <w:tc>
                <w:tcPr>
                  <w:tcW w:w="2028" w:type="dxa"/>
                </w:tcPr>
                <w:p w14:paraId="0C866CB8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智能电表</w:t>
                  </w:r>
                </w:p>
              </w:tc>
              <w:tc>
                <w:tcPr>
                  <w:tcW w:w="2196" w:type="dxa"/>
                </w:tcPr>
                <w:p w14:paraId="1F8D08D5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总有功功率</w:t>
                  </w:r>
                </w:p>
              </w:tc>
              <w:tc>
                <w:tcPr>
                  <w:tcW w:w="1656" w:type="dxa"/>
                </w:tcPr>
                <w:p w14:paraId="3066DEB1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092330</w:t>
                  </w:r>
                </w:p>
              </w:tc>
              <w:tc>
                <w:tcPr>
                  <w:tcW w:w="1115" w:type="dxa"/>
                </w:tcPr>
                <w:p w14:paraId="0FD842CD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  <w:tr w14:paraId="28BE08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629" w:type="dxa"/>
                </w:tcPr>
                <w:p w14:paraId="765C51CF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96</w:t>
                  </w:r>
                </w:p>
              </w:tc>
              <w:tc>
                <w:tcPr>
                  <w:tcW w:w="2028" w:type="dxa"/>
                </w:tcPr>
                <w:p w14:paraId="6B0506E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交流母线配电</w:t>
                  </w:r>
                </w:p>
              </w:tc>
              <w:tc>
                <w:tcPr>
                  <w:tcW w:w="2196" w:type="dxa"/>
                </w:tcPr>
                <w:p w14:paraId="686534A3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始端XX总有功功率</w:t>
                  </w:r>
                </w:p>
              </w:tc>
              <w:tc>
                <w:tcPr>
                  <w:tcW w:w="1656" w:type="dxa"/>
                </w:tcPr>
                <w:p w14:paraId="6C1B947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096314</w:t>
                  </w:r>
                </w:p>
              </w:tc>
              <w:tc>
                <w:tcPr>
                  <w:tcW w:w="1115" w:type="dxa"/>
                </w:tcPr>
                <w:p w14:paraId="461BA100">
                  <w:pPr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default"/>
                      <w:vertAlign w:val="baseline"/>
                      <w:lang w:val="en-US" w:eastAsia="zh-CN"/>
                    </w:rPr>
                    <w:t>kW</w:t>
                  </w:r>
                </w:p>
              </w:tc>
            </w:tr>
          </w:tbl>
          <w:p w14:paraId="304FAF16">
            <w:pPr>
              <w:rPr>
                <w:rFonts w:hint="default"/>
                <w:lang w:val="en-US" w:eastAsia="zh-CN"/>
              </w:rPr>
            </w:pPr>
          </w:p>
          <w:p w14:paraId="35014CD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机柜电力负载情况：</w:t>
            </w:r>
          </w:p>
          <w:p w14:paraId="718FC07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显示机房应用生效的机柜组态视图。若机房未生成组态视图或生成后未应用视图方案，此处显示“未应用机柜组态视图”。</w:t>
            </w:r>
          </w:p>
          <w:p w14:paraId="209B1305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系统已录入机柜根据实时负载率进行不同颜色区分：</w:t>
            </w:r>
            <w:r>
              <w:rPr>
                <w:rFonts w:hint="eastAsia"/>
                <w:vertAlign w:val="baseline"/>
                <w:lang w:val="en-US" w:eastAsia="zh-CN"/>
              </w:rPr>
              <w:t>(0%,25%)、[25%,50%)、[50%,75%)、[75%,100%]、＞100%。系统未录入机柜显示空白。每小时刷新一次。</w:t>
            </w:r>
            <w:r>
              <w:rPr>
                <w:rFonts w:hint="eastAsia"/>
                <w:lang w:val="en-US" w:eastAsia="zh-CN"/>
              </w:rPr>
              <w:t>每次取两小时范围内最新的数据。若两小时内均未计算出结果，则显示为空。</w:t>
            </w:r>
          </w:p>
          <w:p w14:paraId="353F313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  <w:p w14:paraId="136A23F5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机柜详情参数信息：</w:t>
            </w:r>
          </w:p>
          <w:p w14:paraId="2140686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视图中的机柜支持单击选中，右侧展示选中的机柜详情信息。</w:t>
            </w:r>
          </w:p>
          <w:p w14:paraId="5869CEA5">
            <w:pPr>
              <w:widowControl w:val="0"/>
              <w:numPr>
                <w:ilvl w:val="0"/>
                <w:numId w:val="21"/>
              </w:numPr>
              <w:ind w:left="420" w:leftChars="0" w:hanging="42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选中的机柜名称，如A01机柜</w:t>
            </w:r>
          </w:p>
          <w:p w14:paraId="4E3814C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------额定功率（KW）：当前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选中机柜的额定功</w:t>
            </w:r>
            <w:r>
              <w:rPr>
                <w:rFonts w:hint="eastAsia"/>
                <w:lang w:val="en-US" w:eastAsia="zh-CN"/>
              </w:rPr>
              <w:t>率</w:t>
            </w:r>
          </w:p>
          <w:p w14:paraId="1215B0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------当前负载功率（KW）：主路功率+备路功率，每小时计算一次。每次取两小时范围内最新的数据。若两小时内均未计算出结果，则显示为空。</w:t>
            </w:r>
          </w:p>
          <w:p w14:paraId="0B6D8A4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------机柜负载率：当前负载率/额定功率*100%，保留1位小数。</w:t>
            </w:r>
          </w:p>
          <w:p w14:paraId="6D93D4D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------昨日能耗（kWh）：机柜前一天能耗</w:t>
            </w:r>
          </w:p>
          <w:p w14:paraId="588A6C0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------上月能耗（kWh）：机柜上月每日能耗求和。</w:t>
            </w:r>
          </w:p>
          <w:p w14:paraId="1A0C675B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机柜功率趋势：</w:t>
            </w:r>
          </w:p>
          <w:p w14:paraId="60B2288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折线图显示当天24小时的机柜负载率，小时颗粒度。小时颗粒度数据若缺少，图形上面即断点显示。</w:t>
            </w:r>
          </w:p>
          <w:p w14:paraId="788DB47F">
            <w:pPr>
              <w:numPr>
                <w:ilvl w:val="0"/>
                <w:numId w:val="21"/>
              </w:numPr>
              <w:ind w:left="420" w:leftChars="0" w:hanging="42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机柜能耗使用趋势：</w:t>
            </w:r>
          </w:p>
          <w:p w14:paraId="1F9A1F4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折线图显示机柜当天之前的30天能耗数据。天颗粒度。若数据缺失，折线允许断点显示。</w:t>
            </w:r>
          </w:p>
          <w:p w14:paraId="61A779D4"/>
        </w:tc>
      </w:tr>
      <w:tr w14:paraId="2D758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7B9EF1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16B41F7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1AFC6E3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0F340DC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6618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B98DB1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016F23C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E55E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3D45E1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0D40C866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0ACDE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1ED5C25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0FDD2D1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6EE69F5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34E23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4D55290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67D647C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8C345E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098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794981CB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39C9EE2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2BC57B9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724C9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438210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7BEA85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V版本</w:t>
            </w:r>
            <w:ins w:id="965" w:author="zhoujiansheng" w:date="2025-07-28T11:41:41Z">
              <w:r>
                <w:rPr>
                  <w:rFonts w:hint="eastAsia"/>
                  <w:lang w:val="en-US" w:eastAsia="zh-CN"/>
                </w:rPr>
                <w:t>（</w:t>
              </w:r>
            </w:ins>
            <w:ins w:id="966" w:author="zhoujiansheng" w:date="2025-07-28T11:41:45Z">
              <w:r>
                <w:rPr>
                  <w:rFonts w:hint="eastAsia"/>
                  <w:lang w:val="en-US" w:eastAsia="zh-CN"/>
                </w:rPr>
                <w:t>省</w:t>
              </w:r>
            </w:ins>
            <w:ins w:id="967" w:author="zhoujiansheng" w:date="2025-07-28T11:42:18Z">
              <w:r>
                <w:rPr>
                  <w:rFonts w:hint="eastAsia"/>
                  <w:lang w:val="en-US" w:eastAsia="zh-CN"/>
                </w:rPr>
                <w:t>动环</w:t>
              </w:r>
            </w:ins>
            <w:ins w:id="968" w:author="zhoujiansheng" w:date="2025-07-28T11:41:46Z">
              <w:r>
                <w:rPr>
                  <w:rFonts w:hint="eastAsia"/>
                  <w:lang w:val="en-US" w:eastAsia="zh-CN"/>
                </w:rPr>
                <w:t>平台</w:t>
              </w:r>
            </w:ins>
            <w:ins w:id="969" w:author="zhoujiansheng" w:date="2025-07-28T11:42:10Z">
              <w:r>
                <w:rPr>
                  <w:rFonts w:hint="eastAsia"/>
                  <w:lang w:val="en-US" w:eastAsia="zh-CN"/>
                </w:rPr>
                <w:t>&amp;</w:t>
              </w:r>
            </w:ins>
            <w:ins w:id="970" w:author="zhoujiansheng" w:date="2025-07-28T11:42:12Z">
              <w:r>
                <w:rPr>
                  <w:rFonts w:hint="eastAsia"/>
                  <w:lang w:val="en-US" w:eastAsia="zh-CN"/>
                </w:rPr>
                <w:t>集团</w:t>
              </w:r>
            </w:ins>
            <w:ins w:id="971" w:author="zhoujiansheng" w:date="2025-07-28T11:42:13Z">
              <w:r>
                <w:rPr>
                  <w:rFonts w:hint="eastAsia"/>
                  <w:lang w:val="en-US" w:eastAsia="zh-CN"/>
                </w:rPr>
                <w:t>平台</w:t>
              </w:r>
            </w:ins>
            <w:ins w:id="972" w:author="zhoujiansheng" w:date="2025-07-28T11:42:14Z">
              <w:r>
                <w:rPr>
                  <w:rFonts w:hint="eastAsia"/>
                  <w:lang w:val="en-US" w:eastAsia="zh-CN"/>
                </w:rPr>
                <w:t>）</w:t>
              </w:r>
            </w:ins>
            <w:r>
              <w:rPr>
                <w:rFonts w:hint="eastAsia"/>
                <w:lang w:val="en-US" w:eastAsia="zh-CN"/>
              </w:rPr>
              <w:t>通用功能</w:t>
            </w:r>
          </w:p>
          <w:p w14:paraId="525A3CCB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21170EFD">
      <w:pPr>
        <w:bidi w:val="0"/>
      </w:pPr>
    </w:p>
    <w:p w14:paraId="1492D031">
      <w:pPr>
        <w:bidi w:val="0"/>
        <w:rPr>
          <w:rFonts w:hint="eastAsia"/>
          <w:lang w:val="en-US" w:eastAsia="zh-CN"/>
        </w:rPr>
      </w:pPr>
    </w:p>
    <w:p w14:paraId="2F979D11">
      <w:pPr>
        <w:bidi w:val="0"/>
        <w:rPr>
          <w:rFonts w:hint="default"/>
          <w:lang w:val="en-US" w:eastAsia="zh-CN"/>
        </w:rPr>
      </w:pPr>
    </w:p>
    <w:p w14:paraId="7DF5C8BE">
      <w:pPr>
        <w:bidi w:val="0"/>
      </w:pPr>
    </w:p>
    <w:p w14:paraId="351CC04D">
      <w:pPr>
        <w:bidi w:val="0"/>
      </w:pPr>
    </w:p>
    <w:p w14:paraId="075681AD">
      <w:pPr>
        <w:bidi w:val="0"/>
      </w:pPr>
    </w:p>
    <w:p w14:paraId="3FDE84FA">
      <w:pPr>
        <w:bidi w:val="0"/>
      </w:pPr>
    </w:p>
    <w:p w14:paraId="40C1F374">
      <w:pPr>
        <w:bidi w:val="0"/>
      </w:pPr>
    </w:p>
    <w:p w14:paraId="24AC3101">
      <w:pPr>
        <w:bidi w:val="0"/>
        <w:rPr>
          <w:rFonts w:hint="eastAsia"/>
          <w:lang w:val="en-US" w:eastAsia="zh-CN"/>
        </w:rPr>
      </w:pPr>
    </w:p>
    <w:p w14:paraId="12F8320D">
      <w:pPr>
        <w:bidi w:val="0"/>
        <w:rPr>
          <w:rFonts w:hint="default"/>
          <w:lang w:val="en-US" w:eastAsia="zh-CN"/>
        </w:rPr>
      </w:pPr>
    </w:p>
    <w:p w14:paraId="2BF2EC0F">
      <w:pPr>
        <w:bidi w:val="0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68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7384D0">
    <w:pPr>
      <w:pStyle w:val="52"/>
      <w:widowControl/>
      <w:pBdr>
        <w:top w:val="single" w:color="auto" w:sz="4" w:space="1"/>
      </w:pBdr>
      <w:tabs>
        <w:tab w:val="center" w:pos="4513"/>
        <w:tab w:val="right" w:pos="9026"/>
      </w:tabs>
      <w:spacing w:line="0" w:lineRule="atLeast"/>
      <w:ind w:firstLine="360"/>
      <w:rPr>
        <w:sz w:val="18"/>
        <w:szCs w:val="18"/>
      </w:rPr>
    </w:pPr>
    <w:r>
      <w:rPr>
        <w:rFonts w:hint="eastAsia"/>
        <w:sz w:val="18"/>
        <w:szCs w:val="18"/>
      </w:rPr>
      <w:t>&lt;本文中的所有信息归卓望数码技术（深圳）有限公司所有，未经允许，不得外传&gt;                      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397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CC45F">
    <w:pPr>
      <w:pStyle w:val="23"/>
      <w:pBdr>
        <w:bottom w:val="single" w:color="auto" w:sz="4" w:space="1"/>
      </w:pBdr>
      <w:ind w:firstLine="0" w:firstLineChars="0"/>
    </w:pPr>
    <w:r>
      <w:rPr>
        <w:rFonts w:hint="eastAsia" w:asciiTheme="minorEastAsia" w:hAnsiTheme="minorEastAsia" w:eastAsiaTheme="minorEastAsia" w:cstheme="minor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-61595</wp:posOffset>
          </wp:positionH>
          <wp:positionV relativeFrom="paragraph">
            <wp:posOffset>-189865</wp:posOffset>
          </wp:positionV>
          <wp:extent cx="1057275" cy="342900"/>
          <wp:effectExtent l="0" t="0" r="9525" b="7620"/>
          <wp:wrapNone/>
          <wp:docPr id="3" name="图片 8" descr="LOGO确认0406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8" descr="LOGO确认0406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429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b/>
      </w:rPr>
      <w:t xml:space="preserve">        </w:t>
    </w:r>
    <w:r>
      <w:rPr>
        <w:rFonts w:hint="eastAsia" w:ascii="宋体" w:hAnsi="宋体"/>
        <w:b/>
      </w:rPr>
      <w:tab/>
    </w:r>
    <w:r>
      <w:rPr>
        <w:rFonts w:hint="eastAsia" w:asciiTheme="minorEastAsia" w:hAnsiTheme="minorEastAsia" w:eastAsiaTheme="minorEastAsia" w:cstheme="minorEastAsia"/>
      </w:rPr>
      <w:t>基础设施智能运维管理平台产品需求规格说明书</w:t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>内部公开</w:t>
    </w:r>
    <w:r>
      <w:rPr>
        <w:rFonts w:hint="eastAsia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BA9C7"/>
    <w:multiLevelType w:val="singleLevel"/>
    <w:tmpl w:val="835BA9C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BD0B1F"/>
    <w:multiLevelType w:val="singleLevel"/>
    <w:tmpl w:val="99BD0B1F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B8DF752"/>
    <w:multiLevelType w:val="singleLevel"/>
    <w:tmpl w:val="CB8DF7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484D0F1"/>
    <w:multiLevelType w:val="singleLevel"/>
    <w:tmpl w:val="E484D0F1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E8F87317"/>
    <w:multiLevelType w:val="singleLevel"/>
    <w:tmpl w:val="E8F87317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0000041"/>
    <w:multiLevelType w:val="multilevel"/>
    <w:tmpl w:val="00000041"/>
    <w:lvl w:ilvl="0" w:tentative="0">
      <w:start w:val="1"/>
      <w:numFmt w:val="decimal"/>
      <w:pStyle w:val="123"/>
      <w:lvlText w:val="(%1)"/>
      <w:lvlJc w:val="left"/>
      <w:pPr>
        <w:tabs>
          <w:tab w:val="left" w:pos="1577"/>
        </w:tabs>
        <w:ind w:left="157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77"/>
        </w:tabs>
        <w:ind w:left="157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97"/>
        </w:tabs>
        <w:ind w:left="1997" w:hanging="420"/>
      </w:pPr>
    </w:lvl>
    <w:lvl w:ilvl="3" w:tentative="0">
      <w:start w:val="1"/>
      <w:numFmt w:val="decimal"/>
      <w:lvlText w:val="%4."/>
      <w:lvlJc w:val="left"/>
      <w:pPr>
        <w:tabs>
          <w:tab w:val="left" w:pos="2417"/>
        </w:tabs>
        <w:ind w:left="241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37"/>
        </w:tabs>
        <w:ind w:left="283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57"/>
        </w:tabs>
        <w:ind w:left="3257" w:hanging="420"/>
      </w:pPr>
    </w:lvl>
    <w:lvl w:ilvl="6" w:tentative="0">
      <w:start w:val="1"/>
      <w:numFmt w:val="decimal"/>
      <w:lvlText w:val="%7."/>
      <w:lvlJc w:val="left"/>
      <w:pPr>
        <w:tabs>
          <w:tab w:val="left" w:pos="3677"/>
        </w:tabs>
        <w:ind w:left="367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97"/>
        </w:tabs>
        <w:ind w:left="409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17"/>
        </w:tabs>
        <w:ind w:left="4517" w:hanging="420"/>
      </w:pPr>
    </w:lvl>
  </w:abstractNum>
  <w:abstractNum w:abstractNumId="6">
    <w:nsid w:val="00000053"/>
    <w:multiLevelType w:val="multilevel"/>
    <w:tmpl w:val="00000053"/>
    <w:lvl w:ilvl="0" w:tentative="0">
      <w:start w:val="1"/>
      <w:numFmt w:val="chineseCountingThousand"/>
      <w:pStyle w:val="118"/>
      <w:lvlText w:val="第%1条"/>
      <w:lvlJc w:val="left"/>
      <w:pPr>
        <w:tabs>
          <w:tab w:val="left" w:pos="1134"/>
        </w:tabs>
        <w:ind w:left="1134" w:hanging="1134"/>
      </w:pPr>
      <w:rPr>
        <w:rFonts w:hint="eastAsia" w:ascii="仿宋_GB2312" w:eastAsia="仿宋_GB2312"/>
        <w:b/>
        <w:i w:val="0"/>
        <w:color w:val="auto"/>
        <w:sz w:val="24"/>
        <w:u w:val="none"/>
      </w:rPr>
    </w:lvl>
    <w:lvl w:ilvl="1" w:tentative="0">
      <w:start w:val="1"/>
      <w:numFmt w:val="decimal"/>
      <w:lvlText w:val="%2、"/>
      <w:lvlJc w:val="left"/>
      <w:pPr>
        <w:tabs>
          <w:tab w:val="left" w:pos="1635"/>
        </w:tabs>
        <w:ind w:left="420" w:firstLine="420"/>
      </w:pPr>
      <w:rPr>
        <w:rFonts w:ascii="仿宋_GB2312" w:hAnsi="宋体" w:eastAsia="仿宋_GB2312" w:cs="Times New Roman"/>
        <w:b/>
      </w:rPr>
    </w:lvl>
    <w:lvl w:ilvl="2" w:tentative="0">
      <w:start w:val="3"/>
      <w:numFmt w:val="japaneseCounting"/>
      <w:lvlText w:val="第%3章"/>
      <w:lvlJc w:val="left"/>
      <w:pPr>
        <w:tabs>
          <w:tab w:val="left" w:pos="1980"/>
        </w:tabs>
        <w:ind w:left="1980" w:hanging="72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987"/>
        </w:tabs>
        <w:ind w:left="987" w:hanging="420"/>
      </w:pPr>
      <w:rPr>
        <w:rFonts w:hint="eastAsia"/>
        <w:b/>
      </w:rPr>
    </w:lvl>
    <w:lvl w:ilvl="4" w:tentative="0">
      <w:start w:val="3"/>
      <w:numFmt w:val="japaneseCounting"/>
      <w:lvlText w:val="第%5节"/>
      <w:lvlJc w:val="left"/>
      <w:pPr>
        <w:tabs>
          <w:tab w:val="left" w:pos="2970"/>
        </w:tabs>
        <w:ind w:left="2970" w:hanging="87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7">
    <w:nsid w:val="0000007C"/>
    <w:multiLevelType w:val="multilevel"/>
    <w:tmpl w:val="0000007C"/>
    <w:lvl w:ilvl="0" w:tentative="0">
      <w:start w:val="1"/>
      <w:numFmt w:val="decimal"/>
      <w:pStyle w:val="120"/>
      <w:lvlText w:val="%1."/>
      <w:lvlJc w:val="left"/>
      <w:pPr>
        <w:tabs>
          <w:tab w:val="left" w:pos="1157"/>
        </w:tabs>
        <w:ind w:left="115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">
    <w:nsid w:val="121856C7"/>
    <w:multiLevelType w:val="multilevel"/>
    <w:tmpl w:val="121856C7"/>
    <w:lvl w:ilvl="0" w:tentative="0">
      <w:start w:val="1"/>
      <w:numFmt w:val="decimal"/>
      <w:pStyle w:val="64"/>
      <w:lvlText w:val="%1)"/>
      <w:lvlJc w:val="left"/>
      <w:pPr>
        <w:tabs>
          <w:tab w:val="left" w:pos="1259"/>
        </w:tabs>
        <w:ind w:left="1259" w:hanging="419"/>
      </w:pPr>
      <w:rPr>
        <w:rFonts w:hint="default" w:ascii="Arial" w:hAnsi="Arial" w:eastAsia="宋体"/>
        <w:color w:val="0000FF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26D43BF4"/>
    <w:multiLevelType w:val="multilevel"/>
    <w:tmpl w:val="26D43BF4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pStyle w:val="117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10">
    <w:nsid w:val="38512B6E"/>
    <w:multiLevelType w:val="multilevel"/>
    <w:tmpl w:val="38512B6E"/>
    <w:lvl w:ilvl="0" w:tentative="0">
      <w:start w:val="1"/>
      <w:numFmt w:val="lowerLetter"/>
      <w:pStyle w:val="90"/>
      <w:lvlText w:val="%1)"/>
      <w:lvlJc w:val="left"/>
      <w:pPr>
        <w:tabs>
          <w:tab w:val="left" w:pos="839"/>
        </w:tabs>
        <w:ind w:left="839" w:hanging="419"/>
      </w:pPr>
      <w:rPr>
        <w:rFonts w:hint="default" w:ascii="Arial" w:hAnsi="Arial" w:eastAsia="宋体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11">
    <w:nsid w:val="418EDEF3"/>
    <w:multiLevelType w:val="singleLevel"/>
    <w:tmpl w:val="418EDEF3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486DD835"/>
    <w:multiLevelType w:val="singleLevel"/>
    <w:tmpl w:val="486DD835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53598E9A"/>
    <w:multiLevelType w:val="singleLevel"/>
    <w:tmpl w:val="53598E9A"/>
    <w:lvl w:ilvl="0" w:tentative="0">
      <w:start w:val="1"/>
      <w:numFmt w:val="decimal"/>
      <w:suff w:val="nothing"/>
      <w:lvlText w:val="%1、"/>
      <w:lvlJc w:val="left"/>
    </w:lvl>
  </w:abstractNum>
  <w:abstractNum w:abstractNumId="14">
    <w:nsid w:val="554AFB6D"/>
    <w:multiLevelType w:val="singleLevel"/>
    <w:tmpl w:val="554AFB6D"/>
    <w:lvl w:ilvl="0" w:tentative="0">
      <w:start w:val="1"/>
      <w:numFmt w:val="decimal"/>
      <w:suff w:val="nothing"/>
      <w:lvlText w:val="%1、"/>
      <w:lvlJc w:val="left"/>
    </w:lvl>
  </w:abstractNum>
  <w:abstractNum w:abstractNumId="15">
    <w:nsid w:val="573EB0F3"/>
    <w:multiLevelType w:val="multilevel"/>
    <w:tmpl w:val="573EB0F3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717"/>
        </w:tabs>
        <w:ind w:left="717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  <w:b w:val="0"/>
      </w:rPr>
    </w:lvl>
    <w:lvl w:ilvl="3" w:tentative="0">
      <w:start w:val="1"/>
      <w:numFmt w:val="decimal"/>
      <w:pStyle w:val="6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abstractNum w:abstractNumId="16">
    <w:nsid w:val="5C378633"/>
    <w:multiLevelType w:val="singleLevel"/>
    <w:tmpl w:val="5C378633"/>
    <w:lvl w:ilvl="0" w:tentative="0">
      <w:start w:val="1"/>
      <w:numFmt w:val="decimal"/>
      <w:suff w:val="nothing"/>
      <w:lvlText w:val="%1、"/>
      <w:lvlJc w:val="left"/>
    </w:lvl>
  </w:abstractNum>
  <w:abstractNum w:abstractNumId="17">
    <w:nsid w:val="6184BEBC"/>
    <w:multiLevelType w:val="singleLevel"/>
    <w:tmpl w:val="6184BEBC"/>
    <w:lvl w:ilvl="0" w:tentative="0">
      <w:start w:val="1"/>
      <w:numFmt w:val="decimal"/>
      <w:suff w:val="nothing"/>
      <w:lvlText w:val="%1、"/>
      <w:lvlJc w:val="left"/>
    </w:lvl>
  </w:abstractNum>
  <w:abstractNum w:abstractNumId="18">
    <w:nsid w:val="64042B09"/>
    <w:multiLevelType w:val="multilevel"/>
    <w:tmpl w:val="64042B09"/>
    <w:lvl w:ilvl="0" w:tentative="0">
      <w:start w:val="1"/>
      <w:numFmt w:val="decimal"/>
      <w:pStyle w:val="55"/>
      <w:suff w:val="space"/>
      <w:lvlText w:val="§%1 "/>
      <w:lvlJc w:val="left"/>
      <w:pPr>
        <w:ind w:left="85" w:hanging="85"/>
      </w:pPr>
      <w:rPr>
        <w:rFonts w:hint="eastAsia"/>
        <w:lang w:val="en-US"/>
      </w:rPr>
    </w:lvl>
    <w:lvl w:ilvl="1" w:tentative="0">
      <w:start w:val="1"/>
      <w:numFmt w:val="none"/>
      <w:pStyle w:val="56"/>
      <w:suff w:val="space"/>
      <w:lvlText w:val="§2"/>
      <w:lvlJc w:val="left"/>
      <w:pPr>
        <w:ind w:left="-500" w:firstLine="500"/>
      </w:pPr>
      <w:rPr>
        <w:rFonts w:hint="eastAsia"/>
        <w:lang w:val="en-US"/>
      </w:rPr>
    </w:lvl>
    <w:lvl w:ilvl="2" w:tentative="0">
      <w:start w:val="1"/>
      <w:numFmt w:val="decimal"/>
      <w:pStyle w:val="57"/>
      <w:suff w:val="space"/>
      <w:lvlText w:val="§%1.%2%3 "/>
      <w:lvlJc w:val="left"/>
      <w:pPr>
        <w:ind w:left="-244" w:firstLine="528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§%1.%3.%4 "/>
      <w:lvlJc w:val="left"/>
      <w:pPr>
        <w:ind w:left="-500" w:firstLine="528"/>
      </w:pPr>
      <w:rPr>
        <w:rFonts w:hint="eastAsia"/>
      </w:rPr>
    </w:lvl>
    <w:lvl w:ilvl="4" w:tentative="0">
      <w:start w:val="1"/>
      <w:numFmt w:val="decimal"/>
      <w:pStyle w:val="59"/>
      <w:suff w:val="space"/>
      <w:lvlText w:val="§%1.%2.%3.%4.%5 "/>
      <w:lvlJc w:val="left"/>
      <w:pPr>
        <w:ind w:left="-500" w:firstLine="52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-75"/>
        </w:tabs>
        <w:ind w:left="-75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67"/>
        </w:tabs>
        <w:ind w:left="67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209"/>
        </w:tabs>
        <w:ind w:left="209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50"/>
        </w:tabs>
        <w:ind w:left="350" w:hanging="1559"/>
      </w:pPr>
      <w:rPr>
        <w:rFonts w:hint="eastAsia"/>
      </w:rPr>
    </w:lvl>
  </w:abstractNum>
  <w:abstractNum w:abstractNumId="19">
    <w:nsid w:val="6AD0011B"/>
    <w:multiLevelType w:val="multilevel"/>
    <w:tmpl w:val="6AD0011B"/>
    <w:lvl w:ilvl="0" w:tentative="0">
      <w:start w:val="1"/>
      <w:numFmt w:val="lowerLetter"/>
      <w:pStyle w:val="85"/>
      <w:lvlText w:val="%1)"/>
      <w:lvlJc w:val="left"/>
      <w:pPr>
        <w:tabs>
          <w:tab w:val="left" w:pos="403"/>
        </w:tabs>
        <w:ind w:left="403" w:hanging="403"/>
      </w:pPr>
      <w:rPr>
        <w:rFonts w:hint="default" w:ascii="Arial" w:hAnsi="Arial" w:eastAsia="宋体"/>
        <w:color w:val="0000FF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．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2" w:tentative="0">
      <w:start w:val="1"/>
      <w:numFmt w:val="decimal"/>
      <w:suff w:val="nothing"/>
      <w:lvlText w:val="%1%2.%3　"/>
      <w:lvlJc w:val="left"/>
      <w:pPr>
        <w:ind w:left="288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%2.%3.%4　"/>
      <w:lvlJc w:val="left"/>
      <w:pPr>
        <w:ind w:left="144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4" w:tentative="0">
      <w:start w:val="1"/>
      <w:numFmt w:val="decimal"/>
      <w:pStyle w:val="109"/>
      <w:suff w:val="nothing"/>
      <w:lvlText w:val="%1%2.%3.%4.%5　"/>
      <w:lvlJc w:val="left"/>
      <w:pPr>
        <w:ind w:left="162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15"/>
  </w:num>
  <w:num w:numId="2">
    <w:abstractNumId w:val="18"/>
  </w:num>
  <w:num w:numId="3">
    <w:abstractNumId w:val="8"/>
  </w:num>
  <w:num w:numId="4">
    <w:abstractNumId w:val="19"/>
  </w:num>
  <w:num w:numId="5">
    <w:abstractNumId w:val="10"/>
  </w:num>
  <w:num w:numId="6">
    <w:abstractNumId w:val="20"/>
  </w:num>
  <w:num w:numId="7">
    <w:abstractNumId w:val="9"/>
  </w:num>
  <w:num w:numId="8">
    <w:abstractNumId w:val="6"/>
  </w:num>
  <w:num w:numId="9">
    <w:abstractNumId w:val="7"/>
  </w:num>
  <w:num w:numId="10">
    <w:abstractNumId w:val="5"/>
  </w:num>
  <w:num w:numId="11">
    <w:abstractNumId w:val="11"/>
  </w:num>
  <w:num w:numId="12">
    <w:abstractNumId w:val="13"/>
  </w:num>
  <w:num w:numId="13">
    <w:abstractNumId w:val="4"/>
  </w:num>
  <w:num w:numId="14">
    <w:abstractNumId w:val="2"/>
  </w:num>
  <w:num w:numId="15">
    <w:abstractNumId w:val="16"/>
  </w:num>
  <w:num w:numId="16">
    <w:abstractNumId w:val="3"/>
  </w:num>
  <w:num w:numId="17">
    <w:abstractNumId w:val="12"/>
  </w:num>
  <w:num w:numId="18">
    <w:abstractNumId w:val="1"/>
  </w:num>
  <w:num w:numId="19">
    <w:abstractNumId w:val="14"/>
  </w:num>
  <w:num w:numId="20">
    <w:abstractNumId w:val="17"/>
  </w:num>
  <w:num w:numId="2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houjiansheng">
    <w15:presenceInfo w15:providerId="None" w15:userId="zhoujiansheng"/>
  </w15:person>
  <w15:person w15:author="Sun">
    <w15:presenceInfo w15:providerId="WPS Office" w15:userId="60853905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hideSpellingErrors/>
  <w:trackRevisions w:val="1"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BiODJkNGQwYTQyNDZlYTZhMjU2ZDZiNWU5ZGZmODYifQ=="/>
  </w:docVars>
  <w:rsids>
    <w:rsidRoot w:val="00172A27"/>
    <w:rsid w:val="000006A1"/>
    <w:rsid w:val="000008CF"/>
    <w:rsid w:val="0000161E"/>
    <w:rsid w:val="00002173"/>
    <w:rsid w:val="00002B29"/>
    <w:rsid w:val="00002DBF"/>
    <w:rsid w:val="00002F5B"/>
    <w:rsid w:val="00003961"/>
    <w:rsid w:val="00003DC1"/>
    <w:rsid w:val="0000471D"/>
    <w:rsid w:val="0000506E"/>
    <w:rsid w:val="000050A9"/>
    <w:rsid w:val="000050B9"/>
    <w:rsid w:val="00005CEF"/>
    <w:rsid w:val="00005E6A"/>
    <w:rsid w:val="00005F3E"/>
    <w:rsid w:val="00006971"/>
    <w:rsid w:val="00006C8C"/>
    <w:rsid w:val="00006EC3"/>
    <w:rsid w:val="00006F1E"/>
    <w:rsid w:val="00007143"/>
    <w:rsid w:val="000076B4"/>
    <w:rsid w:val="00007E16"/>
    <w:rsid w:val="00010141"/>
    <w:rsid w:val="00010DFD"/>
    <w:rsid w:val="00011E34"/>
    <w:rsid w:val="000130F2"/>
    <w:rsid w:val="0001326D"/>
    <w:rsid w:val="00013809"/>
    <w:rsid w:val="00014F03"/>
    <w:rsid w:val="000155B3"/>
    <w:rsid w:val="000162BD"/>
    <w:rsid w:val="0001731A"/>
    <w:rsid w:val="00017564"/>
    <w:rsid w:val="00020A97"/>
    <w:rsid w:val="00020D14"/>
    <w:rsid w:val="000213C1"/>
    <w:rsid w:val="00022001"/>
    <w:rsid w:val="00024141"/>
    <w:rsid w:val="000254B1"/>
    <w:rsid w:val="00025924"/>
    <w:rsid w:val="00025B6E"/>
    <w:rsid w:val="00025D62"/>
    <w:rsid w:val="000266B1"/>
    <w:rsid w:val="00026C12"/>
    <w:rsid w:val="00027428"/>
    <w:rsid w:val="0002753A"/>
    <w:rsid w:val="00027755"/>
    <w:rsid w:val="000301EC"/>
    <w:rsid w:val="000304C0"/>
    <w:rsid w:val="0003051B"/>
    <w:rsid w:val="000310E3"/>
    <w:rsid w:val="00031A55"/>
    <w:rsid w:val="000328EF"/>
    <w:rsid w:val="00032F85"/>
    <w:rsid w:val="00033226"/>
    <w:rsid w:val="00034498"/>
    <w:rsid w:val="00034B4C"/>
    <w:rsid w:val="00035A8B"/>
    <w:rsid w:val="00036ED9"/>
    <w:rsid w:val="00037049"/>
    <w:rsid w:val="000379CF"/>
    <w:rsid w:val="00040292"/>
    <w:rsid w:val="00040323"/>
    <w:rsid w:val="00040F53"/>
    <w:rsid w:val="00041579"/>
    <w:rsid w:val="00041648"/>
    <w:rsid w:val="000418F0"/>
    <w:rsid w:val="00041BFF"/>
    <w:rsid w:val="000420F9"/>
    <w:rsid w:val="00042114"/>
    <w:rsid w:val="00042472"/>
    <w:rsid w:val="00042496"/>
    <w:rsid w:val="00042BAC"/>
    <w:rsid w:val="0004325D"/>
    <w:rsid w:val="00043C40"/>
    <w:rsid w:val="00044205"/>
    <w:rsid w:val="0004425A"/>
    <w:rsid w:val="00044588"/>
    <w:rsid w:val="00044D22"/>
    <w:rsid w:val="00045303"/>
    <w:rsid w:val="0004536B"/>
    <w:rsid w:val="000454F1"/>
    <w:rsid w:val="0004646A"/>
    <w:rsid w:val="00046BE8"/>
    <w:rsid w:val="00046F2A"/>
    <w:rsid w:val="00047946"/>
    <w:rsid w:val="00047D1F"/>
    <w:rsid w:val="00050238"/>
    <w:rsid w:val="00050631"/>
    <w:rsid w:val="000512AD"/>
    <w:rsid w:val="0005197D"/>
    <w:rsid w:val="000536A9"/>
    <w:rsid w:val="00053BC1"/>
    <w:rsid w:val="00053CA4"/>
    <w:rsid w:val="00053ECE"/>
    <w:rsid w:val="000543DE"/>
    <w:rsid w:val="00054BDE"/>
    <w:rsid w:val="0005592F"/>
    <w:rsid w:val="000561E6"/>
    <w:rsid w:val="00057197"/>
    <w:rsid w:val="000604FE"/>
    <w:rsid w:val="00060C67"/>
    <w:rsid w:val="000610EE"/>
    <w:rsid w:val="000625DF"/>
    <w:rsid w:val="0006339F"/>
    <w:rsid w:val="00064C21"/>
    <w:rsid w:val="00065A41"/>
    <w:rsid w:val="00065B65"/>
    <w:rsid w:val="00066CA1"/>
    <w:rsid w:val="0006714C"/>
    <w:rsid w:val="00067702"/>
    <w:rsid w:val="00067E06"/>
    <w:rsid w:val="00067FDD"/>
    <w:rsid w:val="000701F7"/>
    <w:rsid w:val="00070D4B"/>
    <w:rsid w:val="00070D97"/>
    <w:rsid w:val="00070DC6"/>
    <w:rsid w:val="000719F1"/>
    <w:rsid w:val="00072C4C"/>
    <w:rsid w:val="000734AF"/>
    <w:rsid w:val="0007356E"/>
    <w:rsid w:val="000735EB"/>
    <w:rsid w:val="00073D89"/>
    <w:rsid w:val="00073E12"/>
    <w:rsid w:val="00074A46"/>
    <w:rsid w:val="00074C36"/>
    <w:rsid w:val="00076066"/>
    <w:rsid w:val="00077E9E"/>
    <w:rsid w:val="00077ED4"/>
    <w:rsid w:val="00080688"/>
    <w:rsid w:val="00081977"/>
    <w:rsid w:val="00082917"/>
    <w:rsid w:val="00083DBD"/>
    <w:rsid w:val="000840DE"/>
    <w:rsid w:val="00085B5E"/>
    <w:rsid w:val="0008687C"/>
    <w:rsid w:val="00086B41"/>
    <w:rsid w:val="00087475"/>
    <w:rsid w:val="00087864"/>
    <w:rsid w:val="000902CF"/>
    <w:rsid w:val="000902D5"/>
    <w:rsid w:val="000908D1"/>
    <w:rsid w:val="00090ED3"/>
    <w:rsid w:val="000920EF"/>
    <w:rsid w:val="00092888"/>
    <w:rsid w:val="00092970"/>
    <w:rsid w:val="00092A50"/>
    <w:rsid w:val="00093BA1"/>
    <w:rsid w:val="00093DDB"/>
    <w:rsid w:val="00094354"/>
    <w:rsid w:val="00094E7C"/>
    <w:rsid w:val="00096422"/>
    <w:rsid w:val="000964A7"/>
    <w:rsid w:val="000967C1"/>
    <w:rsid w:val="00096DDA"/>
    <w:rsid w:val="00097BCD"/>
    <w:rsid w:val="00097E3A"/>
    <w:rsid w:val="000A05B2"/>
    <w:rsid w:val="000A0ADA"/>
    <w:rsid w:val="000A1402"/>
    <w:rsid w:val="000A1BEE"/>
    <w:rsid w:val="000A22C3"/>
    <w:rsid w:val="000A322E"/>
    <w:rsid w:val="000A435F"/>
    <w:rsid w:val="000A45A5"/>
    <w:rsid w:val="000A71E9"/>
    <w:rsid w:val="000A7543"/>
    <w:rsid w:val="000B07B4"/>
    <w:rsid w:val="000B0BC0"/>
    <w:rsid w:val="000B0D9E"/>
    <w:rsid w:val="000B1D79"/>
    <w:rsid w:val="000B1F8E"/>
    <w:rsid w:val="000B471E"/>
    <w:rsid w:val="000B5014"/>
    <w:rsid w:val="000B628A"/>
    <w:rsid w:val="000B6CCD"/>
    <w:rsid w:val="000C0D8B"/>
    <w:rsid w:val="000C12BB"/>
    <w:rsid w:val="000C15EC"/>
    <w:rsid w:val="000C2231"/>
    <w:rsid w:val="000C2D8B"/>
    <w:rsid w:val="000C2ECB"/>
    <w:rsid w:val="000C321D"/>
    <w:rsid w:val="000C3B0E"/>
    <w:rsid w:val="000C440B"/>
    <w:rsid w:val="000C4C4A"/>
    <w:rsid w:val="000C5A25"/>
    <w:rsid w:val="000C7D3A"/>
    <w:rsid w:val="000C7F72"/>
    <w:rsid w:val="000D0994"/>
    <w:rsid w:val="000D0DD6"/>
    <w:rsid w:val="000D0E2B"/>
    <w:rsid w:val="000D1081"/>
    <w:rsid w:val="000D162D"/>
    <w:rsid w:val="000D1A38"/>
    <w:rsid w:val="000D3839"/>
    <w:rsid w:val="000D4262"/>
    <w:rsid w:val="000D44E0"/>
    <w:rsid w:val="000D47F8"/>
    <w:rsid w:val="000D4B03"/>
    <w:rsid w:val="000D4C0C"/>
    <w:rsid w:val="000D4CAD"/>
    <w:rsid w:val="000D6BE5"/>
    <w:rsid w:val="000D7EED"/>
    <w:rsid w:val="000E0389"/>
    <w:rsid w:val="000E0D3C"/>
    <w:rsid w:val="000E1038"/>
    <w:rsid w:val="000E1065"/>
    <w:rsid w:val="000E1505"/>
    <w:rsid w:val="000E1AD3"/>
    <w:rsid w:val="000E1FE2"/>
    <w:rsid w:val="000E2583"/>
    <w:rsid w:val="000E3743"/>
    <w:rsid w:val="000E4F32"/>
    <w:rsid w:val="000E512B"/>
    <w:rsid w:val="000E51E6"/>
    <w:rsid w:val="000E632F"/>
    <w:rsid w:val="000F053C"/>
    <w:rsid w:val="000F0FF1"/>
    <w:rsid w:val="000F1489"/>
    <w:rsid w:val="000F4D7D"/>
    <w:rsid w:val="000F51D3"/>
    <w:rsid w:val="000F5766"/>
    <w:rsid w:val="000F577D"/>
    <w:rsid w:val="000F5DCD"/>
    <w:rsid w:val="000F5E6C"/>
    <w:rsid w:val="00100B84"/>
    <w:rsid w:val="001014D3"/>
    <w:rsid w:val="00101748"/>
    <w:rsid w:val="00101FF5"/>
    <w:rsid w:val="00102315"/>
    <w:rsid w:val="00102642"/>
    <w:rsid w:val="00102B5B"/>
    <w:rsid w:val="00102C41"/>
    <w:rsid w:val="00102F7C"/>
    <w:rsid w:val="00104443"/>
    <w:rsid w:val="001047CA"/>
    <w:rsid w:val="00104CB9"/>
    <w:rsid w:val="0010563B"/>
    <w:rsid w:val="00105AB8"/>
    <w:rsid w:val="0010636A"/>
    <w:rsid w:val="00106942"/>
    <w:rsid w:val="00106D58"/>
    <w:rsid w:val="00107F1D"/>
    <w:rsid w:val="00110123"/>
    <w:rsid w:val="001105ED"/>
    <w:rsid w:val="001106A5"/>
    <w:rsid w:val="00110F2E"/>
    <w:rsid w:val="001120AD"/>
    <w:rsid w:val="00113950"/>
    <w:rsid w:val="001145B5"/>
    <w:rsid w:val="001148BD"/>
    <w:rsid w:val="00114C38"/>
    <w:rsid w:val="00116B4F"/>
    <w:rsid w:val="0011769A"/>
    <w:rsid w:val="00117903"/>
    <w:rsid w:val="00117EE3"/>
    <w:rsid w:val="00117FFC"/>
    <w:rsid w:val="00120032"/>
    <w:rsid w:val="0012016B"/>
    <w:rsid w:val="00120520"/>
    <w:rsid w:val="00120A40"/>
    <w:rsid w:val="00120D74"/>
    <w:rsid w:val="00120E8C"/>
    <w:rsid w:val="00121BCC"/>
    <w:rsid w:val="00121E94"/>
    <w:rsid w:val="0012267F"/>
    <w:rsid w:val="00125FD0"/>
    <w:rsid w:val="001265FA"/>
    <w:rsid w:val="001268B2"/>
    <w:rsid w:val="0012783D"/>
    <w:rsid w:val="00130980"/>
    <w:rsid w:val="001319A9"/>
    <w:rsid w:val="00132D7A"/>
    <w:rsid w:val="00132E4C"/>
    <w:rsid w:val="001333E1"/>
    <w:rsid w:val="00133AD1"/>
    <w:rsid w:val="001348B6"/>
    <w:rsid w:val="00134CE3"/>
    <w:rsid w:val="00136251"/>
    <w:rsid w:val="001363FA"/>
    <w:rsid w:val="00136D31"/>
    <w:rsid w:val="00136E0F"/>
    <w:rsid w:val="00137003"/>
    <w:rsid w:val="0013722C"/>
    <w:rsid w:val="0013725C"/>
    <w:rsid w:val="00142189"/>
    <w:rsid w:val="00146CF4"/>
    <w:rsid w:val="00146FF3"/>
    <w:rsid w:val="00147183"/>
    <w:rsid w:val="0014753D"/>
    <w:rsid w:val="00147DC6"/>
    <w:rsid w:val="00150C62"/>
    <w:rsid w:val="001510A9"/>
    <w:rsid w:val="0015142E"/>
    <w:rsid w:val="0015219D"/>
    <w:rsid w:val="00152EBE"/>
    <w:rsid w:val="00152FB7"/>
    <w:rsid w:val="00153668"/>
    <w:rsid w:val="00153C63"/>
    <w:rsid w:val="00153E2A"/>
    <w:rsid w:val="00154659"/>
    <w:rsid w:val="00154B40"/>
    <w:rsid w:val="00154D7C"/>
    <w:rsid w:val="00154E83"/>
    <w:rsid w:val="00154EEB"/>
    <w:rsid w:val="00155FCF"/>
    <w:rsid w:val="001561F2"/>
    <w:rsid w:val="00156255"/>
    <w:rsid w:val="001576B1"/>
    <w:rsid w:val="00157C3A"/>
    <w:rsid w:val="00157C6F"/>
    <w:rsid w:val="0016007A"/>
    <w:rsid w:val="001601EC"/>
    <w:rsid w:val="00160658"/>
    <w:rsid w:val="00160985"/>
    <w:rsid w:val="00160CE6"/>
    <w:rsid w:val="00160D2A"/>
    <w:rsid w:val="00160E03"/>
    <w:rsid w:val="00161DA5"/>
    <w:rsid w:val="00163123"/>
    <w:rsid w:val="0016685A"/>
    <w:rsid w:val="001670E3"/>
    <w:rsid w:val="001676F3"/>
    <w:rsid w:val="00167A67"/>
    <w:rsid w:val="00167DA3"/>
    <w:rsid w:val="00170CE2"/>
    <w:rsid w:val="00171AD4"/>
    <w:rsid w:val="001721BC"/>
    <w:rsid w:val="001722A3"/>
    <w:rsid w:val="00172A27"/>
    <w:rsid w:val="00174608"/>
    <w:rsid w:val="00174AAE"/>
    <w:rsid w:val="00174EF6"/>
    <w:rsid w:val="00176BBF"/>
    <w:rsid w:val="00182D31"/>
    <w:rsid w:val="00182E09"/>
    <w:rsid w:val="00183098"/>
    <w:rsid w:val="00183EB1"/>
    <w:rsid w:val="00184BDE"/>
    <w:rsid w:val="00185FFE"/>
    <w:rsid w:val="00186453"/>
    <w:rsid w:val="00186B08"/>
    <w:rsid w:val="00186CB3"/>
    <w:rsid w:val="00187236"/>
    <w:rsid w:val="00190AAD"/>
    <w:rsid w:val="00190DCD"/>
    <w:rsid w:val="00190EC7"/>
    <w:rsid w:val="00191BBD"/>
    <w:rsid w:val="00193AF4"/>
    <w:rsid w:val="00194134"/>
    <w:rsid w:val="00194275"/>
    <w:rsid w:val="00195305"/>
    <w:rsid w:val="0019571F"/>
    <w:rsid w:val="00195AA4"/>
    <w:rsid w:val="00195B4A"/>
    <w:rsid w:val="00197DCD"/>
    <w:rsid w:val="00197E3B"/>
    <w:rsid w:val="00197F94"/>
    <w:rsid w:val="001A066F"/>
    <w:rsid w:val="001A0AE2"/>
    <w:rsid w:val="001A1145"/>
    <w:rsid w:val="001A1A5B"/>
    <w:rsid w:val="001A201C"/>
    <w:rsid w:val="001A23E8"/>
    <w:rsid w:val="001A2A94"/>
    <w:rsid w:val="001A2D33"/>
    <w:rsid w:val="001A46C0"/>
    <w:rsid w:val="001A4E39"/>
    <w:rsid w:val="001A529D"/>
    <w:rsid w:val="001A6894"/>
    <w:rsid w:val="001A70BA"/>
    <w:rsid w:val="001A7BDC"/>
    <w:rsid w:val="001A7DAA"/>
    <w:rsid w:val="001B0039"/>
    <w:rsid w:val="001B0046"/>
    <w:rsid w:val="001B056D"/>
    <w:rsid w:val="001B0940"/>
    <w:rsid w:val="001B11B8"/>
    <w:rsid w:val="001B2AD4"/>
    <w:rsid w:val="001B2D12"/>
    <w:rsid w:val="001B33DB"/>
    <w:rsid w:val="001B35C7"/>
    <w:rsid w:val="001B3943"/>
    <w:rsid w:val="001B3A9F"/>
    <w:rsid w:val="001B4962"/>
    <w:rsid w:val="001B4BB6"/>
    <w:rsid w:val="001B5E0F"/>
    <w:rsid w:val="001B6302"/>
    <w:rsid w:val="001B6C6F"/>
    <w:rsid w:val="001B6FFE"/>
    <w:rsid w:val="001B71A0"/>
    <w:rsid w:val="001B7B76"/>
    <w:rsid w:val="001C1096"/>
    <w:rsid w:val="001C1295"/>
    <w:rsid w:val="001C130A"/>
    <w:rsid w:val="001C1863"/>
    <w:rsid w:val="001C2109"/>
    <w:rsid w:val="001C348B"/>
    <w:rsid w:val="001C3514"/>
    <w:rsid w:val="001C3932"/>
    <w:rsid w:val="001C53EF"/>
    <w:rsid w:val="001C55E3"/>
    <w:rsid w:val="001C658B"/>
    <w:rsid w:val="001C7404"/>
    <w:rsid w:val="001C7614"/>
    <w:rsid w:val="001C7D4A"/>
    <w:rsid w:val="001D0F06"/>
    <w:rsid w:val="001D247F"/>
    <w:rsid w:val="001D2F75"/>
    <w:rsid w:val="001D393A"/>
    <w:rsid w:val="001D462A"/>
    <w:rsid w:val="001D4DAE"/>
    <w:rsid w:val="001D5827"/>
    <w:rsid w:val="001D674C"/>
    <w:rsid w:val="001D7E11"/>
    <w:rsid w:val="001E088F"/>
    <w:rsid w:val="001E0A1A"/>
    <w:rsid w:val="001E1F7B"/>
    <w:rsid w:val="001E21F0"/>
    <w:rsid w:val="001E2B14"/>
    <w:rsid w:val="001E4868"/>
    <w:rsid w:val="001E4A5B"/>
    <w:rsid w:val="001E57E4"/>
    <w:rsid w:val="001E59A2"/>
    <w:rsid w:val="001E5F25"/>
    <w:rsid w:val="001E61C6"/>
    <w:rsid w:val="001E621C"/>
    <w:rsid w:val="001F1330"/>
    <w:rsid w:val="001F163B"/>
    <w:rsid w:val="001F2611"/>
    <w:rsid w:val="001F2977"/>
    <w:rsid w:val="001F376D"/>
    <w:rsid w:val="001F43A4"/>
    <w:rsid w:val="001F4C97"/>
    <w:rsid w:val="001F5285"/>
    <w:rsid w:val="001F52F2"/>
    <w:rsid w:val="001F5583"/>
    <w:rsid w:val="001F5A56"/>
    <w:rsid w:val="001F6000"/>
    <w:rsid w:val="001F735D"/>
    <w:rsid w:val="001F7BC2"/>
    <w:rsid w:val="00200012"/>
    <w:rsid w:val="00200CA3"/>
    <w:rsid w:val="00200FF5"/>
    <w:rsid w:val="0020107B"/>
    <w:rsid w:val="00201353"/>
    <w:rsid w:val="002014C9"/>
    <w:rsid w:val="002014F0"/>
    <w:rsid w:val="002016C1"/>
    <w:rsid w:val="00201D7F"/>
    <w:rsid w:val="00201F03"/>
    <w:rsid w:val="0020211D"/>
    <w:rsid w:val="002026B8"/>
    <w:rsid w:val="00202702"/>
    <w:rsid w:val="0020343D"/>
    <w:rsid w:val="00203F03"/>
    <w:rsid w:val="00204C40"/>
    <w:rsid w:val="00205647"/>
    <w:rsid w:val="002059BF"/>
    <w:rsid w:val="00205AF0"/>
    <w:rsid w:val="00205E02"/>
    <w:rsid w:val="00205E54"/>
    <w:rsid w:val="00206564"/>
    <w:rsid w:val="0020666C"/>
    <w:rsid w:val="00206C4F"/>
    <w:rsid w:val="00206D50"/>
    <w:rsid w:val="00207294"/>
    <w:rsid w:val="002075C3"/>
    <w:rsid w:val="00207E27"/>
    <w:rsid w:val="00210301"/>
    <w:rsid w:val="0021048C"/>
    <w:rsid w:val="00210C77"/>
    <w:rsid w:val="00211D64"/>
    <w:rsid w:val="00211E38"/>
    <w:rsid w:val="0021293C"/>
    <w:rsid w:val="00213278"/>
    <w:rsid w:val="00213ED7"/>
    <w:rsid w:val="00214277"/>
    <w:rsid w:val="002143EE"/>
    <w:rsid w:val="00214F91"/>
    <w:rsid w:val="00215F75"/>
    <w:rsid w:val="002162F1"/>
    <w:rsid w:val="00220182"/>
    <w:rsid w:val="002201B2"/>
    <w:rsid w:val="00220A2F"/>
    <w:rsid w:val="00220CCE"/>
    <w:rsid w:val="00221164"/>
    <w:rsid w:val="0022233D"/>
    <w:rsid w:val="00223AE6"/>
    <w:rsid w:val="00223DE4"/>
    <w:rsid w:val="0022491A"/>
    <w:rsid w:val="00225EC0"/>
    <w:rsid w:val="002261B1"/>
    <w:rsid w:val="002265AC"/>
    <w:rsid w:val="00226D07"/>
    <w:rsid w:val="0022707C"/>
    <w:rsid w:val="00227207"/>
    <w:rsid w:val="00227716"/>
    <w:rsid w:val="0023047A"/>
    <w:rsid w:val="00230FE2"/>
    <w:rsid w:val="00231F6E"/>
    <w:rsid w:val="0023308D"/>
    <w:rsid w:val="00233886"/>
    <w:rsid w:val="00233E77"/>
    <w:rsid w:val="00233F44"/>
    <w:rsid w:val="00234068"/>
    <w:rsid w:val="00234E1F"/>
    <w:rsid w:val="0023566B"/>
    <w:rsid w:val="00235997"/>
    <w:rsid w:val="00236F02"/>
    <w:rsid w:val="00236F44"/>
    <w:rsid w:val="00236F83"/>
    <w:rsid w:val="002375E9"/>
    <w:rsid w:val="00240291"/>
    <w:rsid w:val="0024092A"/>
    <w:rsid w:val="002409C9"/>
    <w:rsid w:val="00241193"/>
    <w:rsid w:val="00241781"/>
    <w:rsid w:val="002433FA"/>
    <w:rsid w:val="00244304"/>
    <w:rsid w:val="002455DA"/>
    <w:rsid w:val="00245CD3"/>
    <w:rsid w:val="0024685A"/>
    <w:rsid w:val="00246931"/>
    <w:rsid w:val="0024696C"/>
    <w:rsid w:val="002472E2"/>
    <w:rsid w:val="002477B1"/>
    <w:rsid w:val="002509CB"/>
    <w:rsid w:val="00250E91"/>
    <w:rsid w:val="00251205"/>
    <w:rsid w:val="00251796"/>
    <w:rsid w:val="00251C32"/>
    <w:rsid w:val="00251D94"/>
    <w:rsid w:val="00252086"/>
    <w:rsid w:val="002531E4"/>
    <w:rsid w:val="00253D47"/>
    <w:rsid w:val="002547DA"/>
    <w:rsid w:val="002552FA"/>
    <w:rsid w:val="0025548F"/>
    <w:rsid w:val="00255BEA"/>
    <w:rsid w:val="002562F3"/>
    <w:rsid w:val="00257073"/>
    <w:rsid w:val="00257AFE"/>
    <w:rsid w:val="00257D40"/>
    <w:rsid w:val="00260246"/>
    <w:rsid w:val="00260905"/>
    <w:rsid w:val="00260C88"/>
    <w:rsid w:val="00261982"/>
    <w:rsid w:val="00262C77"/>
    <w:rsid w:val="00262E26"/>
    <w:rsid w:val="002631B2"/>
    <w:rsid w:val="0026384A"/>
    <w:rsid w:val="00263E31"/>
    <w:rsid w:val="00263E63"/>
    <w:rsid w:val="0026519F"/>
    <w:rsid w:val="0026528E"/>
    <w:rsid w:val="00265EF9"/>
    <w:rsid w:val="00265F40"/>
    <w:rsid w:val="00266400"/>
    <w:rsid w:val="0026689C"/>
    <w:rsid w:val="00266B90"/>
    <w:rsid w:val="0026732E"/>
    <w:rsid w:val="00271C26"/>
    <w:rsid w:val="002721D4"/>
    <w:rsid w:val="0027247C"/>
    <w:rsid w:val="002727EF"/>
    <w:rsid w:val="00272AF6"/>
    <w:rsid w:val="002732FD"/>
    <w:rsid w:val="00273BA0"/>
    <w:rsid w:val="0027471E"/>
    <w:rsid w:val="002765E6"/>
    <w:rsid w:val="00276B35"/>
    <w:rsid w:val="00276D85"/>
    <w:rsid w:val="002772D7"/>
    <w:rsid w:val="00277823"/>
    <w:rsid w:val="00280F3B"/>
    <w:rsid w:val="002811D5"/>
    <w:rsid w:val="002821CF"/>
    <w:rsid w:val="00282669"/>
    <w:rsid w:val="00282C4E"/>
    <w:rsid w:val="002832BA"/>
    <w:rsid w:val="00283E41"/>
    <w:rsid w:val="00283F70"/>
    <w:rsid w:val="00285430"/>
    <w:rsid w:val="00285B04"/>
    <w:rsid w:val="00285D10"/>
    <w:rsid w:val="00285F76"/>
    <w:rsid w:val="0028637C"/>
    <w:rsid w:val="00287B6F"/>
    <w:rsid w:val="00287DA6"/>
    <w:rsid w:val="0029034A"/>
    <w:rsid w:val="0029042C"/>
    <w:rsid w:val="00290C25"/>
    <w:rsid w:val="00291968"/>
    <w:rsid w:val="00291BEF"/>
    <w:rsid w:val="00296B5C"/>
    <w:rsid w:val="0029716F"/>
    <w:rsid w:val="00297D7F"/>
    <w:rsid w:val="002A07B3"/>
    <w:rsid w:val="002A0B24"/>
    <w:rsid w:val="002A11FF"/>
    <w:rsid w:val="002A1698"/>
    <w:rsid w:val="002A176D"/>
    <w:rsid w:val="002A17B9"/>
    <w:rsid w:val="002A2373"/>
    <w:rsid w:val="002A2E88"/>
    <w:rsid w:val="002A327E"/>
    <w:rsid w:val="002A32C9"/>
    <w:rsid w:val="002A3485"/>
    <w:rsid w:val="002A399D"/>
    <w:rsid w:val="002A3C12"/>
    <w:rsid w:val="002A4426"/>
    <w:rsid w:val="002A5D90"/>
    <w:rsid w:val="002A601E"/>
    <w:rsid w:val="002A6F43"/>
    <w:rsid w:val="002A7130"/>
    <w:rsid w:val="002A71D8"/>
    <w:rsid w:val="002A7664"/>
    <w:rsid w:val="002B27DA"/>
    <w:rsid w:val="002B31BB"/>
    <w:rsid w:val="002B3587"/>
    <w:rsid w:val="002B3635"/>
    <w:rsid w:val="002B3FA2"/>
    <w:rsid w:val="002B414C"/>
    <w:rsid w:val="002B5F6B"/>
    <w:rsid w:val="002B6229"/>
    <w:rsid w:val="002B6B94"/>
    <w:rsid w:val="002B7A93"/>
    <w:rsid w:val="002C0126"/>
    <w:rsid w:val="002C069E"/>
    <w:rsid w:val="002C09B5"/>
    <w:rsid w:val="002C0C5B"/>
    <w:rsid w:val="002C1E16"/>
    <w:rsid w:val="002C1F3A"/>
    <w:rsid w:val="002C2A94"/>
    <w:rsid w:val="002C3E38"/>
    <w:rsid w:val="002C3F3E"/>
    <w:rsid w:val="002C4811"/>
    <w:rsid w:val="002C5EB3"/>
    <w:rsid w:val="002C63A2"/>
    <w:rsid w:val="002C6756"/>
    <w:rsid w:val="002C6812"/>
    <w:rsid w:val="002C7614"/>
    <w:rsid w:val="002C7FC1"/>
    <w:rsid w:val="002D01AE"/>
    <w:rsid w:val="002D05CE"/>
    <w:rsid w:val="002D0F37"/>
    <w:rsid w:val="002D1297"/>
    <w:rsid w:val="002D14B5"/>
    <w:rsid w:val="002D1968"/>
    <w:rsid w:val="002D2189"/>
    <w:rsid w:val="002D25AB"/>
    <w:rsid w:val="002D2F86"/>
    <w:rsid w:val="002D3037"/>
    <w:rsid w:val="002D3DBC"/>
    <w:rsid w:val="002D45AC"/>
    <w:rsid w:val="002D4D35"/>
    <w:rsid w:val="002D4FAA"/>
    <w:rsid w:val="002D5850"/>
    <w:rsid w:val="002D6A61"/>
    <w:rsid w:val="002D6C84"/>
    <w:rsid w:val="002D6E90"/>
    <w:rsid w:val="002D6E9D"/>
    <w:rsid w:val="002D7961"/>
    <w:rsid w:val="002D7C11"/>
    <w:rsid w:val="002E0120"/>
    <w:rsid w:val="002E1512"/>
    <w:rsid w:val="002E175D"/>
    <w:rsid w:val="002E18B8"/>
    <w:rsid w:val="002E1DB7"/>
    <w:rsid w:val="002E3280"/>
    <w:rsid w:val="002E36EE"/>
    <w:rsid w:val="002E3830"/>
    <w:rsid w:val="002E4474"/>
    <w:rsid w:val="002E5190"/>
    <w:rsid w:val="002E5738"/>
    <w:rsid w:val="002E5A44"/>
    <w:rsid w:val="002E65C9"/>
    <w:rsid w:val="002E660F"/>
    <w:rsid w:val="002E7800"/>
    <w:rsid w:val="002E7EDF"/>
    <w:rsid w:val="002F033A"/>
    <w:rsid w:val="002F0DF7"/>
    <w:rsid w:val="002F0E0C"/>
    <w:rsid w:val="002F13E0"/>
    <w:rsid w:val="002F161E"/>
    <w:rsid w:val="002F1D05"/>
    <w:rsid w:val="002F2C18"/>
    <w:rsid w:val="002F3396"/>
    <w:rsid w:val="002F3F49"/>
    <w:rsid w:val="002F40F5"/>
    <w:rsid w:val="002F4E15"/>
    <w:rsid w:val="002F5286"/>
    <w:rsid w:val="002F5365"/>
    <w:rsid w:val="002F5548"/>
    <w:rsid w:val="002F5769"/>
    <w:rsid w:val="002F5B44"/>
    <w:rsid w:val="002F6120"/>
    <w:rsid w:val="002F6F4C"/>
    <w:rsid w:val="002F7F96"/>
    <w:rsid w:val="0030008D"/>
    <w:rsid w:val="00300383"/>
    <w:rsid w:val="00300EF9"/>
    <w:rsid w:val="003024A8"/>
    <w:rsid w:val="00302BAA"/>
    <w:rsid w:val="00302C3F"/>
    <w:rsid w:val="00302D17"/>
    <w:rsid w:val="00303BF2"/>
    <w:rsid w:val="003040C5"/>
    <w:rsid w:val="00304421"/>
    <w:rsid w:val="00304508"/>
    <w:rsid w:val="00304943"/>
    <w:rsid w:val="00304E59"/>
    <w:rsid w:val="00305057"/>
    <w:rsid w:val="00305E70"/>
    <w:rsid w:val="00307315"/>
    <w:rsid w:val="00307347"/>
    <w:rsid w:val="0030744F"/>
    <w:rsid w:val="00310B4B"/>
    <w:rsid w:val="00310D33"/>
    <w:rsid w:val="00310F80"/>
    <w:rsid w:val="0031118C"/>
    <w:rsid w:val="0031195E"/>
    <w:rsid w:val="0031233F"/>
    <w:rsid w:val="003142D3"/>
    <w:rsid w:val="003145A3"/>
    <w:rsid w:val="00315938"/>
    <w:rsid w:val="00316D98"/>
    <w:rsid w:val="00316E3F"/>
    <w:rsid w:val="0031709C"/>
    <w:rsid w:val="0031757F"/>
    <w:rsid w:val="003175B5"/>
    <w:rsid w:val="00320D86"/>
    <w:rsid w:val="00320DD3"/>
    <w:rsid w:val="00321A7D"/>
    <w:rsid w:val="00323568"/>
    <w:rsid w:val="003235DC"/>
    <w:rsid w:val="00324122"/>
    <w:rsid w:val="00324A66"/>
    <w:rsid w:val="00325782"/>
    <w:rsid w:val="00325936"/>
    <w:rsid w:val="00325DE9"/>
    <w:rsid w:val="00326166"/>
    <w:rsid w:val="00326E1D"/>
    <w:rsid w:val="00327062"/>
    <w:rsid w:val="00330546"/>
    <w:rsid w:val="0033109B"/>
    <w:rsid w:val="00331F7B"/>
    <w:rsid w:val="00332239"/>
    <w:rsid w:val="003327A5"/>
    <w:rsid w:val="00332E61"/>
    <w:rsid w:val="00332FBB"/>
    <w:rsid w:val="00333849"/>
    <w:rsid w:val="00334180"/>
    <w:rsid w:val="00334828"/>
    <w:rsid w:val="00334933"/>
    <w:rsid w:val="00335A98"/>
    <w:rsid w:val="00336188"/>
    <w:rsid w:val="00336551"/>
    <w:rsid w:val="00336E0B"/>
    <w:rsid w:val="00336F33"/>
    <w:rsid w:val="00337799"/>
    <w:rsid w:val="00340717"/>
    <w:rsid w:val="0034077E"/>
    <w:rsid w:val="0034202F"/>
    <w:rsid w:val="00342895"/>
    <w:rsid w:val="00343F5C"/>
    <w:rsid w:val="00344A5C"/>
    <w:rsid w:val="00345026"/>
    <w:rsid w:val="0034629A"/>
    <w:rsid w:val="0034664F"/>
    <w:rsid w:val="003468DC"/>
    <w:rsid w:val="00346DEB"/>
    <w:rsid w:val="00346E07"/>
    <w:rsid w:val="003477AE"/>
    <w:rsid w:val="00347BBA"/>
    <w:rsid w:val="00351347"/>
    <w:rsid w:val="003513B7"/>
    <w:rsid w:val="00351E38"/>
    <w:rsid w:val="00353081"/>
    <w:rsid w:val="00354262"/>
    <w:rsid w:val="00354BE8"/>
    <w:rsid w:val="00355937"/>
    <w:rsid w:val="00355A5B"/>
    <w:rsid w:val="00355DEF"/>
    <w:rsid w:val="0035652D"/>
    <w:rsid w:val="00356C1E"/>
    <w:rsid w:val="00356F04"/>
    <w:rsid w:val="0035738C"/>
    <w:rsid w:val="00357F6E"/>
    <w:rsid w:val="00360A0E"/>
    <w:rsid w:val="003624E3"/>
    <w:rsid w:val="0036453B"/>
    <w:rsid w:val="00364E04"/>
    <w:rsid w:val="003657D0"/>
    <w:rsid w:val="00365833"/>
    <w:rsid w:val="00365BAF"/>
    <w:rsid w:val="0036653D"/>
    <w:rsid w:val="00366540"/>
    <w:rsid w:val="00367966"/>
    <w:rsid w:val="003706A9"/>
    <w:rsid w:val="0037132D"/>
    <w:rsid w:val="003724D9"/>
    <w:rsid w:val="00373C16"/>
    <w:rsid w:val="00374663"/>
    <w:rsid w:val="003748AC"/>
    <w:rsid w:val="00375853"/>
    <w:rsid w:val="00376122"/>
    <w:rsid w:val="00376B1E"/>
    <w:rsid w:val="003778C8"/>
    <w:rsid w:val="00377B65"/>
    <w:rsid w:val="00377F68"/>
    <w:rsid w:val="0038023A"/>
    <w:rsid w:val="00381655"/>
    <w:rsid w:val="003816AA"/>
    <w:rsid w:val="00382B07"/>
    <w:rsid w:val="00384126"/>
    <w:rsid w:val="003848D0"/>
    <w:rsid w:val="00384B75"/>
    <w:rsid w:val="00384DA9"/>
    <w:rsid w:val="00385E0E"/>
    <w:rsid w:val="00386824"/>
    <w:rsid w:val="003874E9"/>
    <w:rsid w:val="00387E66"/>
    <w:rsid w:val="00391374"/>
    <w:rsid w:val="00391D35"/>
    <w:rsid w:val="00392113"/>
    <w:rsid w:val="00392E8F"/>
    <w:rsid w:val="00392ECD"/>
    <w:rsid w:val="00392EE2"/>
    <w:rsid w:val="00393FD8"/>
    <w:rsid w:val="00394779"/>
    <w:rsid w:val="00394A98"/>
    <w:rsid w:val="00395E97"/>
    <w:rsid w:val="00396A0D"/>
    <w:rsid w:val="00397BDA"/>
    <w:rsid w:val="00397D9F"/>
    <w:rsid w:val="003A0660"/>
    <w:rsid w:val="003A0888"/>
    <w:rsid w:val="003A1371"/>
    <w:rsid w:val="003A1CAF"/>
    <w:rsid w:val="003A25C4"/>
    <w:rsid w:val="003A3690"/>
    <w:rsid w:val="003A39A1"/>
    <w:rsid w:val="003A4E4C"/>
    <w:rsid w:val="003A4F41"/>
    <w:rsid w:val="003A4F9E"/>
    <w:rsid w:val="003A5E62"/>
    <w:rsid w:val="003A5F5F"/>
    <w:rsid w:val="003A6649"/>
    <w:rsid w:val="003A6F79"/>
    <w:rsid w:val="003A7CCC"/>
    <w:rsid w:val="003B03CF"/>
    <w:rsid w:val="003B0D00"/>
    <w:rsid w:val="003B1039"/>
    <w:rsid w:val="003B1963"/>
    <w:rsid w:val="003B1C58"/>
    <w:rsid w:val="003B2117"/>
    <w:rsid w:val="003B2883"/>
    <w:rsid w:val="003B2B06"/>
    <w:rsid w:val="003B3292"/>
    <w:rsid w:val="003B3432"/>
    <w:rsid w:val="003B357D"/>
    <w:rsid w:val="003B366D"/>
    <w:rsid w:val="003B425E"/>
    <w:rsid w:val="003B5095"/>
    <w:rsid w:val="003B51A6"/>
    <w:rsid w:val="003B5780"/>
    <w:rsid w:val="003B614E"/>
    <w:rsid w:val="003B6A80"/>
    <w:rsid w:val="003B7313"/>
    <w:rsid w:val="003B7982"/>
    <w:rsid w:val="003B7BF9"/>
    <w:rsid w:val="003C004D"/>
    <w:rsid w:val="003C0FD0"/>
    <w:rsid w:val="003C114C"/>
    <w:rsid w:val="003C19E8"/>
    <w:rsid w:val="003C1D8A"/>
    <w:rsid w:val="003C24D1"/>
    <w:rsid w:val="003C2AB4"/>
    <w:rsid w:val="003C2DB7"/>
    <w:rsid w:val="003C3310"/>
    <w:rsid w:val="003C45CB"/>
    <w:rsid w:val="003C4DB1"/>
    <w:rsid w:val="003C62EC"/>
    <w:rsid w:val="003C6A24"/>
    <w:rsid w:val="003C7ABD"/>
    <w:rsid w:val="003D06E5"/>
    <w:rsid w:val="003D1127"/>
    <w:rsid w:val="003D1433"/>
    <w:rsid w:val="003D1903"/>
    <w:rsid w:val="003D309A"/>
    <w:rsid w:val="003D3974"/>
    <w:rsid w:val="003D558C"/>
    <w:rsid w:val="003D6021"/>
    <w:rsid w:val="003D65A9"/>
    <w:rsid w:val="003D69F7"/>
    <w:rsid w:val="003D6A44"/>
    <w:rsid w:val="003D706E"/>
    <w:rsid w:val="003D73A6"/>
    <w:rsid w:val="003D7886"/>
    <w:rsid w:val="003E02D4"/>
    <w:rsid w:val="003E0C41"/>
    <w:rsid w:val="003E10A6"/>
    <w:rsid w:val="003E122A"/>
    <w:rsid w:val="003E22B3"/>
    <w:rsid w:val="003E2388"/>
    <w:rsid w:val="003E2DD9"/>
    <w:rsid w:val="003E3254"/>
    <w:rsid w:val="003E5EB0"/>
    <w:rsid w:val="003E6152"/>
    <w:rsid w:val="003E631F"/>
    <w:rsid w:val="003E6D49"/>
    <w:rsid w:val="003F0251"/>
    <w:rsid w:val="003F157C"/>
    <w:rsid w:val="003F3035"/>
    <w:rsid w:val="003F42B8"/>
    <w:rsid w:val="003F4766"/>
    <w:rsid w:val="003F477A"/>
    <w:rsid w:val="003F4AA1"/>
    <w:rsid w:val="003F5704"/>
    <w:rsid w:val="003F61D5"/>
    <w:rsid w:val="003F6B20"/>
    <w:rsid w:val="003F7218"/>
    <w:rsid w:val="003F7C97"/>
    <w:rsid w:val="003F7D53"/>
    <w:rsid w:val="003F7E1A"/>
    <w:rsid w:val="004008D6"/>
    <w:rsid w:val="00400EE9"/>
    <w:rsid w:val="00400EF2"/>
    <w:rsid w:val="00401FF7"/>
    <w:rsid w:val="00402473"/>
    <w:rsid w:val="0040406B"/>
    <w:rsid w:val="00404450"/>
    <w:rsid w:val="004048F8"/>
    <w:rsid w:val="004052B3"/>
    <w:rsid w:val="00406416"/>
    <w:rsid w:val="00406FC9"/>
    <w:rsid w:val="00407572"/>
    <w:rsid w:val="004075F4"/>
    <w:rsid w:val="004114F4"/>
    <w:rsid w:val="00411891"/>
    <w:rsid w:val="00412A3B"/>
    <w:rsid w:val="00412DDE"/>
    <w:rsid w:val="0041308F"/>
    <w:rsid w:val="00413847"/>
    <w:rsid w:val="0041396A"/>
    <w:rsid w:val="00413BC6"/>
    <w:rsid w:val="00413C9F"/>
    <w:rsid w:val="00414808"/>
    <w:rsid w:val="00414CF7"/>
    <w:rsid w:val="00414E1C"/>
    <w:rsid w:val="00414F1D"/>
    <w:rsid w:val="00415E6C"/>
    <w:rsid w:val="00416CA2"/>
    <w:rsid w:val="0041708B"/>
    <w:rsid w:val="004178CE"/>
    <w:rsid w:val="00417A61"/>
    <w:rsid w:val="00420464"/>
    <w:rsid w:val="00420C97"/>
    <w:rsid w:val="004214A9"/>
    <w:rsid w:val="004216D9"/>
    <w:rsid w:val="00421F3C"/>
    <w:rsid w:val="00423584"/>
    <w:rsid w:val="00423AF8"/>
    <w:rsid w:val="00424818"/>
    <w:rsid w:val="00424A38"/>
    <w:rsid w:val="0042547A"/>
    <w:rsid w:val="00425D00"/>
    <w:rsid w:val="00427EC9"/>
    <w:rsid w:val="00430EF2"/>
    <w:rsid w:val="00431E09"/>
    <w:rsid w:val="00432376"/>
    <w:rsid w:val="0043242F"/>
    <w:rsid w:val="00432A6C"/>
    <w:rsid w:val="00432F18"/>
    <w:rsid w:val="00433D4E"/>
    <w:rsid w:val="0043486C"/>
    <w:rsid w:val="00434FF3"/>
    <w:rsid w:val="004376AA"/>
    <w:rsid w:val="00440112"/>
    <w:rsid w:val="004412A6"/>
    <w:rsid w:val="004418B6"/>
    <w:rsid w:val="004423E3"/>
    <w:rsid w:val="004435CB"/>
    <w:rsid w:val="0044369B"/>
    <w:rsid w:val="00445603"/>
    <w:rsid w:val="004458BF"/>
    <w:rsid w:val="00445A0C"/>
    <w:rsid w:val="00445F18"/>
    <w:rsid w:val="004462BE"/>
    <w:rsid w:val="004466CB"/>
    <w:rsid w:val="00446715"/>
    <w:rsid w:val="00450D98"/>
    <w:rsid w:val="004514EE"/>
    <w:rsid w:val="00451936"/>
    <w:rsid w:val="00451E3A"/>
    <w:rsid w:val="00452902"/>
    <w:rsid w:val="00452B90"/>
    <w:rsid w:val="00452BC8"/>
    <w:rsid w:val="00452FF0"/>
    <w:rsid w:val="00453B61"/>
    <w:rsid w:val="00453C1E"/>
    <w:rsid w:val="004546BF"/>
    <w:rsid w:val="00455BA8"/>
    <w:rsid w:val="0045674A"/>
    <w:rsid w:val="004575CF"/>
    <w:rsid w:val="00460F93"/>
    <w:rsid w:val="0046144B"/>
    <w:rsid w:val="00462FF5"/>
    <w:rsid w:val="0046352C"/>
    <w:rsid w:val="004635D4"/>
    <w:rsid w:val="004645AD"/>
    <w:rsid w:val="00465107"/>
    <w:rsid w:val="00465270"/>
    <w:rsid w:val="00465345"/>
    <w:rsid w:val="00465387"/>
    <w:rsid w:val="00466C19"/>
    <w:rsid w:val="004671CE"/>
    <w:rsid w:val="00470072"/>
    <w:rsid w:val="00472E68"/>
    <w:rsid w:val="004735E5"/>
    <w:rsid w:val="004738EE"/>
    <w:rsid w:val="00473E3E"/>
    <w:rsid w:val="00473FED"/>
    <w:rsid w:val="00474A3D"/>
    <w:rsid w:val="00474ADD"/>
    <w:rsid w:val="00474D12"/>
    <w:rsid w:val="004759F8"/>
    <w:rsid w:val="00476C78"/>
    <w:rsid w:val="00476F73"/>
    <w:rsid w:val="00477813"/>
    <w:rsid w:val="00477966"/>
    <w:rsid w:val="0047797A"/>
    <w:rsid w:val="00477E86"/>
    <w:rsid w:val="00480971"/>
    <w:rsid w:val="00480D31"/>
    <w:rsid w:val="00481306"/>
    <w:rsid w:val="004814A6"/>
    <w:rsid w:val="00481F55"/>
    <w:rsid w:val="00482C07"/>
    <w:rsid w:val="0048449D"/>
    <w:rsid w:val="004851AB"/>
    <w:rsid w:val="004852E6"/>
    <w:rsid w:val="00485401"/>
    <w:rsid w:val="00486A32"/>
    <w:rsid w:val="004870F0"/>
    <w:rsid w:val="00490358"/>
    <w:rsid w:val="0049111E"/>
    <w:rsid w:val="00491CDD"/>
    <w:rsid w:val="00491F12"/>
    <w:rsid w:val="00491F32"/>
    <w:rsid w:val="004922D4"/>
    <w:rsid w:val="0049256E"/>
    <w:rsid w:val="004925BC"/>
    <w:rsid w:val="004926FC"/>
    <w:rsid w:val="00492B85"/>
    <w:rsid w:val="00493658"/>
    <w:rsid w:val="004941D1"/>
    <w:rsid w:val="004953A7"/>
    <w:rsid w:val="00495847"/>
    <w:rsid w:val="00495BE1"/>
    <w:rsid w:val="00495E86"/>
    <w:rsid w:val="00496773"/>
    <w:rsid w:val="00497BF8"/>
    <w:rsid w:val="00497D43"/>
    <w:rsid w:val="004A06D1"/>
    <w:rsid w:val="004A0BED"/>
    <w:rsid w:val="004A0E04"/>
    <w:rsid w:val="004A1C58"/>
    <w:rsid w:val="004A386E"/>
    <w:rsid w:val="004A5235"/>
    <w:rsid w:val="004A5997"/>
    <w:rsid w:val="004A6921"/>
    <w:rsid w:val="004A69A8"/>
    <w:rsid w:val="004A7921"/>
    <w:rsid w:val="004B064C"/>
    <w:rsid w:val="004B24CF"/>
    <w:rsid w:val="004B3F85"/>
    <w:rsid w:val="004B4228"/>
    <w:rsid w:val="004B4E26"/>
    <w:rsid w:val="004B5628"/>
    <w:rsid w:val="004C0419"/>
    <w:rsid w:val="004C076B"/>
    <w:rsid w:val="004C09D8"/>
    <w:rsid w:val="004C13B2"/>
    <w:rsid w:val="004C2583"/>
    <w:rsid w:val="004C346E"/>
    <w:rsid w:val="004C37DD"/>
    <w:rsid w:val="004C3980"/>
    <w:rsid w:val="004C44DA"/>
    <w:rsid w:val="004C4565"/>
    <w:rsid w:val="004C47FF"/>
    <w:rsid w:val="004C498F"/>
    <w:rsid w:val="004C4D8F"/>
    <w:rsid w:val="004C50E2"/>
    <w:rsid w:val="004C51D9"/>
    <w:rsid w:val="004C7F59"/>
    <w:rsid w:val="004D064B"/>
    <w:rsid w:val="004D0F5D"/>
    <w:rsid w:val="004D10EA"/>
    <w:rsid w:val="004D2162"/>
    <w:rsid w:val="004D2279"/>
    <w:rsid w:val="004D238F"/>
    <w:rsid w:val="004D27C9"/>
    <w:rsid w:val="004D2C69"/>
    <w:rsid w:val="004D439B"/>
    <w:rsid w:val="004D46D2"/>
    <w:rsid w:val="004D4729"/>
    <w:rsid w:val="004D55E5"/>
    <w:rsid w:val="004D6262"/>
    <w:rsid w:val="004D7466"/>
    <w:rsid w:val="004D7A9B"/>
    <w:rsid w:val="004E0482"/>
    <w:rsid w:val="004E059A"/>
    <w:rsid w:val="004E0B08"/>
    <w:rsid w:val="004E117D"/>
    <w:rsid w:val="004E1BC1"/>
    <w:rsid w:val="004E1FE9"/>
    <w:rsid w:val="004E22F6"/>
    <w:rsid w:val="004E2579"/>
    <w:rsid w:val="004E273D"/>
    <w:rsid w:val="004E32BE"/>
    <w:rsid w:val="004E3EBD"/>
    <w:rsid w:val="004E43CF"/>
    <w:rsid w:val="004E441C"/>
    <w:rsid w:val="004E4688"/>
    <w:rsid w:val="004E4A02"/>
    <w:rsid w:val="004E55A1"/>
    <w:rsid w:val="004E6424"/>
    <w:rsid w:val="004E6B85"/>
    <w:rsid w:val="004E7302"/>
    <w:rsid w:val="004E76D5"/>
    <w:rsid w:val="004F1264"/>
    <w:rsid w:val="004F1AB0"/>
    <w:rsid w:val="004F2B84"/>
    <w:rsid w:val="004F31C9"/>
    <w:rsid w:val="004F45EB"/>
    <w:rsid w:val="004F46FF"/>
    <w:rsid w:val="004F4A7A"/>
    <w:rsid w:val="004F4A84"/>
    <w:rsid w:val="004F5EF1"/>
    <w:rsid w:val="004F6827"/>
    <w:rsid w:val="004F6DC8"/>
    <w:rsid w:val="004F7135"/>
    <w:rsid w:val="00500EB7"/>
    <w:rsid w:val="00501DF8"/>
    <w:rsid w:val="00502A8F"/>
    <w:rsid w:val="00502B70"/>
    <w:rsid w:val="00502E25"/>
    <w:rsid w:val="005038EF"/>
    <w:rsid w:val="005040BD"/>
    <w:rsid w:val="00504A47"/>
    <w:rsid w:val="00504A88"/>
    <w:rsid w:val="00505901"/>
    <w:rsid w:val="00506247"/>
    <w:rsid w:val="005070C1"/>
    <w:rsid w:val="005100F0"/>
    <w:rsid w:val="00511843"/>
    <w:rsid w:val="00511A6B"/>
    <w:rsid w:val="005122A0"/>
    <w:rsid w:val="00512F01"/>
    <w:rsid w:val="00513A85"/>
    <w:rsid w:val="005150DF"/>
    <w:rsid w:val="00515226"/>
    <w:rsid w:val="00516073"/>
    <w:rsid w:val="00517935"/>
    <w:rsid w:val="0052008F"/>
    <w:rsid w:val="00520D3F"/>
    <w:rsid w:val="00520D5A"/>
    <w:rsid w:val="005214FA"/>
    <w:rsid w:val="00522458"/>
    <w:rsid w:val="00522A98"/>
    <w:rsid w:val="00522B1D"/>
    <w:rsid w:val="005231B3"/>
    <w:rsid w:val="0052335C"/>
    <w:rsid w:val="005236B9"/>
    <w:rsid w:val="005240C9"/>
    <w:rsid w:val="00524B99"/>
    <w:rsid w:val="00525BE4"/>
    <w:rsid w:val="00526344"/>
    <w:rsid w:val="0052656E"/>
    <w:rsid w:val="00526F38"/>
    <w:rsid w:val="005270D5"/>
    <w:rsid w:val="0052797B"/>
    <w:rsid w:val="005312B3"/>
    <w:rsid w:val="00531382"/>
    <w:rsid w:val="00531D4C"/>
    <w:rsid w:val="00532975"/>
    <w:rsid w:val="005329BE"/>
    <w:rsid w:val="00533C47"/>
    <w:rsid w:val="00533D20"/>
    <w:rsid w:val="005347F8"/>
    <w:rsid w:val="00534C21"/>
    <w:rsid w:val="00535278"/>
    <w:rsid w:val="00535757"/>
    <w:rsid w:val="00535E18"/>
    <w:rsid w:val="00535F00"/>
    <w:rsid w:val="00536AD6"/>
    <w:rsid w:val="00540D2C"/>
    <w:rsid w:val="00540F9A"/>
    <w:rsid w:val="0054142B"/>
    <w:rsid w:val="00541598"/>
    <w:rsid w:val="00541B4D"/>
    <w:rsid w:val="00541CD2"/>
    <w:rsid w:val="005426ED"/>
    <w:rsid w:val="00542BE1"/>
    <w:rsid w:val="00543140"/>
    <w:rsid w:val="005436A9"/>
    <w:rsid w:val="005440B0"/>
    <w:rsid w:val="00544629"/>
    <w:rsid w:val="00544C00"/>
    <w:rsid w:val="00545C4D"/>
    <w:rsid w:val="00545D82"/>
    <w:rsid w:val="00547358"/>
    <w:rsid w:val="00550E6C"/>
    <w:rsid w:val="00551E7B"/>
    <w:rsid w:val="00552225"/>
    <w:rsid w:val="00553356"/>
    <w:rsid w:val="00553625"/>
    <w:rsid w:val="00553850"/>
    <w:rsid w:val="00553AD4"/>
    <w:rsid w:val="00553BF5"/>
    <w:rsid w:val="00553C4E"/>
    <w:rsid w:val="00553DD0"/>
    <w:rsid w:val="00553EB3"/>
    <w:rsid w:val="0055610D"/>
    <w:rsid w:val="005566B5"/>
    <w:rsid w:val="0055702C"/>
    <w:rsid w:val="005573FB"/>
    <w:rsid w:val="0055785C"/>
    <w:rsid w:val="00557AE4"/>
    <w:rsid w:val="00560D23"/>
    <w:rsid w:val="005610E6"/>
    <w:rsid w:val="005616AF"/>
    <w:rsid w:val="00562330"/>
    <w:rsid w:val="00562B2D"/>
    <w:rsid w:val="005634EE"/>
    <w:rsid w:val="0056362B"/>
    <w:rsid w:val="005637BD"/>
    <w:rsid w:val="00563B51"/>
    <w:rsid w:val="00563C2E"/>
    <w:rsid w:val="00564479"/>
    <w:rsid w:val="0056472C"/>
    <w:rsid w:val="005657FB"/>
    <w:rsid w:val="005662F7"/>
    <w:rsid w:val="00570679"/>
    <w:rsid w:val="005711D2"/>
    <w:rsid w:val="00572C76"/>
    <w:rsid w:val="00574B43"/>
    <w:rsid w:val="00574CB6"/>
    <w:rsid w:val="00574FE8"/>
    <w:rsid w:val="005750D1"/>
    <w:rsid w:val="00575AD4"/>
    <w:rsid w:val="00576529"/>
    <w:rsid w:val="0057671E"/>
    <w:rsid w:val="005767E9"/>
    <w:rsid w:val="00576BE6"/>
    <w:rsid w:val="00577D9B"/>
    <w:rsid w:val="005805A5"/>
    <w:rsid w:val="00580758"/>
    <w:rsid w:val="00580D50"/>
    <w:rsid w:val="005820D0"/>
    <w:rsid w:val="0058222E"/>
    <w:rsid w:val="005827AF"/>
    <w:rsid w:val="00584530"/>
    <w:rsid w:val="0058578D"/>
    <w:rsid w:val="00585862"/>
    <w:rsid w:val="005868B7"/>
    <w:rsid w:val="0058736D"/>
    <w:rsid w:val="005877F0"/>
    <w:rsid w:val="005901BC"/>
    <w:rsid w:val="00590591"/>
    <w:rsid w:val="00590BF0"/>
    <w:rsid w:val="005911C6"/>
    <w:rsid w:val="00591D96"/>
    <w:rsid w:val="00592360"/>
    <w:rsid w:val="00592F2E"/>
    <w:rsid w:val="00592F46"/>
    <w:rsid w:val="005930D6"/>
    <w:rsid w:val="00594832"/>
    <w:rsid w:val="005960D7"/>
    <w:rsid w:val="005967CF"/>
    <w:rsid w:val="00596897"/>
    <w:rsid w:val="005A0C25"/>
    <w:rsid w:val="005A1667"/>
    <w:rsid w:val="005A1E7B"/>
    <w:rsid w:val="005A289C"/>
    <w:rsid w:val="005A2A90"/>
    <w:rsid w:val="005A2C19"/>
    <w:rsid w:val="005A2F3D"/>
    <w:rsid w:val="005A3934"/>
    <w:rsid w:val="005A4C1A"/>
    <w:rsid w:val="005A4E63"/>
    <w:rsid w:val="005A4FEA"/>
    <w:rsid w:val="005A5ADF"/>
    <w:rsid w:val="005A7531"/>
    <w:rsid w:val="005B0250"/>
    <w:rsid w:val="005B0D97"/>
    <w:rsid w:val="005B1518"/>
    <w:rsid w:val="005B2599"/>
    <w:rsid w:val="005B28D0"/>
    <w:rsid w:val="005B294A"/>
    <w:rsid w:val="005B3372"/>
    <w:rsid w:val="005B3E65"/>
    <w:rsid w:val="005B3E68"/>
    <w:rsid w:val="005B45BC"/>
    <w:rsid w:val="005B5632"/>
    <w:rsid w:val="005B58F3"/>
    <w:rsid w:val="005B77A8"/>
    <w:rsid w:val="005B7931"/>
    <w:rsid w:val="005B79C1"/>
    <w:rsid w:val="005C0435"/>
    <w:rsid w:val="005C0C18"/>
    <w:rsid w:val="005C1A62"/>
    <w:rsid w:val="005C2BBE"/>
    <w:rsid w:val="005C2DD9"/>
    <w:rsid w:val="005C3C75"/>
    <w:rsid w:val="005C4423"/>
    <w:rsid w:val="005C45E3"/>
    <w:rsid w:val="005C568E"/>
    <w:rsid w:val="005C5C99"/>
    <w:rsid w:val="005C5EFA"/>
    <w:rsid w:val="005D01F4"/>
    <w:rsid w:val="005D0C71"/>
    <w:rsid w:val="005D0DA7"/>
    <w:rsid w:val="005D164F"/>
    <w:rsid w:val="005D1EE4"/>
    <w:rsid w:val="005D1F2E"/>
    <w:rsid w:val="005D2E8F"/>
    <w:rsid w:val="005D397E"/>
    <w:rsid w:val="005D3B13"/>
    <w:rsid w:val="005D3CED"/>
    <w:rsid w:val="005D3DB3"/>
    <w:rsid w:val="005D4566"/>
    <w:rsid w:val="005D5052"/>
    <w:rsid w:val="005D5B5F"/>
    <w:rsid w:val="005D70C2"/>
    <w:rsid w:val="005D7CDE"/>
    <w:rsid w:val="005D7DD6"/>
    <w:rsid w:val="005E01D4"/>
    <w:rsid w:val="005E02FE"/>
    <w:rsid w:val="005E0B52"/>
    <w:rsid w:val="005E0D9B"/>
    <w:rsid w:val="005E0F9D"/>
    <w:rsid w:val="005E247E"/>
    <w:rsid w:val="005E3160"/>
    <w:rsid w:val="005E33F0"/>
    <w:rsid w:val="005E35E5"/>
    <w:rsid w:val="005E3E3B"/>
    <w:rsid w:val="005E463B"/>
    <w:rsid w:val="005E6ADD"/>
    <w:rsid w:val="005E76C2"/>
    <w:rsid w:val="005E7BF0"/>
    <w:rsid w:val="005F0A64"/>
    <w:rsid w:val="005F0AFF"/>
    <w:rsid w:val="005F0FD0"/>
    <w:rsid w:val="005F1E63"/>
    <w:rsid w:val="005F1F68"/>
    <w:rsid w:val="005F2DE3"/>
    <w:rsid w:val="005F3910"/>
    <w:rsid w:val="005F3F90"/>
    <w:rsid w:val="005F4B05"/>
    <w:rsid w:val="005F675D"/>
    <w:rsid w:val="005F7350"/>
    <w:rsid w:val="005F75FA"/>
    <w:rsid w:val="005F7C73"/>
    <w:rsid w:val="005F7F8E"/>
    <w:rsid w:val="00600634"/>
    <w:rsid w:val="00600A65"/>
    <w:rsid w:val="006013DF"/>
    <w:rsid w:val="006015CA"/>
    <w:rsid w:val="00601605"/>
    <w:rsid w:val="00601821"/>
    <w:rsid w:val="0060206D"/>
    <w:rsid w:val="006021EC"/>
    <w:rsid w:val="006034A0"/>
    <w:rsid w:val="00603C83"/>
    <w:rsid w:val="00604331"/>
    <w:rsid w:val="00604389"/>
    <w:rsid w:val="006044F2"/>
    <w:rsid w:val="00604573"/>
    <w:rsid w:val="006047CD"/>
    <w:rsid w:val="0060491F"/>
    <w:rsid w:val="006049CF"/>
    <w:rsid w:val="00604B2E"/>
    <w:rsid w:val="006051B2"/>
    <w:rsid w:val="006051B7"/>
    <w:rsid w:val="0060584E"/>
    <w:rsid w:val="00605BF9"/>
    <w:rsid w:val="00606381"/>
    <w:rsid w:val="00606EA3"/>
    <w:rsid w:val="006071A2"/>
    <w:rsid w:val="00607471"/>
    <w:rsid w:val="00607617"/>
    <w:rsid w:val="00607FA3"/>
    <w:rsid w:val="0061089C"/>
    <w:rsid w:val="00610D67"/>
    <w:rsid w:val="00611AC4"/>
    <w:rsid w:val="006122BE"/>
    <w:rsid w:val="0061252D"/>
    <w:rsid w:val="00612D14"/>
    <w:rsid w:val="00613020"/>
    <w:rsid w:val="0061396E"/>
    <w:rsid w:val="00613D1F"/>
    <w:rsid w:val="00613DBD"/>
    <w:rsid w:val="006144F6"/>
    <w:rsid w:val="00614869"/>
    <w:rsid w:val="0061496D"/>
    <w:rsid w:val="0061627E"/>
    <w:rsid w:val="0061635C"/>
    <w:rsid w:val="006176F1"/>
    <w:rsid w:val="006179D4"/>
    <w:rsid w:val="00617E2F"/>
    <w:rsid w:val="0062022A"/>
    <w:rsid w:val="00620355"/>
    <w:rsid w:val="00621DC4"/>
    <w:rsid w:val="00622573"/>
    <w:rsid w:val="00623333"/>
    <w:rsid w:val="0062381A"/>
    <w:rsid w:val="00624008"/>
    <w:rsid w:val="00624320"/>
    <w:rsid w:val="006254AB"/>
    <w:rsid w:val="0062769A"/>
    <w:rsid w:val="006277F9"/>
    <w:rsid w:val="006279D9"/>
    <w:rsid w:val="00627CBE"/>
    <w:rsid w:val="00630746"/>
    <w:rsid w:val="00630DE8"/>
    <w:rsid w:val="006310D8"/>
    <w:rsid w:val="00632388"/>
    <w:rsid w:val="006332CA"/>
    <w:rsid w:val="0063360C"/>
    <w:rsid w:val="00634B65"/>
    <w:rsid w:val="00636017"/>
    <w:rsid w:val="006366CC"/>
    <w:rsid w:val="006367FA"/>
    <w:rsid w:val="00637101"/>
    <w:rsid w:val="006372EC"/>
    <w:rsid w:val="00640BF8"/>
    <w:rsid w:val="0064109A"/>
    <w:rsid w:val="006424A1"/>
    <w:rsid w:val="006433D5"/>
    <w:rsid w:val="006435BC"/>
    <w:rsid w:val="0064418F"/>
    <w:rsid w:val="006448DE"/>
    <w:rsid w:val="00644D39"/>
    <w:rsid w:val="0064581F"/>
    <w:rsid w:val="00646292"/>
    <w:rsid w:val="00646E29"/>
    <w:rsid w:val="00647220"/>
    <w:rsid w:val="00647498"/>
    <w:rsid w:val="0064764E"/>
    <w:rsid w:val="0064785E"/>
    <w:rsid w:val="00647C26"/>
    <w:rsid w:val="00650B13"/>
    <w:rsid w:val="00650C0F"/>
    <w:rsid w:val="00650CA3"/>
    <w:rsid w:val="00651B40"/>
    <w:rsid w:val="00651FB1"/>
    <w:rsid w:val="0065236E"/>
    <w:rsid w:val="00652AD1"/>
    <w:rsid w:val="006544DD"/>
    <w:rsid w:val="00654B4A"/>
    <w:rsid w:val="00655520"/>
    <w:rsid w:val="00655D87"/>
    <w:rsid w:val="006562ED"/>
    <w:rsid w:val="00656AA0"/>
    <w:rsid w:val="00656C5D"/>
    <w:rsid w:val="00656EC9"/>
    <w:rsid w:val="0065701F"/>
    <w:rsid w:val="00657A8F"/>
    <w:rsid w:val="00660079"/>
    <w:rsid w:val="00660E5F"/>
    <w:rsid w:val="0066125B"/>
    <w:rsid w:val="0066164E"/>
    <w:rsid w:val="006618EF"/>
    <w:rsid w:val="006624F6"/>
    <w:rsid w:val="006629EB"/>
    <w:rsid w:val="00664533"/>
    <w:rsid w:val="006650BD"/>
    <w:rsid w:val="00666052"/>
    <w:rsid w:val="00666193"/>
    <w:rsid w:val="006670DC"/>
    <w:rsid w:val="0067337C"/>
    <w:rsid w:val="0067338F"/>
    <w:rsid w:val="00673DC4"/>
    <w:rsid w:val="00674856"/>
    <w:rsid w:val="006751EF"/>
    <w:rsid w:val="00677A47"/>
    <w:rsid w:val="00680161"/>
    <w:rsid w:val="00680396"/>
    <w:rsid w:val="006803DD"/>
    <w:rsid w:val="00680525"/>
    <w:rsid w:val="006805CE"/>
    <w:rsid w:val="00680996"/>
    <w:rsid w:val="00681302"/>
    <w:rsid w:val="00681B24"/>
    <w:rsid w:val="00681D5B"/>
    <w:rsid w:val="00682B20"/>
    <w:rsid w:val="00682B49"/>
    <w:rsid w:val="00682C3A"/>
    <w:rsid w:val="00682CA1"/>
    <w:rsid w:val="00682FFA"/>
    <w:rsid w:val="00683620"/>
    <w:rsid w:val="00683B6B"/>
    <w:rsid w:val="00684BDA"/>
    <w:rsid w:val="006852A0"/>
    <w:rsid w:val="006854E8"/>
    <w:rsid w:val="00685D70"/>
    <w:rsid w:val="0068644D"/>
    <w:rsid w:val="00686567"/>
    <w:rsid w:val="0068684D"/>
    <w:rsid w:val="00686D20"/>
    <w:rsid w:val="006870A7"/>
    <w:rsid w:val="006872D3"/>
    <w:rsid w:val="006874BB"/>
    <w:rsid w:val="00687843"/>
    <w:rsid w:val="00687F0E"/>
    <w:rsid w:val="00690415"/>
    <w:rsid w:val="00690582"/>
    <w:rsid w:val="00690A6F"/>
    <w:rsid w:val="00693017"/>
    <w:rsid w:val="0069338E"/>
    <w:rsid w:val="006945FB"/>
    <w:rsid w:val="00694A49"/>
    <w:rsid w:val="00694A4A"/>
    <w:rsid w:val="00695220"/>
    <w:rsid w:val="00695EE1"/>
    <w:rsid w:val="006961B9"/>
    <w:rsid w:val="006966BD"/>
    <w:rsid w:val="006972C5"/>
    <w:rsid w:val="006A0EC7"/>
    <w:rsid w:val="006A2685"/>
    <w:rsid w:val="006A26F0"/>
    <w:rsid w:val="006A2C0C"/>
    <w:rsid w:val="006A328E"/>
    <w:rsid w:val="006A39BB"/>
    <w:rsid w:val="006A3E11"/>
    <w:rsid w:val="006A40F0"/>
    <w:rsid w:val="006A470F"/>
    <w:rsid w:val="006A4E90"/>
    <w:rsid w:val="006A5C76"/>
    <w:rsid w:val="006A6929"/>
    <w:rsid w:val="006A6ECD"/>
    <w:rsid w:val="006A7204"/>
    <w:rsid w:val="006A7308"/>
    <w:rsid w:val="006A75B0"/>
    <w:rsid w:val="006A75E9"/>
    <w:rsid w:val="006B0712"/>
    <w:rsid w:val="006B0964"/>
    <w:rsid w:val="006B1436"/>
    <w:rsid w:val="006B14CE"/>
    <w:rsid w:val="006B153F"/>
    <w:rsid w:val="006B181C"/>
    <w:rsid w:val="006B2515"/>
    <w:rsid w:val="006B2517"/>
    <w:rsid w:val="006B26D6"/>
    <w:rsid w:val="006B307D"/>
    <w:rsid w:val="006B309B"/>
    <w:rsid w:val="006B327F"/>
    <w:rsid w:val="006B35BB"/>
    <w:rsid w:val="006B3D14"/>
    <w:rsid w:val="006B4003"/>
    <w:rsid w:val="006B4363"/>
    <w:rsid w:val="006B43E5"/>
    <w:rsid w:val="006B5123"/>
    <w:rsid w:val="006B52DC"/>
    <w:rsid w:val="006B52DF"/>
    <w:rsid w:val="006B54B5"/>
    <w:rsid w:val="006B65B4"/>
    <w:rsid w:val="006B7F73"/>
    <w:rsid w:val="006C0C47"/>
    <w:rsid w:val="006C0D5F"/>
    <w:rsid w:val="006C13A0"/>
    <w:rsid w:val="006C1896"/>
    <w:rsid w:val="006C51D6"/>
    <w:rsid w:val="006C5ECB"/>
    <w:rsid w:val="006C68F7"/>
    <w:rsid w:val="006C76A1"/>
    <w:rsid w:val="006C7BEB"/>
    <w:rsid w:val="006C7F59"/>
    <w:rsid w:val="006D0E0D"/>
    <w:rsid w:val="006D1571"/>
    <w:rsid w:val="006D2518"/>
    <w:rsid w:val="006D3399"/>
    <w:rsid w:val="006D3990"/>
    <w:rsid w:val="006D3CD4"/>
    <w:rsid w:val="006D4147"/>
    <w:rsid w:val="006D4607"/>
    <w:rsid w:val="006D46DE"/>
    <w:rsid w:val="006D4A3F"/>
    <w:rsid w:val="006D4BA3"/>
    <w:rsid w:val="006D5799"/>
    <w:rsid w:val="006D636C"/>
    <w:rsid w:val="006D6E17"/>
    <w:rsid w:val="006E0023"/>
    <w:rsid w:val="006E0935"/>
    <w:rsid w:val="006E11C8"/>
    <w:rsid w:val="006E27EE"/>
    <w:rsid w:val="006E28AA"/>
    <w:rsid w:val="006E3081"/>
    <w:rsid w:val="006E36CD"/>
    <w:rsid w:val="006E4530"/>
    <w:rsid w:val="006E489A"/>
    <w:rsid w:val="006E4E0E"/>
    <w:rsid w:val="006E5125"/>
    <w:rsid w:val="006E5E9E"/>
    <w:rsid w:val="006E60FD"/>
    <w:rsid w:val="006E61E9"/>
    <w:rsid w:val="006F053D"/>
    <w:rsid w:val="006F1108"/>
    <w:rsid w:val="006F1D84"/>
    <w:rsid w:val="006F300F"/>
    <w:rsid w:val="006F385B"/>
    <w:rsid w:val="006F3EA5"/>
    <w:rsid w:val="006F4B0A"/>
    <w:rsid w:val="006F5133"/>
    <w:rsid w:val="006F5B81"/>
    <w:rsid w:val="006F603B"/>
    <w:rsid w:val="006F7525"/>
    <w:rsid w:val="00700177"/>
    <w:rsid w:val="007002D0"/>
    <w:rsid w:val="00700D03"/>
    <w:rsid w:val="00701659"/>
    <w:rsid w:val="0070215B"/>
    <w:rsid w:val="00702550"/>
    <w:rsid w:val="00702776"/>
    <w:rsid w:val="007028DA"/>
    <w:rsid w:val="00703650"/>
    <w:rsid w:val="00703E0B"/>
    <w:rsid w:val="00704EAC"/>
    <w:rsid w:val="00706A82"/>
    <w:rsid w:val="00706DB3"/>
    <w:rsid w:val="00706EC0"/>
    <w:rsid w:val="007073C7"/>
    <w:rsid w:val="00707997"/>
    <w:rsid w:val="00707E54"/>
    <w:rsid w:val="00707EF5"/>
    <w:rsid w:val="00710163"/>
    <w:rsid w:val="00710DC2"/>
    <w:rsid w:val="00710EEE"/>
    <w:rsid w:val="0071158B"/>
    <w:rsid w:val="00711646"/>
    <w:rsid w:val="00713704"/>
    <w:rsid w:val="007138AB"/>
    <w:rsid w:val="007152CB"/>
    <w:rsid w:val="00715384"/>
    <w:rsid w:val="00715CB3"/>
    <w:rsid w:val="0071619E"/>
    <w:rsid w:val="00716DB6"/>
    <w:rsid w:val="00716F50"/>
    <w:rsid w:val="00720C23"/>
    <w:rsid w:val="007232DE"/>
    <w:rsid w:val="007234AB"/>
    <w:rsid w:val="00723944"/>
    <w:rsid w:val="00723F06"/>
    <w:rsid w:val="00724F97"/>
    <w:rsid w:val="00726E2B"/>
    <w:rsid w:val="00727457"/>
    <w:rsid w:val="00727474"/>
    <w:rsid w:val="00727476"/>
    <w:rsid w:val="00730838"/>
    <w:rsid w:val="00731DC2"/>
    <w:rsid w:val="007328D6"/>
    <w:rsid w:val="00732CD8"/>
    <w:rsid w:val="007343B4"/>
    <w:rsid w:val="00734EB6"/>
    <w:rsid w:val="00735CAB"/>
    <w:rsid w:val="007363C7"/>
    <w:rsid w:val="007368F0"/>
    <w:rsid w:val="00737461"/>
    <w:rsid w:val="007375E2"/>
    <w:rsid w:val="00737A8F"/>
    <w:rsid w:val="0074175C"/>
    <w:rsid w:val="0074185B"/>
    <w:rsid w:val="00742437"/>
    <w:rsid w:val="00743499"/>
    <w:rsid w:val="00743DCE"/>
    <w:rsid w:val="00744654"/>
    <w:rsid w:val="00744EF5"/>
    <w:rsid w:val="0074556B"/>
    <w:rsid w:val="007457F4"/>
    <w:rsid w:val="00745E74"/>
    <w:rsid w:val="00746DD1"/>
    <w:rsid w:val="007472B2"/>
    <w:rsid w:val="007502E2"/>
    <w:rsid w:val="00750373"/>
    <w:rsid w:val="007504AF"/>
    <w:rsid w:val="007508A2"/>
    <w:rsid w:val="00751489"/>
    <w:rsid w:val="0075293E"/>
    <w:rsid w:val="00752B3C"/>
    <w:rsid w:val="00752C76"/>
    <w:rsid w:val="00752F0D"/>
    <w:rsid w:val="00752F95"/>
    <w:rsid w:val="007542A3"/>
    <w:rsid w:val="00754636"/>
    <w:rsid w:val="0075501D"/>
    <w:rsid w:val="00755621"/>
    <w:rsid w:val="007557E6"/>
    <w:rsid w:val="00756087"/>
    <w:rsid w:val="00756455"/>
    <w:rsid w:val="0075779C"/>
    <w:rsid w:val="00757861"/>
    <w:rsid w:val="007606AE"/>
    <w:rsid w:val="00760743"/>
    <w:rsid w:val="00762742"/>
    <w:rsid w:val="00762CFD"/>
    <w:rsid w:val="00763CD4"/>
    <w:rsid w:val="0076447A"/>
    <w:rsid w:val="00765274"/>
    <w:rsid w:val="007655B6"/>
    <w:rsid w:val="007663D7"/>
    <w:rsid w:val="00766A4C"/>
    <w:rsid w:val="007676DD"/>
    <w:rsid w:val="00770D38"/>
    <w:rsid w:val="00771684"/>
    <w:rsid w:val="00771EDB"/>
    <w:rsid w:val="00773987"/>
    <w:rsid w:val="00773BB1"/>
    <w:rsid w:val="00774116"/>
    <w:rsid w:val="00775777"/>
    <w:rsid w:val="00775B31"/>
    <w:rsid w:val="00776E83"/>
    <w:rsid w:val="00777B77"/>
    <w:rsid w:val="00777BE1"/>
    <w:rsid w:val="00777E92"/>
    <w:rsid w:val="007803E5"/>
    <w:rsid w:val="00781963"/>
    <w:rsid w:val="00783950"/>
    <w:rsid w:val="00783CAB"/>
    <w:rsid w:val="00783EDC"/>
    <w:rsid w:val="00785190"/>
    <w:rsid w:val="00786339"/>
    <w:rsid w:val="00786CCC"/>
    <w:rsid w:val="00787D19"/>
    <w:rsid w:val="007908DB"/>
    <w:rsid w:val="00790CC4"/>
    <w:rsid w:val="0079142A"/>
    <w:rsid w:val="00791C32"/>
    <w:rsid w:val="00791DC6"/>
    <w:rsid w:val="00792303"/>
    <w:rsid w:val="00792BD1"/>
    <w:rsid w:val="00793BEF"/>
    <w:rsid w:val="00794BF7"/>
    <w:rsid w:val="00795251"/>
    <w:rsid w:val="00795446"/>
    <w:rsid w:val="00795FC3"/>
    <w:rsid w:val="007974CB"/>
    <w:rsid w:val="007978B5"/>
    <w:rsid w:val="00797D5A"/>
    <w:rsid w:val="00797E6D"/>
    <w:rsid w:val="007A04AF"/>
    <w:rsid w:val="007A1594"/>
    <w:rsid w:val="007A1E6D"/>
    <w:rsid w:val="007A2B53"/>
    <w:rsid w:val="007A375F"/>
    <w:rsid w:val="007A4391"/>
    <w:rsid w:val="007A4CE1"/>
    <w:rsid w:val="007A51EA"/>
    <w:rsid w:val="007A5FCA"/>
    <w:rsid w:val="007A6021"/>
    <w:rsid w:val="007A6335"/>
    <w:rsid w:val="007A6656"/>
    <w:rsid w:val="007A6666"/>
    <w:rsid w:val="007A6C07"/>
    <w:rsid w:val="007A71B8"/>
    <w:rsid w:val="007B075F"/>
    <w:rsid w:val="007B0D04"/>
    <w:rsid w:val="007B14F2"/>
    <w:rsid w:val="007B1C0C"/>
    <w:rsid w:val="007B1ED7"/>
    <w:rsid w:val="007B2736"/>
    <w:rsid w:val="007B3421"/>
    <w:rsid w:val="007B5C40"/>
    <w:rsid w:val="007B65AE"/>
    <w:rsid w:val="007B6653"/>
    <w:rsid w:val="007B69E4"/>
    <w:rsid w:val="007B7054"/>
    <w:rsid w:val="007B7F0B"/>
    <w:rsid w:val="007B7FEC"/>
    <w:rsid w:val="007C01D2"/>
    <w:rsid w:val="007C0853"/>
    <w:rsid w:val="007C1401"/>
    <w:rsid w:val="007C2B11"/>
    <w:rsid w:val="007C2D99"/>
    <w:rsid w:val="007C31D6"/>
    <w:rsid w:val="007C35D6"/>
    <w:rsid w:val="007C3FB6"/>
    <w:rsid w:val="007C4A6F"/>
    <w:rsid w:val="007C540E"/>
    <w:rsid w:val="007C65BE"/>
    <w:rsid w:val="007C6909"/>
    <w:rsid w:val="007C70BA"/>
    <w:rsid w:val="007C7725"/>
    <w:rsid w:val="007C7A81"/>
    <w:rsid w:val="007C7EF7"/>
    <w:rsid w:val="007D0365"/>
    <w:rsid w:val="007D0881"/>
    <w:rsid w:val="007D21E9"/>
    <w:rsid w:val="007D27C1"/>
    <w:rsid w:val="007D3C0A"/>
    <w:rsid w:val="007D4538"/>
    <w:rsid w:val="007D4867"/>
    <w:rsid w:val="007D5CF0"/>
    <w:rsid w:val="007D6132"/>
    <w:rsid w:val="007D61C6"/>
    <w:rsid w:val="007D6C37"/>
    <w:rsid w:val="007D6D2D"/>
    <w:rsid w:val="007D70A9"/>
    <w:rsid w:val="007D7562"/>
    <w:rsid w:val="007D7637"/>
    <w:rsid w:val="007E0A18"/>
    <w:rsid w:val="007E1446"/>
    <w:rsid w:val="007E1B84"/>
    <w:rsid w:val="007E1F33"/>
    <w:rsid w:val="007E2AC0"/>
    <w:rsid w:val="007E2EF6"/>
    <w:rsid w:val="007E329C"/>
    <w:rsid w:val="007E340B"/>
    <w:rsid w:val="007E3DDA"/>
    <w:rsid w:val="007E4F54"/>
    <w:rsid w:val="007E50EF"/>
    <w:rsid w:val="007E5699"/>
    <w:rsid w:val="007E5A03"/>
    <w:rsid w:val="007E5B99"/>
    <w:rsid w:val="007E5F4A"/>
    <w:rsid w:val="007E5F9E"/>
    <w:rsid w:val="007E67C8"/>
    <w:rsid w:val="007E6BD5"/>
    <w:rsid w:val="007E6CDE"/>
    <w:rsid w:val="007E77A8"/>
    <w:rsid w:val="007E7B5A"/>
    <w:rsid w:val="007E7E7B"/>
    <w:rsid w:val="007F064A"/>
    <w:rsid w:val="007F0EE6"/>
    <w:rsid w:val="007F1205"/>
    <w:rsid w:val="007F14C0"/>
    <w:rsid w:val="007F379E"/>
    <w:rsid w:val="007F550E"/>
    <w:rsid w:val="007F5F4E"/>
    <w:rsid w:val="007F62F6"/>
    <w:rsid w:val="007F6869"/>
    <w:rsid w:val="007F7700"/>
    <w:rsid w:val="0080084F"/>
    <w:rsid w:val="00800DA1"/>
    <w:rsid w:val="00801025"/>
    <w:rsid w:val="008012F7"/>
    <w:rsid w:val="00801D9B"/>
    <w:rsid w:val="00801EF7"/>
    <w:rsid w:val="00802574"/>
    <w:rsid w:val="00802A3B"/>
    <w:rsid w:val="00802DBF"/>
    <w:rsid w:val="008040D0"/>
    <w:rsid w:val="008045AD"/>
    <w:rsid w:val="00804F73"/>
    <w:rsid w:val="00805834"/>
    <w:rsid w:val="00806528"/>
    <w:rsid w:val="008066D3"/>
    <w:rsid w:val="00807617"/>
    <w:rsid w:val="00807E8A"/>
    <w:rsid w:val="00810511"/>
    <w:rsid w:val="00812950"/>
    <w:rsid w:val="00813867"/>
    <w:rsid w:val="00813B78"/>
    <w:rsid w:val="00814251"/>
    <w:rsid w:val="00814D19"/>
    <w:rsid w:val="008152CA"/>
    <w:rsid w:val="008155DE"/>
    <w:rsid w:val="008156FE"/>
    <w:rsid w:val="00815C4B"/>
    <w:rsid w:val="00816A21"/>
    <w:rsid w:val="00817574"/>
    <w:rsid w:val="0081798C"/>
    <w:rsid w:val="00817C79"/>
    <w:rsid w:val="00817E6B"/>
    <w:rsid w:val="00821458"/>
    <w:rsid w:val="00821AFF"/>
    <w:rsid w:val="00821BD8"/>
    <w:rsid w:val="00822619"/>
    <w:rsid w:val="008229F0"/>
    <w:rsid w:val="00823130"/>
    <w:rsid w:val="008237E8"/>
    <w:rsid w:val="00823E67"/>
    <w:rsid w:val="00823FE2"/>
    <w:rsid w:val="0082404D"/>
    <w:rsid w:val="0082429F"/>
    <w:rsid w:val="0082433B"/>
    <w:rsid w:val="00824AA3"/>
    <w:rsid w:val="00825BA7"/>
    <w:rsid w:val="00825D43"/>
    <w:rsid w:val="00825EF1"/>
    <w:rsid w:val="00826E57"/>
    <w:rsid w:val="0082736C"/>
    <w:rsid w:val="008276C1"/>
    <w:rsid w:val="0083111D"/>
    <w:rsid w:val="00831CE4"/>
    <w:rsid w:val="0083252A"/>
    <w:rsid w:val="00832E61"/>
    <w:rsid w:val="0083348E"/>
    <w:rsid w:val="0083380B"/>
    <w:rsid w:val="00833FDB"/>
    <w:rsid w:val="008341A1"/>
    <w:rsid w:val="00834214"/>
    <w:rsid w:val="0083424B"/>
    <w:rsid w:val="0083629D"/>
    <w:rsid w:val="00836956"/>
    <w:rsid w:val="00836B8F"/>
    <w:rsid w:val="00837189"/>
    <w:rsid w:val="00842948"/>
    <w:rsid w:val="008433B9"/>
    <w:rsid w:val="00843587"/>
    <w:rsid w:val="0084364B"/>
    <w:rsid w:val="00843C0E"/>
    <w:rsid w:val="00843CEC"/>
    <w:rsid w:val="00843DDC"/>
    <w:rsid w:val="00844402"/>
    <w:rsid w:val="00844932"/>
    <w:rsid w:val="0084550B"/>
    <w:rsid w:val="00845905"/>
    <w:rsid w:val="00846124"/>
    <w:rsid w:val="008473F1"/>
    <w:rsid w:val="008475B8"/>
    <w:rsid w:val="008476D3"/>
    <w:rsid w:val="00850680"/>
    <w:rsid w:val="00851B24"/>
    <w:rsid w:val="00851FA4"/>
    <w:rsid w:val="0085293A"/>
    <w:rsid w:val="00852A44"/>
    <w:rsid w:val="00852D6B"/>
    <w:rsid w:val="00853907"/>
    <w:rsid w:val="008544EE"/>
    <w:rsid w:val="00854966"/>
    <w:rsid w:val="00854B8C"/>
    <w:rsid w:val="00854B8E"/>
    <w:rsid w:val="00855C55"/>
    <w:rsid w:val="00856D12"/>
    <w:rsid w:val="008572F8"/>
    <w:rsid w:val="008604C2"/>
    <w:rsid w:val="008636F4"/>
    <w:rsid w:val="00864823"/>
    <w:rsid w:val="0086511D"/>
    <w:rsid w:val="0086514C"/>
    <w:rsid w:val="008652E5"/>
    <w:rsid w:val="0086679A"/>
    <w:rsid w:val="00866E5C"/>
    <w:rsid w:val="0086796F"/>
    <w:rsid w:val="00870BDB"/>
    <w:rsid w:val="0087115C"/>
    <w:rsid w:val="0087134A"/>
    <w:rsid w:val="008715DF"/>
    <w:rsid w:val="0087169F"/>
    <w:rsid w:val="00871724"/>
    <w:rsid w:val="00871872"/>
    <w:rsid w:val="0087332B"/>
    <w:rsid w:val="0087347D"/>
    <w:rsid w:val="0087365D"/>
    <w:rsid w:val="00873A56"/>
    <w:rsid w:val="00873B4D"/>
    <w:rsid w:val="008742E1"/>
    <w:rsid w:val="00874808"/>
    <w:rsid w:val="0087516E"/>
    <w:rsid w:val="0087597F"/>
    <w:rsid w:val="0087643D"/>
    <w:rsid w:val="00876995"/>
    <w:rsid w:val="00876C13"/>
    <w:rsid w:val="00876E49"/>
    <w:rsid w:val="00876ED1"/>
    <w:rsid w:val="008776CA"/>
    <w:rsid w:val="00880031"/>
    <w:rsid w:val="008807B0"/>
    <w:rsid w:val="00881C98"/>
    <w:rsid w:val="00882510"/>
    <w:rsid w:val="00882DCA"/>
    <w:rsid w:val="00882F6D"/>
    <w:rsid w:val="008838E4"/>
    <w:rsid w:val="00883A64"/>
    <w:rsid w:val="00884A37"/>
    <w:rsid w:val="00884ED1"/>
    <w:rsid w:val="008852AF"/>
    <w:rsid w:val="00885715"/>
    <w:rsid w:val="00885CB3"/>
    <w:rsid w:val="008861DE"/>
    <w:rsid w:val="00886EBF"/>
    <w:rsid w:val="008900AA"/>
    <w:rsid w:val="00890A23"/>
    <w:rsid w:val="008914BA"/>
    <w:rsid w:val="00891CAB"/>
    <w:rsid w:val="00892B39"/>
    <w:rsid w:val="00892E80"/>
    <w:rsid w:val="00893064"/>
    <w:rsid w:val="0089359B"/>
    <w:rsid w:val="008949F6"/>
    <w:rsid w:val="00894F3E"/>
    <w:rsid w:val="00896033"/>
    <w:rsid w:val="00896726"/>
    <w:rsid w:val="0089673B"/>
    <w:rsid w:val="008969AD"/>
    <w:rsid w:val="00897A18"/>
    <w:rsid w:val="008A034C"/>
    <w:rsid w:val="008A0851"/>
    <w:rsid w:val="008A0E42"/>
    <w:rsid w:val="008A209F"/>
    <w:rsid w:val="008A23B3"/>
    <w:rsid w:val="008A30DE"/>
    <w:rsid w:val="008A5B02"/>
    <w:rsid w:val="008A5F53"/>
    <w:rsid w:val="008A6CD5"/>
    <w:rsid w:val="008A72D9"/>
    <w:rsid w:val="008A7308"/>
    <w:rsid w:val="008B04D3"/>
    <w:rsid w:val="008B0FDC"/>
    <w:rsid w:val="008B1B23"/>
    <w:rsid w:val="008B2127"/>
    <w:rsid w:val="008B233F"/>
    <w:rsid w:val="008B2842"/>
    <w:rsid w:val="008B2EAB"/>
    <w:rsid w:val="008B37C4"/>
    <w:rsid w:val="008B519C"/>
    <w:rsid w:val="008B5947"/>
    <w:rsid w:val="008B6DB7"/>
    <w:rsid w:val="008B6E88"/>
    <w:rsid w:val="008B722F"/>
    <w:rsid w:val="008B72A5"/>
    <w:rsid w:val="008B73D5"/>
    <w:rsid w:val="008B7F43"/>
    <w:rsid w:val="008C066D"/>
    <w:rsid w:val="008C0A5D"/>
    <w:rsid w:val="008C255F"/>
    <w:rsid w:val="008C2E32"/>
    <w:rsid w:val="008C2FED"/>
    <w:rsid w:val="008C38B3"/>
    <w:rsid w:val="008C3FE2"/>
    <w:rsid w:val="008C4C88"/>
    <w:rsid w:val="008C5728"/>
    <w:rsid w:val="008C627E"/>
    <w:rsid w:val="008C73E1"/>
    <w:rsid w:val="008C77FB"/>
    <w:rsid w:val="008C7F2B"/>
    <w:rsid w:val="008D05A9"/>
    <w:rsid w:val="008D1359"/>
    <w:rsid w:val="008D17A4"/>
    <w:rsid w:val="008D1B25"/>
    <w:rsid w:val="008D1DB1"/>
    <w:rsid w:val="008D1FF3"/>
    <w:rsid w:val="008D2006"/>
    <w:rsid w:val="008D2322"/>
    <w:rsid w:val="008D23B2"/>
    <w:rsid w:val="008D2636"/>
    <w:rsid w:val="008D3966"/>
    <w:rsid w:val="008D39C1"/>
    <w:rsid w:val="008D44D8"/>
    <w:rsid w:val="008D45C0"/>
    <w:rsid w:val="008D4673"/>
    <w:rsid w:val="008D4BF4"/>
    <w:rsid w:val="008D63BD"/>
    <w:rsid w:val="008D6C02"/>
    <w:rsid w:val="008D7742"/>
    <w:rsid w:val="008E017A"/>
    <w:rsid w:val="008E0196"/>
    <w:rsid w:val="008E0D10"/>
    <w:rsid w:val="008E122C"/>
    <w:rsid w:val="008E1D7F"/>
    <w:rsid w:val="008E240D"/>
    <w:rsid w:val="008E24C2"/>
    <w:rsid w:val="008E273C"/>
    <w:rsid w:val="008E28CE"/>
    <w:rsid w:val="008E2B6A"/>
    <w:rsid w:val="008E41FF"/>
    <w:rsid w:val="008E4DC9"/>
    <w:rsid w:val="008E5474"/>
    <w:rsid w:val="008E6080"/>
    <w:rsid w:val="008E657F"/>
    <w:rsid w:val="008E7374"/>
    <w:rsid w:val="008E737D"/>
    <w:rsid w:val="008E76F8"/>
    <w:rsid w:val="008E7F5A"/>
    <w:rsid w:val="008F0127"/>
    <w:rsid w:val="008F04A8"/>
    <w:rsid w:val="008F06D1"/>
    <w:rsid w:val="008F1520"/>
    <w:rsid w:val="008F1AC3"/>
    <w:rsid w:val="008F20F0"/>
    <w:rsid w:val="008F2178"/>
    <w:rsid w:val="008F2231"/>
    <w:rsid w:val="008F253D"/>
    <w:rsid w:val="008F27A1"/>
    <w:rsid w:val="008F3622"/>
    <w:rsid w:val="008F381B"/>
    <w:rsid w:val="008F4495"/>
    <w:rsid w:val="008F4E70"/>
    <w:rsid w:val="008F6867"/>
    <w:rsid w:val="008F688E"/>
    <w:rsid w:val="008F6C31"/>
    <w:rsid w:val="008F6ED1"/>
    <w:rsid w:val="008F7340"/>
    <w:rsid w:val="008F7B1F"/>
    <w:rsid w:val="008F7F3F"/>
    <w:rsid w:val="00900233"/>
    <w:rsid w:val="0090090B"/>
    <w:rsid w:val="00900E26"/>
    <w:rsid w:val="0090134E"/>
    <w:rsid w:val="00901745"/>
    <w:rsid w:val="00902086"/>
    <w:rsid w:val="00902F8F"/>
    <w:rsid w:val="00904F76"/>
    <w:rsid w:val="00905237"/>
    <w:rsid w:val="00906D50"/>
    <w:rsid w:val="00907CE3"/>
    <w:rsid w:val="0091099B"/>
    <w:rsid w:val="00910E8F"/>
    <w:rsid w:val="0091110B"/>
    <w:rsid w:val="00911AB5"/>
    <w:rsid w:val="00911B58"/>
    <w:rsid w:val="00913323"/>
    <w:rsid w:val="009136C4"/>
    <w:rsid w:val="009136FB"/>
    <w:rsid w:val="00913B4C"/>
    <w:rsid w:val="00915374"/>
    <w:rsid w:val="0091564D"/>
    <w:rsid w:val="0091631E"/>
    <w:rsid w:val="0091644B"/>
    <w:rsid w:val="009165DF"/>
    <w:rsid w:val="00916B03"/>
    <w:rsid w:val="00916BDE"/>
    <w:rsid w:val="00917B33"/>
    <w:rsid w:val="0092038A"/>
    <w:rsid w:val="00921B53"/>
    <w:rsid w:val="00921C38"/>
    <w:rsid w:val="00922472"/>
    <w:rsid w:val="00922938"/>
    <w:rsid w:val="009229DD"/>
    <w:rsid w:val="00922B83"/>
    <w:rsid w:val="00922EF4"/>
    <w:rsid w:val="00922F7A"/>
    <w:rsid w:val="009238EC"/>
    <w:rsid w:val="00923A9D"/>
    <w:rsid w:val="00923CBE"/>
    <w:rsid w:val="00924097"/>
    <w:rsid w:val="009250C4"/>
    <w:rsid w:val="009262F4"/>
    <w:rsid w:val="00926582"/>
    <w:rsid w:val="0092689B"/>
    <w:rsid w:val="00926B26"/>
    <w:rsid w:val="00926E82"/>
    <w:rsid w:val="00927086"/>
    <w:rsid w:val="0092731E"/>
    <w:rsid w:val="00927342"/>
    <w:rsid w:val="009308FB"/>
    <w:rsid w:val="00930A05"/>
    <w:rsid w:val="00930ABB"/>
    <w:rsid w:val="0093144E"/>
    <w:rsid w:val="00931910"/>
    <w:rsid w:val="00932071"/>
    <w:rsid w:val="009327DC"/>
    <w:rsid w:val="00932908"/>
    <w:rsid w:val="009339A3"/>
    <w:rsid w:val="00934027"/>
    <w:rsid w:val="009342BB"/>
    <w:rsid w:val="00934F51"/>
    <w:rsid w:val="009356D3"/>
    <w:rsid w:val="009366A0"/>
    <w:rsid w:val="009367AF"/>
    <w:rsid w:val="00937E11"/>
    <w:rsid w:val="00940482"/>
    <w:rsid w:val="00940B8E"/>
    <w:rsid w:val="009411FE"/>
    <w:rsid w:val="00941A73"/>
    <w:rsid w:val="009424B9"/>
    <w:rsid w:val="009429CF"/>
    <w:rsid w:val="00942A35"/>
    <w:rsid w:val="00942B4D"/>
    <w:rsid w:val="00943523"/>
    <w:rsid w:val="00943E49"/>
    <w:rsid w:val="00944517"/>
    <w:rsid w:val="0094484B"/>
    <w:rsid w:val="00944D65"/>
    <w:rsid w:val="00945239"/>
    <w:rsid w:val="00946321"/>
    <w:rsid w:val="00946B51"/>
    <w:rsid w:val="009504EA"/>
    <w:rsid w:val="009517CD"/>
    <w:rsid w:val="00952124"/>
    <w:rsid w:val="009527F4"/>
    <w:rsid w:val="0095330B"/>
    <w:rsid w:val="00953A04"/>
    <w:rsid w:val="009540E0"/>
    <w:rsid w:val="00954795"/>
    <w:rsid w:val="00955811"/>
    <w:rsid w:val="00955C70"/>
    <w:rsid w:val="00955E52"/>
    <w:rsid w:val="009567EB"/>
    <w:rsid w:val="00956BB8"/>
    <w:rsid w:val="00956E52"/>
    <w:rsid w:val="00956F7A"/>
    <w:rsid w:val="009572CA"/>
    <w:rsid w:val="0095799C"/>
    <w:rsid w:val="00957B61"/>
    <w:rsid w:val="00957EDA"/>
    <w:rsid w:val="009604B4"/>
    <w:rsid w:val="00960582"/>
    <w:rsid w:val="0096094A"/>
    <w:rsid w:val="0096152E"/>
    <w:rsid w:val="00961638"/>
    <w:rsid w:val="00961F44"/>
    <w:rsid w:val="009620E1"/>
    <w:rsid w:val="009638D9"/>
    <w:rsid w:val="00964907"/>
    <w:rsid w:val="009650AD"/>
    <w:rsid w:val="00965366"/>
    <w:rsid w:val="00965880"/>
    <w:rsid w:val="00966609"/>
    <w:rsid w:val="00967B99"/>
    <w:rsid w:val="0097096D"/>
    <w:rsid w:val="009718C7"/>
    <w:rsid w:val="00971EA7"/>
    <w:rsid w:val="00972393"/>
    <w:rsid w:val="00972D67"/>
    <w:rsid w:val="009733E6"/>
    <w:rsid w:val="00973775"/>
    <w:rsid w:val="00974051"/>
    <w:rsid w:val="00975681"/>
    <w:rsid w:val="00975F6C"/>
    <w:rsid w:val="0097778C"/>
    <w:rsid w:val="00977903"/>
    <w:rsid w:val="0098014F"/>
    <w:rsid w:val="009804A6"/>
    <w:rsid w:val="00980760"/>
    <w:rsid w:val="00980B05"/>
    <w:rsid w:val="00980C67"/>
    <w:rsid w:val="00981BAA"/>
    <w:rsid w:val="00983C8D"/>
    <w:rsid w:val="00983ED8"/>
    <w:rsid w:val="0098415C"/>
    <w:rsid w:val="0098521F"/>
    <w:rsid w:val="0098527C"/>
    <w:rsid w:val="00985418"/>
    <w:rsid w:val="0098585D"/>
    <w:rsid w:val="0098594F"/>
    <w:rsid w:val="00985AEE"/>
    <w:rsid w:val="00986268"/>
    <w:rsid w:val="00986798"/>
    <w:rsid w:val="00986C8F"/>
    <w:rsid w:val="0098714C"/>
    <w:rsid w:val="009874BD"/>
    <w:rsid w:val="009876CB"/>
    <w:rsid w:val="009878F5"/>
    <w:rsid w:val="00990407"/>
    <w:rsid w:val="009905D2"/>
    <w:rsid w:val="00990ABC"/>
    <w:rsid w:val="00991107"/>
    <w:rsid w:val="00991314"/>
    <w:rsid w:val="00991716"/>
    <w:rsid w:val="00991998"/>
    <w:rsid w:val="00992399"/>
    <w:rsid w:val="00992A48"/>
    <w:rsid w:val="00993797"/>
    <w:rsid w:val="00994C66"/>
    <w:rsid w:val="00994EA6"/>
    <w:rsid w:val="009958FC"/>
    <w:rsid w:val="00995CAE"/>
    <w:rsid w:val="009960F7"/>
    <w:rsid w:val="0099612F"/>
    <w:rsid w:val="009965DA"/>
    <w:rsid w:val="009A0A93"/>
    <w:rsid w:val="009A114A"/>
    <w:rsid w:val="009A1930"/>
    <w:rsid w:val="009A1C5B"/>
    <w:rsid w:val="009A1C63"/>
    <w:rsid w:val="009A1C93"/>
    <w:rsid w:val="009A1C9C"/>
    <w:rsid w:val="009A1EA1"/>
    <w:rsid w:val="009A1FB8"/>
    <w:rsid w:val="009A27A7"/>
    <w:rsid w:val="009A4672"/>
    <w:rsid w:val="009A5D6F"/>
    <w:rsid w:val="009A6376"/>
    <w:rsid w:val="009A6852"/>
    <w:rsid w:val="009A6BF4"/>
    <w:rsid w:val="009A7193"/>
    <w:rsid w:val="009A762F"/>
    <w:rsid w:val="009B022C"/>
    <w:rsid w:val="009B0AB2"/>
    <w:rsid w:val="009B0C82"/>
    <w:rsid w:val="009B0CD0"/>
    <w:rsid w:val="009B0F7D"/>
    <w:rsid w:val="009B193B"/>
    <w:rsid w:val="009B221E"/>
    <w:rsid w:val="009B2623"/>
    <w:rsid w:val="009B2B6B"/>
    <w:rsid w:val="009B2C88"/>
    <w:rsid w:val="009B3559"/>
    <w:rsid w:val="009B4E5E"/>
    <w:rsid w:val="009B5179"/>
    <w:rsid w:val="009B576E"/>
    <w:rsid w:val="009B6F60"/>
    <w:rsid w:val="009B72C5"/>
    <w:rsid w:val="009B7B32"/>
    <w:rsid w:val="009C0393"/>
    <w:rsid w:val="009C04A8"/>
    <w:rsid w:val="009C04B1"/>
    <w:rsid w:val="009C0636"/>
    <w:rsid w:val="009C0AD4"/>
    <w:rsid w:val="009C1358"/>
    <w:rsid w:val="009C1582"/>
    <w:rsid w:val="009C22E3"/>
    <w:rsid w:val="009C2831"/>
    <w:rsid w:val="009C28EC"/>
    <w:rsid w:val="009C2DA8"/>
    <w:rsid w:val="009C3047"/>
    <w:rsid w:val="009C30F1"/>
    <w:rsid w:val="009C385F"/>
    <w:rsid w:val="009C3B7C"/>
    <w:rsid w:val="009C5162"/>
    <w:rsid w:val="009C57B1"/>
    <w:rsid w:val="009C5CDC"/>
    <w:rsid w:val="009C68F6"/>
    <w:rsid w:val="009C6BCE"/>
    <w:rsid w:val="009C6D38"/>
    <w:rsid w:val="009C7E93"/>
    <w:rsid w:val="009D0E78"/>
    <w:rsid w:val="009D1044"/>
    <w:rsid w:val="009D1AC5"/>
    <w:rsid w:val="009D1C7E"/>
    <w:rsid w:val="009D1F5C"/>
    <w:rsid w:val="009D2C64"/>
    <w:rsid w:val="009D3EA8"/>
    <w:rsid w:val="009D4843"/>
    <w:rsid w:val="009D57E6"/>
    <w:rsid w:val="009D5F2C"/>
    <w:rsid w:val="009D69F7"/>
    <w:rsid w:val="009D6BA9"/>
    <w:rsid w:val="009D6F31"/>
    <w:rsid w:val="009D7F6D"/>
    <w:rsid w:val="009E0C9C"/>
    <w:rsid w:val="009E1528"/>
    <w:rsid w:val="009E25BB"/>
    <w:rsid w:val="009E260C"/>
    <w:rsid w:val="009E2E5A"/>
    <w:rsid w:val="009E2EF2"/>
    <w:rsid w:val="009E3D44"/>
    <w:rsid w:val="009E427B"/>
    <w:rsid w:val="009E5AA6"/>
    <w:rsid w:val="009E6175"/>
    <w:rsid w:val="009E6770"/>
    <w:rsid w:val="009E7CBB"/>
    <w:rsid w:val="009F0AA0"/>
    <w:rsid w:val="009F0F27"/>
    <w:rsid w:val="009F1AE8"/>
    <w:rsid w:val="009F1E55"/>
    <w:rsid w:val="009F2DC7"/>
    <w:rsid w:val="009F3085"/>
    <w:rsid w:val="009F5141"/>
    <w:rsid w:val="009F54CB"/>
    <w:rsid w:val="009F5667"/>
    <w:rsid w:val="009F5E6E"/>
    <w:rsid w:val="009F6861"/>
    <w:rsid w:val="009F6C62"/>
    <w:rsid w:val="009F7EEF"/>
    <w:rsid w:val="00A0053F"/>
    <w:rsid w:val="00A0092C"/>
    <w:rsid w:val="00A00C57"/>
    <w:rsid w:val="00A00DA7"/>
    <w:rsid w:val="00A00FA2"/>
    <w:rsid w:val="00A018ED"/>
    <w:rsid w:val="00A0218F"/>
    <w:rsid w:val="00A023BA"/>
    <w:rsid w:val="00A03206"/>
    <w:rsid w:val="00A03DBE"/>
    <w:rsid w:val="00A04766"/>
    <w:rsid w:val="00A0479E"/>
    <w:rsid w:val="00A04A4A"/>
    <w:rsid w:val="00A04D91"/>
    <w:rsid w:val="00A05E71"/>
    <w:rsid w:val="00A05E76"/>
    <w:rsid w:val="00A06F15"/>
    <w:rsid w:val="00A07A45"/>
    <w:rsid w:val="00A10387"/>
    <w:rsid w:val="00A10489"/>
    <w:rsid w:val="00A11D26"/>
    <w:rsid w:val="00A1257E"/>
    <w:rsid w:val="00A127D7"/>
    <w:rsid w:val="00A12EE2"/>
    <w:rsid w:val="00A130A5"/>
    <w:rsid w:val="00A14BC8"/>
    <w:rsid w:val="00A14CAB"/>
    <w:rsid w:val="00A15303"/>
    <w:rsid w:val="00A1551E"/>
    <w:rsid w:val="00A15956"/>
    <w:rsid w:val="00A15E44"/>
    <w:rsid w:val="00A168EC"/>
    <w:rsid w:val="00A17249"/>
    <w:rsid w:val="00A20E37"/>
    <w:rsid w:val="00A2126C"/>
    <w:rsid w:val="00A21B58"/>
    <w:rsid w:val="00A21E7F"/>
    <w:rsid w:val="00A222B2"/>
    <w:rsid w:val="00A24CA6"/>
    <w:rsid w:val="00A2570B"/>
    <w:rsid w:val="00A2656E"/>
    <w:rsid w:val="00A2684E"/>
    <w:rsid w:val="00A26B7B"/>
    <w:rsid w:val="00A271D4"/>
    <w:rsid w:val="00A30962"/>
    <w:rsid w:val="00A31719"/>
    <w:rsid w:val="00A31B18"/>
    <w:rsid w:val="00A32337"/>
    <w:rsid w:val="00A325D3"/>
    <w:rsid w:val="00A32CAE"/>
    <w:rsid w:val="00A33B3D"/>
    <w:rsid w:val="00A34BFB"/>
    <w:rsid w:val="00A3575E"/>
    <w:rsid w:val="00A3578F"/>
    <w:rsid w:val="00A36074"/>
    <w:rsid w:val="00A3690A"/>
    <w:rsid w:val="00A36C4A"/>
    <w:rsid w:val="00A370BB"/>
    <w:rsid w:val="00A4046B"/>
    <w:rsid w:val="00A40DDF"/>
    <w:rsid w:val="00A40E35"/>
    <w:rsid w:val="00A411F0"/>
    <w:rsid w:val="00A4224E"/>
    <w:rsid w:val="00A43CCA"/>
    <w:rsid w:val="00A44082"/>
    <w:rsid w:val="00A449CA"/>
    <w:rsid w:val="00A44E1F"/>
    <w:rsid w:val="00A463B7"/>
    <w:rsid w:val="00A467B0"/>
    <w:rsid w:val="00A46A5B"/>
    <w:rsid w:val="00A4717B"/>
    <w:rsid w:val="00A476D2"/>
    <w:rsid w:val="00A50D2F"/>
    <w:rsid w:val="00A51BB7"/>
    <w:rsid w:val="00A52B96"/>
    <w:rsid w:val="00A52BAD"/>
    <w:rsid w:val="00A52DED"/>
    <w:rsid w:val="00A53A90"/>
    <w:rsid w:val="00A542AC"/>
    <w:rsid w:val="00A548AD"/>
    <w:rsid w:val="00A5499A"/>
    <w:rsid w:val="00A5602F"/>
    <w:rsid w:val="00A565C1"/>
    <w:rsid w:val="00A56A72"/>
    <w:rsid w:val="00A57F47"/>
    <w:rsid w:val="00A60194"/>
    <w:rsid w:val="00A60F64"/>
    <w:rsid w:val="00A61655"/>
    <w:rsid w:val="00A624AB"/>
    <w:rsid w:val="00A63032"/>
    <w:rsid w:val="00A63614"/>
    <w:rsid w:val="00A63A9F"/>
    <w:rsid w:val="00A651CC"/>
    <w:rsid w:val="00A66100"/>
    <w:rsid w:val="00A701FC"/>
    <w:rsid w:val="00A715E4"/>
    <w:rsid w:val="00A71810"/>
    <w:rsid w:val="00A726CB"/>
    <w:rsid w:val="00A72AEA"/>
    <w:rsid w:val="00A72F20"/>
    <w:rsid w:val="00A74558"/>
    <w:rsid w:val="00A74C32"/>
    <w:rsid w:val="00A74CCF"/>
    <w:rsid w:val="00A7506E"/>
    <w:rsid w:val="00A75305"/>
    <w:rsid w:val="00A75B46"/>
    <w:rsid w:val="00A763E9"/>
    <w:rsid w:val="00A81549"/>
    <w:rsid w:val="00A81A30"/>
    <w:rsid w:val="00A82330"/>
    <w:rsid w:val="00A8256E"/>
    <w:rsid w:val="00A826C7"/>
    <w:rsid w:val="00A82F0D"/>
    <w:rsid w:val="00A83329"/>
    <w:rsid w:val="00A836D5"/>
    <w:rsid w:val="00A84CCB"/>
    <w:rsid w:val="00A8534A"/>
    <w:rsid w:val="00A85D44"/>
    <w:rsid w:val="00A85DA0"/>
    <w:rsid w:val="00A85E86"/>
    <w:rsid w:val="00A8610B"/>
    <w:rsid w:val="00A87353"/>
    <w:rsid w:val="00A87A9E"/>
    <w:rsid w:val="00A9030E"/>
    <w:rsid w:val="00A91455"/>
    <w:rsid w:val="00A917BB"/>
    <w:rsid w:val="00A91B36"/>
    <w:rsid w:val="00A92C3E"/>
    <w:rsid w:val="00A93458"/>
    <w:rsid w:val="00A93A67"/>
    <w:rsid w:val="00A93BFD"/>
    <w:rsid w:val="00A94162"/>
    <w:rsid w:val="00A94306"/>
    <w:rsid w:val="00A94B7B"/>
    <w:rsid w:val="00A95BB4"/>
    <w:rsid w:val="00A961C4"/>
    <w:rsid w:val="00A96206"/>
    <w:rsid w:val="00A96323"/>
    <w:rsid w:val="00A979E9"/>
    <w:rsid w:val="00AA0683"/>
    <w:rsid w:val="00AA124D"/>
    <w:rsid w:val="00AA1255"/>
    <w:rsid w:val="00AA183B"/>
    <w:rsid w:val="00AA1A88"/>
    <w:rsid w:val="00AA1E0B"/>
    <w:rsid w:val="00AA2115"/>
    <w:rsid w:val="00AA2A15"/>
    <w:rsid w:val="00AA2EAA"/>
    <w:rsid w:val="00AA32E6"/>
    <w:rsid w:val="00AA3406"/>
    <w:rsid w:val="00AA3EF7"/>
    <w:rsid w:val="00AA4128"/>
    <w:rsid w:val="00AA4C43"/>
    <w:rsid w:val="00AA5E14"/>
    <w:rsid w:val="00AA695B"/>
    <w:rsid w:val="00AA69E7"/>
    <w:rsid w:val="00AA6C19"/>
    <w:rsid w:val="00AB021D"/>
    <w:rsid w:val="00AB16C1"/>
    <w:rsid w:val="00AB3F61"/>
    <w:rsid w:val="00AB51CC"/>
    <w:rsid w:val="00AB5234"/>
    <w:rsid w:val="00AB55F4"/>
    <w:rsid w:val="00AB576C"/>
    <w:rsid w:val="00AB5780"/>
    <w:rsid w:val="00AB5797"/>
    <w:rsid w:val="00AC0D83"/>
    <w:rsid w:val="00AC12A1"/>
    <w:rsid w:val="00AC211D"/>
    <w:rsid w:val="00AC2130"/>
    <w:rsid w:val="00AC2162"/>
    <w:rsid w:val="00AC2561"/>
    <w:rsid w:val="00AC2B01"/>
    <w:rsid w:val="00AC3B94"/>
    <w:rsid w:val="00AC45C3"/>
    <w:rsid w:val="00AC4671"/>
    <w:rsid w:val="00AC475B"/>
    <w:rsid w:val="00AC477A"/>
    <w:rsid w:val="00AC530A"/>
    <w:rsid w:val="00AC59DF"/>
    <w:rsid w:val="00AC5B7E"/>
    <w:rsid w:val="00AC6280"/>
    <w:rsid w:val="00AC6421"/>
    <w:rsid w:val="00AC6426"/>
    <w:rsid w:val="00AC6BCB"/>
    <w:rsid w:val="00AC7E37"/>
    <w:rsid w:val="00AD1226"/>
    <w:rsid w:val="00AD167C"/>
    <w:rsid w:val="00AD1C22"/>
    <w:rsid w:val="00AD26ED"/>
    <w:rsid w:val="00AD3531"/>
    <w:rsid w:val="00AD4DDC"/>
    <w:rsid w:val="00AD54C4"/>
    <w:rsid w:val="00AD5516"/>
    <w:rsid w:val="00AD5E38"/>
    <w:rsid w:val="00AD5FB2"/>
    <w:rsid w:val="00AD6830"/>
    <w:rsid w:val="00AD6961"/>
    <w:rsid w:val="00AD6C61"/>
    <w:rsid w:val="00AD7B1B"/>
    <w:rsid w:val="00AD7C1E"/>
    <w:rsid w:val="00AE082F"/>
    <w:rsid w:val="00AE0DFE"/>
    <w:rsid w:val="00AE0EB0"/>
    <w:rsid w:val="00AE12DF"/>
    <w:rsid w:val="00AE150D"/>
    <w:rsid w:val="00AE4399"/>
    <w:rsid w:val="00AE450A"/>
    <w:rsid w:val="00AE4D37"/>
    <w:rsid w:val="00AE5818"/>
    <w:rsid w:val="00AE5D48"/>
    <w:rsid w:val="00AE5DB4"/>
    <w:rsid w:val="00AE613C"/>
    <w:rsid w:val="00AE64D9"/>
    <w:rsid w:val="00AE6F6C"/>
    <w:rsid w:val="00AE7A6D"/>
    <w:rsid w:val="00AF1A48"/>
    <w:rsid w:val="00AF2272"/>
    <w:rsid w:val="00AF25D4"/>
    <w:rsid w:val="00AF26C8"/>
    <w:rsid w:val="00AF2DD6"/>
    <w:rsid w:val="00AF303D"/>
    <w:rsid w:val="00AF31C6"/>
    <w:rsid w:val="00AF33BA"/>
    <w:rsid w:val="00AF3CBD"/>
    <w:rsid w:val="00AF4428"/>
    <w:rsid w:val="00AF4725"/>
    <w:rsid w:val="00AF5B9C"/>
    <w:rsid w:val="00AF6599"/>
    <w:rsid w:val="00AF75C0"/>
    <w:rsid w:val="00AF7688"/>
    <w:rsid w:val="00B0062C"/>
    <w:rsid w:val="00B00676"/>
    <w:rsid w:val="00B00B20"/>
    <w:rsid w:val="00B01486"/>
    <w:rsid w:val="00B01CBA"/>
    <w:rsid w:val="00B0384F"/>
    <w:rsid w:val="00B040A4"/>
    <w:rsid w:val="00B04420"/>
    <w:rsid w:val="00B04564"/>
    <w:rsid w:val="00B04D0F"/>
    <w:rsid w:val="00B05408"/>
    <w:rsid w:val="00B05C33"/>
    <w:rsid w:val="00B069F6"/>
    <w:rsid w:val="00B06CCC"/>
    <w:rsid w:val="00B0721B"/>
    <w:rsid w:val="00B076EF"/>
    <w:rsid w:val="00B10149"/>
    <w:rsid w:val="00B101E9"/>
    <w:rsid w:val="00B10821"/>
    <w:rsid w:val="00B10AD1"/>
    <w:rsid w:val="00B1122C"/>
    <w:rsid w:val="00B11781"/>
    <w:rsid w:val="00B11B34"/>
    <w:rsid w:val="00B11FDD"/>
    <w:rsid w:val="00B12027"/>
    <w:rsid w:val="00B12420"/>
    <w:rsid w:val="00B12AC5"/>
    <w:rsid w:val="00B12BB5"/>
    <w:rsid w:val="00B13442"/>
    <w:rsid w:val="00B1348B"/>
    <w:rsid w:val="00B13782"/>
    <w:rsid w:val="00B13F45"/>
    <w:rsid w:val="00B14850"/>
    <w:rsid w:val="00B153E4"/>
    <w:rsid w:val="00B154BC"/>
    <w:rsid w:val="00B15DA8"/>
    <w:rsid w:val="00B163C2"/>
    <w:rsid w:val="00B16C8E"/>
    <w:rsid w:val="00B17395"/>
    <w:rsid w:val="00B17706"/>
    <w:rsid w:val="00B17DF9"/>
    <w:rsid w:val="00B2008B"/>
    <w:rsid w:val="00B20D15"/>
    <w:rsid w:val="00B20EAD"/>
    <w:rsid w:val="00B2241E"/>
    <w:rsid w:val="00B225F9"/>
    <w:rsid w:val="00B22BC5"/>
    <w:rsid w:val="00B22CE0"/>
    <w:rsid w:val="00B22FFE"/>
    <w:rsid w:val="00B23D6E"/>
    <w:rsid w:val="00B24C60"/>
    <w:rsid w:val="00B25AF8"/>
    <w:rsid w:val="00B25B9E"/>
    <w:rsid w:val="00B25E21"/>
    <w:rsid w:val="00B26D93"/>
    <w:rsid w:val="00B316C4"/>
    <w:rsid w:val="00B31AC8"/>
    <w:rsid w:val="00B334CD"/>
    <w:rsid w:val="00B338A4"/>
    <w:rsid w:val="00B34073"/>
    <w:rsid w:val="00B3510A"/>
    <w:rsid w:val="00B35497"/>
    <w:rsid w:val="00B375F0"/>
    <w:rsid w:val="00B3762E"/>
    <w:rsid w:val="00B37EB1"/>
    <w:rsid w:val="00B41E61"/>
    <w:rsid w:val="00B428E2"/>
    <w:rsid w:val="00B448B3"/>
    <w:rsid w:val="00B44C37"/>
    <w:rsid w:val="00B4508D"/>
    <w:rsid w:val="00B468DD"/>
    <w:rsid w:val="00B469FA"/>
    <w:rsid w:val="00B46B0D"/>
    <w:rsid w:val="00B46B5C"/>
    <w:rsid w:val="00B46CE9"/>
    <w:rsid w:val="00B47244"/>
    <w:rsid w:val="00B50636"/>
    <w:rsid w:val="00B5092B"/>
    <w:rsid w:val="00B50C94"/>
    <w:rsid w:val="00B50EB4"/>
    <w:rsid w:val="00B50EF4"/>
    <w:rsid w:val="00B51035"/>
    <w:rsid w:val="00B51079"/>
    <w:rsid w:val="00B5156B"/>
    <w:rsid w:val="00B5165A"/>
    <w:rsid w:val="00B516ED"/>
    <w:rsid w:val="00B51A73"/>
    <w:rsid w:val="00B520C3"/>
    <w:rsid w:val="00B52128"/>
    <w:rsid w:val="00B528F7"/>
    <w:rsid w:val="00B534CD"/>
    <w:rsid w:val="00B54924"/>
    <w:rsid w:val="00B54B95"/>
    <w:rsid w:val="00B54EE7"/>
    <w:rsid w:val="00B55259"/>
    <w:rsid w:val="00B55621"/>
    <w:rsid w:val="00B5603E"/>
    <w:rsid w:val="00B57826"/>
    <w:rsid w:val="00B57D1C"/>
    <w:rsid w:val="00B57D29"/>
    <w:rsid w:val="00B635A9"/>
    <w:rsid w:val="00B639CA"/>
    <w:rsid w:val="00B63B44"/>
    <w:rsid w:val="00B63F75"/>
    <w:rsid w:val="00B644DA"/>
    <w:rsid w:val="00B64B48"/>
    <w:rsid w:val="00B64CF6"/>
    <w:rsid w:val="00B65549"/>
    <w:rsid w:val="00B66B07"/>
    <w:rsid w:val="00B67033"/>
    <w:rsid w:val="00B6735F"/>
    <w:rsid w:val="00B6779C"/>
    <w:rsid w:val="00B7063F"/>
    <w:rsid w:val="00B725A7"/>
    <w:rsid w:val="00B72A32"/>
    <w:rsid w:val="00B72C77"/>
    <w:rsid w:val="00B72DE3"/>
    <w:rsid w:val="00B72F00"/>
    <w:rsid w:val="00B7307D"/>
    <w:rsid w:val="00B7386F"/>
    <w:rsid w:val="00B73929"/>
    <w:rsid w:val="00B73BE9"/>
    <w:rsid w:val="00B7481B"/>
    <w:rsid w:val="00B74A20"/>
    <w:rsid w:val="00B7540A"/>
    <w:rsid w:val="00B75BC8"/>
    <w:rsid w:val="00B769C1"/>
    <w:rsid w:val="00B76AB5"/>
    <w:rsid w:val="00B77154"/>
    <w:rsid w:val="00B77299"/>
    <w:rsid w:val="00B77371"/>
    <w:rsid w:val="00B7737D"/>
    <w:rsid w:val="00B800D4"/>
    <w:rsid w:val="00B80CF1"/>
    <w:rsid w:val="00B82634"/>
    <w:rsid w:val="00B82B07"/>
    <w:rsid w:val="00B83D79"/>
    <w:rsid w:val="00B848B3"/>
    <w:rsid w:val="00B87FDB"/>
    <w:rsid w:val="00B90770"/>
    <w:rsid w:val="00B90B2F"/>
    <w:rsid w:val="00B9169A"/>
    <w:rsid w:val="00B921DA"/>
    <w:rsid w:val="00B92224"/>
    <w:rsid w:val="00B92357"/>
    <w:rsid w:val="00B924FA"/>
    <w:rsid w:val="00B92BEF"/>
    <w:rsid w:val="00B94413"/>
    <w:rsid w:val="00B949F4"/>
    <w:rsid w:val="00B94B1F"/>
    <w:rsid w:val="00B94C2D"/>
    <w:rsid w:val="00B96B35"/>
    <w:rsid w:val="00B97CB0"/>
    <w:rsid w:val="00BA18E3"/>
    <w:rsid w:val="00BA1AC3"/>
    <w:rsid w:val="00BA2B61"/>
    <w:rsid w:val="00BA2F84"/>
    <w:rsid w:val="00BA3F97"/>
    <w:rsid w:val="00BA3FAC"/>
    <w:rsid w:val="00BA49CF"/>
    <w:rsid w:val="00BA4A3B"/>
    <w:rsid w:val="00BA4DC5"/>
    <w:rsid w:val="00BA5846"/>
    <w:rsid w:val="00BA5D40"/>
    <w:rsid w:val="00BA669D"/>
    <w:rsid w:val="00BA6BE2"/>
    <w:rsid w:val="00BA7DF4"/>
    <w:rsid w:val="00BB0B2F"/>
    <w:rsid w:val="00BB0D12"/>
    <w:rsid w:val="00BB1877"/>
    <w:rsid w:val="00BB2802"/>
    <w:rsid w:val="00BB2BC5"/>
    <w:rsid w:val="00BB34AE"/>
    <w:rsid w:val="00BB4A63"/>
    <w:rsid w:val="00BB69C3"/>
    <w:rsid w:val="00BB718A"/>
    <w:rsid w:val="00BB7398"/>
    <w:rsid w:val="00BB75A5"/>
    <w:rsid w:val="00BC0B7D"/>
    <w:rsid w:val="00BC0C40"/>
    <w:rsid w:val="00BC103D"/>
    <w:rsid w:val="00BC108E"/>
    <w:rsid w:val="00BC19A1"/>
    <w:rsid w:val="00BC2AF6"/>
    <w:rsid w:val="00BC2C26"/>
    <w:rsid w:val="00BC2F34"/>
    <w:rsid w:val="00BC3FD3"/>
    <w:rsid w:val="00BC40D6"/>
    <w:rsid w:val="00BC53A6"/>
    <w:rsid w:val="00BC5795"/>
    <w:rsid w:val="00BC6613"/>
    <w:rsid w:val="00BC6C61"/>
    <w:rsid w:val="00BC7372"/>
    <w:rsid w:val="00BC75BD"/>
    <w:rsid w:val="00BC78F2"/>
    <w:rsid w:val="00BD02A7"/>
    <w:rsid w:val="00BD0307"/>
    <w:rsid w:val="00BD09E3"/>
    <w:rsid w:val="00BD1651"/>
    <w:rsid w:val="00BD1688"/>
    <w:rsid w:val="00BD2469"/>
    <w:rsid w:val="00BD28A9"/>
    <w:rsid w:val="00BD3594"/>
    <w:rsid w:val="00BD3C39"/>
    <w:rsid w:val="00BD4AC7"/>
    <w:rsid w:val="00BD5175"/>
    <w:rsid w:val="00BD557D"/>
    <w:rsid w:val="00BD5C16"/>
    <w:rsid w:val="00BD6645"/>
    <w:rsid w:val="00BD6E33"/>
    <w:rsid w:val="00BD7544"/>
    <w:rsid w:val="00BD7C4F"/>
    <w:rsid w:val="00BD7D86"/>
    <w:rsid w:val="00BE048B"/>
    <w:rsid w:val="00BE05AD"/>
    <w:rsid w:val="00BE05D4"/>
    <w:rsid w:val="00BE0ABD"/>
    <w:rsid w:val="00BE11D6"/>
    <w:rsid w:val="00BE2284"/>
    <w:rsid w:val="00BE2CC6"/>
    <w:rsid w:val="00BE321B"/>
    <w:rsid w:val="00BE4B31"/>
    <w:rsid w:val="00BE5155"/>
    <w:rsid w:val="00BE6173"/>
    <w:rsid w:val="00BE6DB3"/>
    <w:rsid w:val="00BE73F6"/>
    <w:rsid w:val="00BE78C9"/>
    <w:rsid w:val="00BE7D30"/>
    <w:rsid w:val="00BF1F18"/>
    <w:rsid w:val="00BF20B6"/>
    <w:rsid w:val="00BF2ED5"/>
    <w:rsid w:val="00BF3633"/>
    <w:rsid w:val="00BF43CB"/>
    <w:rsid w:val="00BF48FD"/>
    <w:rsid w:val="00BF4BFE"/>
    <w:rsid w:val="00BF5C50"/>
    <w:rsid w:val="00BF5EBE"/>
    <w:rsid w:val="00BF63F0"/>
    <w:rsid w:val="00BF6930"/>
    <w:rsid w:val="00BF74A2"/>
    <w:rsid w:val="00BF7703"/>
    <w:rsid w:val="00C00132"/>
    <w:rsid w:val="00C0065B"/>
    <w:rsid w:val="00C00766"/>
    <w:rsid w:val="00C016A3"/>
    <w:rsid w:val="00C02B8F"/>
    <w:rsid w:val="00C0348E"/>
    <w:rsid w:val="00C0529B"/>
    <w:rsid w:val="00C052FD"/>
    <w:rsid w:val="00C054B4"/>
    <w:rsid w:val="00C05513"/>
    <w:rsid w:val="00C0581C"/>
    <w:rsid w:val="00C05C40"/>
    <w:rsid w:val="00C061D3"/>
    <w:rsid w:val="00C061EF"/>
    <w:rsid w:val="00C06835"/>
    <w:rsid w:val="00C07A97"/>
    <w:rsid w:val="00C10B31"/>
    <w:rsid w:val="00C10D03"/>
    <w:rsid w:val="00C10D3F"/>
    <w:rsid w:val="00C111F3"/>
    <w:rsid w:val="00C11A81"/>
    <w:rsid w:val="00C13756"/>
    <w:rsid w:val="00C141BF"/>
    <w:rsid w:val="00C15392"/>
    <w:rsid w:val="00C155E1"/>
    <w:rsid w:val="00C15F85"/>
    <w:rsid w:val="00C165EF"/>
    <w:rsid w:val="00C16766"/>
    <w:rsid w:val="00C173DF"/>
    <w:rsid w:val="00C17440"/>
    <w:rsid w:val="00C17676"/>
    <w:rsid w:val="00C20442"/>
    <w:rsid w:val="00C20A15"/>
    <w:rsid w:val="00C20FC4"/>
    <w:rsid w:val="00C211B9"/>
    <w:rsid w:val="00C2228A"/>
    <w:rsid w:val="00C22298"/>
    <w:rsid w:val="00C226AB"/>
    <w:rsid w:val="00C22BEE"/>
    <w:rsid w:val="00C24D2B"/>
    <w:rsid w:val="00C25492"/>
    <w:rsid w:val="00C272D6"/>
    <w:rsid w:val="00C27517"/>
    <w:rsid w:val="00C27A6E"/>
    <w:rsid w:val="00C30221"/>
    <w:rsid w:val="00C306EC"/>
    <w:rsid w:val="00C30EC4"/>
    <w:rsid w:val="00C3152D"/>
    <w:rsid w:val="00C3186F"/>
    <w:rsid w:val="00C31880"/>
    <w:rsid w:val="00C32309"/>
    <w:rsid w:val="00C32354"/>
    <w:rsid w:val="00C3291B"/>
    <w:rsid w:val="00C33A7E"/>
    <w:rsid w:val="00C34877"/>
    <w:rsid w:val="00C34C5D"/>
    <w:rsid w:val="00C35611"/>
    <w:rsid w:val="00C36879"/>
    <w:rsid w:val="00C36C6C"/>
    <w:rsid w:val="00C37D91"/>
    <w:rsid w:val="00C400AB"/>
    <w:rsid w:val="00C40514"/>
    <w:rsid w:val="00C407AF"/>
    <w:rsid w:val="00C4080A"/>
    <w:rsid w:val="00C4111B"/>
    <w:rsid w:val="00C412A7"/>
    <w:rsid w:val="00C4175D"/>
    <w:rsid w:val="00C42E8E"/>
    <w:rsid w:val="00C43844"/>
    <w:rsid w:val="00C45C0F"/>
    <w:rsid w:val="00C46EAD"/>
    <w:rsid w:val="00C4709D"/>
    <w:rsid w:val="00C47902"/>
    <w:rsid w:val="00C47E00"/>
    <w:rsid w:val="00C47E68"/>
    <w:rsid w:val="00C50975"/>
    <w:rsid w:val="00C519F2"/>
    <w:rsid w:val="00C51C95"/>
    <w:rsid w:val="00C51D24"/>
    <w:rsid w:val="00C526FD"/>
    <w:rsid w:val="00C52BD6"/>
    <w:rsid w:val="00C54546"/>
    <w:rsid w:val="00C54915"/>
    <w:rsid w:val="00C54C0C"/>
    <w:rsid w:val="00C55A61"/>
    <w:rsid w:val="00C55E6B"/>
    <w:rsid w:val="00C567D3"/>
    <w:rsid w:val="00C57311"/>
    <w:rsid w:val="00C573E1"/>
    <w:rsid w:val="00C57765"/>
    <w:rsid w:val="00C57B02"/>
    <w:rsid w:val="00C60570"/>
    <w:rsid w:val="00C60926"/>
    <w:rsid w:val="00C61741"/>
    <w:rsid w:val="00C61BA4"/>
    <w:rsid w:val="00C62155"/>
    <w:rsid w:val="00C633F5"/>
    <w:rsid w:val="00C63B1D"/>
    <w:rsid w:val="00C6400F"/>
    <w:rsid w:val="00C64A00"/>
    <w:rsid w:val="00C64C53"/>
    <w:rsid w:val="00C64EA1"/>
    <w:rsid w:val="00C6506B"/>
    <w:rsid w:val="00C657D0"/>
    <w:rsid w:val="00C65E1B"/>
    <w:rsid w:val="00C666C8"/>
    <w:rsid w:val="00C66FD7"/>
    <w:rsid w:val="00C6769D"/>
    <w:rsid w:val="00C67C00"/>
    <w:rsid w:val="00C70835"/>
    <w:rsid w:val="00C70B5A"/>
    <w:rsid w:val="00C70D01"/>
    <w:rsid w:val="00C70F93"/>
    <w:rsid w:val="00C71F5A"/>
    <w:rsid w:val="00C72313"/>
    <w:rsid w:val="00C729EB"/>
    <w:rsid w:val="00C741BF"/>
    <w:rsid w:val="00C74829"/>
    <w:rsid w:val="00C748AF"/>
    <w:rsid w:val="00C75469"/>
    <w:rsid w:val="00C7553F"/>
    <w:rsid w:val="00C75696"/>
    <w:rsid w:val="00C76360"/>
    <w:rsid w:val="00C76C55"/>
    <w:rsid w:val="00C778BD"/>
    <w:rsid w:val="00C80A0A"/>
    <w:rsid w:val="00C80CF5"/>
    <w:rsid w:val="00C80F2A"/>
    <w:rsid w:val="00C812BB"/>
    <w:rsid w:val="00C81782"/>
    <w:rsid w:val="00C8321A"/>
    <w:rsid w:val="00C83342"/>
    <w:rsid w:val="00C83C7A"/>
    <w:rsid w:val="00C83DE5"/>
    <w:rsid w:val="00C8424D"/>
    <w:rsid w:val="00C84971"/>
    <w:rsid w:val="00C84C78"/>
    <w:rsid w:val="00C85F41"/>
    <w:rsid w:val="00C8612C"/>
    <w:rsid w:val="00C86310"/>
    <w:rsid w:val="00C86414"/>
    <w:rsid w:val="00C916C1"/>
    <w:rsid w:val="00C91D51"/>
    <w:rsid w:val="00C92240"/>
    <w:rsid w:val="00C922FD"/>
    <w:rsid w:val="00C92DAC"/>
    <w:rsid w:val="00C932C4"/>
    <w:rsid w:val="00C93861"/>
    <w:rsid w:val="00C93B99"/>
    <w:rsid w:val="00C96B54"/>
    <w:rsid w:val="00C96FE1"/>
    <w:rsid w:val="00C97453"/>
    <w:rsid w:val="00C97534"/>
    <w:rsid w:val="00C9758B"/>
    <w:rsid w:val="00C97CC8"/>
    <w:rsid w:val="00C97D6C"/>
    <w:rsid w:val="00CA0536"/>
    <w:rsid w:val="00CA0CDA"/>
    <w:rsid w:val="00CA1759"/>
    <w:rsid w:val="00CA1D0F"/>
    <w:rsid w:val="00CA2533"/>
    <w:rsid w:val="00CA2640"/>
    <w:rsid w:val="00CA341C"/>
    <w:rsid w:val="00CA47DF"/>
    <w:rsid w:val="00CA4861"/>
    <w:rsid w:val="00CA4F9F"/>
    <w:rsid w:val="00CA572C"/>
    <w:rsid w:val="00CA5EBC"/>
    <w:rsid w:val="00CA6126"/>
    <w:rsid w:val="00CA6C29"/>
    <w:rsid w:val="00CA73AD"/>
    <w:rsid w:val="00CA78DB"/>
    <w:rsid w:val="00CB0283"/>
    <w:rsid w:val="00CB0CE7"/>
    <w:rsid w:val="00CB1388"/>
    <w:rsid w:val="00CB1BE6"/>
    <w:rsid w:val="00CB2951"/>
    <w:rsid w:val="00CB2F7F"/>
    <w:rsid w:val="00CB3487"/>
    <w:rsid w:val="00CB369C"/>
    <w:rsid w:val="00CB3B67"/>
    <w:rsid w:val="00CB3E7E"/>
    <w:rsid w:val="00CB4181"/>
    <w:rsid w:val="00CB45B0"/>
    <w:rsid w:val="00CB4625"/>
    <w:rsid w:val="00CB530E"/>
    <w:rsid w:val="00CB55D1"/>
    <w:rsid w:val="00CB5D66"/>
    <w:rsid w:val="00CB6942"/>
    <w:rsid w:val="00CB6E9C"/>
    <w:rsid w:val="00CB7708"/>
    <w:rsid w:val="00CB7C5C"/>
    <w:rsid w:val="00CC02CC"/>
    <w:rsid w:val="00CC09B3"/>
    <w:rsid w:val="00CC0AA6"/>
    <w:rsid w:val="00CC0F69"/>
    <w:rsid w:val="00CC12AD"/>
    <w:rsid w:val="00CC1AD4"/>
    <w:rsid w:val="00CC2028"/>
    <w:rsid w:val="00CC2347"/>
    <w:rsid w:val="00CC2F72"/>
    <w:rsid w:val="00CC342A"/>
    <w:rsid w:val="00CC3439"/>
    <w:rsid w:val="00CC4031"/>
    <w:rsid w:val="00CC430B"/>
    <w:rsid w:val="00CC43F2"/>
    <w:rsid w:val="00CC52BE"/>
    <w:rsid w:val="00CC5961"/>
    <w:rsid w:val="00CC5B10"/>
    <w:rsid w:val="00CC5E41"/>
    <w:rsid w:val="00CC6353"/>
    <w:rsid w:val="00CC6E31"/>
    <w:rsid w:val="00CD111A"/>
    <w:rsid w:val="00CD2A68"/>
    <w:rsid w:val="00CD2D84"/>
    <w:rsid w:val="00CD3B1A"/>
    <w:rsid w:val="00CD428B"/>
    <w:rsid w:val="00CD5418"/>
    <w:rsid w:val="00CD54C1"/>
    <w:rsid w:val="00CD58D4"/>
    <w:rsid w:val="00CD7919"/>
    <w:rsid w:val="00CD7E46"/>
    <w:rsid w:val="00CE0AE8"/>
    <w:rsid w:val="00CE2469"/>
    <w:rsid w:val="00CE2834"/>
    <w:rsid w:val="00CE3081"/>
    <w:rsid w:val="00CE3A1D"/>
    <w:rsid w:val="00CE5D45"/>
    <w:rsid w:val="00CE5E95"/>
    <w:rsid w:val="00CE6452"/>
    <w:rsid w:val="00CE64C2"/>
    <w:rsid w:val="00CE6598"/>
    <w:rsid w:val="00CE69D2"/>
    <w:rsid w:val="00CE6C51"/>
    <w:rsid w:val="00CE6F2B"/>
    <w:rsid w:val="00CF0817"/>
    <w:rsid w:val="00CF0886"/>
    <w:rsid w:val="00CF0914"/>
    <w:rsid w:val="00CF1279"/>
    <w:rsid w:val="00CF1FF1"/>
    <w:rsid w:val="00CF21BE"/>
    <w:rsid w:val="00CF28EE"/>
    <w:rsid w:val="00CF33BF"/>
    <w:rsid w:val="00CF4FCA"/>
    <w:rsid w:val="00CF58B8"/>
    <w:rsid w:val="00CF6993"/>
    <w:rsid w:val="00CF7998"/>
    <w:rsid w:val="00CF79EA"/>
    <w:rsid w:val="00D0006C"/>
    <w:rsid w:val="00D01A2D"/>
    <w:rsid w:val="00D01C7B"/>
    <w:rsid w:val="00D02A6D"/>
    <w:rsid w:val="00D02BF3"/>
    <w:rsid w:val="00D03DBD"/>
    <w:rsid w:val="00D05195"/>
    <w:rsid w:val="00D05A8E"/>
    <w:rsid w:val="00D05D89"/>
    <w:rsid w:val="00D061D7"/>
    <w:rsid w:val="00D06526"/>
    <w:rsid w:val="00D06A79"/>
    <w:rsid w:val="00D06CC8"/>
    <w:rsid w:val="00D06E86"/>
    <w:rsid w:val="00D0712B"/>
    <w:rsid w:val="00D07A81"/>
    <w:rsid w:val="00D07D44"/>
    <w:rsid w:val="00D10091"/>
    <w:rsid w:val="00D103E7"/>
    <w:rsid w:val="00D107FF"/>
    <w:rsid w:val="00D110E7"/>
    <w:rsid w:val="00D114E9"/>
    <w:rsid w:val="00D11EBA"/>
    <w:rsid w:val="00D12C4F"/>
    <w:rsid w:val="00D12E42"/>
    <w:rsid w:val="00D131A7"/>
    <w:rsid w:val="00D1343B"/>
    <w:rsid w:val="00D13FAC"/>
    <w:rsid w:val="00D146D7"/>
    <w:rsid w:val="00D158A7"/>
    <w:rsid w:val="00D15C9C"/>
    <w:rsid w:val="00D15E8A"/>
    <w:rsid w:val="00D16431"/>
    <w:rsid w:val="00D164B0"/>
    <w:rsid w:val="00D1711D"/>
    <w:rsid w:val="00D17745"/>
    <w:rsid w:val="00D17B8F"/>
    <w:rsid w:val="00D20557"/>
    <w:rsid w:val="00D210B7"/>
    <w:rsid w:val="00D2128A"/>
    <w:rsid w:val="00D21D15"/>
    <w:rsid w:val="00D21E05"/>
    <w:rsid w:val="00D21F73"/>
    <w:rsid w:val="00D2274A"/>
    <w:rsid w:val="00D22C22"/>
    <w:rsid w:val="00D22ED5"/>
    <w:rsid w:val="00D23BCD"/>
    <w:rsid w:val="00D25808"/>
    <w:rsid w:val="00D25B7E"/>
    <w:rsid w:val="00D2602A"/>
    <w:rsid w:val="00D26CC3"/>
    <w:rsid w:val="00D270DB"/>
    <w:rsid w:val="00D27378"/>
    <w:rsid w:val="00D27D5F"/>
    <w:rsid w:val="00D304F1"/>
    <w:rsid w:val="00D30814"/>
    <w:rsid w:val="00D317FE"/>
    <w:rsid w:val="00D31BF8"/>
    <w:rsid w:val="00D31E0B"/>
    <w:rsid w:val="00D329AD"/>
    <w:rsid w:val="00D32FD4"/>
    <w:rsid w:val="00D33440"/>
    <w:rsid w:val="00D33D3E"/>
    <w:rsid w:val="00D34909"/>
    <w:rsid w:val="00D356E9"/>
    <w:rsid w:val="00D37AA1"/>
    <w:rsid w:val="00D4048E"/>
    <w:rsid w:val="00D40808"/>
    <w:rsid w:val="00D40F2B"/>
    <w:rsid w:val="00D41439"/>
    <w:rsid w:val="00D42FFD"/>
    <w:rsid w:val="00D435F4"/>
    <w:rsid w:val="00D452EC"/>
    <w:rsid w:val="00D4631B"/>
    <w:rsid w:val="00D468BA"/>
    <w:rsid w:val="00D47E8A"/>
    <w:rsid w:val="00D51415"/>
    <w:rsid w:val="00D52BE4"/>
    <w:rsid w:val="00D530C4"/>
    <w:rsid w:val="00D5344F"/>
    <w:rsid w:val="00D53AB1"/>
    <w:rsid w:val="00D550F4"/>
    <w:rsid w:val="00D55679"/>
    <w:rsid w:val="00D5631E"/>
    <w:rsid w:val="00D56AEF"/>
    <w:rsid w:val="00D5795E"/>
    <w:rsid w:val="00D610D7"/>
    <w:rsid w:val="00D627A5"/>
    <w:rsid w:val="00D6402B"/>
    <w:rsid w:val="00D64A27"/>
    <w:rsid w:val="00D64F6A"/>
    <w:rsid w:val="00D652C1"/>
    <w:rsid w:val="00D653F6"/>
    <w:rsid w:val="00D66219"/>
    <w:rsid w:val="00D665A7"/>
    <w:rsid w:val="00D6709F"/>
    <w:rsid w:val="00D70E2F"/>
    <w:rsid w:val="00D73AB1"/>
    <w:rsid w:val="00D73B27"/>
    <w:rsid w:val="00D73D8E"/>
    <w:rsid w:val="00D73F8F"/>
    <w:rsid w:val="00D74195"/>
    <w:rsid w:val="00D74198"/>
    <w:rsid w:val="00D74842"/>
    <w:rsid w:val="00D749AE"/>
    <w:rsid w:val="00D74EAE"/>
    <w:rsid w:val="00D75286"/>
    <w:rsid w:val="00D75DAB"/>
    <w:rsid w:val="00D76433"/>
    <w:rsid w:val="00D76741"/>
    <w:rsid w:val="00D77596"/>
    <w:rsid w:val="00D80796"/>
    <w:rsid w:val="00D80AA0"/>
    <w:rsid w:val="00D810E0"/>
    <w:rsid w:val="00D81941"/>
    <w:rsid w:val="00D82FF7"/>
    <w:rsid w:val="00D8345F"/>
    <w:rsid w:val="00D83626"/>
    <w:rsid w:val="00D848C7"/>
    <w:rsid w:val="00D84D8B"/>
    <w:rsid w:val="00D855C5"/>
    <w:rsid w:val="00D859BC"/>
    <w:rsid w:val="00D85A24"/>
    <w:rsid w:val="00D8625E"/>
    <w:rsid w:val="00D8651D"/>
    <w:rsid w:val="00D86710"/>
    <w:rsid w:val="00D86A32"/>
    <w:rsid w:val="00D86E4E"/>
    <w:rsid w:val="00D91262"/>
    <w:rsid w:val="00D92DED"/>
    <w:rsid w:val="00D93816"/>
    <w:rsid w:val="00D94365"/>
    <w:rsid w:val="00D9440E"/>
    <w:rsid w:val="00D94BEA"/>
    <w:rsid w:val="00D95001"/>
    <w:rsid w:val="00D96794"/>
    <w:rsid w:val="00D96A7A"/>
    <w:rsid w:val="00D976FB"/>
    <w:rsid w:val="00DA0602"/>
    <w:rsid w:val="00DA08F2"/>
    <w:rsid w:val="00DA115F"/>
    <w:rsid w:val="00DA126F"/>
    <w:rsid w:val="00DA14FF"/>
    <w:rsid w:val="00DA1D6A"/>
    <w:rsid w:val="00DA2375"/>
    <w:rsid w:val="00DA2FEB"/>
    <w:rsid w:val="00DA333F"/>
    <w:rsid w:val="00DA36A4"/>
    <w:rsid w:val="00DA3816"/>
    <w:rsid w:val="00DA3A36"/>
    <w:rsid w:val="00DA3AC1"/>
    <w:rsid w:val="00DA42CB"/>
    <w:rsid w:val="00DA51A3"/>
    <w:rsid w:val="00DA54FA"/>
    <w:rsid w:val="00DA5BDC"/>
    <w:rsid w:val="00DA5BE4"/>
    <w:rsid w:val="00DA64D4"/>
    <w:rsid w:val="00DA6BE7"/>
    <w:rsid w:val="00DA6E8B"/>
    <w:rsid w:val="00DA71A0"/>
    <w:rsid w:val="00DA78FA"/>
    <w:rsid w:val="00DA7CD9"/>
    <w:rsid w:val="00DB0252"/>
    <w:rsid w:val="00DB0F81"/>
    <w:rsid w:val="00DB141F"/>
    <w:rsid w:val="00DB17CE"/>
    <w:rsid w:val="00DB1EB7"/>
    <w:rsid w:val="00DB273D"/>
    <w:rsid w:val="00DB2DB8"/>
    <w:rsid w:val="00DB347D"/>
    <w:rsid w:val="00DB37B3"/>
    <w:rsid w:val="00DB413D"/>
    <w:rsid w:val="00DB5028"/>
    <w:rsid w:val="00DB564A"/>
    <w:rsid w:val="00DB74CD"/>
    <w:rsid w:val="00DB7712"/>
    <w:rsid w:val="00DC02EB"/>
    <w:rsid w:val="00DC1321"/>
    <w:rsid w:val="00DC1CA5"/>
    <w:rsid w:val="00DC1D95"/>
    <w:rsid w:val="00DC3242"/>
    <w:rsid w:val="00DC38A3"/>
    <w:rsid w:val="00DC51F3"/>
    <w:rsid w:val="00DC55C0"/>
    <w:rsid w:val="00DC597D"/>
    <w:rsid w:val="00DC64E3"/>
    <w:rsid w:val="00DC76BE"/>
    <w:rsid w:val="00DD0878"/>
    <w:rsid w:val="00DD134A"/>
    <w:rsid w:val="00DD1725"/>
    <w:rsid w:val="00DD2A8C"/>
    <w:rsid w:val="00DD2DC1"/>
    <w:rsid w:val="00DD3090"/>
    <w:rsid w:val="00DD38C3"/>
    <w:rsid w:val="00DD444B"/>
    <w:rsid w:val="00DD4E4C"/>
    <w:rsid w:val="00DD50C9"/>
    <w:rsid w:val="00DD5F70"/>
    <w:rsid w:val="00DD6929"/>
    <w:rsid w:val="00DD701E"/>
    <w:rsid w:val="00DD71E7"/>
    <w:rsid w:val="00DD7234"/>
    <w:rsid w:val="00DD7B69"/>
    <w:rsid w:val="00DD7E30"/>
    <w:rsid w:val="00DE151B"/>
    <w:rsid w:val="00DE1539"/>
    <w:rsid w:val="00DE1994"/>
    <w:rsid w:val="00DE2029"/>
    <w:rsid w:val="00DE2BB1"/>
    <w:rsid w:val="00DE304D"/>
    <w:rsid w:val="00DE361B"/>
    <w:rsid w:val="00DE3873"/>
    <w:rsid w:val="00DE3F62"/>
    <w:rsid w:val="00DE4355"/>
    <w:rsid w:val="00DE52D2"/>
    <w:rsid w:val="00DE5D7F"/>
    <w:rsid w:val="00DE6103"/>
    <w:rsid w:val="00DE6142"/>
    <w:rsid w:val="00DE68CE"/>
    <w:rsid w:val="00DE6B22"/>
    <w:rsid w:val="00DE6CF8"/>
    <w:rsid w:val="00DF017E"/>
    <w:rsid w:val="00DF0730"/>
    <w:rsid w:val="00DF1604"/>
    <w:rsid w:val="00DF179C"/>
    <w:rsid w:val="00DF1BAD"/>
    <w:rsid w:val="00DF2159"/>
    <w:rsid w:val="00DF2308"/>
    <w:rsid w:val="00DF2411"/>
    <w:rsid w:val="00DF27C9"/>
    <w:rsid w:val="00DF36F9"/>
    <w:rsid w:val="00DF389E"/>
    <w:rsid w:val="00DF39A9"/>
    <w:rsid w:val="00DF39E5"/>
    <w:rsid w:val="00DF3AD2"/>
    <w:rsid w:val="00DF43B7"/>
    <w:rsid w:val="00DF4C15"/>
    <w:rsid w:val="00DF5AB3"/>
    <w:rsid w:val="00DF6C5F"/>
    <w:rsid w:val="00DF75D6"/>
    <w:rsid w:val="00E004AD"/>
    <w:rsid w:val="00E011A1"/>
    <w:rsid w:val="00E01E6B"/>
    <w:rsid w:val="00E02140"/>
    <w:rsid w:val="00E025D2"/>
    <w:rsid w:val="00E0272C"/>
    <w:rsid w:val="00E02FFD"/>
    <w:rsid w:val="00E0406E"/>
    <w:rsid w:val="00E041D6"/>
    <w:rsid w:val="00E04736"/>
    <w:rsid w:val="00E04E02"/>
    <w:rsid w:val="00E06AEF"/>
    <w:rsid w:val="00E07957"/>
    <w:rsid w:val="00E1018E"/>
    <w:rsid w:val="00E1019E"/>
    <w:rsid w:val="00E10DDD"/>
    <w:rsid w:val="00E110BD"/>
    <w:rsid w:val="00E1154D"/>
    <w:rsid w:val="00E115CC"/>
    <w:rsid w:val="00E11C09"/>
    <w:rsid w:val="00E11CF1"/>
    <w:rsid w:val="00E124AF"/>
    <w:rsid w:val="00E129E0"/>
    <w:rsid w:val="00E13055"/>
    <w:rsid w:val="00E144FE"/>
    <w:rsid w:val="00E14703"/>
    <w:rsid w:val="00E14C7F"/>
    <w:rsid w:val="00E151DF"/>
    <w:rsid w:val="00E15B51"/>
    <w:rsid w:val="00E17FB9"/>
    <w:rsid w:val="00E20899"/>
    <w:rsid w:val="00E20CD7"/>
    <w:rsid w:val="00E2163B"/>
    <w:rsid w:val="00E221BD"/>
    <w:rsid w:val="00E23739"/>
    <w:rsid w:val="00E23D5C"/>
    <w:rsid w:val="00E23F30"/>
    <w:rsid w:val="00E24399"/>
    <w:rsid w:val="00E2445D"/>
    <w:rsid w:val="00E24F41"/>
    <w:rsid w:val="00E25AFF"/>
    <w:rsid w:val="00E25B4A"/>
    <w:rsid w:val="00E26452"/>
    <w:rsid w:val="00E26C24"/>
    <w:rsid w:val="00E271F2"/>
    <w:rsid w:val="00E27767"/>
    <w:rsid w:val="00E304E1"/>
    <w:rsid w:val="00E30538"/>
    <w:rsid w:val="00E3064D"/>
    <w:rsid w:val="00E30728"/>
    <w:rsid w:val="00E308AE"/>
    <w:rsid w:val="00E318D3"/>
    <w:rsid w:val="00E32952"/>
    <w:rsid w:val="00E34AE0"/>
    <w:rsid w:val="00E359E2"/>
    <w:rsid w:val="00E36202"/>
    <w:rsid w:val="00E37041"/>
    <w:rsid w:val="00E370A6"/>
    <w:rsid w:val="00E3724C"/>
    <w:rsid w:val="00E40017"/>
    <w:rsid w:val="00E40109"/>
    <w:rsid w:val="00E421B2"/>
    <w:rsid w:val="00E42B22"/>
    <w:rsid w:val="00E42F6E"/>
    <w:rsid w:val="00E4387C"/>
    <w:rsid w:val="00E43EA5"/>
    <w:rsid w:val="00E444E1"/>
    <w:rsid w:val="00E447B6"/>
    <w:rsid w:val="00E44E4D"/>
    <w:rsid w:val="00E463B8"/>
    <w:rsid w:val="00E471C7"/>
    <w:rsid w:val="00E4793C"/>
    <w:rsid w:val="00E47DDB"/>
    <w:rsid w:val="00E50312"/>
    <w:rsid w:val="00E50610"/>
    <w:rsid w:val="00E5204A"/>
    <w:rsid w:val="00E5240C"/>
    <w:rsid w:val="00E5276C"/>
    <w:rsid w:val="00E53548"/>
    <w:rsid w:val="00E53678"/>
    <w:rsid w:val="00E53694"/>
    <w:rsid w:val="00E53C7F"/>
    <w:rsid w:val="00E550EB"/>
    <w:rsid w:val="00E553A8"/>
    <w:rsid w:val="00E55F7F"/>
    <w:rsid w:val="00E56212"/>
    <w:rsid w:val="00E56792"/>
    <w:rsid w:val="00E60AB8"/>
    <w:rsid w:val="00E60C13"/>
    <w:rsid w:val="00E6143D"/>
    <w:rsid w:val="00E61C21"/>
    <w:rsid w:val="00E62B71"/>
    <w:rsid w:val="00E62ECC"/>
    <w:rsid w:val="00E64268"/>
    <w:rsid w:val="00E64BDB"/>
    <w:rsid w:val="00E64D86"/>
    <w:rsid w:val="00E657D4"/>
    <w:rsid w:val="00E665D4"/>
    <w:rsid w:val="00E6684F"/>
    <w:rsid w:val="00E66A78"/>
    <w:rsid w:val="00E66F69"/>
    <w:rsid w:val="00E671A4"/>
    <w:rsid w:val="00E701B5"/>
    <w:rsid w:val="00E70620"/>
    <w:rsid w:val="00E715E0"/>
    <w:rsid w:val="00E722D3"/>
    <w:rsid w:val="00E73868"/>
    <w:rsid w:val="00E73B5E"/>
    <w:rsid w:val="00E7428D"/>
    <w:rsid w:val="00E74BC2"/>
    <w:rsid w:val="00E75112"/>
    <w:rsid w:val="00E7610D"/>
    <w:rsid w:val="00E76EB9"/>
    <w:rsid w:val="00E8041E"/>
    <w:rsid w:val="00E826C9"/>
    <w:rsid w:val="00E82975"/>
    <w:rsid w:val="00E84C17"/>
    <w:rsid w:val="00E84CB7"/>
    <w:rsid w:val="00E84E02"/>
    <w:rsid w:val="00E8549E"/>
    <w:rsid w:val="00E855BB"/>
    <w:rsid w:val="00E85696"/>
    <w:rsid w:val="00E85A33"/>
    <w:rsid w:val="00E85DEF"/>
    <w:rsid w:val="00E861F8"/>
    <w:rsid w:val="00E86A98"/>
    <w:rsid w:val="00E912C7"/>
    <w:rsid w:val="00E91A92"/>
    <w:rsid w:val="00E92D6A"/>
    <w:rsid w:val="00E93A24"/>
    <w:rsid w:val="00E94327"/>
    <w:rsid w:val="00E948C0"/>
    <w:rsid w:val="00E94F87"/>
    <w:rsid w:val="00E962F2"/>
    <w:rsid w:val="00E969F0"/>
    <w:rsid w:val="00E9750F"/>
    <w:rsid w:val="00E9780D"/>
    <w:rsid w:val="00EA1727"/>
    <w:rsid w:val="00EA23D1"/>
    <w:rsid w:val="00EA3954"/>
    <w:rsid w:val="00EA48A2"/>
    <w:rsid w:val="00EA54A7"/>
    <w:rsid w:val="00EA55C6"/>
    <w:rsid w:val="00EA5667"/>
    <w:rsid w:val="00EA5DCE"/>
    <w:rsid w:val="00EA66C8"/>
    <w:rsid w:val="00EA6A8F"/>
    <w:rsid w:val="00EB0A57"/>
    <w:rsid w:val="00EB0CA7"/>
    <w:rsid w:val="00EB1272"/>
    <w:rsid w:val="00EB1DC0"/>
    <w:rsid w:val="00EB23C3"/>
    <w:rsid w:val="00EB2C10"/>
    <w:rsid w:val="00EB2CFE"/>
    <w:rsid w:val="00EB341F"/>
    <w:rsid w:val="00EB3D5E"/>
    <w:rsid w:val="00EB40B5"/>
    <w:rsid w:val="00EB4196"/>
    <w:rsid w:val="00EB4D74"/>
    <w:rsid w:val="00EB5EB0"/>
    <w:rsid w:val="00EB6BBC"/>
    <w:rsid w:val="00EB6E33"/>
    <w:rsid w:val="00EB7197"/>
    <w:rsid w:val="00EB7F8D"/>
    <w:rsid w:val="00EC0670"/>
    <w:rsid w:val="00EC0A3B"/>
    <w:rsid w:val="00EC13B1"/>
    <w:rsid w:val="00EC3595"/>
    <w:rsid w:val="00EC3834"/>
    <w:rsid w:val="00EC3E56"/>
    <w:rsid w:val="00EC5A07"/>
    <w:rsid w:val="00EC5EEB"/>
    <w:rsid w:val="00EC656A"/>
    <w:rsid w:val="00EC6D29"/>
    <w:rsid w:val="00ED092B"/>
    <w:rsid w:val="00ED1146"/>
    <w:rsid w:val="00ED1615"/>
    <w:rsid w:val="00ED19CC"/>
    <w:rsid w:val="00ED2770"/>
    <w:rsid w:val="00ED292D"/>
    <w:rsid w:val="00ED2B92"/>
    <w:rsid w:val="00ED30DB"/>
    <w:rsid w:val="00ED30EB"/>
    <w:rsid w:val="00ED33B6"/>
    <w:rsid w:val="00ED44DD"/>
    <w:rsid w:val="00ED4723"/>
    <w:rsid w:val="00ED508B"/>
    <w:rsid w:val="00ED52A4"/>
    <w:rsid w:val="00ED5628"/>
    <w:rsid w:val="00ED569C"/>
    <w:rsid w:val="00ED5B81"/>
    <w:rsid w:val="00ED5D3C"/>
    <w:rsid w:val="00ED638F"/>
    <w:rsid w:val="00ED7C81"/>
    <w:rsid w:val="00EE0926"/>
    <w:rsid w:val="00EE1C61"/>
    <w:rsid w:val="00EE1FFF"/>
    <w:rsid w:val="00EE25DD"/>
    <w:rsid w:val="00EE2769"/>
    <w:rsid w:val="00EE3955"/>
    <w:rsid w:val="00EE3D6D"/>
    <w:rsid w:val="00EE41A1"/>
    <w:rsid w:val="00EE483B"/>
    <w:rsid w:val="00EE567D"/>
    <w:rsid w:val="00EE5D3C"/>
    <w:rsid w:val="00EE6B98"/>
    <w:rsid w:val="00EE7AD7"/>
    <w:rsid w:val="00EE7F3F"/>
    <w:rsid w:val="00EF077D"/>
    <w:rsid w:val="00EF2B89"/>
    <w:rsid w:val="00EF403C"/>
    <w:rsid w:val="00EF4F1C"/>
    <w:rsid w:val="00EF53E5"/>
    <w:rsid w:val="00EF557A"/>
    <w:rsid w:val="00EF5751"/>
    <w:rsid w:val="00EF5B3B"/>
    <w:rsid w:val="00EF6A9A"/>
    <w:rsid w:val="00EF6C72"/>
    <w:rsid w:val="00EF70B4"/>
    <w:rsid w:val="00EF7596"/>
    <w:rsid w:val="00EF7927"/>
    <w:rsid w:val="00EF792E"/>
    <w:rsid w:val="00F00DD5"/>
    <w:rsid w:val="00F013AC"/>
    <w:rsid w:val="00F017A5"/>
    <w:rsid w:val="00F02D56"/>
    <w:rsid w:val="00F02F52"/>
    <w:rsid w:val="00F03A33"/>
    <w:rsid w:val="00F0413B"/>
    <w:rsid w:val="00F047DC"/>
    <w:rsid w:val="00F04C27"/>
    <w:rsid w:val="00F04C73"/>
    <w:rsid w:val="00F0594D"/>
    <w:rsid w:val="00F06076"/>
    <w:rsid w:val="00F06D6A"/>
    <w:rsid w:val="00F0771B"/>
    <w:rsid w:val="00F07B2B"/>
    <w:rsid w:val="00F07E52"/>
    <w:rsid w:val="00F104A5"/>
    <w:rsid w:val="00F10B8D"/>
    <w:rsid w:val="00F11331"/>
    <w:rsid w:val="00F11722"/>
    <w:rsid w:val="00F11FD1"/>
    <w:rsid w:val="00F12F93"/>
    <w:rsid w:val="00F142C5"/>
    <w:rsid w:val="00F149CF"/>
    <w:rsid w:val="00F150F3"/>
    <w:rsid w:val="00F15105"/>
    <w:rsid w:val="00F15469"/>
    <w:rsid w:val="00F15C51"/>
    <w:rsid w:val="00F16338"/>
    <w:rsid w:val="00F177F0"/>
    <w:rsid w:val="00F2076F"/>
    <w:rsid w:val="00F20EC1"/>
    <w:rsid w:val="00F21170"/>
    <w:rsid w:val="00F2293F"/>
    <w:rsid w:val="00F22DC7"/>
    <w:rsid w:val="00F23259"/>
    <w:rsid w:val="00F23288"/>
    <w:rsid w:val="00F23E61"/>
    <w:rsid w:val="00F24138"/>
    <w:rsid w:val="00F24666"/>
    <w:rsid w:val="00F24E56"/>
    <w:rsid w:val="00F25071"/>
    <w:rsid w:val="00F25D30"/>
    <w:rsid w:val="00F26420"/>
    <w:rsid w:val="00F27694"/>
    <w:rsid w:val="00F27831"/>
    <w:rsid w:val="00F3038D"/>
    <w:rsid w:val="00F308B6"/>
    <w:rsid w:val="00F30A02"/>
    <w:rsid w:val="00F31E48"/>
    <w:rsid w:val="00F326A7"/>
    <w:rsid w:val="00F33294"/>
    <w:rsid w:val="00F33C77"/>
    <w:rsid w:val="00F346F7"/>
    <w:rsid w:val="00F35087"/>
    <w:rsid w:val="00F35ADF"/>
    <w:rsid w:val="00F35B90"/>
    <w:rsid w:val="00F35C0B"/>
    <w:rsid w:val="00F37115"/>
    <w:rsid w:val="00F3718B"/>
    <w:rsid w:val="00F376EE"/>
    <w:rsid w:val="00F37CB0"/>
    <w:rsid w:val="00F405D7"/>
    <w:rsid w:val="00F406A3"/>
    <w:rsid w:val="00F40977"/>
    <w:rsid w:val="00F40DDC"/>
    <w:rsid w:val="00F413F5"/>
    <w:rsid w:val="00F433B8"/>
    <w:rsid w:val="00F43D19"/>
    <w:rsid w:val="00F43EB2"/>
    <w:rsid w:val="00F443A5"/>
    <w:rsid w:val="00F44DE5"/>
    <w:rsid w:val="00F455BF"/>
    <w:rsid w:val="00F460BB"/>
    <w:rsid w:val="00F46633"/>
    <w:rsid w:val="00F46EA2"/>
    <w:rsid w:val="00F503E3"/>
    <w:rsid w:val="00F50D5F"/>
    <w:rsid w:val="00F50E04"/>
    <w:rsid w:val="00F50ED0"/>
    <w:rsid w:val="00F51B38"/>
    <w:rsid w:val="00F51E2C"/>
    <w:rsid w:val="00F52455"/>
    <w:rsid w:val="00F52513"/>
    <w:rsid w:val="00F527D0"/>
    <w:rsid w:val="00F53620"/>
    <w:rsid w:val="00F5454A"/>
    <w:rsid w:val="00F558C5"/>
    <w:rsid w:val="00F55BC8"/>
    <w:rsid w:val="00F55C81"/>
    <w:rsid w:val="00F561C1"/>
    <w:rsid w:val="00F56AAC"/>
    <w:rsid w:val="00F56CDF"/>
    <w:rsid w:val="00F5709C"/>
    <w:rsid w:val="00F57474"/>
    <w:rsid w:val="00F57907"/>
    <w:rsid w:val="00F60E3F"/>
    <w:rsid w:val="00F610C0"/>
    <w:rsid w:val="00F62311"/>
    <w:rsid w:val="00F634CE"/>
    <w:rsid w:val="00F637D7"/>
    <w:rsid w:val="00F64358"/>
    <w:rsid w:val="00F644D1"/>
    <w:rsid w:val="00F6630E"/>
    <w:rsid w:val="00F66695"/>
    <w:rsid w:val="00F66CFE"/>
    <w:rsid w:val="00F671EC"/>
    <w:rsid w:val="00F6722C"/>
    <w:rsid w:val="00F70D4A"/>
    <w:rsid w:val="00F7112E"/>
    <w:rsid w:val="00F71903"/>
    <w:rsid w:val="00F71FF3"/>
    <w:rsid w:val="00F72889"/>
    <w:rsid w:val="00F73371"/>
    <w:rsid w:val="00F745BD"/>
    <w:rsid w:val="00F748E2"/>
    <w:rsid w:val="00F74BE6"/>
    <w:rsid w:val="00F76005"/>
    <w:rsid w:val="00F76168"/>
    <w:rsid w:val="00F763AE"/>
    <w:rsid w:val="00F76989"/>
    <w:rsid w:val="00F76A2D"/>
    <w:rsid w:val="00F773F9"/>
    <w:rsid w:val="00F77824"/>
    <w:rsid w:val="00F77DD5"/>
    <w:rsid w:val="00F82138"/>
    <w:rsid w:val="00F82F08"/>
    <w:rsid w:val="00F8305A"/>
    <w:rsid w:val="00F830E9"/>
    <w:rsid w:val="00F8376A"/>
    <w:rsid w:val="00F83979"/>
    <w:rsid w:val="00F8425B"/>
    <w:rsid w:val="00F84672"/>
    <w:rsid w:val="00F86BEA"/>
    <w:rsid w:val="00F86DDF"/>
    <w:rsid w:val="00F8783E"/>
    <w:rsid w:val="00F879B1"/>
    <w:rsid w:val="00F90489"/>
    <w:rsid w:val="00F91D68"/>
    <w:rsid w:val="00F92625"/>
    <w:rsid w:val="00F945B4"/>
    <w:rsid w:val="00F94C97"/>
    <w:rsid w:val="00F94DF0"/>
    <w:rsid w:val="00F94EDC"/>
    <w:rsid w:val="00F951E9"/>
    <w:rsid w:val="00F95894"/>
    <w:rsid w:val="00F95E32"/>
    <w:rsid w:val="00F96F3F"/>
    <w:rsid w:val="00F97C61"/>
    <w:rsid w:val="00FA0920"/>
    <w:rsid w:val="00FA11CD"/>
    <w:rsid w:val="00FA16C2"/>
    <w:rsid w:val="00FA232B"/>
    <w:rsid w:val="00FA3013"/>
    <w:rsid w:val="00FA31DD"/>
    <w:rsid w:val="00FA418B"/>
    <w:rsid w:val="00FA53F1"/>
    <w:rsid w:val="00FA5D24"/>
    <w:rsid w:val="00FA5F98"/>
    <w:rsid w:val="00FB091F"/>
    <w:rsid w:val="00FB0BC5"/>
    <w:rsid w:val="00FB1714"/>
    <w:rsid w:val="00FB22C7"/>
    <w:rsid w:val="00FB27A0"/>
    <w:rsid w:val="00FB301B"/>
    <w:rsid w:val="00FB464F"/>
    <w:rsid w:val="00FB4E70"/>
    <w:rsid w:val="00FB4E98"/>
    <w:rsid w:val="00FB4ECC"/>
    <w:rsid w:val="00FB6218"/>
    <w:rsid w:val="00FB691E"/>
    <w:rsid w:val="00FB694D"/>
    <w:rsid w:val="00FB6B1F"/>
    <w:rsid w:val="00FB6F82"/>
    <w:rsid w:val="00FC01DD"/>
    <w:rsid w:val="00FC0389"/>
    <w:rsid w:val="00FC09A8"/>
    <w:rsid w:val="00FC2D21"/>
    <w:rsid w:val="00FC327B"/>
    <w:rsid w:val="00FC3918"/>
    <w:rsid w:val="00FC404D"/>
    <w:rsid w:val="00FC4D7A"/>
    <w:rsid w:val="00FC4FE8"/>
    <w:rsid w:val="00FC5084"/>
    <w:rsid w:val="00FC56B2"/>
    <w:rsid w:val="00FC6D96"/>
    <w:rsid w:val="00FC78AF"/>
    <w:rsid w:val="00FC7B97"/>
    <w:rsid w:val="00FD00F9"/>
    <w:rsid w:val="00FD0416"/>
    <w:rsid w:val="00FD0935"/>
    <w:rsid w:val="00FD0E8E"/>
    <w:rsid w:val="00FD1940"/>
    <w:rsid w:val="00FD203D"/>
    <w:rsid w:val="00FD262F"/>
    <w:rsid w:val="00FD2BEF"/>
    <w:rsid w:val="00FD3281"/>
    <w:rsid w:val="00FD345D"/>
    <w:rsid w:val="00FD409C"/>
    <w:rsid w:val="00FD4D5B"/>
    <w:rsid w:val="00FD658A"/>
    <w:rsid w:val="00FD7E2C"/>
    <w:rsid w:val="00FE0180"/>
    <w:rsid w:val="00FE0689"/>
    <w:rsid w:val="00FE09BC"/>
    <w:rsid w:val="00FE13A3"/>
    <w:rsid w:val="00FE3FC6"/>
    <w:rsid w:val="00FE4514"/>
    <w:rsid w:val="00FE54D8"/>
    <w:rsid w:val="00FE5F2E"/>
    <w:rsid w:val="00FE63D3"/>
    <w:rsid w:val="00FE68D2"/>
    <w:rsid w:val="00FE6AC1"/>
    <w:rsid w:val="00FE76BC"/>
    <w:rsid w:val="00FF0038"/>
    <w:rsid w:val="00FF027F"/>
    <w:rsid w:val="00FF05F1"/>
    <w:rsid w:val="00FF189E"/>
    <w:rsid w:val="00FF1AAA"/>
    <w:rsid w:val="00FF50E6"/>
    <w:rsid w:val="00FF5A6D"/>
    <w:rsid w:val="00FF6084"/>
    <w:rsid w:val="00FF6850"/>
    <w:rsid w:val="00FF784F"/>
    <w:rsid w:val="00FF7E2B"/>
    <w:rsid w:val="01082230"/>
    <w:rsid w:val="010B6DFC"/>
    <w:rsid w:val="01162CCF"/>
    <w:rsid w:val="01261DC3"/>
    <w:rsid w:val="01283E92"/>
    <w:rsid w:val="012C0B7E"/>
    <w:rsid w:val="013023B3"/>
    <w:rsid w:val="01316B64"/>
    <w:rsid w:val="014364AA"/>
    <w:rsid w:val="0155626B"/>
    <w:rsid w:val="0156638B"/>
    <w:rsid w:val="015A25CC"/>
    <w:rsid w:val="015E04EC"/>
    <w:rsid w:val="016169E1"/>
    <w:rsid w:val="016230D3"/>
    <w:rsid w:val="0163100D"/>
    <w:rsid w:val="01654F97"/>
    <w:rsid w:val="016A5DE8"/>
    <w:rsid w:val="016C6D71"/>
    <w:rsid w:val="017003B3"/>
    <w:rsid w:val="01832578"/>
    <w:rsid w:val="01870A3C"/>
    <w:rsid w:val="018F1E65"/>
    <w:rsid w:val="018F43CD"/>
    <w:rsid w:val="01987407"/>
    <w:rsid w:val="01A426FE"/>
    <w:rsid w:val="01A80FC1"/>
    <w:rsid w:val="01A83853"/>
    <w:rsid w:val="01A9766A"/>
    <w:rsid w:val="01AA086A"/>
    <w:rsid w:val="01AB3837"/>
    <w:rsid w:val="01B177F9"/>
    <w:rsid w:val="01B41EBF"/>
    <w:rsid w:val="01B80A38"/>
    <w:rsid w:val="01BE74D3"/>
    <w:rsid w:val="01BE7D39"/>
    <w:rsid w:val="01C02502"/>
    <w:rsid w:val="01C3796E"/>
    <w:rsid w:val="01C9525B"/>
    <w:rsid w:val="01CC0E8A"/>
    <w:rsid w:val="01D32A77"/>
    <w:rsid w:val="01D9562E"/>
    <w:rsid w:val="01DE0F64"/>
    <w:rsid w:val="01E760F4"/>
    <w:rsid w:val="01EA38CB"/>
    <w:rsid w:val="01EC3989"/>
    <w:rsid w:val="01F40F61"/>
    <w:rsid w:val="01F817B4"/>
    <w:rsid w:val="01F91F99"/>
    <w:rsid w:val="01FC668C"/>
    <w:rsid w:val="01FD332A"/>
    <w:rsid w:val="0200574F"/>
    <w:rsid w:val="02006A85"/>
    <w:rsid w:val="02041B3B"/>
    <w:rsid w:val="020D3D29"/>
    <w:rsid w:val="02157F0B"/>
    <w:rsid w:val="02186EC7"/>
    <w:rsid w:val="021C1EC3"/>
    <w:rsid w:val="021D43C0"/>
    <w:rsid w:val="021D4FA2"/>
    <w:rsid w:val="02230B82"/>
    <w:rsid w:val="02276789"/>
    <w:rsid w:val="022A74BF"/>
    <w:rsid w:val="022B0B0F"/>
    <w:rsid w:val="022C7A0E"/>
    <w:rsid w:val="02342C22"/>
    <w:rsid w:val="02351D35"/>
    <w:rsid w:val="023F7FAC"/>
    <w:rsid w:val="024018E3"/>
    <w:rsid w:val="02473FB9"/>
    <w:rsid w:val="02500949"/>
    <w:rsid w:val="02501F34"/>
    <w:rsid w:val="02507875"/>
    <w:rsid w:val="0254786C"/>
    <w:rsid w:val="025547A8"/>
    <w:rsid w:val="025B1BDD"/>
    <w:rsid w:val="025B4E93"/>
    <w:rsid w:val="026103D4"/>
    <w:rsid w:val="026B46B7"/>
    <w:rsid w:val="02745DA7"/>
    <w:rsid w:val="027843C5"/>
    <w:rsid w:val="02790DF9"/>
    <w:rsid w:val="027915DA"/>
    <w:rsid w:val="027F5021"/>
    <w:rsid w:val="02853A0E"/>
    <w:rsid w:val="028A1DD8"/>
    <w:rsid w:val="028A2479"/>
    <w:rsid w:val="028D1368"/>
    <w:rsid w:val="028E0EF9"/>
    <w:rsid w:val="028F32AF"/>
    <w:rsid w:val="029054CE"/>
    <w:rsid w:val="02B47106"/>
    <w:rsid w:val="02B60A01"/>
    <w:rsid w:val="02B914A5"/>
    <w:rsid w:val="02BD4A27"/>
    <w:rsid w:val="02BF3DEB"/>
    <w:rsid w:val="02BF4798"/>
    <w:rsid w:val="02C1047B"/>
    <w:rsid w:val="02C36E83"/>
    <w:rsid w:val="02C55ED9"/>
    <w:rsid w:val="02CB619B"/>
    <w:rsid w:val="02CF72B2"/>
    <w:rsid w:val="02DC4542"/>
    <w:rsid w:val="02E012C6"/>
    <w:rsid w:val="02E679C2"/>
    <w:rsid w:val="02EB326B"/>
    <w:rsid w:val="02F33124"/>
    <w:rsid w:val="02F75819"/>
    <w:rsid w:val="02FB606E"/>
    <w:rsid w:val="02FE1BC7"/>
    <w:rsid w:val="03037322"/>
    <w:rsid w:val="03056A3A"/>
    <w:rsid w:val="031121C5"/>
    <w:rsid w:val="031C53FA"/>
    <w:rsid w:val="032357AB"/>
    <w:rsid w:val="03244CFB"/>
    <w:rsid w:val="032B06D7"/>
    <w:rsid w:val="03383B03"/>
    <w:rsid w:val="03384C47"/>
    <w:rsid w:val="033A62A0"/>
    <w:rsid w:val="033B2E47"/>
    <w:rsid w:val="033F1724"/>
    <w:rsid w:val="03401C1E"/>
    <w:rsid w:val="03474188"/>
    <w:rsid w:val="03485718"/>
    <w:rsid w:val="035C07AD"/>
    <w:rsid w:val="0362221E"/>
    <w:rsid w:val="03651583"/>
    <w:rsid w:val="036B4A6A"/>
    <w:rsid w:val="036B6DA8"/>
    <w:rsid w:val="037108D8"/>
    <w:rsid w:val="03774FC0"/>
    <w:rsid w:val="0379374B"/>
    <w:rsid w:val="037D717A"/>
    <w:rsid w:val="037E604D"/>
    <w:rsid w:val="038769F1"/>
    <w:rsid w:val="03880A16"/>
    <w:rsid w:val="03972EA3"/>
    <w:rsid w:val="039B5BF3"/>
    <w:rsid w:val="03A54BFC"/>
    <w:rsid w:val="03A8496C"/>
    <w:rsid w:val="03AE1DB8"/>
    <w:rsid w:val="03B05E6F"/>
    <w:rsid w:val="03B236D1"/>
    <w:rsid w:val="03B408EA"/>
    <w:rsid w:val="03B74D07"/>
    <w:rsid w:val="03B963D2"/>
    <w:rsid w:val="03CC2C11"/>
    <w:rsid w:val="03CD1218"/>
    <w:rsid w:val="03CE2639"/>
    <w:rsid w:val="03D44A1B"/>
    <w:rsid w:val="03D539B1"/>
    <w:rsid w:val="03DA7E46"/>
    <w:rsid w:val="03DF7C27"/>
    <w:rsid w:val="03E16A28"/>
    <w:rsid w:val="03E4550E"/>
    <w:rsid w:val="03E7310A"/>
    <w:rsid w:val="03EC15A4"/>
    <w:rsid w:val="03EF0DAB"/>
    <w:rsid w:val="03FF6E75"/>
    <w:rsid w:val="04011E7A"/>
    <w:rsid w:val="040447CB"/>
    <w:rsid w:val="040571AB"/>
    <w:rsid w:val="04080A1D"/>
    <w:rsid w:val="040A62D6"/>
    <w:rsid w:val="04103102"/>
    <w:rsid w:val="041878DD"/>
    <w:rsid w:val="042B53BB"/>
    <w:rsid w:val="042E22BF"/>
    <w:rsid w:val="042F5E5C"/>
    <w:rsid w:val="043064A0"/>
    <w:rsid w:val="043107B6"/>
    <w:rsid w:val="043E4EAF"/>
    <w:rsid w:val="043E7B61"/>
    <w:rsid w:val="043F6C54"/>
    <w:rsid w:val="04402959"/>
    <w:rsid w:val="044621DF"/>
    <w:rsid w:val="04462425"/>
    <w:rsid w:val="044F167E"/>
    <w:rsid w:val="04501444"/>
    <w:rsid w:val="045104E2"/>
    <w:rsid w:val="0453184B"/>
    <w:rsid w:val="045C0BB9"/>
    <w:rsid w:val="045E340B"/>
    <w:rsid w:val="046B1AC3"/>
    <w:rsid w:val="046B24D0"/>
    <w:rsid w:val="04712237"/>
    <w:rsid w:val="04774C9E"/>
    <w:rsid w:val="04791C75"/>
    <w:rsid w:val="04795A47"/>
    <w:rsid w:val="04796DEE"/>
    <w:rsid w:val="04882CFE"/>
    <w:rsid w:val="04887307"/>
    <w:rsid w:val="048B06C6"/>
    <w:rsid w:val="048E3BD3"/>
    <w:rsid w:val="04965A48"/>
    <w:rsid w:val="049968A5"/>
    <w:rsid w:val="049A5BF3"/>
    <w:rsid w:val="049C73C1"/>
    <w:rsid w:val="049D4993"/>
    <w:rsid w:val="049E2B17"/>
    <w:rsid w:val="04A25316"/>
    <w:rsid w:val="04A25834"/>
    <w:rsid w:val="04A41591"/>
    <w:rsid w:val="04A63C43"/>
    <w:rsid w:val="04B30CF6"/>
    <w:rsid w:val="04B93CE6"/>
    <w:rsid w:val="04BA52FF"/>
    <w:rsid w:val="04CB7257"/>
    <w:rsid w:val="04CE1C3F"/>
    <w:rsid w:val="04D031E4"/>
    <w:rsid w:val="04E15345"/>
    <w:rsid w:val="04E94050"/>
    <w:rsid w:val="04EA7A50"/>
    <w:rsid w:val="04EB095A"/>
    <w:rsid w:val="04EF5887"/>
    <w:rsid w:val="05042571"/>
    <w:rsid w:val="050D5123"/>
    <w:rsid w:val="051C2AE0"/>
    <w:rsid w:val="05252539"/>
    <w:rsid w:val="052E7F59"/>
    <w:rsid w:val="05370A2E"/>
    <w:rsid w:val="05382E1B"/>
    <w:rsid w:val="05383F4E"/>
    <w:rsid w:val="053916D9"/>
    <w:rsid w:val="05417E8F"/>
    <w:rsid w:val="054366FC"/>
    <w:rsid w:val="054C7D73"/>
    <w:rsid w:val="054D4CB2"/>
    <w:rsid w:val="0557129C"/>
    <w:rsid w:val="055E540F"/>
    <w:rsid w:val="055F29F6"/>
    <w:rsid w:val="05674A23"/>
    <w:rsid w:val="056A689D"/>
    <w:rsid w:val="056D4F23"/>
    <w:rsid w:val="05837D3E"/>
    <w:rsid w:val="05881A37"/>
    <w:rsid w:val="058F32E8"/>
    <w:rsid w:val="0596150D"/>
    <w:rsid w:val="059E2A62"/>
    <w:rsid w:val="05A9572A"/>
    <w:rsid w:val="05A97BA7"/>
    <w:rsid w:val="05AD01F5"/>
    <w:rsid w:val="05AF5E0B"/>
    <w:rsid w:val="05B0219D"/>
    <w:rsid w:val="05B2319C"/>
    <w:rsid w:val="05B94CEC"/>
    <w:rsid w:val="05C07DA1"/>
    <w:rsid w:val="05C30AAE"/>
    <w:rsid w:val="05C84161"/>
    <w:rsid w:val="05CB7CFC"/>
    <w:rsid w:val="05D96604"/>
    <w:rsid w:val="05DC1219"/>
    <w:rsid w:val="05E94E49"/>
    <w:rsid w:val="05ED452F"/>
    <w:rsid w:val="05EE610F"/>
    <w:rsid w:val="05EF19EF"/>
    <w:rsid w:val="05F3111C"/>
    <w:rsid w:val="05F564F3"/>
    <w:rsid w:val="060276BF"/>
    <w:rsid w:val="060D602F"/>
    <w:rsid w:val="060E337B"/>
    <w:rsid w:val="060E7D4D"/>
    <w:rsid w:val="06181D28"/>
    <w:rsid w:val="061C5F79"/>
    <w:rsid w:val="061D3C49"/>
    <w:rsid w:val="06243A65"/>
    <w:rsid w:val="062A2816"/>
    <w:rsid w:val="062B6A5F"/>
    <w:rsid w:val="06353382"/>
    <w:rsid w:val="06394369"/>
    <w:rsid w:val="063C78BD"/>
    <w:rsid w:val="064B3475"/>
    <w:rsid w:val="064F2E58"/>
    <w:rsid w:val="065415E2"/>
    <w:rsid w:val="06545DF5"/>
    <w:rsid w:val="066A19DF"/>
    <w:rsid w:val="066E15F9"/>
    <w:rsid w:val="066F03F2"/>
    <w:rsid w:val="066F23FD"/>
    <w:rsid w:val="066F754C"/>
    <w:rsid w:val="06740B85"/>
    <w:rsid w:val="06744752"/>
    <w:rsid w:val="0674693A"/>
    <w:rsid w:val="067C749A"/>
    <w:rsid w:val="06830ED9"/>
    <w:rsid w:val="068475B6"/>
    <w:rsid w:val="068905BA"/>
    <w:rsid w:val="068A6954"/>
    <w:rsid w:val="068D7F36"/>
    <w:rsid w:val="068E3768"/>
    <w:rsid w:val="06975DA1"/>
    <w:rsid w:val="06981019"/>
    <w:rsid w:val="06A1490A"/>
    <w:rsid w:val="06A26A1C"/>
    <w:rsid w:val="06AE1823"/>
    <w:rsid w:val="06B064F8"/>
    <w:rsid w:val="06B56752"/>
    <w:rsid w:val="06BC4ED4"/>
    <w:rsid w:val="06C07552"/>
    <w:rsid w:val="06C27460"/>
    <w:rsid w:val="06C8559E"/>
    <w:rsid w:val="06CF6003"/>
    <w:rsid w:val="06D328CF"/>
    <w:rsid w:val="06E74AFB"/>
    <w:rsid w:val="06EE31FF"/>
    <w:rsid w:val="06F016C4"/>
    <w:rsid w:val="07002718"/>
    <w:rsid w:val="0704261C"/>
    <w:rsid w:val="070448A4"/>
    <w:rsid w:val="070800E0"/>
    <w:rsid w:val="070C15EA"/>
    <w:rsid w:val="070F5D77"/>
    <w:rsid w:val="07103A03"/>
    <w:rsid w:val="071648F1"/>
    <w:rsid w:val="07195C80"/>
    <w:rsid w:val="071A1C4B"/>
    <w:rsid w:val="071D3890"/>
    <w:rsid w:val="071E5947"/>
    <w:rsid w:val="07202A96"/>
    <w:rsid w:val="07223F15"/>
    <w:rsid w:val="07254017"/>
    <w:rsid w:val="072C3FE7"/>
    <w:rsid w:val="072D6B61"/>
    <w:rsid w:val="0733142E"/>
    <w:rsid w:val="07414F14"/>
    <w:rsid w:val="074B2751"/>
    <w:rsid w:val="07520DAD"/>
    <w:rsid w:val="0752109F"/>
    <w:rsid w:val="07554AC1"/>
    <w:rsid w:val="075A028C"/>
    <w:rsid w:val="075A79D5"/>
    <w:rsid w:val="07607704"/>
    <w:rsid w:val="07615D36"/>
    <w:rsid w:val="07636691"/>
    <w:rsid w:val="07664AD2"/>
    <w:rsid w:val="07670C3F"/>
    <w:rsid w:val="076D593A"/>
    <w:rsid w:val="076F4472"/>
    <w:rsid w:val="077073C7"/>
    <w:rsid w:val="07946748"/>
    <w:rsid w:val="07951D34"/>
    <w:rsid w:val="07987E10"/>
    <w:rsid w:val="079B210D"/>
    <w:rsid w:val="079F68D0"/>
    <w:rsid w:val="07A67C68"/>
    <w:rsid w:val="07B121D1"/>
    <w:rsid w:val="07B80EE8"/>
    <w:rsid w:val="07CD4AD3"/>
    <w:rsid w:val="07CF06F8"/>
    <w:rsid w:val="07D0418F"/>
    <w:rsid w:val="07D23995"/>
    <w:rsid w:val="07D93842"/>
    <w:rsid w:val="07DC1A6F"/>
    <w:rsid w:val="07DD6CF3"/>
    <w:rsid w:val="07E13DDB"/>
    <w:rsid w:val="07EA5B66"/>
    <w:rsid w:val="07ED25D5"/>
    <w:rsid w:val="07F57448"/>
    <w:rsid w:val="07F7788B"/>
    <w:rsid w:val="0800064B"/>
    <w:rsid w:val="0813440C"/>
    <w:rsid w:val="08173EDD"/>
    <w:rsid w:val="0818114E"/>
    <w:rsid w:val="081942CF"/>
    <w:rsid w:val="081B5B19"/>
    <w:rsid w:val="081D6ED3"/>
    <w:rsid w:val="082D27CD"/>
    <w:rsid w:val="082E348F"/>
    <w:rsid w:val="0831020B"/>
    <w:rsid w:val="083318BB"/>
    <w:rsid w:val="08382001"/>
    <w:rsid w:val="083A5507"/>
    <w:rsid w:val="083B3EF2"/>
    <w:rsid w:val="084325F4"/>
    <w:rsid w:val="08477280"/>
    <w:rsid w:val="084F5CF7"/>
    <w:rsid w:val="0851710F"/>
    <w:rsid w:val="08535495"/>
    <w:rsid w:val="0855464D"/>
    <w:rsid w:val="085978DF"/>
    <w:rsid w:val="085C7CC0"/>
    <w:rsid w:val="086F6E46"/>
    <w:rsid w:val="08741C7E"/>
    <w:rsid w:val="08746CF9"/>
    <w:rsid w:val="087F08A9"/>
    <w:rsid w:val="088F4021"/>
    <w:rsid w:val="08962EB3"/>
    <w:rsid w:val="08996929"/>
    <w:rsid w:val="08A315D5"/>
    <w:rsid w:val="08A76971"/>
    <w:rsid w:val="08A80E7D"/>
    <w:rsid w:val="08AF5159"/>
    <w:rsid w:val="08BB5F22"/>
    <w:rsid w:val="08BC67BA"/>
    <w:rsid w:val="08CD06FC"/>
    <w:rsid w:val="08D1385F"/>
    <w:rsid w:val="08DA6770"/>
    <w:rsid w:val="08EC4124"/>
    <w:rsid w:val="08F148D3"/>
    <w:rsid w:val="08F420BD"/>
    <w:rsid w:val="08F44834"/>
    <w:rsid w:val="08F521B6"/>
    <w:rsid w:val="08F6051D"/>
    <w:rsid w:val="08F93230"/>
    <w:rsid w:val="090013B6"/>
    <w:rsid w:val="09002111"/>
    <w:rsid w:val="090600AE"/>
    <w:rsid w:val="090B5E13"/>
    <w:rsid w:val="09107A27"/>
    <w:rsid w:val="09187585"/>
    <w:rsid w:val="091A47B6"/>
    <w:rsid w:val="0920434D"/>
    <w:rsid w:val="0925363C"/>
    <w:rsid w:val="09253FCF"/>
    <w:rsid w:val="092654AB"/>
    <w:rsid w:val="09290639"/>
    <w:rsid w:val="092C5A71"/>
    <w:rsid w:val="09351F34"/>
    <w:rsid w:val="09450C63"/>
    <w:rsid w:val="09451B3C"/>
    <w:rsid w:val="09555E67"/>
    <w:rsid w:val="09572A75"/>
    <w:rsid w:val="095C7220"/>
    <w:rsid w:val="095C7989"/>
    <w:rsid w:val="09694396"/>
    <w:rsid w:val="09710F9B"/>
    <w:rsid w:val="097713E4"/>
    <w:rsid w:val="09836E08"/>
    <w:rsid w:val="0986792D"/>
    <w:rsid w:val="098A0149"/>
    <w:rsid w:val="09932A93"/>
    <w:rsid w:val="09945523"/>
    <w:rsid w:val="099C4ECA"/>
    <w:rsid w:val="099D28DF"/>
    <w:rsid w:val="09AA6B0E"/>
    <w:rsid w:val="09AF2131"/>
    <w:rsid w:val="09B55CD7"/>
    <w:rsid w:val="09B91C58"/>
    <w:rsid w:val="09BB79B0"/>
    <w:rsid w:val="09BD02D0"/>
    <w:rsid w:val="09C55753"/>
    <w:rsid w:val="09D06726"/>
    <w:rsid w:val="09D81C51"/>
    <w:rsid w:val="09D82B22"/>
    <w:rsid w:val="09E27400"/>
    <w:rsid w:val="09E70D23"/>
    <w:rsid w:val="09EB3AEB"/>
    <w:rsid w:val="09EE373D"/>
    <w:rsid w:val="09F13F95"/>
    <w:rsid w:val="09F227CD"/>
    <w:rsid w:val="09F42651"/>
    <w:rsid w:val="09F8676F"/>
    <w:rsid w:val="0A04546B"/>
    <w:rsid w:val="0A083970"/>
    <w:rsid w:val="0A093712"/>
    <w:rsid w:val="0A0A28CB"/>
    <w:rsid w:val="0A100C3D"/>
    <w:rsid w:val="0A1766A9"/>
    <w:rsid w:val="0A273DFB"/>
    <w:rsid w:val="0A283C57"/>
    <w:rsid w:val="0A336B04"/>
    <w:rsid w:val="0A34511E"/>
    <w:rsid w:val="0A393AC8"/>
    <w:rsid w:val="0A4647C8"/>
    <w:rsid w:val="0A4B1D87"/>
    <w:rsid w:val="0A4C0D22"/>
    <w:rsid w:val="0A585225"/>
    <w:rsid w:val="0A5C5B09"/>
    <w:rsid w:val="0A613017"/>
    <w:rsid w:val="0A66246A"/>
    <w:rsid w:val="0A7521BC"/>
    <w:rsid w:val="0A807B22"/>
    <w:rsid w:val="0A85363A"/>
    <w:rsid w:val="0A884B40"/>
    <w:rsid w:val="0A903100"/>
    <w:rsid w:val="0A98184D"/>
    <w:rsid w:val="0A98344C"/>
    <w:rsid w:val="0A9B0CE8"/>
    <w:rsid w:val="0A9D1E24"/>
    <w:rsid w:val="0A9E52F1"/>
    <w:rsid w:val="0AA04BFE"/>
    <w:rsid w:val="0AA45FE7"/>
    <w:rsid w:val="0AB038A5"/>
    <w:rsid w:val="0AB36F45"/>
    <w:rsid w:val="0AB74CD6"/>
    <w:rsid w:val="0ABC34A8"/>
    <w:rsid w:val="0ABC4B37"/>
    <w:rsid w:val="0ABF0C7D"/>
    <w:rsid w:val="0AC62733"/>
    <w:rsid w:val="0ACD67AE"/>
    <w:rsid w:val="0ACE4C76"/>
    <w:rsid w:val="0AD8355C"/>
    <w:rsid w:val="0ADB5BE9"/>
    <w:rsid w:val="0ADE6382"/>
    <w:rsid w:val="0ADF30BA"/>
    <w:rsid w:val="0AE475E1"/>
    <w:rsid w:val="0AEE7A2E"/>
    <w:rsid w:val="0AF83A78"/>
    <w:rsid w:val="0B06677A"/>
    <w:rsid w:val="0B0D2BA5"/>
    <w:rsid w:val="0B1331A6"/>
    <w:rsid w:val="0B1C155A"/>
    <w:rsid w:val="0B237175"/>
    <w:rsid w:val="0B261BDC"/>
    <w:rsid w:val="0B3809D3"/>
    <w:rsid w:val="0B3A1134"/>
    <w:rsid w:val="0B457BA8"/>
    <w:rsid w:val="0B46701D"/>
    <w:rsid w:val="0B52750B"/>
    <w:rsid w:val="0B6A122C"/>
    <w:rsid w:val="0B725287"/>
    <w:rsid w:val="0B76155E"/>
    <w:rsid w:val="0B7834CB"/>
    <w:rsid w:val="0B78552E"/>
    <w:rsid w:val="0B7D6B8B"/>
    <w:rsid w:val="0B815AF6"/>
    <w:rsid w:val="0B826B5B"/>
    <w:rsid w:val="0B871ADB"/>
    <w:rsid w:val="0B8B7FD5"/>
    <w:rsid w:val="0B8F5F17"/>
    <w:rsid w:val="0B9332C6"/>
    <w:rsid w:val="0B9C04AB"/>
    <w:rsid w:val="0BB101E6"/>
    <w:rsid w:val="0BB229F2"/>
    <w:rsid w:val="0BB9372F"/>
    <w:rsid w:val="0BBF09DD"/>
    <w:rsid w:val="0BC060AD"/>
    <w:rsid w:val="0BC51040"/>
    <w:rsid w:val="0BCB447E"/>
    <w:rsid w:val="0BCD3C22"/>
    <w:rsid w:val="0BD1111A"/>
    <w:rsid w:val="0BD8785E"/>
    <w:rsid w:val="0BD923DA"/>
    <w:rsid w:val="0BE1427A"/>
    <w:rsid w:val="0BE40BD1"/>
    <w:rsid w:val="0BE46635"/>
    <w:rsid w:val="0BE86874"/>
    <w:rsid w:val="0BF34598"/>
    <w:rsid w:val="0BF836DC"/>
    <w:rsid w:val="0BFA12B9"/>
    <w:rsid w:val="0BFC6356"/>
    <w:rsid w:val="0BFF056F"/>
    <w:rsid w:val="0C110F34"/>
    <w:rsid w:val="0C1457E3"/>
    <w:rsid w:val="0C146F32"/>
    <w:rsid w:val="0C15219C"/>
    <w:rsid w:val="0C164EF6"/>
    <w:rsid w:val="0C1712C1"/>
    <w:rsid w:val="0C185CF2"/>
    <w:rsid w:val="0C1E28B5"/>
    <w:rsid w:val="0C2A338E"/>
    <w:rsid w:val="0C2A7DDE"/>
    <w:rsid w:val="0C3A0066"/>
    <w:rsid w:val="0C410FE0"/>
    <w:rsid w:val="0C424AF2"/>
    <w:rsid w:val="0C4371FF"/>
    <w:rsid w:val="0C46319E"/>
    <w:rsid w:val="0C4F654F"/>
    <w:rsid w:val="0C524BEB"/>
    <w:rsid w:val="0C574A26"/>
    <w:rsid w:val="0C6E4D98"/>
    <w:rsid w:val="0C7172F1"/>
    <w:rsid w:val="0C7D05E4"/>
    <w:rsid w:val="0C817C2B"/>
    <w:rsid w:val="0C821F05"/>
    <w:rsid w:val="0C85336B"/>
    <w:rsid w:val="0C8A6724"/>
    <w:rsid w:val="0C92229E"/>
    <w:rsid w:val="0C93300A"/>
    <w:rsid w:val="0C962DDB"/>
    <w:rsid w:val="0C981926"/>
    <w:rsid w:val="0C9A4B51"/>
    <w:rsid w:val="0CA320E1"/>
    <w:rsid w:val="0CA83628"/>
    <w:rsid w:val="0CBB57D0"/>
    <w:rsid w:val="0CBF34AF"/>
    <w:rsid w:val="0CC60FE4"/>
    <w:rsid w:val="0CC7189C"/>
    <w:rsid w:val="0CD41889"/>
    <w:rsid w:val="0CD85864"/>
    <w:rsid w:val="0CE0188C"/>
    <w:rsid w:val="0CE34030"/>
    <w:rsid w:val="0CE5314D"/>
    <w:rsid w:val="0CE72EFE"/>
    <w:rsid w:val="0D115EF0"/>
    <w:rsid w:val="0D141D6F"/>
    <w:rsid w:val="0D152F34"/>
    <w:rsid w:val="0D222878"/>
    <w:rsid w:val="0D2328B8"/>
    <w:rsid w:val="0D232F0E"/>
    <w:rsid w:val="0D25664B"/>
    <w:rsid w:val="0D31179F"/>
    <w:rsid w:val="0D361917"/>
    <w:rsid w:val="0D4231A8"/>
    <w:rsid w:val="0D4A2CA4"/>
    <w:rsid w:val="0D4D6207"/>
    <w:rsid w:val="0D526302"/>
    <w:rsid w:val="0D6F5B55"/>
    <w:rsid w:val="0D70035D"/>
    <w:rsid w:val="0D7042A7"/>
    <w:rsid w:val="0D8B0CC4"/>
    <w:rsid w:val="0D930495"/>
    <w:rsid w:val="0D966F8F"/>
    <w:rsid w:val="0DB500C0"/>
    <w:rsid w:val="0DB74C6C"/>
    <w:rsid w:val="0DC05764"/>
    <w:rsid w:val="0DC135B2"/>
    <w:rsid w:val="0DC5645F"/>
    <w:rsid w:val="0DCA353D"/>
    <w:rsid w:val="0DD1023F"/>
    <w:rsid w:val="0DD248C2"/>
    <w:rsid w:val="0DD63200"/>
    <w:rsid w:val="0DE322ED"/>
    <w:rsid w:val="0DE549AB"/>
    <w:rsid w:val="0DE94CEC"/>
    <w:rsid w:val="0DED247A"/>
    <w:rsid w:val="0DEF6B1B"/>
    <w:rsid w:val="0DF206A4"/>
    <w:rsid w:val="0DF4787F"/>
    <w:rsid w:val="0DF919C5"/>
    <w:rsid w:val="0DFB30DC"/>
    <w:rsid w:val="0E042277"/>
    <w:rsid w:val="0E051F6E"/>
    <w:rsid w:val="0E1A342F"/>
    <w:rsid w:val="0E1C0732"/>
    <w:rsid w:val="0E277AD9"/>
    <w:rsid w:val="0E2F46D8"/>
    <w:rsid w:val="0E4770FB"/>
    <w:rsid w:val="0E4D4863"/>
    <w:rsid w:val="0E530A40"/>
    <w:rsid w:val="0E54008A"/>
    <w:rsid w:val="0E574DCF"/>
    <w:rsid w:val="0E5C10A2"/>
    <w:rsid w:val="0E6056BF"/>
    <w:rsid w:val="0E623326"/>
    <w:rsid w:val="0E6A0F8F"/>
    <w:rsid w:val="0E733E4B"/>
    <w:rsid w:val="0E73428C"/>
    <w:rsid w:val="0E7C3963"/>
    <w:rsid w:val="0E7C4CAB"/>
    <w:rsid w:val="0E8051B5"/>
    <w:rsid w:val="0E83699A"/>
    <w:rsid w:val="0E924E4F"/>
    <w:rsid w:val="0E92544D"/>
    <w:rsid w:val="0E9932AA"/>
    <w:rsid w:val="0E9935CA"/>
    <w:rsid w:val="0EA9278C"/>
    <w:rsid w:val="0EB003AA"/>
    <w:rsid w:val="0EB73535"/>
    <w:rsid w:val="0EBE7545"/>
    <w:rsid w:val="0EC00524"/>
    <w:rsid w:val="0ECC4050"/>
    <w:rsid w:val="0ED37C48"/>
    <w:rsid w:val="0ED82F22"/>
    <w:rsid w:val="0EDB3364"/>
    <w:rsid w:val="0EE55F92"/>
    <w:rsid w:val="0EFB3A04"/>
    <w:rsid w:val="0F001D23"/>
    <w:rsid w:val="0F08676E"/>
    <w:rsid w:val="0F132BEB"/>
    <w:rsid w:val="0F147FD6"/>
    <w:rsid w:val="0F154A07"/>
    <w:rsid w:val="0F171858"/>
    <w:rsid w:val="0F186DDD"/>
    <w:rsid w:val="0F1D2F86"/>
    <w:rsid w:val="0F1F1A9D"/>
    <w:rsid w:val="0F2819B0"/>
    <w:rsid w:val="0F4347D8"/>
    <w:rsid w:val="0F462328"/>
    <w:rsid w:val="0F495E75"/>
    <w:rsid w:val="0F5221BA"/>
    <w:rsid w:val="0F5D6867"/>
    <w:rsid w:val="0F5F6B41"/>
    <w:rsid w:val="0F653BC3"/>
    <w:rsid w:val="0F6B183D"/>
    <w:rsid w:val="0F6C4A13"/>
    <w:rsid w:val="0F72681C"/>
    <w:rsid w:val="0F7E38B1"/>
    <w:rsid w:val="0F845B0A"/>
    <w:rsid w:val="0F8627A3"/>
    <w:rsid w:val="0F8679D7"/>
    <w:rsid w:val="0F870141"/>
    <w:rsid w:val="0F870917"/>
    <w:rsid w:val="0F9128AD"/>
    <w:rsid w:val="0F9441F5"/>
    <w:rsid w:val="0F9D4423"/>
    <w:rsid w:val="0FA34235"/>
    <w:rsid w:val="0FAC29E8"/>
    <w:rsid w:val="0FB11A42"/>
    <w:rsid w:val="0FB16BC8"/>
    <w:rsid w:val="0FCA11DE"/>
    <w:rsid w:val="0FCE72A6"/>
    <w:rsid w:val="0FD11BDF"/>
    <w:rsid w:val="0FD46404"/>
    <w:rsid w:val="0FD6467E"/>
    <w:rsid w:val="10016489"/>
    <w:rsid w:val="100B712E"/>
    <w:rsid w:val="10153867"/>
    <w:rsid w:val="10157554"/>
    <w:rsid w:val="101D1071"/>
    <w:rsid w:val="10231388"/>
    <w:rsid w:val="102C0838"/>
    <w:rsid w:val="10364434"/>
    <w:rsid w:val="103F3E75"/>
    <w:rsid w:val="10465350"/>
    <w:rsid w:val="10533EEB"/>
    <w:rsid w:val="1057795F"/>
    <w:rsid w:val="1072123C"/>
    <w:rsid w:val="107A1BC6"/>
    <w:rsid w:val="108047FF"/>
    <w:rsid w:val="10835245"/>
    <w:rsid w:val="108D1581"/>
    <w:rsid w:val="10983454"/>
    <w:rsid w:val="109C0D57"/>
    <w:rsid w:val="109C4861"/>
    <w:rsid w:val="10A350F9"/>
    <w:rsid w:val="10A7393E"/>
    <w:rsid w:val="10AA4057"/>
    <w:rsid w:val="10AD79CC"/>
    <w:rsid w:val="10B50721"/>
    <w:rsid w:val="10B567FE"/>
    <w:rsid w:val="10B628CD"/>
    <w:rsid w:val="10BB0CA1"/>
    <w:rsid w:val="10BB66C8"/>
    <w:rsid w:val="10BC1051"/>
    <w:rsid w:val="10C44197"/>
    <w:rsid w:val="10C517AF"/>
    <w:rsid w:val="10C97322"/>
    <w:rsid w:val="10CE4BB8"/>
    <w:rsid w:val="10D551F9"/>
    <w:rsid w:val="10D61CFC"/>
    <w:rsid w:val="10E461C3"/>
    <w:rsid w:val="10F63D23"/>
    <w:rsid w:val="10FF6F7C"/>
    <w:rsid w:val="11026CC1"/>
    <w:rsid w:val="11035664"/>
    <w:rsid w:val="11042F7F"/>
    <w:rsid w:val="1108227E"/>
    <w:rsid w:val="11083C8C"/>
    <w:rsid w:val="11096BAE"/>
    <w:rsid w:val="110C48BC"/>
    <w:rsid w:val="1112653B"/>
    <w:rsid w:val="11157802"/>
    <w:rsid w:val="111A3847"/>
    <w:rsid w:val="111F1096"/>
    <w:rsid w:val="112A3BB7"/>
    <w:rsid w:val="112C40DA"/>
    <w:rsid w:val="113300D8"/>
    <w:rsid w:val="11353246"/>
    <w:rsid w:val="114225DD"/>
    <w:rsid w:val="11461F55"/>
    <w:rsid w:val="114876A2"/>
    <w:rsid w:val="114B4B83"/>
    <w:rsid w:val="114F5C3D"/>
    <w:rsid w:val="114F6F8C"/>
    <w:rsid w:val="1150764D"/>
    <w:rsid w:val="11540A77"/>
    <w:rsid w:val="115B07DD"/>
    <w:rsid w:val="115B7B63"/>
    <w:rsid w:val="115C5621"/>
    <w:rsid w:val="11697AA1"/>
    <w:rsid w:val="116B0A54"/>
    <w:rsid w:val="1170208A"/>
    <w:rsid w:val="1170773C"/>
    <w:rsid w:val="11760BAE"/>
    <w:rsid w:val="11786C9D"/>
    <w:rsid w:val="117C5190"/>
    <w:rsid w:val="118427F3"/>
    <w:rsid w:val="1197109D"/>
    <w:rsid w:val="11A17C4E"/>
    <w:rsid w:val="11A22E90"/>
    <w:rsid w:val="11A55844"/>
    <w:rsid w:val="11A77E85"/>
    <w:rsid w:val="11AC7831"/>
    <w:rsid w:val="11AD7AC1"/>
    <w:rsid w:val="11B003E2"/>
    <w:rsid w:val="11B0419F"/>
    <w:rsid w:val="11B66B36"/>
    <w:rsid w:val="11B96767"/>
    <w:rsid w:val="11BD5840"/>
    <w:rsid w:val="11C42715"/>
    <w:rsid w:val="11C9295E"/>
    <w:rsid w:val="11CA4963"/>
    <w:rsid w:val="11CC0916"/>
    <w:rsid w:val="11CC18C1"/>
    <w:rsid w:val="11D54F39"/>
    <w:rsid w:val="11DE6D63"/>
    <w:rsid w:val="11E02484"/>
    <w:rsid w:val="11E26CBD"/>
    <w:rsid w:val="11E41782"/>
    <w:rsid w:val="11E80FB5"/>
    <w:rsid w:val="11EC4388"/>
    <w:rsid w:val="11ED6D43"/>
    <w:rsid w:val="11EE001A"/>
    <w:rsid w:val="11F1662D"/>
    <w:rsid w:val="11F55185"/>
    <w:rsid w:val="11F67FFC"/>
    <w:rsid w:val="11FD2E07"/>
    <w:rsid w:val="11FD76D8"/>
    <w:rsid w:val="12090EDC"/>
    <w:rsid w:val="12116FE7"/>
    <w:rsid w:val="12124FBB"/>
    <w:rsid w:val="12135A02"/>
    <w:rsid w:val="12184C43"/>
    <w:rsid w:val="12187E25"/>
    <w:rsid w:val="121A325B"/>
    <w:rsid w:val="121B5CCE"/>
    <w:rsid w:val="1224152A"/>
    <w:rsid w:val="12285445"/>
    <w:rsid w:val="122937B4"/>
    <w:rsid w:val="122A17C4"/>
    <w:rsid w:val="122D2E3A"/>
    <w:rsid w:val="122D4246"/>
    <w:rsid w:val="1230346E"/>
    <w:rsid w:val="12317030"/>
    <w:rsid w:val="12352753"/>
    <w:rsid w:val="1239210D"/>
    <w:rsid w:val="12396892"/>
    <w:rsid w:val="12412F34"/>
    <w:rsid w:val="12422043"/>
    <w:rsid w:val="124262C7"/>
    <w:rsid w:val="1243252F"/>
    <w:rsid w:val="124E1A70"/>
    <w:rsid w:val="124E4811"/>
    <w:rsid w:val="125658A0"/>
    <w:rsid w:val="126219E1"/>
    <w:rsid w:val="126559D2"/>
    <w:rsid w:val="127F438D"/>
    <w:rsid w:val="12932F01"/>
    <w:rsid w:val="12942F31"/>
    <w:rsid w:val="129A362E"/>
    <w:rsid w:val="12A60752"/>
    <w:rsid w:val="12AF5FAC"/>
    <w:rsid w:val="12B0025F"/>
    <w:rsid w:val="12B04EB4"/>
    <w:rsid w:val="12BB0AC6"/>
    <w:rsid w:val="12BD5A38"/>
    <w:rsid w:val="12D01375"/>
    <w:rsid w:val="12D036C3"/>
    <w:rsid w:val="12D207E9"/>
    <w:rsid w:val="12D93F9E"/>
    <w:rsid w:val="12DA36B7"/>
    <w:rsid w:val="12DB38A0"/>
    <w:rsid w:val="12E13BF6"/>
    <w:rsid w:val="12E64418"/>
    <w:rsid w:val="12EB38AB"/>
    <w:rsid w:val="12F61E9B"/>
    <w:rsid w:val="12FB286B"/>
    <w:rsid w:val="13080080"/>
    <w:rsid w:val="130845B2"/>
    <w:rsid w:val="130A1A1C"/>
    <w:rsid w:val="1318527E"/>
    <w:rsid w:val="131E5305"/>
    <w:rsid w:val="132131B5"/>
    <w:rsid w:val="133666EC"/>
    <w:rsid w:val="13386428"/>
    <w:rsid w:val="13440800"/>
    <w:rsid w:val="13454705"/>
    <w:rsid w:val="13476C34"/>
    <w:rsid w:val="13481533"/>
    <w:rsid w:val="1349697B"/>
    <w:rsid w:val="13541921"/>
    <w:rsid w:val="13561E45"/>
    <w:rsid w:val="135767BA"/>
    <w:rsid w:val="135D009D"/>
    <w:rsid w:val="13620516"/>
    <w:rsid w:val="13621635"/>
    <w:rsid w:val="13667375"/>
    <w:rsid w:val="1367715F"/>
    <w:rsid w:val="13693D8E"/>
    <w:rsid w:val="136B23C3"/>
    <w:rsid w:val="1376147D"/>
    <w:rsid w:val="13774E1C"/>
    <w:rsid w:val="139376E6"/>
    <w:rsid w:val="13A00C07"/>
    <w:rsid w:val="13A54F5E"/>
    <w:rsid w:val="13AD1CD4"/>
    <w:rsid w:val="13B32AFD"/>
    <w:rsid w:val="13B91E06"/>
    <w:rsid w:val="13BD628C"/>
    <w:rsid w:val="13C00C11"/>
    <w:rsid w:val="13CA6363"/>
    <w:rsid w:val="13E10F19"/>
    <w:rsid w:val="13E46D8E"/>
    <w:rsid w:val="13EF5D85"/>
    <w:rsid w:val="13F33D09"/>
    <w:rsid w:val="13F41550"/>
    <w:rsid w:val="13FD3F2A"/>
    <w:rsid w:val="13FE2563"/>
    <w:rsid w:val="140252A6"/>
    <w:rsid w:val="140725C9"/>
    <w:rsid w:val="140B13BA"/>
    <w:rsid w:val="141A2AE8"/>
    <w:rsid w:val="141D21D3"/>
    <w:rsid w:val="1424122F"/>
    <w:rsid w:val="14251780"/>
    <w:rsid w:val="142B3451"/>
    <w:rsid w:val="142C68C7"/>
    <w:rsid w:val="143477A0"/>
    <w:rsid w:val="143F2C22"/>
    <w:rsid w:val="144E6A96"/>
    <w:rsid w:val="14510CA4"/>
    <w:rsid w:val="14543811"/>
    <w:rsid w:val="14566B12"/>
    <w:rsid w:val="14620910"/>
    <w:rsid w:val="14655866"/>
    <w:rsid w:val="146C44AC"/>
    <w:rsid w:val="146F627A"/>
    <w:rsid w:val="14721F35"/>
    <w:rsid w:val="147423DF"/>
    <w:rsid w:val="14781C67"/>
    <w:rsid w:val="147A4445"/>
    <w:rsid w:val="147E30D6"/>
    <w:rsid w:val="148A1115"/>
    <w:rsid w:val="14AC201B"/>
    <w:rsid w:val="14B4379F"/>
    <w:rsid w:val="14B50D98"/>
    <w:rsid w:val="14B63E9A"/>
    <w:rsid w:val="14C07B02"/>
    <w:rsid w:val="14D2572B"/>
    <w:rsid w:val="14DA4760"/>
    <w:rsid w:val="14DC156D"/>
    <w:rsid w:val="14E02583"/>
    <w:rsid w:val="14E145DA"/>
    <w:rsid w:val="14E84EB2"/>
    <w:rsid w:val="14EF6402"/>
    <w:rsid w:val="14F1123E"/>
    <w:rsid w:val="14F176F0"/>
    <w:rsid w:val="14F50272"/>
    <w:rsid w:val="14F77CEB"/>
    <w:rsid w:val="14FA34CC"/>
    <w:rsid w:val="14FA3707"/>
    <w:rsid w:val="14FF6BC3"/>
    <w:rsid w:val="15005A29"/>
    <w:rsid w:val="15040690"/>
    <w:rsid w:val="15093C24"/>
    <w:rsid w:val="150C07BC"/>
    <w:rsid w:val="150C336F"/>
    <w:rsid w:val="151268EC"/>
    <w:rsid w:val="15132BD5"/>
    <w:rsid w:val="151651F9"/>
    <w:rsid w:val="1517322D"/>
    <w:rsid w:val="151D5271"/>
    <w:rsid w:val="151D54EF"/>
    <w:rsid w:val="151F3EDB"/>
    <w:rsid w:val="152C637B"/>
    <w:rsid w:val="152F1C78"/>
    <w:rsid w:val="15313767"/>
    <w:rsid w:val="15324A66"/>
    <w:rsid w:val="15330955"/>
    <w:rsid w:val="15345F6E"/>
    <w:rsid w:val="1538411C"/>
    <w:rsid w:val="15392064"/>
    <w:rsid w:val="153D481A"/>
    <w:rsid w:val="15417B24"/>
    <w:rsid w:val="15433F77"/>
    <w:rsid w:val="15437491"/>
    <w:rsid w:val="154B72B0"/>
    <w:rsid w:val="15545BC3"/>
    <w:rsid w:val="15635B28"/>
    <w:rsid w:val="156813C0"/>
    <w:rsid w:val="15740DCD"/>
    <w:rsid w:val="15836D5B"/>
    <w:rsid w:val="15862CBD"/>
    <w:rsid w:val="158E2A4E"/>
    <w:rsid w:val="159021D1"/>
    <w:rsid w:val="159929E5"/>
    <w:rsid w:val="159C71E9"/>
    <w:rsid w:val="159E7BFA"/>
    <w:rsid w:val="15A753CA"/>
    <w:rsid w:val="15AA65F8"/>
    <w:rsid w:val="15BD5285"/>
    <w:rsid w:val="15BD531F"/>
    <w:rsid w:val="15C627D1"/>
    <w:rsid w:val="15D362DC"/>
    <w:rsid w:val="15D41483"/>
    <w:rsid w:val="15D706D0"/>
    <w:rsid w:val="15D72862"/>
    <w:rsid w:val="15DC7F04"/>
    <w:rsid w:val="15DD54C0"/>
    <w:rsid w:val="15E25C37"/>
    <w:rsid w:val="15E522E7"/>
    <w:rsid w:val="15E61A09"/>
    <w:rsid w:val="15E712E5"/>
    <w:rsid w:val="15F701D3"/>
    <w:rsid w:val="15F8568F"/>
    <w:rsid w:val="15FB0895"/>
    <w:rsid w:val="16007AB2"/>
    <w:rsid w:val="160218B3"/>
    <w:rsid w:val="16040595"/>
    <w:rsid w:val="16127228"/>
    <w:rsid w:val="1613735A"/>
    <w:rsid w:val="16297A7F"/>
    <w:rsid w:val="162C3BA4"/>
    <w:rsid w:val="163A0354"/>
    <w:rsid w:val="163E7593"/>
    <w:rsid w:val="1640550D"/>
    <w:rsid w:val="16455E7A"/>
    <w:rsid w:val="16491E46"/>
    <w:rsid w:val="164B44D1"/>
    <w:rsid w:val="164C26AB"/>
    <w:rsid w:val="164F340B"/>
    <w:rsid w:val="16511CD9"/>
    <w:rsid w:val="16543A3B"/>
    <w:rsid w:val="16586E9C"/>
    <w:rsid w:val="16596CDF"/>
    <w:rsid w:val="165D7ABE"/>
    <w:rsid w:val="16601AD4"/>
    <w:rsid w:val="16637D96"/>
    <w:rsid w:val="16641022"/>
    <w:rsid w:val="16654C94"/>
    <w:rsid w:val="166702BF"/>
    <w:rsid w:val="16687B68"/>
    <w:rsid w:val="166F51F8"/>
    <w:rsid w:val="167704C1"/>
    <w:rsid w:val="16787576"/>
    <w:rsid w:val="16796559"/>
    <w:rsid w:val="1684754B"/>
    <w:rsid w:val="16866664"/>
    <w:rsid w:val="16896D2C"/>
    <w:rsid w:val="168A340D"/>
    <w:rsid w:val="168A49EA"/>
    <w:rsid w:val="168C6EB1"/>
    <w:rsid w:val="16957646"/>
    <w:rsid w:val="16965B3F"/>
    <w:rsid w:val="16BC49B3"/>
    <w:rsid w:val="16C066C9"/>
    <w:rsid w:val="16C179AE"/>
    <w:rsid w:val="16CF619E"/>
    <w:rsid w:val="16D059BC"/>
    <w:rsid w:val="16D1364A"/>
    <w:rsid w:val="16D46E93"/>
    <w:rsid w:val="16D5068D"/>
    <w:rsid w:val="16D94DB3"/>
    <w:rsid w:val="16DA18CC"/>
    <w:rsid w:val="16E12C4C"/>
    <w:rsid w:val="16E33501"/>
    <w:rsid w:val="16E47403"/>
    <w:rsid w:val="16E90BFC"/>
    <w:rsid w:val="16ED17D6"/>
    <w:rsid w:val="16F33831"/>
    <w:rsid w:val="170B09E7"/>
    <w:rsid w:val="170D21A8"/>
    <w:rsid w:val="17133D0F"/>
    <w:rsid w:val="1719009F"/>
    <w:rsid w:val="17240306"/>
    <w:rsid w:val="17431E72"/>
    <w:rsid w:val="17451A4E"/>
    <w:rsid w:val="17452122"/>
    <w:rsid w:val="174C0671"/>
    <w:rsid w:val="174F203C"/>
    <w:rsid w:val="175006D4"/>
    <w:rsid w:val="175929AA"/>
    <w:rsid w:val="175A6D31"/>
    <w:rsid w:val="175F45ED"/>
    <w:rsid w:val="17624B84"/>
    <w:rsid w:val="17710CAD"/>
    <w:rsid w:val="177548D2"/>
    <w:rsid w:val="177C6B8F"/>
    <w:rsid w:val="177E3743"/>
    <w:rsid w:val="178231EB"/>
    <w:rsid w:val="178429CD"/>
    <w:rsid w:val="17884D6A"/>
    <w:rsid w:val="17900DBE"/>
    <w:rsid w:val="179105FD"/>
    <w:rsid w:val="179F1479"/>
    <w:rsid w:val="17A35573"/>
    <w:rsid w:val="17A471B5"/>
    <w:rsid w:val="17A90F29"/>
    <w:rsid w:val="17AB37F7"/>
    <w:rsid w:val="17AF3668"/>
    <w:rsid w:val="17B45BC9"/>
    <w:rsid w:val="17B6257E"/>
    <w:rsid w:val="17B847A7"/>
    <w:rsid w:val="17C5797C"/>
    <w:rsid w:val="17C71C97"/>
    <w:rsid w:val="17D44DEE"/>
    <w:rsid w:val="17D707DB"/>
    <w:rsid w:val="17E5637F"/>
    <w:rsid w:val="17EB34EC"/>
    <w:rsid w:val="17EE77C3"/>
    <w:rsid w:val="17EF1254"/>
    <w:rsid w:val="17F04D7B"/>
    <w:rsid w:val="17F7224C"/>
    <w:rsid w:val="17FA5CD9"/>
    <w:rsid w:val="17FE7BED"/>
    <w:rsid w:val="180B78B4"/>
    <w:rsid w:val="180E4B08"/>
    <w:rsid w:val="180E6E9B"/>
    <w:rsid w:val="180F7830"/>
    <w:rsid w:val="18143714"/>
    <w:rsid w:val="181A60A4"/>
    <w:rsid w:val="18210645"/>
    <w:rsid w:val="18233154"/>
    <w:rsid w:val="18251F9F"/>
    <w:rsid w:val="183C25ED"/>
    <w:rsid w:val="183D19A0"/>
    <w:rsid w:val="183D1DD5"/>
    <w:rsid w:val="184E1F55"/>
    <w:rsid w:val="1858057B"/>
    <w:rsid w:val="185C71B3"/>
    <w:rsid w:val="186C5CFE"/>
    <w:rsid w:val="186D19D3"/>
    <w:rsid w:val="18783829"/>
    <w:rsid w:val="187B27A6"/>
    <w:rsid w:val="187E7738"/>
    <w:rsid w:val="188661B8"/>
    <w:rsid w:val="18975B86"/>
    <w:rsid w:val="18A35ED0"/>
    <w:rsid w:val="18A97EFD"/>
    <w:rsid w:val="18AB01E7"/>
    <w:rsid w:val="18AD4A83"/>
    <w:rsid w:val="18B23E2E"/>
    <w:rsid w:val="18B27EB3"/>
    <w:rsid w:val="18B50C20"/>
    <w:rsid w:val="18C5623A"/>
    <w:rsid w:val="18CC1EF9"/>
    <w:rsid w:val="18D63AE8"/>
    <w:rsid w:val="18D717A8"/>
    <w:rsid w:val="18E0447E"/>
    <w:rsid w:val="18E36F84"/>
    <w:rsid w:val="18E37409"/>
    <w:rsid w:val="18E6048A"/>
    <w:rsid w:val="18EE51E0"/>
    <w:rsid w:val="18F31D0E"/>
    <w:rsid w:val="18F55604"/>
    <w:rsid w:val="18F6475C"/>
    <w:rsid w:val="18FF42B8"/>
    <w:rsid w:val="19017B65"/>
    <w:rsid w:val="19042563"/>
    <w:rsid w:val="19045806"/>
    <w:rsid w:val="19051E8A"/>
    <w:rsid w:val="1909233B"/>
    <w:rsid w:val="190F4611"/>
    <w:rsid w:val="1918589B"/>
    <w:rsid w:val="192206A1"/>
    <w:rsid w:val="192237EC"/>
    <w:rsid w:val="192640A5"/>
    <w:rsid w:val="192937D3"/>
    <w:rsid w:val="19393B0D"/>
    <w:rsid w:val="193E3711"/>
    <w:rsid w:val="19432EED"/>
    <w:rsid w:val="19436F45"/>
    <w:rsid w:val="1945036B"/>
    <w:rsid w:val="19450FDB"/>
    <w:rsid w:val="19472F02"/>
    <w:rsid w:val="194F3E33"/>
    <w:rsid w:val="19506142"/>
    <w:rsid w:val="19520C76"/>
    <w:rsid w:val="19541B10"/>
    <w:rsid w:val="196C6CA1"/>
    <w:rsid w:val="19776203"/>
    <w:rsid w:val="19800AA5"/>
    <w:rsid w:val="1989771F"/>
    <w:rsid w:val="198F2608"/>
    <w:rsid w:val="1996744D"/>
    <w:rsid w:val="199A60E4"/>
    <w:rsid w:val="199C70C5"/>
    <w:rsid w:val="19A031E6"/>
    <w:rsid w:val="19A34755"/>
    <w:rsid w:val="19A764AD"/>
    <w:rsid w:val="19AC51F4"/>
    <w:rsid w:val="19AE5F5A"/>
    <w:rsid w:val="19B15601"/>
    <w:rsid w:val="19B522C8"/>
    <w:rsid w:val="19B6088C"/>
    <w:rsid w:val="19D41B53"/>
    <w:rsid w:val="19EA44B5"/>
    <w:rsid w:val="19EB6599"/>
    <w:rsid w:val="19EB793E"/>
    <w:rsid w:val="19EF0D36"/>
    <w:rsid w:val="19F60FEC"/>
    <w:rsid w:val="19FE5325"/>
    <w:rsid w:val="1A074D11"/>
    <w:rsid w:val="1A0E3D72"/>
    <w:rsid w:val="1A0F648C"/>
    <w:rsid w:val="1A121CDE"/>
    <w:rsid w:val="1A145F40"/>
    <w:rsid w:val="1A167E1F"/>
    <w:rsid w:val="1A1E1622"/>
    <w:rsid w:val="1A2B232C"/>
    <w:rsid w:val="1A3914C7"/>
    <w:rsid w:val="1A3C25FD"/>
    <w:rsid w:val="1A42696B"/>
    <w:rsid w:val="1A4B520F"/>
    <w:rsid w:val="1A4F32AA"/>
    <w:rsid w:val="1A506971"/>
    <w:rsid w:val="1A61259C"/>
    <w:rsid w:val="1A613989"/>
    <w:rsid w:val="1A700867"/>
    <w:rsid w:val="1A7C0DCB"/>
    <w:rsid w:val="1A88633C"/>
    <w:rsid w:val="1A8F765A"/>
    <w:rsid w:val="1A912748"/>
    <w:rsid w:val="1A931B62"/>
    <w:rsid w:val="1A934205"/>
    <w:rsid w:val="1A952A4E"/>
    <w:rsid w:val="1A963071"/>
    <w:rsid w:val="1A9A2747"/>
    <w:rsid w:val="1A9A40E3"/>
    <w:rsid w:val="1A9B2C97"/>
    <w:rsid w:val="1A9B4FB8"/>
    <w:rsid w:val="1AA64002"/>
    <w:rsid w:val="1AA808D2"/>
    <w:rsid w:val="1AAF139E"/>
    <w:rsid w:val="1AB836E5"/>
    <w:rsid w:val="1ABB7394"/>
    <w:rsid w:val="1ABC06FD"/>
    <w:rsid w:val="1AC045FB"/>
    <w:rsid w:val="1AC31E0F"/>
    <w:rsid w:val="1AC72995"/>
    <w:rsid w:val="1AC960B6"/>
    <w:rsid w:val="1ACB424E"/>
    <w:rsid w:val="1AD27623"/>
    <w:rsid w:val="1AD4681C"/>
    <w:rsid w:val="1ADA5162"/>
    <w:rsid w:val="1ADA7128"/>
    <w:rsid w:val="1ADE1A03"/>
    <w:rsid w:val="1AE615DF"/>
    <w:rsid w:val="1AE64E4B"/>
    <w:rsid w:val="1AE92A77"/>
    <w:rsid w:val="1AED093D"/>
    <w:rsid w:val="1AEE7805"/>
    <w:rsid w:val="1AF04D85"/>
    <w:rsid w:val="1AF15D6A"/>
    <w:rsid w:val="1AF85239"/>
    <w:rsid w:val="1AF97B7F"/>
    <w:rsid w:val="1B0A44C4"/>
    <w:rsid w:val="1B0A7FB7"/>
    <w:rsid w:val="1B1C25A4"/>
    <w:rsid w:val="1B1E38BC"/>
    <w:rsid w:val="1B1E53D6"/>
    <w:rsid w:val="1B1F4766"/>
    <w:rsid w:val="1B201DD3"/>
    <w:rsid w:val="1B27268B"/>
    <w:rsid w:val="1B290F8E"/>
    <w:rsid w:val="1B2937BE"/>
    <w:rsid w:val="1B2A6FFC"/>
    <w:rsid w:val="1B2D22CA"/>
    <w:rsid w:val="1B323B14"/>
    <w:rsid w:val="1B333F80"/>
    <w:rsid w:val="1B4A7069"/>
    <w:rsid w:val="1B4B4506"/>
    <w:rsid w:val="1B584B65"/>
    <w:rsid w:val="1B585766"/>
    <w:rsid w:val="1B644160"/>
    <w:rsid w:val="1B6C5188"/>
    <w:rsid w:val="1B6D3A18"/>
    <w:rsid w:val="1B6E0763"/>
    <w:rsid w:val="1B826A32"/>
    <w:rsid w:val="1B874FCD"/>
    <w:rsid w:val="1B920B52"/>
    <w:rsid w:val="1B965C07"/>
    <w:rsid w:val="1B9D0C35"/>
    <w:rsid w:val="1BA71D28"/>
    <w:rsid w:val="1BAC3004"/>
    <w:rsid w:val="1BAE452F"/>
    <w:rsid w:val="1BAF1E84"/>
    <w:rsid w:val="1BB50677"/>
    <w:rsid w:val="1BBC4DA0"/>
    <w:rsid w:val="1BBC6AD1"/>
    <w:rsid w:val="1BBF39EE"/>
    <w:rsid w:val="1BCF5F25"/>
    <w:rsid w:val="1BD37C26"/>
    <w:rsid w:val="1BE3571E"/>
    <w:rsid w:val="1BE81594"/>
    <w:rsid w:val="1BF04C16"/>
    <w:rsid w:val="1BF17169"/>
    <w:rsid w:val="1BFF5EBF"/>
    <w:rsid w:val="1C002B12"/>
    <w:rsid w:val="1C114664"/>
    <w:rsid w:val="1C182EED"/>
    <w:rsid w:val="1C1A3E07"/>
    <w:rsid w:val="1C1B343E"/>
    <w:rsid w:val="1C280A38"/>
    <w:rsid w:val="1C2A706D"/>
    <w:rsid w:val="1C3B6197"/>
    <w:rsid w:val="1C480832"/>
    <w:rsid w:val="1C584505"/>
    <w:rsid w:val="1C5E2991"/>
    <w:rsid w:val="1C6A51FF"/>
    <w:rsid w:val="1C7225C2"/>
    <w:rsid w:val="1C7354B1"/>
    <w:rsid w:val="1C7C6510"/>
    <w:rsid w:val="1C7E3453"/>
    <w:rsid w:val="1C8240BF"/>
    <w:rsid w:val="1C8246DF"/>
    <w:rsid w:val="1C847FE6"/>
    <w:rsid w:val="1C86706A"/>
    <w:rsid w:val="1C9212FB"/>
    <w:rsid w:val="1C9C67A0"/>
    <w:rsid w:val="1C9D6765"/>
    <w:rsid w:val="1CA519D7"/>
    <w:rsid w:val="1CA55340"/>
    <w:rsid w:val="1CA6608F"/>
    <w:rsid w:val="1CA871C7"/>
    <w:rsid w:val="1CB24159"/>
    <w:rsid w:val="1CB6713A"/>
    <w:rsid w:val="1CB91545"/>
    <w:rsid w:val="1CB949BF"/>
    <w:rsid w:val="1CBE50A6"/>
    <w:rsid w:val="1CC0355D"/>
    <w:rsid w:val="1CC1257E"/>
    <w:rsid w:val="1CC7577F"/>
    <w:rsid w:val="1CC87B1A"/>
    <w:rsid w:val="1CC9665C"/>
    <w:rsid w:val="1CCF72C2"/>
    <w:rsid w:val="1CD14A31"/>
    <w:rsid w:val="1CD53CE6"/>
    <w:rsid w:val="1CD6646A"/>
    <w:rsid w:val="1CD87610"/>
    <w:rsid w:val="1CDD3C66"/>
    <w:rsid w:val="1CE05F25"/>
    <w:rsid w:val="1CE74161"/>
    <w:rsid w:val="1CE94F00"/>
    <w:rsid w:val="1CEB0193"/>
    <w:rsid w:val="1CEB3C92"/>
    <w:rsid w:val="1CF004F0"/>
    <w:rsid w:val="1CF75445"/>
    <w:rsid w:val="1D026C66"/>
    <w:rsid w:val="1D0757FF"/>
    <w:rsid w:val="1D07777E"/>
    <w:rsid w:val="1D091EEA"/>
    <w:rsid w:val="1D097A95"/>
    <w:rsid w:val="1D0D4B9C"/>
    <w:rsid w:val="1D0F583E"/>
    <w:rsid w:val="1D141B39"/>
    <w:rsid w:val="1D192E51"/>
    <w:rsid w:val="1D1C1120"/>
    <w:rsid w:val="1D216C8C"/>
    <w:rsid w:val="1D2B5233"/>
    <w:rsid w:val="1D3004DC"/>
    <w:rsid w:val="1D3B7CE3"/>
    <w:rsid w:val="1D3B7EDE"/>
    <w:rsid w:val="1D4C1F0A"/>
    <w:rsid w:val="1D4C3D15"/>
    <w:rsid w:val="1D526DFB"/>
    <w:rsid w:val="1D570FAF"/>
    <w:rsid w:val="1D59033A"/>
    <w:rsid w:val="1D605666"/>
    <w:rsid w:val="1D622087"/>
    <w:rsid w:val="1D652305"/>
    <w:rsid w:val="1D654D4C"/>
    <w:rsid w:val="1D682631"/>
    <w:rsid w:val="1D743FAC"/>
    <w:rsid w:val="1D823073"/>
    <w:rsid w:val="1D86013C"/>
    <w:rsid w:val="1D891403"/>
    <w:rsid w:val="1D8C1335"/>
    <w:rsid w:val="1D905CD9"/>
    <w:rsid w:val="1D931D87"/>
    <w:rsid w:val="1D965EEC"/>
    <w:rsid w:val="1D9E3AA4"/>
    <w:rsid w:val="1D9F5C5B"/>
    <w:rsid w:val="1DAE2350"/>
    <w:rsid w:val="1DB139D7"/>
    <w:rsid w:val="1DB17355"/>
    <w:rsid w:val="1DB46285"/>
    <w:rsid w:val="1DBC77F5"/>
    <w:rsid w:val="1DBE1944"/>
    <w:rsid w:val="1DC549D8"/>
    <w:rsid w:val="1DCD73ED"/>
    <w:rsid w:val="1DD21135"/>
    <w:rsid w:val="1DD8325F"/>
    <w:rsid w:val="1DE25657"/>
    <w:rsid w:val="1DEA520F"/>
    <w:rsid w:val="1DEC5692"/>
    <w:rsid w:val="1DF414C0"/>
    <w:rsid w:val="1DFA68D7"/>
    <w:rsid w:val="1E011C2A"/>
    <w:rsid w:val="1E033B0B"/>
    <w:rsid w:val="1E03731D"/>
    <w:rsid w:val="1E084DEA"/>
    <w:rsid w:val="1E0D3B8A"/>
    <w:rsid w:val="1E1127EC"/>
    <w:rsid w:val="1E1E36AC"/>
    <w:rsid w:val="1E226BD5"/>
    <w:rsid w:val="1E255D02"/>
    <w:rsid w:val="1E2B571A"/>
    <w:rsid w:val="1E331881"/>
    <w:rsid w:val="1E3744BF"/>
    <w:rsid w:val="1E374CA1"/>
    <w:rsid w:val="1E374F75"/>
    <w:rsid w:val="1E397BDE"/>
    <w:rsid w:val="1E3B7886"/>
    <w:rsid w:val="1E3F3E0B"/>
    <w:rsid w:val="1E4D127E"/>
    <w:rsid w:val="1E4E639F"/>
    <w:rsid w:val="1E5124A9"/>
    <w:rsid w:val="1E5200AA"/>
    <w:rsid w:val="1E5339B8"/>
    <w:rsid w:val="1E554764"/>
    <w:rsid w:val="1E58114B"/>
    <w:rsid w:val="1E6C1656"/>
    <w:rsid w:val="1E7059FC"/>
    <w:rsid w:val="1E844012"/>
    <w:rsid w:val="1E8A5D52"/>
    <w:rsid w:val="1E8C22B0"/>
    <w:rsid w:val="1E8E4FC9"/>
    <w:rsid w:val="1E904CE2"/>
    <w:rsid w:val="1E9102AC"/>
    <w:rsid w:val="1E983B60"/>
    <w:rsid w:val="1E991B36"/>
    <w:rsid w:val="1E994514"/>
    <w:rsid w:val="1E9F07AA"/>
    <w:rsid w:val="1EA53A2B"/>
    <w:rsid w:val="1EAB14B4"/>
    <w:rsid w:val="1EB41C24"/>
    <w:rsid w:val="1EBA1D85"/>
    <w:rsid w:val="1EBC67D6"/>
    <w:rsid w:val="1EBF162C"/>
    <w:rsid w:val="1EC43FBB"/>
    <w:rsid w:val="1EC808F8"/>
    <w:rsid w:val="1EC82942"/>
    <w:rsid w:val="1ECA10B4"/>
    <w:rsid w:val="1ECA3754"/>
    <w:rsid w:val="1ECD11E4"/>
    <w:rsid w:val="1EDE386E"/>
    <w:rsid w:val="1EDF140D"/>
    <w:rsid w:val="1EEC4A28"/>
    <w:rsid w:val="1EF40AED"/>
    <w:rsid w:val="1F0C32BB"/>
    <w:rsid w:val="1F0D55E2"/>
    <w:rsid w:val="1F14288B"/>
    <w:rsid w:val="1F172326"/>
    <w:rsid w:val="1F17374C"/>
    <w:rsid w:val="1F185214"/>
    <w:rsid w:val="1F1C3523"/>
    <w:rsid w:val="1F1D0701"/>
    <w:rsid w:val="1F262FC9"/>
    <w:rsid w:val="1F297F58"/>
    <w:rsid w:val="1F3452C8"/>
    <w:rsid w:val="1F3A0F1A"/>
    <w:rsid w:val="1F402D87"/>
    <w:rsid w:val="1F440817"/>
    <w:rsid w:val="1F4C7047"/>
    <w:rsid w:val="1F4E7409"/>
    <w:rsid w:val="1F505606"/>
    <w:rsid w:val="1F583048"/>
    <w:rsid w:val="1F591D56"/>
    <w:rsid w:val="1F5C1EA4"/>
    <w:rsid w:val="1F5C7DE0"/>
    <w:rsid w:val="1F5F049E"/>
    <w:rsid w:val="1F677802"/>
    <w:rsid w:val="1F6A2D69"/>
    <w:rsid w:val="1F6D6CA3"/>
    <w:rsid w:val="1F6D770D"/>
    <w:rsid w:val="1F701842"/>
    <w:rsid w:val="1F7257DA"/>
    <w:rsid w:val="1F762F25"/>
    <w:rsid w:val="1F78377B"/>
    <w:rsid w:val="1F7853D8"/>
    <w:rsid w:val="1F7A4AC6"/>
    <w:rsid w:val="1F7C454D"/>
    <w:rsid w:val="1F8751E7"/>
    <w:rsid w:val="1F8913FA"/>
    <w:rsid w:val="1F8F103A"/>
    <w:rsid w:val="1F990398"/>
    <w:rsid w:val="1FB14BCF"/>
    <w:rsid w:val="1FB17138"/>
    <w:rsid w:val="1FB23296"/>
    <w:rsid w:val="1FB717D8"/>
    <w:rsid w:val="1FBF2B80"/>
    <w:rsid w:val="1FC349CF"/>
    <w:rsid w:val="1FC4110A"/>
    <w:rsid w:val="1FD359BA"/>
    <w:rsid w:val="1FDC529E"/>
    <w:rsid w:val="1FE0054D"/>
    <w:rsid w:val="1FE057F9"/>
    <w:rsid w:val="1FE22A6C"/>
    <w:rsid w:val="1FED594D"/>
    <w:rsid w:val="20084FAA"/>
    <w:rsid w:val="200A009C"/>
    <w:rsid w:val="200C74BC"/>
    <w:rsid w:val="20102648"/>
    <w:rsid w:val="201E1E88"/>
    <w:rsid w:val="201E4846"/>
    <w:rsid w:val="202170B1"/>
    <w:rsid w:val="20276E22"/>
    <w:rsid w:val="202B5EFE"/>
    <w:rsid w:val="202D09E2"/>
    <w:rsid w:val="203A186B"/>
    <w:rsid w:val="203A201A"/>
    <w:rsid w:val="204631B4"/>
    <w:rsid w:val="20492CE8"/>
    <w:rsid w:val="204C5A64"/>
    <w:rsid w:val="204E1EEF"/>
    <w:rsid w:val="204E6BA5"/>
    <w:rsid w:val="205651A8"/>
    <w:rsid w:val="205A7165"/>
    <w:rsid w:val="206C4A1D"/>
    <w:rsid w:val="206D249A"/>
    <w:rsid w:val="207100E9"/>
    <w:rsid w:val="20744F59"/>
    <w:rsid w:val="207628EF"/>
    <w:rsid w:val="2079079F"/>
    <w:rsid w:val="208A6E24"/>
    <w:rsid w:val="208D34FE"/>
    <w:rsid w:val="208E47EF"/>
    <w:rsid w:val="209C2E11"/>
    <w:rsid w:val="20A04E5A"/>
    <w:rsid w:val="20A3014D"/>
    <w:rsid w:val="20AC4D98"/>
    <w:rsid w:val="20AD117C"/>
    <w:rsid w:val="20B42C1A"/>
    <w:rsid w:val="20B92735"/>
    <w:rsid w:val="20BC2212"/>
    <w:rsid w:val="20C57B3A"/>
    <w:rsid w:val="20CA0573"/>
    <w:rsid w:val="20D46DA1"/>
    <w:rsid w:val="20D57DEA"/>
    <w:rsid w:val="20D77B23"/>
    <w:rsid w:val="20DD6E4F"/>
    <w:rsid w:val="20DE7223"/>
    <w:rsid w:val="20E04E4F"/>
    <w:rsid w:val="20E05BEA"/>
    <w:rsid w:val="20E35E7A"/>
    <w:rsid w:val="20F018D4"/>
    <w:rsid w:val="20F43A50"/>
    <w:rsid w:val="20FB5E6B"/>
    <w:rsid w:val="20FB7C1C"/>
    <w:rsid w:val="210431BA"/>
    <w:rsid w:val="21091F88"/>
    <w:rsid w:val="210966CB"/>
    <w:rsid w:val="210A326B"/>
    <w:rsid w:val="210A3E1F"/>
    <w:rsid w:val="21116A6B"/>
    <w:rsid w:val="21125004"/>
    <w:rsid w:val="211E7F0D"/>
    <w:rsid w:val="212040CD"/>
    <w:rsid w:val="212B67CA"/>
    <w:rsid w:val="213109DD"/>
    <w:rsid w:val="213C6114"/>
    <w:rsid w:val="214468A4"/>
    <w:rsid w:val="21546DBB"/>
    <w:rsid w:val="215757AB"/>
    <w:rsid w:val="215E7AA1"/>
    <w:rsid w:val="21717CD2"/>
    <w:rsid w:val="21876F5D"/>
    <w:rsid w:val="2189742D"/>
    <w:rsid w:val="21907E6C"/>
    <w:rsid w:val="21961926"/>
    <w:rsid w:val="21A03F31"/>
    <w:rsid w:val="21A34AA5"/>
    <w:rsid w:val="21AA2BCE"/>
    <w:rsid w:val="21AF7B36"/>
    <w:rsid w:val="21B328B0"/>
    <w:rsid w:val="21C53A12"/>
    <w:rsid w:val="21D17657"/>
    <w:rsid w:val="21E01FC7"/>
    <w:rsid w:val="21E53118"/>
    <w:rsid w:val="21F23BC7"/>
    <w:rsid w:val="21F76249"/>
    <w:rsid w:val="220A05FD"/>
    <w:rsid w:val="220A0FA0"/>
    <w:rsid w:val="220C357F"/>
    <w:rsid w:val="220F714A"/>
    <w:rsid w:val="22112EA6"/>
    <w:rsid w:val="2216059B"/>
    <w:rsid w:val="22191AA6"/>
    <w:rsid w:val="221C40F9"/>
    <w:rsid w:val="222A2C10"/>
    <w:rsid w:val="2235346B"/>
    <w:rsid w:val="22383191"/>
    <w:rsid w:val="223931E0"/>
    <w:rsid w:val="223D0885"/>
    <w:rsid w:val="22462B3E"/>
    <w:rsid w:val="22472229"/>
    <w:rsid w:val="224F5EF9"/>
    <w:rsid w:val="22520A87"/>
    <w:rsid w:val="22562B3E"/>
    <w:rsid w:val="22586693"/>
    <w:rsid w:val="22596250"/>
    <w:rsid w:val="225E0155"/>
    <w:rsid w:val="22600A18"/>
    <w:rsid w:val="22614045"/>
    <w:rsid w:val="22620BBF"/>
    <w:rsid w:val="22626BA4"/>
    <w:rsid w:val="226423E9"/>
    <w:rsid w:val="226732E0"/>
    <w:rsid w:val="226C56B9"/>
    <w:rsid w:val="226D0470"/>
    <w:rsid w:val="226E1A78"/>
    <w:rsid w:val="22742FDD"/>
    <w:rsid w:val="22773A99"/>
    <w:rsid w:val="227F6A7C"/>
    <w:rsid w:val="228E4F11"/>
    <w:rsid w:val="228E7E14"/>
    <w:rsid w:val="22923DD5"/>
    <w:rsid w:val="22981248"/>
    <w:rsid w:val="229D4752"/>
    <w:rsid w:val="229F72AC"/>
    <w:rsid w:val="22A54B03"/>
    <w:rsid w:val="22A77211"/>
    <w:rsid w:val="22B31F46"/>
    <w:rsid w:val="22B3580B"/>
    <w:rsid w:val="22C15AC4"/>
    <w:rsid w:val="22C23044"/>
    <w:rsid w:val="22C747A3"/>
    <w:rsid w:val="22CB4B90"/>
    <w:rsid w:val="22CC3B3C"/>
    <w:rsid w:val="22D27D50"/>
    <w:rsid w:val="22D61BE6"/>
    <w:rsid w:val="22DC1A0F"/>
    <w:rsid w:val="22EA625F"/>
    <w:rsid w:val="22ED74FB"/>
    <w:rsid w:val="22F05382"/>
    <w:rsid w:val="22F614CD"/>
    <w:rsid w:val="23004E1A"/>
    <w:rsid w:val="230C136F"/>
    <w:rsid w:val="230D4200"/>
    <w:rsid w:val="231240CE"/>
    <w:rsid w:val="2315334C"/>
    <w:rsid w:val="231E7EBA"/>
    <w:rsid w:val="232B08F6"/>
    <w:rsid w:val="23426776"/>
    <w:rsid w:val="23482ACA"/>
    <w:rsid w:val="234D7172"/>
    <w:rsid w:val="23596166"/>
    <w:rsid w:val="236705AA"/>
    <w:rsid w:val="236A5FC3"/>
    <w:rsid w:val="23722583"/>
    <w:rsid w:val="23771427"/>
    <w:rsid w:val="237B5C96"/>
    <w:rsid w:val="238D7614"/>
    <w:rsid w:val="23912198"/>
    <w:rsid w:val="23AB2E43"/>
    <w:rsid w:val="23AD6F94"/>
    <w:rsid w:val="23B546BD"/>
    <w:rsid w:val="23B653E7"/>
    <w:rsid w:val="23BB7456"/>
    <w:rsid w:val="23BD5601"/>
    <w:rsid w:val="23CA5093"/>
    <w:rsid w:val="23CC1FE8"/>
    <w:rsid w:val="23CF5A91"/>
    <w:rsid w:val="23D4331C"/>
    <w:rsid w:val="23D53FA9"/>
    <w:rsid w:val="23D62E4E"/>
    <w:rsid w:val="23D8000C"/>
    <w:rsid w:val="23DC123C"/>
    <w:rsid w:val="23E04442"/>
    <w:rsid w:val="23EE7A2D"/>
    <w:rsid w:val="24065025"/>
    <w:rsid w:val="24066E8D"/>
    <w:rsid w:val="24112F90"/>
    <w:rsid w:val="24141FAC"/>
    <w:rsid w:val="24145210"/>
    <w:rsid w:val="24170137"/>
    <w:rsid w:val="241A75E4"/>
    <w:rsid w:val="241E4609"/>
    <w:rsid w:val="24236284"/>
    <w:rsid w:val="242557CC"/>
    <w:rsid w:val="24255A9A"/>
    <w:rsid w:val="242C039F"/>
    <w:rsid w:val="242F0CCA"/>
    <w:rsid w:val="24340CC5"/>
    <w:rsid w:val="243770B8"/>
    <w:rsid w:val="243A03B7"/>
    <w:rsid w:val="2440105F"/>
    <w:rsid w:val="24401DD8"/>
    <w:rsid w:val="24403FD5"/>
    <w:rsid w:val="24404701"/>
    <w:rsid w:val="24417A53"/>
    <w:rsid w:val="24453EAA"/>
    <w:rsid w:val="244C27CC"/>
    <w:rsid w:val="244D7406"/>
    <w:rsid w:val="24641829"/>
    <w:rsid w:val="24693B7F"/>
    <w:rsid w:val="246A3DFB"/>
    <w:rsid w:val="246D6445"/>
    <w:rsid w:val="247201E7"/>
    <w:rsid w:val="247523E5"/>
    <w:rsid w:val="24765027"/>
    <w:rsid w:val="248142F7"/>
    <w:rsid w:val="248A180A"/>
    <w:rsid w:val="24A0175F"/>
    <w:rsid w:val="24A22E3F"/>
    <w:rsid w:val="24AB3EB2"/>
    <w:rsid w:val="24B02AAE"/>
    <w:rsid w:val="24B456AC"/>
    <w:rsid w:val="24B629A2"/>
    <w:rsid w:val="24BB2A05"/>
    <w:rsid w:val="24BE503B"/>
    <w:rsid w:val="24BF50E7"/>
    <w:rsid w:val="24C27582"/>
    <w:rsid w:val="24C5295D"/>
    <w:rsid w:val="24D071EA"/>
    <w:rsid w:val="24E032DA"/>
    <w:rsid w:val="24E216AF"/>
    <w:rsid w:val="24E4662D"/>
    <w:rsid w:val="24E532DB"/>
    <w:rsid w:val="24ED429F"/>
    <w:rsid w:val="24F84118"/>
    <w:rsid w:val="24FE6B2A"/>
    <w:rsid w:val="2508535A"/>
    <w:rsid w:val="250919B3"/>
    <w:rsid w:val="250B495E"/>
    <w:rsid w:val="251360CB"/>
    <w:rsid w:val="25150A56"/>
    <w:rsid w:val="251A16D7"/>
    <w:rsid w:val="25335DE1"/>
    <w:rsid w:val="25353B4E"/>
    <w:rsid w:val="25391AFF"/>
    <w:rsid w:val="253D3D71"/>
    <w:rsid w:val="253F46F4"/>
    <w:rsid w:val="25423802"/>
    <w:rsid w:val="25466545"/>
    <w:rsid w:val="255A1FDA"/>
    <w:rsid w:val="255B0D7E"/>
    <w:rsid w:val="255B38F8"/>
    <w:rsid w:val="255F353F"/>
    <w:rsid w:val="256401FD"/>
    <w:rsid w:val="2565090B"/>
    <w:rsid w:val="256E59C9"/>
    <w:rsid w:val="256F2631"/>
    <w:rsid w:val="25740BC0"/>
    <w:rsid w:val="257C0C49"/>
    <w:rsid w:val="257C24D2"/>
    <w:rsid w:val="257F4943"/>
    <w:rsid w:val="257F6A14"/>
    <w:rsid w:val="258178B6"/>
    <w:rsid w:val="2583783D"/>
    <w:rsid w:val="258B7CCE"/>
    <w:rsid w:val="25934CEE"/>
    <w:rsid w:val="259B351D"/>
    <w:rsid w:val="259F0033"/>
    <w:rsid w:val="259F389A"/>
    <w:rsid w:val="25A0344F"/>
    <w:rsid w:val="25AB03D9"/>
    <w:rsid w:val="25AD5FF3"/>
    <w:rsid w:val="25AF3176"/>
    <w:rsid w:val="25B66EC8"/>
    <w:rsid w:val="25B82688"/>
    <w:rsid w:val="25B92A5A"/>
    <w:rsid w:val="25C55118"/>
    <w:rsid w:val="25C85C53"/>
    <w:rsid w:val="25D00415"/>
    <w:rsid w:val="25D246DA"/>
    <w:rsid w:val="25D83485"/>
    <w:rsid w:val="25D90532"/>
    <w:rsid w:val="25E21E9C"/>
    <w:rsid w:val="25E5114E"/>
    <w:rsid w:val="25E94884"/>
    <w:rsid w:val="25EB3629"/>
    <w:rsid w:val="25F4750F"/>
    <w:rsid w:val="25F54ECF"/>
    <w:rsid w:val="260815F9"/>
    <w:rsid w:val="260A36B9"/>
    <w:rsid w:val="26160C42"/>
    <w:rsid w:val="26177AF9"/>
    <w:rsid w:val="261D6FC4"/>
    <w:rsid w:val="261E4C75"/>
    <w:rsid w:val="261F6ADB"/>
    <w:rsid w:val="262011B7"/>
    <w:rsid w:val="263460CA"/>
    <w:rsid w:val="263C7842"/>
    <w:rsid w:val="263F2B65"/>
    <w:rsid w:val="26425AC8"/>
    <w:rsid w:val="264336AD"/>
    <w:rsid w:val="26441961"/>
    <w:rsid w:val="2646072C"/>
    <w:rsid w:val="26485132"/>
    <w:rsid w:val="264C7376"/>
    <w:rsid w:val="2655260C"/>
    <w:rsid w:val="2655591F"/>
    <w:rsid w:val="265A2616"/>
    <w:rsid w:val="26636645"/>
    <w:rsid w:val="266B1BCD"/>
    <w:rsid w:val="266D054A"/>
    <w:rsid w:val="266D5954"/>
    <w:rsid w:val="267267AA"/>
    <w:rsid w:val="26730CB0"/>
    <w:rsid w:val="26732F31"/>
    <w:rsid w:val="267535AC"/>
    <w:rsid w:val="267A22BC"/>
    <w:rsid w:val="268326F8"/>
    <w:rsid w:val="2687518A"/>
    <w:rsid w:val="268847A6"/>
    <w:rsid w:val="268D0C9A"/>
    <w:rsid w:val="26936BA8"/>
    <w:rsid w:val="26982296"/>
    <w:rsid w:val="26A56052"/>
    <w:rsid w:val="26B3768D"/>
    <w:rsid w:val="26B918D1"/>
    <w:rsid w:val="26BB53EF"/>
    <w:rsid w:val="26C11D98"/>
    <w:rsid w:val="26C12AEE"/>
    <w:rsid w:val="26C34F60"/>
    <w:rsid w:val="26C71877"/>
    <w:rsid w:val="26C83D69"/>
    <w:rsid w:val="26CC6257"/>
    <w:rsid w:val="26CD5B55"/>
    <w:rsid w:val="26D10E85"/>
    <w:rsid w:val="26D913D6"/>
    <w:rsid w:val="26DE2A9D"/>
    <w:rsid w:val="26E0428E"/>
    <w:rsid w:val="26E21605"/>
    <w:rsid w:val="26E36083"/>
    <w:rsid w:val="26E76171"/>
    <w:rsid w:val="26E866EA"/>
    <w:rsid w:val="26EA6677"/>
    <w:rsid w:val="26EC50AA"/>
    <w:rsid w:val="26F32220"/>
    <w:rsid w:val="26FC018D"/>
    <w:rsid w:val="2703581F"/>
    <w:rsid w:val="2708062A"/>
    <w:rsid w:val="27093B6F"/>
    <w:rsid w:val="270C3DB1"/>
    <w:rsid w:val="270F3D4E"/>
    <w:rsid w:val="27157B11"/>
    <w:rsid w:val="27163442"/>
    <w:rsid w:val="27174A67"/>
    <w:rsid w:val="271961A2"/>
    <w:rsid w:val="272455C6"/>
    <w:rsid w:val="27246775"/>
    <w:rsid w:val="272A002D"/>
    <w:rsid w:val="272A6466"/>
    <w:rsid w:val="272B7541"/>
    <w:rsid w:val="27352D88"/>
    <w:rsid w:val="27374137"/>
    <w:rsid w:val="273914E2"/>
    <w:rsid w:val="27414857"/>
    <w:rsid w:val="274A0F5B"/>
    <w:rsid w:val="2752452F"/>
    <w:rsid w:val="275727A3"/>
    <w:rsid w:val="27574808"/>
    <w:rsid w:val="27665313"/>
    <w:rsid w:val="27685AB3"/>
    <w:rsid w:val="27725833"/>
    <w:rsid w:val="27726EE2"/>
    <w:rsid w:val="27767B01"/>
    <w:rsid w:val="27776466"/>
    <w:rsid w:val="277A3461"/>
    <w:rsid w:val="2785376A"/>
    <w:rsid w:val="27927E93"/>
    <w:rsid w:val="27957C71"/>
    <w:rsid w:val="279655D1"/>
    <w:rsid w:val="279700EE"/>
    <w:rsid w:val="279D2226"/>
    <w:rsid w:val="27B27857"/>
    <w:rsid w:val="27B309C9"/>
    <w:rsid w:val="27B320A0"/>
    <w:rsid w:val="27BA5182"/>
    <w:rsid w:val="27C23D6E"/>
    <w:rsid w:val="27D447D9"/>
    <w:rsid w:val="27D92DB5"/>
    <w:rsid w:val="27DB5AD8"/>
    <w:rsid w:val="27E95DF4"/>
    <w:rsid w:val="27ED3E74"/>
    <w:rsid w:val="27FA5A39"/>
    <w:rsid w:val="27FA6A98"/>
    <w:rsid w:val="28103003"/>
    <w:rsid w:val="2815376F"/>
    <w:rsid w:val="28185241"/>
    <w:rsid w:val="281E0A65"/>
    <w:rsid w:val="282240F5"/>
    <w:rsid w:val="282A3669"/>
    <w:rsid w:val="282C52EE"/>
    <w:rsid w:val="283F17E8"/>
    <w:rsid w:val="283F473A"/>
    <w:rsid w:val="28403A6F"/>
    <w:rsid w:val="28455F62"/>
    <w:rsid w:val="2847317D"/>
    <w:rsid w:val="2848257F"/>
    <w:rsid w:val="28484268"/>
    <w:rsid w:val="2849443B"/>
    <w:rsid w:val="284E2F94"/>
    <w:rsid w:val="285A0B36"/>
    <w:rsid w:val="285F5542"/>
    <w:rsid w:val="2861082D"/>
    <w:rsid w:val="286D2EE6"/>
    <w:rsid w:val="287207CF"/>
    <w:rsid w:val="28815137"/>
    <w:rsid w:val="288704F4"/>
    <w:rsid w:val="28901DC9"/>
    <w:rsid w:val="28927D9B"/>
    <w:rsid w:val="28A16204"/>
    <w:rsid w:val="28A16ED3"/>
    <w:rsid w:val="28A33F03"/>
    <w:rsid w:val="28AB112C"/>
    <w:rsid w:val="28AD4427"/>
    <w:rsid w:val="28B05656"/>
    <w:rsid w:val="28B51941"/>
    <w:rsid w:val="28C05095"/>
    <w:rsid w:val="28C70495"/>
    <w:rsid w:val="28D109B6"/>
    <w:rsid w:val="28D17D7A"/>
    <w:rsid w:val="28D24279"/>
    <w:rsid w:val="28D424A3"/>
    <w:rsid w:val="28D737C6"/>
    <w:rsid w:val="28DA6C62"/>
    <w:rsid w:val="28E10C4F"/>
    <w:rsid w:val="28E94131"/>
    <w:rsid w:val="28EF4C5C"/>
    <w:rsid w:val="28F903BC"/>
    <w:rsid w:val="28F92D62"/>
    <w:rsid w:val="28F9432C"/>
    <w:rsid w:val="28F95E27"/>
    <w:rsid w:val="28FD09FE"/>
    <w:rsid w:val="29091FC4"/>
    <w:rsid w:val="290F2281"/>
    <w:rsid w:val="29212667"/>
    <w:rsid w:val="292279DD"/>
    <w:rsid w:val="292474D6"/>
    <w:rsid w:val="292D361F"/>
    <w:rsid w:val="292D5EA7"/>
    <w:rsid w:val="29304C30"/>
    <w:rsid w:val="2941439C"/>
    <w:rsid w:val="29417282"/>
    <w:rsid w:val="29465388"/>
    <w:rsid w:val="294876BC"/>
    <w:rsid w:val="294B1FF8"/>
    <w:rsid w:val="29584FA5"/>
    <w:rsid w:val="295F6FD6"/>
    <w:rsid w:val="29610A2A"/>
    <w:rsid w:val="296348FD"/>
    <w:rsid w:val="29690E8C"/>
    <w:rsid w:val="29781711"/>
    <w:rsid w:val="297821DF"/>
    <w:rsid w:val="2979014C"/>
    <w:rsid w:val="29840A53"/>
    <w:rsid w:val="298811E2"/>
    <w:rsid w:val="29883BEF"/>
    <w:rsid w:val="298976E3"/>
    <w:rsid w:val="298C7907"/>
    <w:rsid w:val="298F7929"/>
    <w:rsid w:val="299460AE"/>
    <w:rsid w:val="299871C6"/>
    <w:rsid w:val="299B1C4A"/>
    <w:rsid w:val="299D4C58"/>
    <w:rsid w:val="299E02E4"/>
    <w:rsid w:val="299E5F1B"/>
    <w:rsid w:val="299F239F"/>
    <w:rsid w:val="29A450C5"/>
    <w:rsid w:val="29A541D0"/>
    <w:rsid w:val="29AC678D"/>
    <w:rsid w:val="29AE5545"/>
    <w:rsid w:val="29B053D6"/>
    <w:rsid w:val="29B33184"/>
    <w:rsid w:val="29B43B4C"/>
    <w:rsid w:val="29B755C2"/>
    <w:rsid w:val="29BB7F17"/>
    <w:rsid w:val="29C87B87"/>
    <w:rsid w:val="29CA12B1"/>
    <w:rsid w:val="29CD44A1"/>
    <w:rsid w:val="29D24F33"/>
    <w:rsid w:val="29D60F9A"/>
    <w:rsid w:val="29E523AB"/>
    <w:rsid w:val="29FA46F8"/>
    <w:rsid w:val="29FB3623"/>
    <w:rsid w:val="2A020510"/>
    <w:rsid w:val="2A08752B"/>
    <w:rsid w:val="2A0D7A62"/>
    <w:rsid w:val="2A107F11"/>
    <w:rsid w:val="2A18217B"/>
    <w:rsid w:val="2A2E302C"/>
    <w:rsid w:val="2A2F7D82"/>
    <w:rsid w:val="2A316906"/>
    <w:rsid w:val="2A395C24"/>
    <w:rsid w:val="2A3C3206"/>
    <w:rsid w:val="2A3D5E3D"/>
    <w:rsid w:val="2A411C74"/>
    <w:rsid w:val="2A432B4B"/>
    <w:rsid w:val="2A52049F"/>
    <w:rsid w:val="2A525D4B"/>
    <w:rsid w:val="2A575B1F"/>
    <w:rsid w:val="2A666866"/>
    <w:rsid w:val="2A733EC8"/>
    <w:rsid w:val="2A7840DD"/>
    <w:rsid w:val="2A786265"/>
    <w:rsid w:val="2A7A6C07"/>
    <w:rsid w:val="2A851E22"/>
    <w:rsid w:val="2A9B66E0"/>
    <w:rsid w:val="2AA01F1E"/>
    <w:rsid w:val="2AA34C1F"/>
    <w:rsid w:val="2AAA20E1"/>
    <w:rsid w:val="2AAA787A"/>
    <w:rsid w:val="2AB97CD4"/>
    <w:rsid w:val="2AC6596C"/>
    <w:rsid w:val="2AC76C6A"/>
    <w:rsid w:val="2ACD31FD"/>
    <w:rsid w:val="2AD129B1"/>
    <w:rsid w:val="2AD4285A"/>
    <w:rsid w:val="2AD43A6A"/>
    <w:rsid w:val="2AD620C5"/>
    <w:rsid w:val="2AD979FF"/>
    <w:rsid w:val="2ADA1298"/>
    <w:rsid w:val="2ADA275C"/>
    <w:rsid w:val="2AE02E3B"/>
    <w:rsid w:val="2AE51DB0"/>
    <w:rsid w:val="2AEE5F19"/>
    <w:rsid w:val="2AEE70F7"/>
    <w:rsid w:val="2AF14815"/>
    <w:rsid w:val="2AFE4B70"/>
    <w:rsid w:val="2B035EF2"/>
    <w:rsid w:val="2B092E11"/>
    <w:rsid w:val="2B0D05F3"/>
    <w:rsid w:val="2B0E75D6"/>
    <w:rsid w:val="2B1C278B"/>
    <w:rsid w:val="2B1D3B9F"/>
    <w:rsid w:val="2B2167F7"/>
    <w:rsid w:val="2B23468A"/>
    <w:rsid w:val="2B284724"/>
    <w:rsid w:val="2B290792"/>
    <w:rsid w:val="2B29585D"/>
    <w:rsid w:val="2B2B7DB9"/>
    <w:rsid w:val="2B3A7031"/>
    <w:rsid w:val="2B4B14F1"/>
    <w:rsid w:val="2B5345D6"/>
    <w:rsid w:val="2B542D16"/>
    <w:rsid w:val="2B601EAF"/>
    <w:rsid w:val="2B665B52"/>
    <w:rsid w:val="2B69154D"/>
    <w:rsid w:val="2B6B4621"/>
    <w:rsid w:val="2B74791E"/>
    <w:rsid w:val="2B7530DB"/>
    <w:rsid w:val="2B7F46B6"/>
    <w:rsid w:val="2B812004"/>
    <w:rsid w:val="2B8977E5"/>
    <w:rsid w:val="2B973D6D"/>
    <w:rsid w:val="2B9847ED"/>
    <w:rsid w:val="2B9911AE"/>
    <w:rsid w:val="2B9D1A0C"/>
    <w:rsid w:val="2BA319BC"/>
    <w:rsid w:val="2BA32279"/>
    <w:rsid w:val="2BA521E7"/>
    <w:rsid w:val="2BB449B5"/>
    <w:rsid w:val="2BB92924"/>
    <w:rsid w:val="2BB92A93"/>
    <w:rsid w:val="2BC403A9"/>
    <w:rsid w:val="2BC9222C"/>
    <w:rsid w:val="2BCC14F0"/>
    <w:rsid w:val="2BD25618"/>
    <w:rsid w:val="2BD37254"/>
    <w:rsid w:val="2BD44A6E"/>
    <w:rsid w:val="2BD66575"/>
    <w:rsid w:val="2BDC6745"/>
    <w:rsid w:val="2BE16AF3"/>
    <w:rsid w:val="2BF64201"/>
    <w:rsid w:val="2BFD2A02"/>
    <w:rsid w:val="2C041163"/>
    <w:rsid w:val="2C0606C6"/>
    <w:rsid w:val="2C07680B"/>
    <w:rsid w:val="2C116CF8"/>
    <w:rsid w:val="2C143E21"/>
    <w:rsid w:val="2C1A577A"/>
    <w:rsid w:val="2C1F4F10"/>
    <w:rsid w:val="2C25237F"/>
    <w:rsid w:val="2C2D5B35"/>
    <w:rsid w:val="2C2E7D68"/>
    <w:rsid w:val="2C2F340C"/>
    <w:rsid w:val="2C353ED1"/>
    <w:rsid w:val="2C4135A3"/>
    <w:rsid w:val="2C420B38"/>
    <w:rsid w:val="2C42448D"/>
    <w:rsid w:val="2C462E16"/>
    <w:rsid w:val="2C470F75"/>
    <w:rsid w:val="2C486F4A"/>
    <w:rsid w:val="2C4B11FF"/>
    <w:rsid w:val="2C574563"/>
    <w:rsid w:val="2C59459B"/>
    <w:rsid w:val="2C5E2D8A"/>
    <w:rsid w:val="2C622F2A"/>
    <w:rsid w:val="2C654520"/>
    <w:rsid w:val="2C6A53E4"/>
    <w:rsid w:val="2C6C4C57"/>
    <w:rsid w:val="2C70685F"/>
    <w:rsid w:val="2C7438D6"/>
    <w:rsid w:val="2C7B177C"/>
    <w:rsid w:val="2C822C3D"/>
    <w:rsid w:val="2C8274FA"/>
    <w:rsid w:val="2C885414"/>
    <w:rsid w:val="2C96029F"/>
    <w:rsid w:val="2C9C49BD"/>
    <w:rsid w:val="2CA25745"/>
    <w:rsid w:val="2CA31A8D"/>
    <w:rsid w:val="2CAE4367"/>
    <w:rsid w:val="2CAE6E00"/>
    <w:rsid w:val="2CB12779"/>
    <w:rsid w:val="2CB96B61"/>
    <w:rsid w:val="2CC36535"/>
    <w:rsid w:val="2CD42D76"/>
    <w:rsid w:val="2CE25243"/>
    <w:rsid w:val="2CE5181F"/>
    <w:rsid w:val="2CE5413D"/>
    <w:rsid w:val="2CEE2BF7"/>
    <w:rsid w:val="2CF30BFE"/>
    <w:rsid w:val="2CF32386"/>
    <w:rsid w:val="2CFA289E"/>
    <w:rsid w:val="2CFE7071"/>
    <w:rsid w:val="2CFF04A2"/>
    <w:rsid w:val="2CFF1EE1"/>
    <w:rsid w:val="2D037583"/>
    <w:rsid w:val="2D0471CB"/>
    <w:rsid w:val="2D0A2A69"/>
    <w:rsid w:val="2D0C626E"/>
    <w:rsid w:val="2D144FDE"/>
    <w:rsid w:val="2D1C56B2"/>
    <w:rsid w:val="2D1E6D1B"/>
    <w:rsid w:val="2D230250"/>
    <w:rsid w:val="2D2460F6"/>
    <w:rsid w:val="2D2579B3"/>
    <w:rsid w:val="2D2E62AB"/>
    <w:rsid w:val="2D362B92"/>
    <w:rsid w:val="2D3A7747"/>
    <w:rsid w:val="2D3E76D1"/>
    <w:rsid w:val="2D3F36CB"/>
    <w:rsid w:val="2D416A83"/>
    <w:rsid w:val="2D426C25"/>
    <w:rsid w:val="2D4D2210"/>
    <w:rsid w:val="2D5579E1"/>
    <w:rsid w:val="2D62677F"/>
    <w:rsid w:val="2D740784"/>
    <w:rsid w:val="2D7B3A50"/>
    <w:rsid w:val="2D8240E6"/>
    <w:rsid w:val="2D8D43C0"/>
    <w:rsid w:val="2D8E34A6"/>
    <w:rsid w:val="2DA42DA4"/>
    <w:rsid w:val="2DAF0EFD"/>
    <w:rsid w:val="2DC919F1"/>
    <w:rsid w:val="2DD22A97"/>
    <w:rsid w:val="2DD25506"/>
    <w:rsid w:val="2DDF0C8C"/>
    <w:rsid w:val="2DDF13E4"/>
    <w:rsid w:val="2DEE0F26"/>
    <w:rsid w:val="2DEF78E3"/>
    <w:rsid w:val="2DF20B5F"/>
    <w:rsid w:val="2DF30D2A"/>
    <w:rsid w:val="2DF36F4B"/>
    <w:rsid w:val="2DFC1FF5"/>
    <w:rsid w:val="2E0D3B74"/>
    <w:rsid w:val="2E0F14CB"/>
    <w:rsid w:val="2E132FE4"/>
    <w:rsid w:val="2E185835"/>
    <w:rsid w:val="2E1B4DF4"/>
    <w:rsid w:val="2E1C7A84"/>
    <w:rsid w:val="2E224D1B"/>
    <w:rsid w:val="2E226AF0"/>
    <w:rsid w:val="2E273B1F"/>
    <w:rsid w:val="2E337CE3"/>
    <w:rsid w:val="2E370BCD"/>
    <w:rsid w:val="2E3D4A3F"/>
    <w:rsid w:val="2E3D6063"/>
    <w:rsid w:val="2E430E7B"/>
    <w:rsid w:val="2E465901"/>
    <w:rsid w:val="2E476B81"/>
    <w:rsid w:val="2E4B2C55"/>
    <w:rsid w:val="2E4D1F9E"/>
    <w:rsid w:val="2E552A16"/>
    <w:rsid w:val="2E554E22"/>
    <w:rsid w:val="2E5669E1"/>
    <w:rsid w:val="2E5A3D78"/>
    <w:rsid w:val="2E5C1B0B"/>
    <w:rsid w:val="2E5C2CFB"/>
    <w:rsid w:val="2E5F0BF9"/>
    <w:rsid w:val="2E646260"/>
    <w:rsid w:val="2E6A02DA"/>
    <w:rsid w:val="2E6D3219"/>
    <w:rsid w:val="2E787E09"/>
    <w:rsid w:val="2E793E9D"/>
    <w:rsid w:val="2E7B019C"/>
    <w:rsid w:val="2E7E4118"/>
    <w:rsid w:val="2E8E5FBF"/>
    <w:rsid w:val="2E9E4525"/>
    <w:rsid w:val="2EA87BA7"/>
    <w:rsid w:val="2EB53F19"/>
    <w:rsid w:val="2EB9702B"/>
    <w:rsid w:val="2ECD7731"/>
    <w:rsid w:val="2ED15C94"/>
    <w:rsid w:val="2EE5675B"/>
    <w:rsid w:val="2EE71DF8"/>
    <w:rsid w:val="2EED15DF"/>
    <w:rsid w:val="2EEF0779"/>
    <w:rsid w:val="2EF47225"/>
    <w:rsid w:val="2EF93B9C"/>
    <w:rsid w:val="2F022434"/>
    <w:rsid w:val="2F033E34"/>
    <w:rsid w:val="2F094EC8"/>
    <w:rsid w:val="2F1362AD"/>
    <w:rsid w:val="2F1857C9"/>
    <w:rsid w:val="2F1B01D2"/>
    <w:rsid w:val="2F1D5D03"/>
    <w:rsid w:val="2F217494"/>
    <w:rsid w:val="2F311E3F"/>
    <w:rsid w:val="2F3720C1"/>
    <w:rsid w:val="2F3C1898"/>
    <w:rsid w:val="2F441D0A"/>
    <w:rsid w:val="2F463F93"/>
    <w:rsid w:val="2F520BFC"/>
    <w:rsid w:val="2F580683"/>
    <w:rsid w:val="2F5C3677"/>
    <w:rsid w:val="2F5F02C4"/>
    <w:rsid w:val="2F5F6DBA"/>
    <w:rsid w:val="2F6E0192"/>
    <w:rsid w:val="2F720338"/>
    <w:rsid w:val="2F76125B"/>
    <w:rsid w:val="2F7D3268"/>
    <w:rsid w:val="2F8256C1"/>
    <w:rsid w:val="2F8B7691"/>
    <w:rsid w:val="2F8E3089"/>
    <w:rsid w:val="2F901DF2"/>
    <w:rsid w:val="2F99497C"/>
    <w:rsid w:val="2FB31E25"/>
    <w:rsid w:val="2FB83B54"/>
    <w:rsid w:val="2FB8701F"/>
    <w:rsid w:val="2FBA1BD2"/>
    <w:rsid w:val="2FBD05F0"/>
    <w:rsid w:val="2FC32261"/>
    <w:rsid w:val="2FCD7786"/>
    <w:rsid w:val="2FCE774B"/>
    <w:rsid w:val="2FD22C41"/>
    <w:rsid w:val="2FD37C14"/>
    <w:rsid w:val="2FDB09A7"/>
    <w:rsid w:val="2FDD1C2C"/>
    <w:rsid w:val="2FE4240F"/>
    <w:rsid w:val="2FE42DD1"/>
    <w:rsid w:val="2FF00635"/>
    <w:rsid w:val="2FFA196F"/>
    <w:rsid w:val="2FFD3722"/>
    <w:rsid w:val="30012DA1"/>
    <w:rsid w:val="300622D3"/>
    <w:rsid w:val="300A2B98"/>
    <w:rsid w:val="300E2763"/>
    <w:rsid w:val="30115400"/>
    <w:rsid w:val="301751C8"/>
    <w:rsid w:val="301C4E6A"/>
    <w:rsid w:val="301C53D9"/>
    <w:rsid w:val="302D38A3"/>
    <w:rsid w:val="30324ED1"/>
    <w:rsid w:val="303321DC"/>
    <w:rsid w:val="30365907"/>
    <w:rsid w:val="3043585C"/>
    <w:rsid w:val="30457A8D"/>
    <w:rsid w:val="30496A4A"/>
    <w:rsid w:val="304A7D01"/>
    <w:rsid w:val="30516CBC"/>
    <w:rsid w:val="30531B61"/>
    <w:rsid w:val="306C74E5"/>
    <w:rsid w:val="306D4F0C"/>
    <w:rsid w:val="30711AEB"/>
    <w:rsid w:val="307A29B5"/>
    <w:rsid w:val="308459FD"/>
    <w:rsid w:val="3087553F"/>
    <w:rsid w:val="30911E10"/>
    <w:rsid w:val="30A12A25"/>
    <w:rsid w:val="30A80F6C"/>
    <w:rsid w:val="30AB608E"/>
    <w:rsid w:val="30AE48B6"/>
    <w:rsid w:val="30B85ABC"/>
    <w:rsid w:val="30C648E8"/>
    <w:rsid w:val="30CE149C"/>
    <w:rsid w:val="30DB6721"/>
    <w:rsid w:val="30DD62E6"/>
    <w:rsid w:val="30EE411E"/>
    <w:rsid w:val="30F82F5C"/>
    <w:rsid w:val="31037C9F"/>
    <w:rsid w:val="310814DA"/>
    <w:rsid w:val="31141545"/>
    <w:rsid w:val="3130330B"/>
    <w:rsid w:val="31333429"/>
    <w:rsid w:val="31392B58"/>
    <w:rsid w:val="313D247D"/>
    <w:rsid w:val="314379B1"/>
    <w:rsid w:val="314D5A03"/>
    <w:rsid w:val="314F1E3A"/>
    <w:rsid w:val="314F6F4C"/>
    <w:rsid w:val="315255F8"/>
    <w:rsid w:val="31591A98"/>
    <w:rsid w:val="315C0F01"/>
    <w:rsid w:val="315F792B"/>
    <w:rsid w:val="31645F8E"/>
    <w:rsid w:val="316A6E6C"/>
    <w:rsid w:val="317066F7"/>
    <w:rsid w:val="317A07E5"/>
    <w:rsid w:val="317C11C9"/>
    <w:rsid w:val="3190696A"/>
    <w:rsid w:val="3191115E"/>
    <w:rsid w:val="31916795"/>
    <w:rsid w:val="31A25719"/>
    <w:rsid w:val="31A51692"/>
    <w:rsid w:val="31A74D8F"/>
    <w:rsid w:val="31A80114"/>
    <w:rsid w:val="31AD2CD9"/>
    <w:rsid w:val="31BC0BB5"/>
    <w:rsid w:val="31C00BBF"/>
    <w:rsid w:val="31C56C72"/>
    <w:rsid w:val="31C66FC8"/>
    <w:rsid w:val="31C85368"/>
    <w:rsid w:val="31CA2EC4"/>
    <w:rsid w:val="31D03994"/>
    <w:rsid w:val="31D11443"/>
    <w:rsid w:val="31D22FD9"/>
    <w:rsid w:val="31D623EF"/>
    <w:rsid w:val="31D77298"/>
    <w:rsid w:val="31DA1E19"/>
    <w:rsid w:val="31DB014B"/>
    <w:rsid w:val="31DB21E5"/>
    <w:rsid w:val="31E577F4"/>
    <w:rsid w:val="31E94726"/>
    <w:rsid w:val="31FA67A3"/>
    <w:rsid w:val="32051CBE"/>
    <w:rsid w:val="32084680"/>
    <w:rsid w:val="320E6549"/>
    <w:rsid w:val="3211129F"/>
    <w:rsid w:val="32195AD0"/>
    <w:rsid w:val="322265F1"/>
    <w:rsid w:val="32253660"/>
    <w:rsid w:val="322F7D49"/>
    <w:rsid w:val="32322030"/>
    <w:rsid w:val="32355B84"/>
    <w:rsid w:val="323B13B9"/>
    <w:rsid w:val="32430CFC"/>
    <w:rsid w:val="32441F90"/>
    <w:rsid w:val="32475293"/>
    <w:rsid w:val="324D1179"/>
    <w:rsid w:val="32512694"/>
    <w:rsid w:val="32525DB7"/>
    <w:rsid w:val="325509E4"/>
    <w:rsid w:val="32595713"/>
    <w:rsid w:val="325C6F33"/>
    <w:rsid w:val="326051FD"/>
    <w:rsid w:val="327057BE"/>
    <w:rsid w:val="32773B05"/>
    <w:rsid w:val="327C29CD"/>
    <w:rsid w:val="327D4344"/>
    <w:rsid w:val="328104B5"/>
    <w:rsid w:val="32855408"/>
    <w:rsid w:val="328671DD"/>
    <w:rsid w:val="32881F07"/>
    <w:rsid w:val="32996203"/>
    <w:rsid w:val="329C1B73"/>
    <w:rsid w:val="32A65FF3"/>
    <w:rsid w:val="32A761B5"/>
    <w:rsid w:val="32AB5AC7"/>
    <w:rsid w:val="32B704CD"/>
    <w:rsid w:val="32BA5E1B"/>
    <w:rsid w:val="32BC21F4"/>
    <w:rsid w:val="32BF58E1"/>
    <w:rsid w:val="32C52522"/>
    <w:rsid w:val="32D02187"/>
    <w:rsid w:val="32D11CF9"/>
    <w:rsid w:val="32DA7BC8"/>
    <w:rsid w:val="32E206DF"/>
    <w:rsid w:val="32EB391D"/>
    <w:rsid w:val="32F16930"/>
    <w:rsid w:val="33004A4F"/>
    <w:rsid w:val="33055257"/>
    <w:rsid w:val="330C098A"/>
    <w:rsid w:val="331007B0"/>
    <w:rsid w:val="33100D58"/>
    <w:rsid w:val="3311699D"/>
    <w:rsid w:val="33146277"/>
    <w:rsid w:val="33162443"/>
    <w:rsid w:val="331A2CBC"/>
    <w:rsid w:val="331F147C"/>
    <w:rsid w:val="332522CF"/>
    <w:rsid w:val="33312264"/>
    <w:rsid w:val="3335092A"/>
    <w:rsid w:val="33356F80"/>
    <w:rsid w:val="33365EBC"/>
    <w:rsid w:val="333A3262"/>
    <w:rsid w:val="333D5105"/>
    <w:rsid w:val="333E21FC"/>
    <w:rsid w:val="334304C6"/>
    <w:rsid w:val="334560CB"/>
    <w:rsid w:val="334C3C5D"/>
    <w:rsid w:val="334E4817"/>
    <w:rsid w:val="335306D5"/>
    <w:rsid w:val="33563CC6"/>
    <w:rsid w:val="335E1897"/>
    <w:rsid w:val="336005F5"/>
    <w:rsid w:val="336019FD"/>
    <w:rsid w:val="336B09E9"/>
    <w:rsid w:val="33744CDA"/>
    <w:rsid w:val="337B649C"/>
    <w:rsid w:val="33802972"/>
    <w:rsid w:val="338160D2"/>
    <w:rsid w:val="338175E5"/>
    <w:rsid w:val="33821DA2"/>
    <w:rsid w:val="338241BC"/>
    <w:rsid w:val="339019A0"/>
    <w:rsid w:val="33923697"/>
    <w:rsid w:val="33940FF2"/>
    <w:rsid w:val="33A0261A"/>
    <w:rsid w:val="33A33745"/>
    <w:rsid w:val="33A87A5E"/>
    <w:rsid w:val="33BA733B"/>
    <w:rsid w:val="33BD7A3C"/>
    <w:rsid w:val="33C167E1"/>
    <w:rsid w:val="33CA7E16"/>
    <w:rsid w:val="33CD5D52"/>
    <w:rsid w:val="33D34AB7"/>
    <w:rsid w:val="33D428AB"/>
    <w:rsid w:val="33D60775"/>
    <w:rsid w:val="33D63DDC"/>
    <w:rsid w:val="33DE669C"/>
    <w:rsid w:val="33E92074"/>
    <w:rsid w:val="33F418D3"/>
    <w:rsid w:val="34005AB9"/>
    <w:rsid w:val="34062E37"/>
    <w:rsid w:val="3407440E"/>
    <w:rsid w:val="340B0EF9"/>
    <w:rsid w:val="34111CD0"/>
    <w:rsid w:val="341D2CAB"/>
    <w:rsid w:val="34261570"/>
    <w:rsid w:val="34361643"/>
    <w:rsid w:val="3447660E"/>
    <w:rsid w:val="3448423D"/>
    <w:rsid w:val="344A3874"/>
    <w:rsid w:val="34524DE4"/>
    <w:rsid w:val="34531D7F"/>
    <w:rsid w:val="3462681F"/>
    <w:rsid w:val="346C312B"/>
    <w:rsid w:val="347112DA"/>
    <w:rsid w:val="34747BD9"/>
    <w:rsid w:val="347B574B"/>
    <w:rsid w:val="347C213A"/>
    <w:rsid w:val="348161C2"/>
    <w:rsid w:val="348740AD"/>
    <w:rsid w:val="34960362"/>
    <w:rsid w:val="349878F2"/>
    <w:rsid w:val="34A26D1F"/>
    <w:rsid w:val="34A608B0"/>
    <w:rsid w:val="34A60A0D"/>
    <w:rsid w:val="34AB3A74"/>
    <w:rsid w:val="34AF24F9"/>
    <w:rsid w:val="34B63074"/>
    <w:rsid w:val="34C05C17"/>
    <w:rsid w:val="34C42B98"/>
    <w:rsid w:val="34C5447C"/>
    <w:rsid w:val="34C80A14"/>
    <w:rsid w:val="34CD35BD"/>
    <w:rsid w:val="34CF1A50"/>
    <w:rsid w:val="34D36B28"/>
    <w:rsid w:val="34DC3BBD"/>
    <w:rsid w:val="34E056B3"/>
    <w:rsid w:val="34E05D45"/>
    <w:rsid w:val="34E168D4"/>
    <w:rsid w:val="34E27654"/>
    <w:rsid w:val="34E758F0"/>
    <w:rsid w:val="34ED3E66"/>
    <w:rsid w:val="34F6313F"/>
    <w:rsid w:val="34FF42A9"/>
    <w:rsid w:val="35042F76"/>
    <w:rsid w:val="350B3286"/>
    <w:rsid w:val="350E233F"/>
    <w:rsid w:val="351611BA"/>
    <w:rsid w:val="351A0537"/>
    <w:rsid w:val="35220F70"/>
    <w:rsid w:val="352215A2"/>
    <w:rsid w:val="352627D7"/>
    <w:rsid w:val="352D58E3"/>
    <w:rsid w:val="35317165"/>
    <w:rsid w:val="3533422A"/>
    <w:rsid w:val="353E6D46"/>
    <w:rsid w:val="35444B87"/>
    <w:rsid w:val="354648EE"/>
    <w:rsid w:val="35557DC1"/>
    <w:rsid w:val="355F3754"/>
    <w:rsid w:val="355F5990"/>
    <w:rsid w:val="356062D7"/>
    <w:rsid w:val="35672485"/>
    <w:rsid w:val="35684E2E"/>
    <w:rsid w:val="35717A5A"/>
    <w:rsid w:val="357357C5"/>
    <w:rsid w:val="357960FC"/>
    <w:rsid w:val="358466B0"/>
    <w:rsid w:val="358700D1"/>
    <w:rsid w:val="35887912"/>
    <w:rsid w:val="358B3CFC"/>
    <w:rsid w:val="35920BAA"/>
    <w:rsid w:val="35924743"/>
    <w:rsid w:val="3594745B"/>
    <w:rsid w:val="35A30279"/>
    <w:rsid w:val="35B2247C"/>
    <w:rsid w:val="35B263D4"/>
    <w:rsid w:val="35B51F9A"/>
    <w:rsid w:val="35B77086"/>
    <w:rsid w:val="35B808CD"/>
    <w:rsid w:val="35BC12F9"/>
    <w:rsid w:val="35BF4BE7"/>
    <w:rsid w:val="35DC6A6A"/>
    <w:rsid w:val="35E77A40"/>
    <w:rsid w:val="35EB20A0"/>
    <w:rsid w:val="35F00E76"/>
    <w:rsid w:val="35F15A81"/>
    <w:rsid w:val="35F8781E"/>
    <w:rsid w:val="35FE1875"/>
    <w:rsid w:val="35FE579D"/>
    <w:rsid w:val="35FF3264"/>
    <w:rsid w:val="3603342E"/>
    <w:rsid w:val="36064A2F"/>
    <w:rsid w:val="36083FBB"/>
    <w:rsid w:val="360F43A7"/>
    <w:rsid w:val="36156550"/>
    <w:rsid w:val="362133D5"/>
    <w:rsid w:val="36227096"/>
    <w:rsid w:val="362840FA"/>
    <w:rsid w:val="362F2908"/>
    <w:rsid w:val="36313EA4"/>
    <w:rsid w:val="363B292A"/>
    <w:rsid w:val="3640688A"/>
    <w:rsid w:val="36412AAF"/>
    <w:rsid w:val="36427F14"/>
    <w:rsid w:val="36435118"/>
    <w:rsid w:val="364A0735"/>
    <w:rsid w:val="364E4103"/>
    <w:rsid w:val="3653216E"/>
    <w:rsid w:val="36563C51"/>
    <w:rsid w:val="3656718C"/>
    <w:rsid w:val="36594044"/>
    <w:rsid w:val="365B295C"/>
    <w:rsid w:val="36665D8F"/>
    <w:rsid w:val="366764CE"/>
    <w:rsid w:val="36691DC1"/>
    <w:rsid w:val="366D1A91"/>
    <w:rsid w:val="367240C0"/>
    <w:rsid w:val="36747B65"/>
    <w:rsid w:val="36755610"/>
    <w:rsid w:val="3675714C"/>
    <w:rsid w:val="36765BE5"/>
    <w:rsid w:val="36770B0B"/>
    <w:rsid w:val="36777B77"/>
    <w:rsid w:val="367A1BE2"/>
    <w:rsid w:val="367C3DEB"/>
    <w:rsid w:val="368A5F04"/>
    <w:rsid w:val="368C666D"/>
    <w:rsid w:val="36947847"/>
    <w:rsid w:val="369D0963"/>
    <w:rsid w:val="36A20F3C"/>
    <w:rsid w:val="36A611D8"/>
    <w:rsid w:val="36AB5330"/>
    <w:rsid w:val="36AE7909"/>
    <w:rsid w:val="36B83C78"/>
    <w:rsid w:val="36BF2959"/>
    <w:rsid w:val="36D32168"/>
    <w:rsid w:val="36D6130F"/>
    <w:rsid w:val="36D71CC3"/>
    <w:rsid w:val="36DC65E2"/>
    <w:rsid w:val="36DE0F01"/>
    <w:rsid w:val="36E04245"/>
    <w:rsid w:val="36E0549E"/>
    <w:rsid w:val="36E776BC"/>
    <w:rsid w:val="36E930CD"/>
    <w:rsid w:val="36EC409C"/>
    <w:rsid w:val="36ED0A5B"/>
    <w:rsid w:val="36ED4151"/>
    <w:rsid w:val="36F83124"/>
    <w:rsid w:val="37134346"/>
    <w:rsid w:val="371E7E9C"/>
    <w:rsid w:val="372141D3"/>
    <w:rsid w:val="372B45E0"/>
    <w:rsid w:val="37393905"/>
    <w:rsid w:val="373F0DFE"/>
    <w:rsid w:val="37475BAD"/>
    <w:rsid w:val="374962D0"/>
    <w:rsid w:val="37532B44"/>
    <w:rsid w:val="37544EE7"/>
    <w:rsid w:val="375A7A3C"/>
    <w:rsid w:val="375E47D8"/>
    <w:rsid w:val="375F374E"/>
    <w:rsid w:val="37604559"/>
    <w:rsid w:val="376136A4"/>
    <w:rsid w:val="3763342A"/>
    <w:rsid w:val="376A6FB7"/>
    <w:rsid w:val="37720E4F"/>
    <w:rsid w:val="377313C9"/>
    <w:rsid w:val="377C6503"/>
    <w:rsid w:val="378D2258"/>
    <w:rsid w:val="378D7543"/>
    <w:rsid w:val="37934337"/>
    <w:rsid w:val="3795604E"/>
    <w:rsid w:val="379B4CE7"/>
    <w:rsid w:val="37A13A5C"/>
    <w:rsid w:val="37B177CE"/>
    <w:rsid w:val="37C705A5"/>
    <w:rsid w:val="37D14E1C"/>
    <w:rsid w:val="37D31EF6"/>
    <w:rsid w:val="37D90437"/>
    <w:rsid w:val="37E508D9"/>
    <w:rsid w:val="37F67420"/>
    <w:rsid w:val="37FA0260"/>
    <w:rsid w:val="37FC3135"/>
    <w:rsid w:val="3801376D"/>
    <w:rsid w:val="380268CD"/>
    <w:rsid w:val="3807155F"/>
    <w:rsid w:val="380B446E"/>
    <w:rsid w:val="380C151D"/>
    <w:rsid w:val="380D1783"/>
    <w:rsid w:val="38126DAD"/>
    <w:rsid w:val="38135B79"/>
    <w:rsid w:val="38155305"/>
    <w:rsid w:val="38235E59"/>
    <w:rsid w:val="382D0040"/>
    <w:rsid w:val="3834662C"/>
    <w:rsid w:val="38346FB3"/>
    <w:rsid w:val="383C6226"/>
    <w:rsid w:val="383F167D"/>
    <w:rsid w:val="383F4E4E"/>
    <w:rsid w:val="3845659D"/>
    <w:rsid w:val="38552873"/>
    <w:rsid w:val="38577F6D"/>
    <w:rsid w:val="385F1031"/>
    <w:rsid w:val="385F1CD1"/>
    <w:rsid w:val="385F5CA7"/>
    <w:rsid w:val="386E6B6E"/>
    <w:rsid w:val="38766410"/>
    <w:rsid w:val="387D493E"/>
    <w:rsid w:val="387F384A"/>
    <w:rsid w:val="388122E0"/>
    <w:rsid w:val="388B119F"/>
    <w:rsid w:val="388B3A93"/>
    <w:rsid w:val="38974E3F"/>
    <w:rsid w:val="389B5840"/>
    <w:rsid w:val="389C6675"/>
    <w:rsid w:val="38B74204"/>
    <w:rsid w:val="38BB3CFF"/>
    <w:rsid w:val="38C07DDE"/>
    <w:rsid w:val="38D81705"/>
    <w:rsid w:val="38DC69D6"/>
    <w:rsid w:val="38DF4E30"/>
    <w:rsid w:val="38E149E1"/>
    <w:rsid w:val="38E27953"/>
    <w:rsid w:val="38E4170E"/>
    <w:rsid w:val="38E57E2A"/>
    <w:rsid w:val="38EC122E"/>
    <w:rsid w:val="38EE4FBF"/>
    <w:rsid w:val="38EF5780"/>
    <w:rsid w:val="38F0420E"/>
    <w:rsid w:val="38F2798B"/>
    <w:rsid w:val="38F358AC"/>
    <w:rsid w:val="38F43DB8"/>
    <w:rsid w:val="38F67EDE"/>
    <w:rsid w:val="38F767E7"/>
    <w:rsid w:val="3900219F"/>
    <w:rsid w:val="39062EF0"/>
    <w:rsid w:val="390668DB"/>
    <w:rsid w:val="39070BC8"/>
    <w:rsid w:val="390A1C7B"/>
    <w:rsid w:val="391D1085"/>
    <w:rsid w:val="39297839"/>
    <w:rsid w:val="39353029"/>
    <w:rsid w:val="393A4EA3"/>
    <w:rsid w:val="394239AE"/>
    <w:rsid w:val="394C5111"/>
    <w:rsid w:val="394F01A3"/>
    <w:rsid w:val="395F0CC5"/>
    <w:rsid w:val="3965442A"/>
    <w:rsid w:val="39692262"/>
    <w:rsid w:val="39693A65"/>
    <w:rsid w:val="396C4202"/>
    <w:rsid w:val="397065F2"/>
    <w:rsid w:val="3973523E"/>
    <w:rsid w:val="39743A67"/>
    <w:rsid w:val="3975788C"/>
    <w:rsid w:val="397B566F"/>
    <w:rsid w:val="397F1115"/>
    <w:rsid w:val="39896FA1"/>
    <w:rsid w:val="399956E9"/>
    <w:rsid w:val="399B45D8"/>
    <w:rsid w:val="399D14C9"/>
    <w:rsid w:val="399F6A7B"/>
    <w:rsid w:val="39A42F1C"/>
    <w:rsid w:val="39A72FB7"/>
    <w:rsid w:val="39AA0AF6"/>
    <w:rsid w:val="39AA55C8"/>
    <w:rsid w:val="39B85EB4"/>
    <w:rsid w:val="39BD0253"/>
    <w:rsid w:val="39C60FBF"/>
    <w:rsid w:val="39D43D27"/>
    <w:rsid w:val="39DA6117"/>
    <w:rsid w:val="39DD2149"/>
    <w:rsid w:val="39E373FC"/>
    <w:rsid w:val="39EB47A4"/>
    <w:rsid w:val="39F113FA"/>
    <w:rsid w:val="39F116C0"/>
    <w:rsid w:val="39F43690"/>
    <w:rsid w:val="39F62311"/>
    <w:rsid w:val="39F747F2"/>
    <w:rsid w:val="3A0030F5"/>
    <w:rsid w:val="3A010D78"/>
    <w:rsid w:val="3A066866"/>
    <w:rsid w:val="3A0848DF"/>
    <w:rsid w:val="3A0A3B59"/>
    <w:rsid w:val="3A1225C6"/>
    <w:rsid w:val="3A131FC7"/>
    <w:rsid w:val="3A1B31A6"/>
    <w:rsid w:val="3A290C5F"/>
    <w:rsid w:val="3A2F5852"/>
    <w:rsid w:val="3A36207C"/>
    <w:rsid w:val="3A3902C4"/>
    <w:rsid w:val="3A3E3956"/>
    <w:rsid w:val="3A4911F3"/>
    <w:rsid w:val="3A4C3156"/>
    <w:rsid w:val="3A4C4327"/>
    <w:rsid w:val="3A505C7A"/>
    <w:rsid w:val="3A59294B"/>
    <w:rsid w:val="3A616C87"/>
    <w:rsid w:val="3A62530A"/>
    <w:rsid w:val="3A633C46"/>
    <w:rsid w:val="3A6F798A"/>
    <w:rsid w:val="3A702DFE"/>
    <w:rsid w:val="3A740F95"/>
    <w:rsid w:val="3A742775"/>
    <w:rsid w:val="3A7A0ED6"/>
    <w:rsid w:val="3A7F0168"/>
    <w:rsid w:val="3A7F3A8B"/>
    <w:rsid w:val="3A901522"/>
    <w:rsid w:val="3A9107DD"/>
    <w:rsid w:val="3AA14AFF"/>
    <w:rsid w:val="3AAA46C9"/>
    <w:rsid w:val="3AAE1144"/>
    <w:rsid w:val="3AAF7EBE"/>
    <w:rsid w:val="3AB94A5B"/>
    <w:rsid w:val="3ABB7710"/>
    <w:rsid w:val="3ABD0A0A"/>
    <w:rsid w:val="3AC32578"/>
    <w:rsid w:val="3AC55707"/>
    <w:rsid w:val="3AC573FF"/>
    <w:rsid w:val="3AC92EDE"/>
    <w:rsid w:val="3ACA562F"/>
    <w:rsid w:val="3ACD7DC5"/>
    <w:rsid w:val="3ACE2F4E"/>
    <w:rsid w:val="3ADF3940"/>
    <w:rsid w:val="3AE33A8F"/>
    <w:rsid w:val="3AE43606"/>
    <w:rsid w:val="3AE96DBE"/>
    <w:rsid w:val="3AEA1FB6"/>
    <w:rsid w:val="3AF34E91"/>
    <w:rsid w:val="3AFD2619"/>
    <w:rsid w:val="3AFF2FD1"/>
    <w:rsid w:val="3B197219"/>
    <w:rsid w:val="3B1B1629"/>
    <w:rsid w:val="3B1B3337"/>
    <w:rsid w:val="3B1B4A71"/>
    <w:rsid w:val="3B210B64"/>
    <w:rsid w:val="3B2119D1"/>
    <w:rsid w:val="3B214496"/>
    <w:rsid w:val="3B397386"/>
    <w:rsid w:val="3B3C1888"/>
    <w:rsid w:val="3B3E3F5A"/>
    <w:rsid w:val="3B442544"/>
    <w:rsid w:val="3B463FC4"/>
    <w:rsid w:val="3B484AE2"/>
    <w:rsid w:val="3B4B1DF6"/>
    <w:rsid w:val="3B5221FF"/>
    <w:rsid w:val="3B59404A"/>
    <w:rsid w:val="3B5B0028"/>
    <w:rsid w:val="3B5E29DB"/>
    <w:rsid w:val="3B621D35"/>
    <w:rsid w:val="3B6304F6"/>
    <w:rsid w:val="3B6D33F1"/>
    <w:rsid w:val="3B7043E8"/>
    <w:rsid w:val="3B7C02C5"/>
    <w:rsid w:val="3B935FB0"/>
    <w:rsid w:val="3B9457AE"/>
    <w:rsid w:val="3B96218B"/>
    <w:rsid w:val="3B973780"/>
    <w:rsid w:val="3BA75CC3"/>
    <w:rsid w:val="3BAF12B2"/>
    <w:rsid w:val="3BB33941"/>
    <w:rsid w:val="3BBC2622"/>
    <w:rsid w:val="3BBF6E5F"/>
    <w:rsid w:val="3BC213FD"/>
    <w:rsid w:val="3BC21BCC"/>
    <w:rsid w:val="3BC2766D"/>
    <w:rsid w:val="3BC9693B"/>
    <w:rsid w:val="3BCB6400"/>
    <w:rsid w:val="3BCF0489"/>
    <w:rsid w:val="3BD45635"/>
    <w:rsid w:val="3BDE5B4C"/>
    <w:rsid w:val="3BDE7A86"/>
    <w:rsid w:val="3BE57CF0"/>
    <w:rsid w:val="3BEB7326"/>
    <w:rsid w:val="3BF21972"/>
    <w:rsid w:val="3BF73420"/>
    <w:rsid w:val="3BFE6768"/>
    <w:rsid w:val="3C0037BA"/>
    <w:rsid w:val="3C06193E"/>
    <w:rsid w:val="3C106DCE"/>
    <w:rsid w:val="3C107EE8"/>
    <w:rsid w:val="3C141F29"/>
    <w:rsid w:val="3C1462F9"/>
    <w:rsid w:val="3C177A69"/>
    <w:rsid w:val="3C186EE1"/>
    <w:rsid w:val="3C29194D"/>
    <w:rsid w:val="3C314CD5"/>
    <w:rsid w:val="3C316F0F"/>
    <w:rsid w:val="3C355161"/>
    <w:rsid w:val="3C361FFE"/>
    <w:rsid w:val="3C392E46"/>
    <w:rsid w:val="3C39724F"/>
    <w:rsid w:val="3C3E0885"/>
    <w:rsid w:val="3C456052"/>
    <w:rsid w:val="3C52003F"/>
    <w:rsid w:val="3C5B56A4"/>
    <w:rsid w:val="3C621088"/>
    <w:rsid w:val="3C73182F"/>
    <w:rsid w:val="3C797173"/>
    <w:rsid w:val="3C83192B"/>
    <w:rsid w:val="3C887D64"/>
    <w:rsid w:val="3C913D3E"/>
    <w:rsid w:val="3C91612A"/>
    <w:rsid w:val="3C932987"/>
    <w:rsid w:val="3C97310D"/>
    <w:rsid w:val="3C9A6B9C"/>
    <w:rsid w:val="3C9B04A5"/>
    <w:rsid w:val="3C9D6FEC"/>
    <w:rsid w:val="3CA86D6E"/>
    <w:rsid w:val="3CAA147B"/>
    <w:rsid w:val="3CAB75A6"/>
    <w:rsid w:val="3CB52F7B"/>
    <w:rsid w:val="3CBD14F9"/>
    <w:rsid w:val="3CC20F20"/>
    <w:rsid w:val="3CD93C90"/>
    <w:rsid w:val="3CDA4AFC"/>
    <w:rsid w:val="3CEA1093"/>
    <w:rsid w:val="3CEC1F36"/>
    <w:rsid w:val="3CEE449E"/>
    <w:rsid w:val="3CEE71AB"/>
    <w:rsid w:val="3CFB5999"/>
    <w:rsid w:val="3D001FBA"/>
    <w:rsid w:val="3D004FB1"/>
    <w:rsid w:val="3D01680B"/>
    <w:rsid w:val="3D0744F6"/>
    <w:rsid w:val="3D0A6357"/>
    <w:rsid w:val="3D10435D"/>
    <w:rsid w:val="3D127087"/>
    <w:rsid w:val="3D166BF8"/>
    <w:rsid w:val="3D1F14A4"/>
    <w:rsid w:val="3D2308E2"/>
    <w:rsid w:val="3D254FAB"/>
    <w:rsid w:val="3D284BCC"/>
    <w:rsid w:val="3D2B5568"/>
    <w:rsid w:val="3D3047CC"/>
    <w:rsid w:val="3D315B48"/>
    <w:rsid w:val="3D3F5F64"/>
    <w:rsid w:val="3D415906"/>
    <w:rsid w:val="3D486234"/>
    <w:rsid w:val="3D4D6F36"/>
    <w:rsid w:val="3D541DC2"/>
    <w:rsid w:val="3D5562A7"/>
    <w:rsid w:val="3D575663"/>
    <w:rsid w:val="3D5807B5"/>
    <w:rsid w:val="3D6053AD"/>
    <w:rsid w:val="3D662A23"/>
    <w:rsid w:val="3D670751"/>
    <w:rsid w:val="3D7338E7"/>
    <w:rsid w:val="3D742CFB"/>
    <w:rsid w:val="3D7763ED"/>
    <w:rsid w:val="3D791DB8"/>
    <w:rsid w:val="3D7C075A"/>
    <w:rsid w:val="3D7D7D47"/>
    <w:rsid w:val="3D832580"/>
    <w:rsid w:val="3D835CE2"/>
    <w:rsid w:val="3D8F22E7"/>
    <w:rsid w:val="3D902CD5"/>
    <w:rsid w:val="3D925CC8"/>
    <w:rsid w:val="3D9C31AD"/>
    <w:rsid w:val="3D9F5CBC"/>
    <w:rsid w:val="3DAB2269"/>
    <w:rsid w:val="3DAC333C"/>
    <w:rsid w:val="3DB249C8"/>
    <w:rsid w:val="3DB26BBC"/>
    <w:rsid w:val="3DBC2AE5"/>
    <w:rsid w:val="3DBE4FC7"/>
    <w:rsid w:val="3DBF19C5"/>
    <w:rsid w:val="3DC61C48"/>
    <w:rsid w:val="3DC61CE8"/>
    <w:rsid w:val="3DCA7C1F"/>
    <w:rsid w:val="3DCB2E46"/>
    <w:rsid w:val="3DDA69B0"/>
    <w:rsid w:val="3DDC2553"/>
    <w:rsid w:val="3DE15842"/>
    <w:rsid w:val="3DE50642"/>
    <w:rsid w:val="3DE60EA8"/>
    <w:rsid w:val="3DF235A2"/>
    <w:rsid w:val="3DF44C11"/>
    <w:rsid w:val="3E204023"/>
    <w:rsid w:val="3E243BD8"/>
    <w:rsid w:val="3E2456C6"/>
    <w:rsid w:val="3E273830"/>
    <w:rsid w:val="3E301C8F"/>
    <w:rsid w:val="3E424B77"/>
    <w:rsid w:val="3E4B1BF2"/>
    <w:rsid w:val="3E5853F7"/>
    <w:rsid w:val="3E650F65"/>
    <w:rsid w:val="3E687587"/>
    <w:rsid w:val="3E6A6742"/>
    <w:rsid w:val="3E6F37B6"/>
    <w:rsid w:val="3E7078FF"/>
    <w:rsid w:val="3E7777B3"/>
    <w:rsid w:val="3E8154F3"/>
    <w:rsid w:val="3E835D0C"/>
    <w:rsid w:val="3E861B32"/>
    <w:rsid w:val="3E87597F"/>
    <w:rsid w:val="3E8C5015"/>
    <w:rsid w:val="3E8F327D"/>
    <w:rsid w:val="3E9855E9"/>
    <w:rsid w:val="3E9C5233"/>
    <w:rsid w:val="3E9D16F3"/>
    <w:rsid w:val="3EA85341"/>
    <w:rsid w:val="3EAE47E4"/>
    <w:rsid w:val="3ED2701E"/>
    <w:rsid w:val="3EDF2612"/>
    <w:rsid w:val="3EE9027E"/>
    <w:rsid w:val="3EED4D2E"/>
    <w:rsid w:val="3EF153B1"/>
    <w:rsid w:val="3EF15428"/>
    <w:rsid w:val="3EF536D9"/>
    <w:rsid w:val="3EF65508"/>
    <w:rsid w:val="3F0156CC"/>
    <w:rsid w:val="3F0321B4"/>
    <w:rsid w:val="3F06724C"/>
    <w:rsid w:val="3F110941"/>
    <w:rsid w:val="3F172C08"/>
    <w:rsid w:val="3F1B2D47"/>
    <w:rsid w:val="3F222947"/>
    <w:rsid w:val="3F22482A"/>
    <w:rsid w:val="3F2A3F58"/>
    <w:rsid w:val="3F2B75EB"/>
    <w:rsid w:val="3F2E7CED"/>
    <w:rsid w:val="3F3408B6"/>
    <w:rsid w:val="3F3B50E6"/>
    <w:rsid w:val="3F3F27D3"/>
    <w:rsid w:val="3F4C2329"/>
    <w:rsid w:val="3F4E2752"/>
    <w:rsid w:val="3F5264C6"/>
    <w:rsid w:val="3F593D3C"/>
    <w:rsid w:val="3F6F04BD"/>
    <w:rsid w:val="3F7038FB"/>
    <w:rsid w:val="3F7207FF"/>
    <w:rsid w:val="3F7304F0"/>
    <w:rsid w:val="3F7718EF"/>
    <w:rsid w:val="3F8437FB"/>
    <w:rsid w:val="3F9425EF"/>
    <w:rsid w:val="3F9A6E4A"/>
    <w:rsid w:val="3F9B50B4"/>
    <w:rsid w:val="3FA7730C"/>
    <w:rsid w:val="3FAD72E1"/>
    <w:rsid w:val="3FB47070"/>
    <w:rsid w:val="3FB52E16"/>
    <w:rsid w:val="3FBA4503"/>
    <w:rsid w:val="3FC06AE0"/>
    <w:rsid w:val="3FC81394"/>
    <w:rsid w:val="3FCA5119"/>
    <w:rsid w:val="3FCD25AD"/>
    <w:rsid w:val="3FD10EAA"/>
    <w:rsid w:val="3FD312FC"/>
    <w:rsid w:val="3FD61537"/>
    <w:rsid w:val="3FD738DE"/>
    <w:rsid w:val="3FDD1C29"/>
    <w:rsid w:val="3FE1072A"/>
    <w:rsid w:val="3FEB304C"/>
    <w:rsid w:val="3FF13CC1"/>
    <w:rsid w:val="3FF66B89"/>
    <w:rsid w:val="40115499"/>
    <w:rsid w:val="401373AE"/>
    <w:rsid w:val="4022102C"/>
    <w:rsid w:val="40251087"/>
    <w:rsid w:val="403379B1"/>
    <w:rsid w:val="403B6E44"/>
    <w:rsid w:val="403E5EA6"/>
    <w:rsid w:val="404B2D3D"/>
    <w:rsid w:val="404D6D8B"/>
    <w:rsid w:val="40532219"/>
    <w:rsid w:val="40536DD0"/>
    <w:rsid w:val="40576157"/>
    <w:rsid w:val="405B1672"/>
    <w:rsid w:val="40605B18"/>
    <w:rsid w:val="406B6785"/>
    <w:rsid w:val="40760959"/>
    <w:rsid w:val="4078418F"/>
    <w:rsid w:val="40784EA8"/>
    <w:rsid w:val="407C3E82"/>
    <w:rsid w:val="408704B4"/>
    <w:rsid w:val="40870722"/>
    <w:rsid w:val="408716A5"/>
    <w:rsid w:val="40901C40"/>
    <w:rsid w:val="409C7867"/>
    <w:rsid w:val="40A7368C"/>
    <w:rsid w:val="40B91618"/>
    <w:rsid w:val="40C27B4E"/>
    <w:rsid w:val="40C677CE"/>
    <w:rsid w:val="40C944D1"/>
    <w:rsid w:val="40CA6A51"/>
    <w:rsid w:val="40CC5DAD"/>
    <w:rsid w:val="40CE3EB6"/>
    <w:rsid w:val="40D02209"/>
    <w:rsid w:val="40D638B0"/>
    <w:rsid w:val="40DC5F51"/>
    <w:rsid w:val="40E508F0"/>
    <w:rsid w:val="40E51546"/>
    <w:rsid w:val="40ED7C03"/>
    <w:rsid w:val="40F10331"/>
    <w:rsid w:val="40FA740C"/>
    <w:rsid w:val="4107478E"/>
    <w:rsid w:val="410E6010"/>
    <w:rsid w:val="411E6372"/>
    <w:rsid w:val="41235EDD"/>
    <w:rsid w:val="4125198E"/>
    <w:rsid w:val="41344FC8"/>
    <w:rsid w:val="413D105C"/>
    <w:rsid w:val="41410A3F"/>
    <w:rsid w:val="4141291A"/>
    <w:rsid w:val="41412D72"/>
    <w:rsid w:val="41424F2B"/>
    <w:rsid w:val="41446F52"/>
    <w:rsid w:val="4144724A"/>
    <w:rsid w:val="4153733E"/>
    <w:rsid w:val="41547AC7"/>
    <w:rsid w:val="41550B5D"/>
    <w:rsid w:val="415557C3"/>
    <w:rsid w:val="41575D11"/>
    <w:rsid w:val="415768C0"/>
    <w:rsid w:val="41794A94"/>
    <w:rsid w:val="417C5188"/>
    <w:rsid w:val="417D7088"/>
    <w:rsid w:val="417F2208"/>
    <w:rsid w:val="417F4478"/>
    <w:rsid w:val="418641AB"/>
    <w:rsid w:val="418D4BF3"/>
    <w:rsid w:val="4191712C"/>
    <w:rsid w:val="41925126"/>
    <w:rsid w:val="41A71A00"/>
    <w:rsid w:val="41AF1AEE"/>
    <w:rsid w:val="41B00FAE"/>
    <w:rsid w:val="41B33186"/>
    <w:rsid w:val="41B55171"/>
    <w:rsid w:val="41B95491"/>
    <w:rsid w:val="41BA5D6E"/>
    <w:rsid w:val="41BF5EBB"/>
    <w:rsid w:val="41C06777"/>
    <w:rsid w:val="41C86694"/>
    <w:rsid w:val="41D6179B"/>
    <w:rsid w:val="41D771A8"/>
    <w:rsid w:val="41D81700"/>
    <w:rsid w:val="41D848DC"/>
    <w:rsid w:val="41E02632"/>
    <w:rsid w:val="41E70281"/>
    <w:rsid w:val="41EA4567"/>
    <w:rsid w:val="41EA7ABA"/>
    <w:rsid w:val="41EB6CEB"/>
    <w:rsid w:val="41EC43C7"/>
    <w:rsid w:val="41F2066A"/>
    <w:rsid w:val="41F24626"/>
    <w:rsid w:val="41F73394"/>
    <w:rsid w:val="41F767B7"/>
    <w:rsid w:val="41FA08FF"/>
    <w:rsid w:val="42027EC3"/>
    <w:rsid w:val="420E30A1"/>
    <w:rsid w:val="42103FFA"/>
    <w:rsid w:val="421644CB"/>
    <w:rsid w:val="421C56FA"/>
    <w:rsid w:val="421E4EB1"/>
    <w:rsid w:val="422E0B56"/>
    <w:rsid w:val="42330762"/>
    <w:rsid w:val="4233639C"/>
    <w:rsid w:val="423A2B82"/>
    <w:rsid w:val="423E3993"/>
    <w:rsid w:val="423E6AF1"/>
    <w:rsid w:val="424139CF"/>
    <w:rsid w:val="424322E4"/>
    <w:rsid w:val="42450FF0"/>
    <w:rsid w:val="42475BAE"/>
    <w:rsid w:val="424C5145"/>
    <w:rsid w:val="425117CC"/>
    <w:rsid w:val="42676D5F"/>
    <w:rsid w:val="42787E0A"/>
    <w:rsid w:val="427D1DCD"/>
    <w:rsid w:val="42854F31"/>
    <w:rsid w:val="428937EC"/>
    <w:rsid w:val="428A5BD4"/>
    <w:rsid w:val="42914C05"/>
    <w:rsid w:val="42927636"/>
    <w:rsid w:val="4297107D"/>
    <w:rsid w:val="42976F58"/>
    <w:rsid w:val="42A01917"/>
    <w:rsid w:val="42AD7556"/>
    <w:rsid w:val="42C9445B"/>
    <w:rsid w:val="42CF714F"/>
    <w:rsid w:val="42D41525"/>
    <w:rsid w:val="42D728D1"/>
    <w:rsid w:val="42E51282"/>
    <w:rsid w:val="42E640C3"/>
    <w:rsid w:val="42E65A79"/>
    <w:rsid w:val="42E777BA"/>
    <w:rsid w:val="42EB3DE5"/>
    <w:rsid w:val="42ED59DD"/>
    <w:rsid w:val="42EF46CF"/>
    <w:rsid w:val="42FB2454"/>
    <w:rsid w:val="42FD7A20"/>
    <w:rsid w:val="43020B8F"/>
    <w:rsid w:val="43044C8E"/>
    <w:rsid w:val="430B0FFD"/>
    <w:rsid w:val="430B6972"/>
    <w:rsid w:val="430C35E5"/>
    <w:rsid w:val="43117902"/>
    <w:rsid w:val="4312578A"/>
    <w:rsid w:val="43225E90"/>
    <w:rsid w:val="43233AF5"/>
    <w:rsid w:val="432C70A3"/>
    <w:rsid w:val="43307104"/>
    <w:rsid w:val="433A0161"/>
    <w:rsid w:val="434B2466"/>
    <w:rsid w:val="43542AFE"/>
    <w:rsid w:val="43567016"/>
    <w:rsid w:val="43635C26"/>
    <w:rsid w:val="4366474A"/>
    <w:rsid w:val="43684866"/>
    <w:rsid w:val="436A3A53"/>
    <w:rsid w:val="4374084D"/>
    <w:rsid w:val="43745DF9"/>
    <w:rsid w:val="437D364E"/>
    <w:rsid w:val="437D4E11"/>
    <w:rsid w:val="4381264F"/>
    <w:rsid w:val="43857A99"/>
    <w:rsid w:val="439C6AF8"/>
    <w:rsid w:val="439D37AB"/>
    <w:rsid w:val="439F51F9"/>
    <w:rsid w:val="43A2579B"/>
    <w:rsid w:val="43A67415"/>
    <w:rsid w:val="43A76BDF"/>
    <w:rsid w:val="43A83735"/>
    <w:rsid w:val="43A911E9"/>
    <w:rsid w:val="43AE3B73"/>
    <w:rsid w:val="43AE508A"/>
    <w:rsid w:val="43B06793"/>
    <w:rsid w:val="43BA7A74"/>
    <w:rsid w:val="43C33CFA"/>
    <w:rsid w:val="43C73737"/>
    <w:rsid w:val="43C934C6"/>
    <w:rsid w:val="43CA00A7"/>
    <w:rsid w:val="43D050C7"/>
    <w:rsid w:val="43D40A3F"/>
    <w:rsid w:val="43EC2A8E"/>
    <w:rsid w:val="43F17157"/>
    <w:rsid w:val="43FB0CF6"/>
    <w:rsid w:val="43FF3D90"/>
    <w:rsid w:val="44097E5D"/>
    <w:rsid w:val="440E49D7"/>
    <w:rsid w:val="44106039"/>
    <w:rsid w:val="44126669"/>
    <w:rsid w:val="441C38BB"/>
    <w:rsid w:val="441D0ED6"/>
    <w:rsid w:val="441E2FE4"/>
    <w:rsid w:val="44200DF4"/>
    <w:rsid w:val="442B56CA"/>
    <w:rsid w:val="44341553"/>
    <w:rsid w:val="443541F6"/>
    <w:rsid w:val="44367502"/>
    <w:rsid w:val="44394789"/>
    <w:rsid w:val="443A5061"/>
    <w:rsid w:val="443B0359"/>
    <w:rsid w:val="443B232F"/>
    <w:rsid w:val="443E2D7C"/>
    <w:rsid w:val="444C3A13"/>
    <w:rsid w:val="445426CE"/>
    <w:rsid w:val="44546AFF"/>
    <w:rsid w:val="4455754B"/>
    <w:rsid w:val="445A26CE"/>
    <w:rsid w:val="445C6D38"/>
    <w:rsid w:val="445D2DB1"/>
    <w:rsid w:val="44701364"/>
    <w:rsid w:val="447E3F8B"/>
    <w:rsid w:val="448E60E2"/>
    <w:rsid w:val="4492148F"/>
    <w:rsid w:val="44A44B31"/>
    <w:rsid w:val="44A47C42"/>
    <w:rsid w:val="44B4333D"/>
    <w:rsid w:val="44B51FEE"/>
    <w:rsid w:val="44B67EA5"/>
    <w:rsid w:val="44BC19E8"/>
    <w:rsid w:val="44BC1B01"/>
    <w:rsid w:val="44BC42D3"/>
    <w:rsid w:val="44BD2222"/>
    <w:rsid w:val="44C036BD"/>
    <w:rsid w:val="44C06C00"/>
    <w:rsid w:val="44CE2A25"/>
    <w:rsid w:val="44D15748"/>
    <w:rsid w:val="44D37777"/>
    <w:rsid w:val="44D62EF9"/>
    <w:rsid w:val="44D96D67"/>
    <w:rsid w:val="44DB04A6"/>
    <w:rsid w:val="44E7097C"/>
    <w:rsid w:val="44EC3F54"/>
    <w:rsid w:val="44EE73E4"/>
    <w:rsid w:val="44F94247"/>
    <w:rsid w:val="44FE2B79"/>
    <w:rsid w:val="450705B5"/>
    <w:rsid w:val="450B0957"/>
    <w:rsid w:val="45164142"/>
    <w:rsid w:val="451F74B9"/>
    <w:rsid w:val="452B3E0B"/>
    <w:rsid w:val="45375E45"/>
    <w:rsid w:val="45393054"/>
    <w:rsid w:val="453A516A"/>
    <w:rsid w:val="45400859"/>
    <w:rsid w:val="454A5D86"/>
    <w:rsid w:val="454F6440"/>
    <w:rsid w:val="4552346A"/>
    <w:rsid w:val="45527C62"/>
    <w:rsid w:val="45567C00"/>
    <w:rsid w:val="455E53AC"/>
    <w:rsid w:val="455F3D29"/>
    <w:rsid w:val="456248E2"/>
    <w:rsid w:val="45660705"/>
    <w:rsid w:val="456630B4"/>
    <w:rsid w:val="45680376"/>
    <w:rsid w:val="45682FBE"/>
    <w:rsid w:val="45693A1A"/>
    <w:rsid w:val="456C5FC2"/>
    <w:rsid w:val="457946F6"/>
    <w:rsid w:val="457D100B"/>
    <w:rsid w:val="457D64B5"/>
    <w:rsid w:val="457E16A3"/>
    <w:rsid w:val="457E3497"/>
    <w:rsid w:val="45837810"/>
    <w:rsid w:val="458836FB"/>
    <w:rsid w:val="458C6C5F"/>
    <w:rsid w:val="45944F21"/>
    <w:rsid w:val="459E7E37"/>
    <w:rsid w:val="45A422E2"/>
    <w:rsid w:val="45A76F46"/>
    <w:rsid w:val="45B70EAE"/>
    <w:rsid w:val="45BD4295"/>
    <w:rsid w:val="45BF0112"/>
    <w:rsid w:val="45CD54CB"/>
    <w:rsid w:val="45D959DD"/>
    <w:rsid w:val="45E003FF"/>
    <w:rsid w:val="45E13AED"/>
    <w:rsid w:val="45F20B22"/>
    <w:rsid w:val="45F35A3E"/>
    <w:rsid w:val="45FB1C04"/>
    <w:rsid w:val="45FC3FA1"/>
    <w:rsid w:val="45FF13DC"/>
    <w:rsid w:val="46043D83"/>
    <w:rsid w:val="460D010A"/>
    <w:rsid w:val="461364D7"/>
    <w:rsid w:val="46181912"/>
    <w:rsid w:val="461C5875"/>
    <w:rsid w:val="461E26FA"/>
    <w:rsid w:val="46263052"/>
    <w:rsid w:val="462F619C"/>
    <w:rsid w:val="46330FE5"/>
    <w:rsid w:val="46342D14"/>
    <w:rsid w:val="46423CF5"/>
    <w:rsid w:val="46465D9B"/>
    <w:rsid w:val="464F6DC5"/>
    <w:rsid w:val="46553D3D"/>
    <w:rsid w:val="466B12AE"/>
    <w:rsid w:val="467D1668"/>
    <w:rsid w:val="467F040B"/>
    <w:rsid w:val="467F6216"/>
    <w:rsid w:val="46801F80"/>
    <w:rsid w:val="46867ABE"/>
    <w:rsid w:val="468D1033"/>
    <w:rsid w:val="468E6980"/>
    <w:rsid w:val="46956054"/>
    <w:rsid w:val="469631E3"/>
    <w:rsid w:val="46AB6D9F"/>
    <w:rsid w:val="46B0047B"/>
    <w:rsid w:val="46B61A4C"/>
    <w:rsid w:val="46C416F8"/>
    <w:rsid w:val="46C8164C"/>
    <w:rsid w:val="46D36246"/>
    <w:rsid w:val="46D3741B"/>
    <w:rsid w:val="46D56B2E"/>
    <w:rsid w:val="46D909A6"/>
    <w:rsid w:val="46D95665"/>
    <w:rsid w:val="46DD661C"/>
    <w:rsid w:val="46E63708"/>
    <w:rsid w:val="46E834EC"/>
    <w:rsid w:val="46EB72D0"/>
    <w:rsid w:val="46EF78FB"/>
    <w:rsid w:val="46F330B2"/>
    <w:rsid w:val="46FC292D"/>
    <w:rsid w:val="47002F5E"/>
    <w:rsid w:val="470046FC"/>
    <w:rsid w:val="47134CBF"/>
    <w:rsid w:val="471A568A"/>
    <w:rsid w:val="471B4F43"/>
    <w:rsid w:val="471D5493"/>
    <w:rsid w:val="472026F9"/>
    <w:rsid w:val="47267716"/>
    <w:rsid w:val="473E2880"/>
    <w:rsid w:val="473F5A62"/>
    <w:rsid w:val="474807BC"/>
    <w:rsid w:val="474941C6"/>
    <w:rsid w:val="474B035D"/>
    <w:rsid w:val="474B665B"/>
    <w:rsid w:val="474D1284"/>
    <w:rsid w:val="474D1A31"/>
    <w:rsid w:val="475C597E"/>
    <w:rsid w:val="475C77CB"/>
    <w:rsid w:val="475D78F9"/>
    <w:rsid w:val="475F0D74"/>
    <w:rsid w:val="476012CC"/>
    <w:rsid w:val="47640896"/>
    <w:rsid w:val="47641958"/>
    <w:rsid w:val="476E4017"/>
    <w:rsid w:val="477F558F"/>
    <w:rsid w:val="478242DF"/>
    <w:rsid w:val="4783737D"/>
    <w:rsid w:val="478445CA"/>
    <w:rsid w:val="4785041D"/>
    <w:rsid w:val="478B7411"/>
    <w:rsid w:val="478E1120"/>
    <w:rsid w:val="478F3DC7"/>
    <w:rsid w:val="4795145F"/>
    <w:rsid w:val="4797140F"/>
    <w:rsid w:val="479C1368"/>
    <w:rsid w:val="479D3A3F"/>
    <w:rsid w:val="479E25B8"/>
    <w:rsid w:val="47A81ACC"/>
    <w:rsid w:val="47AB6F1D"/>
    <w:rsid w:val="47AF4784"/>
    <w:rsid w:val="47B26EAA"/>
    <w:rsid w:val="47B86C52"/>
    <w:rsid w:val="47B948D2"/>
    <w:rsid w:val="47BB1907"/>
    <w:rsid w:val="47BB411C"/>
    <w:rsid w:val="47C24DBE"/>
    <w:rsid w:val="47C71F86"/>
    <w:rsid w:val="47CB6DE7"/>
    <w:rsid w:val="47CD0E37"/>
    <w:rsid w:val="47CF01A7"/>
    <w:rsid w:val="47D11782"/>
    <w:rsid w:val="47D516BA"/>
    <w:rsid w:val="47D55F6E"/>
    <w:rsid w:val="47D66B94"/>
    <w:rsid w:val="47DD4C95"/>
    <w:rsid w:val="47DD531C"/>
    <w:rsid w:val="47EC7C97"/>
    <w:rsid w:val="47FB5EFD"/>
    <w:rsid w:val="480270AC"/>
    <w:rsid w:val="4805372B"/>
    <w:rsid w:val="4808456C"/>
    <w:rsid w:val="48111382"/>
    <w:rsid w:val="48151C30"/>
    <w:rsid w:val="481943FC"/>
    <w:rsid w:val="482B7BFE"/>
    <w:rsid w:val="482C6875"/>
    <w:rsid w:val="482F2A7F"/>
    <w:rsid w:val="483048AA"/>
    <w:rsid w:val="483A192B"/>
    <w:rsid w:val="483E145B"/>
    <w:rsid w:val="48431620"/>
    <w:rsid w:val="484815E3"/>
    <w:rsid w:val="4848335F"/>
    <w:rsid w:val="485915B0"/>
    <w:rsid w:val="485B0679"/>
    <w:rsid w:val="485D3F6B"/>
    <w:rsid w:val="486258C3"/>
    <w:rsid w:val="486A50F8"/>
    <w:rsid w:val="486F620A"/>
    <w:rsid w:val="487207E0"/>
    <w:rsid w:val="48783014"/>
    <w:rsid w:val="487B32AB"/>
    <w:rsid w:val="487D5733"/>
    <w:rsid w:val="488600BA"/>
    <w:rsid w:val="488A176A"/>
    <w:rsid w:val="488A4BFB"/>
    <w:rsid w:val="48923047"/>
    <w:rsid w:val="489759C4"/>
    <w:rsid w:val="489B19A6"/>
    <w:rsid w:val="48A072E8"/>
    <w:rsid w:val="48A83036"/>
    <w:rsid w:val="48AC53E6"/>
    <w:rsid w:val="48B62806"/>
    <w:rsid w:val="48C13C82"/>
    <w:rsid w:val="48C276CF"/>
    <w:rsid w:val="48C602C1"/>
    <w:rsid w:val="48C875BE"/>
    <w:rsid w:val="48CA704C"/>
    <w:rsid w:val="48CC7608"/>
    <w:rsid w:val="48D70D61"/>
    <w:rsid w:val="48DE5BEE"/>
    <w:rsid w:val="48E52767"/>
    <w:rsid w:val="48E67E5C"/>
    <w:rsid w:val="48E87DC4"/>
    <w:rsid w:val="48FC49E1"/>
    <w:rsid w:val="4902059E"/>
    <w:rsid w:val="49082794"/>
    <w:rsid w:val="49207D2A"/>
    <w:rsid w:val="4937340B"/>
    <w:rsid w:val="49382D63"/>
    <w:rsid w:val="493B58A9"/>
    <w:rsid w:val="493B75FE"/>
    <w:rsid w:val="493F7ED3"/>
    <w:rsid w:val="49435822"/>
    <w:rsid w:val="494D03B1"/>
    <w:rsid w:val="49534968"/>
    <w:rsid w:val="49572651"/>
    <w:rsid w:val="49585E32"/>
    <w:rsid w:val="49640892"/>
    <w:rsid w:val="49652592"/>
    <w:rsid w:val="49694733"/>
    <w:rsid w:val="496C3AAD"/>
    <w:rsid w:val="496F3E37"/>
    <w:rsid w:val="4970606E"/>
    <w:rsid w:val="497166EC"/>
    <w:rsid w:val="49720E8B"/>
    <w:rsid w:val="49750B0F"/>
    <w:rsid w:val="499321BE"/>
    <w:rsid w:val="49996DBA"/>
    <w:rsid w:val="49A443A5"/>
    <w:rsid w:val="49A560A2"/>
    <w:rsid w:val="49B9624A"/>
    <w:rsid w:val="49B97C07"/>
    <w:rsid w:val="49BE31EC"/>
    <w:rsid w:val="49BE577B"/>
    <w:rsid w:val="49CA0766"/>
    <w:rsid w:val="49D12CED"/>
    <w:rsid w:val="49D26AC5"/>
    <w:rsid w:val="49F079CA"/>
    <w:rsid w:val="49F82217"/>
    <w:rsid w:val="49FA711F"/>
    <w:rsid w:val="49FC4406"/>
    <w:rsid w:val="49FE2936"/>
    <w:rsid w:val="4A075FAD"/>
    <w:rsid w:val="4A096920"/>
    <w:rsid w:val="4A0B15EE"/>
    <w:rsid w:val="4A0C1326"/>
    <w:rsid w:val="4A1115A3"/>
    <w:rsid w:val="4A145B43"/>
    <w:rsid w:val="4A1736E4"/>
    <w:rsid w:val="4A19047C"/>
    <w:rsid w:val="4A21037E"/>
    <w:rsid w:val="4A221CF6"/>
    <w:rsid w:val="4A264E73"/>
    <w:rsid w:val="4A2C050C"/>
    <w:rsid w:val="4A2F6442"/>
    <w:rsid w:val="4A305F7F"/>
    <w:rsid w:val="4A323327"/>
    <w:rsid w:val="4A3B1E99"/>
    <w:rsid w:val="4A3B3260"/>
    <w:rsid w:val="4A3D4E02"/>
    <w:rsid w:val="4A464AEC"/>
    <w:rsid w:val="4A586E44"/>
    <w:rsid w:val="4A5B691A"/>
    <w:rsid w:val="4A5D3132"/>
    <w:rsid w:val="4A66010C"/>
    <w:rsid w:val="4A671A7A"/>
    <w:rsid w:val="4A75402B"/>
    <w:rsid w:val="4A755A23"/>
    <w:rsid w:val="4A7C7F4E"/>
    <w:rsid w:val="4A814105"/>
    <w:rsid w:val="4A8B31C1"/>
    <w:rsid w:val="4A8D522A"/>
    <w:rsid w:val="4A9C0EA5"/>
    <w:rsid w:val="4A9C6A69"/>
    <w:rsid w:val="4A9D18F9"/>
    <w:rsid w:val="4A9D7745"/>
    <w:rsid w:val="4A9E5455"/>
    <w:rsid w:val="4AA55923"/>
    <w:rsid w:val="4AA75DB0"/>
    <w:rsid w:val="4AA87F52"/>
    <w:rsid w:val="4AB06A96"/>
    <w:rsid w:val="4AB15139"/>
    <w:rsid w:val="4AB932AE"/>
    <w:rsid w:val="4AB96A81"/>
    <w:rsid w:val="4ACE0D5D"/>
    <w:rsid w:val="4AD34E21"/>
    <w:rsid w:val="4AD416DE"/>
    <w:rsid w:val="4AD511E4"/>
    <w:rsid w:val="4AE31531"/>
    <w:rsid w:val="4AE54F11"/>
    <w:rsid w:val="4AE761D2"/>
    <w:rsid w:val="4AE95DA2"/>
    <w:rsid w:val="4AF13333"/>
    <w:rsid w:val="4AFC5ABF"/>
    <w:rsid w:val="4B00470D"/>
    <w:rsid w:val="4B047423"/>
    <w:rsid w:val="4B086859"/>
    <w:rsid w:val="4B1A0091"/>
    <w:rsid w:val="4B1E66C3"/>
    <w:rsid w:val="4B2B2807"/>
    <w:rsid w:val="4B2C68A5"/>
    <w:rsid w:val="4B3D6C38"/>
    <w:rsid w:val="4B40669F"/>
    <w:rsid w:val="4B442707"/>
    <w:rsid w:val="4B4D152D"/>
    <w:rsid w:val="4B4F193D"/>
    <w:rsid w:val="4B524D38"/>
    <w:rsid w:val="4B5C66AF"/>
    <w:rsid w:val="4B625376"/>
    <w:rsid w:val="4B6563FC"/>
    <w:rsid w:val="4B716941"/>
    <w:rsid w:val="4B807D35"/>
    <w:rsid w:val="4B8374E1"/>
    <w:rsid w:val="4B87062B"/>
    <w:rsid w:val="4B8773F9"/>
    <w:rsid w:val="4B921B5E"/>
    <w:rsid w:val="4B922281"/>
    <w:rsid w:val="4BA93685"/>
    <w:rsid w:val="4BC23BD5"/>
    <w:rsid w:val="4BC325C9"/>
    <w:rsid w:val="4BC40D98"/>
    <w:rsid w:val="4BC94AFB"/>
    <w:rsid w:val="4BC9732E"/>
    <w:rsid w:val="4BCA2759"/>
    <w:rsid w:val="4BCA2F10"/>
    <w:rsid w:val="4BCF5A2D"/>
    <w:rsid w:val="4BD158C1"/>
    <w:rsid w:val="4BD73383"/>
    <w:rsid w:val="4BD81249"/>
    <w:rsid w:val="4BE13FBA"/>
    <w:rsid w:val="4BE563DB"/>
    <w:rsid w:val="4BE6216C"/>
    <w:rsid w:val="4BE76938"/>
    <w:rsid w:val="4BF7051D"/>
    <w:rsid w:val="4BF92A04"/>
    <w:rsid w:val="4BFD35DC"/>
    <w:rsid w:val="4C0E7E1A"/>
    <w:rsid w:val="4C1217F0"/>
    <w:rsid w:val="4C131D0A"/>
    <w:rsid w:val="4C145A19"/>
    <w:rsid w:val="4C1E1C6F"/>
    <w:rsid w:val="4C203354"/>
    <w:rsid w:val="4C2837E8"/>
    <w:rsid w:val="4C296BD7"/>
    <w:rsid w:val="4C2D0BE5"/>
    <w:rsid w:val="4C350490"/>
    <w:rsid w:val="4C3820A1"/>
    <w:rsid w:val="4C3D0F82"/>
    <w:rsid w:val="4C421079"/>
    <w:rsid w:val="4C4D73F5"/>
    <w:rsid w:val="4C526E7C"/>
    <w:rsid w:val="4C555823"/>
    <w:rsid w:val="4C58264F"/>
    <w:rsid w:val="4C5D7DB2"/>
    <w:rsid w:val="4C6365BF"/>
    <w:rsid w:val="4C654A6D"/>
    <w:rsid w:val="4C8321C3"/>
    <w:rsid w:val="4C867824"/>
    <w:rsid w:val="4C8A0FB0"/>
    <w:rsid w:val="4C9B3E62"/>
    <w:rsid w:val="4CA915C5"/>
    <w:rsid w:val="4CBD00BB"/>
    <w:rsid w:val="4CBE6DE4"/>
    <w:rsid w:val="4CBF0341"/>
    <w:rsid w:val="4CCB6326"/>
    <w:rsid w:val="4CCC678F"/>
    <w:rsid w:val="4CCD5A94"/>
    <w:rsid w:val="4CD4160A"/>
    <w:rsid w:val="4CD57384"/>
    <w:rsid w:val="4CDE0688"/>
    <w:rsid w:val="4CDE1BE1"/>
    <w:rsid w:val="4CDF09CD"/>
    <w:rsid w:val="4CE52DA9"/>
    <w:rsid w:val="4CE90EF3"/>
    <w:rsid w:val="4CE93F80"/>
    <w:rsid w:val="4CF52FCA"/>
    <w:rsid w:val="4CF6484B"/>
    <w:rsid w:val="4CFC172B"/>
    <w:rsid w:val="4CFE1BAC"/>
    <w:rsid w:val="4D003315"/>
    <w:rsid w:val="4D057DBE"/>
    <w:rsid w:val="4D0B4F19"/>
    <w:rsid w:val="4D0D4CA2"/>
    <w:rsid w:val="4D0F5578"/>
    <w:rsid w:val="4D177186"/>
    <w:rsid w:val="4D355633"/>
    <w:rsid w:val="4D3A1234"/>
    <w:rsid w:val="4D471F1B"/>
    <w:rsid w:val="4D475B9C"/>
    <w:rsid w:val="4D486C87"/>
    <w:rsid w:val="4D4A5DC9"/>
    <w:rsid w:val="4D5C6609"/>
    <w:rsid w:val="4D720B94"/>
    <w:rsid w:val="4D8B3542"/>
    <w:rsid w:val="4D915FEB"/>
    <w:rsid w:val="4D973783"/>
    <w:rsid w:val="4D9D1AEE"/>
    <w:rsid w:val="4DA674D8"/>
    <w:rsid w:val="4DB57890"/>
    <w:rsid w:val="4DB83A7C"/>
    <w:rsid w:val="4DBC308E"/>
    <w:rsid w:val="4DC43201"/>
    <w:rsid w:val="4DCB336B"/>
    <w:rsid w:val="4DDC131A"/>
    <w:rsid w:val="4DE26BF8"/>
    <w:rsid w:val="4DE33BA4"/>
    <w:rsid w:val="4DE91A47"/>
    <w:rsid w:val="4DF8120E"/>
    <w:rsid w:val="4DFA2DDE"/>
    <w:rsid w:val="4DFC137C"/>
    <w:rsid w:val="4DFC3C3F"/>
    <w:rsid w:val="4DFF2135"/>
    <w:rsid w:val="4E006352"/>
    <w:rsid w:val="4E0668E3"/>
    <w:rsid w:val="4E0E7452"/>
    <w:rsid w:val="4E1110E3"/>
    <w:rsid w:val="4E1F5BDB"/>
    <w:rsid w:val="4E20328B"/>
    <w:rsid w:val="4E22500A"/>
    <w:rsid w:val="4E2B2960"/>
    <w:rsid w:val="4E2D092F"/>
    <w:rsid w:val="4E2D44AD"/>
    <w:rsid w:val="4E352491"/>
    <w:rsid w:val="4E366E29"/>
    <w:rsid w:val="4E3846CB"/>
    <w:rsid w:val="4E386644"/>
    <w:rsid w:val="4E3F0F6C"/>
    <w:rsid w:val="4E597510"/>
    <w:rsid w:val="4E5E5A27"/>
    <w:rsid w:val="4E663598"/>
    <w:rsid w:val="4E6E44FC"/>
    <w:rsid w:val="4E7178B9"/>
    <w:rsid w:val="4E811388"/>
    <w:rsid w:val="4E845126"/>
    <w:rsid w:val="4E87470A"/>
    <w:rsid w:val="4E8855CF"/>
    <w:rsid w:val="4E8A6B5B"/>
    <w:rsid w:val="4E967E4E"/>
    <w:rsid w:val="4E9A54C9"/>
    <w:rsid w:val="4EB346B5"/>
    <w:rsid w:val="4EB369E0"/>
    <w:rsid w:val="4EB64A3C"/>
    <w:rsid w:val="4EC65A27"/>
    <w:rsid w:val="4EC9140E"/>
    <w:rsid w:val="4ED16D2B"/>
    <w:rsid w:val="4ED310BF"/>
    <w:rsid w:val="4EDF00BE"/>
    <w:rsid w:val="4EE06057"/>
    <w:rsid w:val="4EE2573C"/>
    <w:rsid w:val="4EE363F9"/>
    <w:rsid w:val="4EE702D1"/>
    <w:rsid w:val="4EE71AC2"/>
    <w:rsid w:val="4EEB1A14"/>
    <w:rsid w:val="4EEC54E7"/>
    <w:rsid w:val="4EF21946"/>
    <w:rsid w:val="4EFE67CF"/>
    <w:rsid w:val="4EFF5982"/>
    <w:rsid w:val="4F056AE4"/>
    <w:rsid w:val="4F0F46EB"/>
    <w:rsid w:val="4F2D226D"/>
    <w:rsid w:val="4F2E42EF"/>
    <w:rsid w:val="4F3028E7"/>
    <w:rsid w:val="4F302F2A"/>
    <w:rsid w:val="4F310E48"/>
    <w:rsid w:val="4F3429EA"/>
    <w:rsid w:val="4F3607E1"/>
    <w:rsid w:val="4F4B63F4"/>
    <w:rsid w:val="4F54508F"/>
    <w:rsid w:val="4F580FBA"/>
    <w:rsid w:val="4F581B8E"/>
    <w:rsid w:val="4F6C63CC"/>
    <w:rsid w:val="4F6C6BA5"/>
    <w:rsid w:val="4F6D5291"/>
    <w:rsid w:val="4F6D7E0A"/>
    <w:rsid w:val="4F7222CA"/>
    <w:rsid w:val="4F76650E"/>
    <w:rsid w:val="4F782D35"/>
    <w:rsid w:val="4F82491D"/>
    <w:rsid w:val="4F8315BA"/>
    <w:rsid w:val="4F89380C"/>
    <w:rsid w:val="4F895E36"/>
    <w:rsid w:val="4F8E48B6"/>
    <w:rsid w:val="4F9024FE"/>
    <w:rsid w:val="4F992043"/>
    <w:rsid w:val="4F9967A7"/>
    <w:rsid w:val="4FA13BF6"/>
    <w:rsid w:val="4FA2350F"/>
    <w:rsid w:val="4FA4767D"/>
    <w:rsid w:val="4FAD0551"/>
    <w:rsid w:val="4FB05EF2"/>
    <w:rsid w:val="4FB33B53"/>
    <w:rsid w:val="4FBD7517"/>
    <w:rsid w:val="4FD8253E"/>
    <w:rsid w:val="4FD844C4"/>
    <w:rsid w:val="4FDC3E12"/>
    <w:rsid w:val="4FDD3CA7"/>
    <w:rsid w:val="4FE24DE1"/>
    <w:rsid w:val="4FE32A5F"/>
    <w:rsid w:val="4FF241DC"/>
    <w:rsid w:val="4FFB0D95"/>
    <w:rsid w:val="50002D0D"/>
    <w:rsid w:val="50006C94"/>
    <w:rsid w:val="500A3D6F"/>
    <w:rsid w:val="5015313C"/>
    <w:rsid w:val="501B1BEF"/>
    <w:rsid w:val="50210400"/>
    <w:rsid w:val="502B7317"/>
    <w:rsid w:val="50326961"/>
    <w:rsid w:val="5037355F"/>
    <w:rsid w:val="50373E58"/>
    <w:rsid w:val="503902D0"/>
    <w:rsid w:val="5039669F"/>
    <w:rsid w:val="50443238"/>
    <w:rsid w:val="50453743"/>
    <w:rsid w:val="50480362"/>
    <w:rsid w:val="50483E12"/>
    <w:rsid w:val="50535F34"/>
    <w:rsid w:val="505A01CA"/>
    <w:rsid w:val="505E021D"/>
    <w:rsid w:val="506C39AE"/>
    <w:rsid w:val="506F224B"/>
    <w:rsid w:val="50705F8B"/>
    <w:rsid w:val="507E220B"/>
    <w:rsid w:val="508310DB"/>
    <w:rsid w:val="50857FD0"/>
    <w:rsid w:val="508D3DDD"/>
    <w:rsid w:val="50955C30"/>
    <w:rsid w:val="50AB4955"/>
    <w:rsid w:val="50B0692D"/>
    <w:rsid w:val="50B92BAC"/>
    <w:rsid w:val="50BE5952"/>
    <w:rsid w:val="50C82238"/>
    <w:rsid w:val="50D545E7"/>
    <w:rsid w:val="50D97698"/>
    <w:rsid w:val="50DB14E9"/>
    <w:rsid w:val="50E73ED0"/>
    <w:rsid w:val="50E9641B"/>
    <w:rsid w:val="50F813F3"/>
    <w:rsid w:val="50FB391F"/>
    <w:rsid w:val="51024942"/>
    <w:rsid w:val="510421C4"/>
    <w:rsid w:val="510658A9"/>
    <w:rsid w:val="5112442D"/>
    <w:rsid w:val="511273B7"/>
    <w:rsid w:val="511369B3"/>
    <w:rsid w:val="51171F82"/>
    <w:rsid w:val="51177E0A"/>
    <w:rsid w:val="511F7B08"/>
    <w:rsid w:val="5127080B"/>
    <w:rsid w:val="5133006B"/>
    <w:rsid w:val="5134182F"/>
    <w:rsid w:val="5135258B"/>
    <w:rsid w:val="51405A05"/>
    <w:rsid w:val="514112EB"/>
    <w:rsid w:val="51424612"/>
    <w:rsid w:val="51456C94"/>
    <w:rsid w:val="514B660F"/>
    <w:rsid w:val="514E5B55"/>
    <w:rsid w:val="5152494C"/>
    <w:rsid w:val="515543D9"/>
    <w:rsid w:val="515C5C04"/>
    <w:rsid w:val="515E176A"/>
    <w:rsid w:val="515E5987"/>
    <w:rsid w:val="51623118"/>
    <w:rsid w:val="51662DBE"/>
    <w:rsid w:val="51670B1F"/>
    <w:rsid w:val="516E0F34"/>
    <w:rsid w:val="516F1ABD"/>
    <w:rsid w:val="517029AE"/>
    <w:rsid w:val="51712A54"/>
    <w:rsid w:val="517C215D"/>
    <w:rsid w:val="517C2EDF"/>
    <w:rsid w:val="517F1F99"/>
    <w:rsid w:val="5183340B"/>
    <w:rsid w:val="518A6F58"/>
    <w:rsid w:val="51A120A3"/>
    <w:rsid w:val="51A5185D"/>
    <w:rsid w:val="51A94481"/>
    <w:rsid w:val="51AF2FB9"/>
    <w:rsid w:val="51B46741"/>
    <w:rsid w:val="51B62144"/>
    <w:rsid w:val="51BF760C"/>
    <w:rsid w:val="51C242B3"/>
    <w:rsid w:val="51C31E73"/>
    <w:rsid w:val="51D431B2"/>
    <w:rsid w:val="51D61D47"/>
    <w:rsid w:val="51DE6241"/>
    <w:rsid w:val="51DE726E"/>
    <w:rsid w:val="51E01830"/>
    <w:rsid w:val="51E82037"/>
    <w:rsid w:val="51EA5B31"/>
    <w:rsid w:val="51F3336D"/>
    <w:rsid w:val="51FA5C43"/>
    <w:rsid w:val="51FC5E38"/>
    <w:rsid w:val="52071CA7"/>
    <w:rsid w:val="52117992"/>
    <w:rsid w:val="52140DBF"/>
    <w:rsid w:val="521C185E"/>
    <w:rsid w:val="522017CC"/>
    <w:rsid w:val="522235EF"/>
    <w:rsid w:val="52332EAB"/>
    <w:rsid w:val="52344B6D"/>
    <w:rsid w:val="52367053"/>
    <w:rsid w:val="523B7B6E"/>
    <w:rsid w:val="524248F6"/>
    <w:rsid w:val="524533D7"/>
    <w:rsid w:val="52514FC4"/>
    <w:rsid w:val="52543775"/>
    <w:rsid w:val="52646424"/>
    <w:rsid w:val="52652BF4"/>
    <w:rsid w:val="526E1C0A"/>
    <w:rsid w:val="52707BA8"/>
    <w:rsid w:val="527126E9"/>
    <w:rsid w:val="52800BB4"/>
    <w:rsid w:val="5280540F"/>
    <w:rsid w:val="52815DAB"/>
    <w:rsid w:val="52835827"/>
    <w:rsid w:val="52882250"/>
    <w:rsid w:val="52885A66"/>
    <w:rsid w:val="52885F15"/>
    <w:rsid w:val="528B3C2B"/>
    <w:rsid w:val="528E5EFF"/>
    <w:rsid w:val="52950DFF"/>
    <w:rsid w:val="529533B0"/>
    <w:rsid w:val="52963239"/>
    <w:rsid w:val="52A0293C"/>
    <w:rsid w:val="52A529F9"/>
    <w:rsid w:val="52A55427"/>
    <w:rsid w:val="52AD45F4"/>
    <w:rsid w:val="52B14E19"/>
    <w:rsid w:val="52B15719"/>
    <w:rsid w:val="52B21835"/>
    <w:rsid w:val="52B75B9F"/>
    <w:rsid w:val="52BB4A89"/>
    <w:rsid w:val="52BC6959"/>
    <w:rsid w:val="52C62D39"/>
    <w:rsid w:val="52D22EEF"/>
    <w:rsid w:val="52D54C10"/>
    <w:rsid w:val="52D704E4"/>
    <w:rsid w:val="52D70B6D"/>
    <w:rsid w:val="52DA2A4B"/>
    <w:rsid w:val="52DE0759"/>
    <w:rsid w:val="52E6203B"/>
    <w:rsid w:val="52EE0AC4"/>
    <w:rsid w:val="52F6455E"/>
    <w:rsid w:val="52F65C4F"/>
    <w:rsid w:val="530A2100"/>
    <w:rsid w:val="530F3E25"/>
    <w:rsid w:val="531127EB"/>
    <w:rsid w:val="53161F0E"/>
    <w:rsid w:val="53220201"/>
    <w:rsid w:val="532373DD"/>
    <w:rsid w:val="5325453D"/>
    <w:rsid w:val="532C61DE"/>
    <w:rsid w:val="532E3FCF"/>
    <w:rsid w:val="533005D8"/>
    <w:rsid w:val="533171B0"/>
    <w:rsid w:val="53467190"/>
    <w:rsid w:val="534820EA"/>
    <w:rsid w:val="53595CD5"/>
    <w:rsid w:val="53604481"/>
    <w:rsid w:val="53635186"/>
    <w:rsid w:val="536457C1"/>
    <w:rsid w:val="536E745B"/>
    <w:rsid w:val="536F69A0"/>
    <w:rsid w:val="53720B90"/>
    <w:rsid w:val="53894DE6"/>
    <w:rsid w:val="539E4E00"/>
    <w:rsid w:val="53A57ED9"/>
    <w:rsid w:val="53AC26B2"/>
    <w:rsid w:val="53AD0EC9"/>
    <w:rsid w:val="53AE33E4"/>
    <w:rsid w:val="53AE5DB4"/>
    <w:rsid w:val="53B66EAA"/>
    <w:rsid w:val="53C3735D"/>
    <w:rsid w:val="53CB3B26"/>
    <w:rsid w:val="53D24F7B"/>
    <w:rsid w:val="53D338A9"/>
    <w:rsid w:val="53DE6F95"/>
    <w:rsid w:val="53DE724F"/>
    <w:rsid w:val="53E3170C"/>
    <w:rsid w:val="53E33045"/>
    <w:rsid w:val="53E82C8B"/>
    <w:rsid w:val="53E9378A"/>
    <w:rsid w:val="53F1156F"/>
    <w:rsid w:val="53F75DA3"/>
    <w:rsid w:val="53F96EA1"/>
    <w:rsid w:val="53FF0A0C"/>
    <w:rsid w:val="540330F0"/>
    <w:rsid w:val="541869FD"/>
    <w:rsid w:val="541E6824"/>
    <w:rsid w:val="5420319F"/>
    <w:rsid w:val="5421538A"/>
    <w:rsid w:val="54245EA1"/>
    <w:rsid w:val="542A1E1E"/>
    <w:rsid w:val="543073C7"/>
    <w:rsid w:val="54350860"/>
    <w:rsid w:val="54372291"/>
    <w:rsid w:val="543A259A"/>
    <w:rsid w:val="543C2EEA"/>
    <w:rsid w:val="543C7EBC"/>
    <w:rsid w:val="543F2D4A"/>
    <w:rsid w:val="543F4728"/>
    <w:rsid w:val="5442509E"/>
    <w:rsid w:val="54426E97"/>
    <w:rsid w:val="544302C4"/>
    <w:rsid w:val="544713CF"/>
    <w:rsid w:val="544D13BD"/>
    <w:rsid w:val="54510985"/>
    <w:rsid w:val="54582EBB"/>
    <w:rsid w:val="545D6310"/>
    <w:rsid w:val="545E38BC"/>
    <w:rsid w:val="545F3E0B"/>
    <w:rsid w:val="546351FF"/>
    <w:rsid w:val="54663CCC"/>
    <w:rsid w:val="546E069B"/>
    <w:rsid w:val="546E44B6"/>
    <w:rsid w:val="546F22BC"/>
    <w:rsid w:val="54742371"/>
    <w:rsid w:val="5476170D"/>
    <w:rsid w:val="547717EC"/>
    <w:rsid w:val="547C6480"/>
    <w:rsid w:val="547C6DB0"/>
    <w:rsid w:val="547F73DB"/>
    <w:rsid w:val="548330AC"/>
    <w:rsid w:val="54842F72"/>
    <w:rsid w:val="54877702"/>
    <w:rsid w:val="548A5454"/>
    <w:rsid w:val="548E6A8C"/>
    <w:rsid w:val="549373B6"/>
    <w:rsid w:val="54953630"/>
    <w:rsid w:val="549F0289"/>
    <w:rsid w:val="54A3301D"/>
    <w:rsid w:val="54A618ED"/>
    <w:rsid w:val="54B95C76"/>
    <w:rsid w:val="54C41254"/>
    <w:rsid w:val="54C719D3"/>
    <w:rsid w:val="54C97382"/>
    <w:rsid w:val="54D20BB2"/>
    <w:rsid w:val="54D33C0E"/>
    <w:rsid w:val="54DB67C4"/>
    <w:rsid w:val="54E13E43"/>
    <w:rsid w:val="54E272DD"/>
    <w:rsid w:val="54F0006C"/>
    <w:rsid w:val="54FA4BAF"/>
    <w:rsid w:val="550C67A7"/>
    <w:rsid w:val="5510623A"/>
    <w:rsid w:val="5514532D"/>
    <w:rsid w:val="55183A1E"/>
    <w:rsid w:val="55215212"/>
    <w:rsid w:val="5528764B"/>
    <w:rsid w:val="552A561B"/>
    <w:rsid w:val="55315EA0"/>
    <w:rsid w:val="5534067C"/>
    <w:rsid w:val="55377BCA"/>
    <w:rsid w:val="5544634B"/>
    <w:rsid w:val="555916BF"/>
    <w:rsid w:val="555B1874"/>
    <w:rsid w:val="556B53CA"/>
    <w:rsid w:val="556D09AB"/>
    <w:rsid w:val="55737316"/>
    <w:rsid w:val="5578760A"/>
    <w:rsid w:val="557877C3"/>
    <w:rsid w:val="557A2A28"/>
    <w:rsid w:val="557D3334"/>
    <w:rsid w:val="557F526E"/>
    <w:rsid w:val="5580305D"/>
    <w:rsid w:val="55811AE5"/>
    <w:rsid w:val="55825B8D"/>
    <w:rsid w:val="55852911"/>
    <w:rsid w:val="558830B8"/>
    <w:rsid w:val="558A24B3"/>
    <w:rsid w:val="559A32D4"/>
    <w:rsid w:val="559B7B5A"/>
    <w:rsid w:val="559E5480"/>
    <w:rsid w:val="55A63350"/>
    <w:rsid w:val="55AC1C5B"/>
    <w:rsid w:val="55AF4712"/>
    <w:rsid w:val="55B95880"/>
    <w:rsid w:val="55B97182"/>
    <w:rsid w:val="55BF0A5B"/>
    <w:rsid w:val="55C57BD8"/>
    <w:rsid w:val="55C66987"/>
    <w:rsid w:val="55C90452"/>
    <w:rsid w:val="55DD3CAA"/>
    <w:rsid w:val="55DE6AC2"/>
    <w:rsid w:val="55E317F7"/>
    <w:rsid w:val="55E9426F"/>
    <w:rsid w:val="55EB7A9B"/>
    <w:rsid w:val="55F220AC"/>
    <w:rsid w:val="55F3655D"/>
    <w:rsid w:val="55FC3B14"/>
    <w:rsid w:val="56093DDD"/>
    <w:rsid w:val="560B4478"/>
    <w:rsid w:val="560D4038"/>
    <w:rsid w:val="5610774A"/>
    <w:rsid w:val="56142E25"/>
    <w:rsid w:val="56196C7F"/>
    <w:rsid w:val="561A125B"/>
    <w:rsid w:val="561E1571"/>
    <w:rsid w:val="56247AA0"/>
    <w:rsid w:val="562B0D31"/>
    <w:rsid w:val="5631235B"/>
    <w:rsid w:val="56327FE6"/>
    <w:rsid w:val="563B0826"/>
    <w:rsid w:val="563C6E72"/>
    <w:rsid w:val="563F408B"/>
    <w:rsid w:val="56453BEA"/>
    <w:rsid w:val="5649103A"/>
    <w:rsid w:val="56645F11"/>
    <w:rsid w:val="566D44FF"/>
    <w:rsid w:val="566E5870"/>
    <w:rsid w:val="56785234"/>
    <w:rsid w:val="56786356"/>
    <w:rsid w:val="567A6579"/>
    <w:rsid w:val="567C5B60"/>
    <w:rsid w:val="567F5FDA"/>
    <w:rsid w:val="56850891"/>
    <w:rsid w:val="56933B40"/>
    <w:rsid w:val="56934F3C"/>
    <w:rsid w:val="5699729D"/>
    <w:rsid w:val="569E61CF"/>
    <w:rsid w:val="56A56F8B"/>
    <w:rsid w:val="56B535B3"/>
    <w:rsid w:val="56B84113"/>
    <w:rsid w:val="56B95E76"/>
    <w:rsid w:val="56BA17B5"/>
    <w:rsid w:val="56CA2BAA"/>
    <w:rsid w:val="56CB0BBA"/>
    <w:rsid w:val="56CC288B"/>
    <w:rsid w:val="56D709AE"/>
    <w:rsid w:val="56DC44E4"/>
    <w:rsid w:val="56E34828"/>
    <w:rsid w:val="56E71D97"/>
    <w:rsid w:val="56EC74C2"/>
    <w:rsid w:val="56EE2819"/>
    <w:rsid w:val="56F075A8"/>
    <w:rsid w:val="56F22EDB"/>
    <w:rsid w:val="56F243CE"/>
    <w:rsid w:val="56FD6EEF"/>
    <w:rsid w:val="56FF0081"/>
    <w:rsid w:val="5700669E"/>
    <w:rsid w:val="57037101"/>
    <w:rsid w:val="57051C6B"/>
    <w:rsid w:val="570C6889"/>
    <w:rsid w:val="570D5283"/>
    <w:rsid w:val="57112988"/>
    <w:rsid w:val="5715307D"/>
    <w:rsid w:val="571600F3"/>
    <w:rsid w:val="571D69F5"/>
    <w:rsid w:val="57204A64"/>
    <w:rsid w:val="572C2521"/>
    <w:rsid w:val="5733677B"/>
    <w:rsid w:val="573632EE"/>
    <w:rsid w:val="574446E8"/>
    <w:rsid w:val="5749221E"/>
    <w:rsid w:val="574E74F3"/>
    <w:rsid w:val="57502142"/>
    <w:rsid w:val="57631433"/>
    <w:rsid w:val="57654BDC"/>
    <w:rsid w:val="57694A91"/>
    <w:rsid w:val="576C597F"/>
    <w:rsid w:val="576D0A8A"/>
    <w:rsid w:val="576D6C4A"/>
    <w:rsid w:val="57893E95"/>
    <w:rsid w:val="578F6066"/>
    <w:rsid w:val="57967C25"/>
    <w:rsid w:val="579C67A4"/>
    <w:rsid w:val="57A52A4A"/>
    <w:rsid w:val="57A6622D"/>
    <w:rsid w:val="57AC6A62"/>
    <w:rsid w:val="57B42610"/>
    <w:rsid w:val="57B71A2E"/>
    <w:rsid w:val="57BE11EF"/>
    <w:rsid w:val="57D76AD8"/>
    <w:rsid w:val="57D91B54"/>
    <w:rsid w:val="57DD7D85"/>
    <w:rsid w:val="57DE4468"/>
    <w:rsid w:val="57E37F89"/>
    <w:rsid w:val="57E81769"/>
    <w:rsid w:val="57E854AB"/>
    <w:rsid w:val="57F8309B"/>
    <w:rsid w:val="57F87D61"/>
    <w:rsid w:val="57FA501A"/>
    <w:rsid w:val="57FA5D49"/>
    <w:rsid w:val="580517DF"/>
    <w:rsid w:val="580F1CBB"/>
    <w:rsid w:val="58102FF7"/>
    <w:rsid w:val="58116095"/>
    <w:rsid w:val="5815620F"/>
    <w:rsid w:val="581A30E9"/>
    <w:rsid w:val="58235328"/>
    <w:rsid w:val="58270669"/>
    <w:rsid w:val="582E6A64"/>
    <w:rsid w:val="58317F88"/>
    <w:rsid w:val="583464F8"/>
    <w:rsid w:val="583924A9"/>
    <w:rsid w:val="58397F25"/>
    <w:rsid w:val="583C4B19"/>
    <w:rsid w:val="584131AD"/>
    <w:rsid w:val="585264E4"/>
    <w:rsid w:val="58593348"/>
    <w:rsid w:val="58600612"/>
    <w:rsid w:val="58634E16"/>
    <w:rsid w:val="58644FDB"/>
    <w:rsid w:val="586C65B6"/>
    <w:rsid w:val="58812BFD"/>
    <w:rsid w:val="58830177"/>
    <w:rsid w:val="58834E5E"/>
    <w:rsid w:val="58866080"/>
    <w:rsid w:val="5888395C"/>
    <w:rsid w:val="588A1C9E"/>
    <w:rsid w:val="588A314D"/>
    <w:rsid w:val="588A7C4C"/>
    <w:rsid w:val="588F5E5C"/>
    <w:rsid w:val="589301FC"/>
    <w:rsid w:val="589657C9"/>
    <w:rsid w:val="5898586A"/>
    <w:rsid w:val="58987B3B"/>
    <w:rsid w:val="58991559"/>
    <w:rsid w:val="589B7C6F"/>
    <w:rsid w:val="58A271C6"/>
    <w:rsid w:val="58A40823"/>
    <w:rsid w:val="58A40ADF"/>
    <w:rsid w:val="58AA5355"/>
    <w:rsid w:val="58AD6443"/>
    <w:rsid w:val="58B47807"/>
    <w:rsid w:val="58B92EDA"/>
    <w:rsid w:val="58BA7671"/>
    <w:rsid w:val="58C7273D"/>
    <w:rsid w:val="58CA68D6"/>
    <w:rsid w:val="58D5311B"/>
    <w:rsid w:val="58D8770E"/>
    <w:rsid w:val="58E87638"/>
    <w:rsid w:val="58EE6EAB"/>
    <w:rsid w:val="58F0275E"/>
    <w:rsid w:val="58FC1456"/>
    <w:rsid w:val="58FD4000"/>
    <w:rsid w:val="590526E6"/>
    <w:rsid w:val="59061206"/>
    <w:rsid w:val="590C33F0"/>
    <w:rsid w:val="5915619F"/>
    <w:rsid w:val="59215F3C"/>
    <w:rsid w:val="59283B17"/>
    <w:rsid w:val="592E4F95"/>
    <w:rsid w:val="59347BFB"/>
    <w:rsid w:val="593730C7"/>
    <w:rsid w:val="594275A4"/>
    <w:rsid w:val="59495919"/>
    <w:rsid w:val="594E6891"/>
    <w:rsid w:val="59501917"/>
    <w:rsid w:val="59517237"/>
    <w:rsid w:val="59620C0C"/>
    <w:rsid w:val="596233CA"/>
    <w:rsid w:val="5962534F"/>
    <w:rsid w:val="596A0D82"/>
    <w:rsid w:val="59711142"/>
    <w:rsid w:val="597142CA"/>
    <w:rsid w:val="59730147"/>
    <w:rsid w:val="59757D59"/>
    <w:rsid w:val="597B1549"/>
    <w:rsid w:val="597B5178"/>
    <w:rsid w:val="5988320D"/>
    <w:rsid w:val="598B6C60"/>
    <w:rsid w:val="598D23C6"/>
    <w:rsid w:val="5993335D"/>
    <w:rsid w:val="59960B94"/>
    <w:rsid w:val="59961057"/>
    <w:rsid w:val="599D5A19"/>
    <w:rsid w:val="59A83CA5"/>
    <w:rsid w:val="59BE5AAF"/>
    <w:rsid w:val="59C06284"/>
    <w:rsid w:val="59C2651F"/>
    <w:rsid w:val="59C647AF"/>
    <w:rsid w:val="59CD1026"/>
    <w:rsid w:val="59CE30E5"/>
    <w:rsid w:val="59D1645B"/>
    <w:rsid w:val="59D8471B"/>
    <w:rsid w:val="59DA4C1C"/>
    <w:rsid w:val="59E36E7B"/>
    <w:rsid w:val="59EB67F2"/>
    <w:rsid w:val="59EF2540"/>
    <w:rsid w:val="59EF3E9F"/>
    <w:rsid w:val="59F15B04"/>
    <w:rsid w:val="59F80025"/>
    <w:rsid w:val="59FB2BED"/>
    <w:rsid w:val="5A046AC5"/>
    <w:rsid w:val="5A05674B"/>
    <w:rsid w:val="5A075C60"/>
    <w:rsid w:val="5A0A7770"/>
    <w:rsid w:val="5A0C576A"/>
    <w:rsid w:val="5A130B83"/>
    <w:rsid w:val="5A150B66"/>
    <w:rsid w:val="5A1B65B8"/>
    <w:rsid w:val="5A205454"/>
    <w:rsid w:val="5A2D140F"/>
    <w:rsid w:val="5A33516D"/>
    <w:rsid w:val="5A361BA9"/>
    <w:rsid w:val="5A384738"/>
    <w:rsid w:val="5A3D2D4E"/>
    <w:rsid w:val="5A4278C0"/>
    <w:rsid w:val="5A481009"/>
    <w:rsid w:val="5A484041"/>
    <w:rsid w:val="5A4A064C"/>
    <w:rsid w:val="5A4D19E8"/>
    <w:rsid w:val="5A5433EB"/>
    <w:rsid w:val="5A543583"/>
    <w:rsid w:val="5A5B3585"/>
    <w:rsid w:val="5A5E2897"/>
    <w:rsid w:val="5A716400"/>
    <w:rsid w:val="5A7D084B"/>
    <w:rsid w:val="5A80616D"/>
    <w:rsid w:val="5A8D3BD1"/>
    <w:rsid w:val="5A8F4315"/>
    <w:rsid w:val="5A9B464A"/>
    <w:rsid w:val="5AA314DC"/>
    <w:rsid w:val="5AA76015"/>
    <w:rsid w:val="5AAA1C29"/>
    <w:rsid w:val="5AB43B5C"/>
    <w:rsid w:val="5ABD794C"/>
    <w:rsid w:val="5AC236BA"/>
    <w:rsid w:val="5AC743CF"/>
    <w:rsid w:val="5AD06BC5"/>
    <w:rsid w:val="5AD53B7D"/>
    <w:rsid w:val="5ADA7115"/>
    <w:rsid w:val="5AE52F02"/>
    <w:rsid w:val="5AE759FB"/>
    <w:rsid w:val="5AE97A28"/>
    <w:rsid w:val="5AF740C6"/>
    <w:rsid w:val="5B025798"/>
    <w:rsid w:val="5B1F7698"/>
    <w:rsid w:val="5B203A9C"/>
    <w:rsid w:val="5B243C8D"/>
    <w:rsid w:val="5B2653FE"/>
    <w:rsid w:val="5B376F04"/>
    <w:rsid w:val="5B3804D4"/>
    <w:rsid w:val="5B3B5F1D"/>
    <w:rsid w:val="5B4050DF"/>
    <w:rsid w:val="5B493E2C"/>
    <w:rsid w:val="5B4B6B57"/>
    <w:rsid w:val="5B4E6178"/>
    <w:rsid w:val="5B54294C"/>
    <w:rsid w:val="5B546011"/>
    <w:rsid w:val="5B57361E"/>
    <w:rsid w:val="5B5E2854"/>
    <w:rsid w:val="5B6238E8"/>
    <w:rsid w:val="5B6D07FD"/>
    <w:rsid w:val="5B7037E2"/>
    <w:rsid w:val="5B722B1B"/>
    <w:rsid w:val="5B7611A2"/>
    <w:rsid w:val="5B78174C"/>
    <w:rsid w:val="5B7A3FFE"/>
    <w:rsid w:val="5B7D256C"/>
    <w:rsid w:val="5B870BD3"/>
    <w:rsid w:val="5B92107B"/>
    <w:rsid w:val="5B923734"/>
    <w:rsid w:val="5B943677"/>
    <w:rsid w:val="5B9A6B58"/>
    <w:rsid w:val="5B9B030A"/>
    <w:rsid w:val="5B9E709B"/>
    <w:rsid w:val="5BA33368"/>
    <w:rsid w:val="5BA4712D"/>
    <w:rsid w:val="5BA6020E"/>
    <w:rsid w:val="5BA842B1"/>
    <w:rsid w:val="5BB2052D"/>
    <w:rsid w:val="5BBF2AA1"/>
    <w:rsid w:val="5BC65E29"/>
    <w:rsid w:val="5BCB1C4C"/>
    <w:rsid w:val="5BCD6C27"/>
    <w:rsid w:val="5BD57A7D"/>
    <w:rsid w:val="5BD7296E"/>
    <w:rsid w:val="5BEC1850"/>
    <w:rsid w:val="5BF3188B"/>
    <w:rsid w:val="5BF93108"/>
    <w:rsid w:val="5BFE3947"/>
    <w:rsid w:val="5C017B6C"/>
    <w:rsid w:val="5C153754"/>
    <w:rsid w:val="5C216461"/>
    <w:rsid w:val="5C217695"/>
    <w:rsid w:val="5C227056"/>
    <w:rsid w:val="5C3F1882"/>
    <w:rsid w:val="5C407C45"/>
    <w:rsid w:val="5C4168E5"/>
    <w:rsid w:val="5C4464FA"/>
    <w:rsid w:val="5C4C687F"/>
    <w:rsid w:val="5C560F15"/>
    <w:rsid w:val="5C58077A"/>
    <w:rsid w:val="5C581EA8"/>
    <w:rsid w:val="5C5B1E1D"/>
    <w:rsid w:val="5C6050B0"/>
    <w:rsid w:val="5C693978"/>
    <w:rsid w:val="5C723CF3"/>
    <w:rsid w:val="5C8A3B81"/>
    <w:rsid w:val="5C8E5D84"/>
    <w:rsid w:val="5C9023A1"/>
    <w:rsid w:val="5C9443DE"/>
    <w:rsid w:val="5C9D2710"/>
    <w:rsid w:val="5CA12B9D"/>
    <w:rsid w:val="5CA6050B"/>
    <w:rsid w:val="5CA96DA8"/>
    <w:rsid w:val="5CAC4DD5"/>
    <w:rsid w:val="5CAC53BD"/>
    <w:rsid w:val="5CB5337C"/>
    <w:rsid w:val="5CBA681D"/>
    <w:rsid w:val="5CBD26C4"/>
    <w:rsid w:val="5CBF11EA"/>
    <w:rsid w:val="5CBF5149"/>
    <w:rsid w:val="5CCF169D"/>
    <w:rsid w:val="5CD153F5"/>
    <w:rsid w:val="5CD37C05"/>
    <w:rsid w:val="5CD740A7"/>
    <w:rsid w:val="5CD836E8"/>
    <w:rsid w:val="5CDE54C9"/>
    <w:rsid w:val="5CDF2C4B"/>
    <w:rsid w:val="5CE037F6"/>
    <w:rsid w:val="5CE833FF"/>
    <w:rsid w:val="5CF471AF"/>
    <w:rsid w:val="5CF513AC"/>
    <w:rsid w:val="5CF87C6D"/>
    <w:rsid w:val="5CFC3C1D"/>
    <w:rsid w:val="5D010AA4"/>
    <w:rsid w:val="5D08502A"/>
    <w:rsid w:val="5D094435"/>
    <w:rsid w:val="5D0E1B3E"/>
    <w:rsid w:val="5D1B361B"/>
    <w:rsid w:val="5D2463BE"/>
    <w:rsid w:val="5D2825DB"/>
    <w:rsid w:val="5D28710D"/>
    <w:rsid w:val="5D2957A2"/>
    <w:rsid w:val="5D3237D1"/>
    <w:rsid w:val="5D3C6493"/>
    <w:rsid w:val="5D3E3727"/>
    <w:rsid w:val="5D45336C"/>
    <w:rsid w:val="5D4E3F04"/>
    <w:rsid w:val="5D566EA5"/>
    <w:rsid w:val="5D5E0F03"/>
    <w:rsid w:val="5D646232"/>
    <w:rsid w:val="5D6D2426"/>
    <w:rsid w:val="5D772399"/>
    <w:rsid w:val="5D79510E"/>
    <w:rsid w:val="5D8035AB"/>
    <w:rsid w:val="5D831826"/>
    <w:rsid w:val="5D9150B4"/>
    <w:rsid w:val="5D934AC2"/>
    <w:rsid w:val="5D976C2B"/>
    <w:rsid w:val="5D9C26CF"/>
    <w:rsid w:val="5DA34224"/>
    <w:rsid w:val="5DA4267E"/>
    <w:rsid w:val="5DA5461B"/>
    <w:rsid w:val="5DAC2EA2"/>
    <w:rsid w:val="5DAC416A"/>
    <w:rsid w:val="5DB0421C"/>
    <w:rsid w:val="5DB11031"/>
    <w:rsid w:val="5DB25F23"/>
    <w:rsid w:val="5DB26C11"/>
    <w:rsid w:val="5DB74A01"/>
    <w:rsid w:val="5DB76F71"/>
    <w:rsid w:val="5DCA502D"/>
    <w:rsid w:val="5DCE057F"/>
    <w:rsid w:val="5DD45D60"/>
    <w:rsid w:val="5DDD434E"/>
    <w:rsid w:val="5DE72EEA"/>
    <w:rsid w:val="5DEC160A"/>
    <w:rsid w:val="5DED0295"/>
    <w:rsid w:val="5DFA75E5"/>
    <w:rsid w:val="5E0E7304"/>
    <w:rsid w:val="5E102902"/>
    <w:rsid w:val="5E195084"/>
    <w:rsid w:val="5E1B3E96"/>
    <w:rsid w:val="5E224486"/>
    <w:rsid w:val="5E256043"/>
    <w:rsid w:val="5E3546B3"/>
    <w:rsid w:val="5E3C04E8"/>
    <w:rsid w:val="5E3D5B36"/>
    <w:rsid w:val="5E42424D"/>
    <w:rsid w:val="5E4451A2"/>
    <w:rsid w:val="5E465B15"/>
    <w:rsid w:val="5E4E31BE"/>
    <w:rsid w:val="5E4F1DDB"/>
    <w:rsid w:val="5E5331AE"/>
    <w:rsid w:val="5E545B67"/>
    <w:rsid w:val="5E5C2E9B"/>
    <w:rsid w:val="5E5E12BE"/>
    <w:rsid w:val="5E6164D5"/>
    <w:rsid w:val="5E657B5C"/>
    <w:rsid w:val="5E7349FF"/>
    <w:rsid w:val="5E7D4BF0"/>
    <w:rsid w:val="5E7D5798"/>
    <w:rsid w:val="5E8037B6"/>
    <w:rsid w:val="5E8305C1"/>
    <w:rsid w:val="5E8646B1"/>
    <w:rsid w:val="5E896463"/>
    <w:rsid w:val="5E8B4193"/>
    <w:rsid w:val="5E905777"/>
    <w:rsid w:val="5E916985"/>
    <w:rsid w:val="5E99542D"/>
    <w:rsid w:val="5E9A7ED2"/>
    <w:rsid w:val="5E9B2FEA"/>
    <w:rsid w:val="5EA52DE5"/>
    <w:rsid w:val="5EAF45A5"/>
    <w:rsid w:val="5EAF7CB7"/>
    <w:rsid w:val="5EB21B3A"/>
    <w:rsid w:val="5EB4335F"/>
    <w:rsid w:val="5EBC07EB"/>
    <w:rsid w:val="5EC40A09"/>
    <w:rsid w:val="5ECA442D"/>
    <w:rsid w:val="5ECE35C6"/>
    <w:rsid w:val="5EDB34E7"/>
    <w:rsid w:val="5EE27AD5"/>
    <w:rsid w:val="5EE3248B"/>
    <w:rsid w:val="5EE33542"/>
    <w:rsid w:val="5EE57CEB"/>
    <w:rsid w:val="5EE727CB"/>
    <w:rsid w:val="5EE8265D"/>
    <w:rsid w:val="5EE95E02"/>
    <w:rsid w:val="5EEF2128"/>
    <w:rsid w:val="5EF146B8"/>
    <w:rsid w:val="5EF27F49"/>
    <w:rsid w:val="5EF900FA"/>
    <w:rsid w:val="5EFC35F3"/>
    <w:rsid w:val="5EFF384B"/>
    <w:rsid w:val="5F093917"/>
    <w:rsid w:val="5F0E17A6"/>
    <w:rsid w:val="5F117487"/>
    <w:rsid w:val="5F1902C1"/>
    <w:rsid w:val="5F1D7A13"/>
    <w:rsid w:val="5F1F5AC8"/>
    <w:rsid w:val="5F2C3DC6"/>
    <w:rsid w:val="5F2D572C"/>
    <w:rsid w:val="5F305775"/>
    <w:rsid w:val="5F305827"/>
    <w:rsid w:val="5F337A39"/>
    <w:rsid w:val="5F3568E9"/>
    <w:rsid w:val="5F4602C3"/>
    <w:rsid w:val="5F460BBA"/>
    <w:rsid w:val="5F4800C3"/>
    <w:rsid w:val="5F4D3FC8"/>
    <w:rsid w:val="5F4F03BC"/>
    <w:rsid w:val="5F532DB3"/>
    <w:rsid w:val="5F580AD3"/>
    <w:rsid w:val="5F5940F8"/>
    <w:rsid w:val="5F5C2ED1"/>
    <w:rsid w:val="5F5E7C5B"/>
    <w:rsid w:val="5F635B59"/>
    <w:rsid w:val="5F636B89"/>
    <w:rsid w:val="5F6845D2"/>
    <w:rsid w:val="5F6D0B04"/>
    <w:rsid w:val="5F7B405C"/>
    <w:rsid w:val="5F8D30DE"/>
    <w:rsid w:val="5F9B76B0"/>
    <w:rsid w:val="5FA07840"/>
    <w:rsid w:val="5FA40E46"/>
    <w:rsid w:val="5FA67AEC"/>
    <w:rsid w:val="5FA76582"/>
    <w:rsid w:val="5FA87EC2"/>
    <w:rsid w:val="5FAB79BA"/>
    <w:rsid w:val="5FB100A9"/>
    <w:rsid w:val="5FB31775"/>
    <w:rsid w:val="5FB80311"/>
    <w:rsid w:val="5FBC7DC4"/>
    <w:rsid w:val="5FCA55CE"/>
    <w:rsid w:val="5FCB60B4"/>
    <w:rsid w:val="5FD709E8"/>
    <w:rsid w:val="5FD93F72"/>
    <w:rsid w:val="5FD9795C"/>
    <w:rsid w:val="5FDC3CC6"/>
    <w:rsid w:val="5FDF3A31"/>
    <w:rsid w:val="5FE07F0D"/>
    <w:rsid w:val="5FFA1F07"/>
    <w:rsid w:val="60001029"/>
    <w:rsid w:val="600813C4"/>
    <w:rsid w:val="600F3261"/>
    <w:rsid w:val="6010614A"/>
    <w:rsid w:val="60141DA2"/>
    <w:rsid w:val="60227CBE"/>
    <w:rsid w:val="60233C2F"/>
    <w:rsid w:val="60270765"/>
    <w:rsid w:val="60272E8D"/>
    <w:rsid w:val="602B4FC1"/>
    <w:rsid w:val="602F4281"/>
    <w:rsid w:val="603610AB"/>
    <w:rsid w:val="603D5A20"/>
    <w:rsid w:val="60411635"/>
    <w:rsid w:val="60447830"/>
    <w:rsid w:val="604D717E"/>
    <w:rsid w:val="60500E9B"/>
    <w:rsid w:val="6052755F"/>
    <w:rsid w:val="605662D5"/>
    <w:rsid w:val="605D5101"/>
    <w:rsid w:val="60685A33"/>
    <w:rsid w:val="607A57AB"/>
    <w:rsid w:val="607F04FE"/>
    <w:rsid w:val="608D7C00"/>
    <w:rsid w:val="60947924"/>
    <w:rsid w:val="6096577E"/>
    <w:rsid w:val="609E577E"/>
    <w:rsid w:val="60A26F71"/>
    <w:rsid w:val="60A76C0C"/>
    <w:rsid w:val="60AB5A4D"/>
    <w:rsid w:val="60B125FB"/>
    <w:rsid w:val="60B6115F"/>
    <w:rsid w:val="60B7222A"/>
    <w:rsid w:val="60B73EDC"/>
    <w:rsid w:val="60BC15BC"/>
    <w:rsid w:val="60BF5C83"/>
    <w:rsid w:val="60C867CD"/>
    <w:rsid w:val="60C914FB"/>
    <w:rsid w:val="60D8349C"/>
    <w:rsid w:val="60DF0244"/>
    <w:rsid w:val="60DF4A2E"/>
    <w:rsid w:val="60E703DD"/>
    <w:rsid w:val="60E73495"/>
    <w:rsid w:val="60EE56A9"/>
    <w:rsid w:val="60F06DEF"/>
    <w:rsid w:val="60F91ED4"/>
    <w:rsid w:val="60FD6162"/>
    <w:rsid w:val="6101276C"/>
    <w:rsid w:val="610720CF"/>
    <w:rsid w:val="61146003"/>
    <w:rsid w:val="61231CAA"/>
    <w:rsid w:val="61253837"/>
    <w:rsid w:val="613F1604"/>
    <w:rsid w:val="6142054C"/>
    <w:rsid w:val="61562570"/>
    <w:rsid w:val="615D4201"/>
    <w:rsid w:val="61637086"/>
    <w:rsid w:val="617128F4"/>
    <w:rsid w:val="617148D0"/>
    <w:rsid w:val="6175452A"/>
    <w:rsid w:val="617934B5"/>
    <w:rsid w:val="617E51C5"/>
    <w:rsid w:val="617F36ED"/>
    <w:rsid w:val="61840C76"/>
    <w:rsid w:val="618E0B80"/>
    <w:rsid w:val="619800A0"/>
    <w:rsid w:val="619C44AE"/>
    <w:rsid w:val="619D1DBF"/>
    <w:rsid w:val="61A41EBD"/>
    <w:rsid w:val="61A64BCC"/>
    <w:rsid w:val="61AD279B"/>
    <w:rsid w:val="61BA68E3"/>
    <w:rsid w:val="61BB5CDC"/>
    <w:rsid w:val="61BC2108"/>
    <w:rsid w:val="61C03D54"/>
    <w:rsid w:val="61C120CB"/>
    <w:rsid w:val="61C87F72"/>
    <w:rsid w:val="61D646E7"/>
    <w:rsid w:val="61DD4A90"/>
    <w:rsid w:val="61F21E96"/>
    <w:rsid w:val="61F27245"/>
    <w:rsid w:val="61F32A2C"/>
    <w:rsid w:val="61F7418B"/>
    <w:rsid w:val="61FE020F"/>
    <w:rsid w:val="62012D14"/>
    <w:rsid w:val="62020502"/>
    <w:rsid w:val="62035C4E"/>
    <w:rsid w:val="62060189"/>
    <w:rsid w:val="620C12F9"/>
    <w:rsid w:val="62124054"/>
    <w:rsid w:val="62131152"/>
    <w:rsid w:val="621A1F06"/>
    <w:rsid w:val="621E08EA"/>
    <w:rsid w:val="62272520"/>
    <w:rsid w:val="622C402F"/>
    <w:rsid w:val="62340B0D"/>
    <w:rsid w:val="62362C9E"/>
    <w:rsid w:val="623E4916"/>
    <w:rsid w:val="623F2C5C"/>
    <w:rsid w:val="62444CDC"/>
    <w:rsid w:val="62453D17"/>
    <w:rsid w:val="624610F5"/>
    <w:rsid w:val="62463BB3"/>
    <w:rsid w:val="624E51DB"/>
    <w:rsid w:val="625003B5"/>
    <w:rsid w:val="6250096C"/>
    <w:rsid w:val="625B19CD"/>
    <w:rsid w:val="625E0F9C"/>
    <w:rsid w:val="62661F39"/>
    <w:rsid w:val="626663F7"/>
    <w:rsid w:val="6269759B"/>
    <w:rsid w:val="626F52AC"/>
    <w:rsid w:val="6273764A"/>
    <w:rsid w:val="6283355E"/>
    <w:rsid w:val="62896EA2"/>
    <w:rsid w:val="628E1210"/>
    <w:rsid w:val="62A07C1D"/>
    <w:rsid w:val="62A64747"/>
    <w:rsid w:val="62A9439C"/>
    <w:rsid w:val="62B46605"/>
    <w:rsid w:val="62B74F5D"/>
    <w:rsid w:val="62BA337C"/>
    <w:rsid w:val="62C0410E"/>
    <w:rsid w:val="62C06932"/>
    <w:rsid w:val="62C150D5"/>
    <w:rsid w:val="62C17592"/>
    <w:rsid w:val="62C22548"/>
    <w:rsid w:val="62C77EC3"/>
    <w:rsid w:val="62CD5BA5"/>
    <w:rsid w:val="62D343E9"/>
    <w:rsid w:val="62D41183"/>
    <w:rsid w:val="62D84DEA"/>
    <w:rsid w:val="62D92FD2"/>
    <w:rsid w:val="62DA3210"/>
    <w:rsid w:val="62DA76F4"/>
    <w:rsid w:val="62E04A91"/>
    <w:rsid w:val="62E22E2F"/>
    <w:rsid w:val="62E55CC2"/>
    <w:rsid w:val="62E71639"/>
    <w:rsid w:val="62EB41DE"/>
    <w:rsid w:val="62EE1CBF"/>
    <w:rsid w:val="62F23450"/>
    <w:rsid w:val="62F802BC"/>
    <w:rsid w:val="62FA241B"/>
    <w:rsid w:val="62FC14D7"/>
    <w:rsid w:val="630934C4"/>
    <w:rsid w:val="630C4DC7"/>
    <w:rsid w:val="63120A78"/>
    <w:rsid w:val="63124A6A"/>
    <w:rsid w:val="63181AFF"/>
    <w:rsid w:val="631A6ECB"/>
    <w:rsid w:val="631A7FA3"/>
    <w:rsid w:val="63210405"/>
    <w:rsid w:val="632343D7"/>
    <w:rsid w:val="6331272C"/>
    <w:rsid w:val="633561EB"/>
    <w:rsid w:val="63362DA6"/>
    <w:rsid w:val="63380BAA"/>
    <w:rsid w:val="634368AB"/>
    <w:rsid w:val="634F6822"/>
    <w:rsid w:val="63546915"/>
    <w:rsid w:val="636735B8"/>
    <w:rsid w:val="63723D3A"/>
    <w:rsid w:val="63825194"/>
    <w:rsid w:val="63872C0A"/>
    <w:rsid w:val="63887CAB"/>
    <w:rsid w:val="63924E39"/>
    <w:rsid w:val="63951097"/>
    <w:rsid w:val="63977553"/>
    <w:rsid w:val="63A50506"/>
    <w:rsid w:val="63B162F1"/>
    <w:rsid w:val="63B545D5"/>
    <w:rsid w:val="63B548EE"/>
    <w:rsid w:val="63B85947"/>
    <w:rsid w:val="63C72E2C"/>
    <w:rsid w:val="63C80DDC"/>
    <w:rsid w:val="63CA1260"/>
    <w:rsid w:val="63D3128B"/>
    <w:rsid w:val="63E13F43"/>
    <w:rsid w:val="63E77E17"/>
    <w:rsid w:val="63FB3E9E"/>
    <w:rsid w:val="63FE2AAA"/>
    <w:rsid w:val="63FE6F76"/>
    <w:rsid w:val="64047746"/>
    <w:rsid w:val="6408397D"/>
    <w:rsid w:val="640C1742"/>
    <w:rsid w:val="641C039B"/>
    <w:rsid w:val="641C07B8"/>
    <w:rsid w:val="641C6C13"/>
    <w:rsid w:val="641E755E"/>
    <w:rsid w:val="6424730B"/>
    <w:rsid w:val="642D3D62"/>
    <w:rsid w:val="643002F8"/>
    <w:rsid w:val="64301843"/>
    <w:rsid w:val="64330AF8"/>
    <w:rsid w:val="64375EAF"/>
    <w:rsid w:val="643919FA"/>
    <w:rsid w:val="643E4964"/>
    <w:rsid w:val="6446528C"/>
    <w:rsid w:val="6446799F"/>
    <w:rsid w:val="644C789D"/>
    <w:rsid w:val="64526FC3"/>
    <w:rsid w:val="64567D94"/>
    <w:rsid w:val="645850C0"/>
    <w:rsid w:val="645F6B7C"/>
    <w:rsid w:val="64650367"/>
    <w:rsid w:val="64685A1D"/>
    <w:rsid w:val="646D6F28"/>
    <w:rsid w:val="64724217"/>
    <w:rsid w:val="647442FE"/>
    <w:rsid w:val="64757B61"/>
    <w:rsid w:val="64766AEA"/>
    <w:rsid w:val="64780D4F"/>
    <w:rsid w:val="647A3BF6"/>
    <w:rsid w:val="647B0D61"/>
    <w:rsid w:val="647D70CC"/>
    <w:rsid w:val="648C1E2E"/>
    <w:rsid w:val="648F29EB"/>
    <w:rsid w:val="64937939"/>
    <w:rsid w:val="649D5D14"/>
    <w:rsid w:val="64A9679D"/>
    <w:rsid w:val="64B435D4"/>
    <w:rsid w:val="64B51F80"/>
    <w:rsid w:val="64B65A28"/>
    <w:rsid w:val="64BA224A"/>
    <w:rsid w:val="64BA507B"/>
    <w:rsid w:val="64CB73FB"/>
    <w:rsid w:val="64CF75CA"/>
    <w:rsid w:val="64DE2CE0"/>
    <w:rsid w:val="64E805E7"/>
    <w:rsid w:val="64EA2EE0"/>
    <w:rsid w:val="64ED7716"/>
    <w:rsid w:val="64EF7052"/>
    <w:rsid w:val="64F07DB9"/>
    <w:rsid w:val="64F56047"/>
    <w:rsid w:val="64FC018A"/>
    <w:rsid w:val="65083420"/>
    <w:rsid w:val="65172B17"/>
    <w:rsid w:val="652156A1"/>
    <w:rsid w:val="65231E33"/>
    <w:rsid w:val="652423F6"/>
    <w:rsid w:val="6525072F"/>
    <w:rsid w:val="65267BD1"/>
    <w:rsid w:val="652B486D"/>
    <w:rsid w:val="65361613"/>
    <w:rsid w:val="6537271E"/>
    <w:rsid w:val="653F25B7"/>
    <w:rsid w:val="65425E67"/>
    <w:rsid w:val="65430256"/>
    <w:rsid w:val="6543775E"/>
    <w:rsid w:val="654557BF"/>
    <w:rsid w:val="654A1904"/>
    <w:rsid w:val="654A397D"/>
    <w:rsid w:val="654C254C"/>
    <w:rsid w:val="654E668F"/>
    <w:rsid w:val="65502535"/>
    <w:rsid w:val="65507A99"/>
    <w:rsid w:val="65560934"/>
    <w:rsid w:val="655F762A"/>
    <w:rsid w:val="656E5728"/>
    <w:rsid w:val="65766F00"/>
    <w:rsid w:val="6579074D"/>
    <w:rsid w:val="657A04ED"/>
    <w:rsid w:val="657F3541"/>
    <w:rsid w:val="65800928"/>
    <w:rsid w:val="658C34FF"/>
    <w:rsid w:val="658C586F"/>
    <w:rsid w:val="658F3CF6"/>
    <w:rsid w:val="65915643"/>
    <w:rsid w:val="65920049"/>
    <w:rsid w:val="65947241"/>
    <w:rsid w:val="659E5009"/>
    <w:rsid w:val="65A13161"/>
    <w:rsid w:val="65AF2043"/>
    <w:rsid w:val="65B32593"/>
    <w:rsid w:val="65B42D4D"/>
    <w:rsid w:val="65B67073"/>
    <w:rsid w:val="65B808DD"/>
    <w:rsid w:val="65BA68B5"/>
    <w:rsid w:val="65CE072F"/>
    <w:rsid w:val="65D06541"/>
    <w:rsid w:val="65D73AE7"/>
    <w:rsid w:val="65DF5DD0"/>
    <w:rsid w:val="65E02ABF"/>
    <w:rsid w:val="65F44735"/>
    <w:rsid w:val="66010856"/>
    <w:rsid w:val="660D48DF"/>
    <w:rsid w:val="661240D8"/>
    <w:rsid w:val="661343E9"/>
    <w:rsid w:val="661469A9"/>
    <w:rsid w:val="66156FCC"/>
    <w:rsid w:val="661C273F"/>
    <w:rsid w:val="66202217"/>
    <w:rsid w:val="662C0818"/>
    <w:rsid w:val="662C0EE9"/>
    <w:rsid w:val="66322974"/>
    <w:rsid w:val="66353D9F"/>
    <w:rsid w:val="6636769D"/>
    <w:rsid w:val="663C5EFA"/>
    <w:rsid w:val="66415801"/>
    <w:rsid w:val="66422100"/>
    <w:rsid w:val="664F026F"/>
    <w:rsid w:val="66637F1D"/>
    <w:rsid w:val="66685F1A"/>
    <w:rsid w:val="6669410E"/>
    <w:rsid w:val="66706B5C"/>
    <w:rsid w:val="66781D94"/>
    <w:rsid w:val="667C29AD"/>
    <w:rsid w:val="668361DD"/>
    <w:rsid w:val="668657EF"/>
    <w:rsid w:val="66882132"/>
    <w:rsid w:val="668D0F68"/>
    <w:rsid w:val="6693209B"/>
    <w:rsid w:val="669845BB"/>
    <w:rsid w:val="669A0BFF"/>
    <w:rsid w:val="669C72AF"/>
    <w:rsid w:val="669D19BD"/>
    <w:rsid w:val="66A01B8A"/>
    <w:rsid w:val="66A05BB8"/>
    <w:rsid w:val="66AD295F"/>
    <w:rsid w:val="66AF4A4A"/>
    <w:rsid w:val="66BB3E6C"/>
    <w:rsid w:val="66BB52AF"/>
    <w:rsid w:val="66BB6CB3"/>
    <w:rsid w:val="66C7583A"/>
    <w:rsid w:val="66CD04A9"/>
    <w:rsid w:val="66D00744"/>
    <w:rsid w:val="66D877E9"/>
    <w:rsid w:val="66EE1089"/>
    <w:rsid w:val="66EE5213"/>
    <w:rsid w:val="66F43E09"/>
    <w:rsid w:val="66F5556C"/>
    <w:rsid w:val="66FA564E"/>
    <w:rsid w:val="66FB3E48"/>
    <w:rsid w:val="66FD3008"/>
    <w:rsid w:val="670505CC"/>
    <w:rsid w:val="670C23B1"/>
    <w:rsid w:val="67227BB0"/>
    <w:rsid w:val="673C499C"/>
    <w:rsid w:val="674766EC"/>
    <w:rsid w:val="674F4DE9"/>
    <w:rsid w:val="675016AD"/>
    <w:rsid w:val="675A6231"/>
    <w:rsid w:val="675C1D52"/>
    <w:rsid w:val="67601B76"/>
    <w:rsid w:val="676425ED"/>
    <w:rsid w:val="67744488"/>
    <w:rsid w:val="67765ED2"/>
    <w:rsid w:val="677F3B63"/>
    <w:rsid w:val="6783095D"/>
    <w:rsid w:val="67863DE9"/>
    <w:rsid w:val="67883604"/>
    <w:rsid w:val="678F5A17"/>
    <w:rsid w:val="679A4217"/>
    <w:rsid w:val="67A04C84"/>
    <w:rsid w:val="67A81DF6"/>
    <w:rsid w:val="67B61EC8"/>
    <w:rsid w:val="67B96EBA"/>
    <w:rsid w:val="67BE7184"/>
    <w:rsid w:val="67BE7684"/>
    <w:rsid w:val="67C82666"/>
    <w:rsid w:val="67CC284B"/>
    <w:rsid w:val="67D445D7"/>
    <w:rsid w:val="67D51442"/>
    <w:rsid w:val="67E31090"/>
    <w:rsid w:val="67E50805"/>
    <w:rsid w:val="67E91757"/>
    <w:rsid w:val="67EC5CAA"/>
    <w:rsid w:val="67F345A9"/>
    <w:rsid w:val="67FF7197"/>
    <w:rsid w:val="68006BE0"/>
    <w:rsid w:val="68073F55"/>
    <w:rsid w:val="680B188B"/>
    <w:rsid w:val="680B427D"/>
    <w:rsid w:val="680C0CAA"/>
    <w:rsid w:val="68137141"/>
    <w:rsid w:val="681D1177"/>
    <w:rsid w:val="681E1079"/>
    <w:rsid w:val="68204666"/>
    <w:rsid w:val="6825023B"/>
    <w:rsid w:val="682B14B5"/>
    <w:rsid w:val="683227A5"/>
    <w:rsid w:val="6839180D"/>
    <w:rsid w:val="683B00D6"/>
    <w:rsid w:val="68447912"/>
    <w:rsid w:val="684B6E2F"/>
    <w:rsid w:val="684E65B9"/>
    <w:rsid w:val="685145C8"/>
    <w:rsid w:val="68581432"/>
    <w:rsid w:val="685A29E2"/>
    <w:rsid w:val="68672510"/>
    <w:rsid w:val="686B1FAE"/>
    <w:rsid w:val="6870199A"/>
    <w:rsid w:val="687214F5"/>
    <w:rsid w:val="68797802"/>
    <w:rsid w:val="68812809"/>
    <w:rsid w:val="68852072"/>
    <w:rsid w:val="68892505"/>
    <w:rsid w:val="688B16A4"/>
    <w:rsid w:val="688D066F"/>
    <w:rsid w:val="689110AC"/>
    <w:rsid w:val="6891336A"/>
    <w:rsid w:val="6893258F"/>
    <w:rsid w:val="689B28E9"/>
    <w:rsid w:val="689F3767"/>
    <w:rsid w:val="689F48CA"/>
    <w:rsid w:val="68A31A93"/>
    <w:rsid w:val="68AC4341"/>
    <w:rsid w:val="68B1389E"/>
    <w:rsid w:val="68B42698"/>
    <w:rsid w:val="68BD6E53"/>
    <w:rsid w:val="68C810A2"/>
    <w:rsid w:val="68C95F34"/>
    <w:rsid w:val="68D902D7"/>
    <w:rsid w:val="68DD7CA5"/>
    <w:rsid w:val="68E4444F"/>
    <w:rsid w:val="68E81861"/>
    <w:rsid w:val="68EB58E4"/>
    <w:rsid w:val="68EC43B8"/>
    <w:rsid w:val="68F041FD"/>
    <w:rsid w:val="68F66B37"/>
    <w:rsid w:val="68F71B15"/>
    <w:rsid w:val="68F81644"/>
    <w:rsid w:val="68FB3031"/>
    <w:rsid w:val="69016132"/>
    <w:rsid w:val="69022BE1"/>
    <w:rsid w:val="690853E8"/>
    <w:rsid w:val="690E243B"/>
    <w:rsid w:val="69194238"/>
    <w:rsid w:val="691D0275"/>
    <w:rsid w:val="691E7C5F"/>
    <w:rsid w:val="69247A50"/>
    <w:rsid w:val="692E4A21"/>
    <w:rsid w:val="693D72DB"/>
    <w:rsid w:val="6941161C"/>
    <w:rsid w:val="694261A5"/>
    <w:rsid w:val="69454260"/>
    <w:rsid w:val="694D15C5"/>
    <w:rsid w:val="694E7A99"/>
    <w:rsid w:val="694E7FD8"/>
    <w:rsid w:val="69555D7B"/>
    <w:rsid w:val="69566CF6"/>
    <w:rsid w:val="695C2968"/>
    <w:rsid w:val="696573B1"/>
    <w:rsid w:val="69660731"/>
    <w:rsid w:val="696B29FE"/>
    <w:rsid w:val="696C0FD5"/>
    <w:rsid w:val="6970101A"/>
    <w:rsid w:val="69792605"/>
    <w:rsid w:val="697C06F3"/>
    <w:rsid w:val="697C5645"/>
    <w:rsid w:val="697D60D8"/>
    <w:rsid w:val="697E64D5"/>
    <w:rsid w:val="69852C3B"/>
    <w:rsid w:val="698865FC"/>
    <w:rsid w:val="69976D92"/>
    <w:rsid w:val="699A755C"/>
    <w:rsid w:val="69A91066"/>
    <w:rsid w:val="69AD6DD2"/>
    <w:rsid w:val="69B620AE"/>
    <w:rsid w:val="69B6410F"/>
    <w:rsid w:val="69BF780E"/>
    <w:rsid w:val="69C50498"/>
    <w:rsid w:val="69C60982"/>
    <w:rsid w:val="69CE7006"/>
    <w:rsid w:val="69D56493"/>
    <w:rsid w:val="69D83E73"/>
    <w:rsid w:val="69E0416D"/>
    <w:rsid w:val="69E30E0C"/>
    <w:rsid w:val="69E45165"/>
    <w:rsid w:val="69E50B6F"/>
    <w:rsid w:val="69EC374B"/>
    <w:rsid w:val="69EF79B5"/>
    <w:rsid w:val="69F05B5A"/>
    <w:rsid w:val="69F34388"/>
    <w:rsid w:val="69FB465E"/>
    <w:rsid w:val="6A0764F3"/>
    <w:rsid w:val="6A0D0D2C"/>
    <w:rsid w:val="6A120A92"/>
    <w:rsid w:val="6A176C2C"/>
    <w:rsid w:val="6A2650B1"/>
    <w:rsid w:val="6A275C93"/>
    <w:rsid w:val="6A3262A1"/>
    <w:rsid w:val="6A357F80"/>
    <w:rsid w:val="6A372349"/>
    <w:rsid w:val="6A3C62A2"/>
    <w:rsid w:val="6A4516A7"/>
    <w:rsid w:val="6A4A59B4"/>
    <w:rsid w:val="6A4C6866"/>
    <w:rsid w:val="6A521B11"/>
    <w:rsid w:val="6A5E63F6"/>
    <w:rsid w:val="6A6B21C5"/>
    <w:rsid w:val="6A7A5EA8"/>
    <w:rsid w:val="6A821225"/>
    <w:rsid w:val="6A845627"/>
    <w:rsid w:val="6A8C075E"/>
    <w:rsid w:val="6A8C387D"/>
    <w:rsid w:val="6A90357C"/>
    <w:rsid w:val="6A9D3105"/>
    <w:rsid w:val="6AA62B3B"/>
    <w:rsid w:val="6AAA3EF3"/>
    <w:rsid w:val="6AB25183"/>
    <w:rsid w:val="6AB72206"/>
    <w:rsid w:val="6AB83A82"/>
    <w:rsid w:val="6AB93C7A"/>
    <w:rsid w:val="6ABA4D0B"/>
    <w:rsid w:val="6AC26487"/>
    <w:rsid w:val="6AD03E19"/>
    <w:rsid w:val="6ADB0FEB"/>
    <w:rsid w:val="6AE56E04"/>
    <w:rsid w:val="6AEC659B"/>
    <w:rsid w:val="6AF364A7"/>
    <w:rsid w:val="6AF42372"/>
    <w:rsid w:val="6AF57F85"/>
    <w:rsid w:val="6B055C03"/>
    <w:rsid w:val="6B07469E"/>
    <w:rsid w:val="6B164000"/>
    <w:rsid w:val="6B241BFD"/>
    <w:rsid w:val="6B285315"/>
    <w:rsid w:val="6B3200F6"/>
    <w:rsid w:val="6B3C1F89"/>
    <w:rsid w:val="6B3E796D"/>
    <w:rsid w:val="6B3F5143"/>
    <w:rsid w:val="6B4C4B73"/>
    <w:rsid w:val="6B5D71CF"/>
    <w:rsid w:val="6B677766"/>
    <w:rsid w:val="6B734240"/>
    <w:rsid w:val="6B743B2D"/>
    <w:rsid w:val="6B7C6A17"/>
    <w:rsid w:val="6B834228"/>
    <w:rsid w:val="6B8D087C"/>
    <w:rsid w:val="6B98420C"/>
    <w:rsid w:val="6BA04332"/>
    <w:rsid w:val="6BA7061E"/>
    <w:rsid w:val="6BB26654"/>
    <w:rsid w:val="6BB61B28"/>
    <w:rsid w:val="6BB66EBC"/>
    <w:rsid w:val="6BB828FC"/>
    <w:rsid w:val="6BBC74A3"/>
    <w:rsid w:val="6BBE0DB1"/>
    <w:rsid w:val="6BC00CDE"/>
    <w:rsid w:val="6BC44F4C"/>
    <w:rsid w:val="6BC55653"/>
    <w:rsid w:val="6BC74A2A"/>
    <w:rsid w:val="6BD23ED5"/>
    <w:rsid w:val="6BD5413F"/>
    <w:rsid w:val="6BDD0CA1"/>
    <w:rsid w:val="6BE60E5C"/>
    <w:rsid w:val="6BEA3A94"/>
    <w:rsid w:val="6BEB7E20"/>
    <w:rsid w:val="6BEC3629"/>
    <w:rsid w:val="6BF94CCE"/>
    <w:rsid w:val="6BFE164B"/>
    <w:rsid w:val="6C002070"/>
    <w:rsid w:val="6C012132"/>
    <w:rsid w:val="6C02389E"/>
    <w:rsid w:val="6C0A6236"/>
    <w:rsid w:val="6C0F5B38"/>
    <w:rsid w:val="6C1A4F51"/>
    <w:rsid w:val="6C1D394D"/>
    <w:rsid w:val="6C1E73EB"/>
    <w:rsid w:val="6C264CED"/>
    <w:rsid w:val="6C267FC7"/>
    <w:rsid w:val="6C2A1A1A"/>
    <w:rsid w:val="6C2C1C10"/>
    <w:rsid w:val="6C32047C"/>
    <w:rsid w:val="6C3B452E"/>
    <w:rsid w:val="6C3E65FF"/>
    <w:rsid w:val="6C552493"/>
    <w:rsid w:val="6C586CBD"/>
    <w:rsid w:val="6C5934B8"/>
    <w:rsid w:val="6C5E1F37"/>
    <w:rsid w:val="6C6775E5"/>
    <w:rsid w:val="6C720C50"/>
    <w:rsid w:val="6C7550C9"/>
    <w:rsid w:val="6C7D7DF7"/>
    <w:rsid w:val="6C8531CE"/>
    <w:rsid w:val="6C8920AA"/>
    <w:rsid w:val="6C8C3ED5"/>
    <w:rsid w:val="6C957825"/>
    <w:rsid w:val="6C971701"/>
    <w:rsid w:val="6C9E272F"/>
    <w:rsid w:val="6CA44355"/>
    <w:rsid w:val="6CAA2E3B"/>
    <w:rsid w:val="6CAF76DF"/>
    <w:rsid w:val="6CC1780A"/>
    <w:rsid w:val="6CC26453"/>
    <w:rsid w:val="6CC7670F"/>
    <w:rsid w:val="6CCB0C58"/>
    <w:rsid w:val="6CD22553"/>
    <w:rsid w:val="6CD225DF"/>
    <w:rsid w:val="6CDA2B41"/>
    <w:rsid w:val="6CE60F23"/>
    <w:rsid w:val="6CE86223"/>
    <w:rsid w:val="6CE9268A"/>
    <w:rsid w:val="6CF32332"/>
    <w:rsid w:val="6CF355D0"/>
    <w:rsid w:val="6CF45263"/>
    <w:rsid w:val="6CFD30DC"/>
    <w:rsid w:val="6CFE5C40"/>
    <w:rsid w:val="6D054A70"/>
    <w:rsid w:val="6D0F5508"/>
    <w:rsid w:val="6D27486F"/>
    <w:rsid w:val="6D291CAA"/>
    <w:rsid w:val="6D29679F"/>
    <w:rsid w:val="6D2B5525"/>
    <w:rsid w:val="6D2E1A85"/>
    <w:rsid w:val="6D2E2DC5"/>
    <w:rsid w:val="6D2F1573"/>
    <w:rsid w:val="6D32474A"/>
    <w:rsid w:val="6D344FCC"/>
    <w:rsid w:val="6D364785"/>
    <w:rsid w:val="6D3B6F3F"/>
    <w:rsid w:val="6D3D67DF"/>
    <w:rsid w:val="6D4455D2"/>
    <w:rsid w:val="6D4805E1"/>
    <w:rsid w:val="6D5464D3"/>
    <w:rsid w:val="6D572468"/>
    <w:rsid w:val="6D58015C"/>
    <w:rsid w:val="6D5E1EDD"/>
    <w:rsid w:val="6D5E317C"/>
    <w:rsid w:val="6D6058DC"/>
    <w:rsid w:val="6D650AF2"/>
    <w:rsid w:val="6D744DE4"/>
    <w:rsid w:val="6D751C41"/>
    <w:rsid w:val="6D7A465F"/>
    <w:rsid w:val="6D7B190E"/>
    <w:rsid w:val="6D7C4AAA"/>
    <w:rsid w:val="6D861DE4"/>
    <w:rsid w:val="6D8741DB"/>
    <w:rsid w:val="6D8B1169"/>
    <w:rsid w:val="6DA051D6"/>
    <w:rsid w:val="6DA43293"/>
    <w:rsid w:val="6DA54098"/>
    <w:rsid w:val="6DA66EA6"/>
    <w:rsid w:val="6DAB168F"/>
    <w:rsid w:val="6DAC594D"/>
    <w:rsid w:val="6DAF638B"/>
    <w:rsid w:val="6DB675FD"/>
    <w:rsid w:val="6DBD777E"/>
    <w:rsid w:val="6DBE1EC0"/>
    <w:rsid w:val="6DBE33FC"/>
    <w:rsid w:val="6DCB4549"/>
    <w:rsid w:val="6DCC1FBA"/>
    <w:rsid w:val="6DCC6635"/>
    <w:rsid w:val="6DD539B8"/>
    <w:rsid w:val="6DDF2C11"/>
    <w:rsid w:val="6DE17FF6"/>
    <w:rsid w:val="6DE22F03"/>
    <w:rsid w:val="6DE427D1"/>
    <w:rsid w:val="6DE63E05"/>
    <w:rsid w:val="6DEE1E33"/>
    <w:rsid w:val="6DF477E5"/>
    <w:rsid w:val="6E043187"/>
    <w:rsid w:val="6E0A1F77"/>
    <w:rsid w:val="6E0A54CE"/>
    <w:rsid w:val="6E0C5CFE"/>
    <w:rsid w:val="6E100CDE"/>
    <w:rsid w:val="6E103B60"/>
    <w:rsid w:val="6E162E5C"/>
    <w:rsid w:val="6E1F077F"/>
    <w:rsid w:val="6E26173D"/>
    <w:rsid w:val="6E2E0D88"/>
    <w:rsid w:val="6E3013E5"/>
    <w:rsid w:val="6E30606E"/>
    <w:rsid w:val="6E3170A7"/>
    <w:rsid w:val="6E324088"/>
    <w:rsid w:val="6E350B18"/>
    <w:rsid w:val="6E441184"/>
    <w:rsid w:val="6E4964D8"/>
    <w:rsid w:val="6E4C0ADD"/>
    <w:rsid w:val="6E4D7BC8"/>
    <w:rsid w:val="6E4E0D65"/>
    <w:rsid w:val="6E603904"/>
    <w:rsid w:val="6E627EA5"/>
    <w:rsid w:val="6E6502A2"/>
    <w:rsid w:val="6E695C0F"/>
    <w:rsid w:val="6E713687"/>
    <w:rsid w:val="6E7662BD"/>
    <w:rsid w:val="6E777692"/>
    <w:rsid w:val="6E7B54E4"/>
    <w:rsid w:val="6E7F390C"/>
    <w:rsid w:val="6E832DCE"/>
    <w:rsid w:val="6E844B14"/>
    <w:rsid w:val="6E944C4A"/>
    <w:rsid w:val="6E9D36A3"/>
    <w:rsid w:val="6EA02447"/>
    <w:rsid w:val="6EA2534A"/>
    <w:rsid w:val="6EA43961"/>
    <w:rsid w:val="6EA44BBC"/>
    <w:rsid w:val="6EA647B8"/>
    <w:rsid w:val="6EA66925"/>
    <w:rsid w:val="6EB14635"/>
    <w:rsid w:val="6EB35BE4"/>
    <w:rsid w:val="6EB5772A"/>
    <w:rsid w:val="6EBF43AF"/>
    <w:rsid w:val="6ED05355"/>
    <w:rsid w:val="6ED31D55"/>
    <w:rsid w:val="6ED37BAF"/>
    <w:rsid w:val="6EDE1D50"/>
    <w:rsid w:val="6EE4179A"/>
    <w:rsid w:val="6EE935EF"/>
    <w:rsid w:val="6EF6431E"/>
    <w:rsid w:val="6EF97E06"/>
    <w:rsid w:val="6F0601A4"/>
    <w:rsid w:val="6F207884"/>
    <w:rsid w:val="6F232CC5"/>
    <w:rsid w:val="6F2C4664"/>
    <w:rsid w:val="6F300B17"/>
    <w:rsid w:val="6F333FFC"/>
    <w:rsid w:val="6F344832"/>
    <w:rsid w:val="6F360E41"/>
    <w:rsid w:val="6F37530E"/>
    <w:rsid w:val="6F385D5D"/>
    <w:rsid w:val="6F4F2378"/>
    <w:rsid w:val="6F57221A"/>
    <w:rsid w:val="6F587830"/>
    <w:rsid w:val="6F657ABF"/>
    <w:rsid w:val="6F6F727F"/>
    <w:rsid w:val="6F793599"/>
    <w:rsid w:val="6F7C1756"/>
    <w:rsid w:val="6F7D43A1"/>
    <w:rsid w:val="6F845073"/>
    <w:rsid w:val="6F855C8F"/>
    <w:rsid w:val="6F874E2C"/>
    <w:rsid w:val="6F875FA8"/>
    <w:rsid w:val="6F98318C"/>
    <w:rsid w:val="6FA40EE0"/>
    <w:rsid w:val="6FB15FF9"/>
    <w:rsid w:val="6FC1692A"/>
    <w:rsid w:val="6FD05F78"/>
    <w:rsid w:val="6FD64802"/>
    <w:rsid w:val="6FDF564F"/>
    <w:rsid w:val="6FE00F84"/>
    <w:rsid w:val="6FE0657C"/>
    <w:rsid w:val="6FE07AF6"/>
    <w:rsid w:val="6FE15FEE"/>
    <w:rsid w:val="6FE61013"/>
    <w:rsid w:val="6FF40CC4"/>
    <w:rsid w:val="6FF603C5"/>
    <w:rsid w:val="70033875"/>
    <w:rsid w:val="700C7C2C"/>
    <w:rsid w:val="701B76F8"/>
    <w:rsid w:val="701D418C"/>
    <w:rsid w:val="70207746"/>
    <w:rsid w:val="70222C9A"/>
    <w:rsid w:val="70227D0A"/>
    <w:rsid w:val="70272491"/>
    <w:rsid w:val="702A1678"/>
    <w:rsid w:val="703172F0"/>
    <w:rsid w:val="703635EB"/>
    <w:rsid w:val="703D7688"/>
    <w:rsid w:val="703F385C"/>
    <w:rsid w:val="7042663A"/>
    <w:rsid w:val="7044360B"/>
    <w:rsid w:val="704C053D"/>
    <w:rsid w:val="705C46BF"/>
    <w:rsid w:val="705F3D24"/>
    <w:rsid w:val="705F504D"/>
    <w:rsid w:val="705F56E0"/>
    <w:rsid w:val="70687B22"/>
    <w:rsid w:val="706978F5"/>
    <w:rsid w:val="70721227"/>
    <w:rsid w:val="707B7789"/>
    <w:rsid w:val="707E3781"/>
    <w:rsid w:val="707E4C72"/>
    <w:rsid w:val="7080004C"/>
    <w:rsid w:val="70804A87"/>
    <w:rsid w:val="708C3333"/>
    <w:rsid w:val="70935C6A"/>
    <w:rsid w:val="709B39B7"/>
    <w:rsid w:val="70AE3DA8"/>
    <w:rsid w:val="70B04282"/>
    <w:rsid w:val="70B73A36"/>
    <w:rsid w:val="70C852D5"/>
    <w:rsid w:val="70C9704D"/>
    <w:rsid w:val="70D21638"/>
    <w:rsid w:val="70D81A6A"/>
    <w:rsid w:val="70E11117"/>
    <w:rsid w:val="70E9452D"/>
    <w:rsid w:val="70EE224D"/>
    <w:rsid w:val="70F14598"/>
    <w:rsid w:val="70F25422"/>
    <w:rsid w:val="71000A9F"/>
    <w:rsid w:val="71070633"/>
    <w:rsid w:val="7107533C"/>
    <w:rsid w:val="710A4B61"/>
    <w:rsid w:val="710D7186"/>
    <w:rsid w:val="71196768"/>
    <w:rsid w:val="712131D4"/>
    <w:rsid w:val="71231DF5"/>
    <w:rsid w:val="712B5AF3"/>
    <w:rsid w:val="7136229B"/>
    <w:rsid w:val="713806FE"/>
    <w:rsid w:val="71380764"/>
    <w:rsid w:val="713A4D49"/>
    <w:rsid w:val="71433F21"/>
    <w:rsid w:val="71501181"/>
    <w:rsid w:val="715A1221"/>
    <w:rsid w:val="715B0D5E"/>
    <w:rsid w:val="71653DDC"/>
    <w:rsid w:val="716C6CDD"/>
    <w:rsid w:val="716D7925"/>
    <w:rsid w:val="71792A29"/>
    <w:rsid w:val="717A6FFC"/>
    <w:rsid w:val="718441C6"/>
    <w:rsid w:val="718513FB"/>
    <w:rsid w:val="718B784E"/>
    <w:rsid w:val="719A690A"/>
    <w:rsid w:val="719C63E6"/>
    <w:rsid w:val="719F73F9"/>
    <w:rsid w:val="71A973CC"/>
    <w:rsid w:val="71BD44B0"/>
    <w:rsid w:val="71C0584C"/>
    <w:rsid w:val="71C25CF9"/>
    <w:rsid w:val="71C265A2"/>
    <w:rsid w:val="71CB2B86"/>
    <w:rsid w:val="71CD1E6B"/>
    <w:rsid w:val="71D560FF"/>
    <w:rsid w:val="71D65E31"/>
    <w:rsid w:val="71E02630"/>
    <w:rsid w:val="71E871B5"/>
    <w:rsid w:val="71EB6173"/>
    <w:rsid w:val="71F33628"/>
    <w:rsid w:val="72036548"/>
    <w:rsid w:val="72097830"/>
    <w:rsid w:val="720E26C6"/>
    <w:rsid w:val="72117FBB"/>
    <w:rsid w:val="721409B1"/>
    <w:rsid w:val="72165CB8"/>
    <w:rsid w:val="72283F97"/>
    <w:rsid w:val="72287D47"/>
    <w:rsid w:val="722C74C5"/>
    <w:rsid w:val="722E2654"/>
    <w:rsid w:val="72305F1F"/>
    <w:rsid w:val="723623AF"/>
    <w:rsid w:val="72427528"/>
    <w:rsid w:val="72496248"/>
    <w:rsid w:val="724F7003"/>
    <w:rsid w:val="72604B63"/>
    <w:rsid w:val="7262771F"/>
    <w:rsid w:val="72683FC5"/>
    <w:rsid w:val="72690E0D"/>
    <w:rsid w:val="726A44E7"/>
    <w:rsid w:val="726A4C9C"/>
    <w:rsid w:val="726D130C"/>
    <w:rsid w:val="72715A9F"/>
    <w:rsid w:val="72732B7E"/>
    <w:rsid w:val="727734F9"/>
    <w:rsid w:val="727A7B47"/>
    <w:rsid w:val="727E3816"/>
    <w:rsid w:val="72832F9D"/>
    <w:rsid w:val="728B2AEA"/>
    <w:rsid w:val="7290356F"/>
    <w:rsid w:val="72907330"/>
    <w:rsid w:val="72951B5C"/>
    <w:rsid w:val="729F74C3"/>
    <w:rsid w:val="72A133FA"/>
    <w:rsid w:val="72AA1911"/>
    <w:rsid w:val="72AB3168"/>
    <w:rsid w:val="72AC38C1"/>
    <w:rsid w:val="72AD4484"/>
    <w:rsid w:val="72CC3113"/>
    <w:rsid w:val="72CD483C"/>
    <w:rsid w:val="72D8087D"/>
    <w:rsid w:val="72D93019"/>
    <w:rsid w:val="72D94BBE"/>
    <w:rsid w:val="72E22428"/>
    <w:rsid w:val="72EC5F85"/>
    <w:rsid w:val="72F27ED6"/>
    <w:rsid w:val="72F936CC"/>
    <w:rsid w:val="73081501"/>
    <w:rsid w:val="730D1191"/>
    <w:rsid w:val="730E4690"/>
    <w:rsid w:val="730F1B26"/>
    <w:rsid w:val="73144AC9"/>
    <w:rsid w:val="731A2FBC"/>
    <w:rsid w:val="731C3D9E"/>
    <w:rsid w:val="731E465F"/>
    <w:rsid w:val="73205662"/>
    <w:rsid w:val="73213136"/>
    <w:rsid w:val="7323518D"/>
    <w:rsid w:val="732779EB"/>
    <w:rsid w:val="732A5952"/>
    <w:rsid w:val="733D62FB"/>
    <w:rsid w:val="73404104"/>
    <w:rsid w:val="734559E7"/>
    <w:rsid w:val="7348289F"/>
    <w:rsid w:val="735A3303"/>
    <w:rsid w:val="735C00ED"/>
    <w:rsid w:val="735C14B2"/>
    <w:rsid w:val="735E2A72"/>
    <w:rsid w:val="735F4257"/>
    <w:rsid w:val="736039C7"/>
    <w:rsid w:val="7362398C"/>
    <w:rsid w:val="736F589D"/>
    <w:rsid w:val="736F696A"/>
    <w:rsid w:val="73700E73"/>
    <w:rsid w:val="73763639"/>
    <w:rsid w:val="737D31F3"/>
    <w:rsid w:val="737F543C"/>
    <w:rsid w:val="73833C7E"/>
    <w:rsid w:val="73840320"/>
    <w:rsid w:val="738862F3"/>
    <w:rsid w:val="73945E73"/>
    <w:rsid w:val="73AB2049"/>
    <w:rsid w:val="73AD3B52"/>
    <w:rsid w:val="73AE61C5"/>
    <w:rsid w:val="73B0523D"/>
    <w:rsid w:val="73B10435"/>
    <w:rsid w:val="73B61CEA"/>
    <w:rsid w:val="73BB373D"/>
    <w:rsid w:val="73BC77A7"/>
    <w:rsid w:val="73BD66DB"/>
    <w:rsid w:val="73CE7E6E"/>
    <w:rsid w:val="73CF089A"/>
    <w:rsid w:val="73D3062D"/>
    <w:rsid w:val="73E12D76"/>
    <w:rsid w:val="73E17F3C"/>
    <w:rsid w:val="73E4524C"/>
    <w:rsid w:val="73EB5FEE"/>
    <w:rsid w:val="73F9656B"/>
    <w:rsid w:val="73FB7A28"/>
    <w:rsid w:val="73FD3671"/>
    <w:rsid w:val="74015EBD"/>
    <w:rsid w:val="740446B7"/>
    <w:rsid w:val="740872DA"/>
    <w:rsid w:val="74182C7D"/>
    <w:rsid w:val="741A6AB0"/>
    <w:rsid w:val="74256DD0"/>
    <w:rsid w:val="74260DB5"/>
    <w:rsid w:val="742C4551"/>
    <w:rsid w:val="742C4597"/>
    <w:rsid w:val="742D4072"/>
    <w:rsid w:val="74322800"/>
    <w:rsid w:val="743401F6"/>
    <w:rsid w:val="74386EB0"/>
    <w:rsid w:val="743C27F5"/>
    <w:rsid w:val="743F1908"/>
    <w:rsid w:val="74495819"/>
    <w:rsid w:val="744A21B5"/>
    <w:rsid w:val="744A24B6"/>
    <w:rsid w:val="744A792E"/>
    <w:rsid w:val="744E10EB"/>
    <w:rsid w:val="744F6BE8"/>
    <w:rsid w:val="74512590"/>
    <w:rsid w:val="745734C2"/>
    <w:rsid w:val="745C12A4"/>
    <w:rsid w:val="745F1272"/>
    <w:rsid w:val="74600FBD"/>
    <w:rsid w:val="74694724"/>
    <w:rsid w:val="746960C4"/>
    <w:rsid w:val="746A0639"/>
    <w:rsid w:val="746A5838"/>
    <w:rsid w:val="746F25FB"/>
    <w:rsid w:val="74750216"/>
    <w:rsid w:val="747733C2"/>
    <w:rsid w:val="7490151C"/>
    <w:rsid w:val="74902721"/>
    <w:rsid w:val="74911003"/>
    <w:rsid w:val="74A67BDB"/>
    <w:rsid w:val="74A94AF6"/>
    <w:rsid w:val="74CC0625"/>
    <w:rsid w:val="74CC16BF"/>
    <w:rsid w:val="74CF30BB"/>
    <w:rsid w:val="74D214A1"/>
    <w:rsid w:val="74D41F1C"/>
    <w:rsid w:val="74D77B16"/>
    <w:rsid w:val="74DD2770"/>
    <w:rsid w:val="74DE5F64"/>
    <w:rsid w:val="74F47535"/>
    <w:rsid w:val="74FD4D42"/>
    <w:rsid w:val="75022B00"/>
    <w:rsid w:val="7505348B"/>
    <w:rsid w:val="75062305"/>
    <w:rsid w:val="75081745"/>
    <w:rsid w:val="751562C7"/>
    <w:rsid w:val="751608A2"/>
    <w:rsid w:val="7519692A"/>
    <w:rsid w:val="752201A4"/>
    <w:rsid w:val="752B2E61"/>
    <w:rsid w:val="75340C13"/>
    <w:rsid w:val="75345206"/>
    <w:rsid w:val="75345B06"/>
    <w:rsid w:val="75355EAE"/>
    <w:rsid w:val="753805A2"/>
    <w:rsid w:val="75416EBF"/>
    <w:rsid w:val="754323DC"/>
    <w:rsid w:val="754975E4"/>
    <w:rsid w:val="75544CB4"/>
    <w:rsid w:val="75556311"/>
    <w:rsid w:val="75685EB9"/>
    <w:rsid w:val="756B3682"/>
    <w:rsid w:val="756F2DD5"/>
    <w:rsid w:val="75781914"/>
    <w:rsid w:val="75840049"/>
    <w:rsid w:val="75864A13"/>
    <w:rsid w:val="758950E2"/>
    <w:rsid w:val="758A30C4"/>
    <w:rsid w:val="758C1477"/>
    <w:rsid w:val="759457E7"/>
    <w:rsid w:val="759E4723"/>
    <w:rsid w:val="75A863A2"/>
    <w:rsid w:val="75AA3A8D"/>
    <w:rsid w:val="75B530AE"/>
    <w:rsid w:val="75B651D5"/>
    <w:rsid w:val="75BA2D47"/>
    <w:rsid w:val="75C01DF7"/>
    <w:rsid w:val="75C208A3"/>
    <w:rsid w:val="75C450E1"/>
    <w:rsid w:val="75C45DD3"/>
    <w:rsid w:val="75C52B44"/>
    <w:rsid w:val="75C738FF"/>
    <w:rsid w:val="75D065AF"/>
    <w:rsid w:val="75D13266"/>
    <w:rsid w:val="75D600D6"/>
    <w:rsid w:val="75D8228B"/>
    <w:rsid w:val="75DA2C36"/>
    <w:rsid w:val="75DB2852"/>
    <w:rsid w:val="75DC7E41"/>
    <w:rsid w:val="75DE6535"/>
    <w:rsid w:val="75E00572"/>
    <w:rsid w:val="75E74CA7"/>
    <w:rsid w:val="75E86905"/>
    <w:rsid w:val="75E91393"/>
    <w:rsid w:val="75EA5EE6"/>
    <w:rsid w:val="75FD0530"/>
    <w:rsid w:val="75FD7487"/>
    <w:rsid w:val="75FF6A6C"/>
    <w:rsid w:val="76031612"/>
    <w:rsid w:val="760523FF"/>
    <w:rsid w:val="760F7F51"/>
    <w:rsid w:val="761556F0"/>
    <w:rsid w:val="761D290C"/>
    <w:rsid w:val="76234856"/>
    <w:rsid w:val="76245606"/>
    <w:rsid w:val="7628629D"/>
    <w:rsid w:val="763340FB"/>
    <w:rsid w:val="76396C3D"/>
    <w:rsid w:val="763C5112"/>
    <w:rsid w:val="763D7A99"/>
    <w:rsid w:val="7644392D"/>
    <w:rsid w:val="765C4FD9"/>
    <w:rsid w:val="765D55C7"/>
    <w:rsid w:val="765F671E"/>
    <w:rsid w:val="76640DEF"/>
    <w:rsid w:val="766509D0"/>
    <w:rsid w:val="76684B00"/>
    <w:rsid w:val="7675204F"/>
    <w:rsid w:val="7679634A"/>
    <w:rsid w:val="768C19AC"/>
    <w:rsid w:val="769539A4"/>
    <w:rsid w:val="76A25004"/>
    <w:rsid w:val="76AE0C5E"/>
    <w:rsid w:val="76AF222D"/>
    <w:rsid w:val="76B30A9E"/>
    <w:rsid w:val="76B75BAB"/>
    <w:rsid w:val="76B8668F"/>
    <w:rsid w:val="76B91A75"/>
    <w:rsid w:val="76BA4930"/>
    <w:rsid w:val="76CA30B5"/>
    <w:rsid w:val="76CE2C69"/>
    <w:rsid w:val="76D32D9E"/>
    <w:rsid w:val="76D50581"/>
    <w:rsid w:val="76D5109F"/>
    <w:rsid w:val="76D65C82"/>
    <w:rsid w:val="76D76645"/>
    <w:rsid w:val="76EA01E5"/>
    <w:rsid w:val="76FB3103"/>
    <w:rsid w:val="76FF34A4"/>
    <w:rsid w:val="77030CD2"/>
    <w:rsid w:val="77051459"/>
    <w:rsid w:val="7706557F"/>
    <w:rsid w:val="77065FD4"/>
    <w:rsid w:val="7708599E"/>
    <w:rsid w:val="771518BD"/>
    <w:rsid w:val="771A7112"/>
    <w:rsid w:val="771E3BE8"/>
    <w:rsid w:val="77275779"/>
    <w:rsid w:val="772A0C44"/>
    <w:rsid w:val="772E2DA2"/>
    <w:rsid w:val="772F3109"/>
    <w:rsid w:val="77331F19"/>
    <w:rsid w:val="773602A1"/>
    <w:rsid w:val="773D577C"/>
    <w:rsid w:val="773F13BE"/>
    <w:rsid w:val="77414AE3"/>
    <w:rsid w:val="77435E45"/>
    <w:rsid w:val="774A6277"/>
    <w:rsid w:val="7757108E"/>
    <w:rsid w:val="7758244C"/>
    <w:rsid w:val="775D0001"/>
    <w:rsid w:val="77647273"/>
    <w:rsid w:val="77696FCE"/>
    <w:rsid w:val="776B6128"/>
    <w:rsid w:val="777374B4"/>
    <w:rsid w:val="778252C1"/>
    <w:rsid w:val="77965558"/>
    <w:rsid w:val="77996A44"/>
    <w:rsid w:val="779A10E8"/>
    <w:rsid w:val="779D3416"/>
    <w:rsid w:val="779D39CB"/>
    <w:rsid w:val="77A01621"/>
    <w:rsid w:val="77A55023"/>
    <w:rsid w:val="77B03764"/>
    <w:rsid w:val="77C54831"/>
    <w:rsid w:val="77C60E92"/>
    <w:rsid w:val="77D4783F"/>
    <w:rsid w:val="77DB3A00"/>
    <w:rsid w:val="77E42ED6"/>
    <w:rsid w:val="77E74F66"/>
    <w:rsid w:val="77E829BB"/>
    <w:rsid w:val="77E83A87"/>
    <w:rsid w:val="77EB0D49"/>
    <w:rsid w:val="77F05E15"/>
    <w:rsid w:val="77F14D46"/>
    <w:rsid w:val="77F262EF"/>
    <w:rsid w:val="77F44AB3"/>
    <w:rsid w:val="77F6786B"/>
    <w:rsid w:val="78030BF3"/>
    <w:rsid w:val="781875F7"/>
    <w:rsid w:val="782634B0"/>
    <w:rsid w:val="782B34BD"/>
    <w:rsid w:val="782B4773"/>
    <w:rsid w:val="783A0B35"/>
    <w:rsid w:val="78416D5F"/>
    <w:rsid w:val="78432321"/>
    <w:rsid w:val="784421BE"/>
    <w:rsid w:val="784A08E0"/>
    <w:rsid w:val="784F0E63"/>
    <w:rsid w:val="78685423"/>
    <w:rsid w:val="787563F2"/>
    <w:rsid w:val="787A53D7"/>
    <w:rsid w:val="78814D83"/>
    <w:rsid w:val="788D7764"/>
    <w:rsid w:val="78911EB4"/>
    <w:rsid w:val="789B0B30"/>
    <w:rsid w:val="789E2D74"/>
    <w:rsid w:val="78A12570"/>
    <w:rsid w:val="78A23B1E"/>
    <w:rsid w:val="78A72BEE"/>
    <w:rsid w:val="78AD4F81"/>
    <w:rsid w:val="78B768DE"/>
    <w:rsid w:val="78C02564"/>
    <w:rsid w:val="78C53DC5"/>
    <w:rsid w:val="78CD1EC1"/>
    <w:rsid w:val="78D702BC"/>
    <w:rsid w:val="78E25EDC"/>
    <w:rsid w:val="78E47B2C"/>
    <w:rsid w:val="78EB56BC"/>
    <w:rsid w:val="78EF776C"/>
    <w:rsid w:val="78F03810"/>
    <w:rsid w:val="78F409FF"/>
    <w:rsid w:val="78FC700B"/>
    <w:rsid w:val="79094330"/>
    <w:rsid w:val="791035C3"/>
    <w:rsid w:val="79123A88"/>
    <w:rsid w:val="79150D35"/>
    <w:rsid w:val="791E0109"/>
    <w:rsid w:val="791E7B69"/>
    <w:rsid w:val="79276F6C"/>
    <w:rsid w:val="792B4316"/>
    <w:rsid w:val="79336B67"/>
    <w:rsid w:val="793420FC"/>
    <w:rsid w:val="79462D7C"/>
    <w:rsid w:val="794A14F2"/>
    <w:rsid w:val="7957057A"/>
    <w:rsid w:val="796B6E4A"/>
    <w:rsid w:val="79722931"/>
    <w:rsid w:val="79732CA4"/>
    <w:rsid w:val="797C28FC"/>
    <w:rsid w:val="799173FD"/>
    <w:rsid w:val="799F50E5"/>
    <w:rsid w:val="79B41718"/>
    <w:rsid w:val="79B85F01"/>
    <w:rsid w:val="79BA6346"/>
    <w:rsid w:val="79BB7CD0"/>
    <w:rsid w:val="79BE6398"/>
    <w:rsid w:val="79C25734"/>
    <w:rsid w:val="79C44A89"/>
    <w:rsid w:val="79C95ACC"/>
    <w:rsid w:val="79CA5ECB"/>
    <w:rsid w:val="79CB4CB9"/>
    <w:rsid w:val="79D037B6"/>
    <w:rsid w:val="79D40A02"/>
    <w:rsid w:val="79D65076"/>
    <w:rsid w:val="79D740CE"/>
    <w:rsid w:val="79D90729"/>
    <w:rsid w:val="79DA3D41"/>
    <w:rsid w:val="79EE60B7"/>
    <w:rsid w:val="79F743DA"/>
    <w:rsid w:val="79FD261F"/>
    <w:rsid w:val="7A001FFE"/>
    <w:rsid w:val="7A114FAC"/>
    <w:rsid w:val="7A123AC6"/>
    <w:rsid w:val="7A1250F8"/>
    <w:rsid w:val="7A1E296F"/>
    <w:rsid w:val="7A3556CB"/>
    <w:rsid w:val="7A3729A6"/>
    <w:rsid w:val="7A3E0F07"/>
    <w:rsid w:val="7A420742"/>
    <w:rsid w:val="7A427DE1"/>
    <w:rsid w:val="7A4E6E9F"/>
    <w:rsid w:val="7A51340F"/>
    <w:rsid w:val="7A5663DB"/>
    <w:rsid w:val="7A5A65E2"/>
    <w:rsid w:val="7A5A6B97"/>
    <w:rsid w:val="7A66470C"/>
    <w:rsid w:val="7A6A19AE"/>
    <w:rsid w:val="7A76445B"/>
    <w:rsid w:val="7A8223AF"/>
    <w:rsid w:val="7A8F0313"/>
    <w:rsid w:val="7A971A31"/>
    <w:rsid w:val="7A987A58"/>
    <w:rsid w:val="7A9B4257"/>
    <w:rsid w:val="7AA13876"/>
    <w:rsid w:val="7AAE5F6C"/>
    <w:rsid w:val="7AAF30A2"/>
    <w:rsid w:val="7AB126E4"/>
    <w:rsid w:val="7ABE4B13"/>
    <w:rsid w:val="7AC06A86"/>
    <w:rsid w:val="7AC92BBE"/>
    <w:rsid w:val="7ACA1EF2"/>
    <w:rsid w:val="7AD6065A"/>
    <w:rsid w:val="7ADE2FC9"/>
    <w:rsid w:val="7AE16E3B"/>
    <w:rsid w:val="7AE24C8A"/>
    <w:rsid w:val="7AE3256D"/>
    <w:rsid w:val="7AE97A63"/>
    <w:rsid w:val="7AF0119E"/>
    <w:rsid w:val="7AF122E5"/>
    <w:rsid w:val="7AF3598C"/>
    <w:rsid w:val="7AFB69AE"/>
    <w:rsid w:val="7AFC3C93"/>
    <w:rsid w:val="7B1578D6"/>
    <w:rsid w:val="7B165542"/>
    <w:rsid w:val="7B1B3D38"/>
    <w:rsid w:val="7B1D788E"/>
    <w:rsid w:val="7B24194D"/>
    <w:rsid w:val="7B2C5E40"/>
    <w:rsid w:val="7B2D4D7F"/>
    <w:rsid w:val="7B3646E3"/>
    <w:rsid w:val="7B3A481D"/>
    <w:rsid w:val="7B3E1C34"/>
    <w:rsid w:val="7B4C17EA"/>
    <w:rsid w:val="7B59693D"/>
    <w:rsid w:val="7B5C426C"/>
    <w:rsid w:val="7B5F20C2"/>
    <w:rsid w:val="7B662DA7"/>
    <w:rsid w:val="7B7A1473"/>
    <w:rsid w:val="7B7A4DB1"/>
    <w:rsid w:val="7B937B4D"/>
    <w:rsid w:val="7B9A5A12"/>
    <w:rsid w:val="7B9F2548"/>
    <w:rsid w:val="7BA42040"/>
    <w:rsid w:val="7BA6447C"/>
    <w:rsid w:val="7BAB3945"/>
    <w:rsid w:val="7BB36FA9"/>
    <w:rsid w:val="7BB82600"/>
    <w:rsid w:val="7BCA2093"/>
    <w:rsid w:val="7BCA726E"/>
    <w:rsid w:val="7BD97DE7"/>
    <w:rsid w:val="7BDB49A3"/>
    <w:rsid w:val="7BDD5A39"/>
    <w:rsid w:val="7BE3053C"/>
    <w:rsid w:val="7BF24F0D"/>
    <w:rsid w:val="7C050E86"/>
    <w:rsid w:val="7C062094"/>
    <w:rsid w:val="7C0E7599"/>
    <w:rsid w:val="7C13459D"/>
    <w:rsid w:val="7C144C25"/>
    <w:rsid w:val="7C2124C3"/>
    <w:rsid w:val="7C220904"/>
    <w:rsid w:val="7C23248C"/>
    <w:rsid w:val="7C253E1D"/>
    <w:rsid w:val="7C29180B"/>
    <w:rsid w:val="7C2B2A17"/>
    <w:rsid w:val="7C303557"/>
    <w:rsid w:val="7C33137A"/>
    <w:rsid w:val="7C360273"/>
    <w:rsid w:val="7C366F18"/>
    <w:rsid w:val="7C3858BF"/>
    <w:rsid w:val="7C391CAA"/>
    <w:rsid w:val="7C4136B7"/>
    <w:rsid w:val="7C47243F"/>
    <w:rsid w:val="7C4C77A4"/>
    <w:rsid w:val="7C4E4177"/>
    <w:rsid w:val="7C516D58"/>
    <w:rsid w:val="7C54566A"/>
    <w:rsid w:val="7C587526"/>
    <w:rsid w:val="7C5905CA"/>
    <w:rsid w:val="7C5F1C83"/>
    <w:rsid w:val="7C60306E"/>
    <w:rsid w:val="7C643203"/>
    <w:rsid w:val="7C6B0CE7"/>
    <w:rsid w:val="7C7364F4"/>
    <w:rsid w:val="7C7664E4"/>
    <w:rsid w:val="7C787A59"/>
    <w:rsid w:val="7C8865CC"/>
    <w:rsid w:val="7C8C0105"/>
    <w:rsid w:val="7C944DFB"/>
    <w:rsid w:val="7C9D453B"/>
    <w:rsid w:val="7CA04C15"/>
    <w:rsid w:val="7CA06B67"/>
    <w:rsid w:val="7CA61DBB"/>
    <w:rsid w:val="7CA8143F"/>
    <w:rsid w:val="7CA8350F"/>
    <w:rsid w:val="7CA95D92"/>
    <w:rsid w:val="7CAC555F"/>
    <w:rsid w:val="7CAD519A"/>
    <w:rsid w:val="7CB64041"/>
    <w:rsid w:val="7CB87EFA"/>
    <w:rsid w:val="7CBB2A6D"/>
    <w:rsid w:val="7CD00A94"/>
    <w:rsid w:val="7CD437AF"/>
    <w:rsid w:val="7CDD5FF6"/>
    <w:rsid w:val="7CE24AFA"/>
    <w:rsid w:val="7CE7664F"/>
    <w:rsid w:val="7CE95992"/>
    <w:rsid w:val="7CEE3595"/>
    <w:rsid w:val="7CF6256F"/>
    <w:rsid w:val="7CFC65D4"/>
    <w:rsid w:val="7CFE19A0"/>
    <w:rsid w:val="7CFF5DF3"/>
    <w:rsid w:val="7D000F97"/>
    <w:rsid w:val="7D097B3F"/>
    <w:rsid w:val="7D0D6B60"/>
    <w:rsid w:val="7D107143"/>
    <w:rsid w:val="7D1452B6"/>
    <w:rsid w:val="7D1642E6"/>
    <w:rsid w:val="7D1858BF"/>
    <w:rsid w:val="7D361853"/>
    <w:rsid w:val="7D49114C"/>
    <w:rsid w:val="7D52429F"/>
    <w:rsid w:val="7D57451D"/>
    <w:rsid w:val="7D5B3637"/>
    <w:rsid w:val="7D5B7778"/>
    <w:rsid w:val="7D6D4DF7"/>
    <w:rsid w:val="7D7F486F"/>
    <w:rsid w:val="7D8219A4"/>
    <w:rsid w:val="7D8501A8"/>
    <w:rsid w:val="7D884A4E"/>
    <w:rsid w:val="7D8941BF"/>
    <w:rsid w:val="7D8A65F7"/>
    <w:rsid w:val="7D915CDA"/>
    <w:rsid w:val="7D973B32"/>
    <w:rsid w:val="7D981EC2"/>
    <w:rsid w:val="7D994402"/>
    <w:rsid w:val="7D9C563D"/>
    <w:rsid w:val="7D9D293A"/>
    <w:rsid w:val="7DC1514E"/>
    <w:rsid w:val="7DD1124D"/>
    <w:rsid w:val="7DF47610"/>
    <w:rsid w:val="7DF86BD0"/>
    <w:rsid w:val="7DF9019E"/>
    <w:rsid w:val="7DFC507B"/>
    <w:rsid w:val="7DFC6BAE"/>
    <w:rsid w:val="7E0C47F6"/>
    <w:rsid w:val="7E23728F"/>
    <w:rsid w:val="7E317229"/>
    <w:rsid w:val="7E327CB3"/>
    <w:rsid w:val="7E506D3E"/>
    <w:rsid w:val="7E5159EF"/>
    <w:rsid w:val="7E595816"/>
    <w:rsid w:val="7E5B744A"/>
    <w:rsid w:val="7E5C0C0F"/>
    <w:rsid w:val="7E5E3A52"/>
    <w:rsid w:val="7E5F7062"/>
    <w:rsid w:val="7E611391"/>
    <w:rsid w:val="7E65086E"/>
    <w:rsid w:val="7E6668CE"/>
    <w:rsid w:val="7E69720A"/>
    <w:rsid w:val="7E726ED9"/>
    <w:rsid w:val="7E806BC1"/>
    <w:rsid w:val="7E8B53C8"/>
    <w:rsid w:val="7E900AD1"/>
    <w:rsid w:val="7E9478E0"/>
    <w:rsid w:val="7E9A7F2B"/>
    <w:rsid w:val="7EAC6227"/>
    <w:rsid w:val="7EB705A0"/>
    <w:rsid w:val="7EB76CD7"/>
    <w:rsid w:val="7EB85A21"/>
    <w:rsid w:val="7EBC4B05"/>
    <w:rsid w:val="7EBF1668"/>
    <w:rsid w:val="7EC401FB"/>
    <w:rsid w:val="7EC62D8D"/>
    <w:rsid w:val="7EC9473D"/>
    <w:rsid w:val="7ED1174A"/>
    <w:rsid w:val="7ED50482"/>
    <w:rsid w:val="7ED62311"/>
    <w:rsid w:val="7EDF20FF"/>
    <w:rsid w:val="7EE968EB"/>
    <w:rsid w:val="7EEA59D4"/>
    <w:rsid w:val="7EEB4487"/>
    <w:rsid w:val="7EF104F6"/>
    <w:rsid w:val="7EF220E4"/>
    <w:rsid w:val="7EF3381A"/>
    <w:rsid w:val="7EF72F8D"/>
    <w:rsid w:val="7EF87A81"/>
    <w:rsid w:val="7F06123D"/>
    <w:rsid w:val="7F0B13DA"/>
    <w:rsid w:val="7F0C346B"/>
    <w:rsid w:val="7F0F2B38"/>
    <w:rsid w:val="7F0F43C5"/>
    <w:rsid w:val="7F1017D1"/>
    <w:rsid w:val="7F15464F"/>
    <w:rsid w:val="7F1756FF"/>
    <w:rsid w:val="7F1D01D6"/>
    <w:rsid w:val="7F1E7CAE"/>
    <w:rsid w:val="7F256D36"/>
    <w:rsid w:val="7F2F4C2E"/>
    <w:rsid w:val="7F3037F1"/>
    <w:rsid w:val="7F306A86"/>
    <w:rsid w:val="7F383AC2"/>
    <w:rsid w:val="7F384CBB"/>
    <w:rsid w:val="7F3D2D25"/>
    <w:rsid w:val="7F3F378D"/>
    <w:rsid w:val="7F416277"/>
    <w:rsid w:val="7F4509CE"/>
    <w:rsid w:val="7F4B1CE8"/>
    <w:rsid w:val="7F4F7CE7"/>
    <w:rsid w:val="7F53605A"/>
    <w:rsid w:val="7F58220E"/>
    <w:rsid w:val="7F5F0CBF"/>
    <w:rsid w:val="7F603D61"/>
    <w:rsid w:val="7F613BC1"/>
    <w:rsid w:val="7F6D4E0D"/>
    <w:rsid w:val="7F6D6BAC"/>
    <w:rsid w:val="7F7337FE"/>
    <w:rsid w:val="7F734B66"/>
    <w:rsid w:val="7F745D6B"/>
    <w:rsid w:val="7F763EF5"/>
    <w:rsid w:val="7F785B96"/>
    <w:rsid w:val="7F7939BC"/>
    <w:rsid w:val="7F7C3E9F"/>
    <w:rsid w:val="7F830B60"/>
    <w:rsid w:val="7F8322F1"/>
    <w:rsid w:val="7F875F5C"/>
    <w:rsid w:val="7F8845C8"/>
    <w:rsid w:val="7F9109CA"/>
    <w:rsid w:val="7F943F70"/>
    <w:rsid w:val="7F947B83"/>
    <w:rsid w:val="7FA341ED"/>
    <w:rsid w:val="7FB23E87"/>
    <w:rsid w:val="7FBD36C3"/>
    <w:rsid w:val="7FBF11EC"/>
    <w:rsid w:val="7FC56529"/>
    <w:rsid w:val="7FD173E2"/>
    <w:rsid w:val="7FE251A7"/>
    <w:rsid w:val="7FE31AFA"/>
    <w:rsid w:val="7FE943A7"/>
    <w:rsid w:val="7FEF0DD2"/>
    <w:rsid w:val="7FF72EFB"/>
    <w:rsid w:val="7FFE78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0" w:firstLineChars="0"/>
      <w:jc w:val="both"/>
    </w:pPr>
    <w:rPr>
      <w:rFonts w:ascii="Calibri" w:hAnsi="Calibri" w:eastAsia="宋体" w:cs="Times New Roman"/>
      <w:kern w:val="2"/>
      <w:sz w:val="22"/>
      <w:szCs w:val="22"/>
      <w:lang w:val="en-US" w:eastAsia="zh-CN" w:bidi="ar-SA"/>
    </w:rPr>
  </w:style>
  <w:style w:type="paragraph" w:styleId="2">
    <w:name w:val="heading 1"/>
    <w:next w:val="3"/>
    <w:link w:val="46"/>
    <w:qFormat/>
    <w:uiPriority w:val="9"/>
    <w:pPr>
      <w:keepNext/>
      <w:keepLines/>
      <w:numPr>
        <w:ilvl w:val="0"/>
        <w:numId w:val="1"/>
      </w:numPr>
      <w:spacing w:before="340" w:after="330"/>
      <w:ind w:left="0" w:firstLine="0" w:firstLineChars="0"/>
      <w:outlineLvl w:val="0"/>
    </w:pPr>
    <w:rPr>
      <w:rFonts w:ascii="Times New Roman" w:hAnsi="Times New Roman" w:eastAsia="宋体" w:cs="Times New Roman"/>
      <w:kern w:val="44"/>
      <w:sz w:val="36"/>
      <w:szCs w:val="44"/>
    </w:rPr>
  </w:style>
  <w:style w:type="paragraph" w:styleId="4">
    <w:name w:val="heading 2"/>
    <w:next w:val="1"/>
    <w:link w:val="48"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/>
      <w:ind w:firstLine="0" w:firstLineChars="0"/>
      <w:outlineLvl w:val="1"/>
    </w:pPr>
    <w:rPr>
      <w:rFonts w:eastAsia="宋体" w:asciiTheme="majorAscii" w:hAnsiTheme="majorAscii" w:cstheme="majorBidi"/>
      <w:sz w:val="32"/>
      <w:szCs w:val="32"/>
    </w:rPr>
  </w:style>
  <w:style w:type="paragraph" w:styleId="5">
    <w:name w:val="heading 3"/>
    <w:basedOn w:val="1"/>
    <w:next w:val="1"/>
    <w:link w:val="47"/>
    <w:unhideWhenUsed/>
    <w:qFormat/>
    <w:uiPriority w:val="9"/>
    <w:pPr>
      <w:keepNext/>
      <w:keepLines/>
      <w:numPr>
        <w:ilvl w:val="2"/>
        <w:numId w:val="1"/>
      </w:numPr>
      <w:tabs>
        <w:tab w:val="left" w:pos="432"/>
      </w:tabs>
      <w:spacing w:before="260" w:after="260"/>
      <w:ind w:left="0" w:firstLine="0" w:firstLineChars="0"/>
      <w:outlineLvl w:val="2"/>
    </w:pPr>
    <w:rPr>
      <w:rFonts w:ascii="Times New Roman" w:hAnsi="Times New Roman" w:eastAsia="宋体" w:cs="Times New Roman"/>
      <w:sz w:val="28"/>
      <w:szCs w:val="32"/>
    </w:rPr>
  </w:style>
  <w:style w:type="paragraph" w:styleId="6">
    <w:name w:val="heading 4"/>
    <w:basedOn w:val="1"/>
    <w:next w:val="1"/>
    <w:link w:val="94"/>
    <w:unhideWhenUsed/>
    <w:qFormat/>
    <w:uiPriority w:val="9"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Cs/>
      <w:sz w:val="28"/>
      <w:szCs w:val="28"/>
    </w:rPr>
  </w:style>
  <w:style w:type="paragraph" w:styleId="7">
    <w:name w:val="heading 5"/>
    <w:basedOn w:val="1"/>
    <w:next w:val="1"/>
    <w:link w:val="77"/>
    <w:unhideWhenUsed/>
    <w:qFormat/>
    <w:uiPriority w:val="9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1"/>
    <w:qFormat/>
    <w:uiPriority w:val="0"/>
    <w:pPr>
      <w:widowControl/>
      <w:numPr>
        <w:ilvl w:val="5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5"/>
    </w:pPr>
    <w:rPr>
      <w:rFonts w:ascii="Arial" w:hAnsi="Arial" w:eastAsia="宋体"/>
      <w:i/>
      <w:kern w:val="0"/>
      <w:szCs w:val="20"/>
    </w:rPr>
  </w:style>
  <w:style w:type="paragraph" w:styleId="9">
    <w:name w:val="heading 7"/>
    <w:basedOn w:val="1"/>
    <w:next w:val="1"/>
    <w:link w:val="72"/>
    <w:qFormat/>
    <w:uiPriority w:val="0"/>
    <w:pPr>
      <w:widowControl/>
      <w:numPr>
        <w:ilvl w:val="6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6"/>
    </w:pPr>
    <w:rPr>
      <w:rFonts w:ascii="Arial" w:hAnsi="Arial" w:eastAsia="宋体"/>
      <w:kern w:val="0"/>
      <w:sz w:val="24"/>
      <w:szCs w:val="20"/>
    </w:rPr>
  </w:style>
  <w:style w:type="paragraph" w:styleId="10">
    <w:name w:val="heading 8"/>
    <w:basedOn w:val="1"/>
    <w:next w:val="1"/>
    <w:link w:val="73"/>
    <w:qFormat/>
    <w:uiPriority w:val="0"/>
    <w:pPr>
      <w:widowControl/>
      <w:numPr>
        <w:ilvl w:val="7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7"/>
    </w:pPr>
    <w:rPr>
      <w:rFonts w:ascii="Arial" w:hAnsi="Arial" w:eastAsia="宋体"/>
      <w:i/>
      <w:kern w:val="0"/>
      <w:sz w:val="24"/>
      <w:szCs w:val="20"/>
    </w:rPr>
  </w:style>
  <w:style w:type="paragraph" w:styleId="11">
    <w:name w:val="heading 9"/>
    <w:basedOn w:val="1"/>
    <w:next w:val="1"/>
    <w:link w:val="74"/>
    <w:qFormat/>
    <w:uiPriority w:val="0"/>
    <w:pPr>
      <w:widowControl/>
      <w:numPr>
        <w:ilvl w:val="8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8"/>
    </w:pPr>
    <w:rPr>
      <w:rFonts w:ascii="Arial" w:hAnsi="Arial" w:eastAsia="宋体"/>
      <w:i/>
      <w:kern w:val="0"/>
      <w:sz w:val="18"/>
      <w:szCs w:val="20"/>
    </w:rPr>
  </w:style>
  <w:style w:type="character" w:default="1" w:styleId="34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qFormat/>
    <w:uiPriority w:val="0"/>
    <w:pPr>
      <w:ind w:firstLine="0" w:firstLineChars="0"/>
    </w:pPr>
    <w:rPr>
      <w:rFonts w:hint="eastAsia" w:ascii="Times New Roman" w:hAnsi="Times New Roman" w:eastAsia="宋体" w:cs="Times New Roman"/>
    </w:rPr>
  </w:style>
  <w:style w:type="paragraph" w:styleId="12">
    <w:name w:val="toc 7"/>
    <w:basedOn w:val="1"/>
    <w:next w:val="1"/>
    <w:unhideWhenUsed/>
    <w:qFormat/>
    <w:uiPriority w:val="39"/>
    <w:pPr>
      <w:ind w:left="2520" w:leftChars="12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3">
    <w:name w:val="Normal Indent"/>
    <w:basedOn w:val="1"/>
    <w:link w:val="63"/>
    <w:unhideWhenUsed/>
    <w:qFormat/>
    <w:uiPriority w:val="0"/>
    <w:pPr>
      <w:ind w:firstLine="420"/>
    </w:pPr>
    <w:rPr>
      <w:rFonts w:ascii="Times New Roman" w:hAnsi="Times New Roman" w:eastAsia="宋体"/>
      <w:sz w:val="21"/>
      <w:szCs w:val="20"/>
    </w:rPr>
  </w:style>
  <w:style w:type="paragraph" w:styleId="14">
    <w:name w:val="caption"/>
    <w:basedOn w:val="1"/>
    <w:next w:val="1"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15">
    <w:name w:val="Document Map"/>
    <w:basedOn w:val="1"/>
    <w:link w:val="54"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76"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17">
    <w:name w:val="toc 5"/>
    <w:basedOn w:val="1"/>
    <w:next w:val="1"/>
    <w:unhideWhenUsed/>
    <w:qFormat/>
    <w:uiPriority w:val="39"/>
    <w:pPr>
      <w:ind w:left="1680" w:leftChars="8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8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9">
    <w:name w:val="Plain Text"/>
    <w:basedOn w:val="1"/>
    <w:qFormat/>
    <w:uiPriority w:val="0"/>
    <w:rPr>
      <w:rFonts w:ascii="宋体" w:hAnsi="Courier New"/>
    </w:rPr>
  </w:style>
  <w:style w:type="paragraph" w:styleId="20">
    <w:name w:val="toc 8"/>
    <w:basedOn w:val="1"/>
    <w:next w:val="1"/>
    <w:unhideWhenUsed/>
    <w:qFormat/>
    <w:uiPriority w:val="39"/>
    <w:pPr>
      <w:ind w:left="2940" w:leftChars="14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1">
    <w:name w:val="Balloon Text"/>
    <w:basedOn w:val="1"/>
    <w:link w:val="51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4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unhideWhenUsed/>
    <w:qFormat/>
    <w:uiPriority w:val="39"/>
  </w:style>
  <w:style w:type="paragraph" w:styleId="25">
    <w:name w:val="toc 4"/>
    <w:basedOn w:val="1"/>
    <w:next w:val="1"/>
    <w:unhideWhenUsed/>
    <w:qFormat/>
    <w:uiPriority w:val="39"/>
    <w:pPr>
      <w:ind w:left="1260" w:leftChars="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6">
    <w:name w:val="toc 6"/>
    <w:basedOn w:val="1"/>
    <w:next w:val="1"/>
    <w:unhideWhenUsed/>
    <w:qFormat/>
    <w:uiPriority w:val="39"/>
    <w:pPr>
      <w:ind w:left="2100" w:leftChars="10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28">
    <w:name w:val="toc 9"/>
    <w:basedOn w:val="1"/>
    <w:next w:val="1"/>
    <w:unhideWhenUsed/>
    <w:qFormat/>
    <w:uiPriority w:val="39"/>
    <w:pPr>
      <w:ind w:left="3360" w:leftChars="1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  <w:szCs w:val="24"/>
    </w:rPr>
  </w:style>
  <w:style w:type="paragraph" w:styleId="30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Title"/>
    <w:basedOn w:val="1"/>
    <w:next w:val="1"/>
    <w:link w:val="60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33">
    <w:name w:val="Table Grid"/>
    <w:basedOn w:val="32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35">
    <w:name w:val="page number"/>
    <w:basedOn w:val="34"/>
    <w:qFormat/>
    <w:uiPriority w:val="0"/>
  </w:style>
  <w:style w:type="character" w:styleId="36">
    <w:name w:val="FollowedHyperlink"/>
    <w:basedOn w:val="34"/>
    <w:semiHidden/>
    <w:unhideWhenUsed/>
    <w:qFormat/>
    <w:uiPriority w:val="99"/>
    <w:rPr>
      <w:color w:val="3F88BF"/>
      <w:u w:val="none"/>
    </w:rPr>
  </w:style>
  <w:style w:type="character" w:styleId="37">
    <w:name w:val="Emphasis"/>
    <w:basedOn w:val="34"/>
    <w:qFormat/>
    <w:uiPriority w:val="20"/>
  </w:style>
  <w:style w:type="character" w:styleId="38">
    <w:name w:val="HTML Definition"/>
    <w:basedOn w:val="34"/>
    <w:semiHidden/>
    <w:unhideWhenUsed/>
    <w:qFormat/>
    <w:uiPriority w:val="99"/>
  </w:style>
  <w:style w:type="character" w:styleId="39">
    <w:name w:val="HTML Variable"/>
    <w:basedOn w:val="34"/>
    <w:semiHidden/>
    <w:unhideWhenUsed/>
    <w:qFormat/>
    <w:uiPriority w:val="99"/>
  </w:style>
  <w:style w:type="character" w:styleId="40">
    <w:name w:val="Hyperlink"/>
    <w:basedOn w:val="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1">
    <w:name w:val="HTML Code"/>
    <w:basedOn w:val="34"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2">
    <w:name w:val="annotation reference"/>
    <w:basedOn w:val="34"/>
    <w:unhideWhenUsed/>
    <w:qFormat/>
    <w:uiPriority w:val="99"/>
    <w:rPr>
      <w:sz w:val="21"/>
      <w:szCs w:val="21"/>
    </w:rPr>
  </w:style>
  <w:style w:type="character" w:styleId="43">
    <w:name w:val="HTML Cite"/>
    <w:basedOn w:val="34"/>
    <w:semiHidden/>
    <w:unhideWhenUsed/>
    <w:qFormat/>
    <w:uiPriority w:val="99"/>
  </w:style>
  <w:style w:type="character" w:styleId="44">
    <w:name w:val="HTML Keyboard"/>
    <w:basedOn w:val="34"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5">
    <w:name w:val="HTML Sample"/>
    <w:basedOn w:val="34"/>
    <w:semiHidden/>
    <w:unhideWhenUsed/>
    <w:qFormat/>
    <w:uiPriority w:val="99"/>
    <w:rPr>
      <w:rFonts w:hint="eastAsia" w:ascii="微软雅黑" w:hAnsi="微软雅黑" w:eastAsia="微软雅黑" w:cs="微软雅黑"/>
    </w:rPr>
  </w:style>
  <w:style w:type="character" w:customStyle="1" w:styleId="46">
    <w:name w:val="标题 1 Char"/>
    <w:basedOn w:val="34"/>
    <w:link w:val="2"/>
    <w:qFormat/>
    <w:uiPriority w:val="9"/>
    <w:rPr>
      <w:rFonts w:ascii="Times New Roman" w:hAnsi="Times New Roman" w:eastAsia="宋体"/>
      <w:kern w:val="44"/>
      <w:sz w:val="36"/>
      <w:szCs w:val="44"/>
    </w:rPr>
  </w:style>
  <w:style w:type="character" w:customStyle="1" w:styleId="47">
    <w:name w:val="标题 3 Char"/>
    <w:basedOn w:val="34"/>
    <w:link w:val="5"/>
    <w:qFormat/>
    <w:uiPriority w:val="9"/>
    <w:rPr>
      <w:rFonts w:ascii="Times New Roman" w:hAnsi="Times New Roman" w:eastAsia="宋体"/>
      <w:kern w:val="2"/>
      <w:sz w:val="28"/>
      <w:szCs w:val="32"/>
    </w:rPr>
  </w:style>
  <w:style w:type="character" w:customStyle="1" w:styleId="48">
    <w:name w:val="标题 2 Char"/>
    <w:basedOn w:val="34"/>
    <w:link w:val="4"/>
    <w:qFormat/>
    <w:uiPriority w:val="0"/>
    <w:rPr>
      <w:rFonts w:eastAsia="宋体" w:asciiTheme="majorAscii" w:hAnsiTheme="majorAscii" w:cstheme="majorBidi"/>
      <w:kern w:val="2"/>
      <w:sz w:val="32"/>
      <w:szCs w:val="32"/>
    </w:rPr>
  </w:style>
  <w:style w:type="character" w:customStyle="1" w:styleId="49">
    <w:name w:val="页眉 Char"/>
    <w:basedOn w:val="34"/>
    <w:link w:val="23"/>
    <w:qFormat/>
    <w:uiPriority w:val="99"/>
    <w:rPr>
      <w:sz w:val="18"/>
      <w:szCs w:val="18"/>
    </w:rPr>
  </w:style>
  <w:style w:type="character" w:customStyle="1" w:styleId="50">
    <w:name w:val="页脚 Char"/>
    <w:basedOn w:val="34"/>
    <w:link w:val="22"/>
    <w:qFormat/>
    <w:uiPriority w:val="99"/>
    <w:rPr>
      <w:sz w:val="18"/>
      <w:szCs w:val="18"/>
    </w:rPr>
  </w:style>
  <w:style w:type="character" w:customStyle="1" w:styleId="51">
    <w:name w:val="批注框文本 Char"/>
    <w:basedOn w:val="34"/>
    <w:link w:val="21"/>
    <w:qFormat/>
    <w:uiPriority w:val="99"/>
    <w:rPr>
      <w:sz w:val="18"/>
      <w:szCs w:val="18"/>
    </w:rPr>
  </w:style>
  <w:style w:type="paragraph" w:customStyle="1" w:styleId="52">
    <w:name w:val="缺省文本"/>
    <w:basedOn w:val="1"/>
    <w:qFormat/>
    <w:uiPriority w:val="0"/>
    <w:pPr>
      <w:autoSpaceDE w:val="0"/>
      <w:autoSpaceDN w:val="0"/>
      <w:adjustRightInd w:val="0"/>
      <w:jc w:val="left"/>
    </w:pPr>
    <w:rPr>
      <w:rFonts w:ascii="Times New Roman" w:hAnsi="Times New Roman" w:cs="宋体"/>
      <w:kern w:val="0"/>
      <w:sz w:val="24"/>
      <w:szCs w:val="20"/>
    </w:rPr>
  </w:style>
  <w:style w:type="paragraph" w:customStyle="1" w:styleId="53">
    <w:name w:val="列出段落1"/>
    <w:basedOn w:val="1"/>
    <w:qFormat/>
    <w:uiPriority w:val="34"/>
    <w:pPr>
      <w:ind w:firstLine="420"/>
    </w:pPr>
  </w:style>
  <w:style w:type="character" w:customStyle="1" w:styleId="54">
    <w:name w:val="文档结构图 Char"/>
    <w:basedOn w:val="34"/>
    <w:link w:val="15"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55">
    <w:name w:val="小节标题级别1"/>
    <w:basedOn w:val="27"/>
    <w:next w:val="31"/>
    <w:qFormat/>
    <w:uiPriority w:val="0"/>
    <w:pPr>
      <w:pageBreakBefore/>
      <w:numPr>
        <w:ilvl w:val="0"/>
        <w:numId w:val="2"/>
      </w:numPr>
      <w:spacing w:before="120" w:after="120" w:line="360" w:lineRule="auto"/>
      <w:ind w:left="0" w:leftChars="0" w:firstLine="0" w:firstLineChars="0"/>
      <w:jc w:val="left"/>
      <w:outlineLvl w:val="0"/>
    </w:pPr>
    <w:rPr>
      <w:rFonts w:ascii="Arial" w:hAnsi="Arial" w:eastAsia="黑体" w:cs="Arial"/>
      <w:bCs/>
      <w:sz w:val="30"/>
      <w:szCs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6">
    <w:name w:val="小节标题级别2"/>
    <w:basedOn w:val="55"/>
    <w:next w:val="1"/>
    <w:qFormat/>
    <w:uiPriority w:val="0"/>
    <w:pPr>
      <w:pageBreakBefore w:val="0"/>
      <w:numPr>
        <w:ilvl w:val="1"/>
      </w:numPr>
      <w:outlineLvl w:val="1"/>
    </w:pPr>
    <w:rPr>
      <w:sz w:val="28"/>
      <w:szCs w:val="28"/>
    </w:rPr>
  </w:style>
  <w:style w:type="paragraph" w:customStyle="1" w:styleId="57">
    <w:name w:val="小节标题级别3"/>
    <w:basedOn w:val="1"/>
    <w:next w:val="1"/>
    <w:qFormat/>
    <w:uiPriority w:val="0"/>
    <w:pPr>
      <w:numPr>
        <w:ilvl w:val="2"/>
        <w:numId w:val="2"/>
      </w:numPr>
      <w:spacing w:before="120" w:after="120"/>
      <w:ind w:left="85" w:firstLine="0" w:firstLineChars="0"/>
      <w:jc w:val="left"/>
      <w:outlineLvl w:val="2"/>
    </w:pPr>
    <w:rPr>
      <w:rFonts w:ascii="Arial" w:hAnsi="Arial" w:eastAsia="黑体" w:cs="Arial"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8">
    <w:name w:val="小节标题级别4"/>
    <w:basedOn w:val="57"/>
    <w:next w:val="1"/>
    <w:qFormat/>
    <w:uiPriority w:val="0"/>
    <w:pPr>
      <w:numPr>
        <w:ilvl w:val="3"/>
      </w:numPr>
      <w:outlineLvl w:val="3"/>
    </w:pPr>
  </w:style>
  <w:style w:type="paragraph" w:customStyle="1" w:styleId="59">
    <w:name w:val="小节标题级别5"/>
    <w:basedOn w:val="58"/>
    <w:next w:val="1"/>
    <w:qFormat/>
    <w:uiPriority w:val="0"/>
    <w:pPr>
      <w:numPr>
        <w:ilvl w:val="4"/>
      </w:numPr>
      <w:outlineLvl w:val="4"/>
    </w:pPr>
  </w:style>
  <w:style w:type="character" w:customStyle="1" w:styleId="60">
    <w:name w:val="标题 Char"/>
    <w:basedOn w:val="34"/>
    <w:link w:val="31"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61">
    <w:name w:val="正文：首行缩进2字符-指导"/>
    <w:basedOn w:val="1"/>
    <w:link w:val="62"/>
    <w:qFormat/>
    <w:uiPriority w:val="0"/>
    <w:pPr>
      <w:spacing w:line="360" w:lineRule="atLeast"/>
      <w:ind w:firstLine="420"/>
    </w:pPr>
    <w:rPr>
      <w:rFonts w:ascii="Arial" w:hAnsi="Arial" w:eastAsia="宋体" w:cs="宋体"/>
      <w:color w:val="0000FF"/>
      <w:sz w:val="21"/>
      <w:szCs w:val="20"/>
    </w:rPr>
  </w:style>
  <w:style w:type="character" w:customStyle="1" w:styleId="62">
    <w:name w:val="正文：首行缩进2字符-指导 Char"/>
    <w:basedOn w:val="34"/>
    <w:link w:val="61"/>
    <w:qFormat/>
    <w:uiPriority w:val="0"/>
    <w:rPr>
      <w:rFonts w:ascii="Arial" w:hAnsi="Arial" w:cs="宋体"/>
      <w:color w:val="0000FF"/>
      <w:kern w:val="2"/>
      <w:sz w:val="21"/>
    </w:rPr>
  </w:style>
  <w:style w:type="character" w:customStyle="1" w:styleId="63">
    <w:name w:val="正文缩进 Char"/>
    <w:basedOn w:val="34"/>
    <w:link w:val="13"/>
    <w:qFormat/>
    <w:uiPriority w:val="0"/>
    <w:rPr>
      <w:rFonts w:ascii="Times New Roman" w:hAnsi="Times New Roman"/>
      <w:kern w:val="2"/>
      <w:sz w:val="21"/>
    </w:rPr>
  </w:style>
  <w:style w:type="paragraph" w:customStyle="1" w:styleId="64">
    <w:name w:val="8列项2：二级123-指导"/>
    <w:basedOn w:val="1"/>
    <w:qFormat/>
    <w:uiPriority w:val="0"/>
    <w:pPr>
      <w:numPr>
        <w:ilvl w:val="0"/>
        <w:numId w:val="3"/>
      </w:numPr>
      <w:spacing w:line="360" w:lineRule="atLeast"/>
      <w:ind w:firstLine="0" w:firstLineChars="0"/>
    </w:pPr>
    <w:rPr>
      <w:rFonts w:ascii="Arial" w:hAnsi="Arial" w:eastAsia="宋体"/>
      <w:color w:val="0000FF"/>
      <w:sz w:val="21"/>
      <w:szCs w:val="20"/>
    </w:rPr>
  </w:style>
  <w:style w:type="paragraph" w:customStyle="1" w:styleId="65">
    <w:name w:val="正文：首行缩进2字符"/>
    <w:basedOn w:val="1"/>
    <w:link w:val="66"/>
    <w:qFormat/>
    <w:uiPriority w:val="0"/>
    <w:pPr>
      <w:spacing w:line="360" w:lineRule="atLeast"/>
      <w:ind w:firstLine="420"/>
    </w:pPr>
    <w:rPr>
      <w:rFonts w:ascii="Arial" w:hAnsi="Arial" w:eastAsia="宋体" w:cs="宋体"/>
      <w:sz w:val="21"/>
      <w:szCs w:val="20"/>
    </w:rPr>
  </w:style>
  <w:style w:type="character" w:customStyle="1" w:styleId="66">
    <w:name w:val="正文：首行缩进2字符 Char"/>
    <w:basedOn w:val="34"/>
    <w:link w:val="65"/>
    <w:qFormat/>
    <w:uiPriority w:val="0"/>
    <w:rPr>
      <w:rFonts w:ascii="Arial" w:hAnsi="Arial" w:cs="宋体"/>
      <w:kern w:val="2"/>
      <w:sz w:val="21"/>
    </w:rPr>
  </w:style>
  <w:style w:type="paragraph" w:customStyle="1" w:styleId="67">
    <w:name w:val="8列项1：一级abc-指导"/>
    <w:basedOn w:val="1"/>
    <w:qFormat/>
    <w:uiPriority w:val="0"/>
    <w:pPr>
      <w:spacing w:line="360" w:lineRule="atLeast"/>
      <w:ind w:firstLine="0" w:firstLineChars="0"/>
    </w:pPr>
    <w:rPr>
      <w:rFonts w:ascii="Arial" w:hAnsi="Arial" w:eastAsia="宋体" w:cs="Arial"/>
      <w:color w:val="0000FF"/>
      <w:sz w:val="21"/>
      <w:szCs w:val="21"/>
    </w:rPr>
  </w:style>
  <w:style w:type="paragraph" w:customStyle="1" w:styleId="68">
    <w:name w:val="表格内"/>
    <w:basedOn w:val="1"/>
    <w:qFormat/>
    <w:uiPriority w:val="0"/>
    <w:pPr>
      <w:ind w:firstLine="0" w:firstLineChars="0"/>
    </w:pPr>
    <w:rPr>
      <w:rFonts w:ascii="Arial" w:hAnsi="Arial" w:eastAsia="宋体"/>
      <w:sz w:val="18"/>
      <w:szCs w:val="20"/>
    </w:rPr>
  </w:style>
  <w:style w:type="paragraph" w:customStyle="1" w:styleId="69">
    <w:name w:val="表格的表头"/>
    <w:basedOn w:val="68"/>
    <w:next w:val="68"/>
    <w:qFormat/>
    <w:uiPriority w:val="0"/>
    <w:pPr>
      <w:spacing w:before="40" w:after="40"/>
      <w:jc w:val="center"/>
    </w:pPr>
  </w:style>
  <w:style w:type="paragraph" w:customStyle="1" w:styleId="70">
    <w:name w:val="a示例开始&amp;结束：顶格"/>
    <w:basedOn w:val="1"/>
    <w:next w:val="65"/>
    <w:qFormat/>
    <w:uiPriority w:val="0"/>
    <w:pPr>
      <w:spacing w:line="360" w:lineRule="atLeast"/>
      <w:ind w:firstLine="0" w:firstLineChars="0"/>
    </w:pPr>
    <w:rPr>
      <w:rFonts w:ascii="Arial" w:hAnsi="Arial" w:eastAsia="宋体" w:cs="宋体"/>
      <w:sz w:val="21"/>
      <w:szCs w:val="20"/>
    </w:rPr>
  </w:style>
  <w:style w:type="character" w:customStyle="1" w:styleId="71">
    <w:name w:val="标题 6 Char"/>
    <w:basedOn w:val="34"/>
    <w:link w:val="8"/>
    <w:qFormat/>
    <w:uiPriority w:val="0"/>
    <w:rPr>
      <w:rFonts w:ascii="Arial" w:hAnsi="Arial"/>
      <w:i/>
      <w:sz w:val="22"/>
    </w:rPr>
  </w:style>
  <w:style w:type="character" w:customStyle="1" w:styleId="72">
    <w:name w:val="标题 7 Char"/>
    <w:basedOn w:val="34"/>
    <w:link w:val="9"/>
    <w:qFormat/>
    <w:uiPriority w:val="0"/>
    <w:rPr>
      <w:rFonts w:ascii="Arial" w:hAnsi="Arial"/>
      <w:sz w:val="24"/>
    </w:rPr>
  </w:style>
  <w:style w:type="character" w:customStyle="1" w:styleId="73">
    <w:name w:val="标题 8 Char"/>
    <w:basedOn w:val="34"/>
    <w:link w:val="10"/>
    <w:qFormat/>
    <w:uiPriority w:val="0"/>
    <w:rPr>
      <w:rFonts w:ascii="Arial" w:hAnsi="Arial"/>
      <w:i/>
      <w:sz w:val="24"/>
    </w:rPr>
  </w:style>
  <w:style w:type="character" w:customStyle="1" w:styleId="74">
    <w:name w:val="标题 9 Char"/>
    <w:basedOn w:val="34"/>
    <w:link w:val="11"/>
    <w:qFormat/>
    <w:uiPriority w:val="0"/>
    <w:rPr>
      <w:rFonts w:ascii="Arial" w:hAnsi="Arial"/>
      <w:i/>
      <w:sz w:val="18"/>
    </w:rPr>
  </w:style>
  <w:style w:type="character" w:customStyle="1" w:styleId="75">
    <w:name w:val="批注文字 Char"/>
    <w:basedOn w:val="34"/>
    <w:qFormat/>
    <w:uiPriority w:val="0"/>
    <w:rPr>
      <w:rFonts w:ascii="Times New Roman" w:hAnsi="Times New Roman"/>
      <w:kern w:val="2"/>
      <w:sz w:val="21"/>
    </w:rPr>
  </w:style>
  <w:style w:type="character" w:customStyle="1" w:styleId="76">
    <w:name w:val="批注文字 Char1"/>
    <w:basedOn w:val="34"/>
    <w:link w:val="16"/>
    <w:qFormat/>
    <w:uiPriority w:val="0"/>
    <w:rPr>
      <w:rFonts w:eastAsia="SimSun-ExtB"/>
      <w:kern w:val="2"/>
      <w:sz w:val="22"/>
      <w:szCs w:val="22"/>
    </w:rPr>
  </w:style>
  <w:style w:type="character" w:customStyle="1" w:styleId="77">
    <w:name w:val="标题 5 Char"/>
    <w:basedOn w:val="34"/>
    <w:link w:val="7"/>
    <w:qFormat/>
    <w:uiPriority w:val="9"/>
    <w:rPr>
      <w:rFonts w:eastAsia="SimSun-ExtB"/>
      <w:b/>
      <w:bCs/>
      <w:kern w:val="2"/>
      <w:sz w:val="28"/>
      <w:szCs w:val="28"/>
    </w:rPr>
  </w:style>
  <w:style w:type="paragraph" w:customStyle="1" w:styleId="78">
    <w:name w:val="7表格1：表号&amp;表名"/>
    <w:basedOn w:val="1"/>
    <w:next w:val="65"/>
    <w:qFormat/>
    <w:uiPriority w:val="0"/>
    <w:pPr>
      <w:spacing w:line="360" w:lineRule="atLeast"/>
      <w:ind w:firstLine="0" w:firstLineChars="0"/>
      <w:jc w:val="center"/>
    </w:pPr>
    <w:rPr>
      <w:rFonts w:ascii="黑体" w:hAnsi="Arial" w:eastAsia="黑体" w:cs="宋体"/>
      <w:sz w:val="21"/>
      <w:szCs w:val="21"/>
    </w:rPr>
  </w:style>
  <w:style w:type="paragraph" w:customStyle="1" w:styleId="79">
    <w:name w:val="7表格2：表头（前后2磅，居中）"/>
    <w:basedOn w:val="1"/>
    <w:next w:val="1"/>
    <w:qFormat/>
    <w:uiPriority w:val="0"/>
    <w:pPr>
      <w:widowControl/>
      <w:spacing w:before="40" w:after="40"/>
      <w:ind w:firstLine="0" w:firstLineChars="0"/>
      <w:jc w:val="center"/>
    </w:pPr>
    <w:rPr>
      <w:rFonts w:ascii="Arial" w:hAnsi="Arial" w:eastAsia="宋体" w:cs="宋体"/>
      <w:kern w:val="0"/>
      <w:sz w:val="18"/>
      <w:szCs w:val="20"/>
    </w:rPr>
  </w:style>
  <w:style w:type="paragraph" w:customStyle="1" w:styleId="80">
    <w:name w:val="7表格3：表中文字居左"/>
    <w:link w:val="81"/>
    <w:qFormat/>
    <w:uiPriority w:val="0"/>
    <w:pPr>
      <w:spacing w:before="40" w:after="40"/>
    </w:pPr>
    <w:rPr>
      <w:rFonts w:ascii="Arial" w:hAnsi="Arial" w:eastAsia="宋体" w:cs="宋体"/>
      <w:sz w:val="18"/>
      <w:lang w:val="en-US" w:eastAsia="zh-CN" w:bidi="ar-SA"/>
    </w:rPr>
  </w:style>
  <w:style w:type="character" w:customStyle="1" w:styleId="81">
    <w:name w:val="7表格3：表中文字居左 Char"/>
    <w:basedOn w:val="34"/>
    <w:link w:val="80"/>
    <w:qFormat/>
    <w:uiPriority w:val="0"/>
    <w:rPr>
      <w:rFonts w:ascii="Arial" w:hAnsi="Arial" w:cs="宋体"/>
      <w:sz w:val="18"/>
    </w:rPr>
  </w:style>
  <w:style w:type="paragraph" w:customStyle="1" w:styleId="82">
    <w:name w:val="7表格2：表头（前后2磅，居中）-指导"/>
    <w:basedOn w:val="79"/>
    <w:qFormat/>
    <w:uiPriority w:val="0"/>
    <w:rPr>
      <w:color w:val="0000FF"/>
    </w:rPr>
  </w:style>
  <w:style w:type="paragraph" w:customStyle="1" w:styleId="83">
    <w:name w:val="7表格3：表中文字居左-指导"/>
    <w:basedOn w:val="80"/>
    <w:link w:val="87"/>
    <w:qFormat/>
    <w:uiPriority w:val="0"/>
    <w:pPr>
      <w:widowControl w:val="0"/>
      <w:ind w:firstLine="440"/>
    </w:pPr>
    <w:rPr>
      <w:color w:val="0000FF"/>
    </w:rPr>
  </w:style>
  <w:style w:type="paragraph" w:customStyle="1" w:styleId="84">
    <w:name w:val="7表格4：表中文字居中-指导"/>
    <w:basedOn w:val="1"/>
    <w:link w:val="89"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color w:val="0000FF"/>
      <w:sz w:val="18"/>
      <w:szCs w:val="20"/>
    </w:rPr>
  </w:style>
  <w:style w:type="paragraph" w:customStyle="1" w:styleId="85">
    <w:name w:val="7表格6：表中文字列项-指导"/>
    <w:basedOn w:val="1"/>
    <w:qFormat/>
    <w:uiPriority w:val="0"/>
    <w:pPr>
      <w:numPr>
        <w:ilvl w:val="0"/>
        <w:numId w:val="4"/>
      </w:numPr>
      <w:spacing w:before="40" w:after="40"/>
      <w:ind w:firstLine="0" w:firstLineChars="0"/>
    </w:pPr>
    <w:rPr>
      <w:rFonts w:ascii="Arial" w:hAnsi="Arial" w:eastAsia="宋体"/>
      <w:color w:val="0000FF"/>
      <w:sz w:val="18"/>
      <w:szCs w:val="20"/>
    </w:rPr>
  </w:style>
  <w:style w:type="paragraph" w:customStyle="1" w:styleId="86">
    <w:name w:val="9注：首行缩进2字符-指导"/>
    <w:basedOn w:val="61"/>
    <w:next w:val="65"/>
    <w:link w:val="88"/>
    <w:qFormat/>
    <w:uiPriority w:val="0"/>
    <w:pPr>
      <w:ind w:firstLine="360"/>
    </w:pPr>
    <w:rPr>
      <w:sz w:val="18"/>
    </w:rPr>
  </w:style>
  <w:style w:type="character" w:customStyle="1" w:styleId="87">
    <w:name w:val="7表格3：表中文字居左-指导 Char"/>
    <w:basedOn w:val="81"/>
    <w:link w:val="83"/>
    <w:qFormat/>
    <w:uiPriority w:val="0"/>
    <w:rPr>
      <w:rFonts w:ascii="Arial" w:hAnsi="Arial" w:cs="宋体"/>
      <w:color w:val="0000FF"/>
      <w:sz w:val="18"/>
    </w:rPr>
  </w:style>
  <w:style w:type="character" w:customStyle="1" w:styleId="88">
    <w:name w:val="9注：首行缩进2字符-指导 Char"/>
    <w:basedOn w:val="62"/>
    <w:link w:val="86"/>
    <w:qFormat/>
    <w:uiPriority w:val="0"/>
    <w:rPr>
      <w:rFonts w:ascii="Arial" w:hAnsi="Arial" w:cs="宋体"/>
      <w:color w:val="0000FF"/>
      <w:kern w:val="2"/>
      <w:sz w:val="18"/>
    </w:rPr>
  </w:style>
  <w:style w:type="character" w:customStyle="1" w:styleId="89">
    <w:name w:val="7表格4：表中文字居中-指导 Char"/>
    <w:basedOn w:val="34"/>
    <w:link w:val="84"/>
    <w:qFormat/>
    <w:uiPriority w:val="0"/>
    <w:rPr>
      <w:rFonts w:ascii="Arial" w:hAnsi="Arial" w:cs="宋体"/>
      <w:color w:val="0000FF"/>
      <w:kern w:val="2"/>
      <w:sz w:val="18"/>
    </w:rPr>
  </w:style>
  <w:style w:type="paragraph" w:customStyle="1" w:styleId="90">
    <w:name w:val="8列项1：一级abc"/>
    <w:basedOn w:val="1"/>
    <w:qFormat/>
    <w:uiPriority w:val="0"/>
    <w:pPr>
      <w:numPr>
        <w:ilvl w:val="0"/>
        <w:numId w:val="5"/>
      </w:numPr>
      <w:spacing w:line="360" w:lineRule="atLeast"/>
      <w:ind w:firstLine="0" w:firstLineChars="0"/>
    </w:pPr>
    <w:rPr>
      <w:rFonts w:ascii="Arial" w:hAnsi="Arial" w:eastAsia="宋体"/>
      <w:sz w:val="21"/>
      <w:szCs w:val="20"/>
    </w:rPr>
  </w:style>
  <w:style w:type="paragraph" w:customStyle="1" w:styleId="91">
    <w:name w:val="正文：首行缩进2字符-加粗"/>
    <w:basedOn w:val="65"/>
    <w:link w:val="92"/>
    <w:qFormat/>
    <w:uiPriority w:val="0"/>
    <w:rPr>
      <w:b/>
    </w:rPr>
  </w:style>
  <w:style w:type="character" w:customStyle="1" w:styleId="92">
    <w:name w:val="正文：首行缩进2字符-加粗 Char"/>
    <w:basedOn w:val="66"/>
    <w:link w:val="91"/>
    <w:qFormat/>
    <w:uiPriority w:val="0"/>
    <w:rPr>
      <w:rFonts w:ascii="Arial" w:hAnsi="Arial" w:cs="宋体"/>
      <w:b/>
      <w:kern w:val="2"/>
      <w:sz w:val="21"/>
    </w:rPr>
  </w:style>
  <w:style w:type="paragraph" w:customStyle="1" w:styleId="93">
    <w:name w:val="7表格1：表号&amp;表名-指导"/>
    <w:basedOn w:val="78"/>
    <w:qFormat/>
    <w:uiPriority w:val="0"/>
    <w:rPr>
      <w:color w:val="0000FF"/>
    </w:rPr>
  </w:style>
  <w:style w:type="character" w:customStyle="1" w:styleId="94">
    <w:name w:val="标题 4 Char"/>
    <w:basedOn w:val="34"/>
    <w:link w:val="6"/>
    <w:qFormat/>
    <w:uiPriority w:val="9"/>
    <w:rPr>
      <w:rFonts w:asciiTheme="majorHAnsi" w:hAnsiTheme="majorHAnsi" w:eastAsiaTheme="majorEastAsia" w:cstheme="majorBidi"/>
      <w:bCs/>
      <w:kern w:val="2"/>
      <w:sz w:val="28"/>
      <w:szCs w:val="28"/>
    </w:rPr>
  </w:style>
  <w:style w:type="paragraph" w:customStyle="1" w:styleId="95">
    <w:name w:val="7表格4：表中文字居中"/>
    <w:basedOn w:val="1"/>
    <w:link w:val="96"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sz w:val="18"/>
      <w:szCs w:val="20"/>
    </w:rPr>
  </w:style>
  <w:style w:type="character" w:customStyle="1" w:styleId="96">
    <w:name w:val="7表格4：表中文字居中 Char"/>
    <w:basedOn w:val="34"/>
    <w:link w:val="95"/>
    <w:qFormat/>
    <w:uiPriority w:val="0"/>
    <w:rPr>
      <w:rFonts w:ascii="Arial" w:hAnsi="Arial" w:cs="宋体"/>
      <w:kern w:val="2"/>
      <w:sz w:val="18"/>
    </w:rPr>
  </w:style>
  <w:style w:type="paragraph" w:customStyle="1" w:styleId="97">
    <w:name w:val="列出段落2"/>
    <w:basedOn w:val="1"/>
    <w:unhideWhenUsed/>
    <w:qFormat/>
    <w:uiPriority w:val="99"/>
    <w:pPr>
      <w:ind w:firstLine="420"/>
    </w:pPr>
  </w:style>
  <w:style w:type="paragraph" w:customStyle="1" w:styleId="98">
    <w:name w:val="段"/>
    <w:basedOn w:val="1"/>
    <w:qFormat/>
    <w:uiPriority w:val="0"/>
    <w:pPr>
      <w:widowControl/>
      <w:autoSpaceDE w:val="0"/>
      <w:autoSpaceDN w:val="0"/>
    </w:pPr>
    <w:rPr>
      <w:rFonts w:ascii="宋体" w:hAnsi="宋体" w:eastAsia="宋体" w:cs="宋体"/>
      <w:sz w:val="21"/>
      <w:szCs w:val="21"/>
    </w:rPr>
  </w:style>
  <w:style w:type="paragraph" w:customStyle="1" w:styleId="99">
    <w:name w:val="列出段落3"/>
    <w:basedOn w:val="1"/>
    <w:unhideWhenUsed/>
    <w:qFormat/>
    <w:uiPriority w:val="99"/>
    <w:pPr>
      <w:ind w:firstLine="420"/>
    </w:pPr>
  </w:style>
  <w:style w:type="paragraph" w:customStyle="1" w:styleId="100">
    <w:name w:val="列出段落31"/>
    <w:basedOn w:val="1"/>
    <w:semiHidden/>
    <w:qFormat/>
    <w:uiPriority w:val="0"/>
    <w:pPr>
      <w:ind w:firstLine="420"/>
    </w:pPr>
  </w:style>
  <w:style w:type="paragraph" w:customStyle="1" w:styleId="101">
    <w:name w:val="列出段落4"/>
    <w:basedOn w:val="1"/>
    <w:unhideWhenUsed/>
    <w:qFormat/>
    <w:uiPriority w:val="99"/>
    <w:pPr>
      <w:ind w:firstLine="420"/>
    </w:pPr>
  </w:style>
  <w:style w:type="paragraph" w:customStyle="1" w:styleId="102">
    <w:name w:val="列出段落5"/>
    <w:basedOn w:val="1"/>
    <w:unhideWhenUsed/>
    <w:qFormat/>
    <w:uiPriority w:val="99"/>
    <w:pPr>
      <w:ind w:firstLine="420"/>
    </w:pPr>
  </w:style>
  <w:style w:type="paragraph" w:customStyle="1" w:styleId="103">
    <w:name w:val="正文编号1"/>
    <w:basedOn w:val="1"/>
    <w:link w:val="104"/>
    <w:qFormat/>
    <w:uiPriority w:val="0"/>
    <w:pPr>
      <w:widowControl/>
      <w:tabs>
        <w:tab w:val="left" w:pos="1701"/>
        <w:tab w:val="left" w:pos="9072"/>
      </w:tabs>
      <w:adjustRightInd w:val="0"/>
      <w:snapToGrid w:val="0"/>
      <w:spacing w:before="120" w:after="120" w:line="360" w:lineRule="atLeast"/>
      <w:ind w:left="1208" w:hanging="471" w:firstLineChars="0"/>
    </w:pPr>
    <w:rPr>
      <w:rFonts w:ascii="Times New Roman" w:hAnsi="Times New Roman" w:eastAsia="宋体"/>
      <w:kern w:val="21"/>
      <w:sz w:val="21"/>
      <w:szCs w:val="20"/>
    </w:rPr>
  </w:style>
  <w:style w:type="character" w:customStyle="1" w:styleId="104">
    <w:name w:val="正文编号1 Char"/>
    <w:basedOn w:val="34"/>
    <w:link w:val="103"/>
    <w:qFormat/>
    <w:uiPriority w:val="0"/>
    <w:rPr>
      <w:rFonts w:ascii="Times New Roman" w:hAnsi="Times New Roman"/>
      <w:kern w:val="21"/>
      <w:sz w:val="21"/>
    </w:rPr>
  </w:style>
  <w:style w:type="paragraph" w:customStyle="1" w:styleId="105">
    <w:name w:val="正文 1"/>
    <w:basedOn w:val="1"/>
    <w:qFormat/>
    <w:uiPriority w:val="0"/>
    <w:pPr>
      <w:widowControl/>
      <w:snapToGrid w:val="0"/>
      <w:spacing w:before="80" w:after="80" w:line="360" w:lineRule="auto"/>
      <w:ind w:left="1418" w:firstLine="0" w:firstLineChars="0"/>
    </w:pPr>
    <w:rPr>
      <w:rFonts w:ascii="Times New Roman" w:hAnsi="Times New Roman" w:eastAsia="宋体"/>
      <w:sz w:val="24"/>
      <w:szCs w:val="20"/>
    </w:rPr>
  </w:style>
  <w:style w:type="character" w:customStyle="1" w:styleId="106">
    <w:name w:val="short_text"/>
    <w:basedOn w:val="34"/>
    <w:qFormat/>
    <w:uiPriority w:val="0"/>
  </w:style>
  <w:style w:type="paragraph" w:customStyle="1" w:styleId="107">
    <w:name w:val="列出段落6"/>
    <w:basedOn w:val="1"/>
    <w:unhideWhenUsed/>
    <w:qFormat/>
    <w:uiPriority w:val="99"/>
    <w:pPr>
      <w:ind w:firstLine="420"/>
    </w:pPr>
  </w:style>
  <w:style w:type="paragraph" w:styleId="108">
    <w:name w:val="List Paragraph"/>
    <w:basedOn w:val="1"/>
    <w:unhideWhenUsed/>
    <w:qFormat/>
    <w:uiPriority w:val="99"/>
    <w:pPr>
      <w:ind w:firstLine="420"/>
    </w:pPr>
  </w:style>
  <w:style w:type="paragraph" w:customStyle="1" w:styleId="109">
    <w:name w:val="三级条标题"/>
    <w:basedOn w:val="1"/>
    <w:next w:val="1"/>
    <w:qFormat/>
    <w:uiPriority w:val="0"/>
    <w:pPr>
      <w:widowControl/>
      <w:numPr>
        <w:ilvl w:val="4"/>
        <w:numId w:val="6"/>
      </w:numPr>
      <w:ind w:firstLineChars="0"/>
      <w:outlineLvl w:val="4"/>
    </w:pPr>
    <w:rPr>
      <w:rFonts w:ascii="黑体" w:hAnsi="Times New Roman" w:eastAsia="黑体"/>
      <w:kern w:val="0"/>
      <w:sz w:val="21"/>
      <w:szCs w:val="20"/>
    </w:rPr>
  </w:style>
  <w:style w:type="character" w:customStyle="1" w:styleId="110">
    <w:name w:val="正文缩进 Char1"/>
    <w:qFormat/>
    <w:uiPriority w:val="0"/>
    <w:rPr>
      <w:rFonts w:eastAsia="宋体"/>
      <w:kern w:val="2"/>
      <w:sz w:val="21"/>
      <w:lang w:val="en-US" w:eastAsia="zh-CN" w:bidi="ar-SA"/>
    </w:rPr>
  </w:style>
  <w:style w:type="paragraph" w:customStyle="1" w:styleId="111">
    <w:name w:val="列出段落7"/>
    <w:basedOn w:val="1"/>
    <w:unhideWhenUsed/>
    <w:qFormat/>
    <w:uiPriority w:val="99"/>
    <w:pPr>
      <w:ind w:firstLine="420"/>
    </w:pPr>
  </w:style>
  <w:style w:type="character" w:customStyle="1" w:styleId="112">
    <w:name w:val="del-btn"/>
    <w:basedOn w:val="34"/>
    <w:qFormat/>
    <w:uiPriority w:val="0"/>
  </w:style>
  <w:style w:type="character" w:customStyle="1" w:styleId="113">
    <w:name w:val="del-btn1"/>
    <w:basedOn w:val="34"/>
    <w:qFormat/>
    <w:uiPriority w:val="0"/>
  </w:style>
  <w:style w:type="character" w:customStyle="1" w:styleId="114">
    <w:name w:val="bg"/>
    <w:basedOn w:val="34"/>
    <w:qFormat/>
    <w:uiPriority w:val="0"/>
    <w:rPr>
      <w:shd w:val="clear" w:color="auto" w:fill="000000"/>
    </w:rPr>
  </w:style>
  <w:style w:type="character" w:customStyle="1" w:styleId="115">
    <w:name w:val="bg1"/>
    <w:basedOn w:val="34"/>
    <w:qFormat/>
    <w:uiPriority w:val="0"/>
    <w:rPr>
      <w:shd w:val="clear" w:color="auto" w:fill="000000"/>
    </w:rPr>
  </w:style>
  <w:style w:type="character" w:customStyle="1" w:styleId="116">
    <w:name w:val="answer-title2"/>
    <w:basedOn w:val="34"/>
    <w:qFormat/>
    <w:uiPriority w:val="0"/>
  </w:style>
  <w:style w:type="paragraph" w:customStyle="1" w:styleId="117">
    <w:name w:val="标题3"/>
    <w:basedOn w:val="1"/>
    <w:qFormat/>
    <w:uiPriority w:val="0"/>
    <w:pPr>
      <w:numPr>
        <w:ilvl w:val="2"/>
        <w:numId w:val="7"/>
      </w:numPr>
    </w:pPr>
  </w:style>
  <w:style w:type="paragraph" w:customStyle="1" w:styleId="118">
    <w:name w:val="第x条"/>
    <w:basedOn w:val="1"/>
    <w:qFormat/>
    <w:uiPriority w:val="0"/>
    <w:pPr>
      <w:numPr>
        <w:ilvl w:val="0"/>
        <w:numId w:val="8"/>
      </w:numPr>
      <w:spacing w:line="360" w:lineRule="auto"/>
    </w:pPr>
    <w:rPr>
      <w:rFonts w:ascii="仿宋_GB2312" w:eastAsia="仿宋_GB2312"/>
      <w:sz w:val="24"/>
      <w:szCs w:val="24"/>
    </w:rPr>
  </w:style>
  <w:style w:type="paragraph" w:customStyle="1" w:styleId="119">
    <w:name w:val="注："/>
    <w:basedOn w:val="1"/>
    <w:qFormat/>
    <w:uiPriority w:val="0"/>
    <w:pPr>
      <w:spacing w:line="360" w:lineRule="auto"/>
    </w:pPr>
    <w:rPr>
      <w:rFonts w:ascii="仿宋_GB2312" w:hAnsi="宋体" w:eastAsia="仿宋_GB2312"/>
      <w:szCs w:val="21"/>
    </w:rPr>
  </w:style>
  <w:style w:type="paragraph" w:customStyle="1" w:styleId="120">
    <w:name w:val="1.2."/>
    <w:basedOn w:val="1"/>
    <w:qFormat/>
    <w:uiPriority w:val="0"/>
    <w:pPr>
      <w:numPr>
        <w:ilvl w:val="0"/>
        <w:numId w:val="9"/>
      </w:numPr>
      <w:spacing w:line="360" w:lineRule="auto"/>
    </w:pPr>
    <w:rPr>
      <w:rFonts w:ascii="仿宋_GB2312" w:eastAsia="仿宋_GB2312"/>
      <w:sz w:val="24"/>
      <w:szCs w:val="24"/>
    </w:rPr>
  </w:style>
  <w:style w:type="character" w:customStyle="1" w:styleId="121">
    <w:name w:val="font21"/>
    <w:basedOn w:val="34"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122">
    <w:name w:val="font11"/>
    <w:basedOn w:val="34"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3">
    <w:name w:val="第（1）"/>
    <w:basedOn w:val="1"/>
    <w:qFormat/>
    <w:uiPriority w:val="0"/>
    <w:pPr>
      <w:numPr>
        <w:ilvl w:val="0"/>
        <w:numId w:val="10"/>
      </w:numPr>
      <w:spacing w:line="360" w:lineRule="auto"/>
      <w:jc w:val="left"/>
    </w:pPr>
    <w:rPr>
      <w:rFonts w:ascii="仿宋_GB2312" w:hAnsi="宋体" w:eastAsia="仿宋_GB2312"/>
      <w:sz w:val="24"/>
      <w:szCs w:val="24"/>
    </w:rPr>
  </w:style>
  <w:style w:type="paragraph" w:customStyle="1" w:styleId="124">
    <w:name w:val="缩进正文"/>
    <w:basedOn w:val="1"/>
    <w:qFormat/>
    <w:uiPriority w:val="0"/>
    <w:pPr>
      <w:spacing w:line="360" w:lineRule="auto"/>
      <w:ind w:firstLine="480" w:firstLineChars="200"/>
    </w:pPr>
    <w:rPr>
      <w:rFonts w:ascii="宋体" w:hAnsi="宋体"/>
      <w:color w:val="000000"/>
      <w:sz w:val="24"/>
      <w:szCs w:val="24"/>
    </w:rPr>
  </w:style>
  <w:style w:type="character" w:customStyle="1" w:styleId="125">
    <w:name w:val="font01"/>
    <w:basedOn w:val="34"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B93D-9B7A-49BA-9521-13599086B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16</Pages>
  <Words>8947</Words>
  <Characters>9754</Characters>
  <Lines>2054</Lines>
  <Paragraphs>578</Paragraphs>
  <TotalTime>408</TotalTime>
  <ScaleCrop>false</ScaleCrop>
  <LinksUpToDate>false</LinksUpToDate>
  <CharactersWithSpaces>9760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2017-08-24T06:59:00Z</dcterms:created>
  <dc:creator>郭臻</dc:creator>
  <cp:lastModifiedBy>Sun</cp:lastModifiedBy>
  <dcterms:modified xsi:type="dcterms:W3CDTF">2025-08-14T05:51:25Z</dcterms:modified>
  <cp:revision>6329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D1C70A095F5A4CE5A253F0441197EF32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