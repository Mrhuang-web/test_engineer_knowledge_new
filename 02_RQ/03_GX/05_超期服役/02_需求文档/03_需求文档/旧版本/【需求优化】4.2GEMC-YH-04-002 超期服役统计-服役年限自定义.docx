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OLE_LINK6"/>
      <w:r>
        <w:rPr>
          <w:rFonts w:hint="eastAsia"/>
          <w:lang w:val="en-US" w:eastAsia="zh-CN"/>
        </w:rPr>
        <w:t>GEMC-YH-04-002 超期服役统计-服役年限自定义</w:t>
      </w:r>
    </w:p>
    <w:bookmarkEnd w:id="0"/>
    <w:tbl>
      <w:tblPr>
        <w:tblStyle w:val="9"/>
        <w:tblpPr w:leftFromText="180" w:rightFromText="180" w:vertAnchor="text" w:horzAnchor="page" w:tblpX="1129" w:tblpY="171"/>
        <w:tblOverlap w:val="never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02"/>
        <w:gridCol w:w="1420"/>
        <w:gridCol w:w="1146"/>
        <w:gridCol w:w="2024"/>
        <w:gridCol w:w="1549"/>
        <w:gridCol w:w="475"/>
        <w:gridCol w:w="520"/>
        <w:gridCol w:w="15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  <w:gridSpan w:val="2"/>
            <w:shd w:val="clear" w:color="auto" w:fill="BFBFBF"/>
          </w:tcPr>
          <w:p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功能位置</w:t>
            </w:r>
          </w:p>
        </w:tc>
        <w:tc>
          <w:tcPr>
            <w:tcW w:w="6139" w:type="dxa"/>
            <w:gridSpan w:val="4"/>
            <w:shd w:val="clear" w:color="auto" w:fill="BFBFBF"/>
          </w:tcPr>
          <w:p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设备管理——超期服役设备详情表（云南）</w:t>
            </w:r>
          </w:p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批量维护——超期服役统计（广西）</w:t>
            </w:r>
          </w:p>
        </w:tc>
        <w:tc>
          <w:tcPr>
            <w:tcW w:w="995" w:type="dxa"/>
            <w:gridSpan w:val="2"/>
            <w:shd w:val="clear" w:color="auto" w:fill="BFBFBF"/>
          </w:tcPr>
          <w:p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2025-07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9"/>
            <w:shd w:val="clear" w:color="auto" w:fill="auto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优化需求时间</w:t>
            </w:r>
            <w:r>
              <w:rPr>
                <w:rFonts w:hint="eastAsia"/>
                <w:lang w:val="en-US" w:eastAsia="zh-CN"/>
              </w:rPr>
              <w:t>：2025-07-15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优化背景</w:t>
            </w:r>
            <w:r>
              <w:rPr>
                <w:rFonts w:hint="eastAsia"/>
                <w:lang w:val="en-US" w:eastAsia="zh-CN"/>
              </w:rPr>
              <w:t>：</w:t>
            </w:r>
          </w:p>
          <w:p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超期服役设备详情表功能，当前服役年限为固定值，不支持灵活配置和变更。无法满足不同省份对部分设备的个性化维护规程，现对服役年限和故障告警频次字段进行功能补充和逻辑变更。</w:t>
            </w:r>
          </w:p>
          <w:p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</w:p>
          <w:p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原功能需求文档：</w:t>
            </w:r>
          </w:p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6">
                  <o:LockedField>false</o:LockedField>
                </o:OLEObject>
              </w:object>
            </w:r>
          </w:p>
          <w:p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超期服役设备类型及设备子类关系表：</w:t>
            </w:r>
          </w:p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8">
                  <o:LockedField>false</o:LockedField>
                </o:OLEObject>
              </w:object>
            </w:r>
          </w:p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优化内容</w:t>
            </w:r>
            <w:r>
              <w:rPr>
                <w:rFonts w:hint="eastAsia"/>
                <w:lang w:val="en-US" w:eastAsia="zh-CN"/>
              </w:rPr>
              <w:t>：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服役年限优化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服役年限，通过前端弹窗页面进行配置。功能上线后，参考原需求配置年限，进行初始化配置。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服役年限根据设备子类及设备所在的站点类型，配置超期服役年限。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按设备类型配置服役年限后，设备子类自动继承父类年限值。如有特殊，单独修改设备子类年限值。年限值允许为空。支持按不同站点类型（数据中心、通信机楼、传输节点、通信基站）配置。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服役年限做输入限制，输入数值为不超过两位数的正整数。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筛选条件“服役年限分区段”的下拉枚举值进行调整：</w:t>
            </w: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服役年限＜70%更新周期</w:t>
            </w: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70%≤服役年限＜100%</w:t>
            </w: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100%≤服役年限＜150%</w:t>
            </w: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</w:t>
            </w:r>
            <w:del w:id="0" w:author="zhoujiansheng" w:date="2025-09-09T15:55:51Z">
              <w:r>
                <w:rPr>
                  <w:rFonts w:hint="default"/>
                  <w:sz w:val="18"/>
                  <w:szCs w:val="18"/>
                  <w:lang w:val="en-US" w:eastAsia="zh-CN"/>
                </w:rPr>
                <w:delText>＞</w:delText>
              </w:r>
            </w:del>
            <w:ins w:id="1" w:author="zhoujiansheng" w:date="2025-09-09T15:55:56Z">
              <w:r>
                <w:rPr>
                  <w:rFonts w:hint="eastAsia"/>
                  <w:sz w:val="18"/>
                  <w:szCs w:val="18"/>
                  <w:lang w:val="en-US" w:eastAsia="zh-CN"/>
                </w:rPr>
                <w:t>≥</w:t>
              </w:r>
            </w:ins>
            <w:r>
              <w:rPr>
                <w:rFonts w:hint="eastAsia"/>
                <w:sz w:val="18"/>
                <w:szCs w:val="18"/>
                <w:lang w:val="en-US" w:eastAsia="zh-CN"/>
              </w:rPr>
              <w:t>150%更新周期</w:t>
            </w: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报表字段优化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报表中“动环系统设备ID”改为“动环监控设备ID”，与综资标准模型的字段名称保持一致。取数逻辑不变，获取综资表“power_device_id”。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中“故障告警频次”，获取近一个月该设备的故障告警次数。确定这部分的逻辑是否完善。要获取该数值，前提得先实现综资设备和动环的设备的关联。各省的匹配逻辑可能存在差异，该部分需要配置的内容，开发需要进行标记，在后续功能迁移过程中，需要对该部分内容进行对应编辑处理。广西和云南已经上线动环与综资关联报表的，直接取结果进行关联和告警取数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在“故障告警频次”字段中，补充字段逻辑说明：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默认计算该设备近一个自然月的告警次数。上线时间不足一个月的，从上线后开始累加。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以下字段名称：站点→站点名称，设备标识→资源标识，机房→所属机房，厂家→设备厂家，型号→设备型号，动环系统设备ID→动环监控设备ID。修改以下字段名称：站点→站点名称，设备标识→资源标识，机房→所属机房，厂家→设备厂家，型号→设备型号，动环系统设备ID→动环监控设备ID。</w:t>
            </w:r>
          </w:p>
          <w:p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删除入网时间字段。入网时间和开始使用时间取同一个值，只保留一个即可。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ins w:id="2" w:author="zhoujiansheng" w:date="2025-09-11T14:57:09Z"/>
                <w:rFonts w:hint="default"/>
                <w:lang w:val="en-US" w:eastAsia="zh-CN"/>
              </w:rPr>
            </w:pPr>
            <w:ins w:id="3" w:author="zhoujiansheng" w:date="2025-09-11T14:57:12Z">
              <w:r>
                <w:rPr>
                  <w:rFonts w:hint="eastAsia"/>
                  <w:lang w:val="en-US" w:eastAsia="zh-CN"/>
                </w:rPr>
                <w:t>202</w:t>
              </w:r>
            </w:ins>
            <w:ins w:id="4" w:author="zhoujiansheng" w:date="2025-09-11T14:57:14Z">
              <w:r>
                <w:rPr>
                  <w:rFonts w:hint="eastAsia"/>
                  <w:lang w:val="en-US" w:eastAsia="zh-CN"/>
                </w:rPr>
                <w:t>5-0</w:t>
              </w:r>
            </w:ins>
            <w:ins w:id="5" w:author="zhoujiansheng" w:date="2025-09-11T14:57:15Z">
              <w:r>
                <w:rPr>
                  <w:rFonts w:hint="eastAsia"/>
                  <w:lang w:val="en-US" w:eastAsia="zh-CN"/>
                </w:rPr>
                <w:t>9-11</w:t>
              </w:r>
            </w:ins>
            <w:ins w:id="6" w:author="zhoujiansheng" w:date="2025-09-11T14:57:20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" w:author="zhoujiansheng" w:date="2025-09-11T14:57:25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8" w:author="zhoujiansheng" w:date="2025-09-11T14:57:28Z">
              <w:r>
                <w:rPr>
                  <w:rFonts w:hint="eastAsia"/>
                  <w:lang w:val="en-US" w:eastAsia="zh-CN"/>
                </w:rPr>
                <w:t>和</w:t>
              </w:r>
            </w:ins>
            <w:ins w:id="9" w:author="zhoujiansheng" w:date="2025-09-11T14:57:29Z">
              <w:r>
                <w:rPr>
                  <w:rFonts w:hint="eastAsia"/>
                  <w:lang w:val="en-US" w:eastAsia="zh-CN"/>
                </w:rPr>
                <w:t>导出</w:t>
              </w:r>
            </w:ins>
            <w:ins w:id="10" w:author="zhoujiansheng" w:date="2025-09-11T14:57:30Z">
              <w:r>
                <w:rPr>
                  <w:rFonts w:hint="eastAsia"/>
                  <w:lang w:val="en-US" w:eastAsia="zh-CN"/>
                </w:rPr>
                <w:t>报表</w:t>
              </w:r>
            </w:ins>
            <w:ins w:id="11" w:author="zhoujiansheng" w:date="2025-09-11T14:57:31Z">
              <w:r>
                <w:rPr>
                  <w:rFonts w:hint="eastAsia"/>
                  <w:lang w:val="en-US" w:eastAsia="zh-CN"/>
                </w:rPr>
                <w:t>隐藏</w:t>
              </w:r>
            </w:ins>
            <w:ins w:id="12" w:author="zhoujiansheng" w:date="2025-09-11T14:57:39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3" w:author="zhoujiansheng" w:date="2025-09-11T14:57:40Z">
              <w:r>
                <w:rPr>
                  <w:rFonts w:hint="eastAsia"/>
                  <w:lang w:val="en-US" w:eastAsia="zh-CN"/>
                </w:rPr>
                <w:t>动环</w:t>
              </w:r>
            </w:ins>
            <w:ins w:id="14" w:author="zhoujiansheng" w:date="2025-09-11T14:57:42Z">
              <w:r>
                <w:rPr>
                  <w:rFonts w:hint="eastAsia"/>
                  <w:lang w:val="en-US" w:eastAsia="zh-CN"/>
                </w:rPr>
                <w:t>监控设备</w:t>
              </w:r>
            </w:ins>
            <w:ins w:id="15" w:author="zhoujiansheng" w:date="2025-09-11T14:57:43Z">
              <w:r>
                <w:rPr>
                  <w:rFonts w:hint="eastAsia"/>
                  <w:lang w:val="en-US" w:eastAsia="zh-CN"/>
                </w:rPr>
                <w:t>ID</w:t>
              </w:r>
            </w:ins>
            <w:ins w:id="16" w:author="zhoujiansheng" w:date="2025-09-11T14:57:45Z">
              <w:r>
                <w:rPr>
                  <w:rFonts w:hint="eastAsia"/>
                  <w:lang w:val="en-US" w:eastAsia="zh-CN"/>
                </w:rPr>
                <w:t>”和</w:t>
              </w:r>
            </w:ins>
            <w:ins w:id="17" w:author="zhoujiansheng" w:date="2025-09-11T14:57:46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8" w:author="zhoujiansheng" w:date="2025-09-11T14:57:48Z">
              <w:r>
                <w:rPr>
                  <w:rFonts w:hint="eastAsia"/>
                  <w:lang w:val="en-US" w:eastAsia="zh-CN"/>
                </w:rPr>
                <w:t>故障</w:t>
              </w:r>
            </w:ins>
            <w:ins w:id="19" w:author="zhoujiansheng" w:date="2025-09-11T14:57:50Z">
              <w:r>
                <w:rPr>
                  <w:rFonts w:hint="eastAsia"/>
                  <w:lang w:val="en-US" w:eastAsia="zh-CN"/>
                </w:rPr>
                <w:t>告警</w:t>
              </w:r>
            </w:ins>
            <w:ins w:id="20" w:author="zhoujiansheng" w:date="2025-09-11T14:57:51Z">
              <w:r>
                <w:rPr>
                  <w:rFonts w:hint="eastAsia"/>
                  <w:lang w:val="en-US" w:eastAsia="zh-CN"/>
                </w:rPr>
                <w:t>频次</w:t>
              </w:r>
            </w:ins>
            <w:ins w:id="21" w:author="zhoujiansheng" w:date="2025-09-11T14:57:52Z">
              <w:r>
                <w:rPr>
                  <w:rFonts w:hint="eastAsia"/>
                  <w:lang w:val="en-US" w:eastAsia="zh-CN"/>
                </w:rPr>
                <w:t>”</w:t>
              </w:r>
            </w:ins>
            <w:ins w:id="22" w:author="zhoujiansheng" w:date="2025-09-11T14:57:54Z">
              <w:r>
                <w:rPr>
                  <w:rFonts w:hint="eastAsia"/>
                  <w:lang w:val="en-US" w:eastAsia="zh-CN"/>
                </w:rPr>
                <w:t>字段。</w:t>
              </w:r>
            </w:ins>
          </w:p>
          <w:p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146" w:type="dxa"/>
            <w:shd w:val="clear" w:color="auto" w:fill="auto"/>
          </w:tcPr>
          <w:p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2024" w:type="dxa"/>
            <w:shd w:val="clear" w:color="auto" w:fill="auto"/>
          </w:tcPr>
          <w:p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2024" w:type="dxa"/>
            <w:gridSpan w:val="2"/>
            <w:shd w:val="clear" w:color="auto" w:fill="auto"/>
          </w:tcPr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需求状态</w:t>
            </w:r>
          </w:p>
        </w:tc>
        <w:tc>
          <w:tcPr>
            <w:tcW w:w="2024" w:type="dxa"/>
            <w:gridSpan w:val="2"/>
            <w:shd w:val="clear" w:color="auto" w:fill="auto"/>
          </w:tcPr>
          <w:p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待评审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>
            <w:pPr>
              <w:pStyle w:val="7"/>
              <w:rPr>
                <w:rFonts w:hint="eastAsia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1、已按标准数据模型接入综资数据</w:t>
            </w:r>
          </w:p>
          <w:p>
            <w:pPr>
              <w:pStyle w:val="7"/>
              <w:rPr>
                <w:rFonts w:hint="default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2、已完成动环设备与综资设备关联，可实现故障告警频次计算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>
            <w:pPr>
              <w:pStyle w:val="7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>
            <w:pPr>
              <w:pStyle w:val="7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优化范围</w:t>
            </w:r>
          </w:p>
        </w:tc>
        <w:tc>
          <w:tcPr>
            <w:tcW w:w="8840" w:type="dxa"/>
            <w:gridSpan w:val="8"/>
            <w:shd w:val="clear" w:color="auto" w:fill="auto"/>
          </w:tcPr>
          <w:p>
            <w:pPr>
              <w:pStyle w:val="7"/>
              <w:rPr>
                <w:rFonts w:hint="defaul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  <w:highlight w:val="yellow"/>
                <w:lang w:val="en-US" w:eastAsia="zh-CN"/>
              </w:rPr>
              <w:t>V版本通用。各省平台部署前，需与对应产品进行确认。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" w:name="_GoBack"/>
      <w:bookmarkEnd w:id="1"/>
    </w:p>
    <w:sectPr>
      <w:pgSz w:w="11906" w:h="16838"/>
      <w:pgMar w:top="1417" w:right="1083" w:bottom="1417" w:left="108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F36B6"/>
    <w:multiLevelType w:val="singleLevel"/>
    <w:tmpl w:val="ED5F36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F9C3EE5"/>
    <w:multiLevelType w:val="multilevel"/>
    <w:tmpl w:val="EF9C3EE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2DF4"/>
    <w:rsid w:val="01DA6A23"/>
    <w:rsid w:val="04294F58"/>
    <w:rsid w:val="04867313"/>
    <w:rsid w:val="05671028"/>
    <w:rsid w:val="078F2C2A"/>
    <w:rsid w:val="07937117"/>
    <w:rsid w:val="093324BE"/>
    <w:rsid w:val="0B446DB0"/>
    <w:rsid w:val="0DDB70DA"/>
    <w:rsid w:val="0EB27E00"/>
    <w:rsid w:val="0F277998"/>
    <w:rsid w:val="0F2D4B20"/>
    <w:rsid w:val="0FC71A98"/>
    <w:rsid w:val="11C25D0C"/>
    <w:rsid w:val="157955E3"/>
    <w:rsid w:val="15D4347D"/>
    <w:rsid w:val="161C4F40"/>
    <w:rsid w:val="16E45070"/>
    <w:rsid w:val="17DC4BBB"/>
    <w:rsid w:val="181900DC"/>
    <w:rsid w:val="1AE47FC3"/>
    <w:rsid w:val="1B630EA1"/>
    <w:rsid w:val="1BDA1ECF"/>
    <w:rsid w:val="1C4E1E3F"/>
    <w:rsid w:val="1C623D6A"/>
    <w:rsid w:val="1D4E5293"/>
    <w:rsid w:val="1DE23E87"/>
    <w:rsid w:val="1F255572"/>
    <w:rsid w:val="1FFB170C"/>
    <w:rsid w:val="1FFD0AB0"/>
    <w:rsid w:val="20411092"/>
    <w:rsid w:val="20E26B93"/>
    <w:rsid w:val="212E70D4"/>
    <w:rsid w:val="22206E9E"/>
    <w:rsid w:val="225D2AA0"/>
    <w:rsid w:val="229451CA"/>
    <w:rsid w:val="22CD3676"/>
    <w:rsid w:val="23BD1C42"/>
    <w:rsid w:val="23C60C2D"/>
    <w:rsid w:val="2423180C"/>
    <w:rsid w:val="26385F70"/>
    <w:rsid w:val="26BC5523"/>
    <w:rsid w:val="27BB1050"/>
    <w:rsid w:val="28352A17"/>
    <w:rsid w:val="2A383C45"/>
    <w:rsid w:val="2ACB639B"/>
    <w:rsid w:val="2CFD3E42"/>
    <w:rsid w:val="2D0A2B04"/>
    <w:rsid w:val="2DBF16AB"/>
    <w:rsid w:val="2F485AE8"/>
    <w:rsid w:val="2FBC4261"/>
    <w:rsid w:val="31D7694A"/>
    <w:rsid w:val="33C6562B"/>
    <w:rsid w:val="3538065E"/>
    <w:rsid w:val="35C3590A"/>
    <w:rsid w:val="391F1E83"/>
    <w:rsid w:val="39B42439"/>
    <w:rsid w:val="3F0E28FC"/>
    <w:rsid w:val="3F175A0F"/>
    <w:rsid w:val="40BE641C"/>
    <w:rsid w:val="40D85CF1"/>
    <w:rsid w:val="41D45F21"/>
    <w:rsid w:val="41D61ACD"/>
    <w:rsid w:val="42E816D2"/>
    <w:rsid w:val="43460AEF"/>
    <w:rsid w:val="437D06E8"/>
    <w:rsid w:val="44E84705"/>
    <w:rsid w:val="468F2900"/>
    <w:rsid w:val="48302A8D"/>
    <w:rsid w:val="4B2D2360"/>
    <w:rsid w:val="4E0820FA"/>
    <w:rsid w:val="4EF95909"/>
    <w:rsid w:val="50E04635"/>
    <w:rsid w:val="515A2639"/>
    <w:rsid w:val="51C820FB"/>
    <w:rsid w:val="58B632DA"/>
    <w:rsid w:val="5C6B6B94"/>
    <w:rsid w:val="5DFC5D85"/>
    <w:rsid w:val="5FB679C1"/>
    <w:rsid w:val="5FD21BDF"/>
    <w:rsid w:val="5FD85DB8"/>
    <w:rsid w:val="60077092"/>
    <w:rsid w:val="603800F6"/>
    <w:rsid w:val="603B7443"/>
    <w:rsid w:val="612F3135"/>
    <w:rsid w:val="61F152DE"/>
    <w:rsid w:val="630B7617"/>
    <w:rsid w:val="63243474"/>
    <w:rsid w:val="64955FF2"/>
    <w:rsid w:val="64AE3BCA"/>
    <w:rsid w:val="656E32B2"/>
    <w:rsid w:val="66DA5FC6"/>
    <w:rsid w:val="68330754"/>
    <w:rsid w:val="68BE413F"/>
    <w:rsid w:val="6AD7097C"/>
    <w:rsid w:val="6D166B8B"/>
    <w:rsid w:val="6D285E2A"/>
    <w:rsid w:val="6E3B751A"/>
    <w:rsid w:val="6E880F09"/>
    <w:rsid w:val="6ECA18FB"/>
    <w:rsid w:val="6F067C69"/>
    <w:rsid w:val="6F4E27F3"/>
    <w:rsid w:val="713C5788"/>
    <w:rsid w:val="721C74B3"/>
    <w:rsid w:val="72A4581C"/>
    <w:rsid w:val="74120550"/>
    <w:rsid w:val="74ED0463"/>
    <w:rsid w:val="75236295"/>
    <w:rsid w:val="757031D0"/>
    <w:rsid w:val="768A15A1"/>
    <w:rsid w:val="76C72D75"/>
    <w:rsid w:val="76CC6C96"/>
    <w:rsid w:val="78D75517"/>
    <w:rsid w:val="79B15127"/>
    <w:rsid w:val="7B9265CA"/>
    <w:rsid w:val="7BA44CB2"/>
    <w:rsid w:val="7C1E0711"/>
    <w:rsid w:val="7CD91B81"/>
    <w:rsid w:val="7E4410F1"/>
    <w:rsid w:val="7E6507A0"/>
    <w:rsid w:val="7EFA6399"/>
    <w:rsid w:val="7F4039CA"/>
    <w:rsid w:val="7FC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240" w:lineRule="auto"/>
      <w:outlineLvl w:val="0"/>
    </w:pPr>
    <w:rPr>
      <w:rFonts w:ascii="Times New Roman" w:hAnsi="Times New Roman"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3"/>
    </w:pPr>
    <w:rPr>
      <w:rFonts w:ascii="Times New Roman" w:hAnsi="Times New Roman" w:eastAsia="黑体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7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1130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zhoujiansheng</cp:lastModifiedBy>
  <dcterms:modified xsi:type="dcterms:W3CDTF">2025-10-22T01:47:14Z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12DD82CFBC564A549B7E009FE91A58ED</vt:lpwstr>
  </property>
</Properties>
</file>